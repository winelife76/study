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D5D" w:rsidRPr="00BA0D5D" w:rsidRDefault="00BA0D5D" w:rsidP="00BA0D5D">
      <w:pPr>
        <w:widowControl/>
        <w:shd w:val="clear" w:color="auto" w:fill="FFFFFF"/>
        <w:spacing w:before="100" w:beforeAutospacing="1" w:after="100" w:afterAutospacing="1"/>
        <w:jc w:val="left"/>
        <w:outlineLvl w:val="0"/>
        <w:rPr>
          <w:rFonts w:ascii="Arial" w:eastAsia="宋体" w:hAnsi="Arial" w:cs="Arial"/>
          <w:kern w:val="36"/>
          <w:sz w:val="66"/>
          <w:szCs w:val="66"/>
        </w:rPr>
      </w:pPr>
      <w:bookmarkStart w:id="0" w:name="_Toc15219490"/>
      <w:r w:rsidRPr="00BA0D5D">
        <w:rPr>
          <w:rFonts w:ascii="Arial" w:eastAsia="宋体" w:hAnsi="Arial" w:cs="Arial"/>
          <w:kern w:val="36"/>
          <w:sz w:val="66"/>
          <w:szCs w:val="66"/>
        </w:rPr>
        <w:t>Core Technologies</w:t>
      </w:r>
      <w:bookmarkEnd w:id="0"/>
    </w:p>
    <w:p w:rsidR="00BA0D5D" w:rsidRPr="00BA0D5D" w:rsidRDefault="00BA0D5D" w:rsidP="00BA0D5D">
      <w:pPr>
        <w:widowControl/>
        <w:shd w:val="clear" w:color="auto" w:fill="FFFFFF"/>
        <w:jc w:val="left"/>
        <w:rPr>
          <w:rFonts w:ascii="Arial" w:eastAsia="宋体" w:hAnsi="Arial" w:cs="Arial"/>
          <w:kern w:val="0"/>
          <w:sz w:val="24"/>
          <w:szCs w:val="24"/>
        </w:rPr>
      </w:pPr>
      <w:r w:rsidRPr="00BA0D5D">
        <w:rPr>
          <w:rFonts w:ascii="Arial" w:eastAsia="宋体" w:hAnsi="Arial" w:cs="Arial"/>
          <w:kern w:val="0"/>
          <w:sz w:val="24"/>
          <w:szCs w:val="24"/>
        </w:rPr>
        <w:t>Version 5.1.8.RELEASE</w:t>
      </w:r>
    </w:p>
    <w:sdt>
      <w:sdtPr>
        <w:rPr>
          <w:rFonts w:asciiTheme="minorHAnsi" w:eastAsiaTheme="minorEastAsia" w:hAnsiTheme="minorHAnsi" w:cstheme="minorBidi"/>
          <w:color w:val="auto"/>
          <w:kern w:val="2"/>
          <w:sz w:val="21"/>
          <w:szCs w:val="22"/>
          <w:lang w:val="zh-CN"/>
        </w:rPr>
        <w:id w:val="-2045817685"/>
        <w:docPartObj>
          <w:docPartGallery w:val="Table of Contents"/>
          <w:docPartUnique/>
        </w:docPartObj>
      </w:sdtPr>
      <w:sdtEndPr>
        <w:rPr>
          <w:b/>
          <w:bCs/>
        </w:rPr>
      </w:sdtEndPr>
      <w:sdtContent>
        <w:p w:rsidR="00BA0D5D" w:rsidRDefault="00BA0D5D">
          <w:pPr>
            <w:pStyle w:val="TOC"/>
          </w:pPr>
          <w:r>
            <w:rPr>
              <w:lang w:val="zh-CN"/>
            </w:rPr>
            <w:t>目录</w:t>
          </w:r>
        </w:p>
        <w:p w:rsidR="00352807" w:rsidRDefault="00BA0D5D">
          <w:pPr>
            <w:pStyle w:val="11"/>
            <w:tabs>
              <w:tab w:val="right" w:leader="dot" w:pos="10457"/>
            </w:tabs>
            <w:rPr>
              <w:ins w:id="1" w:author="zhang alex" w:date="2019-07-28T15:17:00Z"/>
              <w:noProof/>
            </w:rPr>
          </w:pPr>
          <w:r>
            <w:rPr>
              <w:b/>
              <w:bCs/>
              <w:lang w:val="zh-CN"/>
            </w:rPr>
            <w:fldChar w:fldCharType="begin"/>
          </w:r>
          <w:r>
            <w:rPr>
              <w:b/>
              <w:bCs/>
              <w:lang w:val="zh-CN"/>
            </w:rPr>
            <w:instrText xml:space="preserve"> TOC \o "1-3" \h \z \u </w:instrText>
          </w:r>
          <w:r>
            <w:rPr>
              <w:b/>
              <w:bCs/>
              <w:lang w:val="zh-CN"/>
            </w:rPr>
            <w:fldChar w:fldCharType="separate"/>
          </w:r>
          <w:ins w:id="2" w:author="zhang alex" w:date="2019-07-28T15:17:00Z">
            <w:r w:rsidR="00352807" w:rsidRPr="00AD021A">
              <w:rPr>
                <w:rStyle w:val="a4"/>
                <w:noProof/>
              </w:rPr>
              <w:fldChar w:fldCharType="begin"/>
            </w:r>
            <w:r w:rsidR="00352807" w:rsidRPr="00AD021A">
              <w:rPr>
                <w:rStyle w:val="a4"/>
                <w:noProof/>
              </w:rPr>
              <w:instrText xml:space="preserve"> </w:instrText>
            </w:r>
            <w:r w:rsidR="00352807">
              <w:rPr>
                <w:noProof/>
              </w:rPr>
              <w:instrText>HYPERLINK \l "_Toc15219490"</w:instrText>
            </w:r>
            <w:r w:rsidR="00352807" w:rsidRPr="00AD021A">
              <w:rPr>
                <w:rStyle w:val="a4"/>
                <w:noProof/>
              </w:rPr>
              <w:instrText xml:space="preserve"> </w:instrText>
            </w:r>
            <w:r w:rsidR="00352807" w:rsidRPr="00AD021A">
              <w:rPr>
                <w:rStyle w:val="a4"/>
                <w:noProof/>
              </w:rPr>
            </w:r>
            <w:r w:rsidR="00352807" w:rsidRPr="00AD021A">
              <w:rPr>
                <w:rStyle w:val="a4"/>
                <w:noProof/>
              </w:rPr>
              <w:fldChar w:fldCharType="separate"/>
            </w:r>
            <w:r w:rsidR="00352807" w:rsidRPr="00AD021A">
              <w:rPr>
                <w:rStyle w:val="a4"/>
                <w:rFonts w:ascii="Arial" w:eastAsia="宋体" w:hAnsi="Arial" w:cs="Arial"/>
                <w:noProof/>
                <w:kern w:val="36"/>
              </w:rPr>
              <w:t>Core Technologies</w:t>
            </w:r>
            <w:r w:rsidR="00352807">
              <w:rPr>
                <w:noProof/>
                <w:webHidden/>
              </w:rPr>
              <w:tab/>
            </w:r>
            <w:r w:rsidR="00352807">
              <w:rPr>
                <w:noProof/>
                <w:webHidden/>
              </w:rPr>
              <w:fldChar w:fldCharType="begin"/>
            </w:r>
            <w:r w:rsidR="00352807">
              <w:rPr>
                <w:noProof/>
                <w:webHidden/>
              </w:rPr>
              <w:instrText xml:space="preserve"> PAGEREF _Toc15219490 \h </w:instrText>
            </w:r>
            <w:r w:rsidR="00352807">
              <w:rPr>
                <w:noProof/>
                <w:webHidden/>
              </w:rPr>
            </w:r>
          </w:ins>
          <w:r w:rsidR="00352807">
            <w:rPr>
              <w:noProof/>
              <w:webHidden/>
            </w:rPr>
            <w:fldChar w:fldCharType="separate"/>
          </w:r>
          <w:ins w:id="3" w:author="zhang alex" w:date="2019-07-28T15:17:00Z">
            <w:r w:rsidR="00352807">
              <w:rPr>
                <w:noProof/>
                <w:webHidden/>
              </w:rPr>
              <w:t>1</w:t>
            </w:r>
            <w:r w:rsidR="00352807">
              <w:rPr>
                <w:noProof/>
                <w:webHidden/>
              </w:rPr>
              <w:fldChar w:fldCharType="end"/>
            </w:r>
            <w:r w:rsidR="00352807" w:rsidRPr="00AD021A">
              <w:rPr>
                <w:rStyle w:val="a4"/>
                <w:noProof/>
              </w:rPr>
              <w:fldChar w:fldCharType="end"/>
            </w:r>
          </w:ins>
        </w:p>
        <w:p w:rsidR="00352807" w:rsidRDefault="00352807">
          <w:pPr>
            <w:pStyle w:val="20"/>
            <w:tabs>
              <w:tab w:val="right" w:leader="dot" w:pos="10457"/>
            </w:tabs>
            <w:rPr>
              <w:ins w:id="4" w:author="zhang alex" w:date="2019-07-28T15:17:00Z"/>
              <w:noProof/>
            </w:rPr>
          </w:pPr>
          <w:ins w:id="5" w:author="zhang alex" w:date="2019-07-28T15:17:00Z">
            <w:r w:rsidRPr="00AD021A">
              <w:rPr>
                <w:rStyle w:val="a4"/>
                <w:noProof/>
              </w:rPr>
              <w:fldChar w:fldCharType="begin"/>
            </w:r>
            <w:r w:rsidRPr="00AD021A">
              <w:rPr>
                <w:rStyle w:val="a4"/>
                <w:noProof/>
              </w:rPr>
              <w:instrText xml:space="preserve"> </w:instrText>
            </w:r>
            <w:r>
              <w:rPr>
                <w:noProof/>
              </w:rPr>
              <w:instrText>HYPERLINK \l "_Toc15219491"</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 The IoC Container</w:t>
            </w:r>
            <w:r>
              <w:rPr>
                <w:noProof/>
                <w:webHidden/>
              </w:rPr>
              <w:tab/>
            </w:r>
            <w:r>
              <w:rPr>
                <w:noProof/>
                <w:webHidden/>
              </w:rPr>
              <w:fldChar w:fldCharType="begin"/>
            </w:r>
            <w:r>
              <w:rPr>
                <w:noProof/>
                <w:webHidden/>
              </w:rPr>
              <w:instrText xml:space="preserve"> PAGEREF _Toc15219491 \h </w:instrText>
            </w:r>
            <w:r>
              <w:rPr>
                <w:noProof/>
                <w:webHidden/>
              </w:rPr>
            </w:r>
          </w:ins>
          <w:r>
            <w:rPr>
              <w:noProof/>
              <w:webHidden/>
            </w:rPr>
            <w:fldChar w:fldCharType="separate"/>
          </w:r>
          <w:ins w:id="6" w:author="zhang alex" w:date="2019-07-28T15:17:00Z">
            <w:r>
              <w:rPr>
                <w:noProof/>
                <w:webHidden/>
              </w:rPr>
              <w:t>3</w:t>
            </w:r>
            <w:r>
              <w:rPr>
                <w:noProof/>
                <w:webHidden/>
              </w:rPr>
              <w:fldChar w:fldCharType="end"/>
            </w:r>
            <w:r w:rsidRPr="00AD021A">
              <w:rPr>
                <w:rStyle w:val="a4"/>
                <w:noProof/>
              </w:rPr>
              <w:fldChar w:fldCharType="end"/>
            </w:r>
          </w:ins>
        </w:p>
        <w:p w:rsidR="00352807" w:rsidRDefault="00352807">
          <w:pPr>
            <w:pStyle w:val="30"/>
            <w:tabs>
              <w:tab w:val="right" w:leader="dot" w:pos="10457"/>
            </w:tabs>
            <w:rPr>
              <w:ins w:id="7" w:author="zhang alex" w:date="2019-07-28T15:17:00Z"/>
              <w:noProof/>
            </w:rPr>
          </w:pPr>
          <w:ins w:id="8" w:author="zhang alex" w:date="2019-07-28T15:17:00Z">
            <w:r w:rsidRPr="00AD021A">
              <w:rPr>
                <w:rStyle w:val="a4"/>
                <w:noProof/>
              </w:rPr>
              <w:fldChar w:fldCharType="begin"/>
            </w:r>
            <w:r w:rsidRPr="00AD021A">
              <w:rPr>
                <w:rStyle w:val="a4"/>
                <w:noProof/>
              </w:rPr>
              <w:instrText xml:space="preserve"> </w:instrText>
            </w:r>
            <w:r>
              <w:rPr>
                <w:noProof/>
              </w:rPr>
              <w:instrText>HYPERLINK \l "_Toc15219492"</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1.1. Introduction to the Spring IoC Container and Beans</w:t>
            </w:r>
            <w:r>
              <w:rPr>
                <w:noProof/>
                <w:webHidden/>
              </w:rPr>
              <w:tab/>
            </w:r>
            <w:r>
              <w:rPr>
                <w:noProof/>
                <w:webHidden/>
              </w:rPr>
              <w:fldChar w:fldCharType="begin"/>
            </w:r>
            <w:r>
              <w:rPr>
                <w:noProof/>
                <w:webHidden/>
              </w:rPr>
              <w:instrText xml:space="preserve"> PAGEREF _Toc15219492 \h </w:instrText>
            </w:r>
            <w:r>
              <w:rPr>
                <w:noProof/>
                <w:webHidden/>
              </w:rPr>
            </w:r>
          </w:ins>
          <w:r>
            <w:rPr>
              <w:noProof/>
              <w:webHidden/>
            </w:rPr>
            <w:fldChar w:fldCharType="separate"/>
          </w:r>
          <w:ins w:id="9" w:author="zhang alex" w:date="2019-07-28T15:17:00Z">
            <w:r>
              <w:rPr>
                <w:noProof/>
                <w:webHidden/>
              </w:rPr>
              <w:t>3</w:t>
            </w:r>
            <w:r>
              <w:rPr>
                <w:noProof/>
                <w:webHidden/>
              </w:rPr>
              <w:fldChar w:fldCharType="end"/>
            </w:r>
            <w:r w:rsidRPr="00AD021A">
              <w:rPr>
                <w:rStyle w:val="a4"/>
                <w:noProof/>
              </w:rPr>
              <w:fldChar w:fldCharType="end"/>
            </w:r>
          </w:ins>
        </w:p>
        <w:p w:rsidR="00352807" w:rsidRDefault="00352807">
          <w:pPr>
            <w:pStyle w:val="30"/>
            <w:tabs>
              <w:tab w:val="right" w:leader="dot" w:pos="10457"/>
            </w:tabs>
            <w:rPr>
              <w:ins w:id="10" w:author="zhang alex" w:date="2019-07-28T15:17:00Z"/>
              <w:noProof/>
            </w:rPr>
          </w:pPr>
          <w:ins w:id="11" w:author="zhang alex" w:date="2019-07-28T15:17:00Z">
            <w:r w:rsidRPr="00AD021A">
              <w:rPr>
                <w:rStyle w:val="a4"/>
                <w:noProof/>
              </w:rPr>
              <w:fldChar w:fldCharType="begin"/>
            </w:r>
            <w:r w:rsidRPr="00AD021A">
              <w:rPr>
                <w:rStyle w:val="a4"/>
                <w:noProof/>
              </w:rPr>
              <w:instrText xml:space="preserve"> </w:instrText>
            </w:r>
            <w:r>
              <w:rPr>
                <w:noProof/>
              </w:rPr>
              <w:instrText>HYPERLINK \l "_Toc15219493"</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1.2. Container Overview</w:t>
            </w:r>
            <w:r>
              <w:rPr>
                <w:noProof/>
                <w:webHidden/>
              </w:rPr>
              <w:tab/>
            </w:r>
            <w:r>
              <w:rPr>
                <w:noProof/>
                <w:webHidden/>
              </w:rPr>
              <w:fldChar w:fldCharType="begin"/>
            </w:r>
            <w:r>
              <w:rPr>
                <w:noProof/>
                <w:webHidden/>
              </w:rPr>
              <w:instrText xml:space="preserve"> PAGEREF _Toc15219493 \h </w:instrText>
            </w:r>
            <w:r>
              <w:rPr>
                <w:noProof/>
                <w:webHidden/>
              </w:rPr>
            </w:r>
          </w:ins>
          <w:r>
            <w:rPr>
              <w:noProof/>
              <w:webHidden/>
            </w:rPr>
            <w:fldChar w:fldCharType="separate"/>
          </w:r>
          <w:ins w:id="12" w:author="zhang alex" w:date="2019-07-28T15:17:00Z">
            <w:r>
              <w:rPr>
                <w:noProof/>
                <w:webHidden/>
              </w:rPr>
              <w:t>5</w:t>
            </w:r>
            <w:r>
              <w:rPr>
                <w:noProof/>
                <w:webHidden/>
              </w:rPr>
              <w:fldChar w:fldCharType="end"/>
            </w:r>
            <w:r w:rsidRPr="00AD021A">
              <w:rPr>
                <w:rStyle w:val="a4"/>
                <w:noProof/>
              </w:rPr>
              <w:fldChar w:fldCharType="end"/>
            </w:r>
          </w:ins>
        </w:p>
        <w:p w:rsidR="00352807" w:rsidRDefault="00352807">
          <w:pPr>
            <w:pStyle w:val="30"/>
            <w:tabs>
              <w:tab w:val="right" w:leader="dot" w:pos="10457"/>
            </w:tabs>
            <w:rPr>
              <w:ins w:id="13" w:author="zhang alex" w:date="2019-07-28T15:17:00Z"/>
              <w:noProof/>
            </w:rPr>
          </w:pPr>
          <w:ins w:id="14" w:author="zhang alex" w:date="2019-07-28T15:17:00Z">
            <w:r w:rsidRPr="00AD021A">
              <w:rPr>
                <w:rStyle w:val="a4"/>
                <w:noProof/>
              </w:rPr>
              <w:fldChar w:fldCharType="begin"/>
            </w:r>
            <w:r w:rsidRPr="00AD021A">
              <w:rPr>
                <w:rStyle w:val="a4"/>
                <w:noProof/>
              </w:rPr>
              <w:instrText xml:space="preserve"> </w:instrText>
            </w:r>
            <w:r>
              <w:rPr>
                <w:noProof/>
              </w:rPr>
              <w:instrText>HYPERLINK \l "_Toc15219494"</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1.3. Bean Over</w:t>
            </w:r>
            <w:r w:rsidRPr="00AD021A">
              <w:rPr>
                <w:rStyle w:val="a4"/>
                <w:rFonts w:ascii="Arial" w:eastAsia="宋体" w:hAnsi="Arial" w:cs="Arial"/>
                <w:noProof/>
                <w:kern w:val="0"/>
              </w:rPr>
              <w:t>v</w:t>
            </w:r>
            <w:r w:rsidRPr="00AD021A">
              <w:rPr>
                <w:rStyle w:val="a4"/>
                <w:rFonts w:ascii="Arial" w:eastAsia="宋体" w:hAnsi="Arial" w:cs="Arial"/>
                <w:noProof/>
                <w:kern w:val="0"/>
              </w:rPr>
              <w:t>iew</w:t>
            </w:r>
            <w:r>
              <w:rPr>
                <w:noProof/>
                <w:webHidden/>
              </w:rPr>
              <w:tab/>
            </w:r>
            <w:r>
              <w:rPr>
                <w:noProof/>
                <w:webHidden/>
              </w:rPr>
              <w:fldChar w:fldCharType="begin"/>
            </w:r>
            <w:r>
              <w:rPr>
                <w:noProof/>
                <w:webHidden/>
              </w:rPr>
              <w:instrText xml:space="preserve"> PAGEREF _Toc15219494 \h </w:instrText>
            </w:r>
            <w:r>
              <w:rPr>
                <w:noProof/>
                <w:webHidden/>
              </w:rPr>
            </w:r>
          </w:ins>
          <w:r>
            <w:rPr>
              <w:noProof/>
              <w:webHidden/>
            </w:rPr>
            <w:fldChar w:fldCharType="separate"/>
          </w:r>
          <w:ins w:id="15" w:author="zhang alex" w:date="2019-07-28T15:17:00Z">
            <w:r>
              <w:rPr>
                <w:noProof/>
                <w:webHidden/>
              </w:rPr>
              <w:t>13</w:t>
            </w:r>
            <w:r>
              <w:rPr>
                <w:noProof/>
                <w:webHidden/>
              </w:rPr>
              <w:fldChar w:fldCharType="end"/>
            </w:r>
            <w:r w:rsidRPr="00AD021A">
              <w:rPr>
                <w:rStyle w:val="a4"/>
                <w:noProof/>
              </w:rPr>
              <w:fldChar w:fldCharType="end"/>
            </w:r>
          </w:ins>
        </w:p>
        <w:p w:rsidR="00352807" w:rsidRDefault="00352807">
          <w:pPr>
            <w:pStyle w:val="30"/>
            <w:tabs>
              <w:tab w:val="right" w:leader="dot" w:pos="10457"/>
            </w:tabs>
            <w:rPr>
              <w:ins w:id="16" w:author="zhang alex" w:date="2019-07-28T15:17:00Z"/>
              <w:noProof/>
            </w:rPr>
          </w:pPr>
          <w:ins w:id="17" w:author="zhang alex" w:date="2019-07-28T15:17:00Z">
            <w:r w:rsidRPr="00AD021A">
              <w:rPr>
                <w:rStyle w:val="a4"/>
                <w:noProof/>
              </w:rPr>
              <w:fldChar w:fldCharType="begin"/>
            </w:r>
            <w:r w:rsidRPr="00AD021A">
              <w:rPr>
                <w:rStyle w:val="a4"/>
                <w:noProof/>
              </w:rPr>
              <w:instrText xml:space="preserve"> </w:instrText>
            </w:r>
            <w:r>
              <w:rPr>
                <w:noProof/>
              </w:rPr>
              <w:instrText>HYPERLINK \l "_Toc15219495"</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1.4. Dependencies</w:t>
            </w:r>
            <w:r>
              <w:rPr>
                <w:noProof/>
                <w:webHidden/>
              </w:rPr>
              <w:tab/>
            </w:r>
            <w:r>
              <w:rPr>
                <w:noProof/>
                <w:webHidden/>
              </w:rPr>
              <w:fldChar w:fldCharType="begin"/>
            </w:r>
            <w:r>
              <w:rPr>
                <w:noProof/>
                <w:webHidden/>
              </w:rPr>
              <w:instrText xml:space="preserve"> PAGEREF _Toc15219495 \h </w:instrText>
            </w:r>
            <w:r>
              <w:rPr>
                <w:noProof/>
                <w:webHidden/>
              </w:rPr>
            </w:r>
          </w:ins>
          <w:r>
            <w:rPr>
              <w:noProof/>
              <w:webHidden/>
            </w:rPr>
            <w:fldChar w:fldCharType="separate"/>
          </w:r>
          <w:ins w:id="18" w:author="zhang alex" w:date="2019-07-28T15:17:00Z">
            <w:r>
              <w:rPr>
                <w:noProof/>
                <w:webHidden/>
              </w:rPr>
              <w:t>23</w:t>
            </w:r>
            <w:r>
              <w:rPr>
                <w:noProof/>
                <w:webHidden/>
              </w:rPr>
              <w:fldChar w:fldCharType="end"/>
            </w:r>
            <w:r w:rsidRPr="00AD021A">
              <w:rPr>
                <w:rStyle w:val="a4"/>
                <w:noProof/>
              </w:rPr>
              <w:fldChar w:fldCharType="end"/>
            </w:r>
          </w:ins>
        </w:p>
        <w:p w:rsidR="00352807" w:rsidRDefault="00352807">
          <w:pPr>
            <w:pStyle w:val="30"/>
            <w:tabs>
              <w:tab w:val="right" w:leader="dot" w:pos="10457"/>
            </w:tabs>
            <w:rPr>
              <w:ins w:id="19" w:author="zhang alex" w:date="2019-07-28T15:17:00Z"/>
              <w:noProof/>
            </w:rPr>
          </w:pPr>
          <w:ins w:id="20" w:author="zhang alex" w:date="2019-07-28T15:17:00Z">
            <w:r w:rsidRPr="00AD021A">
              <w:rPr>
                <w:rStyle w:val="a4"/>
                <w:noProof/>
              </w:rPr>
              <w:fldChar w:fldCharType="begin"/>
            </w:r>
            <w:r w:rsidRPr="00AD021A">
              <w:rPr>
                <w:rStyle w:val="a4"/>
                <w:noProof/>
              </w:rPr>
              <w:instrText xml:space="preserve"> </w:instrText>
            </w:r>
            <w:r>
              <w:rPr>
                <w:noProof/>
              </w:rPr>
              <w:instrText>HYPERLINK \l "_Toc15219496"</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1.5. Bean Scopes</w:t>
            </w:r>
            <w:r>
              <w:rPr>
                <w:noProof/>
                <w:webHidden/>
              </w:rPr>
              <w:tab/>
            </w:r>
            <w:r>
              <w:rPr>
                <w:noProof/>
                <w:webHidden/>
              </w:rPr>
              <w:fldChar w:fldCharType="begin"/>
            </w:r>
            <w:r>
              <w:rPr>
                <w:noProof/>
                <w:webHidden/>
              </w:rPr>
              <w:instrText xml:space="preserve"> PAGEREF _Toc15219496 \h </w:instrText>
            </w:r>
            <w:r>
              <w:rPr>
                <w:noProof/>
                <w:webHidden/>
              </w:rPr>
            </w:r>
          </w:ins>
          <w:r>
            <w:rPr>
              <w:noProof/>
              <w:webHidden/>
            </w:rPr>
            <w:fldChar w:fldCharType="separate"/>
          </w:r>
          <w:ins w:id="21" w:author="zhang alex" w:date="2019-07-28T15:17:00Z">
            <w:r>
              <w:rPr>
                <w:noProof/>
                <w:webHidden/>
              </w:rPr>
              <w:t>59</w:t>
            </w:r>
            <w:r>
              <w:rPr>
                <w:noProof/>
                <w:webHidden/>
              </w:rPr>
              <w:fldChar w:fldCharType="end"/>
            </w:r>
            <w:r w:rsidRPr="00AD021A">
              <w:rPr>
                <w:rStyle w:val="a4"/>
                <w:noProof/>
              </w:rPr>
              <w:fldChar w:fldCharType="end"/>
            </w:r>
          </w:ins>
        </w:p>
        <w:p w:rsidR="00352807" w:rsidRDefault="00352807">
          <w:pPr>
            <w:pStyle w:val="30"/>
            <w:tabs>
              <w:tab w:val="right" w:leader="dot" w:pos="10457"/>
            </w:tabs>
            <w:rPr>
              <w:ins w:id="22" w:author="zhang alex" w:date="2019-07-28T15:17:00Z"/>
              <w:noProof/>
            </w:rPr>
          </w:pPr>
          <w:ins w:id="23" w:author="zhang alex" w:date="2019-07-28T15:17:00Z">
            <w:r w:rsidRPr="00AD021A">
              <w:rPr>
                <w:rStyle w:val="a4"/>
                <w:noProof/>
              </w:rPr>
              <w:fldChar w:fldCharType="begin"/>
            </w:r>
            <w:r w:rsidRPr="00AD021A">
              <w:rPr>
                <w:rStyle w:val="a4"/>
                <w:noProof/>
              </w:rPr>
              <w:instrText xml:space="preserve"> </w:instrText>
            </w:r>
            <w:r>
              <w:rPr>
                <w:noProof/>
              </w:rPr>
              <w:instrText>HYPERLINK \l "_Toc15219497"</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1.6. Customizing the Nature of a Bean</w:t>
            </w:r>
            <w:r>
              <w:rPr>
                <w:noProof/>
                <w:webHidden/>
              </w:rPr>
              <w:tab/>
            </w:r>
            <w:r>
              <w:rPr>
                <w:noProof/>
                <w:webHidden/>
              </w:rPr>
              <w:fldChar w:fldCharType="begin"/>
            </w:r>
            <w:r>
              <w:rPr>
                <w:noProof/>
                <w:webHidden/>
              </w:rPr>
              <w:instrText xml:space="preserve"> PAGEREF _Toc15219497 \h </w:instrText>
            </w:r>
            <w:r>
              <w:rPr>
                <w:noProof/>
                <w:webHidden/>
              </w:rPr>
            </w:r>
          </w:ins>
          <w:r>
            <w:rPr>
              <w:noProof/>
              <w:webHidden/>
            </w:rPr>
            <w:fldChar w:fldCharType="separate"/>
          </w:r>
          <w:ins w:id="24" w:author="zhang alex" w:date="2019-07-28T15:17:00Z">
            <w:r>
              <w:rPr>
                <w:noProof/>
                <w:webHidden/>
              </w:rPr>
              <w:t>75</w:t>
            </w:r>
            <w:r>
              <w:rPr>
                <w:noProof/>
                <w:webHidden/>
              </w:rPr>
              <w:fldChar w:fldCharType="end"/>
            </w:r>
            <w:r w:rsidRPr="00AD021A">
              <w:rPr>
                <w:rStyle w:val="a4"/>
                <w:noProof/>
              </w:rPr>
              <w:fldChar w:fldCharType="end"/>
            </w:r>
          </w:ins>
        </w:p>
        <w:p w:rsidR="00352807" w:rsidRDefault="00352807">
          <w:pPr>
            <w:pStyle w:val="30"/>
            <w:tabs>
              <w:tab w:val="right" w:leader="dot" w:pos="10457"/>
            </w:tabs>
            <w:rPr>
              <w:ins w:id="25" w:author="zhang alex" w:date="2019-07-28T15:17:00Z"/>
              <w:noProof/>
            </w:rPr>
          </w:pPr>
          <w:ins w:id="26" w:author="zhang alex" w:date="2019-07-28T15:17:00Z">
            <w:r w:rsidRPr="00AD021A">
              <w:rPr>
                <w:rStyle w:val="a4"/>
                <w:noProof/>
              </w:rPr>
              <w:fldChar w:fldCharType="begin"/>
            </w:r>
            <w:r w:rsidRPr="00AD021A">
              <w:rPr>
                <w:rStyle w:val="a4"/>
                <w:noProof/>
              </w:rPr>
              <w:instrText xml:space="preserve"> </w:instrText>
            </w:r>
            <w:r>
              <w:rPr>
                <w:noProof/>
              </w:rPr>
              <w:instrText>HYPERLINK \l "_Toc15219498"</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1.7. Bean Definition Inheritance</w:t>
            </w:r>
            <w:r>
              <w:rPr>
                <w:noProof/>
                <w:webHidden/>
              </w:rPr>
              <w:tab/>
            </w:r>
            <w:r>
              <w:rPr>
                <w:noProof/>
                <w:webHidden/>
              </w:rPr>
              <w:fldChar w:fldCharType="begin"/>
            </w:r>
            <w:r>
              <w:rPr>
                <w:noProof/>
                <w:webHidden/>
              </w:rPr>
              <w:instrText xml:space="preserve"> PAGEREF _Toc15219498 \h </w:instrText>
            </w:r>
            <w:r>
              <w:rPr>
                <w:noProof/>
                <w:webHidden/>
              </w:rPr>
            </w:r>
          </w:ins>
          <w:r>
            <w:rPr>
              <w:noProof/>
              <w:webHidden/>
            </w:rPr>
            <w:fldChar w:fldCharType="separate"/>
          </w:r>
          <w:ins w:id="27" w:author="zhang alex" w:date="2019-07-28T15:17:00Z">
            <w:r>
              <w:rPr>
                <w:noProof/>
                <w:webHidden/>
              </w:rPr>
              <w:t>89</w:t>
            </w:r>
            <w:r>
              <w:rPr>
                <w:noProof/>
                <w:webHidden/>
              </w:rPr>
              <w:fldChar w:fldCharType="end"/>
            </w:r>
            <w:r w:rsidRPr="00AD021A">
              <w:rPr>
                <w:rStyle w:val="a4"/>
                <w:noProof/>
              </w:rPr>
              <w:fldChar w:fldCharType="end"/>
            </w:r>
          </w:ins>
        </w:p>
        <w:p w:rsidR="00352807" w:rsidRDefault="00352807">
          <w:pPr>
            <w:pStyle w:val="30"/>
            <w:tabs>
              <w:tab w:val="right" w:leader="dot" w:pos="10457"/>
            </w:tabs>
            <w:rPr>
              <w:ins w:id="28" w:author="zhang alex" w:date="2019-07-28T15:17:00Z"/>
              <w:noProof/>
            </w:rPr>
          </w:pPr>
          <w:ins w:id="29" w:author="zhang alex" w:date="2019-07-28T15:17:00Z">
            <w:r w:rsidRPr="00AD021A">
              <w:rPr>
                <w:rStyle w:val="a4"/>
                <w:noProof/>
              </w:rPr>
              <w:fldChar w:fldCharType="begin"/>
            </w:r>
            <w:r w:rsidRPr="00AD021A">
              <w:rPr>
                <w:rStyle w:val="a4"/>
                <w:noProof/>
              </w:rPr>
              <w:instrText xml:space="preserve"> </w:instrText>
            </w:r>
            <w:r>
              <w:rPr>
                <w:noProof/>
              </w:rPr>
              <w:instrText>HYPERLINK \l "_Toc15219499"</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1.8. Container Extension Points</w:t>
            </w:r>
            <w:r>
              <w:rPr>
                <w:noProof/>
                <w:webHidden/>
              </w:rPr>
              <w:tab/>
            </w:r>
            <w:r>
              <w:rPr>
                <w:noProof/>
                <w:webHidden/>
              </w:rPr>
              <w:fldChar w:fldCharType="begin"/>
            </w:r>
            <w:r>
              <w:rPr>
                <w:noProof/>
                <w:webHidden/>
              </w:rPr>
              <w:instrText xml:space="preserve"> PAGEREF _Toc15219499 \h </w:instrText>
            </w:r>
            <w:r>
              <w:rPr>
                <w:noProof/>
                <w:webHidden/>
              </w:rPr>
            </w:r>
          </w:ins>
          <w:r>
            <w:rPr>
              <w:noProof/>
              <w:webHidden/>
            </w:rPr>
            <w:fldChar w:fldCharType="separate"/>
          </w:r>
          <w:ins w:id="30" w:author="zhang alex" w:date="2019-07-28T15:17:00Z">
            <w:r>
              <w:rPr>
                <w:noProof/>
                <w:webHidden/>
              </w:rPr>
              <w:t>91</w:t>
            </w:r>
            <w:r>
              <w:rPr>
                <w:noProof/>
                <w:webHidden/>
              </w:rPr>
              <w:fldChar w:fldCharType="end"/>
            </w:r>
            <w:r w:rsidRPr="00AD021A">
              <w:rPr>
                <w:rStyle w:val="a4"/>
                <w:noProof/>
              </w:rPr>
              <w:fldChar w:fldCharType="end"/>
            </w:r>
          </w:ins>
        </w:p>
        <w:p w:rsidR="00352807" w:rsidRDefault="00352807">
          <w:pPr>
            <w:pStyle w:val="30"/>
            <w:tabs>
              <w:tab w:val="right" w:leader="dot" w:pos="10457"/>
            </w:tabs>
            <w:rPr>
              <w:ins w:id="31" w:author="zhang alex" w:date="2019-07-28T15:17:00Z"/>
              <w:noProof/>
            </w:rPr>
          </w:pPr>
          <w:ins w:id="32" w:author="zhang alex" w:date="2019-07-28T15:17:00Z">
            <w:r w:rsidRPr="00AD021A">
              <w:rPr>
                <w:rStyle w:val="a4"/>
                <w:noProof/>
              </w:rPr>
              <w:fldChar w:fldCharType="begin"/>
            </w:r>
            <w:r w:rsidRPr="00AD021A">
              <w:rPr>
                <w:rStyle w:val="a4"/>
                <w:noProof/>
              </w:rPr>
              <w:instrText xml:space="preserve"> </w:instrText>
            </w:r>
            <w:r>
              <w:rPr>
                <w:noProof/>
              </w:rPr>
              <w:instrText>HYPERLINK \l "_Toc15219500"</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1.9. Annotation-based Container Configuration</w:t>
            </w:r>
            <w:r>
              <w:rPr>
                <w:noProof/>
                <w:webHidden/>
              </w:rPr>
              <w:tab/>
            </w:r>
            <w:r>
              <w:rPr>
                <w:noProof/>
                <w:webHidden/>
              </w:rPr>
              <w:fldChar w:fldCharType="begin"/>
            </w:r>
            <w:r>
              <w:rPr>
                <w:noProof/>
                <w:webHidden/>
              </w:rPr>
              <w:instrText xml:space="preserve"> PAGEREF _Toc15219500 \h </w:instrText>
            </w:r>
            <w:r>
              <w:rPr>
                <w:noProof/>
                <w:webHidden/>
              </w:rPr>
            </w:r>
          </w:ins>
          <w:r>
            <w:rPr>
              <w:noProof/>
              <w:webHidden/>
            </w:rPr>
            <w:fldChar w:fldCharType="separate"/>
          </w:r>
          <w:ins w:id="33" w:author="zhang alex" w:date="2019-07-28T15:17:00Z">
            <w:r>
              <w:rPr>
                <w:noProof/>
                <w:webHidden/>
              </w:rPr>
              <w:t>103</w:t>
            </w:r>
            <w:r>
              <w:rPr>
                <w:noProof/>
                <w:webHidden/>
              </w:rPr>
              <w:fldChar w:fldCharType="end"/>
            </w:r>
            <w:r w:rsidRPr="00AD021A">
              <w:rPr>
                <w:rStyle w:val="a4"/>
                <w:noProof/>
              </w:rPr>
              <w:fldChar w:fldCharType="end"/>
            </w:r>
          </w:ins>
        </w:p>
        <w:p w:rsidR="00352807" w:rsidRDefault="00352807">
          <w:pPr>
            <w:pStyle w:val="30"/>
            <w:tabs>
              <w:tab w:val="right" w:leader="dot" w:pos="10457"/>
            </w:tabs>
            <w:rPr>
              <w:ins w:id="34" w:author="zhang alex" w:date="2019-07-28T15:17:00Z"/>
              <w:noProof/>
            </w:rPr>
          </w:pPr>
          <w:ins w:id="35" w:author="zhang alex" w:date="2019-07-28T15:17:00Z">
            <w:r w:rsidRPr="00AD021A">
              <w:rPr>
                <w:rStyle w:val="a4"/>
                <w:noProof/>
              </w:rPr>
              <w:fldChar w:fldCharType="begin"/>
            </w:r>
            <w:r w:rsidRPr="00AD021A">
              <w:rPr>
                <w:rStyle w:val="a4"/>
                <w:noProof/>
              </w:rPr>
              <w:instrText xml:space="preserve"> </w:instrText>
            </w:r>
            <w:r>
              <w:rPr>
                <w:noProof/>
              </w:rPr>
              <w:instrText>HYPERLINK \l "_Toc15219501"</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1.10. Classpath Scanning and Managed Components</w:t>
            </w:r>
            <w:r>
              <w:rPr>
                <w:noProof/>
                <w:webHidden/>
              </w:rPr>
              <w:tab/>
            </w:r>
            <w:r>
              <w:rPr>
                <w:noProof/>
                <w:webHidden/>
              </w:rPr>
              <w:fldChar w:fldCharType="begin"/>
            </w:r>
            <w:r>
              <w:rPr>
                <w:noProof/>
                <w:webHidden/>
              </w:rPr>
              <w:instrText xml:space="preserve"> PAGEREF _Toc15219501 \h </w:instrText>
            </w:r>
            <w:r>
              <w:rPr>
                <w:noProof/>
                <w:webHidden/>
              </w:rPr>
            </w:r>
          </w:ins>
          <w:r>
            <w:rPr>
              <w:noProof/>
              <w:webHidden/>
            </w:rPr>
            <w:fldChar w:fldCharType="separate"/>
          </w:r>
          <w:ins w:id="36" w:author="zhang alex" w:date="2019-07-28T15:17:00Z">
            <w:r>
              <w:rPr>
                <w:noProof/>
                <w:webHidden/>
              </w:rPr>
              <w:t>128</w:t>
            </w:r>
            <w:r>
              <w:rPr>
                <w:noProof/>
                <w:webHidden/>
              </w:rPr>
              <w:fldChar w:fldCharType="end"/>
            </w:r>
            <w:r w:rsidRPr="00AD021A">
              <w:rPr>
                <w:rStyle w:val="a4"/>
                <w:noProof/>
              </w:rPr>
              <w:fldChar w:fldCharType="end"/>
            </w:r>
          </w:ins>
        </w:p>
        <w:p w:rsidR="00352807" w:rsidRDefault="00352807">
          <w:pPr>
            <w:pStyle w:val="30"/>
            <w:tabs>
              <w:tab w:val="right" w:leader="dot" w:pos="10457"/>
            </w:tabs>
            <w:rPr>
              <w:ins w:id="37" w:author="zhang alex" w:date="2019-07-28T15:17:00Z"/>
              <w:noProof/>
            </w:rPr>
          </w:pPr>
          <w:ins w:id="38" w:author="zhang alex" w:date="2019-07-28T15:17:00Z">
            <w:r w:rsidRPr="00AD021A">
              <w:rPr>
                <w:rStyle w:val="a4"/>
                <w:noProof/>
              </w:rPr>
              <w:fldChar w:fldCharType="begin"/>
            </w:r>
            <w:r w:rsidRPr="00AD021A">
              <w:rPr>
                <w:rStyle w:val="a4"/>
                <w:noProof/>
              </w:rPr>
              <w:instrText xml:space="preserve"> </w:instrText>
            </w:r>
            <w:r>
              <w:rPr>
                <w:noProof/>
              </w:rPr>
              <w:instrText>HYPERLINK \l "_Toc15219502"</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1.11. Using JSR 330 Standard Annotations</w:t>
            </w:r>
            <w:r>
              <w:rPr>
                <w:noProof/>
                <w:webHidden/>
              </w:rPr>
              <w:tab/>
            </w:r>
            <w:r>
              <w:rPr>
                <w:noProof/>
                <w:webHidden/>
              </w:rPr>
              <w:fldChar w:fldCharType="begin"/>
            </w:r>
            <w:r>
              <w:rPr>
                <w:noProof/>
                <w:webHidden/>
              </w:rPr>
              <w:instrText xml:space="preserve"> PAGEREF _Toc15219502 \h </w:instrText>
            </w:r>
            <w:r>
              <w:rPr>
                <w:noProof/>
                <w:webHidden/>
              </w:rPr>
            </w:r>
          </w:ins>
          <w:r>
            <w:rPr>
              <w:noProof/>
              <w:webHidden/>
            </w:rPr>
            <w:fldChar w:fldCharType="separate"/>
          </w:r>
          <w:ins w:id="39" w:author="zhang alex" w:date="2019-07-28T15:17:00Z">
            <w:r>
              <w:rPr>
                <w:noProof/>
                <w:webHidden/>
              </w:rPr>
              <w:t>144</w:t>
            </w:r>
            <w:r>
              <w:rPr>
                <w:noProof/>
                <w:webHidden/>
              </w:rPr>
              <w:fldChar w:fldCharType="end"/>
            </w:r>
            <w:r w:rsidRPr="00AD021A">
              <w:rPr>
                <w:rStyle w:val="a4"/>
                <w:noProof/>
              </w:rPr>
              <w:fldChar w:fldCharType="end"/>
            </w:r>
          </w:ins>
        </w:p>
        <w:p w:rsidR="00352807" w:rsidRDefault="00352807">
          <w:pPr>
            <w:pStyle w:val="30"/>
            <w:tabs>
              <w:tab w:val="right" w:leader="dot" w:pos="10457"/>
            </w:tabs>
            <w:rPr>
              <w:ins w:id="40" w:author="zhang alex" w:date="2019-07-28T15:17:00Z"/>
              <w:noProof/>
            </w:rPr>
          </w:pPr>
          <w:ins w:id="41" w:author="zhang alex" w:date="2019-07-28T15:17:00Z">
            <w:r w:rsidRPr="00AD021A">
              <w:rPr>
                <w:rStyle w:val="a4"/>
                <w:noProof/>
              </w:rPr>
              <w:fldChar w:fldCharType="begin"/>
            </w:r>
            <w:r w:rsidRPr="00AD021A">
              <w:rPr>
                <w:rStyle w:val="a4"/>
                <w:noProof/>
              </w:rPr>
              <w:instrText xml:space="preserve"> </w:instrText>
            </w:r>
            <w:r>
              <w:rPr>
                <w:noProof/>
              </w:rPr>
              <w:instrText>HYPERLINK \l "_Toc15219503"</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1.12. Java-based Container Configuration</w:t>
            </w:r>
            <w:r>
              <w:rPr>
                <w:noProof/>
                <w:webHidden/>
              </w:rPr>
              <w:tab/>
            </w:r>
            <w:r>
              <w:rPr>
                <w:noProof/>
                <w:webHidden/>
              </w:rPr>
              <w:fldChar w:fldCharType="begin"/>
            </w:r>
            <w:r>
              <w:rPr>
                <w:noProof/>
                <w:webHidden/>
              </w:rPr>
              <w:instrText xml:space="preserve"> PAGEREF _Toc15219503 \h </w:instrText>
            </w:r>
            <w:r>
              <w:rPr>
                <w:noProof/>
                <w:webHidden/>
              </w:rPr>
            </w:r>
          </w:ins>
          <w:r>
            <w:rPr>
              <w:noProof/>
              <w:webHidden/>
            </w:rPr>
            <w:fldChar w:fldCharType="separate"/>
          </w:r>
          <w:ins w:id="42" w:author="zhang alex" w:date="2019-07-28T15:17:00Z">
            <w:r>
              <w:rPr>
                <w:noProof/>
                <w:webHidden/>
              </w:rPr>
              <w:t>149</w:t>
            </w:r>
            <w:r>
              <w:rPr>
                <w:noProof/>
                <w:webHidden/>
              </w:rPr>
              <w:fldChar w:fldCharType="end"/>
            </w:r>
            <w:r w:rsidRPr="00AD021A">
              <w:rPr>
                <w:rStyle w:val="a4"/>
                <w:noProof/>
              </w:rPr>
              <w:fldChar w:fldCharType="end"/>
            </w:r>
          </w:ins>
        </w:p>
        <w:p w:rsidR="00352807" w:rsidRDefault="00352807">
          <w:pPr>
            <w:pStyle w:val="30"/>
            <w:tabs>
              <w:tab w:val="right" w:leader="dot" w:pos="10457"/>
            </w:tabs>
            <w:rPr>
              <w:ins w:id="43" w:author="zhang alex" w:date="2019-07-28T15:17:00Z"/>
              <w:noProof/>
            </w:rPr>
          </w:pPr>
          <w:ins w:id="44" w:author="zhang alex" w:date="2019-07-28T15:17:00Z">
            <w:r w:rsidRPr="00AD021A">
              <w:rPr>
                <w:rStyle w:val="a4"/>
                <w:noProof/>
              </w:rPr>
              <w:fldChar w:fldCharType="begin"/>
            </w:r>
            <w:r w:rsidRPr="00AD021A">
              <w:rPr>
                <w:rStyle w:val="a4"/>
                <w:noProof/>
              </w:rPr>
              <w:instrText xml:space="preserve"> </w:instrText>
            </w:r>
            <w:r>
              <w:rPr>
                <w:noProof/>
              </w:rPr>
              <w:instrText>HYPERLINK \l "_Toc15219504"</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1.13. Environment Abstraction</w:t>
            </w:r>
            <w:r>
              <w:rPr>
                <w:noProof/>
                <w:webHidden/>
              </w:rPr>
              <w:tab/>
            </w:r>
            <w:r>
              <w:rPr>
                <w:noProof/>
                <w:webHidden/>
              </w:rPr>
              <w:fldChar w:fldCharType="begin"/>
            </w:r>
            <w:r>
              <w:rPr>
                <w:noProof/>
                <w:webHidden/>
              </w:rPr>
              <w:instrText xml:space="preserve"> PAGEREF _Toc15219504 \h </w:instrText>
            </w:r>
            <w:r>
              <w:rPr>
                <w:noProof/>
                <w:webHidden/>
              </w:rPr>
            </w:r>
          </w:ins>
          <w:r>
            <w:rPr>
              <w:noProof/>
              <w:webHidden/>
            </w:rPr>
            <w:fldChar w:fldCharType="separate"/>
          </w:r>
          <w:ins w:id="45" w:author="zhang alex" w:date="2019-07-28T15:17:00Z">
            <w:r>
              <w:rPr>
                <w:noProof/>
                <w:webHidden/>
              </w:rPr>
              <w:t>178</w:t>
            </w:r>
            <w:r>
              <w:rPr>
                <w:noProof/>
                <w:webHidden/>
              </w:rPr>
              <w:fldChar w:fldCharType="end"/>
            </w:r>
            <w:r w:rsidRPr="00AD021A">
              <w:rPr>
                <w:rStyle w:val="a4"/>
                <w:noProof/>
              </w:rPr>
              <w:fldChar w:fldCharType="end"/>
            </w:r>
          </w:ins>
        </w:p>
        <w:p w:rsidR="00352807" w:rsidRDefault="00352807">
          <w:pPr>
            <w:pStyle w:val="30"/>
            <w:tabs>
              <w:tab w:val="right" w:leader="dot" w:pos="10457"/>
            </w:tabs>
            <w:rPr>
              <w:ins w:id="46" w:author="zhang alex" w:date="2019-07-28T15:17:00Z"/>
              <w:noProof/>
            </w:rPr>
          </w:pPr>
          <w:ins w:id="47" w:author="zhang alex" w:date="2019-07-28T15:17:00Z">
            <w:r w:rsidRPr="00AD021A">
              <w:rPr>
                <w:rStyle w:val="a4"/>
                <w:noProof/>
              </w:rPr>
              <w:fldChar w:fldCharType="begin"/>
            </w:r>
            <w:r w:rsidRPr="00AD021A">
              <w:rPr>
                <w:rStyle w:val="a4"/>
                <w:noProof/>
              </w:rPr>
              <w:instrText xml:space="preserve"> </w:instrText>
            </w:r>
            <w:r>
              <w:rPr>
                <w:noProof/>
              </w:rPr>
              <w:instrText>HYPERLINK \l "_Toc15219505"</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1.14. Registering a </w:t>
            </w:r>
            <w:r w:rsidRPr="00AD021A">
              <w:rPr>
                <w:rStyle w:val="a4"/>
                <w:rFonts w:ascii="Consolas" w:eastAsia="宋体" w:hAnsi="Consolas" w:cs="宋体"/>
                <w:noProof/>
                <w:kern w:val="0"/>
                <w:shd w:val="clear" w:color="auto" w:fill="F7F7F8"/>
              </w:rPr>
              <w:t>LoadTimeWeaver</w:t>
            </w:r>
            <w:r>
              <w:rPr>
                <w:noProof/>
                <w:webHidden/>
              </w:rPr>
              <w:tab/>
            </w:r>
            <w:r>
              <w:rPr>
                <w:noProof/>
                <w:webHidden/>
              </w:rPr>
              <w:fldChar w:fldCharType="begin"/>
            </w:r>
            <w:r>
              <w:rPr>
                <w:noProof/>
                <w:webHidden/>
              </w:rPr>
              <w:instrText xml:space="preserve"> PAGEREF _Toc15219505 \h </w:instrText>
            </w:r>
            <w:r>
              <w:rPr>
                <w:noProof/>
                <w:webHidden/>
              </w:rPr>
            </w:r>
          </w:ins>
          <w:r>
            <w:rPr>
              <w:noProof/>
              <w:webHidden/>
            </w:rPr>
            <w:fldChar w:fldCharType="separate"/>
          </w:r>
          <w:ins w:id="48" w:author="zhang alex" w:date="2019-07-28T15:17:00Z">
            <w:r>
              <w:rPr>
                <w:noProof/>
                <w:webHidden/>
              </w:rPr>
              <w:t>191</w:t>
            </w:r>
            <w:r>
              <w:rPr>
                <w:noProof/>
                <w:webHidden/>
              </w:rPr>
              <w:fldChar w:fldCharType="end"/>
            </w:r>
            <w:r w:rsidRPr="00AD021A">
              <w:rPr>
                <w:rStyle w:val="a4"/>
                <w:noProof/>
              </w:rPr>
              <w:fldChar w:fldCharType="end"/>
            </w:r>
          </w:ins>
        </w:p>
        <w:p w:rsidR="00352807" w:rsidRDefault="00352807">
          <w:pPr>
            <w:pStyle w:val="30"/>
            <w:tabs>
              <w:tab w:val="right" w:leader="dot" w:pos="10457"/>
            </w:tabs>
            <w:rPr>
              <w:ins w:id="49" w:author="zhang alex" w:date="2019-07-28T15:17:00Z"/>
              <w:noProof/>
            </w:rPr>
          </w:pPr>
          <w:ins w:id="50" w:author="zhang alex" w:date="2019-07-28T15:17:00Z">
            <w:r w:rsidRPr="00AD021A">
              <w:rPr>
                <w:rStyle w:val="a4"/>
                <w:noProof/>
              </w:rPr>
              <w:fldChar w:fldCharType="begin"/>
            </w:r>
            <w:r w:rsidRPr="00AD021A">
              <w:rPr>
                <w:rStyle w:val="a4"/>
                <w:noProof/>
              </w:rPr>
              <w:instrText xml:space="preserve"> </w:instrText>
            </w:r>
            <w:r>
              <w:rPr>
                <w:noProof/>
              </w:rPr>
              <w:instrText>HYPERLINK \l "_Toc15219506"</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1.15. Additional Capabilities of the </w:t>
            </w:r>
            <w:r w:rsidRPr="00AD021A">
              <w:rPr>
                <w:rStyle w:val="a4"/>
                <w:rFonts w:ascii="Consolas" w:eastAsia="宋体" w:hAnsi="Consolas" w:cs="宋体"/>
                <w:noProof/>
                <w:kern w:val="0"/>
                <w:shd w:val="clear" w:color="auto" w:fill="F7F7F8"/>
              </w:rPr>
              <w:t>ApplicationContext</w:t>
            </w:r>
            <w:r>
              <w:rPr>
                <w:noProof/>
                <w:webHidden/>
              </w:rPr>
              <w:tab/>
            </w:r>
            <w:r>
              <w:rPr>
                <w:noProof/>
                <w:webHidden/>
              </w:rPr>
              <w:fldChar w:fldCharType="begin"/>
            </w:r>
            <w:r>
              <w:rPr>
                <w:noProof/>
                <w:webHidden/>
              </w:rPr>
              <w:instrText xml:space="preserve"> PAGEREF _Toc15219506 \h </w:instrText>
            </w:r>
            <w:r>
              <w:rPr>
                <w:noProof/>
                <w:webHidden/>
              </w:rPr>
            </w:r>
          </w:ins>
          <w:r>
            <w:rPr>
              <w:noProof/>
              <w:webHidden/>
            </w:rPr>
            <w:fldChar w:fldCharType="separate"/>
          </w:r>
          <w:ins w:id="51" w:author="zhang alex" w:date="2019-07-28T15:17:00Z">
            <w:r>
              <w:rPr>
                <w:noProof/>
                <w:webHidden/>
              </w:rPr>
              <w:t>192</w:t>
            </w:r>
            <w:r>
              <w:rPr>
                <w:noProof/>
                <w:webHidden/>
              </w:rPr>
              <w:fldChar w:fldCharType="end"/>
            </w:r>
            <w:r w:rsidRPr="00AD021A">
              <w:rPr>
                <w:rStyle w:val="a4"/>
                <w:noProof/>
              </w:rPr>
              <w:fldChar w:fldCharType="end"/>
            </w:r>
          </w:ins>
        </w:p>
        <w:p w:rsidR="00352807" w:rsidRDefault="00352807">
          <w:pPr>
            <w:pStyle w:val="30"/>
            <w:tabs>
              <w:tab w:val="right" w:leader="dot" w:pos="10457"/>
            </w:tabs>
            <w:rPr>
              <w:ins w:id="52" w:author="zhang alex" w:date="2019-07-28T15:17:00Z"/>
              <w:noProof/>
            </w:rPr>
          </w:pPr>
          <w:ins w:id="53" w:author="zhang alex" w:date="2019-07-28T15:17:00Z">
            <w:r w:rsidRPr="00AD021A">
              <w:rPr>
                <w:rStyle w:val="a4"/>
                <w:noProof/>
              </w:rPr>
              <w:fldChar w:fldCharType="begin"/>
            </w:r>
            <w:r w:rsidRPr="00AD021A">
              <w:rPr>
                <w:rStyle w:val="a4"/>
                <w:noProof/>
              </w:rPr>
              <w:instrText xml:space="preserve"> </w:instrText>
            </w:r>
            <w:r>
              <w:rPr>
                <w:noProof/>
              </w:rPr>
              <w:instrText>HYPERLINK \l "_Toc15219507"</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1.16. The </w:t>
            </w:r>
            <w:r w:rsidRPr="00AD021A">
              <w:rPr>
                <w:rStyle w:val="a4"/>
                <w:rFonts w:ascii="Consolas" w:eastAsia="宋体" w:hAnsi="Consolas" w:cs="宋体"/>
                <w:noProof/>
                <w:kern w:val="0"/>
                <w:shd w:val="clear" w:color="auto" w:fill="F7F7F8"/>
              </w:rPr>
              <w:t>BeanFactory</w:t>
            </w:r>
            <w:r>
              <w:rPr>
                <w:noProof/>
                <w:webHidden/>
              </w:rPr>
              <w:tab/>
            </w:r>
            <w:r>
              <w:rPr>
                <w:noProof/>
                <w:webHidden/>
              </w:rPr>
              <w:fldChar w:fldCharType="begin"/>
            </w:r>
            <w:r>
              <w:rPr>
                <w:noProof/>
                <w:webHidden/>
              </w:rPr>
              <w:instrText xml:space="preserve"> PAGEREF _Toc15219507 \h </w:instrText>
            </w:r>
            <w:r>
              <w:rPr>
                <w:noProof/>
                <w:webHidden/>
              </w:rPr>
            </w:r>
          </w:ins>
          <w:r>
            <w:rPr>
              <w:noProof/>
              <w:webHidden/>
            </w:rPr>
            <w:fldChar w:fldCharType="separate"/>
          </w:r>
          <w:ins w:id="54" w:author="zhang alex" w:date="2019-07-28T15:17:00Z">
            <w:r>
              <w:rPr>
                <w:noProof/>
                <w:webHidden/>
              </w:rPr>
              <w:t>209</w:t>
            </w:r>
            <w:r>
              <w:rPr>
                <w:noProof/>
                <w:webHidden/>
              </w:rPr>
              <w:fldChar w:fldCharType="end"/>
            </w:r>
            <w:r w:rsidRPr="00AD021A">
              <w:rPr>
                <w:rStyle w:val="a4"/>
                <w:noProof/>
              </w:rPr>
              <w:fldChar w:fldCharType="end"/>
            </w:r>
          </w:ins>
        </w:p>
        <w:p w:rsidR="00352807" w:rsidRDefault="00352807">
          <w:pPr>
            <w:pStyle w:val="20"/>
            <w:tabs>
              <w:tab w:val="right" w:leader="dot" w:pos="10457"/>
            </w:tabs>
            <w:rPr>
              <w:ins w:id="55" w:author="zhang alex" w:date="2019-07-28T15:17:00Z"/>
              <w:noProof/>
            </w:rPr>
          </w:pPr>
          <w:ins w:id="56" w:author="zhang alex" w:date="2019-07-28T15:17:00Z">
            <w:r w:rsidRPr="00AD021A">
              <w:rPr>
                <w:rStyle w:val="a4"/>
                <w:noProof/>
              </w:rPr>
              <w:fldChar w:fldCharType="begin"/>
            </w:r>
            <w:r w:rsidRPr="00AD021A">
              <w:rPr>
                <w:rStyle w:val="a4"/>
                <w:noProof/>
              </w:rPr>
              <w:instrText xml:space="preserve"> </w:instrText>
            </w:r>
            <w:r>
              <w:rPr>
                <w:noProof/>
              </w:rPr>
              <w:instrText>HYPERLINK \l "_Toc15219508"</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2. Resources</w:t>
            </w:r>
            <w:r>
              <w:rPr>
                <w:noProof/>
                <w:webHidden/>
              </w:rPr>
              <w:tab/>
            </w:r>
            <w:r>
              <w:rPr>
                <w:noProof/>
                <w:webHidden/>
              </w:rPr>
              <w:fldChar w:fldCharType="begin"/>
            </w:r>
            <w:r>
              <w:rPr>
                <w:noProof/>
                <w:webHidden/>
              </w:rPr>
              <w:instrText xml:space="preserve"> PAGEREF _Toc15219508 \h </w:instrText>
            </w:r>
            <w:r>
              <w:rPr>
                <w:noProof/>
                <w:webHidden/>
              </w:rPr>
            </w:r>
          </w:ins>
          <w:r>
            <w:rPr>
              <w:noProof/>
              <w:webHidden/>
            </w:rPr>
            <w:fldChar w:fldCharType="separate"/>
          </w:r>
          <w:ins w:id="57" w:author="zhang alex" w:date="2019-07-28T15:17:00Z">
            <w:r>
              <w:rPr>
                <w:noProof/>
                <w:webHidden/>
              </w:rPr>
              <w:t>212</w:t>
            </w:r>
            <w:r>
              <w:rPr>
                <w:noProof/>
                <w:webHidden/>
              </w:rPr>
              <w:fldChar w:fldCharType="end"/>
            </w:r>
            <w:r w:rsidRPr="00AD021A">
              <w:rPr>
                <w:rStyle w:val="a4"/>
                <w:noProof/>
              </w:rPr>
              <w:fldChar w:fldCharType="end"/>
            </w:r>
          </w:ins>
        </w:p>
        <w:p w:rsidR="00352807" w:rsidRDefault="00352807">
          <w:pPr>
            <w:pStyle w:val="30"/>
            <w:tabs>
              <w:tab w:val="right" w:leader="dot" w:pos="10457"/>
            </w:tabs>
            <w:rPr>
              <w:ins w:id="58" w:author="zhang alex" w:date="2019-07-28T15:17:00Z"/>
              <w:noProof/>
            </w:rPr>
          </w:pPr>
          <w:ins w:id="59" w:author="zhang alex" w:date="2019-07-28T15:17:00Z">
            <w:r w:rsidRPr="00AD021A">
              <w:rPr>
                <w:rStyle w:val="a4"/>
                <w:noProof/>
              </w:rPr>
              <w:fldChar w:fldCharType="begin"/>
            </w:r>
            <w:r w:rsidRPr="00AD021A">
              <w:rPr>
                <w:rStyle w:val="a4"/>
                <w:noProof/>
              </w:rPr>
              <w:instrText xml:space="preserve"> </w:instrText>
            </w:r>
            <w:r>
              <w:rPr>
                <w:noProof/>
              </w:rPr>
              <w:instrText>HYPERLINK \l "_Toc15219509"</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2.1. Introduction</w:t>
            </w:r>
            <w:r>
              <w:rPr>
                <w:noProof/>
                <w:webHidden/>
              </w:rPr>
              <w:tab/>
            </w:r>
            <w:r>
              <w:rPr>
                <w:noProof/>
                <w:webHidden/>
              </w:rPr>
              <w:fldChar w:fldCharType="begin"/>
            </w:r>
            <w:r>
              <w:rPr>
                <w:noProof/>
                <w:webHidden/>
              </w:rPr>
              <w:instrText xml:space="preserve"> PAGEREF _Toc15219509 \h </w:instrText>
            </w:r>
            <w:r>
              <w:rPr>
                <w:noProof/>
                <w:webHidden/>
              </w:rPr>
            </w:r>
          </w:ins>
          <w:r>
            <w:rPr>
              <w:noProof/>
              <w:webHidden/>
            </w:rPr>
            <w:fldChar w:fldCharType="separate"/>
          </w:r>
          <w:ins w:id="60" w:author="zhang alex" w:date="2019-07-28T15:17:00Z">
            <w:r>
              <w:rPr>
                <w:noProof/>
                <w:webHidden/>
              </w:rPr>
              <w:t>213</w:t>
            </w:r>
            <w:r>
              <w:rPr>
                <w:noProof/>
                <w:webHidden/>
              </w:rPr>
              <w:fldChar w:fldCharType="end"/>
            </w:r>
            <w:r w:rsidRPr="00AD021A">
              <w:rPr>
                <w:rStyle w:val="a4"/>
                <w:noProof/>
              </w:rPr>
              <w:fldChar w:fldCharType="end"/>
            </w:r>
          </w:ins>
        </w:p>
        <w:p w:rsidR="00352807" w:rsidRDefault="00352807">
          <w:pPr>
            <w:pStyle w:val="30"/>
            <w:tabs>
              <w:tab w:val="right" w:leader="dot" w:pos="10457"/>
            </w:tabs>
            <w:rPr>
              <w:ins w:id="61" w:author="zhang alex" w:date="2019-07-28T15:17:00Z"/>
              <w:noProof/>
            </w:rPr>
          </w:pPr>
          <w:ins w:id="62" w:author="zhang alex" w:date="2019-07-28T15:17:00Z">
            <w:r w:rsidRPr="00AD021A">
              <w:rPr>
                <w:rStyle w:val="a4"/>
                <w:noProof/>
              </w:rPr>
              <w:fldChar w:fldCharType="begin"/>
            </w:r>
            <w:r w:rsidRPr="00AD021A">
              <w:rPr>
                <w:rStyle w:val="a4"/>
                <w:noProof/>
              </w:rPr>
              <w:instrText xml:space="preserve"> </w:instrText>
            </w:r>
            <w:r>
              <w:rPr>
                <w:noProof/>
              </w:rPr>
              <w:instrText>HYPERLINK \l "_Toc15219510"</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2.2. The Resource Interface</w:t>
            </w:r>
            <w:r>
              <w:rPr>
                <w:noProof/>
                <w:webHidden/>
              </w:rPr>
              <w:tab/>
            </w:r>
            <w:r>
              <w:rPr>
                <w:noProof/>
                <w:webHidden/>
              </w:rPr>
              <w:fldChar w:fldCharType="begin"/>
            </w:r>
            <w:r>
              <w:rPr>
                <w:noProof/>
                <w:webHidden/>
              </w:rPr>
              <w:instrText xml:space="preserve"> PAGEREF _Toc15219510 \h </w:instrText>
            </w:r>
            <w:r>
              <w:rPr>
                <w:noProof/>
                <w:webHidden/>
              </w:rPr>
            </w:r>
          </w:ins>
          <w:r>
            <w:rPr>
              <w:noProof/>
              <w:webHidden/>
            </w:rPr>
            <w:fldChar w:fldCharType="separate"/>
          </w:r>
          <w:ins w:id="63" w:author="zhang alex" w:date="2019-07-28T15:17:00Z">
            <w:r>
              <w:rPr>
                <w:noProof/>
                <w:webHidden/>
              </w:rPr>
              <w:t>213</w:t>
            </w:r>
            <w:r>
              <w:rPr>
                <w:noProof/>
                <w:webHidden/>
              </w:rPr>
              <w:fldChar w:fldCharType="end"/>
            </w:r>
            <w:r w:rsidRPr="00AD021A">
              <w:rPr>
                <w:rStyle w:val="a4"/>
                <w:noProof/>
              </w:rPr>
              <w:fldChar w:fldCharType="end"/>
            </w:r>
          </w:ins>
        </w:p>
        <w:p w:rsidR="00352807" w:rsidRDefault="00352807">
          <w:pPr>
            <w:pStyle w:val="30"/>
            <w:tabs>
              <w:tab w:val="right" w:leader="dot" w:pos="10457"/>
            </w:tabs>
            <w:rPr>
              <w:ins w:id="64" w:author="zhang alex" w:date="2019-07-28T15:17:00Z"/>
              <w:noProof/>
            </w:rPr>
          </w:pPr>
          <w:ins w:id="65" w:author="zhang alex" w:date="2019-07-28T15:17:00Z">
            <w:r w:rsidRPr="00AD021A">
              <w:rPr>
                <w:rStyle w:val="a4"/>
                <w:noProof/>
              </w:rPr>
              <w:fldChar w:fldCharType="begin"/>
            </w:r>
            <w:r w:rsidRPr="00AD021A">
              <w:rPr>
                <w:rStyle w:val="a4"/>
                <w:noProof/>
              </w:rPr>
              <w:instrText xml:space="preserve"> </w:instrText>
            </w:r>
            <w:r>
              <w:rPr>
                <w:noProof/>
              </w:rPr>
              <w:instrText>HYPERLINK \l "_Toc15219511"</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2.3. Built-in Resource Implementations</w:t>
            </w:r>
            <w:r>
              <w:rPr>
                <w:noProof/>
                <w:webHidden/>
              </w:rPr>
              <w:tab/>
            </w:r>
            <w:r>
              <w:rPr>
                <w:noProof/>
                <w:webHidden/>
              </w:rPr>
              <w:fldChar w:fldCharType="begin"/>
            </w:r>
            <w:r>
              <w:rPr>
                <w:noProof/>
                <w:webHidden/>
              </w:rPr>
              <w:instrText xml:space="preserve"> PAGEREF _Toc15219511 \h </w:instrText>
            </w:r>
            <w:r>
              <w:rPr>
                <w:noProof/>
                <w:webHidden/>
              </w:rPr>
            </w:r>
          </w:ins>
          <w:r>
            <w:rPr>
              <w:noProof/>
              <w:webHidden/>
            </w:rPr>
            <w:fldChar w:fldCharType="separate"/>
          </w:r>
          <w:ins w:id="66" w:author="zhang alex" w:date="2019-07-28T15:17:00Z">
            <w:r>
              <w:rPr>
                <w:noProof/>
                <w:webHidden/>
              </w:rPr>
              <w:t>214</w:t>
            </w:r>
            <w:r>
              <w:rPr>
                <w:noProof/>
                <w:webHidden/>
              </w:rPr>
              <w:fldChar w:fldCharType="end"/>
            </w:r>
            <w:r w:rsidRPr="00AD021A">
              <w:rPr>
                <w:rStyle w:val="a4"/>
                <w:noProof/>
              </w:rPr>
              <w:fldChar w:fldCharType="end"/>
            </w:r>
          </w:ins>
        </w:p>
        <w:p w:rsidR="00352807" w:rsidRDefault="00352807">
          <w:pPr>
            <w:pStyle w:val="30"/>
            <w:tabs>
              <w:tab w:val="right" w:leader="dot" w:pos="10457"/>
            </w:tabs>
            <w:rPr>
              <w:ins w:id="67" w:author="zhang alex" w:date="2019-07-28T15:17:00Z"/>
              <w:noProof/>
            </w:rPr>
          </w:pPr>
          <w:ins w:id="68" w:author="zhang alex" w:date="2019-07-28T15:17:00Z">
            <w:r w:rsidRPr="00AD021A">
              <w:rPr>
                <w:rStyle w:val="a4"/>
                <w:noProof/>
              </w:rPr>
              <w:fldChar w:fldCharType="begin"/>
            </w:r>
            <w:r w:rsidRPr="00AD021A">
              <w:rPr>
                <w:rStyle w:val="a4"/>
                <w:noProof/>
              </w:rPr>
              <w:instrText xml:space="preserve"> </w:instrText>
            </w:r>
            <w:r>
              <w:rPr>
                <w:noProof/>
              </w:rPr>
              <w:instrText>HYPERLINK \l "_Toc15219512"</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2.4. The </w:t>
            </w:r>
            <w:r w:rsidRPr="00AD021A">
              <w:rPr>
                <w:rStyle w:val="a4"/>
                <w:rFonts w:ascii="Consolas" w:eastAsia="宋体" w:hAnsi="Consolas" w:cs="宋体"/>
                <w:noProof/>
                <w:kern w:val="0"/>
                <w:shd w:val="clear" w:color="auto" w:fill="F7F7F8"/>
              </w:rPr>
              <w:t>ResourceLoader</w:t>
            </w:r>
            <w:r>
              <w:rPr>
                <w:noProof/>
                <w:webHidden/>
              </w:rPr>
              <w:tab/>
            </w:r>
            <w:r>
              <w:rPr>
                <w:noProof/>
                <w:webHidden/>
              </w:rPr>
              <w:fldChar w:fldCharType="begin"/>
            </w:r>
            <w:r>
              <w:rPr>
                <w:noProof/>
                <w:webHidden/>
              </w:rPr>
              <w:instrText xml:space="preserve"> PAGEREF _Toc15219512 \h </w:instrText>
            </w:r>
            <w:r>
              <w:rPr>
                <w:noProof/>
                <w:webHidden/>
              </w:rPr>
            </w:r>
          </w:ins>
          <w:r>
            <w:rPr>
              <w:noProof/>
              <w:webHidden/>
            </w:rPr>
            <w:fldChar w:fldCharType="separate"/>
          </w:r>
          <w:ins w:id="69" w:author="zhang alex" w:date="2019-07-28T15:17:00Z">
            <w:r>
              <w:rPr>
                <w:noProof/>
                <w:webHidden/>
              </w:rPr>
              <w:t>216</w:t>
            </w:r>
            <w:r>
              <w:rPr>
                <w:noProof/>
                <w:webHidden/>
              </w:rPr>
              <w:fldChar w:fldCharType="end"/>
            </w:r>
            <w:r w:rsidRPr="00AD021A">
              <w:rPr>
                <w:rStyle w:val="a4"/>
                <w:noProof/>
              </w:rPr>
              <w:fldChar w:fldCharType="end"/>
            </w:r>
          </w:ins>
        </w:p>
        <w:p w:rsidR="00352807" w:rsidRDefault="00352807">
          <w:pPr>
            <w:pStyle w:val="30"/>
            <w:tabs>
              <w:tab w:val="right" w:leader="dot" w:pos="10457"/>
            </w:tabs>
            <w:rPr>
              <w:ins w:id="70" w:author="zhang alex" w:date="2019-07-28T15:17:00Z"/>
              <w:noProof/>
            </w:rPr>
          </w:pPr>
          <w:ins w:id="71" w:author="zhang alex" w:date="2019-07-28T15:17:00Z">
            <w:r w:rsidRPr="00AD021A">
              <w:rPr>
                <w:rStyle w:val="a4"/>
                <w:noProof/>
              </w:rPr>
              <w:fldChar w:fldCharType="begin"/>
            </w:r>
            <w:r w:rsidRPr="00AD021A">
              <w:rPr>
                <w:rStyle w:val="a4"/>
                <w:noProof/>
              </w:rPr>
              <w:instrText xml:space="preserve"> </w:instrText>
            </w:r>
            <w:r>
              <w:rPr>
                <w:noProof/>
              </w:rPr>
              <w:instrText>HYPERLINK \l "_Toc15219513"</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2.5. The </w:t>
            </w:r>
            <w:r w:rsidRPr="00AD021A">
              <w:rPr>
                <w:rStyle w:val="a4"/>
                <w:rFonts w:ascii="Consolas" w:eastAsia="宋体" w:hAnsi="Consolas" w:cs="宋体"/>
                <w:noProof/>
                <w:kern w:val="0"/>
                <w:shd w:val="clear" w:color="auto" w:fill="F7F7F8"/>
              </w:rPr>
              <w:t>ResourceLoaderAware</w:t>
            </w:r>
            <w:r w:rsidRPr="00AD021A">
              <w:rPr>
                <w:rStyle w:val="a4"/>
                <w:rFonts w:ascii="Arial" w:eastAsia="宋体" w:hAnsi="Arial" w:cs="Arial"/>
                <w:noProof/>
                <w:kern w:val="0"/>
              </w:rPr>
              <w:t> interface</w:t>
            </w:r>
            <w:r>
              <w:rPr>
                <w:noProof/>
                <w:webHidden/>
              </w:rPr>
              <w:tab/>
            </w:r>
            <w:r>
              <w:rPr>
                <w:noProof/>
                <w:webHidden/>
              </w:rPr>
              <w:fldChar w:fldCharType="begin"/>
            </w:r>
            <w:r>
              <w:rPr>
                <w:noProof/>
                <w:webHidden/>
              </w:rPr>
              <w:instrText xml:space="preserve"> PAGEREF _Toc15219513 \h </w:instrText>
            </w:r>
            <w:r>
              <w:rPr>
                <w:noProof/>
                <w:webHidden/>
              </w:rPr>
            </w:r>
          </w:ins>
          <w:r>
            <w:rPr>
              <w:noProof/>
              <w:webHidden/>
            </w:rPr>
            <w:fldChar w:fldCharType="separate"/>
          </w:r>
          <w:ins w:id="72" w:author="zhang alex" w:date="2019-07-28T15:17:00Z">
            <w:r>
              <w:rPr>
                <w:noProof/>
                <w:webHidden/>
              </w:rPr>
              <w:t>217</w:t>
            </w:r>
            <w:r>
              <w:rPr>
                <w:noProof/>
                <w:webHidden/>
              </w:rPr>
              <w:fldChar w:fldCharType="end"/>
            </w:r>
            <w:r w:rsidRPr="00AD021A">
              <w:rPr>
                <w:rStyle w:val="a4"/>
                <w:noProof/>
              </w:rPr>
              <w:fldChar w:fldCharType="end"/>
            </w:r>
          </w:ins>
        </w:p>
        <w:p w:rsidR="00352807" w:rsidRDefault="00352807">
          <w:pPr>
            <w:pStyle w:val="30"/>
            <w:tabs>
              <w:tab w:val="right" w:leader="dot" w:pos="10457"/>
            </w:tabs>
            <w:rPr>
              <w:ins w:id="73" w:author="zhang alex" w:date="2019-07-28T15:17:00Z"/>
              <w:noProof/>
            </w:rPr>
          </w:pPr>
          <w:ins w:id="74" w:author="zhang alex" w:date="2019-07-28T15:17:00Z">
            <w:r w:rsidRPr="00AD021A">
              <w:rPr>
                <w:rStyle w:val="a4"/>
                <w:noProof/>
              </w:rPr>
              <w:fldChar w:fldCharType="begin"/>
            </w:r>
            <w:r w:rsidRPr="00AD021A">
              <w:rPr>
                <w:rStyle w:val="a4"/>
                <w:noProof/>
              </w:rPr>
              <w:instrText xml:space="preserve"> </w:instrText>
            </w:r>
            <w:r>
              <w:rPr>
                <w:noProof/>
              </w:rPr>
              <w:instrText>HYPERLINK \l "_Toc15219514"</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2.6. Resources as Dependencies</w:t>
            </w:r>
            <w:r>
              <w:rPr>
                <w:noProof/>
                <w:webHidden/>
              </w:rPr>
              <w:tab/>
            </w:r>
            <w:r>
              <w:rPr>
                <w:noProof/>
                <w:webHidden/>
              </w:rPr>
              <w:fldChar w:fldCharType="begin"/>
            </w:r>
            <w:r>
              <w:rPr>
                <w:noProof/>
                <w:webHidden/>
              </w:rPr>
              <w:instrText xml:space="preserve"> PAGEREF _Toc15219514 \h </w:instrText>
            </w:r>
            <w:r>
              <w:rPr>
                <w:noProof/>
                <w:webHidden/>
              </w:rPr>
            </w:r>
          </w:ins>
          <w:r>
            <w:rPr>
              <w:noProof/>
              <w:webHidden/>
            </w:rPr>
            <w:fldChar w:fldCharType="separate"/>
          </w:r>
          <w:ins w:id="75" w:author="zhang alex" w:date="2019-07-28T15:17:00Z">
            <w:r>
              <w:rPr>
                <w:noProof/>
                <w:webHidden/>
              </w:rPr>
              <w:t>218</w:t>
            </w:r>
            <w:r>
              <w:rPr>
                <w:noProof/>
                <w:webHidden/>
              </w:rPr>
              <w:fldChar w:fldCharType="end"/>
            </w:r>
            <w:r w:rsidRPr="00AD021A">
              <w:rPr>
                <w:rStyle w:val="a4"/>
                <w:noProof/>
              </w:rPr>
              <w:fldChar w:fldCharType="end"/>
            </w:r>
          </w:ins>
        </w:p>
        <w:p w:rsidR="00352807" w:rsidRDefault="00352807">
          <w:pPr>
            <w:pStyle w:val="30"/>
            <w:tabs>
              <w:tab w:val="right" w:leader="dot" w:pos="10457"/>
            </w:tabs>
            <w:rPr>
              <w:ins w:id="76" w:author="zhang alex" w:date="2019-07-28T15:17:00Z"/>
              <w:noProof/>
            </w:rPr>
          </w:pPr>
          <w:ins w:id="77" w:author="zhang alex" w:date="2019-07-28T15:17:00Z">
            <w:r w:rsidRPr="00AD021A">
              <w:rPr>
                <w:rStyle w:val="a4"/>
                <w:noProof/>
              </w:rPr>
              <w:fldChar w:fldCharType="begin"/>
            </w:r>
            <w:r w:rsidRPr="00AD021A">
              <w:rPr>
                <w:rStyle w:val="a4"/>
                <w:noProof/>
              </w:rPr>
              <w:instrText xml:space="preserve"> </w:instrText>
            </w:r>
            <w:r>
              <w:rPr>
                <w:noProof/>
              </w:rPr>
              <w:instrText>HYPERLINK \l "_Toc15219515"</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2.7. Application Contexts and Resource Paths</w:t>
            </w:r>
            <w:r>
              <w:rPr>
                <w:noProof/>
                <w:webHidden/>
              </w:rPr>
              <w:tab/>
            </w:r>
            <w:r>
              <w:rPr>
                <w:noProof/>
                <w:webHidden/>
              </w:rPr>
              <w:fldChar w:fldCharType="begin"/>
            </w:r>
            <w:r>
              <w:rPr>
                <w:noProof/>
                <w:webHidden/>
              </w:rPr>
              <w:instrText xml:space="preserve"> PAGEREF _Toc15219515 \h </w:instrText>
            </w:r>
            <w:r>
              <w:rPr>
                <w:noProof/>
                <w:webHidden/>
              </w:rPr>
            </w:r>
          </w:ins>
          <w:r>
            <w:rPr>
              <w:noProof/>
              <w:webHidden/>
            </w:rPr>
            <w:fldChar w:fldCharType="separate"/>
          </w:r>
          <w:ins w:id="78" w:author="zhang alex" w:date="2019-07-28T15:17:00Z">
            <w:r>
              <w:rPr>
                <w:noProof/>
                <w:webHidden/>
              </w:rPr>
              <w:t>218</w:t>
            </w:r>
            <w:r>
              <w:rPr>
                <w:noProof/>
                <w:webHidden/>
              </w:rPr>
              <w:fldChar w:fldCharType="end"/>
            </w:r>
            <w:r w:rsidRPr="00AD021A">
              <w:rPr>
                <w:rStyle w:val="a4"/>
                <w:noProof/>
              </w:rPr>
              <w:fldChar w:fldCharType="end"/>
            </w:r>
          </w:ins>
        </w:p>
        <w:p w:rsidR="00352807" w:rsidRDefault="00352807">
          <w:pPr>
            <w:pStyle w:val="20"/>
            <w:tabs>
              <w:tab w:val="right" w:leader="dot" w:pos="10457"/>
            </w:tabs>
            <w:rPr>
              <w:ins w:id="79" w:author="zhang alex" w:date="2019-07-28T15:17:00Z"/>
              <w:noProof/>
            </w:rPr>
          </w:pPr>
          <w:ins w:id="80" w:author="zhang alex" w:date="2019-07-28T15:17:00Z">
            <w:r w:rsidRPr="00AD021A">
              <w:rPr>
                <w:rStyle w:val="a4"/>
                <w:noProof/>
              </w:rPr>
              <w:fldChar w:fldCharType="begin"/>
            </w:r>
            <w:r w:rsidRPr="00AD021A">
              <w:rPr>
                <w:rStyle w:val="a4"/>
                <w:noProof/>
              </w:rPr>
              <w:instrText xml:space="preserve"> </w:instrText>
            </w:r>
            <w:r>
              <w:rPr>
                <w:noProof/>
              </w:rPr>
              <w:instrText>HYPERLINK \l "_Toc15219516"</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3. Validation, Data Binding, and Type Conversion</w:t>
            </w:r>
            <w:r>
              <w:rPr>
                <w:noProof/>
                <w:webHidden/>
              </w:rPr>
              <w:tab/>
            </w:r>
            <w:r>
              <w:rPr>
                <w:noProof/>
                <w:webHidden/>
              </w:rPr>
              <w:fldChar w:fldCharType="begin"/>
            </w:r>
            <w:r>
              <w:rPr>
                <w:noProof/>
                <w:webHidden/>
              </w:rPr>
              <w:instrText xml:space="preserve"> PAGEREF _Toc15219516 \h </w:instrText>
            </w:r>
            <w:r>
              <w:rPr>
                <w:noProof/>
                <w:webHidden/>
              </w:rPr>
            </w:r>
          </w:ins>
          <w:r>
            <w:rPr>
              <w:noProof/>
              <w:webHidden/>
            </w:rPr>
            <w:fldChar w:fldCharType="separate"/>
          </w:r>
          <w:ins w:id="81" w:author="zhang alex" w:date="2019-07-28T15:17:00Z">
            <w:r>
              <w:rPr>
                <w:noProof/>
                <w:webHidden/>
              </w:rPr>
              <w:t>223</w:t>
            </w:r>
            <w:r>
              <w:rPr>
                <w:noProof/>
                <w:webHidden/>
              </w:rPr>
              <w:fldChar w:fldCharType="end"/>
            </w:r>
            <w:r w:rsidRPr="00AD021A">
              <w:rPr>
                <w:rStyle w:val="a4"/>
                <w:noProof/>
              </w:rPr>
              <w:fldChar w:fldCharType="end"/>
            </w:r>
          </w:ins>
        </w:p>
        <w:p w:rsidR="00352807" w:rsidRDefault="00352807">
          <w:pPr>
            <w:pStyle w:val="30"/>
            <w:tabs>
              <w:tab w:val="right" w:leader="dot" w:pos="10457"/>
            </w:tabs>
            <w:rPr>
              <w:ins w:id="82" w:author="zhang alex" w:date="2019-07-28T15:17:00Z"/>
              <w:noProof/>
            </w:rPr>
          </w:pPr>
          <w:ins w:id="83" w:author="zhang alex" w:date="2019-07-28T15:17:00Z">
            <w:r w:rsidRPr="00AD021A">
              <w:rPr>
                <w:rStyle w:val="a4"/>
                <w:noProof/>
              </w:rPr>
              <w:fldChar w:fldCharType="begin"/>
            </w:r>
            <w:r w:rsidRPr="00AD021A">
              <w:rPr>
                <w:rStyle w:val="a4"/>
                <w:noProof/>
              </w:rPr>
              <w:instrText xml:space="preserve"> </w:instrText>
            </w:r>
            <w:r>
              <w:rPr>
                <w:noProof/>
              </w:rPr>
              <w:instrText>HYPERLINK \l "_Toc15219517"</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3.1. Validation by Using Spring’s Validator Interface</w:t>
            </w:r>
            <w:r>
              <w:rPr>
                <w:noProof/>
                <w:webHidden/>
              </w:rPr>
              <w:tab/>
            </w:r>
            <w:r>
              <w:rPr>
                <w:noProof/>
                <w:webHidden/>
              </w:rPr>
              <w:fldChar w:fldCharType="begin"/>
            </w:r>
            <w:r>
              <w:rPr>
                <w:noProof/>
                <w:webHidden/>
              </w:rPr>
              <w:instrText xml:space="preserve"> PAGEREF _Toc15219517 \h </w:instrText>
            </w:r>
            <w:r>
              <w:rPr>
                <w:noProof/>
                <w:webHidden/>
              </w:rPr>
            </w:r>
          </w:ins>
          <w:r>
            <w:rPr>
              <w:noProof/>
              <w:webHidden/>
            </w:rPr>
            <w:fldChar w:fldCharType="separate"/>
          </w:r>
          <w:ins w:id="84" w:author="zhang alex" w:date="2019-07-28T15:17:00Z">
            <w:r>
              <w:rPr>
                <w:noProof/>
                <w:webHidden/>
              </w:rPr>
              <w:t>224</w:t>
            </w:r>
            <w:r>
              <w:rPr>
                <w:noProof/>
                <w:webHidden/>
              </w:rPr>
              <w:fldChar w:fldCharType="end"/>
            </w:r>
            <w:r w:rsidRPr="00AD021A">
              <w:rPr>
                <w:rStyle w:val="a4"/>
                <w:noProof/>
              </w:rPr>
              <w:fldChar w:fldCharType="end"/>
            </w:r>
          </w:ins>
        </w:p>
        <w:p w:rsidR="00352807" w:rsidRDefault="00352807">
          <w:pPr>
            <w:pStyle w:val="30"/>
            <w:tabs>
              <w:tab w:val="right" w:leader="dot" w:pos="10457"/>
            </w:tabs>
            <w:rPr>
              <w:ins w:id="85" w:author="zhang alex" w:date="2019-07-28T15:17:00Z"/>
              <w:noProof/>
            </w:rPr>
          </w:pPr>
          <w:ins w:id="86" w:author="zhang alex" w:date="2019-07-28T15:17:00Z">
            <w:r w:rsidRPr="00AD021A">
              <w:rPr>
                <w:rStyle w:val="a4"/>
                <w:noProof/>
              </w:rPr>
              <w:fldChar w:fldCharType="begin"/>
            </w:r>
            <w:r w:rsidRPr="00AD021A">
              <w:rPr>
                <w:rStyle w:val="a4"/>
                <w:noProof/>
              </w:rPr>
              <w:instrText xml:space="preserve"> </w:instrText>
            </w:r>
            <w:r>
              <w:rPr>
                <w:noProof/>
              </w:rPr>
              <w:instrText>HYPERLINK \l "_Toc15219518"</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3.2. Resolving Codes to Error Messages</w:t>
            </w:r>
            <w:r>
              <w:rPr>
                <w:noProof/>
                <w:webHidden/>
              </w:rPr>
              <w:tab/>
            </w:r>
            <w:r>
              <w:rPr>
                <w:noProof/>
                <w:webHidden/>
              </w:rPr>
              <w:fldChar w:fldCharType="begin"/>
            </w:r>
            <w:r>
              <w:rPr>
                <w:noProof/>
                <w:webHidden/>
              </w:rPr>
              <w:instrText xml:space="preserve"> PAGEREF _Toc15219518 \h </w:instrText>
            </w:r>
            <w:r>
              <w:rPr>
                <w:noProof/>
                <w:webHidden/>
              </w:rPr>
            </w:r>
          </w:ins>
          <w:r>
            <w:rPr>
              <w:noProof/>
              <w:webHidden/>
            </w:rPr>
            <w:fldChar w:fldCharType="separate"/>
          </w:r>
          <w:ins w:id="87" w:author="zhang alex" w:date="2019-07-28T15:17:00Z">
            <w:r>
              <w:rPr>
                <w:noProof/>
                <w:webHidden/>
              </w:rPr>
              <w:t>226</w:t>
            </w:r>
            <w:r>
              <w:rPr>
                <w:noProof/>
                <w:webHidden/>
              </w:rPr>
              <w:fldChar w:fldCharType="end"/>
            </w:r>
            <w:r w:rsidRPr="00AD021A">
              <w:rPr>
                <w:rStyle w:val="a4"/>
                <w:noProof/>
              </w:rPr>
              <w:fldChar w:fldCharType="end"/>
            </w:r>
          </w:ins>
        </w:p>
        <w:p w:rsidR="00352807" w:rsidRDefault="00352807">
          <w:pPr>
            <w:pStyle w:val="30"/>
            <w:tabs>
              <w:tab w:val="right" w:leader="dot" w:pos="10457"/>
            </w:tabs>
            <w:rPr>
              <w:ins w:id="88" w:author="zhang alex" w:date="2019-07-28T15:17:00Z"/>
              <w:noProof/>
            </w:rPr>
          </w:pPr>
          <w:ins w:id="89" w:author="zhang alex" w:date="2019-07-28T15:17:00Z">
            <w:r w:rsidRPr="00AD021A">
              <w:rPr>
                <w:rStyle w:val="a4"/>
                <w:noProof/>
              </w:rPr>
              <w:fldChar w:fldCharType="begin"/>
            </w:r>
            <w:r w:rsidRPr="00AD021A">
              <w:rPr>
                <w:rStyle w:val="a4"/>
                <w:noProof/>
              </w:rPr>
              <w:instrText xml:space="preserve"> </w:instrText>
            </w:r>
            <w:r>
              <w:rPr>
                <w:noProof/>
              </w:rPr>
              <w:instrText>HYPERLINK \l "_Toc15219519"</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3.3. Bean Manipulation and the </w:t>
            </w:r>
            <w:r w:rsidRPr="00AD021A">
              <w:rPr>
                <w:rStyle w:val="a4"/>
                <w:rFonts w:ascii="Consolas" w:eastAsia="宋体" w:hAnsi="Consolas" w:cs="宋体"/>
                <w:noProof/>
                <w:kern w:val="0"/>
                <w:shd w:val="clear" w:color="auto" w:fill="F7F7F8"/>
              </w:rPr>
              <w:t>BeanWrapper</w:t>
            </w:r>
            <w:r>
              <w:rPr>
                <w:noProof/>
                <w:webHidden/>
              </w:rPr>
              <w:tab/>
            </w:r>
            <w:r>
              <w:rPr>
                <w:noProof/>
                <w:webHidden/>
              </w:rPr>
              <w:fldChar w:fldCharType="begin"/>
            </w:r>
            <w:r>
              <w:rPr>
                <w:noProof/>
                <w:webHidden/>
              </w:rPr>
              <w:instrText xml:space="preserve"> PAGEREF _Toc15219519 \h </w:instrText>
            </w:r>
            <w:r>
              <w:rPr>
                <w:noProof/>
                <w:webHidden/>
              </w:rPr>
            </w:r>
          </w:ins>
          <w:r>
            <w:rPr>
              <w:noProof/>
              <w:webHidden/>
            </w:rPr>
            <w:fldChar w:fldCharType="separate"/>
          </w:r>
          <w:ins w:id="90" w:author="zhang alex" w:date="2019-07-28T15:17:00Z">
            <w:r>
              <w:rPr>
                <w:noProof/>
                <w:webHidden/>
              </w:rPr>
              <w:t>227</w:t>
            </w:r>
            <w:r>
              <w:rPr>
                <w:noProof/>
                <w:webHidden/>
              </w:rPr>
              <w:fldChar w:fldCharType="end"/>
            </w:r>
            <w:r w:rsidRPr="00AD021A">
              <w:rPr>
                <w:rStyle w:val="a4"/>
                <w:noProof/>
              </w:rPr>
              <w:fldChar w:fldCharType="end"/>
            </w:r>
          </w:ins>
        </w:p>
        <w:p w:rsidR="00352807" w:rsidRDefault="00352807">
          <w:pPr>
            <w:pStyle w:val="30"/>
            <w:tabs>
              <w:tab w:val="right" w:leader="dot" w:pos="10457"/>
            </w:tabs>
            <w:rPr>
              <w:ins w:id="91" w:author="zhang alex" w:date="2019-07-28T15:17:00Z"/>
              <w:noProof/>
            </w:rPr>
          </w:pPr>
          <w:ins w:id="92" w:author="zhang alex" w:date="2019-07-28T15:17:00Z">
            <w:r w:rsidRPr="00AD021A">
              <w:rPr>
                <w:rStyle w:val="a4"/>
                <w:noProof/>
              </w:rPr>
              <w:fldChar w:fldCharType="begin"/>
            </w:r>
            <w:r w:rsidRPr="00AD021A">
              <w:rPr>
                <w:rStyle w:val="a4"/>
                <w:noProof/>
              </w:rPr>
              <w:instrText xml:space="preserve"> </w:instrText>
            </w:r>
            <w:r>
              <w:rPr>
                <w:noProof/>
              </w:rPr>
              <w:instrText>HYPERLINK \l "_Toc15219520"</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3.4. Spring Type Conversion</w:t>
            </w:r>
            <w:r>
              <w:rPr>
                <w:noProof/>
                <w:webHidden/>
              </w:rPr>
              <w:tab/>
            </w:r>
            <w:r>
              <w:rPr>
                <w:noProof/>
                <w:webHidden/>
              </w:rPr>
              <w:fldChar w:fldCharType="begin"/>
            </w:r>
            <w:r>
              <w:rPr>
                <w:noProof/>
                <w:webHidden/>
              </w:rPr>
              <w:instrText xml:space="preserve"> PAGEREF _Toc15219520 \h </w:instrText>
            </w:r>
            <w:r>
              <w:rPr>
                <w:noProof/>
                <w:webHidden/>
              </w:rPr>
            </w:r>
          </w:ins>
          <w:r>
            <w:rPr>
              <w:noProof/>
              <w:webHidden/>
            </w:rPr>
            <w:fldChar w:fldCharType="separate"/>
          </w:r>
          <w:ins w:id="93" w:author="zhang alex" w:date="2019-07-28T15:17:00Z">
            <w:r>
              <w:rPr>
                <w:noProof/>
                <w:webHidden/>
              </w:rPr>
              <w:t>235</w:t>
            </w:r>
            <w:r>
              <w:rPr>
                <w:noProof/>
                <w:webHidden/>
              </w:rPr>
              <w:fldChar w:fldCharType="end"/>
            </w:r>
            <w:r w:rsidRPr="00AD021A">
              <w:rPr>
                <w:rStyle w:val="a4"/>
                <w:noProof/>
              </w:rPr>
              <w:fldChar w:fldCharType="end"/>
            </w:r>
          </w:ins>
        </w:p>
        <w:p w:rsidR="00352807" w:rsidRDefault="00352807">
          <w:pPr>
            <w:pStyle w:val="30"/>
            <w:tabs>
              <w:tab w:val="right" w:leader="dot" w:pos="10457"/>
            </w:tabs>
            <w:rPr>
              <w:ins w:id="94" w:author="zhang alex" w:date="2019-07-28T15:17:00Z"/>
              <w:noProof/>
            </w:rPr>
          </w:pPr>
          <w:ins w:id="95" w:author="zhang alex" w:date="2019-07-28T15:17:00Z">
            <w:r w:rsidRPr="00AD021A">
              <w:rPr>
                <w:rStyle w:val="a4"/>
                <w:noProof/>
              </w:rPr>
              <w:fldChar w:fldCharType="begin"/>
            </w:r>
            <w:r w:rsidRPr="00AD021A">
              <w:rPr>
                <w:rStyle w:val="a4"/>
                <w:noProof/>
              </w:rPr>
              <w:instrText xml:space="preserve"> </w:instrText>
            </w:r>
            <w:r>
              <w:rPr>
                <w:noProof/>
              </w:rPr>
              <w:instrText>HYPERLINK \l "_Toc15219521"</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3.5. Spring Field Formatting</w:t>
            </w:r>
            <w:r>
              <w:rPr>
                <w:noProof/>
                <w:webHidden/>
              </w:rPr>
              <w:tab/>
            </w:r>
            <w:r>
              <w:rPr>
                <w:noProof/>
                <w:webHidden/>
              </w:rPr>
              <w:fldChar w:fldCharType="begin"/>
            </w:r>
            <w:r>
              <w:rPr>
                <w:noProof/>
                <w:webHidden/>
              </w:rPr>
              <w:instrText xml:space="preserve"> PAGEREF _Toc15219521 \h </w:instrText>
            </w:r>
            <w:r>
              <w:rPr>
                <w:noProof/>
                <w:webHidden/>
              </w:rPr>
            </w:r>
          </w:ins>
          <w:r>
            <w:rPr>
              <w:noProof/>
              <w:webHidden/>
            </w:rPr>
            <w:fldChar w:fldCharType="separate"/>
          </w:r>
          <w:ins w:id="96" w:author="zhang alex" w:date="2019-07-28T15:17:00Z">
            <w:r>
              <w:rPr>
                <w:noProof/>
                <w:webHidden/>
              </w:rPr>
              <w:t>240</w:t>
            </w:r>
            <w:r>
              <w:rPr>
                <w:noProof/>
                <w:webHidden/>
              </w:rPr>
              <w:fldChar w:fldCharType="end"/>
            </w:r>
            <w:r w:rsidRPr="00AD021A">
              <w:rPr>
                <w:rStyle w:val="a4"/>
                <w:noProof/>
              </w:rPr>
              <w:fldChar w:fldCharType="end"/>
            </w:r>
          </w:ins>
        </w:p>
        <w:p w:rsidR="00352807" w:rsidRDefault="00352807">
          <w:pPr>
            <w:pStyle w:val="30"/>
            <w:tabs>
              <w:tab w:val="right" w:leader="dot" w:pos="10457"/>
            </w:tabs>
            <w:rPr>
              <w:ins w:id="97" w:author="zhang alex" w:date="2019-07-28T15:17:00Z"/>
              <w:noProof/>
            </w:rPr>
          </w:pPr>
          <w:ins w:id="98" w:author="zhang alex" w:date="2019-07-28T15:17:00Z">
            <w:r w:rsidRPr="00AD021A">
              <w:rPr>
                <w:rStyle w:val="a4"/>
                <w:noProof/>
              </w:rPr>
              <w:fldChar w:fldCharType="begin"/>
            </w:r>
            <w:r w:rsidRPr="00AD021A">
              <w:rPr>
                <w:rStyle w:val="a4"/>
                <w:noProof/>
              </w:rPr>
              <w:instrText xml:space="preserve"> </w:instrText>
            </w:r>
            <w:r>
              <w:rPr>
                <w:noProof/>
              </w:rPr>
              <w:instrText>HYPERLINK \l "_Toc15219522"</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3.6. Configuring a Global Date and Time Format</w:t>
            </w:r>
            <w:r>
              <w:rPr>
                <w:noProof/>
                <w:webHidden/>
              </w:rPr>
              <w:tab/>
            </w:r>
            <w:r>
              <w:rPr>
                <w:noProof/>
                <w:webHidden/>
              </w:rPr>
              <w:fldChar w:fldCharType="begin"/>
            </w:r>
            <w:r>
              <w:rPr>
                <w:noProof/>
                <w:webHidden/>
              </w:rPr>
              <w:instrText xml:space="preserve"> PAGEREF _Toc15219522 \h </w:instrText>
            </w:r>
            <w:r>
              <w:rPr>
                <w:noProof/>
                <w:webHidden/>
              </w:rPr>
            </w:r>
          </w:ins>
          <w:r>
            <w:rPr>
              <w:noProof/>
              <w:webHidden/>
            </w:rPr>
            <w:fldChar w:fldCharType="separate"/>
          </w:r>
          <w:ins w:id="99" w:author="zhang alex" w:date="2019-07-28T15:17:00Z">
            <w:r>
              <w:rPr>
                <w:noProof/>
                <w:webHidden/>
              </w:rPr>
              <w:t>245</w:t>
            </w:r>
            <w:r>
              <w:rPr>
                <w:noProof/>
                <w:webHidden/>
              </w:rPr>
              <w:fldChar w:fldCharType="end"/>
            </w:r>
            <w:r w:rsidRPr="00AD021A">
              <w:rPr>
                <w:rStyle w:val="a4"/>
                <w:noProof/>
              </w:rPr>
              <w:fldChar w:fldCharType="end"/>
            </w:r>
          </w:ins>
        </w:p>
        <w:p w:rsidR="00352807" w:rsidRDefault="00352807">
          <w:pPr>
            <w:pStyle w:val="30"/>
            <w:tabs>
              <w:tab w:val="right" w:leader="dot" w:pos="10457"/>
            </w:tabs>
            <w:rPr>
              <w:ins w:id="100" w:author="zhang alex" w:date="2019-07-28T15:17:00Z"/>
              <w:noProof/>
            </w:rPr>
          </w:pPr>
          <w:ins w:id="101" w:author="zhang alex" w:date="2019-07-28T15:17:00Z">
            <w:r w:rsidRPr="00AD021A">
              <w:rPr>
                <w:rStyle w:val="a4"/>
                <w:noProof/>
              </w:rPr>
              <w:fldChar w:fldCharType="begin"/>
            </w:r>
            <w:r w:rsidRPr="00AD021A">
              <w:rPr>
                <w:rStyle w:val="a4"/>
                <w:noProof/>
              </w:rPr>
              <w:instrText xml:space="preserve"> </w:instrText>
            </w:r>
            <w:r>
              <w:rPr>
                <w:noProof/>
              </w:rPr>
              <w:instrText>HYPERLINK \l "_Toc15219523"</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3.7. Spring Validation</w:t>
            </w:r>
            <w:r>
              <w:rPr>
                <w:noProof/>
                <w:webHidden/>
              </w:rPr>
              <w:tab/>
            </w:r>
            <w:r>
              <w:rPr>
                <w:noProof/>
                <w:webHidden/>
              </w:rPr>
              <w:fldChar w:fldCharType="begin"/>
            </w:r>
            <w:r>
              <w:rPr>
                <w:noProof/>
                <w:webHidden/>
              </w:rPr>
              <w:instrText xml:space="preserve"> PAGEREF _Toc15219523 \h </w:instrText>
            </w:r>
            <w:r>
              <w:rPr>
                <w:noProof/>
                <w:webHidden/>
              </w:rPr>
            </w:r>
          </w:ins>
          <w:r>
            <w:rPr>
              <w:noProof/>
              <w:webHidden/>
            </w:rPr>
            <w:fldChar w:fldCharType="separate"/>
          </w:r>
          <w:ins w:id="102" w:author="zhang alex" w:date="2019-07-28T15:17:00Z">
            <w:r>
              <w:rPr>
                <w:noProof/>
                <w:webHidden/>
              </w:rPr>
              <w:t>247</w:t>
            </w:r>
            <w:r>
              <w:rPr>
                <w:noProof/>
                <w:webHidden/>
              </w:rPr>
              <w:fldChar w:fldCharType="end"/>
            </w:r>
            <w:r w:rsidRPr="00AD021A">
              <w:rPr>
                <w:rStyle w:val="a4"/>
                <w:noProof/>
              </w:rPr>
              <w:fldChar w:fldCharType="end"/>
            </w:r>
          </w:ins>
        </w:p>
        <w:p w:rsidR="00352807" w:rsidRDefault="00352807">
          <w:pPr>
            <w:pStyle w:val="20"/>
            <w:tabs>
              <w:tab w:val="right" w:leader="dot" w:pos="10457"/>
            </w:tabs>
            <w:rPr>
              <w:ins w:id="103" w:author="zhang alex" w:date="2019-07-28T15:17:00Z"/>
              <w:noProof/>
            </w:rPr>
          </w:pPr>
          <w:ins w:id="104" w:author="zhang alex" w:date="2019-07-28T15:17:00Z">
            <w:r w:rsidRPr="00AD021A">
              <w:rPr>
                <w:rStyle w:val="a4"/>
                <w:noProof/>
              </w:rPr>
              <w:fldChar w:fldCharType="begin"/>
            </w:r>
            <w:r w:rsidRPr="00AD021A">
              <w:rPr>
                <w:rStyle w:val="a4"/>
                <w:noProof/>
              </w:rPr>
              <w:instrText xml:space="preserve"> </w:instrText>
            </w:r>
            <w:r>
              <w:rPr>
                <w:noProof/>
              </w:rPr>
              <w:instrText>HYPERLINK \l "_Toc15219524"</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4. Spring Expression Language (SpEL)</w:t>
            </w:r>
            <w:r>
              <w:rPr>
                <w:noProof/>
                <w:webHidden/>
              </w:rPr>
              <w:tab/>
            </w:r>
            <w:r>
              <w:rPr>
                <w:noProof/>
                <w:webHidden/>
              </w:rPr>
              <w:fldChar w:fldCharType="begin"/>
            </w:r>
            <w:r>
              <w:rPr>
                <w:noProof/>
                <w:webHidden/>
              </w:rPr>
              <w:instrText xml:space="preserve"> PAGEREF _Toc15219524 \h </w:instrText>
            </w:r>
            <w:r>
              <w:rPr>
                <w:noProof/>
                <w:webHidden/>
              </w:rPr>
            </w:r>
          </w:ins>
          <w:r>
            <w:rPr>
              <w:noProof/>
              <w:webHidden/>
            </w:rPr>
            <w:fldChar w:fldCharType="separate"/>
          </w:r>
          <w:ins w:id="105" w:author="zhang alex" w:date="2019-07-28T15:17:00Z">
            <w:r>
              <w:rPr>
                <w:noProof/>
                <w:webHidden/>
              </w:rPr>
              <w:t>251</w:t>
            </w:r>
            <w:r>
              <w:rPr>
                <w:noProof/>
                <w:webHidden/>
              </w:rPr>
              <w:fldChar w:fldCharType="end"/>
            </w:r>
            <w:r w:rsidRPr="00AD021A">
              <w:rPr>
                <w:rStyle w:val="a4"/>
                <w:noProof/>
              </w:rPr>
              <w:fldChar w:fldCharType="end"/>
            </w:r>
          </w:ins>
        </w:p>
        <w:p w:rsidR="00352807" w:rsidRDefault="00352807">
          <w:pPr>
            <w:pStyle w:val="30"/>
            <w:tabs>
              <w:tab w:val="right" w:leader="dot" w:pos="10457"/>
            </w:tabs>
            <w:rPr>
              <w:ins w:id="106" w:author="zhang alex" w:date="2019-07-28T15:17:00Z"/>
              <w:noProof/>
            </w:rPr>
          </w:pPr>
          <w:ins w:id="107" w:author="zhang alex" w:date="2019-07-28T15:17:00Z">
            <w:r w:rsidRPr="00AD021A">
              <w:rPr>
                <w:rStyle w:val="a4"/>
                <w:noProof/>
              </w:rPr>
              <w:fldChar w:fldCharType="begin"/>
            </w:r>
            <w:r w:rsidRPr="00AD021A">
              <w:rPr>
                <w:rStyle w:val="a4"/>
                <w:noProof/>
              </w:rPr>
              <w:instrText xml:space="preserve"> </w:instrText>
            </w:r>
            <w:r>
              <w:rPr>
                <w:noProof/>
              </w:rPr>
              <w:instrText>HYPERLINK \l "_Toc15219525"</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4.1. Evaluation</w:t>
            </w:r>
            <w:r>
              <w:rPr>
                <w:noProof/>
                <w:webHidden/>
              </w:rPr>
              <w:tab/>
            </w:r>
            <w:r>
              <w:rPr>
                <w:noProof/>
                <w:webHidden/>
              </w:rPr>
              <w:fldChar w:fldCharType="begin"/>
            </w:r>
            <w:r>
              <w:rPr>
                <w:noProof/>
                <w:webHidden/>
              </w:rPr>
              <w:instrText xml:space="preserve"> PAGEREF _Toc15219525 \h </w:instrText>
            </w:r>
            <w:r>
              <w:rPr>
                <w:noProof/>
                <w:webHidden/>
              </w:rPr>
            </w:r>
          </w:ins>
          <w:r>
            <w:rPr>
              <w:noProof/>
              <w:webHidden/>
            </w:rPr>
            <w:fldChar w:fldCharType="separate"/>
          </w:r>
          <w:ins w:id="108" w:author="zhang alex" w:date="2019-07-28T15:17:00Z">
            <w:r>
              <w:rPr>
                <w:noProof/>
                <w:webHidden/>
              </w:rPr>
              <w:t>252</w:t>
            </w:r>
            <w:r>
              <w:rPr>
                <w:noProof/>
                <w:webHidden/>
              </w:rPr>
              <w:fldChar w:fldCharType="end"/>
            </w:r>
            <w:r w:rsidRPr="00AD021A">
              <w:rPr>
                <w:rStyle w:val="a4"/>
                <w:noProof/>
              </w:rPr>
              <w:fldChar w:fldCharType="end"/>
            </w:r>
          </w:ins>
        </w:p>
        <w:p w:rsidR="00352807" w:rsidRDefault="00352807">
          <w:pPr>
            <w:pStyle w:val="30"/>
            <w:tabs>
              <w:tab w:val="right" w:leader="dot" w:pos="10457"/>
            </w:tabs>
            <w:rPr>
              <w:ins w:id="109" w:author="zhang alex" w:date="2019-07-28T15:17:00Z"/>
              <w:noProof/>
            </w:rPr>
          </w:pPr>
          <w:ins w:id="110" w:author="zhang alex" w:date="2019-07-28T15:17:00Z">
            <w:r w:rsidRPr="00AD021A">
              <w:rPr>
                <w:rStyle w:val="a4"/>
                <w:noProof/>
              </w:rPr>
              <w:fldChar w:fldCharType="begin"/>
            </w:r>
            <w:r w:rsidRPr="00AD021A">
              <w:rPr>
                <w:rStyle w:val="a4"/>
                <w:noProof/>
              </w:rPr>
              <w:instrText xml:space="preserve"> </w:instrText>
            </w:r>
            <w:r>
              <w:rPr>
                <w:noProof/>
              </w:rPr>
              <w:instrText>HYPERLINK \l "_Toc15219526"</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4.2. Expressions in Bean Definitions</w:t>
            </w:r>
            <w:r>
              <w:rPr>
                <w:noProof/>
                <w:webHidden/>
              </w:rPr>
              <w:tab/>
            </w:r>
            <w:r>
              <w:rPr>
                <w:noProof/>
                <w:webHidden/>
              </w:rPr>
              <w:fldChar w:fldCharType="begin"/>
            </w:r>
            <w:r>
              <w:rPr>
                <w:noProof/>
                <w:webHidden/>
              </w:rPr>
              <w:instrText xml:space="preserve"> PAGEREF _Toc15219526 \h </w:instrText>
            </w:r>
            <w:r>
              <w:rPr>
                <w:noProof/>
                <w:webHidden/>
              </w:rPr>
            </w:r>
          </w:ins>
          <w:r>
            <w:rPr>
              <w:noProof/>
              <w:webHidden/>
            </w:rPr>
            <w:fldChar w:fldCharType="separate"/>
          </w:r>
          <w:ins w:id="111" w:author="zhang alex" w:date="2019-07-28T15:17:00Z">
            <w:r>
              <w:rPr>
                <w:noProof/>
                <w:webHidden/>
              </w:rPr>
              <w:t>258</w:t>
            </w:r>
            <w:r>
              <w:rPr>
                <w:noProof/>
                <w:webHidden/>
              </w:rPr>
              <w:fldChar w:fldCharType="end"/>
            </w:r>
            <w:r w:rsidRPr="00AD021A">
              <w:rPr>
                <w:rStyle w:val="a4"/>
                <w:noProof/>
              </w:rPr>
              <w:fldChar w:fldCharType="end"/>
            </w:r>
          </w:ins>
        </w:p>
        <w:p w:rsidR="00352807" w:rsidRDefault="00352807">
          <w:pPr>
            <w:pStyle w:val="30"/>
            <w:tabs>
              <w:tab w:val="right" w:leader="dot" w:pos="10457"/>
            </w:tabs>
            <w:rPr>
              <w:ins w:id="112" w:author="zhang alex" w:date="2019-07-28T15:17:00Z"/>
              <w:noProof/>
            </w:rPr>
          </w:pPr>
          <w:ins w:id="113" w:author="zhang alex" w:date="2019-07-28T15:17:00Z">
            <w:r w:rsidRPr="00AD021A">
              <w:rPr>
                <w:rStyle w:val="a4"/>
                <w:noProof/>
              </w:rPr>
              <w:fldChar w:fldCharType="begin"/>
            </w:r>
            <w:r w:rsidRPr="00AD021A">
              <w:rPr>
                <w:rStyle w:val="a4"/>
                <w:noProof/>
              </w:rPr>
              <w:instrText xml:space="preserve"> </w:instrText>
            </w:r>
            <w:r>
              <w:rPr>
                <w:noProof/>
              </w:rPr>
              <w:instrText>HYPERLINK \l "_Toc15219527"</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4.3. Language Reference</w:t>
            </w:r>
            <w:r>
              <w:rPr>
                <w:noProof/>
                <w:webHidden/>
              </w:rPr>
              <w:tab/>
            </w:r>
            <w:r>
              <w:rPr>
                <w:noProof/>
                <w:webHidden/>
              </w:rPr>
              <w:fldChar w:fldCharType="begin"/>
            </w:r>
            <w:r>
              <w:rPr>
                <w:noProof/>
                <w:webHidden/>
              </w:rPr>
              <w:instrText xml:space="preserve"> PAGEREF _Toc15219527 \h </w:instrText>
            </w:r>
            <w:r>
              <w:rPr>
                <w:noProof/>
                <w:webHidden/>
              </w:rPr>
            </w:r>
          </w:ins>
          <w:r>
            <w:rPr>
              <w:noProof/>
              <w:webHidden/>
            </w:rPr>
            <w:fldChar w:fldCharType="separate"/>
          </w:r>
          <w:ins w:id="114" w:author="zhang alex" w:date="2019-07-28T15:17:00Z">
            <w:r>
              <w:rPr>
                <w:noProof/>
                <w:webHidden/>
              </w:rPr>
              <w:t>260</w:t>
            </w:r>
            <w:r>
              <w:rPr>
                <w:noProof/>
                <w:webHidden/>
              </w:rPr>
              <w:fldChar w:fldCharType="end"/>
            </w:r>
            <w:r w:rsidRPr="00AD021A">
              <w:rPr>
                <w:rStyle w:val="a4"/>
                <w:noProof/>
              </w:rPr>
              <w:fldChar w:fldCharType="end"/>
            </w:r>
          </w:ins>
        </w:p>
        <w:p w:rsidR="00352807" w:rsidRDefault="00352807">
          <w:pPr>
            <w:pStyle w:val="30"/>
            <w:tabs>
              <w:tab w:val="right" w:leader="dot" w:pos="10457"/>
            </w:tabs>
            <w:rPr>
              <w:ins w:id="115" w:author="zhang alex" w:date="2019-07-28T15:17:00Z"/>
              <w:noProof/>
            </w:rPr>
          </w:pPr>
          <w:ins w:id="116" w:author="zhang alex" w:date="2019-07-28T15:17:00Z">
            <w:r w:rsidRPr="00AD021A">
              <w:rPr>
                <w:rStyle w:val="a4"/>
                <w:noProof/>
              </w:rPr>
              <w:fldChar w:fldCharType="begin"/>
            </w:r>
            <w:r w:rsidRPr="00AD021A">
              <w:rPr>
                <w:rStyle w:val="a4"/>
                <w:noProof/>
              </w:rPr>
              <w:instrText xml:space="preserve"> </w:instrText>
            </w:r>
            <w:r>
              <w:rPr>
                <w:noProof/>
              </w:rPr>
              <w:instrText>HYPERLINK \l "_Toc15219528"</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4.4. Classes Used in the Examples</w:t>
            </w:r>
            <w:r>
              <w:rPr>
                <w:noProof/>
                <w:webHidden/>
              </w:rPr>
              <w:tab/>
            </w:r>
            <w:r>
              <w:rPr>
                <w:noProof/>
                <w:webHidden/>
              </w:rPr>
              <w:fldChar w:fldCharType="begin"/>
            </w:r>
            <w:r>
              <w:rPr>
                <w:noProof/>
                <w:webHidden/>
              </w:rPr>
              <w:instrText xml:space="preserve"> PAGEREF _Toc15219528 \h </w:instrText>
            </w:r>
            <w:r>
              <w:rPr>
                <w:noProof/>
                <w:webHidden/>
              </w:rPr>
            </w:r>
          </w:ins>
          <w:r>
            <w:rPr>
              <w:noProof/>
              <w:webHidden/>
            </w:rPr>
            <w:fldChar w:fldCharType="separate"/>
          </w:r>
          <w:ins w:id="117" w:author="zhang alex" w:date="2019-07-28T15:17:00Z">
            <w:r>
              <w:rPr>
                <w:noProof/>
                <w:webHidden/>
              </w:rPr>
              <w:t>274</w:t>
            </w:r>
            <w:r>
              <w:rPr>
                <w:noProof/>
                <w:webHidden/>
              </w:rPr>
              <w:fldChar w:fldCharType="end"/>
            </w:r>
            <w:r w:rsidRPr="00AD021A">
              <w:rPr>
                <w:rStyle w:val="a4"/>
                <w:noProof/>
              </w:rPr>
              <w:fldChar w:fldCharType="end"/>
            </w:r>
          </w:ins>
        </w:p>
        <w:p w:rsidR="00352807" w:rsidRDefault="00352807">
          <w:pPr>
            <w:pStyle w:val="20"/>
            <w:tabs>
              <w:tab w:val="right" w:leader="dot" w:pos="10457"/>
            </w:tabs>
            <w:rPr>
              <w:ins w:id="118" w:author="zhang alex" w:date="2019-07-28T15:17:00Z"/>
              <w:noProof/>
            </w:rPr>
          </w:pPr>
          <w:ins w:id="119" w:author="zhang alex" w:date="2019-07-28T15:17:00Z">
            <w:r w:rsidRPr="00AD021A">
              <w:rPr>
                <w:rStyle w:val="a4"/>
                <w:noProof/>
              </w:rPr>
              <w:fldChar w:fldCharType="begin"/>
            </w:r>
            <w:r w:rsidRPr="00AD021A">
              <w:rPr>
                <w:rStyle w:val="a4"/>
                <w:noProof/>
              </w:rPr>
              <w:instrText xml:space="preserve"> </w:instrText>
            </w:r>
            <w:r>
              <w:rPr>
                <w:noProof/>
              </w:rPr>
              <w:instrText>HYPERLINK \l "_Toc15219529"</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 Aspect Oriented Programming with Spring</w:t>
            </w:r>
            <w:r>
              <w:rPr>
                <w:noProof/>
                <w:webHidden/>
              </w:rPr>
              <w:tab/>
            </w:r>
            <w:r>
              <w:rPr>
                <w:noProof/>
                <w:webHidden/>
              </w:rPr>
              <w:fldChar w:fldCharType="begin"/>
            </w:r>
            <w:r>
              <w:rPr>
                <w:noProof/>
                <w:webHidden/>
              </w:rPr>
              <w:instrText xml:space="preserve"> PAGEREF _Toc15219529 \h </w:instrText>
            </w:r>
            <w:r>
              <w:rPr>
                <w:noProof/>
                <w:webHidden/>
              </w:rPr>
            </w:r>
          </w:ins>
          <w:r>
            <w:rPr>
              <w:noProof/>
              <w:webHidden/>
            </w:rPr>
            <w:fldChar w:fldCharType="separate"/>
          </w:r>
          <w:ins w:id="120" w:author="zhang alex" w:date="2019-07-28T15:17:00Z">
            <w:r>
              <w:rPr>
                <w:noProof/>
                <w:webHidden/>
              </w:rPr>
              <w:t>278</w:t>
            </w:r>
            <w:r>
              <w:rPr>
                <w:noProof/>
                <w:webHidden/>
              </w:rPr>
              <w:fldChar w:fldCharType="end"/>
            </w:r>
            <w:r w:rsidRPr="00AD021A">
              <w:rPr>
                <w:rStyle w:val="a4"/>
                <w:noProof/>
              </w:rPr>
              <w:fldChar w:fldCharType="end"/>
            </w:r>
          </w:ins>
        </w:p>
        <w:p w:rsidR="00352807" w:rsidRDefault="00352807">
          <w:pPr>
            <w:pStyle w:val="30"/>
            <w:tabs>
              <w:tab w:val="right" w:leader="dot" w:pos="10457"/>
            </w:tabs>
            <w:rPr>
              <w:ins w:id="121" w:author="zhang alex" w:date="2019-07-28T15:17:00Z"/>
              <w:noProof/>
            </w:rPr>
          </w:pPr>
          <w:ins w:id="122" w:author="zhang alex" w:date="2019-07-28T15:17:00Z">
            <w:r w:rsidRPr="00AD021A">
              <w:rPr>
                <w:rStyle w:val="a4"/>
                <w:noProof/>
              </w:rPr>
              <w:fldChar w:fldCharType="begin"/>
            </w:r>
            <w:r w:rsidRPr="00AD021A">
              <w:rPr>
                <w:rStyle w:val="a4"/>
                <w:noProof/>
              </w:rPr>
              <w:instrText xml:space="preserve"> </w:instrText>
            </w:r>
            <w:r>
              <w:rPr>
                <w:noProof/>
              </w:rPr>
              <w:instrText>HYPERLINK \l "_Toc15219530"</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5.1. AOP Concepts</w:t>
            </w:r>
            <w:r>
              <w:rPr>
                <w:noProof/>
                <w:webHidden/>
              </w:rPr>
              <w:tab/>
            </w:r>
            <w:r>
              <w:rPr>
                <w:noProof/>
                <w:webHidden/>
              </w:rPr>
              <w:fldChar w:fldCharType="begin"/>
            </w:r>
            <w:r>
              <w:rPr>
                <w:noProof/>
                <w:webHidden/>
              </w:rPr>
              <w:instrText xml:space="preserve"> PAGEREF _Toc15219530 \h </w:instrText>
            </w:r>
            <w:r>
              <w:rPr>
                <w:noProof/>
                <w:webHidden/>
              </w:rPr>
            </w:r>
          </w:ins>
          <w:r>
            <w:rPr>
              <w:noProof/>
              <w:webHidden/>
            </w:rPr>
            <w:fldChar w:fldCharType="separate"/>
          </w:r>
          <w:ins w:id="123" w:author="zhang alex" w:date="2019-07-28T15:17:00Z">
            <w:r>
              <w:rPr>
                <w:noProof/>
                <w:webHidden/>
              </w:rPr>
              <w:t>278</w:t>
            </w:r>
            <w:r>
              <w:rPr>
                <w:noProof/>
                <w:webHidden/>
              </w:rPr>
              <w:fldChar w:fldCharType="end"/>
            </w:r>
            <w:r w:rsidRPr="00AD021A">
              <w:rPr>
                <w:rStyle w:val="a4"/>
                <w:noProof/>
              </w:rPr>
              <w:fldChar w:fldCharType="end"/>
            </w:r>
          </w:ins>
        </w:p>
        <w:p w:rsidR="00352807" w:rsidRDefault="00352807">
          <w:pPr>
            <w:pStyle w:val="30"/>
            <w:tabs>
              <w:tab w:val="right" w:leader="dot" w:pos="10457"/>
            </w:tabs>
            <w:rPr>
              <w:ins w:id="124" w:author="zhang alex" w:date="2019-07-28T15:17:00Z"/>
              <w:noProof/>
            </w:rPr>
          </w:pPr>
          <w:ins w:id="125" w:author="zhang alex" w:date="2019-07-28T15:17:00Z">
            <w:r w:rsidRPr="00AD021A">
              <w:rPr>
                <w:rStyle w:val="a4"/>
                <w:noProof/>
              </w:rPr>
              <w:lastRenderedPageBreak/>
              <w:fldChar w:fldCharType="begin"/>
            </w:r>
            <w:r w:rsidRPr="00AD021A">
              <w:rPr>
                <w:rStyle w:val="a4"/>
                <w:noProof/>
              </w:rPr>
              <w:instrText xml:space="preserve"> </w:instrText>
            </w:r>
            <w:r>
              <w:rPr>
                <w:noProof/>
              </w:rPr>
              <w:instrText>HYPERLINK \l "_Toc15219531"</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5.2. Spring AOP Capabilities and Goals</w:t>
            </w:r>
            <w:r>
              <w:rPr>
                <w:noProof/>
                <w:webHidden/>
              </w:rPr>
              <w:tab/>
            </w:r>
            <w:r>
              <w:rPr>
                <w:noProof/>
                <w:webHidden/>
              </w:rPr>
              <w:fldChar w:fldCharType="begin"/>
            </w:r>
            <w:r>
              <w:rPr>
                <w:noProof/>
                <w:webHidden/>
              </w:rPr>
              <w:instrText xml:space="preserve"> PAGEREF _Toc15219531 \h </w:instrText>
            </w:r>
            <w:r>
              <w:rPr>
                <w:noProof/>
                <w:webHidden/>
              </w:rPr>
            </w:r>
          </w:ins>
          <w:r>
            <w:rPr>
              <w:noProof/>
              <w:webHidden/>
            </w:rPr>
            <w:fldChar w:fldCharType="separate"/>
          </w:r>
          <w:ins w:id="126" w:author="zhang alex" w:date="2019-07-28T15:17:00Z">
            <w:r>
              <w:rPr>
                <w:noProof/>
                <w:webHidden/>
              </w:rPr>
              <w:t>280</w:t>
            </w:r>
            <w:r>
              <w:rPr>
                <w:noProof/>
                <w:webHidden/>
              </w:rPr>
              <w:fldChar w:fldCharType="end"/>
            </w:r>
            <w:r w:rsidRPr="00AD021A">
              <w:rPr>
                <w:rStyle w:val="a4"/>
                <w:noProof/>
              </w:rPr>
              <w:fldChar w:fldCharType="end"/>
            </w:r>
          </w:ins>
        </w:p>
        <w:p w:rsidR="00352807" w:rsidRDefault="00352807">
          <w:pPr>
            <w:pStyle w:val="30"/>
            <w:tabs>
              <w:tab w:val="right" w:leader="dot" w:pos="10457"/>
            </w:tabs>
            <w:rPr>
              <w:ins w:id="127" w:author="zhang alex" w:date="2019-07-28T15:17:00Z"/>
              <w:noProof/>
            </w:rPr>
          </w:pPr>
          <w:ins w:id="128" w:author="zhang alex" w:date="2019-07-28T15:17:00Z">
            <w:r w:rsidRPr="00AD021A">
              <w:rPr>
                <w:rStyle w:val="a4"/>
                <w:noProof/>
              </w:rPr>
              <w:fldChar w:fldCharType="begin"/>
            </w:r>
            <w:r w:rsidRPr="00AD021A">
              <w:rPr>
                <w:rStyle w:val="a4"/>
                <w:noProof/>
              </w:rPr>
              <w:instrText xml:space="preserve"> </w:instrText>
            </w:r>
            <w:r>
              <w:rPr>
                <w:noProof/>
              </w:rPr>
              <w:instrText>HYPERLINK \l "_Toc15219532"</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5.3. AOP Proxies</w:t>
            </w:r>
            <w:r>
              <w:rPr>
                <w:noProof/>
                <w:webHidden/>
              </w:rPr>
              <w:tab/>
            </w:r>
            <w:r>
              <w:rPr>
                <w:noProof/>
                <w:webHidden/>
              </w:rPr>
              <w:fldChar w:fldCharType="begin"/>
            </w:r>
            <w:r>
              <w:rPr>
                <w:noProof/>
                <w:webHidden/>
              </w:rPr>
              <w:instrText xml:space="preserve"> PAGEREF _Toc15219532 \h </w:instrText>
            </w:r>
            <w:r>
              <w:rPr>
                <w:noProof/>
                <w:webHidden/>
              </w:rPr>
            </w:r>
          </w:ins>
          <w:r>
            <w:rPr>
              <w:noProof/>
              <w:webHidden/>
            </w:rPr>
            <w:fldChar w:fldCharType="separate"/>
          </w:r>
          <w:ins w:id="129" w:author="zhang alex" w:date="2019-07-28T15:17:00Z">
            <w:r>
              <w:rPr>
                <w:noProof/>
                <w:webHidden/>
              </w:rPr>
              <w:t>281</w:t>
            </w:r>
            <w:r>
              <w:rPr>
                <w:noProof/>
                <w:webHidden/>
              </w:rPr>
              <w:fldChar w:fldCharType="end"/>
            </w:r>
            <w:r w:rsidRPr="00AD021A">
              <w:rPr>
                <w:rStyle w:val="a4"/>
                <w:noProof/>
              </w:rPr>
              <w:fldChar w:fldCharType="end"/>
            </w:r>
          </w:ins>
        </w:p>
        <w:p w:rsidR="00352807" w:rsidRDefault="00352807">
          <w:pPr>
            <w:pStyle w:val="30"/>
            <w:tabs>
              <w:tab w:val="right" w:leader="dot" w:pos="10457"/>
            </w:tabs>
            <w:rPr>
              <w:ins w:id="130" w:author="zhang alex" w:date="2019-07-28T15:17:00Z"/>
              <w:noProof/>
            </w:rPr>
          </w:pPr>
          <w:ins w:id="131" w:author="zhang alex" w:date="2019-07-28T15:17:00Z">
            <w:r w:rsidRPr="00AD021A">
              <w:rPr>
                <w:rStyle w:val="a4"/>
                <w:noProof/>
              </w:rPr>
              <w:fldChar w:fldCharType="begin"/>
            </w:r>
            <w:r w:rsidRPr="00AD021A">
              <w:rPr>
                <w:rStyle w:val="a4"/>
                <w:noProof/>
              </w:rPr>
              <w:instrText xml:space="preserve"> </w:instrText>
            </w:r>
            <w:r>
              <w:rPr>
                <w:noProof/>
              </w:rPr>
              <w:instrText>HYPERLINK \l "_Toc15219533"</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5.4. @AspectJ support</w:t>
            </w:r>
            <w:r>
              <w:rPr>
                <w:noProof/>
                <w:webHidden/>
              </w:rPr>
              <w:tab/>
            </w:r>
            <w:r>
              <w:rPr>
                <w:noProof/>
                <w:webHidden/>
              </w:rPr>
              <w:fldChar w:fldCharType="begin"/>
            </w:r>
            <w:r>
              <w:rPr>
                <w:noProof/>
                <w:webHidden/>
              </w:rPr>
              <w:instrText xml:space="preserve"> PAGEREF _Toc15219533 \h </w:instrText>
            </w:r>
            <w:r>
              <w:rPr>
                <w:noProof/>
                <w:webHidden/>
              </w:rPr>
            </w:r>
          </w:ins>
          <w:r>
            <w:rPr>
              <w:noProof/>
              <w:webHidden/>
            </w:rPr>
            <w:fldChar w:fldCharType="separate"/>
          </w:r>
          <w:ins w:id="132" w:author="zhang alex" w:date="2019-07-28T15:17:00Z">
            <w:r>
              <w:rPr>
                <w:noProof/>
                <w:webHidden/>
              </w:rPr>
              <w:t>281</w:t>
            </w:r>
            <w:r>
              <w:rPr>
                <w:noProof/>
                <w:webHidden/>
              </w:rPr>
              <w:fldChar w:fldCharType="end"/>
            </w:r>
            <w:r w:rsidRPr="00AD021A">
              <w:rPr>
                <w:rStyle w:val="a4"/>
                <w:noProof/>
              </w:rPr>
              <w:fldChar w:fldCharType="end"/>
            </w:r>
          </w:ins>
        </w:p>
        <w:p w:rsidR="00352807" w:rsidRDefault="00352807">
          <w:pPr>
            <w:pStyle w:val="30"/>
            <w:tabs>
              <w:tab w:val="right" w:leader="dot" w:pos="10457"/>
            </w:tabs>
            <w:rPr>
              <w:ins w:id="133" w:author="zhang alex" w:date="2019-07-28T15:17:00Z"/>
              <w:noProof/>
            </w:rPr>
          </w:pPr>
          <w:ins w:id="134" w:author="zhang alex" w:date="2019-07-28T15:17:00Z">
            <w:r w:rsidRPr="00AD021A">
              <w:rPr>
                <w:rStyle w:val="a4"/>
                <w:noProof/>
              </w:rPr>
              <w:fldChar w:fldCharType="begin"/>
            </w:r>
            <w:r w:rsidRPr="00AD021A">
              <w:rPr>
                <w:rStyle w:val="a4"/>
                <w:noProof/>
              </w:rPr>
              <w:instrText xml:space="preserve"> </w:instrText>
            </w:r>
            <w:r>
              <w:rPr>
                <w:noProof/>
              </w:rPr>
              <w:instrText>HYPERLINK \l "_Toc15219534"</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5.5. Schema-based AOP Support</w:t>
            </w:r>
            <w:r>
              <w:rPr>
                <w:noProof/>
                <w:webHidden/>
              </w:rPr>
              <w:tab/>
            </w:r>
            <w:r>
              <w:rPr>
                <w:noProof/>
                <w:webHidden/>
              </w:rPr>
              <w:fldChar w:fldCharType="begin"/>
            </w:r>
            <w:r>
              <w:rPr>
                <w:noProof/>
                <w:webHidden/>
              </w:rPr>
              <w:instrText xml:space="preserve"> PAGEREF _Toc15219534 \h </w:instrText>
            </w:r>
            <w:r>
              <w:rPr>
                <w:noProof/>
                <w:webHidden/>
              </w:rPr>
            </w:r>
          </w:ins>
          <w:r>
            <w:rPr>
              <w:noProof/>
              <w:webHidden/>
            </w:rPr>
            <w:fldChar w:fldCharType="separate"/>
          </w:r>
          <w:ins w:id="135" w:author="zhang alex" w:date="2019-07-28T15:17:00Z">
            <w:r>
              <w:rPr>
                <w:noProof/>
                <w:webHidden/>
              </w:rPr>
              <w:t>302</w:t>
            </w:r>
            <w:r>
              <w:rPr>
                <w:noProof/>
                <w:webHidden/>
              </w:rPr>
              <w:fldChar w:fldCharType="end"/>
            </w:r>
            <w:r w:rsidRPr="00AD021A">
              <w:rPr>
                <w:rStyle w:val="a4"/>
                <w:noProof/>
              </w:rPr>
              <w:fldChar w:fldCharType="end"/>
            </w:r>
          </w:ins>
        </w:p>
        <w:p w:rsidR="00352807" w:rsidRDefault="00352807">
          <w:pPr>
            <w:pStyle w:val="30"/>
            <w:tabs>
              <w:tab w:val="right" w:leader="dot" w:pos="10457"/>
            </w:tabs>
            <w:rPr>
              <w:ins w:id="136" w:author="zhang alex" w:date="2019-07-28T15:17:00Z"/>
              <w:noProof/>
            </w:rPr>
          </w:pPr>
          <w:ins w:id="137" w:author="zhang alex" w:date="2019-07-28T15:17:00Z">
            <w:r w:rsidRPr="00AD021A">
              <w:rPr>
                <w:rStyle w:val="a4"/>
                <w:noProof/>
              </w:rPr>
              <w:fldChar w:fldCharType="begin"/>
            </w:r>
            <w:r w:rsidRPr="00AD021A">
              <w:rPr>
                <w:rStyle w:val="a4"/>
                <w:noProof/>
              </w:rPr>
              <w:instrText xml:space="preserve"> </w:instrText>
            </w:r>
            <w:r>
              <w:rPr>
                <w:noProof/>
              </w:rPr>
              <w:instrText>HYPERLINK \l "_Toc15219535"</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5.6. Choosing which AOP Declaration Style to Use</w:t>
            </w:r>
            <w:r>
              <w:rPr>
                <w:noProof/>
                <w:webHidden/>
              </w:rPr>
              <w:tab/>
            </w:r>
            <w:r>
              <w:rPr>
                <w:noProof/>
                <w:webHidden/>
              </w:rPr>
              <w:fldChar w:fldCharType="begin"/>
            </w:r>
            <w:r>
              <w:rPr>
                <w:noProof/>
                <w:webHidden/>
              </w:rPr>
              <w:instrText xml:space="preserve"> PAGEREF _Toc15219535 \h </w:instrText>
            </w:r>
            <w:r>
              <w:rPr>
                <w:noProof/>
                <w:webHidden/>
              </w:rPr>
            </w:r>
          </w:ins>
          <w:r>
            <w:rPr>
              <w:noProof/>
              <w:webHidden/>
            </w:rPr>
            <w:fldChar w:fldCharType="separate"/>
          </w:r>
          <w:ins w:id="138" w:author="zhang alex" w:date="2019-07-28T15:17:00Z">
            <w:r>
              <w:rPr>
                <w:noProof/>
                <w:webHidden/>
              </w:rPr>
              <w:t>315</w:t>
            </w:r>
            <w:r>
              <w:rPr>
                <w:noProof/>
                <w:webHidden/>
              </w:rPr>
              <w:fldChar w:fldCharType="end"/>
            </w:r>
            <w:r w:rsidRPr="00AD021A">
              <w:rPr>
                <w:rStyle w:val="a4"/>
                <w:noProof/>
              </w:rPr>
              <w:fldChar w:fldCharType="end"/>
            </w:r>
          </w:ins>
        </w:p>
        <w:p w:rsidR="00352807" w:rsidRDefault="00352807">
          <w:pPr>
            <w:pStyle w:val="30"/>
            <w:tabs>
              <w:tab w:val="right" w:leader="dot" w:pos="10457"/>
            </w:tabs>
            <w:rPr>
              <w:ins w:id="139" w:author="zhang alex" w:date="2019-07-28T15:17:00Z"/>
              <w:noProof/>
            </w:rPr>
          </w:pPr>
          <w:ins w:id="140" w:author="zhang alex" w:date="2019-07-28T15:17:00Z">
            <w:r w:rsidRPr="00AD021A">
              <w:rPr>
                <w:rStyle w:val="a4"/>
                <w:noProof/>
              </w:rPr>
              <w:fldChar w:fldCharType="begin"/>
            </w:r>
            <w:r w:rsidRPr="00AD021A">
              <w:rPr>
                <w:rStyle w:val="a4"/>
                <w:noProof/>
              </w:rPr>
              <w:instrText xml:space="preserve"> </w:instrText>
            </w:r>
            <w:r>
              <w:rPr>
                <w:noProof/>
              </w:rPr>
              <w:instrText>HYPERLINK \l "_Toc15219536"</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5.7. Mixing Aspect Types</w:t>
            </w:r>
            <w:r>
              <w:rPr>
                <w:noProof/>
                <w:webHidden/>
              </w:rPr>
              <w:tab/>
            </w:r>
            <w:r>
              <w:rPr>
                <w:noProof/>
                <w:webHidden/>
              </w:rPr>
              <w:fldChar w:fldCharType="begin"/>
            </w:r>
            <w:r>
              <w:rPr>
                <w:noProof/>
                <w:webHidden/>
              </w:rPr>
              <w:instrText xml:space="preserve"> PAGEREF _Toc15219536 \h </w:instrText>
            </w:r>
            <w:r>
              <w:rPr>
                <w:noProof/>
                <w:webHidden/>
              </w:rPr>
            </w:r>
          </w:ins>
          <w:r>
            <w:rPr>
              <w:noProof/>
              <w:webHidden/>
            </w:rPr>
            <w:fldChar w:fldCharType="separate"/>
          </w:r>
          <w:ins w:id="141" w:author="zhang alex" w:date="2019-07-28T15:17:00Z">
            <w:r>
              <w:rPr>
                <w:noProof/>
                <w:webHidden/>
              </w:rPr>
              <w:t>317</w:t>
            </w:r>
            <w:r>
              <w:rPr>
                <w:noProof/>
                <w:webHidden/>
              </w:rPr>
              <w:fldChar w:fldCharType="end"/>
            </w:r>
            <w:r w:rsidRPr="00AD021A">
              <w:rPr>
                <w:rStyle w:val="a4"/>
                <w:noProof/>
              </w:rPr>
              <w:fldChar w:fldCharType="end"/>
            </w:r>
          </w:ins>
        </w:p>
        <w:p w:rsidR="00352807" w:rsidRDefault="00352807">
          <w:pPr>
            <w:pStyle w:val="30"/>
            <w:tabs>
              <w:tab w:val="right" w:leader="dot" w:pos="10457"/>
            </w:tabs>
            <w:rPr>
              <w:ins w:id="142" w:author="zhang alex" w:date="2019-07-28T15:17:00Z"/>
              <w:noProof/>
            </w:rPr>
          </w:pPr>
          <w:ins w:id="143" w:author="zhang alex" w:date="2019-07-28T15:17:00Z">
            <w:r w:rsidRPr="00AD021A">
              <w:rPr>
                <w:rStyle w:val="a4"/>
                <w:noProof/>
              </w:rPr>
              <w:fldChar w:fldCharType="begin"/>
            </w:r>
            <w:r w:rsidRPr="00AD021A">
              <w:rPr>
                <w:rStyle w:val="a4"/>
                <w:noProof/>
              </w:rPr>
              <w:instrText xml:space="preserve"> </w:instrText>
            </w:r>
            <w:r>
              <w:rPr>
                <w:noProof/>
              </w:rPr>
              <w:instrText>HYPERLINK \l "_Toc15219537"</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5.8. Proxying Mechanisms</w:t>
            </w:r>
            <w:r>
              <w:rPr>
                <w:noProof/>
                <w:webHidden/>
              </w:rPr>
              <w:tab/>
            </w:r>
            <w:r>
              <w:rPr>
                <w:noProof/>
                <w:webHidden/>
              </w:rPr>
              <w:fldChar w:fldCharType="begin"/>
            </w:r>
            <w:r>
              <w:rPr>
                <w:noProof/>
                <w:webHidden/>
              </w:rPr>
              <w:instrText xml:space="preserve"> PAGEREF _Toc15219537 \h </w:instrText>
            </w:r>
            <w:r>
              <w:rPr>
                <w:noProof/>
                <w:webHidden/>
              </w:rPr>
            </w:r>
          </w:ins>
          <w:r>
            <w:rPr>
              <w:noProof/>
              <w:webHidden/>
            </w:rPr>
            <w:fldChar w:fldCharType="separate"/>
          </w:r>
          <w:ins w:id="144" w:author="zhang alex" w:date="2019-07-28T15:17:00Z">
            <w:r>
              <w:rPr>
                <w:noProof/>
                <w:webHidden/>
              </w:rPr>
              <w:t>317</w:t>
            </w:r>
            <w:r>
              <w:rPr>
                <w:noProof/>
                <w:webHidden/>
              </w:rPr>
              <w:fldChar w:fldCharType="end"/>
            </w:r>
            <w:r w:rsidRPr="00AD021A">
              <w:rPr>
                <w:rStyle w:val="a4"/>
                <w:noProof/>
              </w:rPr>
              <w:fldChar w:fldCharType="end"/>
            </w:r>
          </w:ins>
        </w:p>
        <w:p w:rsidR="00352807" w:rsidRDefault="00352807">
          <w:pPr>
            <w:pStyle w:val="30"/>
            <w:tabs>
              <w:tab w:val="right" w:leader="dot" w:pos="10457"/>
            </w:tabs>
            <w:rPr>
              <w:ins w:id="145" w:author="zhang alex" w:date="2019-07-28T15:17:00Z"/>
              <w:noProof/>
            </w:rPr>
          </w:pPr>
          <w:ins w:id="146" w:author="zhang alex" w:date="2019-07-28T15:17:00Z">
            <w:r w:rsidRPr="00AD021A">
              <w:rPr>
                <w:rStyle w:val="a4"/>
                <w:noProof/>
              </w:rPr>
              <w:fldChar w:fldCharType="begin"/>
            </w:r>
            <w:r w:rsidRPr="00AD021A">
              <w:rPr>
                <w:rStyle w:val="a4"/>
                <w:noProof/>
              </w:rPr>
              <w:instrText xml:space="preserve"> </w:instrText>
            </w:r>
            <w:r>
              <w:rPr>
                <w:noProof/>
              </w:rPr>
              <w:instrText>HYPERLINK \l "_Toc15219538"</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5.9. Programmatic Creation of @AspectJ Proxies</w:t>
            </w:r>
            <w:r>
              <w:rPr>
                <w:noProof/>
                <w:webHidden/>
              </w:rPr>
              <w:tab/>
            </w:r>
            <w:r>
              <w:rPr>
                <w:noProof/>
                <w:webHidden/>
              </w:rPr>
              <w:fldChar w:fldCharType="begin"/>
            </w:r>
            <w:r>
              <w:rPr>
                <w:noProof/>
                <w:webHidden/>
              </w:rPr>
              <w:instrText xml:space="preserve"> PAGEREF _Toc15219538 \h </w:instrText>
            </w:r>
            <w:r>
              <w:rPr>
                <w:noProof/>
                <w:webHidden/>
              </w:rPr>
            </w:r>
          </w:ins>
          <w:r>
            <w:rPr>
              <w:noProof/>
              <w:webHidden/>
            </w:rPr>
            <w:fldChar w:fldCharType="separate"/>
          </w:r>
          <w:ins w:id="147" w:author="zhang alex" w:date="2019-07-28T15:17:00Z">
            <w:r>
              <w:rPr>
                <w:noProof/>
                <w:webHidden/>
              </w:rPr>
              <w:t>320</w:t>
            </w:r>
            <w:r>
              <w:rPr>
                <w:noProof/>
                <w:webHidden/>
              </w:rPr>
              <w:fldChar w:fldCharType="end"/>
            </w:r>
            <w:r w:rsidRPr="00AD021A">
              <w:rPr>
                <w:rStyle w:val="a4"/>
                <w:noProof/>
              </w:rPr>
              <w:fldChar w:fldCharType="end"/>
            </w:r>
          </w:ins>
        </w:p>
        <w:p w:rsidR="00352807" w:rsidRDefault="00352807">
          <w:pPr>
            <w:pStyle w:val="30"/>
            <w:tabs>
              <w:tab w:val="right" w:leader="dot" w:pos="10457"/>
            </w:tabs>
            <w:rPr>
              <w:ins w:id="148" w:author="zhang alex" w:date="2019-07-28T15:17:00Z"/>
              <w:noProof/>
            </w:rPr>
          </w:pPr>
          <w:ins w:id="149" w:author="zhang alex" w:date="2019-07-28T15:17:00Z">
            <w:r w:rsidRPr="00AD021A">
              <w:rPr>
                <w:rStyle w:val="a4"/>
                <w:noProof/>
              </w:rPr>
              <w:fldChar w:fldCharType="begin"/>
            </w:r>
            <w:r w:rsidRPr="00AD021A">
              <w:rPr>
                <w:rStyle w:val="a4"/>
                <w:noProof/>
              </w:rPr>
              <w:instrText xml:space="preserve"> </w:instrText>
            </w:r>
            <w:r>
              <w:rPr>
                <w:noProof/>
              </w:rPr>
              <w:instrText>HYPERLINK \l "_Toc15219539"</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5.10. Using AspectJ with Spring Applications</w:t>
            </w:r>
            <w:r>
              <w:rPr>
                <w:noProof/>
                <w:webHidden/>
              </w:rPr>
              <w:tab/>
            </w:r>
            <w:r>
              <w:rPr>
                <w:noProof/>
                <w:webHidden/>
              </w:rPr>
              <w:fldChar w:fldCharType="begin"/>
            </w:r>
            <w:r>
              <w:rPr>
                <w:noProof/>
                <w:webHidden/>
              </w:rPr>
              <w:instrText xml:space="preserve"> PAGEREF _Toc15219539 \h </w:instrText>
            </w:r>
            <w:r>
              <w:rPr>
                <w:noProof/>
                <w:webHidden/>
              </w:rPr>
            </w:r>
          </w:ins>
          <w:r>
            <w:rPr>
              <w:noProof/>
              <w:webHidden/>
            </w:rPr>
            <w:fldChar w:fldCharType="separate"/>
          </w:r>
          <w:ins w:id="150" w:author="zhang alex" w:date="2019-07-28T15:17:00Z">
            <w:r>
              <w:rPr>
                <w:noProof/>
                <w:webHidden/>
              </w:rPr>
              <w:t>321</w:t>
            </w:r>
            <w:r>
              <w:rPr>
                <w:noProof/>
                <w:webHidden/>
              </w:rPr>
              <w:fldChar w:fldCharType="end"/>
            </w:r>
            <w:r w:rsidRPr="00AD021A">
              <w:rPr>
                <w:rStyle w:val="a4"/>
                <w:noProof/>
              </w:rPr>
              <w:fldChar w:fldCharType="end"/>
            </w:r>
          </w:ins>
        </w:p>
        <w:p w:rsidR="00352807" w:rsidRDefault="00352807">
          <w:pPr>
            <w:pStyle w:val="30"/>
            <w:tabs>
              <w:tab w:val="right" w:leader="dot" w:pos="10457"/>
            </w:tabs>
            <w:rPr>
              <w:ins w:id="151" w:author="zhang alex" w:date="2019-07-28T15:17:00Z"/>
              <w:noProof/>
            </w:rPr>
          </w:pPr>
          <w:ins w:id="152" w:author="zhang alex" w:date="2019-07-28T15:17:00Z">
            <w:r w:rsidRPr="00AD021A">
              <w:rPr>
                <w:rStyle w:val="a4"/>
                <w:noProof/>
              </w:rPr>
              <w:fldChar w:fldCharType="begin"/>
            </w:r>
            <w:r w:rsidRPr="00AD021A">
              <w:rPr>
                <w:rStyle w:val="a4"/>
                <w:noProof/>
              </w:rPr>
              <w:instrText xml:space="preserve"> </w:instrText>
            </w:r>
            <w:r>
              <w:rPr>
                <w:noProof/>
              </w:rPr>
              <w:instrText>HYPERLINK \l "_Toc15219540"</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5.11. Further Resources</w:t>
            </w:r>
            <w:r>
              <w:rPr>
                <w:noProof/>
                <w:webHidden/>
              </w:rPr>
              <w:tab/>
            </w:r>
            <w:r>
              <w:rPr>
                <w:noProof/>
                <w:webHidden/>
              </w:rPr>
              <w:fldChar w:fldCharType="begin"/>
            </w:r>
            <w:r>
              <w:rPr>
                <w:noProof/>
                <w:webHidden/>
              </w:rPr>
              <w:instrText xml:space="preserve"> PAGEREF _Toc15219540 \h </w:instrText>
            </w:r>
            <w:r>
              <w:rPr>
                <w:noProof/>
                <w:webHidden/>
              </w:rPr>
            </w:r>
          </w:ins>
          <w:r>
            <w:rPr>
              <w:noProof/>
              <w:webHidden/>
            </w:rPr>
            <w:fldChar w:fldCharType="separate"/>
          </w:r>
          <w:ins w:id="153" w:author="zhang alex" w:date="2019-07-28T15:17:00Z">
            <w:r>
              <w:rPr>
                <w:noProof/>
                <w:webHidden/>
              </w:rPr>
              <w:t>335</w:t>
            </w:r>
            <w:r>
              <w:rPr>
                <w:noProof/>
                <w:webHidden/>
              </w:rPr>
              <w:fldChar w:fldCharType="end"/>
            </w:r>
            <w:r w:rsidRPr="00AD021A">
              <w:rPr>
                <w:rStyle w:val="a4"/>
                <w:noProof/>
              </w:rPr>
              <w:fldChar w:fldCharType="end"/>
            </w:r>
          </w:ins>
        </w:p>
        <w:p w:rsidR="00352807" w:rsidRDefault="00352807">
          <w:pPr>
            <w:pStyle w:val="20"/>
            <w:tabs>
              <w:tab w:val="right" w:leader="dot" w:pos="10457"/>
            </w:tabs>
            <w:rPr>
              <w:ins w:id="154" w:author="zhang alex" w:date="2019-07-28T15:17:00Z"/>
              <w:noProof/>
            </w:rPr>
          </w:pPr>
          <w:ins w:id="155" w:author="zhang alex" w:date="2019-07-28T15:17:00Z">
            <w:r w:rsidRPr="00AD021A">
              <w:rPr>
                <w:rStyle w:val="a4"/>
                <w:noProof/>
              </w:rPr>
              <w:fldChar w:fldCharType="begin"/>
            </w:r>
            <w:r w:rsidRPr="00AD021A">
              <w:rPr>
                <w:rStyle w:val="a4"/>
                <w:noProof/>
              </w:rPr>
              <w:instrText xml:space="preserve"> </w:instrText>
            </w:r>
            <w:r>
              <w:rPr>
                <w:noProof/>
              </w:rPr>
              <w:instrText>HYPERLINK \l "_Toc15219541"</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 Spring AOP APIs</w:t>
            </w:r>
            <w:r>
              <w:rPr>
                <w:noProof/>
                <w:webHidden/>
              </w:rPr>
              <w:tab/>
            </w:r>
            <w:r>
              <w:rPr>
                <w:noProof/>
                <w:webHidden/>
              </w:rPr>
              <w:fldChar w:fldCharType="begin"/>
            </w:r>
            <w:r>
              <w:rPr>
                <w:noProof/>
                <w:webHidden/>
              </w:rPr>
              <w:instrText xml:space="preserve"> PAGEREF _Toc15219541 \h </w:instrText>
            </w:r>
            <w:r>
              <w:rPr>
                <w:noProof/>
                <w:webHidden/>
              </w:rPr>
            </w:r>
          </w:ins>
          <w:r>
            <w:rPr>
              <w:noProof/>
              <w:webHidden/>
            </w:rPr>
            <w:fldChar w:fldCharType="separate"/>
          </w:r>
          <w:ins w:id="156" w:author="zhang alex" w:date="2019-07-28T15:17:00Z">
            <w:r>
              <w:rPr>
                <w:noProof/>
                <w:webHidden/>
              </w:rPr>
              <w:t>335</w:t>
            </w:r>
            <w:r>
              <w:rPr>
                <w:noProof/>
                <w:webHidden/>
              </w:rPr>
              <w:fldChar w:fldCharType="end"/>
            </w:r>
            <w:r w:rsidRPr="00AD021A">
              <w:rPr>
                <w:rStyle w:val="a4"/>
                <w:noProof/>
              </w:rPr>
              <w:fldChar w:fldCharType="end"/>
            </w:r>
          </w:ins>
        </w:p>
        <w:p w:rsidR="00352807" w:rsidRDefault="00352807">
          <w:pPr>
            <w:pStyle w:val="30"/>
            <w:tabs>
              <w:tab w:val="right" w:leader="dot" w:pos="10457"/>
            </w:tabs>
            <w:rPr>
              <w:ins w:id="157" w:author="zhang alex" w:date="2019-07-28T15:17:00Z"/>
              <w:noProof/>
            </w:rPr>
          </w:pPr>
          <w:ins w:id="158" w:author="zhang alex" w:date="2019-07-28T15:17:00Z">
            <w:r w:rsidRPr="00AD021A">
              <w:rPr>
                <w:rStyle w:val="a4"/>
                <w:noProof/>
              </w:rPr>
              <w:fldChar w:fldCharType="begin"/>
            </w:r>
            <w:r w:rsidRPr="00AD021A">
              <w:rPr>
                <w:rStyle w:val="a4"/>
                <w:noProof/>
              </w:rPr>
              <w:instrText xml:space="preserve"> </w:instrText>
            </w:r>
            <w:r>
              <w:rPr>
                <w:noProof/>
              </w:rPr>
              <w:instrText>HYPERLINK \l "_Toc15219542"</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6.1. Pointcut API in Spring</w:t>
            </w:r>
            <w:r>
              <w:rPr>
                <w:noProof/>
                <w:webHidden/>
              </w:rPr>
              <w:tab/>
            </w:r>
            <w:r>
              <w:rPr>
                <w:noProof/>
                <w:webHidden/>
              </w:rPr>
              <w:fldChar w:fldCharType="begin"/>
            </w:r>
            <w:r>
              <w:rPr>
                <w:noProof/>
                <w:webHidden/>
              </w:rPr>
              <w:instrText xml:space="preserve"> PAGEREF _Toc15219542 \h </w:instrText>
            </w:r>
            <w:r>
              <w:rPr>
                <w:noProof/>
                <w:webHidden/>
              </w:rPr>
            </w:r>
          </w:ins>
          <w:r>
            <w:rPr>
              <w:noProof/>
              <w:webHidden/>
            </w:rPr>
            <w:fldChar w:fldCharType="separate"/>
          </w:r>
          <w:ins w:id="159" w:author="zhang alex" w:date="2019-07-28T15:17:00Z">
            <w:r>
              <w:rPr>
                <w:noProof/>
                <w:webHidden/>
              </w:rPr>
              <w:t>335</w:t>
            </w:r>
            <w:r>
              <w:rPr>
                <w:noProof/>
                <w:webHidden/>
              </w:rPr>
              <w:fldChar w:fldCharType="end"/>
            </w:r>
            <w:r w:rsidRPr="00AD021A">
              <w:rPr>
                <w:rStyle w:val="a4"/>
                <w:noProof/>
              </w:rPr>
              <w:fldChar w:fldCharType="end"/>
            </w:r>
          </w:ins>
        </w:p>
        <w:p w:rsidR="00352807" w:rsidRDefault="00352807">
          <w:pPr>
            <w:pStyle w:val="30"/>
            <w:tabs>
              <w:tab w:val="right" w:leader="dot" w:pos="10457"/>
            </w:tabs>
            <w:rPr>
              <w:ins w:id="160" w:author="zhang alex" w:date="2019-07-28T15:17:00Z"/>
              <w:noProof/>
            </w:rPr>
          </w:pPr>
          <w:ins w:id="161" w:author="zhang alex" w:date="2019-07-28T15:17:00Z">
            <w:r w:rsidRPr="00AD021A">
              <w:rPr>
                <w:rStyle w:val="a4"/>
                <w:noProof/>
              </w:rPr>
              <w:fldChar w:fldCharType="begin"/>
            </w:r>
            <w:r w:rsidRPr="00AD021A">
              <w:rPr>
                <w:rStyle w:val="a4"/>
                <w:noProof/>
              </w:rPr>
              <w:instrText xml:space="preserve"> </w:instrText>
            </w:r>
            <w:r>
              <w:rPr>
                <w:noProof/>
              </w:rPr>
              <w:instrText>HYPERLINK \l "_Toc15219543"</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6.2. Advice API in Spring</w:t>
            </w:r>
            <w:r>
              <w:rPr>
                <w:noProof/>
                <w:webHidden/>
              </w:rPr>
              <w:tab/>
            </w:r>
            <w:r>
              <w:rPr>
                <w:noProof/>
                <w:webHidden/>
              </w:rPr>
              <w:fldChar w:fldCharType="begin"/>
            </w:r>
            <w:r>
              <w:rPr>
                <w:noProof/>
                <w:webHidden/>
              </w:rPr>
              <w:instrText xml:space="preserve"> PAGEREF _Toc15219543 \h </w:instrText>
            </w:r>
            <w:r>
              <w:rPr>
                <w:noProof/>
                <w:webHidden/>
              </w:rPr>
            </w:r>
          </w:ins>
          <w:r>
            <w:rPr>
              <w:noProof/>
              <w:webHidden/>
            </w:rPr>
            <w:fldChar w:fldCharType="separate"/>
          </w:r>
          <w:ins w:id="162" w:author="zhang alex" w:date="2019-07-28T15:17:00Z">
            <w:r>
              <w:rPr>
                <w:noProof/>
                <w:webHidden/>
              </w:rPr>
              <w:t>339</w:t>
            </w:r>
            <w:r>
              <w:rPr>
                <w:noProof/>
                <w:webHidden/>
              </w:rPr>
              <w:fldChar w:fldCharType="end"/>
            </w:r>
            <w:r w:rsidRPr="00AD021A">
              <w:rPr>
                <w:rStyle w:val="a4"/>
                <w:noProof/>
              </w:rPr>
              <w:fldChar w:fldCharType="end"/>
            </w:r>
          </w:ins>
        </w:p>
        <w:p w:rsidR="00352807" w:rsidRDefault="00352807">
          <w:pPr>
            <w:pStyle w:val="30"/>
            <w:tabs>
              <w:tab w:val="right" w:leader="dot" w:pos="10457"/>
            </w:tabs>
            <w:rPr>
              <w:ins w:id="163" w:author="zhang alex" w:date="2019-07-28T15:17:00Z"/>
              <w:noProof/>
            </w:rPr>
          </w:pPr>
          <w:ins w:id="164" w:author="zhang alex" w:date="2019-07-28T15:17:00Z">
            <w:r w:rsidRPr="00AD021A">
              <w:rPr>
                <w:rStyle w:val="a4"/>
                <w:noProof/>
              </w:rPr>
              <w:fldChar w:fldCharType="begin"/>
            </w:r>
            <w:r w:rsidRPr="00AD021A">
              <w:rPr>
                <w:rStyle w:val="a4"/>
                <w:noProof/>
              </w:rPr>
              <w:instrText xml:space="preserve"> </w:instrText>
            </w:r>
            <w:r>
              <w:rPr>
                <w:noProof/>
              </w:rPr>
              <w:instrText>HYPERLINK \l "_Toc15219544"</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6.3. The Advisor API in Spring</w:t>
            </w:r>
            <w:r>
              <w:rPr>
                <w:noProof/>
                <w:webHidden/>
              </w:rPr>
              <w:tab/>
            </w:r>
            <w:r>
              <w:rPr>
                <w:noProof/>
                <w:webHidden/>
              </w:rPr>
              <w:fldChar w:fldCharType="begin"/>
            </w:r>
            <w:r>
              <w:rPr>
                <w:noProof/>
                <w:webHidden/>
              </w:rPr>
              <w:instrText xml:space="preserve"> PAGEREF _Toc15219544 \h </w:instrText>
            </w:r>
            <w:r>
              <w:rPr>
                <w:noProof/>
                <w:webHidden/>
              </w:rPr>
            </w:r>
          </w:ins>
          <w:r>
            <w:rPr>
              <w:noProof/>
              <w:webHidden/>
            </w:rPr>
            <w:fldChar w:fldCharType="separate"/>
          </w:r>
          <w:ins w:id="165" w:author="zhang alex" w:date="2019-07-28T15:17:00Z">
            <w:r>
              <w:rPr>
                <w:noProof/>
                <w:webHidden/>
              </w:rPr>
              <w:t>346</w:t>
            </w:r>
            <w:r>
              <w:rPr>
                <w:noProof/>
                <w:webHidden/>
              </w:rPr>
              <w:fldChar w:fldCharType="end"/>
            </w:r>
            <w:r w:rsidRPr="00AD021A">
              <w:rPr>
                <w:rStyle w:val="a4"/>
                <w:noProof/>
              </w:rPr>
              <w:fldChar w:fldCharType="end"/>
            </w:r>
          </w:ins>
        </w:p>
        <w:p w:rsidR="00352807" w:rsidRDefault="00352807">
          <w:pPr>
            <w:pStyle w:val="30"/>
            <w:tabs>
              <w:tab w:val="right" w:leader="dot" w:pos="10457"/>
            </w:tabs>
            <w:rPr>
              <w:ins w:id="166" w:author="zhang alex" w:date="2019-07-28T15:17:00Z"/>
              <w:noProof/>
            </w:rPr>
          </w:pPr>
          <w:ins w:id="167" w:author="zhang alex" w:date="2019-07-28T15:17:00Z">
            <w:r w:rsidRPr="00AD021A">
              <w:rPr>
                <w:rStyle w:val="a4"/>
                <w:noProof/>
              </w:rPr>
              <w:fldChar w:fldCharType="begin"/>
            </w:r>
            <w:r w:rsidRPr="00AD021A">
              <w:rPr>
                <w:rStyle w:val="a4"/>
                <w:noProof/>
              </w:rPr>
              <w:instrText xml:space="preserve"> </w:instrText>
            </w:r>
            <w:r>
              <w:rPr>
                <w:noProof/>
              </w:rPr>
              <w:instrText>HYPERLINK \l "_Toc15219545"</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6.4. Using the </w:t>
            </w:r>
            <w:r w:rsidRPr="00AD021A">
              <w:rPr>
                <w:rStyle w:val="a4"/>
                <w:rFonts w:ascii="Consolas" w:eastAsia="宋体" w:hAnsi="Consolas" w:cs="宋体"/>
                <w:noProof/>
                <w:kern w:val="0"/>
                <w:shd w:val="clear" w:color="auto" w:fill="F7F7F8"/>
              </w:rPr>
              <w:t>ProxyFactoryBean</w:t>
            </w:r>
            <w:r w:rsidRPr="00AD021A">
              <w:rPr>
                <w:rStyle w:val="a4"/>
                <w:rFonts w:ascii="Arial" w:eastAsia="宋体" w:hAnsi="Arial" w:cs="Arial"/>
                <w:noProof/>
                <w:kern w:val="0"/>
              </w:rPr>
              <w:t> to Create AOP Proxies</w:t>
            </w:r>
            <w:r>
              <w:rPr>
                <w:noProof/>
                <w:webHidden/>
              </w:rPr>
              <w:tab/>
            </w:r>
            <w:r>
              <w:rPr>
                <w:noProof/>
                <w:webHidden/>
              </w:rPr>
              <w:fldChar w:fldCharType="begin"/>
            </w:r>
            <w:r>
              <w:rPr>
                <w:noProof/>
                <w:webHidden/>
              </w:rPr>
              <w:instrText xml:space="preserve"> PAGEREF _Toc15219545 \h </w:instrText>
            </w:r>
            <w:r>
              <w:rPr>
                <w:noProof/>
                <w:webHidden/>
              </w:rPr>
            </w:r>
          </w:ins>
          <w:r>
            <w:rPr>
              <w:noProof/>
              <w:webHidden/>
            </w:rPr>
            <w:fldChar w:fldCharType="separate"/>
          </w:r>
          <w:ins w:id="168" w:author="zhang alex" w:date="2019-07-28T15:17:00Z">
            <w:r>
              <w:rPr>
                <w:noProof/>
                <w:webHidden/>
              </w:rPr>
              <w:t>346</w:t>
            </w:r>
            <w:r>
              <w:rPr>
                <w:noProof/>
                <w:webHidden/>
              </w:rPr>
              <w:fldChar w:fldCharType="end"/>
            </w:r>
            <w:r w:rsidRPr="00AD021A">
              <w:rPr>
                <w:rStyle w:val="a4"/>
                <w:noProof/>
              </w:rPr>
              <w:fldChar w:fldCharType="end"/>
            </w:r>
          </w:ins>
        </w:p>
        <w:p w:rsidR="00352807" w:rsidRDefault="00352807">
          <w:pPr>
            <w:pStyle w:val="30"/>
            <w:tabs>
              <w:tab w:val="right" w:leader="dot" w:pos="10457"/>
            </w:tabs>
            <w:rPr>
              <w:ins w:id="169" w:author="zhang alex" w:date="2019-07-28T15:17:00Z"/>
              <w:noProof/>
            </w:rPr>
          </w:pPr>
          <w:ins w:id="170" w:author="zhang alex" w:date="2019-07-28T15:17:00Z">
            <w:r w:rsidRPr="00AD021A">
              <w:rPr>
                <w:rStyle w:val="a4"/>
                <w:noProof/>
              </w:rPr>
              <w:fldChar w:fldCharType="begin"/>
            </w:r>
            <w:r w:rsidRPr="00AD021A">
              <w:rPr>
                <w:rStyle w:val="a4"/>
                <w:noProof/>
              </w:rPr>
              <w:instrText xml:space="preserve"> </w:instrText>
            </w:r>
            <w:r>
              <w:rPr>
                <w:noProof/>
              </w:rPr>
              <w:instrText>HYPERLINK \l "_Toc15219546"</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6.5. Concise Proxy Definitions</w:t>
            </w:r>
            <w:r>
              <w:rPr>
                <w:noProof/>
                <w:webHidden/>
              </w:rPr>
              <w:tab/>
            </w:r>
            <w:r>
              <w:rPr>
                <w:noProof/>
                <w:webHidden/>
              </w:rPr>
              <w:fldChar w:fldCharType="begin"/>
            </w:r>
            <w:r>
              <w:rPr>
                <w:noProof/>
                <w:webHidden/>
              </w:rPr>
              <w:instrText xml:space="preserve"> PAGEREF _Toc15219546 \h </w:instrText>
            </w:r>
            <w:r>
              <w:rPr>
                <w:noProof/>
                <w:webHidden/>
              </w:rPr>
            </w:r>
          </w:ins>
          <w:r>
            <w:rPr>
              <w:noProof/>
              <w:webHidden/>
            </w:rPr>
            <w:fldChar w:fldCharType="separate"/>
          </w:r>
          <w:ins w:id="171" w:author="zhang alex" w:date="2019-07-28T15:17:00Z">
            <w:r>
              <w:rPr>
                <w:noProof/>
                <w:webHidden/>
              </w:rPr>
              <w:t>351</w:t>
            </w:r>
            <w:r>
              <w:rPr>
                <w:noProof/>
                <w:webHidden/>
              </w:rPr>
              <w:fldChar w:fldCharType="end"/>
            </w:r>
            <w:r w:rsidRPr="00AD021A">
              <w:rPr>
                <w:rStyle w:val="a4"/>
                <w:noProof/>
              </w:rPr>
              <w:fldChar w:fldCharType="end"/>
            </w:r>
          </w:ins>
        </w:p>
        <w:p w:rsidR="00352807" w:rsidRDefault="00352807">
          <w:pPr>
            <w:pStyle w:val="30"/>
            <w:tabs>
              <w:tab w:val="right" w:leader="dot" w:pos="10457"/>
            </w:tabs>
            <w:rPr>
              <w:ins w:id="172" w:author="zhang alex" w:date="2019-07-28T15:17:00Z"/>
              <w:noProof/>
            </w:rPr>
          </w:pPr>
          <w:ins w:id="173" w:author="zhang alex" w:date="2019-07-28T15:17:00Z">
            <w:r w:rsidRPr="00AD021A">
              <w:rPr>
                <w:rStyle w:val="a4"/>
                <w:noProof/>
              </w:rPr>
              <w:fldChar w:fldCharType="begin"/>
            </w:r>
            <w:r w:rsidRPr="00AD021A">
              <w:rPr>
                <w:rStyle w:val="a4"/>
                <w:noProof/>
              </w:rPr>
              <w:instrText xml:space="preserve"> </w:instrText>
            </w:r>
            <w:r>
              <w:rPr>
                <w:noProof/>
              </w:rPr>
              <w:instrText>HYPERLINK \l "_Toc15219547"</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6.6. Creating AOP Proxies Programmatically with the </w:t>
            </w:r>
            <w:r w:rsidRPr="00AD021A">
              <w:rPr>
                <w:rStyle w:val="a4"/>
                <w:rFonts w:ascii="Consolas" w:eastAsia="宋体" w:hAnsi="Consolas" w:cs="宋体"/>
                <w:noProof/>
                <w:kern w:val="0"/>
                <w:shd w:val="clear" w:color="auto" w:fill="F7F7F8"/>
              </w:rPr>
              <w:t>ProxyFactory</w:t>
            </w:r>
            <w:r>
              <w:rPr>
                <w:noProof/>
                <w:webHidden/>
              </w:rPr>
              <w:tab/>
            </w:r>
            <w:r>
              <w:rPr>
                <w:noProof/>
                <w:webHidden/>
              </w:rPr>
              <w:fldChar w:fldCharType="begin"/>
            </w:r>
            <w:r>
              <w:rPr>
                <w:noProof/>
                <w:webHidden/>
              </w:rPr>
              <w:instrText xml:space="preserve"> PAGEREF _Toc15219547 \h </w:instrText>
            </w:r>
            <w:r>
              <w:rPr>
                <w:noProof/>
                <w:webHidden/>
              </w:rPr>
            </w:r>
          </w:ins>
          <w:r>
            <w:rPr>
              <w:noProof/>
              <w:webHidden/>
            </w:rPr>
            <w:fldChar w:fldCharType="separate"/>
          </w:r>
          <w:ins w:id="174" w:author="zhang alex" w:date="2019-07-28T15:17:00Z">
            <w:r>
              <w:rPr>
                <w:noProof/>
                <w:webHidden/>
              </w:rPr>
              <w:t>353</w:t>
            </w:r>
            <w:r>
              <w:rPr>
                <w:noProof/>
                <w:webHidden/>
              </w:rPr>
              <w:fldChar w:fldCharType="end"/>
            </w:r>
            <w:r w:rsidRPr="00AD021A">
              <w:rPr>
                <w:rStyle w:val="a4"/>
                <w:noProof/>
              </w:rPr>
              <w:fldChar w:fldCharType="end"/>
            </w:r>
          </w:ins>
        </w:p>
        <w:p w:rsidR="00352807" w:rsidRDefault="00352807">
          <w:pPr>
            <w:pStyle w:val="30"/>
            <w:tabs>
              <w:tab w:val="right" w:leader="dot" w:pos="10457"/>
            </w:tabs>
            <w:rPr>
              <w:ins w:id="175" w:author="zhang alex" w:date="2019-07-28T15:17:00Z"/>
              <w:noProof/>
            </w:rPr>
          </w:pPr>
          <w:ins w:id="176" w:author="zhang alex" w:date="2019-07-28T15:17:00Z">
            <w:r w:rsidRPr="00AD021A">
              <w:rPr>
                <w:rStyle w:val="a4"/>
                <w:noProof/>
              </w:rPr>
              <w:fldChar w:fldCharType="begin"/>
            </w:r>
            <w:r w:rsidRPr="00AD021A">
              <w:rPr>
                <w:rStyle w:val="a4"/>
                <w:noProof/>
              </w:rPr>
              <w:instrText xml:space="preserve"> </w:instrText>
            </w:r>
            <w:r>
              <w:rPr>
                <w:noProof/>
              </w:rPr>
              <w:instrText>HYPERLINK \l "_Toc15219548"</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6.7. Manipulating Advised Objects</w:t>
            </w:r>
            <w:r>
              <w:rPr>
                <w:noProof/>
                <w:webHidden/>
              </w:rPr>
              <w:tab/>
            </w:r>
            <w:r>
              <w:rPr>
                <w:noProof/>
                <w:webHidden/>
              </w:rPr>
              <w:fldChar w:fldCharType="begin"/>
            </w:r>
            <w:r>
              <w:rPr>
                <w:noProof/>
                <w:webHidden/>
              </w:rPr>
              <w:instrText xml:space="preserve"> PAGEREF _Toc15219548 \h </w:instrText>
            </w:r>
            <w:r>
              <w:rPr>
                <w:noProof/>
                <w:webHidden/>
              </w:rPr>
            </w:r>
          </w:ins>
          <w:r>
            <w:rPr>
              <w:noProof/>
              <w:webHidden/>
            </w:rPr>
            <w:fldChar w:fldCharType="separate"/>
          </w:r>
          <w:ins w:id="177" w:author="zhang alex" w:date="2019-07-28T15:17:00Z">
            <w:r>
              <w:rPr>
                <w:noProof/>
                <w:webHidden/>
              </w:rPr>
              <w:t>353</w:t>
            </w:r>
            <w:r>
              <w:rPr>
                <w:noProof/>
                <w:webHidden/>
              </w:rPr>
              <w:fldChar w:fldCharType="end"/>
            </w:r>
            <w:r w:rsidRPr="00AD021A">
              <w:rPr>
                <w:rStyle w:val="a4"/>
                <w:noProof/>
              </w:rPr>
              <w:fldChar w:fldCharType="end"/>
            </w:r>
          </w:ins>
        </w:p>
        <w:p w:rsidR="00352807" w:rsidRDefault="00352807">
          <w:pPr>
            <w:pStyle w:val="30"/>
            <w:tabs>
              <w:tab w:val="right" w:leader="dot" w:pos="10457"/>
            </w:tabs>
            <w:rPr>
              <w:ins w:id="178" w:author="zhang alex" w:date="2019-07-28T15:17:00Z"/>
              <w:noProof/>
            </w:rPr>
          </w:pPr>
          <w:ins w:id="179" w:author="zhang alex" w:date="2019-07-28T15:17:00Z">
            <w:r w:rsidRPr="00AD021A">
              <w:rPr>
                <w:rStyle w:val="a4"/>
                <w:noProof/>
              </w:rPr>
              <w:fldChar w:fldCharType="begin"/>
            </w:r>
            <w:r w:rsidRPr="00AD021A">
              <w:rPr>
                <w:rStyle w:val="a4"/>
                <w:noProof/>
              </w:rPr>
              <w:instrText xml:space="preserve"> </w:instrText>
            </w:r>
            <w:r>
              <w:rPr>
                <w:noProof/>
              </w:rPr>
              <w:instrText>HYPERLINK \l "_Toc15219549"</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6.8. Using the "auto-proxy" facility</w:t>
            </w:r>
            <w:r>
              <w:rPr>
                <w:noProof/>
                <w:webHidden/>
              </w:rPr>
              <w:tab/>
            </w:r>
            <w:r>
              <w:rPr>
                <w:noProof/>
                <w:webHidden/>
              </w:rPr>
              <w:fldChar w:fldCharType="begin"/>
            </w:r>
            <w:r>
              <w:rPr>
                <w:noProof/>
                <w:webHidden/>
              </w:rPr>
              <w:instrText xml:space="preserve"> PAGEREF _Toc15219549 \h </w:instrText>
            </w:r>
            <w:r>
              <w:rPr>
                <w:noProof/>
                <w:webHidden/>
              </w:rPr>
            </w:r>
          </w:ins>
          <w:r>
            <w:rPr>
              <w:noProof/>
              <w:webHidden/>
            </w:rPr>
            <w:fldChar w:fldCharType="separate"/>
          </w:r>
          <w:ins w:id="180" w:author="zhang alex" w:date="2019-07-28T15:17:00Z">
            <w:r>
              <w:rPr>
                <w:noProof/>
                <w:webHidden/>
              </w:rPr>
              <w:t>355</w:t>
            </w:r>
            <w:r>
              <w:rPr>
                <w:noProof/>
                <w:webHidden/>
              </w:rPr>
              <w:fldChar w:fldCharType="end"/>
            </w:r>
            <w:r w:rsidRPr="00AD021A">
              <w:rPr>
                <w:rStyle w:val="a4"/>
                <w:noProof/>
              </w:rPr>
              <w:fldChar w:fldCharType="end"/>
            </w:r>
          </w:ins>
        </w:p>
        <w:p w:rsidR="00352807" w:rsidRDefault="00352807">
          <w:pPr>
            <w:pStyle w:val="30"/>
            <w:tabs>
              <w:tab w:val="right" w:leader="dot" w:pos="10457"/>
            </w:tabs>
            <w:rPr>
              <w:ins w:id="181" w:author="zhang alex" w:date="2019-07-28T15:17:00Z"/>
              <w:noProof/>
            </w:rPr>
          </w:pPr>
          <w:ins w:id="182" w:author="zhang alex" w:date="2019-07-28T15:17:00Z">
            <w:r w:rsidRPr="00AD021A">
              <w:rPr>
                <w:rStyle w:val="a4"/>
                <w:noProof/>
              </w:rPr>
              <w:fldChar w:fldCharType="begin"/>
            </w:r>
            <w:r w:rsidRPr="00AD021A">
              <w:rPr>
                <w:rStyle w:val="a4"/>
                <w:noProof/>
              </w:rPr>
              <w:instrText xml:space="preserve"> </w:instrText>
            </w:r>
            <w:r>
              <w:rPr>
                <w:noProof/>
              </w:rPr>
              <w:instrText>HYPERLINK \l "_Toc15219550"</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6.9. Using </w:t>
            </w:r>
            <w:r w:rsidRPr="00AD021A">
              <w:rPr>
                <w:rStyle w:val="a4"/>
                <w:rFonts w:ascii="Consolas" w:eastAsia="宋体" w:hAnsi="Consolas" w:cs="宋体"/>
                <w:noProof/>
                <w:kern w:val="0"/>
                <w:shd w:val="clear" w:color="auto" w:fill="F7F7F8"/>
              </w:rPr>
              <w:t>TargetSource</w:t>
            </w:r>
            <w:r w:rsidRPr="00AD021A">
              <w:rPr>
                <w:rStyle w:val="a4"/>
                <w:rFonts w:ascii="Arial" w:eastAsia="宋体" w:hAnsi="Arial" w:cs="Arial"/>
                <w:noProof/>
                <w:kern w:val="0"/>
              </w:rPr>
              <w:t> Implementations</w:t>
            </w:r>
            <w:r>
              <w:rPr>
                <w:noProof/>
                <w:webHidden/>
              </w:rPr>
              <w:tab/>
            </w:r>
            <w:r>
              <w:rPr>
                <w:noProof/>
                <w:webHidden/>
              </w:rPr>
              <w:fldChar w:fldCharType="begin"/>
            </w:r>
            <w:r>
              <w:rPr>
                <w:noProof/>
                <w:webHidden/>
              </w:rPr>
              <w:instrText xml:space="preserve"> PAGEREF _Toc15219550 \h </w:instrText>
            </w:r>
            <w:r>
              <w:rPr>
                <w:noProof/>
                <w:webHidden/>
              </w:rPr>
            </w:r>
          </w:ins>
          <w:r>
            <w:rPr>
              <w:noProof/>
              <w:webHidden/>
            </w:rPr>
            <w:fldChar w:fldCharType="separate"/>
          </w:r>
          <w:ins w:id="183" w:author="zhang alex" w:date="2019-07-28T15:17:00Z">
            <w:r>
              <w:rPr>
                <w:noProof/>
                <w:webHidden/>
              </w:rPr>
              <w:t>357</w:t>
            </w:r>
            <w:r>
              <w:rPr>
                <w:noProof/>
                <w:webHidden/>
              </w:rPr>
              <w:fldChar w:fldCharType="end"/>
            </w:r>
            <w:r w:rsidRPr="00AD021A">
              <w:rPr>
                <w:rStyle w:val="a4"/>
                <w:noProof/>
              </w:rPr>
              <w:fldChar w:fldCharType="end"/>
            </w:r>
          </w:ins>
        </w:p>
        <w:p w:rsidR="00352807" w:rsidRDefault="00352807">
          <w:pPr>
            <w:pStyle w:val="30"/>
            <w:tabs>
              <w:tab w:val="right" w:leader="dot" w:pos="10457"/>
            </w:tabs>
            <w:rPr>
              <w:ins w:id="184" w:author="zhang alex" w:date="2019-07-28T15:17:00Z"/>
              <w:noProof/>
            </w:rPr>
          </w:pPr>
          <w:ins w:id="185" w:author="zhang alex" w:date="2019-07-28T15:17:00Z">
            <w:r w:rsidRPr="00AD021A">
              <w:rPr>
                <w:rStyle w:val="a4"/>
                <w:noProof/>
              </w:rPr>
              <w:fldChar w:fldCharType="begin"/>
            </w:r>
            <w:r w:rsidRPr="00AD021A">
              <w:rPr>
                <w:rStyle w:val="a4"/>
                <w:noProof/>
              </w:rPr>
              <w:instrText xml:space="preserve"> </w:instrText>
            </w:r>
            <w:r>
              <w:rPr>
                <w:noProof/>
              </w:rPr>
              <w:instrText>HYPERLINK \l "_Toc15219551"</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6.10. Defining New Advice Types</w:t>
            </w:r>
            <w:r>
              <w:rPr>
                <w:noProof/>
                <w:webHidden/>
              </w:rPr>
              <w:tab/>
            </w:r>
            <w:r>
              <w:rPr>
                <w:noProof/>
                <w:webHidden/>
              </w:rPr>
              <w:fldChar w:fldCharType="begin"/>
            </w:r>
            <w:r>
              <w:rPr>
                <w:noProof/>
                <w:webHidden/>
              </w:rPr>
              <w:instrText xml:space="preserve"> PAGEREF _Toc15219551 \h </w:instrText>
            </w:r>
            <w:r>
              <w:rPr>
                <w:noProof/>
                <w:webHidden/>
              </w:rPr>
            </w:r>
          </w:ins>
          <w:r>
            <w:rPr>
              <w:noProof/>
              <w:webHidden/>
            </w:rPr>
            <w:fldChar w:fldCharType="separate"/>
          </w:r>
          <w:ins w:id="186" w:author="zhang alex" w:date="2019-07-28T15:17:00Z">
            <w:r>
              <w:rPr>
                <w:noProof/>
                <w:webHidden/>
              </w:rPr>
              <w:t>361</w:t>
            </w:r>
            <w:r>
              <w:rPr>
                <w:noProof/>
                <w:webHidden/>
              </w:rPr>
              <w:fldChar w:fldCharType="end"/>
            </w:r>
            <w:r w:rsidRPr="00AD021A">
              <w:rPr>
                <w:rStyle w:val="a4"/>
                <w:noProof/>
              </w:rPr>
              <w:fldChar w:fldCharType="end"/>
            </w:r>
          </w:ins>
        </w:p>
        <w:p w:rsidR="00352807" w:rsidRDefault="00352807">
          <w:pPr>
            <w:pStyle w:val="20"/>
            <w:tabs>
              <w:tab w:val="right" w:leader="dot" w:pos="10457"/>
            </w:tabs>
            <w:rPr>
              <w:ins w:id="187" w:author="zhang alex" w:date="2019-07-28T15:17:00Z"/>
              <w:noProof/>
            </w:rPr>
          </w:pPr>
          <w:ins w:id="188" w:author="zhang alex" w:date="2019-07-28T15:17:00Z">
            <w:r w:rsidRPr="00AD021A">
              <w:rPr>
                <w:rStyle w:val="a4"/>
                <w:noProof/>
              </w:rPr>
              <w:fldChar w:fldCharType="begin"/>
            </w:r>
            <w:r w:rsidRPr="00AD021A">
              <w:rPr>
                <w:rStyle w:val="a4"/>
                <w:noProof/>
              </w:rPr>
              <w:instrText xml:space="preserve"> </w:instrText>
            </w:r>
            <w:r>
              <w:rPr>
                <w:noProof/>
              </w:rPr>
              <w:instrText>HYPERLINK \l "_Toc15219552"</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7. Null-safety</w:t>
            </w:r>
            <w:r>
              <w:rPr>
                <w:noProof/>
                <w:webHidden/>
              </w:rPr>
              <w:tab/>
            </w:r>
            <w:r>
              <w:rPr>
                <w:noProof/>
                <w:webHidden/>
              </w:rPr>
              <w:fldChar w:fldCharType="begin"/>
            </w:r>
            <w:r>
              <w:rPr>
                <w:noProof/>
                <w:webHidden/>
              </w:rPr>
              <w:instrText xml:space="preserve"> PAGEREF _Toc15219552 \h </w:instrText>
            </w:r>
            <w:r>
              <w:rPr>
                <w:noProof/>
                <w:webHidden/>
              </w:rPr>
            </w:r>
          </w:ins>
          <w:r>
            <w:rPr>
              <w:noProof/>
              <w:webHidden/>
            </w:rPr>
            <w:fldChar w:fldCharType="separate"/>
          </w:r>
          <w:ins w:id="189" w:author="zhang alex" w:date="2019-07-28T15:17:00Z">
            <w:r>
              <w:rPr>
                <w:noProof/>
                <w:webHidden/>
              </w:rPr>
              <w:t>361</w:t>
            </w:r>
            <w:r>
              <w:rPr>
                <w:noProof/>
                <w:webHidden/>
              </w:rPr>
              <w:fldChar w:fldCharType="end"/>
            </w:r>
            <w:r w:rsidRPr="00AD021A">
              <w:rPr>
                <w:rStyle w:val="a4"/>
                <w:noProof/>
              </w:rPr>
              <w:fldChar w:fldCharType="end"/>
            </w:r>
          </w:ins>
        </w:p>
        <w:p w:rsidR="00352807" w:rsidRDefault="00352807">
          <w:pPr>
            <w:pStyle w:val="30"/>
            <w:tabs>
              <w:tab w:val="right" w:leader="dot" w:pos="10457"/>
            </w:tabs>
            <w:rPr>
              <w:ins w:id="190" w:author="zhang alex" w:date="2019-07-28T15:17:00Z"/>
              <w:noProof/>
            </w:rPr>
          </w:pPr>
          <w:ins w:id="191" w:author="zhang alex" w:date="2019-07-28T15:17:00Z">
            <w:r w:rsidRPr="00AD021A">
              <w:rPr>
                <w:rStyle w:val="a4"/>
                <w:noProof/>
              </w:rPr>
              <w:fldChar w:fldCharType="begin"/>
            </w:r>
            <w:r w:rsidRPr="00AD021A">
              <w:rPr>
                <w:rStyle w:val="a4"/>
                <w:noProof/>
              </w:rPr>
              <w:instrText xml:space="preserve"> </w:instrText>
            </w:r>
            <w:r>
              <w:rPr>
                <w:noProof/>
              </w:rPr>
              <w:instrText>HYPERLINK \l "_Toc15219553"</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7.1. Use cases</w:t>
            </w:r>
            <w:r>
              <w:rPr>
                <w:noProof/>
                <w:webHidden/>
              </w:rPr>
              <w:tab/>
            </w:r>
            <w:r>
              <w:rPr>
                <w:noProof/>
                <w:webHidden/>
              </w:rPr>
              <w:fldChar w:fldCharType="begin"/>
            </w:r>
            <w:r>
              <w:rPr>
                <w:noProof/>
                <w:webHidden/>
              </w:rPr>
              <w:instrText xml:space="preserve"> PAGEREF _Toc15219553 \h </w:instrText>
            </w:r>
            <w:r>
              <w:rPr>
                <w:noProof/>
                <w:webHidden/>
              </w:rPr>
            </w:r>
          </w:ins>
          <w:r>
            <w:rPr>
              <w:noProof/>
              <w:webHidden/>
            </w:rPr>
            <w:fldChar w:fldCharType="separate"/>
          </w:r>
          <w:ins w:id="192" w:author="zhang alex" w:date="2019-07-28T15:17:00Z">
            <w:r>
              <w:rPr>
                <w:noProof/>
                <w:webHidden/>
              </w:rPr>
              <w:t>362</w:t>
            </w:r>
            <w:r>
              <w:rPr>
                <w:noProof/>
                <w:webHidden/>
              </w:rPr>
              <w:fldChar w:fldCharType="end"/>
            </w:r>
            <w:r w:rsidRPr="00AD021A">
              <w:rPr>
                <w:rStyle w:val="a4"/>
                <w:noProof/>
              </w:rPr>
              <w:fldChar w:fldCharType="end"/>
            </w:r>
          </w:ins>
        </w:p>
        <w:p w:rsidR="00352807" w:rsidRDefault="00352807">
          <w:pPr>
            <w:pStyle w:val="30"/>
            <w:tabs>
              <w:tab w:val="right" w:leader="dot" w:pos="10457"/>
            </w:tabs>
            <w:rPr>
              <w:ins w:id="193" w:author="zhang alex" w:date="2019-07-28T15:17:00Z"/>
              <w:noProof/>
            </w:rPr>
          </w:pPr>
          <w:ins w:id="194" w:author="zhang alex" w:date="2019-07-28T15:17:00Z">
            <w:r w:rsidRPr="00AD021A">
              <w:rPr>
                <w:rStyle w:val="a4"/>
                <w:noProof/>
              </w:rPr>
              <w:fldChar w:fldCharType="begin"/>
            </w:r>
            <w:r w:rsidRPr="00AD021A">
              <w:rPr>
                <w:rStyle w:val="a4"/>
                <w:noProof/>
              </w:rPr>
              <w:instrText xml:space="preserve"> </w:instrText>
            </w:r>
            <w:r>
              <w:rPr>
                <w:noProof/>
              </w:rPr>
              <w:instrText>HYPERLINK \l "_Toc15219554"</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7.2. JSR-305 meta-annotations</w:t>
            </w:r>
            <w:r>
              <w:rPr>
                <w:noProof/>
                <w:webHidden/>
              </w:rPr>
              <w:tab/>
            </w:r>
            <w:r>
              <w:rPr>
                <w:noProof/>
                <w:webHidden/>
              </w:rPr>
              <w:fldChar w:fldCharType="begin"/>
            </w:r>
            <w:r>
              <w:rPr>
                <w:noProof/>
                <w:webHidden/>
              </w:rPr>
              <w:instrText xml:space="preserve"> PAGEREF _Toc15219554 \h </w:instrText>
            </w:r>
            <w:r>
              <w:rPr>
                <w:noProof/>
                <w:webHidden/>
              </w:rPr>
            </w:r>
          </w:ins>
          <w:r>
            <w:rPr>
              <w:noProof/>
              <w:webHidden/>
            </w:rPr>
            <w:fldChar w:fldCharType="separate"/>
          </w:r>
          <w:ins w:id="195" w:author="zhang alex" w:date="2019-07-28T15:17:00Z">
            <w:r>
              <w:rPr>
                <w:noProof/>
                <w:webHidden/>
              </w:rPr>
              <w:t>362</w:t>
            </w:r>
            <w:r>
              <w:rPr>
                <w:noProof/>
                <w:webHidden/>
              </w:rPr>
              <w:fldChar w:fldCharType="end"/>
            </w:r>
            <w:r w:rsidRPr="00AD021A">
              <w:rPr>
                <w:rStyle w:val="a4"/>
                <w:noProof/>
              </w:rPr>
              <w:fldChar w:fldCharType="end"/>
            </w:r>
          </w:ins>
        </w:p>
        <w:p w:rsidR="00352807" w:rsidRDefault="00352807">
          <w:pPr>
            <w:pStyle w:val="20"/>
            <w:tabs>
              <w:tab w:val="right" w:leader="dot" w:pos="10457"/>
            </w:tabs>
            <w:rPr>
              <w:ins w:id="196" w:author="zhang alex" w:date="2019-07-28T15:17:00Z"/>
              <w:noProof/>
            </w:rPr>
          </w:pPr>
          <w:ins w:id="197" w:author="zhang alex" w:date="2019-07-28T15:17:00Z">
            <w:r w:rsidRPr="00AD021A">
              <w:rPr>
                <w:rStyle w:val="a4"/>
                <w:noProof/>
              </w:rPr>
              <w:fldChar w:fldCharType="begin"/>
            </w:r>
            <w:r w:rsidRPr="00AD021A">
              <w:rPr>
                <w:rStyle w:val="a4"/>
                <w:noProof/>
              </w:rPr>
              <w:instrText xml:space="preserve"> </w:instrText>
            </w:r>
            <w:r>
              <w:rPr>
                <w:noProof/>
              </w:rPr>
              <w:instrText>HYPERLINK \l "_Toc15219555"</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8. Data Buffers and Codecs</w:t>
            </w:r>
            <w:r>
              <w:rPr>
                <w:noProof/>
                <w:webHidden/>
              </w:rPr>
              <w:tab/>
            </w:r>
            <w:r>
              <w:rPr>
                <w:noProof/>
                <w:webHidden/>
              </w:rPr>
              <w:fldChar w:fldCharType="begin"/>
            </w:r>
            <w:r>
              <w:rPr>
                <w:noProof/>
                <w:webHidden/>
              </w:rPr>
              <w:instrText xml:space="preserve"> PAGEREF _Toc15219555 \h </w:instrText>
            </w:r>
            <w:r>
              <w:rPr>
                <w:noProof/>
                <w:webHidden/>
              </w:rPr>
            </w:r>
          </w:ins>
          <w:r>
            <w:rPr>
              <w:noProof/>
              <w:webHidden/>
            </w:rPr>
            <w:fldChar w:fldCharType="separate"/>
          </w:r>
          <w:ins w:id="198" w:author="zhang alex" w:date="2019-07-28T15:17:00Z">
            <w:r>
              <w:rPr>
                <w:noProof/>
                <w:webHidden/>
              </w:rPr>
              <w:t>362</w:t>
            </w:r>
            <w:r>
              <w:rPr>
                <w:noProof/>
                <w:webHidden/>
              </w:rPr>
              <w:fldChar w:fldCharType="end"/>
            </w:r>
            <w:r w:rsidRPr="00AD021A">
              <w:rPr>
                <w:rStyle w:val="a4"/>
                <w:noProof/>
              </w:rPr>
              <w:fldChar w:fldCharType="end"/>
            </w:r>
          </w:ins>
        </w:p>
        <w:p w:rsidR="00352807" w:rsidRDefault="00352807">
          <w:pPr>
            <w:pStyle w:val="30"/>
            <w:tabs>
              <w:tab w:val="right" w:leader="dot" w:pos="10457"/>
            </w:tabs>
            <w:rPr>
              <w:ins w:id="199" w:author="zhang alex" w:date="2019-07-28T15:17:00Z"/>
              <w:noProof/>
            </w:rPr>
          </w:pPr>
          <w:ins w:id="200" w:author="zhang alex" w:date="2019-07-28T15:17:00Z">
            <w:r w:rsidRPr="00AD021A">
              <w:rPr>
                <w:rStyle w:val="a4"/>
                <w:noProof/>
              </w:rPr>
              <w:fldChar w:fldCharType="begin"/>
            </w:r>
            <w:r w:rsidRPr="00AD021A">
              <w:rPr>
                <w:rStyle w:val="a4"/>
                <w:noProof/>
              </w:rPr>
              <w:instrText xml:space="preserve"> </w:instrText>
            </w:r>
            <w:r>
              <w:rPr>
                <w:noProof/>
              </w:rPr>
              <w:instrText>HYPERLINK \l "_Toc15219556"</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8.1. </w:t>
            </w:r>
            <w:r w:rsidRPr="00AD021A">
              <w:rPr>
                <w:rStyle w:val="a4"/>
                <w:rFonts w:ascii="Consolas" w:eastAsia="宋体" w:hAnsi="Consolas" w:cs="宋体"/>
                <w:noProof/>
                <w:kern w:val="0"/>
                <w:shd w:val="clear" w:color="auto" w:fill="F7F7F8"/>
              </w:rPr>
              <w:t>DataBufferFactory</w:t>
            </w:r>
            <w:r>
              <w:rPr>
                <w:noProof/>
                <w:webHidden/>
              </w:rPr>
              <w:tab/>
            </w:r>
            <w:r>
              <w:rPr>
                <w:noProof/>
                <w:webHidden/>
              </w:rPr>
              <w:fldChar w:fldCharType="begin"/>
            </w:r>
            <w:r>
              <w:rPr>
                <w:noProof/>
                <w:webHidden/>
              </w:rPr>
              <w:instrText xml:space="preserve"> PAGEREF _Toc15219556 \h </w:instrText>
            </w:r>
            <w:r>
              <w:rPr>
                <w:noProof/>
                <w:webHidden/>
              </w:rPr>
            </w:r>
          </w:ins>
          <w:r>
            <w:rPr>
              <w:noProof/>
              <w:webHidden/>
            </w:rPr>
            <w:fldChar w:fldCharType="separate"/>
          </w:r>
          <w:ins w:id="201" w:author="zhang alex" w:date="2019-07-28T15:17:00Z">
            <w:r>
              <w:rPr>
                <w:noProof/>
                <w:webHidden/>
              </w:rPr>
              <w:t>362</w:t>
            </w:r>
            <w:r>
              <w:rPr>
                <w:noProof/>
                <w:webHidden/>
              </w:rPr>
              <w:fldChar w:fldCharType="end"/>
            </w:r>
            <w:r w:rsidRPr="00AD021A">
              <w:rPr>
                <w:rStyle w:val="a4"/>
                <w:noProof/>
              </w:rPr>
              <w:fldChar w:fldCharType="end"/>
            </w:r>
          </w:ins>
        </w:p>
        <w:p w:rsidR="00352807" w:rsidRDefault="00352807">
          <w:pPr>
            <w:pStyle w:val="30"/>
            <w:tabs>
              <w:tab w:val="right" w:leader="dot" w:pos="10457"/>
            </w:tabs>
            <w:rPr>
              <w:ins w:id="202" w:author="zhang alex" w:date="2019-07-28T15:17:00Z"/>
              <w:noProof/>
            </w:rPr>
          </w:pPr>
          <w:ins w:id="203" w:author="zhang alex" w:date="2019-07-28T15:17:00Z">
            <w:r w:rsidRPr="00AD021A">
              <w:rPr>
                <w:rStyle w:val="a4"/>
                <w:noProof/>
              </w:rPr>
              <w:fldChar w:fldCharType="begin"/>
            </w:r>
            <w:r w:rsidRPr="00AD021A">
              <w:rPr>
                <w:rStyle w:val="a4"/>
                <w:noProof/>
              </w:rPr>
              <w:instrText xml:space="preserve"> </w:instrText>
            </w:r>
            <w:r>
              <w:rPr>
                <w:noProof/>
              </w:rPr>
              <w:instrText>HYPERLINK \l "_Toc15219557"</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8.2. </w:t>
            </w:r>
            <w:r w:rsidRPr="00AD021A">
              <w:rPr>
                <w:rStyle w:val="a4"/>
                <w:rFonts w:ascii="Consolas" w:eastAsia="宋体" w:hAnsi="Consolas" w:cs="宋体"/>
                <w:noProof/>
                <w:kern w:val="0"/>
                <w:shd w:val="clear" w:color="auto" w:fill="F7F7F8"/>
              </w:rPr>
              <w:t>DataBuffer</w:t>
            </w:r>
            <w:r>
              <w:rPr>
                <w:noProof/>
                <w:webHidden/>
              </w:rPr>
              <w:tab/>
            </w:r>
            <w:r>
              <w:rPr>
                <w:noProof/>
                <w:webHidden/>
              </w:rPr>
              <w:fldChar w:fldCharType="begin"/>
            </w:r>
            <w:r>
              <w:rPr>
                <w:noProof/>
                <w:webHidden/>
              </w:rPr>
              <w:instrText xml:space="preserve"> PAGEREF _Toc15219557 \h </w:instrText>
            </w:r>
            <w:r>
              <w:rPr>
                <w:noProof/>
                <w:webHidden/>
              </w:rPr>
            </w:r>
          </w:ins>
          <w:r>
            <w:rPr>
              <w:noProof/>
              <w:webHidden/>
            </w:rPr>
            <w:fldChar w:fldCharType="separate"/>
          </w:r>
          <w:ins w:id="204" w:author="zhang alex" w:date="2019-07-28T15:17:00Z">
            <w:r>
              <w:rPr>
                <w:noProof/>
                <w:webHidden/>
              </w:rPr>
              <w:t>363</w:t>
            </w:r>
            <w:r>
              <w:rPr>
                <w:noProof/>
                <w:webHidden/>
              </w:rPr>
              <w:fldChar w:fldCharType="end"/>
            </w:r>
            <w:r w:rsidRPr="00AD021A">
              <w:rPr>
                <w:rStyle w:val="a4"/>
                <w:noProof/>
              </w:rPr>
              <w:fldChar w:fldCharType="end"/>
            </w:r>
          </w:ins>
        </w:p>
        <w:p w:rsidR="00352807" w:rsidRDefault="00352807">
          <w:pPr>
            <w:pStyle w:val="30"/>
            <w:tabs>
              <w:tab w:val="right" w:leader="dot" w:pos="10457"/>
            </w:tabs>
            <w:rPr>
              <w:ins w:id="205" w:author="zhang alex" w:date="2019-07-28T15:17:00Z"/>
              <w:noProof/>
            </w:rPr>
          </w:pPr>
          <w:ins w:id="206" w:author="zhang alex" w:date="2019-07-28T15:17:00Z">
            <w:r w:rsidRPr="00AD021A">
              <w:rPr>
                <w:rStyle w:val="a4"/>
                <w:noProof/>
              </w:rPr>
              <w:fldChar w:fldCharType="begin"/>
            </w:r>
            <w:r w:rsidRPr="00AD021A">
              <w:rPr>
                <w:rStyle w:val="a4"/>
                <w:noProof/>
              </w:rPr>
              <w:instrText xml:space="preserve"> </w:instrText>
            </w:r>
            <w:r>
              <w:rPr>
                <w:noProof/>
              </w:rPr>
              <w:instrText>HYPERLINK \l "_Toc15219558"</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8.3. </w:t>
            </w:r>
            <w:r w:rsidRPr="00AD021A">
              <w:rPr>
                <w:rStyle w:val="a4"/>
                <w:rFonts w:ascii="Consolas" w:eastAsia="宋体" w:hAnsi="Consolas" w:cs="宋体"/>
                <w:noProof/>
                <w:kern w:val="0"/>
                <w:shd w:val="clear" w:color="auto" w:fill="F7F7F8"/>
              </w:rPr>
              <w:t>PooledDataBuffer</w:t>
            </w:r>
            <w:r>
              <w:rPr>
                <w:noProof/>
                <w:webHidden/>
              </w:rPr>
              <w:tab/>
            </w:r>
            <w:r>
              <w:rPr>
                <w:noProof/>
                <w:webHidden/>
              </w:rPr>
              <w:fldChar w:fldCharType="begin"/>
            </w:r>
            <w:r>
              <w:rPr>
                <w:noProof/>
                <w:webHidden/>
              </w:rPr>
              <w:instrText xml:space="preserve"> PAGEREF _Toc15219558 \h </w:instrText>
            </w:r>
            <w:r>
              <w:rPr>
                <w:noProof/>
                <w:webHidden/>
              </w:rPr>
            </w:r>
          </w:ins>
          <w:r>
            <w:rPr>
              <w:noProof/>
              <w:webHidden/>
            </w:rPr>
            <w:fldChar w:fldCharType="separate"/>
          </w:r>
          <w:ins w:id="207" w:author="zhang alex" w:date="2019-07-28T15:17:00Z">
            <w:r>
              <w:rPr>
                <w:noProof/>
                <w:webHidden/>
              </w:rPr>
              <w:t>363</w:t>
            </w:r>
            <w:r>
              <w:rPr>
                <w:noProof/>
                <w:webHidden/>
              </w:rPr>
              <w:fldChar w:fldCharType="end"/>
            </w:r>
            <w:r w:rsidRPr="00AD021A">
              <w:rPr>
                <w:rStyle w:val="a4"/>
                <w:noProof/>
              </w:rPr>
              <w:fldChar w:fldCharType="end"/>
            </w:r>
          </w:ins>
        </w:p>
        <w:p w:rsidR="00352807" w:rsidRDefault="00352807">
          <w:pPr>
            <w:pStyle w:val="30"/>
            <w:tabs>
              <w:tab w:val="right" w:leader="dot" w:pos="10457"/>
            </w:tabs>
            <w:rPr>
              <w:ins w:id="208" w:author="zhang alex" w:date="2019-07-28T15:17:00Z"/>
              <w:noProof/>
            </w:rPr>
          </w:pPr>
          <w:ins w:id="209" w:author="zhang alex" w:date="2019-07-28T15:17:00Z">
            <w:r w:rsidRPr="00AD021A">
              <w:rPr>
                <w:rStyle w:val="a4"/>
                <w:noProof/>
              </w:rPr>
              <w:fldChar w:fldCharType="begin"/>
            </w:r>
            <w:r w:rsidRPr="00AD021A">
              <w:rPr>
                <w:rStyle w:val="a4"/>
                <w:noProof/>
              </w:rPr>
              <w:instrText xml:space="preserve"> </w:instrText>
            </w:r>
            <w:r>
              <w:rPr>
                <w:noProof/>
              </w:rPr>
              <w:instrText>HYPERLINK \l "_Toc15219559"</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8.4. </w:t>
            </w:r>
            <w:r w:rsidRPr="00AD021A">
              <w:rPr>
                <w:rStyle w:val="a4"/>
                <w:rFonts w:ascii="Consolas" w:eastAsia="宋体" w:hAnsi="Consolas" w:cs="宋体"/>
                <w:noProof/>
                <w:kern w:val="0"/>
                <w:shd w:val="clear" w:color="auto" w:fill="F7F7F8"/>
              </w:rPr>
              <w:t>DataBufferUtils</w:t>
            </w:r>
            <w:r>
              <w:rPr>
                <w:noProof/>
                <w:webHidden/>
              </w:rPr>
              <w:tab/>
            </w:r>
            <w:r>
              <w:rPr>
                <w:noProof/>
                <w:webHidden/>
              </w:rPr>
              <w:fldChar w:fldCharType="begin"/>
            </w:r>
            <w:r>
              <w:rPr>
                <w:noProof/>
                <w:webHidden/>
              </w:rPr>
              <w:instrText xml:space="preserve"> PAGEREF _Toc15219559 \h </w:instrText>
            </w:r>
            <w:r>
              <w:rPr>
                <w:noProof/>
                <w:webHidden/>
              </w:rPr>
            </w:r>
          </w:ins>
          <w:r>
            <w:rPr>
              <w:noProof/>
              <w:webHidden/>
            </w:rPr>
            <w:fldChar w:fldCharType="separate"/>
          </w:r>
          <w:ins w:id="210" w:author="zhang alex" w:date="2019-07-28T15:17:00Z">
            <w:r>
              <w:rPr>
                <w:noProof/>
                <w:webHidden/>
              </w:rPr>
              <w:t>363</w:t>
            </w:r>
            <w:r>
              <w:rPr>
                <w:noProof/>
                <w:webHidden/>
              </w:rPr>
              <w:fldChar w:fldCharType="end"/>
            </w:r>
            <w:r w:rsidRPr="00AD021A">
              <w:rPr>
                <w:rStyle w:val="a4"/>
                <w:noProof/>
              </w:rPr>
              <w:fldChar w:fldCharType="end"/>
            </w:r>
          </w:ins>
        </w:p>
        <w:p w:rsidR="00352807" w:rsidRDefault="00352807">
          <w:pPr>
            <w:pStyle w:val="30"/>
            <w:tabs>
              <w:tab w:val="right" w:leader="dot" w:pos="10457"/>
            </w:tabs>
            <w:rPr>
              <w:ins w:id="211" w:author="zhang alex" w:date="2019-07-28T15:17:00Z"/>
              <w:noProof/>
            </w:rPr>
          </w:pPr>
          <w:ins w:id="212" w:author="zhang alex" w:date="2019-07-28T15:17:00Z">
            <w:r w:rsidRPr="00AD021A">
              <w:rPr>
                <w:rStyle w:val="a4"/>
                <w:noProof/>
              </w:rPr>
              <w:fldChar w:fldCharType="begin"/>
            </w:r>
            <w:r w:rsidRPr="00AD021A">
              <w:rPr>
                <w:rStyle w:val="a4"/>
                <w:noProof/>
              </w:rPr>
              <w:instrText xml:space="preserve"> </w:instrText>
            </w:r>
            <w:r>
              <w:rPr>
                <w:noProof/>
              </w:rPr>
              <w:instrText>HYPERLINK \l "_Toc15219560"</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8.5. Codecs</w:t>
            </w:r>
            <w:r>
              <w:rPr>
                <w:noProof/>
                <w:webHidden/>
              </w:rPr>
              <w:tab/>
            </w:r>
            <w:r>
              <w:rPr>
                <w:noProof/>
                <w:webHidden/>
              </w:rPr>
              <w:fldChar w:fldCharType="begin"/>
            </w:r>
            <w:r>
              <w:rPr>
                <w:noProof/>
                <w:webHidden/>
              </w:rPr>
              <w:instrText xml:space="preserve"> PAGEREF _Toc15219560 \h </w:instrText>
            </w:r>
            <w:r>
              <w:rPr>
                <w:noProof/>
                <w:webHidden/>
              </w:rPr>
            </w:r>
          </w:ins>
          <w:r>
            <w:rPr>
              <w:noProof/>
              <w:webHidden/>
            </w:rPr>
            <w:fldChar w:fldCharType="separate"/>
          </w:r>
          <w:ins w:id="213" w:author="zhang alex" w:date="2019-07-28T15:17:00Z">
            <w:r>
              <w:rPr>
                <w:noProof/>
                <w:webHidden/>
              </w:rPr>
              <w:t>364</w:t>
            </w:r>
            <w:r>
              <w:rPr>
                <w:noProof/>
                <w:webHidden/>
              </w:rPr>
              <w:fldChar w:fldCharType="end"/>
            </w:r>
            <w:r w:rsidRPr="00AD021A">
              <w:rPr>
                <w:rStyle w:val="a4"/>
                <w:noProof/>
              </w:rPr>
              <w:fldChar w:fldCharType="end"/>
            </w:r>
          </w:ins>
        </w:p>
        <w:p w:rsidR="00352807" w:rsidRDefault="00352807">
          <w:pPr>
            <w:pStyle w:val="30"/>
            <w:tabs>
              <w:tab w:val="right" w:leader="dot" w:pos="10457"/>
            </w:tabs>
            <w:rPr>
              <w:ins w:id="214" w:author="zhang alex" w:date="2019-07-28T15:17:00Z"/>
              <w:noProof/>
            </w:rPr>
          </w:pPr>
          <w:ins w:id="215" w:author="zhang alex" w:date="2019-07-28T15:17:00Z">
            <w:r w:rsidRPr="00AD021A">
              <w:rPr>
                <w:rStyle w:val="a4"/>
                <w:noProof/>
              </w:rPr>
              <w:fldChar w:fldCharType="begin"/>
            </w:r>
            <w:r w:rsidRPr="00AD021A">
              <w:rPr>
                <w:rStyle w:val="a4"/>
                <w:noProof/>
              </w:rPr>
              <w:instrText xml:space="preserve"> </w:instrText>
            </w:r>
            <w:r>
              <w:rPr>
                <w:noProof/>
              </w:rPr>
              <w:instrText>HYPERLINK \l "_Toc15219561"</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8.6. Using </w:t>
            </w:r>
            <w:r w:rsidRPr="00AD021A">
              <w:rPr>
                <w:rStyle w:val="a4"/>
                <w:rFonts w:ascii="Consolas" w:eastAsia="宋体" w:hAnsi="Consolas" w:cs="宋体"/>
                <w:noProof/>
                <w:kern w:val="0"/>
                <w:shd w:val="clear" w:color="auto" w:fill="F7F7F8"/>
              </w:rPr>
              <w:t>DataBuffer</w:t>
            </w:r>
            <w:r>
              <w:rPr>
                <w:noProof/>
                <w:webHidden/>
              </w:rPr>
              <w:tab/>
            </w:r>
            <w:r>
              <w:rPr>
                <w:noProof/>
                <w:webHidden/>
              </w:rPr>
              <w:fldChar w:fldCharType="begin"/>
            </w:r>
            <w:r>
              <w:rPr>
                <w:noProof/>
                <w:webHidden/>
              </w:rPr>
              <w:instrText xml:space="preserve"> PAGEREF _Toc15219561 \h </w:instrText>
            </w:r>
            <w:r>
              <w:rPr>
                <w:noProof/>
                <w:webHidden/>
              </w:rPr>
            </w:r>
          </w:ins>
          <w:r>
            <w:rPr>
              <w:noProof/>
              <w:webHidden/>
            </w:rPr>
            <w:fldChar w:fldCharType="separate"/>
          </w:r>
          <w:ins w:id="216" w:author="zhang alex" w:date="2019-07-28T15:17:00Z">
            <w:r>
              <w:rPr>
                <w:noProof/>
                <w:webHidden/>
              </w:rPr>
              <w:t>364</w:t>
            </w:r>
            <w:r>
              <w:rPr>
                <w:noProof/>
                <w:webHidden/>
              </w:rPr>
              <w:fldChar w:fldCharType="end"/>
            </w:r>
            <w:r w:rsidRPr="00AD021A">
              <w:rPr>
                <w:rStyle w:val="a4"/>
                <w:noProof/>
              </w:rPr>
              <w:fldChar w:fldCharType="end"/>
            </w:r>
          </w:ins>
        </w:p>
        <w:p w:rsidR="00352807" w:rsidRDefault="00352807">
          <w:pPr>
            <w:pStyle w:val="20"/>
            <w:tabs>
              <w:tab w:val="right" w:leader="dot" w:pos="10457"/>
            </w:tabs>
            <w:rPr>
              <w:ins w:id="217" w:author="zhang alex" w:date="2019-07-28T15:17:00Z"/>
              <w:noProof/>
            </w:rPr>
          </w:pPr>
          <w:ins w:id="218" w:author="zhang alex" w:date="2019-07-28T15:17:00Z">
            <w:r w:rsidRPr="00AD021A">
              <w:rPr>
                <w:rStyle w:val="a4"/>
                <w:noProof/>
              </w:rPr>
              <w:fldChar w:fldCharType="begin"/>
            </w:r>
            <w:r w:rsidRPr="00AD021A">
              <w:rPr>
                <w:rStyle w:val="a4"/>
                <w:noProof/>
              </w:rPr>
              <w:instrText xml:space="preserve"> </w:instrText>
            </w:r>
            <w:r>
              <w:rPr>
                <w:noProof/>
              </w:rPr>
              <w:instrText>HYPERLINK \l "_Toc15219562"</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9. Appendix</w:t>
            </w:r>
            <w:r>
              <w:rPr>
                <w:noProof/>
                <w:webHidden/>
              </w:rPr>
              <w:tab/>
            </w:r>
            <w:r>
              <w:rPr>
                <w:noProof/>
                <w:webHidden/>
              </w:rPr>
              <w:fldChar w:fldCharType="begin"/>
            </w:r>
            <w:r>
              <w:rPr>
                <w:noProof/>
                <w:webHidden/>
              </w:rPr>
              <w:instrText xml:space="preserve"> PAGEREF _Toc15219562 \h </w:instrText>
            </w:r>
            <w:r>
              <w:rPr>
                <w:noProof/>
                <w:webHidden/>
              </w:rPr>
            </w:r>
          </w:ins>
          <w:r>
            <w:rPr>
              <w:noProof/>
              <w:webHidden/>
            </w:rPr>
            <w:fldChar w:fldCharType="separate"/>
          </w:r>
          <w:ins w:id="219" w:author="zhang alex" w:date="2019-07-28T15:17:00Z">
            <w:r>
              <w:rPr>
                <w:noProof/>
                <w:webHidden/>
              </w:rPr>
              <w:t>365</w:t>
            </w:r>
            <w:r>
              <w:rPr>
                <w:noProof/>
                <w:webHidden/>
              </w:rPr>
              <w:fldChar w:fldCharType="end"/>
            </w:r>
            <w:r w:rsidRPr="00AD021A">
              <w:rPr>
                <w:rStyle w:val="a4"/>
                <w:noProof/>
              </w:rPr>
              <w:fldChar w:fldCharType="end"/>
            </w:r>
          </w:ins>
        </w:p>
        <w:p w:rsidR="00352807" w:rsidRDefault="00352807">
          <w:pPr>
            <w:pStyle w:val="30"/>
            <w:tabs>
              <w:tab w:val="right" w:leader="dot" w:pos="10457"/>
            </w:tabs>
            <w:rPr>
              <w:ins w:id="220" w:author="zhang alex" w:date="2019-07-28T15:17:00Z"/>
              <w:noProof/>
            </w:rPr>
          </w:pPr>
          <w:ins w:id="221" w:author="zhang alex" w:date="2019-07-28T15:17:00Z">
            <w:r w:rsidRPr="00AD021A">
              <w:rPr>
                <w:rStyle w:val="a4"/>
                <w:noProof/>
              </w:rPr>
              <w:fldChar w:fldCharType="begin"/>
            </w:r>
            <w:r w:rsidRPr="00AD021A">
              <w:rPr>
                <w:rStyle w:val="a4"/>
                <w:noProof/>
              </w:rPr>
              <w:instrText xml:space="preserve"> </w:instrText>
            </w:r>
            <w:r>
              <w:rPr>
                <w:noProof/>
              </w:rPr>
              <w:instrText>HYPERLINK \l "_Toc15219563"</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9.1. XML Schemas</w:t>
            </w:r>
            <w:r>
              <w:rPr>
                <w:noProof/>
                <w:webHidden/>
              </w:rPr>
              <w:tab/>
            </w:r>
            <w:r>
              <w:rPr>
                <w:noProof/>
                <w:webHidden/>
              </w:rPr>
              <w:fldChar w:fldCharType="begin"/>
            </w:r>
            <w:r>
              <w:rPr>
                <w:noProof/>
                <w:webHidden/>
              </w:rPr>
              <w:instrText xml:space="preserve"> PAGEREF _Toc15219563 \h </w:instrText>
            </w:r>
            <w:r>
              <w:rPr>
                <w:noProof/>
                <w:webHidden/>
              </w:rPr>
            </w:r>
          </w:ins>
          <w:r>
            <w:rPr>
              <w:noProof/>
              <w:webHidden/>
            </w:rPr>
            <w:fldChar w:fldCharType="separate"/>
          </w:r>
          <w:ins w:id="222" w:author="zhang alex" w:date="2019-07-28T15:17:00Z">
            <w:r>
              <w:rPr>
                <w:noProof/>
                <w:webHidden/>
              </w:rPr>
              <w:t>365</w:t>
            </w:r>
            <w:r>
              <w:rPr>
                <w:noProof/>
                <w:webHidden/>
              </w:rPr>
              <w:fldChar w:fldCharType="end"/>
            </w:r>
            <w:r w:rsidRPr="00AD021A">
              <w:rPr>
                <w:rStyle w:val="a4"/>
                <w:noProof/>
              </w:rPr>
              <w:fldChar w:fldCharType="end"/>
            </w:r>
          </w:ins>
        </w:p>
        <w:p w:rsidR="00352807" w:rsidRDefault="00352807">
          <w:pPr>
            <w:pStyle w:val="30"/>
            <w:tabs>
              <w:tab w:val="right" w:leader="dot" w:pos="10457"/>
            </w:tabs>
            <w:rPr>
              <w:ins w:id="223" w:author="zhang alex" w:date="2019-07-28T15:17:00Z"/>
              <w:noProof/>
            </w:rPr>
          </w:pPr>
          <w:ins w:id="224" w:author="zhang alex" w:date="2019-07-28T15:17:00Z">
            <w:r w:rsidRPr="00AD021A">
              <w:rPr>
                <w:rStyle w:val="a4"/>
                <w:noProof/>
              </w:rPr>
              <w:fldChar w:fldCharType="begin"/>
            </w:r>
            <w:r w:rsidRPr="00AD021A">
              <w:rPr>
                <w:rStyle w:val="a4"/>
                <w:noProof/>
              </w:rPr>
              <w:instrText xml:space="preserve"> </w:instrText>
            </w:r>
            <w:r>
              <w:rPr>
                <w:noProof/>
              </w:rPr>
              <w:instrText>HYPERLINK \l "_Toc15219564"</w:instrText>
            </w:r>
            <w:r w:rsidRPr="00AD021A">
              <w:rPr>
                <w:rStyle w:val="a4"/>
                <w:noProof/>
              </w:rPr>
              <w:instrText xml:space="preserve"> </w:instrText>
            </w:r>
            <w:r w:rsidRPr="00AD021A">
              <w:rPr>
                <w:rStyle w:val="a4"/>
                <w:noProof/>
              </w:rPr>
            </w:r>
            <w:r w:rsidRPr="00AD021A">
              <w:rPr>
                <w:rStyle w:val="a4"/>
                <w:noProof/>
              </w:rPr>
              <w:fldChar w:fldCharType="separate"/>
            </w:r>
            <w:r w:rsidRPr="00AD021A">
              <w:rPr>
                <w:rStyle w:val="a4"/>
                <w:rFonts w:ascii="Arial" w:eastAsia="宋体" w:hAnsi="Arial" w:cs="Arial"/>
                <w:noProof/>
                <w:kern w:val="0"/>
              </w:rPr>
              <w:t>9.2. XML Schema Authoring</w:t>
            </w:r>
            <w:r>
              <w:rPr>
                <w:noProof/>
                <w:webHidden/>
              </w:rPr>
              <w:tab/>
            </w:r>
            <w:r>
              <w:rPr>
                <w:noProof/>
                <w:webHidden/>
              </w:rPr>
              <w:fldChar w:fldCharType="begin"/>
            </w:r>
            <w:r>
              <w:rPr>
                <w:noProof/>
                <w:webHidden/>
              </w:rPr>
              <w:instrText xml:space="preserve"> PAGEREF _Toc15219564 \h </w:instrText>
            </w:r>
            <w:r>
              <w:rPr>
                <w:noProof/>
                <w:webHidden/>
              </w:rPr>
            </w:r>
          </w:ins>
          <w:r>
            <w:rPr>
              <w:noProof/>
              <w:webHidden/>
            </w:rPr>
            <w:fldChar w:fldCharType="separate"/>
          </w:r>
          <w:ins w:id="225" w:author="zhang alex" w:date="2019-07-28T15:17:00Z">
            <w:r>
              <w:rPr>
                <w:noProof/>
                <w:webHidden/>
              </w:rPr>
              <w:t>376</w:t>
            </w:r>
            <w:r>
              <w:rPr>
                <w:noProof/>
                <w:webHidden/>
              </w:rPr>
              <w:fldChar w:fldCharType="end"/>
            </w:r>
            <w:r w:rsidRPr="00AD021A">
              <w:rPr>
                <w:rStyle w:val="a4"/>
                <w:noProof/>
              </w:rPr>
              <w:fldChar w:fldCharType="end"/>
            </w:r>
          </w:ins>
        </w:p>
        <w:p w:rsidR="00C554B0" w:rsidDel="00352807" w:rsidRDefault="00C554B0">
          <w:pPr>
            <w:pStyle w:val="11"/>
            <w:tabs>
              <w:tab w:val="right" w:leader="dot" w:pos="10457"/>
            </w:tabs>
            <w:rPr>
              <w:del w:id="226" w:author="zhang alex" w:date="2019-07-28T15:17:00Z"/>
              <w:noProof/>
            </w:rPr>
          </w:pPr>
          <w:del w:id="227" w:author="zhang alex" w:date="2019-07-28T15:17:00Z">
            <w:r w:rsidRPr="00352807" w:rsidDel="00352807">
              <w:rPr>
                <w:rStyle w:val="a4"/>
                <w:rFonts w:ascii="Arial" w:eastAsia="宋体" w:hAnsi="Arial" w:cs="Arial"/>
                <w:noProof/>
                <w:kern w:val="36"/>
                <w:rPrChange w:id="228" w:author="zhang alex" w:date="2019-07-28T15:17:00Z">
                  <w:rPr>
                    <w:rStyle w:val="a4"/>
                    <w:rFonts w:ascii="Arial" w:eastAsia="宋体" w:hAnsi="Arial" w:cs="Arial"/>
                    <w:noProof/>
                    <w:kern w:val="36"/>
                  </w:rPr>
                </w:rPrChange>
              </w:rPr>
              <w:delText>Core Technologies</w:delText>
            </w:r>
            <w:r w:rsidDel="00352807">
              <w:rPr>
                <w:noProof/>
                <w:webHidden/>
              </w:rPr>
              <w:tab/>
              <w:delText>1</w:delText>
            </w:r>
          </w:del>
        </w:p>
        <w:p w:rsidR="00C554B0" w:rsidDel="00352807" w:rsidRDefault="00C554B0">
          <w:pPr>
            <w:pStyle w:val="20"/>
            <w:tabs>
              <w:tab w:val="right" w:leader="dot" w:pos="10457"/>
            </w:tabs>
            <w:rPr>
              <w:del w:id="229" w:author="zhang alex" w:date="2019-07-28T15:17:00Z"/>
              <w:noProof/>
            </w:rPr>
          </w:pPr>
          <w:del w:id="230" w:author="zhang alex" w:date="2019-07-28T15:17:00Z">
            <w:r w:rsidRPr="00352807" w:rsidDel="00352807">
              <w:rPr>
                <w:rStyle w:val="a4"/>
                <w:rFonts w:ascii="Arial" w:eastAsia="宋体" w:hAnsi="Arial" w:cs="Arial"/>
                <w:noProof/>
                <w:kern w:val="0"/>
                <w:rPrChange w:id="231" w:author="zhang alex" w:date="2019-07-28T15:17:00Z">
                  <w:rPr>
                    <w:rStyle w:val="a4"/>
                    <w:rFonts w:ascii="Arial" w:eastAsia="宋体" w:hAnsi="Arial" w:cs="Arial"/>
                    <w:noProof/>
                    <w:kern w:val="0"/>
                  </w:rPr>
                </w:rPrChange>
              </w:rPr>
              <w:delText>1. The IoC Container</w:delText>
            </w:r>
            <w:r w:rsidDel="00352807">
              <w:rPr>
                <w:noProof/>
                <w:webHidden/>
              </w:rPr>
              <w:tab/>
              <w:delText>3</w:delText>
            </w:r>
          </w:del>
        </w:p>
        <w:p w:rsidR="00C554B0" w:rsidDel="00352807" w:rsidRDefault="00C554B0">
          <w:pPr>
            <w:pStyle w:val="30"/>
            <w:tabs>
              <w:tab w:val="right" w:leader="dot" w:pos="10457"/>
            </w:tabs>
            <w:rPr>
              <w:del w:id="232" w:author="zhang alex" w:date="2019-07-28T15:17:00Z"/>
              <w:noProof/>
            </w:rPr>
          </w:pPr>
          <w:del w:id="233" w:author="zhang alex" w:date="2019-07-28T15:17:00Z">
            <w:r w:rsidRPr="00352807" w:rsidDel="00352807">
              <w:rPr>
                <w:rStyle w:val="a4"/>
                <w:rFonts w:ascii="Arial" w:eastAsia="宋体" w:hAnsi="Arial" w:cs="Arial"/>
                <w:noProof/>
                <w:kern w:val="0"/>
                <w:rPrChange w:id="234" w:author="zhang alex" w:date="2019-07-28T15:17:00Z">
                  <w:rPr>
                    <w:rStyle w:val="a4"/>
                    <w:rFonts w:ascii="Arial" w:eastAsia="宋体" w:hAnsi="Arial" w:cs="Arial"/>
                    <w:noProof/>
                    <w:kern w:val="0"/>
                  </w:rPr>
                </w:rPrChange>
              </w:rPr>
              <w:delText>1.1. Introduction to the Spring IoC Container and Beans</w:delText>
            </w:r>
            <w:r w:rsidDel="00352807">
              <w:rPr>
                <w:noProof/>
                <w:webHidden/>
              </w:rPr>
              <w:tab/>
              <w:delText>3</w:delText>
            </w:r>
          </w:del>
        </w:p>
        <w:p w:rsidR="00C554B0" w:rsidDel="00352807" w:rsidRDefault="00C554B0">
          <w:pPr>
            <w:pStyle w:val="30"/>
            <w:tabs>
              <w:tab w:val="right" w:leader="dot" w:pos="10457"/>
            </w:tabs>
            <w:rPr>
              <w:del w:id="235" w:author="zhang alex" w:date="2019-07-28T15:17:00Z"/>
              <w:noProof/>
            </w:rPr>
          </w:pPr>
          <w:del w:id="236" w:author="zhang alex" w:date="2019-07-28T15:17:00Z">
            <w:r w:rsidRPr="00352807" w:rsidDel="00352807">
              <w:rPr>
                <w:rStyle w:val="a4"/>
                <w:rFonts w:ascii="Arial" w:eastAsia="宋体" w:hAnsi="Arial" w:cs="Arial"/>
                <w:noProof/>
                <w:kern w:val="0"/>
                <w:rPrChange w:id="237" w:author="zhang alex" w:date="2019-07-28T15:17:00Z">
                  <w:rPr>
                    <w:rStyle w:val="a4"/>
                    <w:rFonts w:ascii="Arial" w:eastAsia="宋体" w:hAnsi="Arial" w:cs="Arial"/>
                    <w:noProof/>
                    <w:kern w:val="0"/>
                  </w:rPr>
                </w:rPrChange>
              </w:rPr>
              <w:delText>1.2. Container Overview</w:delText>
            </w:r>
            <w:r w:rsidDel="00352807">
              <w:rPr>
                <w:noProof/>
                <w:webHidden/>
              </w:rPr>
              <w:tab/>
              <w:delText>4</w:delText>
            </w:r>
          </w:del>
        </w:p>
        <w:p w:rsidR="00C554B0" w:rsidDel="00352807" w:rsidRDefault="00C554B0">
          <w:pPr>
            <w:pStyle w:val="30"/>
            <w:tabs>
              <w:tab w:val="right" w:leader="dot" w:pos="10457"/>
            </w:tabs>
            <w:rPr>
              <w:del w:id="238" w:author="zhang alex" w:date="2019-07-28T15:17:00Z"/>
              <w:noProof/>
            </w:rPr>
          </w:pPr>
          <w:del w:id="239" w:author="zhang alex" w:date="2019-07-28T15:17:00Z">
            <w:r w:rsidRPr="00352807" w:rsidDel="00352807">
              <w:rPr>
                <w:rStyle w:val="a4"/>
                <w:rFonts w:ascii="Arial" w:eastAsia="宋体" w:hAnsi="Arial" w:cs="Arial"/>
                <w:noProof/>
                <w:kern w:val="0"/>
                <w:rPrChange w:id="240" w:author="zhang alex" w:date="2019-07-28T15:17:00Z">
                  <w:rPr>
                    <w:rStyle w:val="a4"/>
                    <w:rFonts w:ascii="Arial" w:eastAsia="宋体" w:hAnsi="Arial" w:cs="Arial"/>
                    <w:noProof/>
                    <w:kern w:val="0"/>
                  </w:rPr>
                </w:rPrChange>
              </w:rPr>
              <w:delText>1.3. Bean Overview</w:delText>
            </w:r>
            <w:r w:rsidDel="00352807">
              <w:rPr>
                <w:noProof/>
                <w:webHidden/>
              </w:rPr>
              <w:tab/>
              <w:delText>13</w:delText>
            </w:r>
          </w:del>
        </w:p>
        <w:p w:rsidR="00C554B0" w:rsidDel="00352807" w:rsidRDefault="00C554B0">
          <w:pPr>
            <w:pStyle w:val="30"/>
            <w:tabs>
              <w:tab w:val="right" w:leader="dot" w:pos="10457"/>
            </w:tabs>
            <w:rPr>
              <w:del w:id="241" w:author="zhang alex" w:date="2019-07-28T15:17:00Z"/>
              <w:noProof/>
            </w:rPr>
          </w:pPr>
          <w:del w:id="242" w:author="zhang alex" w:date="2019-07-28T15:17:00Z">
            <w:r w:rsidRPr="00352807" w:rsidDel="00352807">
              <w:rPr>
                <w:rStyle w:val="a4"/>
                <w:rFonts w:ascii="Arial" w:eastAsia="宋体" w:hAnsi="Arial" w:cs="Arial"/>
                <w:noProof/>
                <w:kern w:val="0"/>
                <w:rPrChange w:id="243" w:author="zhang alex" w:date="2019-07-28T15:17:00Z">
                  <w:rPr>
                    <w:rStyle w:val="a4"/>
                    <w:rFonts w:ascii="Arial" w:eastAsia="宋体" w:hAnsi="Arial" w:cs="Arial"/>
                    <w:noProof/>
                    <w:kern w:val="0"/>
                  </w:rPr>
                </w:rPrChange>
              </w:rPr>
              <w:delText>1.4. Dependencies</w:delText>
            </w:r>
            <w:r w:rsidDel="00352807">
              <w:rPr>
                <w:noProof/>
                <w:webHidden/>
              </w:rPr>
              <w:tab/>
              <w:delText>22</w:delText>
            </w:r>
          </w:del>
        </w:p>
        <w:p w:rsidR="00C554B0" w:rsidDel="00352807" w:rsidRDefault="00C554B0">
          <w:pPr>
            <w:pStyle w:val="30"/>
            <w:tabs>
              <w:tab w:val="right" w:leader="dot" w:pos="10457"/>
            </w:tabs>
            <w:rPr>
              <w:del w:id="244" w:author="zhang alex" w:date="2019-07-28T15:17:00Z"/>
              <w:noProof/>
            </w:rPr>
          </w:pPr>
          <w:del w:id="245" w:author="zhang alex" w:date="2019-07-28T15:17:00Z">
            <w:r w:rsidRPr="00352807" w:rsidDel="00352807">
              <w:rPr>
                <w:rStyle w:val="a4"/>
                <w:rFonts w:ascii="Arial" w:eastAsia="宋体" w:hAnsi="Arial" w:cs="Arial"/>
                <w:noProof/>
                <w:kern w:val="0"/>
                <w:rPrChange w:id="246" w:author="zhang alex" w:date="2019-07-28T15:17:00Z">
                  <w:rPr>
                    <w:rStyle w:val="a4"/>
                    <w:rFonts w:ascii="Arial" w:eastAsia="宋体" w:hAnsi="Arial" w:cs="Arial"/>
                    <w:noProof/>
                    <w:kern w:val="0"/>
                  </w:rPr>
                </w:rPrChange>
              </w:rPr>
              <w:delText>1.5. Bean Scopes</w:delText>
            </w:r>
            <w:r w:rsidDel="00352807">
              <w:rPr>
                <w:noProof/>
                <w:webHidden/>
              </w:rPr>
              <w:tab/>
              <w:delText>58</w:delText>
            </w:r>
          </w:del>
        </w:p>
        <w:p w:rsidR="00C554B0" w:rsidDel="00352807" w:rsidRDefault="00C554B0">
          <w:pPr>
            <w:pStyle w:val="30"/>
            <w:tabs>
              <w:tab w:val="right" w:leader="dot" w:pos="10457"/>
            </w:tabs>
            <w:rPr>
              <w:del w:id="247" w:author="zhang alex" w:date="2019-07-28T15:17:00Z"/>
              <w:noProof/>
            </w:rPr>
          </w:pPr>
          <w:del w:id="248" w:author="zhang alex" w:date="2019-07-28T15:17:00Z">
            <w:r w:rsidRPr="00352807" w:rsidDel="00352807">
              <w:rPr>
                <w:rStyle w:val="a4"/>
                <w:rFonts w:ascii="Arial" w:eastAsia="宋体" w:hAnsi="Arial" w:cs="Arial"/>
                <w:noProof/>
                <w:kern w:val="0"/>
                <w:rPrChange w:id="249" w:author="zhang alex" w:date="2019-07-28T15:17:00Z">
                  <w:rPr>
                    <w:rStyle w:val="a4"/>
                    <w:rFonts w:ascii="Arial" w:eastAsia="宋体" w:hAnsi="Arial" w:cs="Arial"/>
                    <w:noProof/>
                    <w:kern w:val="0"/>
                  </w:rPr>
                </w:rPrChange>
              </w:rPr>
              <w:delText>1.6. Customizing the Nature of a Bean</w:delText>
            </w:r>
            <w:r w:rsidDel="00352807">
              <w:rPr>
                <w:noProof/>
                <w:webHidden/>
              </w:rPr>
              <w:tab/>
              <w:delText>74</w:delText>
            </w:r>
          </w:del>
        </w:p>
        <w:p w:rsidR="00C554B0" w:rsidDel="00352807" w:rsidRDefault="00C554B0">
          <w:pPr>
            <w:pStyle w:val="30"/>
            <w:tabs>
              <w:tab w:val="right" w:leader="dot" w:pos="10457"/>
            </w:tabs>
            <w:rPr>
              <w:del w:id="250" w:author="zhang alex" w:date="2019-07-28T15:17:00Z"/>
              <w:noProof/>
            </w:rPr>
          </w:pPr>
          <w:del w:id="251" w:author="zhang alex" w:date="2019-07-28T15:17:00Z">
            <w:r w:rsidRPr="00352807" w:rsidDel="00352807">
              <w:rPr>
                <w:rStyle w:val="a4"/>
                <w:rFonts w:ascii="Arial" w:eastAsia="宋体" w:hAnsi="Arial" w:cs="Arial"/>
                <w:noProof/>
                <w:kern w:val="0"/>
                <w:rPrChange w:id="252" w:author="zhang alex" w:date="2019-07-28T15:17:00Z">
                  <w:rPr>
                    <w:rStyle w:val="a4"/>
                    <w:rFonts w:ascii="Arial" w:eastAsia="宋体" w:hAnsi="Arial" w:cs="Arial"/>
                    <w:noProof/>
                    <w:kern w:val="0"/>
                  </w:rPr>
                </w:rPrChange>
              </w:rPr>
              <w:delText>1.7. Bean Definition Inheritance</w:delText>
            </w:r>
            <w:r w:rsidDel="00352807">
              <w:rPr>
                <w:noProof/>
                <w:webHidden/>
              </w:rPr>
              <w:tab/>
              <w:delText>88</w:delText>
            </w:r>
          </w:del>
        </w:p>
        <w:p w:rsidR="00C554B0" w:rsidDel="00352807" w:rsidRDefault="00C554B0">
          <w:pPr>
            <w:pStyle w:val="30"/>
            <w:tabs>
              <w:tab w:val="right" w:leader="dot" w:pos="10457"/>
            </w:tabs>
            <w:rPr>
              <w:del w:id="253" w:author="zhang alex" w:date="2019-07-28T15:17:00Z"/>
              <w:noProof/>
            </w:rPr>
          </w:pPr>
          <w:del w:id="254" w:author="zhang alex" w:date="2019-07-28T15:17:00Z">
            <w:r w:rsidRPr="00352807" w:rsidDel="00352807">
              <w:rPr>
                <w:rStyle w:val="a4"/>
                <w:rFonts w:ascii="Arial" w:eastAsia="宋体" w:hAnsi="Arial" w:cs="Arial"/>
                <w:noProof/>
                <w:kern w:val="0"/>
                <w:rPrChange w:id="255" w:author="zhang alex" w:date="2019-07-28T15:17:00Z">
                  <w:rPr>
                    <w:rStyle w:val="a4"/>
                    <w:rFonts w:ascii="Arial" w:eastAsia="宋体" w:hAnsi="Arial" w:cs="Arial"/>
                    <w:noProof/>
                    <w:kern w:val="0"/>
                  </w:rPr>
                </w:rPrChange>
              </w:rPr>
              <w:delText>1.8. Container Extension Points</w:delText>
            </w:r>
            <w:r w:rsidDel="00352807">
              <w:rPr>
                <w:noProof/>
                <w:webHidden/>
              </w:rPr>
              <w:tab/>
              <w:delText>90</w:delText>
            </w:r>
          </w:del>
        </w:p>
        <w:p w:rsidR="00C554B0" w:rsidDel="00352807" w:rsidRDefault="00C554B0">
          <w:pPr>
            <w:pStyle w:val="30"/>
            <w:tabs>
              <w:tab w:val="right" w:leader="dot" w:pos="10457"/>
            </w:tabs>
            <w:rPr>
              <w:del w:id="256" w:author="zhang alex" w:date="2019-07-28T15:17:00Z"/>
              <w:noProof/>
            </w:rPr>
          </w:pPr>
          <w:del w:id="257" w:author="zhang alex" w:date="2019-07-28T15:17:00Z">
            <w:r w:rsidRPr="00352807" w:rsidDel="00352807">
              <w:rPr>
                <w:rStyle w:val="a4"/>
                <w:rFonts w:ascii="Arial" w:eastAsia="宋体" w:hAnsi="Arial" w:cs="Arial"/>
                <w:noProof/>
                <w:kern w:val="0"/>
                <w:rPrChange w:id="258" w:author="zhang alex" w:date="2019-07-28T15:17:00Z">
                  <w:rPr>
                    <w:rStyle w:val="a4"/>
                    <w:rFonts w:ascii="Arial" w:eastAsia="宋体" w:hAnsi="Arial" w:cs="Arial"/>
                    <w:noProof/>
                    <w:kern w:val="0"/>
                  </w:rPr>
                </w:rPrChange>
              </w:rPr>
              <w:delText>1.9. Annotation-based Container Configuration</w:delText>
            </w:r>
            <w:r w:rsidDel="00352807">
              <w:rPr>
                <w:noProof/>
                <w:webHidden/>
              </w:rPr>
              <w:tab/>
              <w:delText>102</w:delText>
            </w:r>
          </w:del>
        </w:p>
        <w:p w:rsidR="00C554B0" w:rsidDel="00352807" w:rsidRDefault="00C554B0">
          <w:pPr>
            <w:pStyle w:val="30"/>
            <w:tabs>
              <w:tab w:val="right" w:leader="dot" w:pos="10457"/>
            </w:tabs>
            <w:rPr>
              <w:del w:id="259" w:author="zhang alex" w:date="2019-07-28T15:17:00Z"/>
              <w:noProof/>
            </w:rPr>
          </w:pPr>
          <w:del w:id="260" w:author="zhang alex" w:date="2019-07-28T15:17:00Z">
            <w:r w:rsidRPr="00352807" w:rsidDel="00352807">
              <w:rPr>
                <w:rStyle w:val="a4"/>
                <w:rFonts w:ascii="Arial" w:eastAsia="宋体" w:hAnsi="Arial" w:cs="Arial"/>
                <w:noProof/>
                <w:kern w:val="0"/>
                <w:rPrChange w:id="261" w:author="zhang alex" w:date="2019-07-28T15:17:00Z">
                  <w:rPr>
                    <w:rStyle w:val="a4"/>
                    <w:rFonts w:ascii="Arial" w:eastAsia="宋体" w:hAnsi="Arial" w:cs="Arial"/>
                    <w:noProof/>
                    <w:kern w:val="0"/>
                  </w:rPr>
                </w:rPrChange>
              </w:rPr>
              <w:delText>1.10. Classpath Scanning and Managed Components</w:delText>
            </w:r>
            <w:r w:rsidDel="00352807">
              <w:rPr>
                <w:noProof/>
                <w:webHidden/>
              </w:rPr>
              <w:tab/>
              <w:delText>127</w:delText>
            </w:r>
          </w:del>
        </w:p>
        <w:p w:rsidR="00C554B0" w:rsidDel="00352807" w:rsidRDefault="00C554B0">
          <w:pPr>
            <w:pStyle w:val="30"/>
            <w:tabs>
              <w:tab w:val="right" w:leader="dot" w:pos="10457"/>
            </w:tabs>
            <w:rPr>
              <w:del w:id="262" w:author="zhang alex" w:date="2019-07-28T15:17:00Z"/>
              <w:noProof/>
            </w:rPr>
          </w:pPr>
          <w:del w:id="263" w:author="zhang alex" w:date="2019-07-28T15:17:00Z">
            <w:r w:rsidRPr="00352807" w:rsidDel="00352807">
              <w:rPr>
                <w:rStyle w:val="a4"/>
                <w:rFonts w:ascii="Arial" w:eastAsia="宋体" w:hAnsi="Arial" w:cs="Arial"/>
                <w:noProof/>
                <w:kern w:val="0"/>
                <w:rPrChange w:id="264" w:author="zhang alex" w:date="2019-07-28T15:17:00Z">
                  <w:rPr>
                    <w:rStyle w:val="a4"/>
                    <w:rFonts w:ascii="Arial" w:eastAsia="宋体" w:hAnsi="Arial" w:cs="Arial"/>
                    <w:noProof/>
                    <w:kern w:val="0"/>
                  </w:rPr>
                </w:rPrChange>
              </w:rPr>
              <w:delText>1.11. Using JSR 330 Standard Annotations</w:delText>
            </w:r>
            <w:r w:rsidDel="00352807">
              <w:rPr>
                <w:noProof/>
                <w:webHidden/>
              </w:rPr>
              <w:tab/>
              <w:delText>143</w:delText>
            </w:r>
          </w:del>
        </w:p>
        <w:p w:rsidR="00C554B0" w:rsidDel="00352807" w:rsidRDefault="00C554B0">
          <w:pPr>
            <w:pStyle w:val="30"/>
            <w:tabs>
              <w:tab w:val="right" w:leader="dot" w:pos="10457"/>
            </w:tabs>
            <w:rPr>
              <w:del w:id="265" w:author="zhang alex" w:date="2019-07-28T15:17:00Z"/>
              <w:noProof/>
            </w:rPr>
          </w:pPr>
          <w:del w:id="266" w:author="zhang alex" w:date="2019-07-28T15:17:00Z">
            <w:r w:rsidRPr="00352807" w:rsidDel="00352807">
              <w:rPr>
                <w:rStyle w:val="a4"/>
                <w:rFonts w:ascii="Arial" w:eastAsia="宋体" w:hAnsi="Arial" w:cs="Arial"/>
                <w:noProof/>
                <w:kern w:val="0"/>
                <w:rPrChange w:id="267" w:author="zhang alex" w:date="2019-07-28T15:17:00Z">
                  <w:rPr>
                    <w:rStyle w:val="a4"/>
                    <w:rFonts w:ascii="Arial" w:eastAsia="宋体" w:hAnsi="Arial" w:cs="Arial"/>
                    <w:noProof/>
                    <w:kern w:val="0"/>
                  </w:rPr>
                </w:rPrChange>
              </w:rPr>
              <w:delText>1.12. Java-based Container Configuration</w:delText>
            </w:r>
            <w:r w:rsidDel="00352807">
              <w:rPr>
                <w:noProof/>
                <w:webHidden/>
              </w:rPr>
              <w:tab/>
              <w:delText>148</w:delText>
            </w:r>
          </w:del>
        </w:p>
        <w:p w:rsidR="00C554B0" w:rsidDel="00352807" w:rsidRDefault="00C554B0">
          <w:pPr>
            <w:pStyle w:val="30"/>
            <w:tabs>
              <w:tab w:val="right" w:leader="dot" w:pos="10457"/>
            </w:tabs>
            <w:rPr>
              <w:del w:id="268" w:author="zhang alex" w:date="2019-07-28T15:17:00Z"/>
              <w:noProof/>
            </w:rPr>
          </w:pPr>
          <w:del w:id="269" w:author="zhang alex" w:date="2019-07-28T15:17:00Z">
            <w:r w:rsidRPr="00352807" w:rsidDel="00352807">
              <w:rPr>
                <w:rStyle w:val="a4"/>
                <w:rFonts w:ascii="Arial" w:eastAsia="宋体" w:hAnsi="Arial" w:cs="Arial"/>
                <w:noProof/>
                <w:kern w:val="0"/>
                <w:rPrChange w:id="270" w:author="zhang alex" w:date="2019-07-28T15:17:00Z">
                  <w:rPr>
                    <w:rStyle w:val="a4"/>
                    <w:rFonts w:ascii="Arial" w:eastAsia="宋体" w:hAnsi="Arial" w:cs="Arial"/>
                    <w:noProof/>
                    <w:kern w:val="0"/>
                  </w:rPr>
                </w:rPrChange>
              </w:rPr>
              <w:delText>1.13. Environment Abstraction</w:delText>
            </w:r>
            <w:r w:rsidDel="00352807">
              <w:rPr>
                <w:noProof/>
                <w:webHidden/>
              </w:rPr>
              <w:tab/>
              <w:delText>177</w:delText>
            </w:r>
          </w:del>
        </w:p>
        <w:p w:rsidR="00C554B0" w:rsidDel="00352807" w:rsidRDefault="00C554B0">
          <w:pPr>
            <w:pStyle w:val="30"/>
            <w:tabs>
              <w:tab w:val="right" w:leader="dot" w:pos="10457"/>
            </w:tabs>
            <w:rPr>
              <w:del w:id="271" w:author="zhang alex" w:date="2019-07-28T15:17:00Z"/>
              <w:noProof/>
            </w:rPr>
          </w:pPr>
          <w:del w:id="272" w:author="zhang alex" w:date="2019-07-28T15:17:00Z">
            <w:r w:rsidRPr="00352807" w:rsidDel="00352807">
              <w:rPr>
                <w:rStyle w:val="a4"/>
                <w:rFonts w:ascii="Arial" w:eastAsia="宋体" w:hAnsi="Arial" w:cs="Arial"/>
                <w:noProof/>
                <w:kern w:val="0"/>
                <w:rPrChange w:id="273" w:author="zhang alex" w:date="2019-07-28T15:17:00Z">
                  <w:rPr>
                    <w:rStyle w:val="a4"/>
                    <w:rFonts w:ascii="Arial" w:eastAsia="宋体" w:hAnsi="Arial" w:cs="Arial"/>
                    <w:noProof/>
                    <w:kern w:val="0"/>
                  </w:rPr>
                </w:rPrChange>
              </w:rPr>
              <w:delText>1.14. Registering a </w:delText>
            </w:r>
            <w:r w:rsidRPr="00352807" w:rsidDel="00352807">
              <w:rPr>
                <w:rStyle w:val="a4"/>
                <w:rFonts w:ascii="Consolas" w:eastAsia="宋体" w:hAnsi="Consolas" w:cs="宋体"/>
                <w:noProof/>
                <w:kern w:val="0"/>
                <w:shd w:val="clear" w:color="auto" w:fill="F7F7F8"/>
                <w:rPrChange w:id="274" w:author="zhang alex" w:date="2019-07-28T15:17:00Z">
                  <w:rPr>
                    <w:rStyle w:val="a4"/>
                    <w:rFonts w:ascii="Consolas" w:eastAsia="宋体" w:hAnsi="Consolas" w:cs="宋体"/>
                    <w:noProof/>
                    <w:kern w:val="0"/>
                    <w:shd w:val="clear" w:color="auto" w:fill="F7F7F8"/>
                  </w:rPr>
                </w:rPrChange>
              </w:rPr>
              <w:delText>LoadTimeWeaver</w:delText>
            </w:r>
            <w:r w:rsidDel="00352807">
              <w:rPr>
                <w:noProof/>
                <w:webHidden/>
              </w:rPr>
              <w:tab/>
              <w:delText>190</w:delText>
            </w:r>
          </w:del>
        </w:p>
        <w:p w:rsidR="00C554B0" w:rsidDel="00352807" w:rsidRDefault="00C554B0">
          <w:pPr>
            <w:pStyle w:val="30"/>
            <w:tabs>
              <w:tab w:val="right" w:leader="dot" w:pos="10457"/>
            </w:tabs>
            <w:rPr>
              <w:del w:id="275" w:author="zhang alex" w:date="2019-07-28T15:17:00Z"/>
              <w:noProof/>
            </w:rPr>
          </w:pPr>
          <w:del w:id="276" w:author="zhang alex" w:date="2019-07-28T15:17:00Z">
            <w:r w:rsidRPr="00352807" w:rsidDel="00352807">
              <w:rPr>
                <w:rStyle w:val="a4"/>
                <w:rFonts w:ascii="Arial" w:eastAsia="宋体" w:hAnsi="Arial" w:cs="Arial"/>
                <w:noProof/>
                <w:kern w:val="0"/>
                <w:rPrChange w:id="277" w:author="zhang alex" w:date="2019-07-28T15:17:00Z">
                  <w:rPr>
                    <w:rStyle w:val="a4"/>
                    <w:rFonts w:ascii="Arial" w:eastAsia="宋体" w:hAnsi="Arial" w:cs="Arial"/>
                    <w:noProof/>
                    <w:kern w:val="0"/>
                  </w:rPr>
                </w:rPrChange>
              </w:rPr>
              <w:delText>1.15. Additional Capabilities of the </w:delText>
            </w:r>
            <w:r w:rsidRPr="00352807" w:rsidDel="00352807">
              <w:rPr>
                <w:rStyle w:val="a4"/>
                <w:rFonts w:ascii="Consolas" w:eastAsia="宋体" w:hAnsi="Consolas" w:cs="宋体"/>
                <w:noProof/>
                <w:kern w:val="0"/>
                <w:shd w:val="clear" w:color="auto" w:fill="F7F7F8"/>
                <w:rPrChange w:id="278" w:author="zhang alex" w:date="2019-07-28T15:17:00Z">
                  <w:rPr>
                    <w:rStyle w:val="a4"/>
                    <w:rFonts w:ascii="Consolas" w:eastAsia="宋体" w:hAnsi="Consolas" w:cs="宋体"/>
                    <w:noProof/>
                    <w:kern w:val="0"/>
                    <w:shd w:val="clear" w:color="auto" w:fill="F7F7F8"/>
                  </w:rPr>
                </w:rPrChange>
              </w:rPr>
              <w:delText>ApplicationContext</w:delText>
            </w:r>
            <w:r w:rsidDel="00352807">
              <w:rPr>
                <w:noProof/>
                <w:webHidden/>
              </w:rPr>
              <w:tab/>
              <w:delText>191</w:delText>
            </w:r>
          </w:del>
        </w:p>
        <w:p w:rsidR="00C554B0" w:rsidDel="00352807" w:rsidRDefault="00C554B0">
          <w:pPr>
            <w:pStyle w:val="30"/>
            <w:tabs>
              <w:tab w:val="right" w:leader="dot" w:pos="10457"/>
            </w:tabs>
            <w:rPr>
              <w:del w:id="279" w:author="zhang alex" w:date="2019-07-28T15:17:00Z"/>
              <w:noProof/>
            </w:rPr>
          </w:pPr>
          <w:del w:id="280" w:author="zhang alex" w:date="2019-07-28T15:17:00Z">
            <w:r w:rsidRPr="00352807" w:rsidDel="00352807">
              <w:rPr>
                <w:rStyle w:val="a4"/>
                <w:rFonts w:ascii="Arial" w:eastAsia="宋体" w:hAnsi="Arial" w:cs="Arial"/>
                <w:noProof/>
                <w:kern w:val="0"/>
                <w:rPrChange w:id="281" w:author="zhang alex" w:date="2019-07-28T15:17:00Z">
                  <w:rPr>
                    <w:rStyle w:val="a4"/>
                    <w:rFonts w:ascii="Arial" w:eastAsia="宋体" w:hAnsi="Arial" w:cs="Arial"/>
                    <w:noProof/>
                    <w:kern w:val="0"/>
                  </w:rPr>
                </w:rPrChange>
              </w:rPr>
              <w:delText>1.16. The </w:delText>
            </w:r>
            <w:r w:rsidRPr="00352807" w:rsidDel="00352807">
              <w:rPr>
                <w:rStyle w:val="a4"/>
                <w:rFonts w:ascii="Consolas" w:eastAsia="宋体" w:hAnsi="Consolas" w:cs="宋体"/>
                <w:noProof/>
                <w:kern w:val="0"/>
                <w:shd w:val="clear" w:color="auto" w:fill="F7F7F8"/>
                <w:rPrChange w:id="282" w:author="zhang alex" w:date="2019-07-28T15:17:00Z">
                  <w:rPr>
                    <w:rStyle w:val="a4"/>
                    <w:rFonts w:ascii="Consolas" w:eastAsia="宋体" w:hAnsi="Consolas" w:cs="宋体"/>
                    <w:noProof/>
                    <w:kern w:val="0"/>
                    <w:shd w:val="clear" w:color="auto" w:fill="F7F7F8"/>
                  </w:rPr>
                </w:rPrChange>
              </w:rPr>
              <w:delText>BeanFactory</w:delText>
            </w:r>
            <w:r w:rsidDel="00352807">
              <w:rPr>
                <w:noProof/>
                <w:webHidden/>
              </w:rPr>
              <w:tab/>
              <w:delText>208</w:delText>
            </w:r>
          </w:del>
        </w:p>
        <w:p w:rsidR="00C554B0" w:rsidDel="00352807" w:rsidRDefault="00C554B0">
          <w:pPr>
            <w:pStyle w:val="20"/>
            <w:tabs>
              <w:tab w:val="right" w:leader="dot" w:pos="10457"/>
            </w:tabs>
            <w:rPr>
              <w:del w:id="283" w:author="zhang alex" w:date="2019-07-28T15:17:00Z"/>
              <w:noProof/>
            </w:rPr>
          </w:pPr>
          <w:del w:id="284" w:author="zhang alex" w:date="2019-07-28T15:17:00Z">
            <w:r w:rsidRPr="00352807" w:rsidDel="00352807">
              <w:rPr>
                <w:rStyle w:val="a4"/>
                <w:rFonts w:ascii="Arial" w:eastAsia="宋体" w:hAnsi="Arial" w:cs="Arial"/>
                <w:noProof/>
                <w:kern w:val="0"/>
                <w:rPrChange w:id="285" w:author="zhang alex" w:date="2019-07-28T15:17:00Z">
                  <w:rPr>
                    <w:rStyle w:val="a4"/>
                    <w:rFonts w:ascii="Arial" w:eastAsia="宋体" w:hAnsi="Arial" w:cs="Arial"/>
                    <w:noProof/>
                    <w:kern w:val="0"/>
                  </w:rPr>
                </w:rPrChange>
              </w:rPr>
              <w:delText>2. Resources</w:delText>
            </w:r>
            <w:r w:rsidDel="00352807">
              <w:rPr>
                <w:noProof/>
                <w:webHidden/>
              </w:rPr>
              <w:tab/>
              <w:delText>212</w:delText>
            </w:r>
          </w:del>
        </w:p>
        <w:p w:rsidR="00C554B0" w:rsidDel="00352807" w:rsidRDefault="00C554B0">
          <w:pPr>
            <w:pStyle w:val="30"/>
            <w:tabs>
              <w:tab w:val="right" w:leader="dot" w:pos="10457"/>
            </w:tabs>
            <w:rPr>
              <w:del w:id="286" w:author="zhang alex" w:date="2019-07-28T15:17:00Z"/>
              <w:noProof/>
            </w:rPr>
          </w:pPr>
          <w:del w:id="287" w:author="zhang alex" w:date="2019-07-28T15:17:00Z">
            <w:r w:rsidRPr="00352807" w:rsidDel="00352807">
              <w:rPr>
                <w:rStyle w:val="a4"/>
                <w:rFonts w:ascii="Arial" w:eastAsia="宋体" w:hAnsi="Arial" w:cs="Arial"/>
                <w:noProof/>
                <w:kern w:val="0"/>
                <w:rPrChange w:id="288" w:author="zhang alex" w:date="2019-07-28T15:17:00Z">
                  <w:rPr>
                    <w:rStyle w:val="a4"/>
                    <w:rFonts w:ascii="Arial" w:eastAsia="宋体" w:hAnsi="Arial" w:cs="Arial"/>
                    <w:noProof/>
                    <w:kern w:val="0"/>
                  </w:rPr>
                </w:rPrChange>
              </w:rPr>
              <w:delText>2.1. Introduction</w:delText>
            </w:r>
            <w:r w:rsidDel="00352807">
              <w:rPr>
                <w:noProof/>
                <w:webHidden/>
              </w:rPr>
              <w:tab/>
              <w:delText>212</w:delText>
            </w:r>
          </w:del>
        </w:p>
        <w:p w:rsidR="00C554B0" w:rsidDel="00352807" w:rsidRDefault="00C554B0">
          <w:pPr>
            <w:pStyle w:val="30"/>
            <w:tabs>
              <w:tab w:val="right" w:leader="dot" w:pos="10457"/>
            </w:tabs>
            <w:rPr>
              <w:del w:id="289" w:author="zhang alex" w:date="2019-07-28T15:17:00Z"/>
              <w:noProof/>
            </w:rPr>
          </w:pPr>
          <w:del w:id="290" w:author="zhang alex" w:date="2019-07-28T15:17:00Z">
            <w:r w:rsidRPr="00352807" w:rsidDel="00352807">
              <w:rPr>
                <w:rStyle w:val="a4"/>
                <w:rFonts w:ascii="Arial" w:eastAsia="宋体" w:hAnsi="Arial" w:cs="Arial"/>
                <w:noProof/>
                <w:kern w:val="0"/>
                <w:rPrChange w:id="291" w:author="zhang alex" w:date="2019-07-28T15:17:00Z">
                  <w:rPr>
                    <w:rStyle w:val="a4"/>
                    <w:rFonts w:ascii="Arial" w:eastAsia="宋体" w:hAnsi="Arial" w:cs="Arial"/>
                    <w:noProof/>
                    <w:kern w:val="0"/>
                  </w:rPr>
                </w:rPrChange>
              </w:rPr>
              <w:delText>2.2. The Resource Interface</w:delText>
            </w:r>
            <w:r w:rsidDel="00352807">
              <w:rPr>
                <w:noProof/>
                <w:webHidden/>
              </w:rPr>
              <w:tab/>
              <w:delText>212</w:delText>
            </w:r>
          </w:del>
        </w:p>
        <w:p w:rsidR="00C554B0" w:rsidDel="00352807" w:rsidRDefault="00C554B0">
          <w:pPr>
            <w:pStyle w:val="30"/>
            <w:tabs>
              <w:tab w:val="right" w:leader="dot" w:pos="10457"/>
            </w:tabs>
            <w:rPr>
              <w:del w:id="292" w:author="zhang alex" w:date="2019-07-28T15:17:00Z"/>
              <w:noProof/>
            </w:rPr>
          </w:pPr>
          <w:del w:id="293" w:author="zhang alex" w:date="2019-07-28T15:17:00Z">
            <w:r w:rsidRPr="00352807" w:rsidDel="00352807">
              <w:rPr>
                <w:rStyle w:val="a4"/>
                <w:rFonts w:ascii="Arial" w:eastAsia="宋体" w:hAnsi="Arial" w:cs="Arial"/>
                <w:noProof/>
                <w:kern w:val="0"/>
                <w:rPrChange w:id="294" w:author="zhang alex" w:date="2019-07-28T15:17:00Z">
                  <w:rPr>
                    <w:rStyle w:val="a4"/>
                    <w:rFonts w:ascii="Arial" w:eastAsia="宋体" w:hAnsi="Arial" w:cs="Arial"/>
                    <w:noProof/>
                    <w:kern w:val="0"/>
                  </w:rPr>
                </w:rPrChange>
              </w:rPr>
              <w:delText>2.3. Built-in Resource Implementations</w:delText>
            </w:r>
            <w:r w:rsidDel="00352807">
              <w:rPr>
                <w:noProof/>
                <w:webHidden/>
              </w:rPr>
              <w:tab/>
              <w:delText>213</w:delText>
            </w:r>
          </w:del>
        </w:p>
        <w:p w:rsidR="00C554B0" w:rsidDel="00352807" w:rsidRDefault="00C554B0">
          <w:pPr>
            <w:pStyle w:val="30"/>
            <w:tabs>
              <w:tab w:val="right" w:leader="dot" w:pos="10457"/>
            </w:tabs>
            <w:rPr>
              <w:del w:id="295" w:author="zhang alex" w:date="2019-07-28T15:17:00Z"/>
              <w:noProof/>
            </w:rPr>
          </w:pPr>
          <w:del w:id="296" w:author="zhang alex" w:date="2019-07-28T15:17:00Z">
            <w:r w:rsidRPr="00352807" w:rsidDel="00352807">
              <w:rPr>
                <w:rStyle w:val="a4"/>
                <w:rFonts w:ascii="Arial" w:eastAsia="宋体" w:hAnsi="Arial" w:cs="Arial"/>
                <w:noProof/>
                <w:kern w:val="0"/>
                <w:rPrChange w:id="297" w:author="zhang alex" w:date="2019-07-28T15:17:00Z">
                  <w:rPr>
                    <w:rStyle w:val="a4"/>
                    <w:rFonts w:ascii="Arial" w:eastAsia="宋体" w:hAnsi="Arial" w:cs="Arial"/>
                    <w:noProof/>
                    <w:kern w:val="0"/>
                  </w:rPr>
                </w:rPrChange>
              </w:rPr>
              <w:delText>2.4. The </w:delText>
            </w:r>
            <w:r w:rsidRPr="00352807" w:rsidDel="00352807">
              <w:rPr>
                <w:rStyle w:val="a4"/>
                <w:rFonts w:ascii="Consolas" w:eastAsia="宋体" w:hAnsi="Consolas" w:cs="宋体"/>
                <w:noProof/>
                <w:kern w:val="0"/>
                <w:shd w:val="clear" w:color="auto" w:fill="F7F7F8"/>
                <w:rPrChange w:id="298" w:author="zhang alex" w:date="2019-07-28T15:17:00Z">
                  <w:rPr>
                    <w:rStyle w:val="a4"/>
                    <w:rFonts w:ascii="Consolas" w:eastAsia="宋体" w:hAnsi="Consolas" w:cs="宋体"/>
                    <w:noProof/>
                    <w:kern w:val="0"/>
                    <w:shd w:val="clear" w:color="auto" w:fill="F7F7F8"/>
                  </w:rPr>
                </w:rPrChange>
              </w:rPr>
              <w:delText>ResourceLoader</w:delText>
            </w:r>
            <w:r w:rsidDel="00352807">
              <w:rPr>
                <w:noProof/>
                <w:webHidden/>
              </w:rPr>
              <w:tab/>
              <w:delText>215</w:delText>
            </w:r>
          </w:del>
        </w:p>
        <w:p w:rsidR="00C554B0" w:rsidDel="00352807" w:rsidRDefault="00C554B0">
          <w:pPr>
            <w:pStyle w:val="30"/>
            <w:tabs>
              <w:tab w:val="right" w:leader="dot" w:pos="10457"/>
            </w:tabs>
            <w:rPr>
              <w:del w:id="299" w:author="zhang alex" w:date="2019-07-28T15:17:00Z"/>
              <w:noProof/>
            </w:rPr>
          </w:pPr>
          <w:del w:id="300" w:author="zhang alex" w:date="2019-07-28T15:17:00Z">
            <w:r w:rsidRPr="00352807" w:rsidDel="00352807">
              <w:rPr>
                <w:rStyle w:val="a4"/>
                <w:rFonts w:ascii="Arial" w:eastAsia="宋体" w:hAnsi="Arial" w:cs="Arial"/>
                <w:noProof/>
                <w:kern w:val="0"/>
                <w:rPrChange w:id="301" w:author="zhang alex" w:date="2019-07-28T15:17:00Z">
                  <w:rPr>
                    <w:rStyle w:val="a4"/>
                    <w:rFonts w:ascii="Arial" w:eastAsia="宋体" w:hAnsi="Arial" w:cs="Arial"/>
                    <w:noProof/>
                    <w:kern w:val="0"/>
                  </w:rPr>
                </w:rPrChange>
              </w:rPr>
              <w:delText>2.5. The </w:delText>
            </w:r>
            <w:r w:rsidRPr="00352807" w:rsidDel="00352807">
              <w:rPr>
                <w:rStyle w:val="a4"/>
                <w:rFonts w:ascii="Consolas" w:eastAsia="宋体" w:hAnsi="Consolas" w:cs="宋体"/>
                <w:noProof/>
                <w:kern w:val="0"/>
                <w:shd w:val="clear" w:color="auto" w:fill="F7F7F8"/>
                <w:rPrChange w:id="302" w:author="zhang alex" w:date="2019-07-28T15:17:00Z">
                  <w:rPr>
                    <w:rStyle w:val="a4"/>
                    <w:rFonts w:ascii="Consolas" w:eastAsia="宋体" w:hAnsi="Consolas" w:cs="宋体"/>
                    <w:noProof/>
                    <w:kern w:val="0"/>
                    <w:shd w:val="clear" w:color="auto" w:fill="F7F7F8"/>
                  </w:rPr>
                </w:rPrChange>
              </w:rPr>
              <w:delText>ResourceLoaderAware</w:delText>
            </w:r>
            <w:r w:rsidRPr="00352807" w:rsidDel="00352807">
              <w:rPr>
                <w:rStyle w:val="a4"/>
                <w:rFonts w:ascii="Arial" w:eastAsia="宋体" w:hAnsi="Arial" w:cs="Arial"/>
                <w:noProof/>
                <w:kern w:val="0"/>
                <w:rPrChange w:id="303" w:author="zhang alex" w:date="2019-07-28T15:17:00Z">
                  <w:rPr>
                    <w:rStyle w:val="a4"/>
                    <w:rFonts w:ascii="Arial" w:eastAsia="宋体" w:hAnsi="Arial" w:cs="Arial"/>
                    <w:noProof/>
                    <w:kern w:val="0"/>
                  </w:rPr>
                </w:rPrChange>
              </w:rPr>
              <w:delText> interface</w:delText>
            </w:r>
            <w:r w:rsidDel="00352807">
              <w:rPr>
                <w:noProof/>
                <w:webHidden/>
              </w:rPr>
              <w:tab/>
              <w:delText>216</w:delText>
            </w:r>
          </w:del>
        </w:p>
        <w:p w:rsidR="00C554B0" w:rsidDel="00352807" w:rsidRDefault="00C554B0">
          <w:pPr>
            <w:pStyle w:val="30"/>
            <w:tabs>
              <w:tab w:val="right" w:leader="dot" w:pos="10457"/>
            </w:tabs>
            <w:rPr>
              <w:del w:id="304" w:author="zhang alex" w:date="2019-07-28T15:17:00Z"/>
              <w:noProof/>
            </w:rPr>
          </w:pPr>
          <w:del w:id="305" w:author="zhang alex" w:date="2019-07-28T15:17:00Z">
            <w:r w:rsidRPr="00352807" w:rsidDel="00352807">
              <w:rPr>
                <w:rStyle w:val="a4"/>
                <w:rFonts w:ascii="Arial" w:eastAsia="宋体" w:hAnsi="Arial" w:cs="Arial"/>
                <w:noProof/>
                <w:kern w:val="0"/>
                <w:rPrChange w:id="306" w:author="zhang alex" w:date="2019-07-28T15:17:00Z">
                  <w:rPr>
                    <w:rStyle w:val="a4"/>
                    <w:rFonts w:ascii="Arial" w:eastAsia="宋体" w:hAnsi="Arial" w:cs="Arial"/>
                    <w:noProof/>
                    <w:kern w:val="0"/>
                  </w:rPr>
                </w:rPrChange>
              </w:rPr>
              <w:delText>2.6. Resources as Dependencies</w:delText>
            </w:r>
            <w:r w:rsidDel="00352807">
              <w:rPr>
                <w:noProof/>
                <w:webHidden/>
              </w:rPr>
              <w:tab/>
              <w:delText>217</w:delText>
            </w:r>
          </w:del>
        </w:p>
        <w:p w:rsidR="00C554B0" w:rsidDel="00352807" w:rsidRDefault="00C554B0">
          <w:pPr>
            <w:pStyle w:val="30"/>
            <w:tabs>
              <w:tab w:val="right" w:leader="dot" w:pos="10457"/>
            </w:tabs>
            <w:rPr>
              <w:del w:id="307" w:author="zhang alex" w:date="2019-07-28T15:17:00Z"/>
              <w:noProof/>
            </w:rPr>
          </w:pPr>
          <w:del w:id="308" w:author="zhang alex" w:date="2019-07-28T15:17:00Z">
            <w:r w:rsidRPr="00352807" w:rsidDel="00352807">
              <w:rPr>
                <w:rStyle w:val="a4"/>
                <w:rFonts w:ascii="Arial" w:eastAsia="宋体" w:hAnsi="Arial" w:cs="Arial"/>
                <w:noProof/>
                <w:kern w:val="0"/>
                <w:rPrChange w:id="309" w:author="zhang alex" w:date="2019-07-28T15:17:00Z">
                  <w:rPr>
                    <w:rStyle w:val="a4"/>
                    <w:rFonts w:ascii="Arial" w:eastAsia="宋体" w:hAnsi="Arial" w:cs="Arial"/>
                    <w:noProof/>
                    <w:kern w:val="0"/>
                  </w:rPr>
                </w:rPrChange>
              </w:rPr>
              <w:delText>2.7. Application Contexts and Resource Paths</w:delText>
            </w:r>
            <w:r w:rsidDel="00352807">
              <w:rPr>
                <w:noProof/>
                <w:webHidden/>
              </w:rPr>
              <w:tab/>
              <w:delText>218</w:delText>
            </w:r>
          </w:del>
        </w:p>
        <w:p w:rsidR="00C554B0" w:rsidDel="00352807" w:rsidRDefault="00C554B0">
          <w:pPr>
            <w:pStyle w:val="20"/>
            <w:tabs>
              <w:tab w:val="right" w:leader="dot" w:pos="10457"/>
            </w:tabs>
            <w:rPr>
              <w:del w:id="310" w:author="zhang alex" w:date="2019-07-28T15:17:00Z"/>
              <w:noProof/>
            </w:rPr>
          </w:pPr>
          <w:del w:id="311" w:author="zhang alex" w:date="2019-07-28T15:17:00Z">
            <w:r w:rsidRPr="00352807" w:rsidDel="00352807">
              <w:rPr>
                <w:rStyle w:val="a4"/>
                <w:rFonts w:ascii="Arial" w:eastAsia="宋体" w:hAnsi="Arial" w:cs="Arial"/>
                <w:noProof/>
                <w:kern w:val="0"/>
                <w:rPrChange w:id="312" w:author="zhang alex" w:date="2019-07-28T15:17:00Z">
                  <w:rPr>
                    <w:rStyle w:val="a4"/>
                    <w:rFonts w:ascii="Arial" w:eastAsia="宋体" w:hAnsi="Arial" w:cs="Arial"/>
                    <w:noProof/>
                    <w:kern w:val="0"/>
                  </w:rPr>
                </w:rPrChange>
              </w:rPr>
              <w:delText>3. Validation, Data Binding, and Type Conversion</w:delText>
            </w:r>
            <w:r w:rsidDel="00352807">
              <w:rPr>
                <w:noProof/>
                <w:webHidden/>
              </w:rPr>
              <w:tab/>
              <w:delText>222</w:delText>
            </w:r>
          </w:del>
        </w:p>
        <w:p w:rsidR="00C554B0" w:rsidDel="00352807" w:rsidRDefault="00C554B0">
          <w:pPr>
            <w:pStyle w:val="30"/>
            <w:tabs>
              <w:tab w:val="right" w:leader="dot" w:pos="10457"/>
            </w:tabs>
            <w:rPr>
              <w:del w:id="313" w:author="zhang alex" w:date="2019-07-28T15:17:00Z"/>
              <w:noProof/>
            </w:rPr>
          </w:pPr>
          <w:del w:id="314" w:author="zhang alex" w:date="2019-07-28T15:17:00Z">
            <w:r w:rsidRPr="00352807" w:rsidDel="00352807">
              <w:rPr>
                <w:rStyle w:val="a4"/>
                <w:rFonts w:ascii="Arial" w:eastAsia="宋体" w:hAnsi="Arial" w:cs="Arial"/>
                <w:noProof/>
                <w:kern w:val="0"/>
                <w:rPrChange w:id="315" w:author="zhang alex" w:date="2019-07-28T15:17:00Z">
                  <w:rPr>
                    <w:rStyle w:val="a4"/>
                    <w:rFonts w:ascii="Arial" w:eastAsia="宋体" w:hAnsi="Arial" w:cs="Arial"/>
                    <w:noProof/>
                    <w:kern w:val="0"/>
                  </w:rPr>
                </w:rPrChange>
              </w:rPr>
              <w:delText>3.1. Validation by Using Spring’s Validator Interface</w:delText>
            </w:r>
            <w:r w:rsidDel="00352807">
              <w:rPr>
                <w:noProof/>
                <w:webHidden/>
              </w:rPr>
              <w:tab/>
              <w:delText>223</w:delText>
            </w:r>
          </w:del>
        </w:p>
        <w:p w:rsidR="00C554B0" w:rsidDel="00352807" w:rsidRDefault="00C554B0">
          <w:pPr>
            <w:pStyle w:val="30"/>
            <w:tabs>
              <w:tab w:val="right" w:leader="dot" w:pos="10457"/>
            </w:tabs>
            <w:rPr>
              <w:del w:id="316" w:author="zhang alex" w:date="2019-07-28T15:17:00Z"/>
              <w:noProof/>
            </w:rPr>
          </w:pPr>
          <w:del w:id="317" w:author="zhang alex" w:date="2019-07-28T15:17:00Z">
            <w:r w:rsidRPr="00352807" w:rsidDel="00352807">
              <w:rPr>
                <w:rStyle w:val="a4"/>
                <w:rFonts w:ascii="Arial" w:eastAsia="宋体" w:hAnsi="Arial" w:cs="Arial"/>
                <w:noProof/>
                <w:kern w:val="0"/>
                <w:rPrChange w:id="318" w:author="zhang alex" w:date="2019-07-28T15:17:00Z">
                  <w:rPr>
                    <w:rStyle w:val="a4"/>
                    <w:rFonts w:ascii="Arial" w:eastAsia="宋体" w:hAnsi="Arial" w:cs="Arial"/>
                    <w:noProof/>
                    <w:kern w:val="0"/>
                  </w:rPr>
                </w:rPrChange>
              </w:rPr>
              <w:delText>3.2. Resolving Codes to Error Messages</w:delText>
            </w:r>
            <w:r w:rsidDel="00352807">
              <w:rPr>
                <w:noProof/>
                <w:webHidden/>
              </w:rPr>
              <w:tab/>
              <w:delText>225</w:delText>
            </w:r>
          </w:del>
        </w:p>
        <w:p w:rsidR="00C554B0" w:rsidDel="00352807" w:rsidRDefault="00C554B0">
          <w:pPr>
            <w:pStyle w:val="30"/>
            <w:tabs>
              <w:tab w:val="right" w:leader="dot" w:pos="10457"/>
            </w:tabs>
            <w:rPr>
              <w:del w:id="319" w:author="zhang alex" w:date="2019-07-28T15:17:00Z"/>
              <w:noProof/>
            </w:rPr>
          </w:pPr>
          <w:del w:id="320" w:author="zhang alex" w:date="2019-07-28T15:17:00Z">
            <w:r w:rsidRPr="00352807" w:rsidDel="00352807">
              <w:rPr>
                <w:rStyle w:val="a4"/>
                <w:rFonts w:ascii="Arial" w:eastAsia="宋体" w:hAnsi="Arial" w:cs="Arial"/>
                <w:noProof/>
                <w:kern w:val="0"/>
                <w:rPrChange w:id="321" w:author="zhang alex" w:date="2019-07-28T15:17:00Z">
                  <w:rPr>
                    <w:rStyle w:val="a4"/>
                    <w:rFonts w:ascii="Arial" w:eastAsia="宋体" w:hAnsi="Arial" w:cs="Arial"/>
                    <w:noProof/>
                    <w:kern w:val="0"/>
                  </w:rPr>
                </w:rPrChange>
              </w:rPr>
              <w:delText>3.3. Bean Manipulation and the </w:delText>
            </w:r>
            <w:r w:rsidRPr="00352807" w:rsidDel="00352807">
              <w:rPr>
                <w:rStyle w:val="a4"/>
                <w:rFonts w:ascii="Consolas" w:eastAsia="宋体" w:hAnsi="Consolas" w:cs="宋体"/>
                <w:noProof/>
                <w:kern w:val="0"/>
                <w:shd w:val="clear" w:color="auto" w:fill="F7F7F8"/>
                <w:rPrChange w:id="322" w:author="zhang alex" w:date="2019-07-28T15:17:00Z">
                  <w:rPr>
                    <w:rStyle w:val="a4"/>
                    <w:rFonts w:ascii="Consolas" w:eastAsia="宋体" w:hAnsi="Consolas" w:cs="宋体"/>
                    <w:noProof/>
                    <w:kern w:val="0"/>
                    <w:shd w:val="clear" w:color="auto" w:fill="F7F7F8"/>
                  </w:rPr>
                </w:rPrChange>
              </w:rPr>
              <w:delText>BeanWrapper</w:delText>
            </w:r>
            <w:r w:rsidDel="00352807">
              <w:rPr>
                <w:noProof/>
                <w:webHidden/>
              </w:rPr>
              <w:tab/>
              <w:delText>226</w:delText>
            </w:r>
          </w:del>
        </w:p>
        <w:p w:rsidR="00C554B0" w:rsidDel="00352807" w:rsidRDefault="00C554B0">
          <w:pPr>
            <w:pStyle w:val="30"/>
            <w:tabs>
              <w:tab w:val="right" w:leader="dot" w:pos="10457"/>
            </w:tabs>
            <w:rPr>
              <w:del w:id="323" w:author="zhang alex" w:date="2019-07-28T15:17:00Z"/>
              <w:noProof/>
            </w:rPr>
          </w:pPr>
          <w:del w:id="324" w:author="zhang alex" w:date="2019-07-28T15:17:00Z">
            <w:r w:rsidRPr="00352807" w:rsidDel="00352807">
              <w:rPr>
                <w:rStyle w:val="a4"/>
                <w:rFonts w:ascii="Arial" w:eastAsia="宋体" w:hAnsi="Arial" w:cs="Arial"/>
                <w:noProof/>
                <w:kern w:val="0"/>
                <w:rPrChange w:id="325" w:author="zhang alex" w:date="2019-07-28T15:17:00Z">
                  <w:rPr>
                    <w:rStyle w:val="a4"/>
                    <w:rFonts w:ascii="Arial" w:eastAsia="宋体" w:hAnsi="Arial" w:cs="Arial"/>
                    <w:noProof/>
                    <w:kern w:val="0"/>
                  </w:rPr>
                </w:rPrChange>
              </w:rPr>
              <w:delText>3.4. Spring Type Conversion</w:delText>
            </w:r>
            <w:r w:rsidDel="00352807">
              <w:rPr>
                <w:noProof/>
                <w:webHidden/>
              </w:rPr>
              <w:tab/>
              <w:delText>234</w:delText>
            </w:r>
          </w:del>
        </w:p>
        <w:p w:rsidR="00C554B0" w:rsidDel="00352807" w:rsidRDefault="00C554B0">
          <w:pPr>
            <w:pStyle w:val="30"/>
            <w:tabs>
              <w:tab w:val="right" w:leader="dot" w:pos="10457"/>
            </w:tabs>
            <w:rPr>
              <w:del w:id="326" w:author="zhang alex" w:date="2019-07-28T15:17:00Z"/>
              <w:noProof/>
            </w:rPr>
          </w:pPr>
          <w:del w:id="327" w:author="zhang alex" w:date="2019-07-28T15:17:00Z">
            <w:r w:rsidRPr="00352807" w:rsidDel="00352807">
              <w:rPr>
                <w:rStyle w:val="a4"/>
                <w:rFonts w:ascii="Arial" w:eastAsia="宋体" w:hAnsi="Arial" w:cs="Arial"/>
                <w:noProof/>
                <w:kern w:val="0"/>
                <w:rPrChange w:id="328" w:author="zhang alex" w:date="2019-07-28T15:17:00Z">
                  <w:rPr>
                    <w:rStyle w:val="a4"/>
                    <w:rFonts w:ascii="Arial" w:eastAsia="宋体" w:hAnsi="Arial" w:cs="Arial"/>
                    <w:noProof/>
                    <w:kern w:val="0"/>
                  </w:rPr>
                </w:rPrChange>
              </w:rPr>
              <w:delText>3.5. Spring Field Formatting</w:delText>
            </w:r>
            <w:r w:rsidDel="00352807">
              <w:rPr>
                <w:noProof/>
                <w:webHidden/>
              </w:rPr>
              <w:tab/>
              <w:delText>240</w:delText>
            </w:r>
          </w:del>
        </w:p>
        <w:p w:rsidR="00C554B0" w:rsidDel="00352807" w:rsidRDefault="00C554B0">
          <w:pPr>
            <w:pStyle w:val="30"/>
            <w:tabs>
              <w:tab w:val="right" w:leader="dot" w:pos="10457"/>
            </w:tabs>
            <w:rPr>
              <w:del w:id="329" w:author="zhang alex" w:date="2019-07-28T15:17:00Z"/>
              <w:noProof/>
            </w:rPr>
          </w:pPr>
          <w:del w:id="330" w:author="zhang alex" w:date="2019-07-28T15:17:00Z">
            <w:r w:rsidRPr="00352807" w:rsidDel="00352807">
              <w:rPr>
                <w:rStyle w:val="a4"/>
                <w:rFonts w:ascii="Arial" w:eastAsia="宋体" w:hAnsi="Arial" w:cs="Arial"/>
                <w:noProof/>
                <w:kern w:val="0"/>
                <w:rPrChange w:id="331" w:author="zhang alex" w:date="2019-07-28T15:17:00Z">
                  <w:rPr>
                    <w:rStyle w:val="a4"/>
                    <w:rFonts w:ascii="Arial" w:eastAsia="宋体" w:hAnsi="Arial" w:cs="Arial"/>
                    <w:noProof/>
                    <w:kern w:val="0"/>
                  </w:rPr>
                </w:rPrChange>
              </w:rPr>
              <w:delText>3.6. Configuring a Global Date and Time Format</w:delText>
            </w:r>
            <w:r w:rsidDel="00352807">
              <w:rPr>
                <w:noProof/>
                <w:webHidden/>
              </w:rPr>
              <w:tab/>
              <w:delText>245</w:delText>
            </w:r>
          </w:del>
        </w:p>
        <w:p w:rsidR="00C554B0" w:rsidDel="00352807" w:rsidRDefault="00C554B0">
          <w:pPr>
            <w:pStyle w:val="30"/>
            <w:tabs>
              <w:tab w:val="right" w:leader="dot" w:pos="10457"/>
            </w:tabs>
            <w:rPr>
              <w:del w:id="332" w:author="zhang alex" w:date="2019-07-28T15:17:00Z"/>
              <w:noProof/>
            </w:rPr>
          </w:pPr>
          <w:del w:id="333" w:author="zhang alex" w:date="2019-07-28T15:17:00Z">
            <w:r w:rsidRPr="00352807" w:rsidDel="00352807">
              <w:rPr>
                <w:rStyle w:val="a4"/>
                <w:rFonts w:ascii="Arial" w:eastAsia="宋体" w:hAnsi="Arial" w:cs="Arial"/>
                <w:noProof/>
                <w:kern w:val="0"/>
                <w:rPrChange w:id="334" w:author="zhang alex" w:date="2019-07-28T15:17:00Z">
                  <w:rPr>
                    <w:rStyle w:val="a4"/>
                    <w:rFonts w:ascii="Arial" w:eastAsia="宋体" w:hAnsi="Arial" w:cs="Arial"/>
                    <w:noProof/>
                    <w:kern w:val="0"/>
                  </w:rPr>
                </w:rPrChange>
              </w:rPr>
              <w:delText>3.7. Spring Validation</w:delText>
            </w:r>
            <w:r w:rsidDel="00352807">
              <w:rPr>
                <w:noProof/>
                <w:webHidden/>
              </w:rPr>
              <w:tab/>
              <w:delText>247</w:delText>
            </w:r>
          </w:del>
        </w:p>
        <w:p w:rsidR="00C554B0" w:rsidDel="00352807" w:rsidRDefault="00C554B0">
          <w:pPr>
            <w:pStyle w:val="20"/>
            <w:tabs>
              <w:tab w:val="right" w:leader="dot" w:pos="10457"/>
            </w:tabs>
            <w:rPr>
              <w:del w:id="335" w:author="zhang alex" w:date="2019-07-28T15:17:00Z"/>
              <w:noProof/>
            </w:rPr>
          </w:pPr>
          <w:del w:id="336" w:author="zhang alex" w:date="2019-07-28T15:17:00Z">
            <w:r w:rsidRPr="00352807" w:rsidDel="00352807">
              <w:rPr>
                <w:rStyle w:val="a4"/>
                <w:rFonts w:ascii="Arial" w:eastAsia="宋体" w:hAnsi="Arial" w:cs="Arial"/>
                <w:noProof/>
                <w:kern w:val="0"/>
                <w:rPrChange w:id="337" w:author="zhang alex" w:date="2019-07-28T15:17:00Z">
                  <w:rPr>
                    <w:rStyle w:val="a4"/>
                    <w:rFonts w:ascii="Arial" w:eastAsia="宋体" w:hAnsi="Arial" w:cs="Arial"/>
                    <w:noProof/>
                    <w:kern w:val="0"/>
                  </w:rPr>
                </w:rPrChange>
              </w:rPr>
              <w:delText>4. Spring Expression Language (SpEL)</w:delText>
            </w:r>
            <w:r w:rsidDel="00352807">
              <w:rPr>
                <w:noProof/>
                <w:webHidden/>
              </w:rPr>
              <w:tab/>
              <w:delText>250</w:delText>
            </w:r>
          </w:del>
        </w:p>
        <w:p w:rsidR="00C554B0" w:rsidDel="00352807" w:rsidRDefault="00C554B0">
          <w:pPr>
            <w:pStyle w:val="30"/>
            <w:tabs>
              <w:tab w:val="right" w:leader="dot" w:pos="10457"/>
            </w:tabs>
            <w:rPr>
              <w:del w:id="338" w:author="zhang alex" w:date="2019-07-28T15:17:00Z"/>
              <w:noProof/>
            </w:rPr>
          </w:pPr>
          <w:del w:id="339" w:author="zhang alex" w:date="2019-07-28T15:17:00Z">
            <w:r w:rsidRPr="00352807" w:rsidDel="00352807">
              <w:rPr>
                <w:rStyle w:val="a4"/>
                <w:rFonts w:ascii="Arial" w:eastAsia="宋体" w:hAnsi="Arial" w:cs="Arial"/>
                <w:noProof/>
                <w:kern w:val="0"/>
                <w:rPrChange w:id="340" w:author="zhang alex" w:date="2019-07-28T15:17:00Z">
                  <w:rPr>
                    <w:rStyle w:val="a4"/>
                    <w:rFonts w:ascii="Arial" w:eastAsia="宋体" w:hAnsi="Arial" w:cs="Arial"/>
                    <w:noProof/>
                    <w:kern w:val="0"/>
                  </w:rPr>
                </w:rPrChange>
              </w:rPr>
              <w:delText>4.1. Evaluation</w:delText>
            </w:r>
            <w:r w:rsidDel="00352807">
              <w:rPr>
                <w:noProof/>
                <w:webHidden/>
              </w:rPr>
              <w:tab/>
              <w:delText>252</w:delText>
            </w:r>
          </w:del>
        </w:p>
        <w:p w:rsidR="00C554B0" w:rsidDel="00352807" w:rsidRDefault="00C554B0">
          <w:pPr>
            <w:pStyle w:val="30"/>
            <w:tabs>
              <w:tab w:val="right" w:leader="dot" w:pos="10457"/>
            </w:tabs>
            <w:rPr>
              <w:del w:id="341" w:author="zhang alex" w:date="2019-07-28T15:17:00Z"/>
              <w:noProof/>
            </w:rPr>
          </w:pPr>
          <w:del w:id="342" w:author="zhang alex" w:date="2019-07-28T15:17:00Z">
            <w:r w:rsidRPr="00352807" w:rsidDel="00352807">
              <w:rPr>
                <w:rStyle w:val="a4"/>
                <w:rFonts w:ascii="Arial" w:eastAsia="宋体" w:hAnsi="Arial" w:cs="Arial"/>
                <w:noProof/>
                <w:kern w:val="0"/>
                <w:rPrChange w:id="343" w:author="zhang alex" w:date="2019-07-28T15:17:00Z">
                  <w:rPr>
                    <w:rStyle w:val="a4"/>
                    <w:rFonts w:ascii="Arial" w:eastAsia="宋体" w:hAnsi="Arial" w:cs="Arial"/>
                    <w:noProof/>
                    <w:kern w:val="0"/>
                  </w:rPr>
                </w:rPrChange>
              </w:rPr>
              <w:delText>4.2. Expressions in Bean Definitions</w:delText>
            </w:r>
            <w:r w:rsidDel="00352807">
              <w:rPr>
                <w:noProof/>
                <w:webHidden/>
              </w:rPr>
              <w:tab/>
              <w:delText>257</w:delText>
            </w:r>
          </w:del>
        </w:p>
        <w:p w:rsidR="00C554B0" w:rsidDel="00352807" w:rsidRDefault="00C554B0">
          <w:pPr>
            <w:pStyle w:val="30"/>
            <w:tabs>
              <w:tab w:val="right" w:leader="dot" w:pos="10457"/>
            </w:tabs>
            <w:rPr>
              <w:del w:id="344" w:author="zhang alex" w:date="2019-07-28T15:17:00Z"/>
              <w:noProof/>
            </w:rPr>
          </w:pPr>
          <w:del w:id="345" w:author="zhang alex" w:date="2019-07-28T15:17:00Z">
            <w:r w:rsidRPr="00352807" w:rsidDel="00352807">
              <w:rPr>
                <w:rStyle w:val="a4"/>
                <w:rFonts w:ascii="Arial" w:eastAsia="宋体" w:hAnsi="Arial" w:cs="Arial"/>
                <w:noProof/>
                <w:kern w:val="0"/>
                <w:rPrChange w:id="346" w:author="zhang alex" w:date="2019-07-28T15:17:00Z">
                  <w:rPr>
                    <w:rStyle w:val="a4"/>
                    <w:rFonts w:ascii="Arial" w:eastAsia="宋体" w:hAnsi="Arial" w:cs="Arial"/>
                    <w:noProof/>
                    <w:kern w:val="0"/>
                  </w:rPr>
                </w:rPrChange>
              </w:rPr>
              <w:delText>4.3. Language Reference</w:delText>
            </w:r>
            <w:r w:rsidDel="00352807">
              <w:rPr>
                <w:noProof/>
                <w:webHidden/>
              </w:rPr>
              <w:tab/>
              <w:delText>260</w:delText>
            </w:r>
          </w:del>
        </w:p>
        <w:p w:rsidR="00C554B0" w:rsidDel="00352807" w:rsidRDefault="00C554B0">
          <w:pPr>
            <w:pStyle w:val="30"/>
            <w:tabs>
              <w:tab w:val="right" w:leader="dot" w:pos="10457"/>
            </w:tabs>
            <w:rPr>
              <w:del w:id="347" w:author="zhang alex" w:date="2019-07-28T15:17:00Z"/>
              <w:noProof/>
            </w:rPr>
          </w:pPr>
          <w:del w:id="348" w:author="zhang alex" w:date="2019-07-28T15:17:00Z">
            <w:r w:rsidRPr="00352807" w:rsidDel="00352807">
              <w:rPr>
                <w:rStyle w:val="a4"/>
                <w:rFonts w:ascii="Arial" w:eastAsia="宋体" w:hAnsi="Arial" w:cs="Arial"/>
                <w:noProof/>
                <w:kern w:val="0"/>
                <w:rPrChange w:id="349" w:author="zhang alex" w:date="2019-07-28T15:17:00Z">
                  <w:rPr>
                    <w:rStyle w:val="a4"/>
                    <w:rFonts w:ascii="Arial" w:eastAsia="宋体" w:hAnsi="Arial" w:cs="Arial"/>
                    <w:noProof/>
                    <w:kern w:val="0"/>
                  </w:rPr>
                </w:rPrChange>
              </w:rPr>
              <w:delText>4.4. Classes Used in the Examples</w:delText>
            </w:r>
            <w:r w:rsidDel="00352807">
              <w:rPr>
                <w:noProof/>
                <w:webHidden/>
              </w:rPr>
              <w:tab/>
              <w:delText>274</w:delText>
            </w:r>
          </w:del>
        </w:p>
        <w:p w:rsidR="00C554B0" w:rsidDel="00352807" w:rsidRDefault="00C554B0">
          <w:pPr>
            <w:pStyle w:val="20"/>
            <w:tabs>
              <w:tab w:val="right" w:leader="dot" w:pos="10457"/>
            </w:tabs>
            <w:rPr>
              <w:del w:id="350" w:author="zhang alex" w:date="2019-07-28T15:17:00Z"/>
              <w:noProof/>
            </w:rPr>
          </w:pPr>
          <w:del w:id="351" w:author="zhang alex" w:date="2019-07-28T15:17:00Z">
            <w:r w:rsidRPr="00352807" w:rsidDel="00352807">
              <w:rPr>
                <w:rStyle w:val="a4"/>
                <w:rFonts w:ascii="Arial" w:eastAsia="宋体" w:hAnsi="Arial" w:cs="Arial"/>
                <w:noProof/>
                <w:kern w:val="0"/>
                <w:rPrChange w:id="352" w:author="zhang alex" w:date="2019-07-28T15:17:00Z">
                  <w:rPr>
                    <w:rStyle w:val="a4"/>
                    <w:rFonts w:ascii="Arial" w:eastAsia="宋体" w:hAnsi="Arial" w:cs="Arial"/>
                    <w:noProof/>
                    <w:kern w:val="0"/>
                  </w:rPr>
                </w:rPrChange>
              </w:rPr>
              <w:delText>5. Aspect Oriented Programming with Spring</w:delText>
            </w:r>
            <w:r w:rsidDel="00352807">
              <w:rPr>
                <w:noProof/>
                <w:webHidden/>
              </w:rPr>
              <w:tab/>
              <w:delText>277</w:delText>
            </w:r>
          </w:del>
        </w:p>
        <w:p w:rsidR="00C554B0" w:rsidDel="00352807" w:rsidRDefault="00C554B0">
          <w:pPr>
            <w:pStyle w:val="30"/>
            <w:tabs>
              <w:tab w:val="right" w:leader="dot" w:pos="10457"/>
            </w:tabs>
            <w:rPr>
              <w:del w:id="353" w:author="zhang alex" w:date="2019-07-28T15:17:00Z"/>
              <w:noProof/>
            </w:rPr>
          </w:pPr>
          <w:del w:id="354" w:author="zhang alex" w:date="2019-07-28T15:17:00Z">
            <w:r w:rsidRPr="00352807" w:rsidDel="00352807">
              <w:rPr>
                <w:rStyle w:val="a4"/>
                <w:rFonts w:ascii="Arial" w:eastAsia="宋体" w:hAnsi="Arial" w:cs="Arial"/>
                <w:noProof/>
                <w:kern w:val="0"/>
                <w:rPrChange w:id="355" w:author="zhang alex" w:date="2019-07-28T15:17:00Z">
                  <w:rPr>
                    <w:rStyle w:val="a4"/>
                    <w:rFonts w:ascii="Arial" w:eastAsia="宋体" w:hAnsi="Arial" w:cs="Arial"/>
                    <w:noProof/>
                    <w:kern w:val="0"/>
                  </w:rPr>
                </w:rPrChange>
              </w:rPr>
              <w:delText>5.1. AOP Concepts</w:delText>
            </w:r>
            <w:r w:rsidDel="00352807">
              <w:rPr>
                <w:noProof/>
                <w:webHidden/>
              </w:rPr>
              <w:tab/>
              <w:delText>278</w:delText>
            </w:r>
          </w:del>
        </w:p>
        <w:p w:rsidR="00C554B0" w:rsidDel="00352807" w:rsidRDefault="00C554B0">
          <w:pPr>
            <w:pStyle w:val="30"/>
            <w:tabs>
              <w:tab w:val="right" w:leader="dot" w:pos="10457"/>
            </w:tabs>
            <w:rPr>
              <w:del w:id="356" w:author="zhang alex" w:date="2019-07-28T15:17:00Z"/>
              <w:noProof/>
            </w:rPr>
          </w:pPr>
          <w:del w:id="357" w:author="zhang alex" w:date="2019-07-28T15:17:00Z">
            <w:r w:rsidRPr="00352807" w:rsidDel="00352807">
              <w:rPr>
                <w:rStyle w:val="a4"/>
                <w:rFonts w:ascii="Arial" w:eastAsia="宋体" w:hAnsi="Arial" w:cs="Arial"/>
                <w:noProof/>
                <w:kern w:val="0"/>
                <w:rPrChange w:id="358" w:author="zhang alex" w:date="2019-07-28T15:17:00Z">
                  <w:rPr>
                    <w:rStyle w:val="a4"/>
                    <w:rFonts w:ascii="Arial" w:eastAsia="宋体" w:hAnsi="Arial" w:cs="Arial"/>
                    <w:noProof/>
                    <w:kern w:val="0"/>
                  </w:rPr>
                </w:rPrChange>
              </w:rPr>
              <w:delText>5.2. Spring AOP Capabilities and Goals</w:delText>
            </w:r>
            <w:r w:rsidDel="00352807">
              <w:rPr>
                <w:noProof/>
                <w:webHidden/>
              </w:rPr>
              <w:tab/>
              <w:delText>279</w:delText>
            </w:r>
          </w:del>
        </w:p>
        <w:p w:rsidR="00C554B0" w:rsidDel="00352807" w:rsidRDefault="00C554B0">
          <w:pPr>
            <w:pStyle w:val="30"/>
            <w:tabs>
              <w:tab w:val="right" w:leader="dot" w:pos="10457"/>
            </w:tabs>
            <w:rPr>
              <w:del w:id="359" w:author="zhang alex" w:date="2019-07-28T15:17:00Z"/>
              <w:noProof/>
            </w:rPr>
          </w:pPr>
          <w:del w:id="360" w:author="zhang alex" w:date="2019-07-28T15:17:00Z">
            <w:r w:rsidRPr="00352807" w:rsidDel="00352807">
              <w:rPr>
                <w:rStyle w:val="a4"/>
                <w:rFonts w:ascii="Arial" w:eastAsia="宋体" w:hAnsi="Arial" w:cs="Arial"/>
                <w:noProof/>
                <w:kern w:val="0"/>
                <w:rPrChange w:id="361" w:author="zhang alex" w:date="2019-07-28T15:17:00Z">
                  <w:rPr>
                    <w:rStyle w:val="a4"/>
                    <w:rFonts w:ascii="Arial" w:eastAsia="宋体" w:hAnsi="Arial" w:cs="Arial"/>
                    <w:noProof/>
                    <w:kern w:val="0"/>
                  </w:rPr>
                </w:rPrChange>
              </w:rPr>
              <w:delText>5.3. AOP Proxies</w:delText>
            </w:r>
            <w:r w:rsidDel="00352807">
              <w:rPr>
                <w:noProof/>
                <w:webHidden/>
              </w:rPr>
              <w:tab/>
              <w:delText>280</w:delText>
            </w:r>
          </w:del>
        </w:p>
        <w:p w:rsidR="00C554B0" w:rsidDel="00352807" w:rsidRDefault="00C554B0">
          <w:pPr>
            <w:pStyle w:val="30"/>
            <w:tabs>
              <w:tab w:val="right" w:leader="dot" w:pos="10457"/>
            </w:tabs>
            <w:rPr>
              <w:del w:id="362" w:author="zhang alex" w:date="2019-07-28T15:17:00Z"/>
              <w:noProof/>
            </w:rPr>
          </w:pPr>
          <w:del w:id="363" w:author="zhang alex" w:date="2019-07-28T15:17:00Z">
            <w:r w:rsidRPr="00352807" w:rsidDel="00352807">
              <w:rPr>
                <w:rStyle w:val="a4"/>
                <w:rFonts w:ascii="Arial" w:eastAsia="宋体" w:hAnsi="Arial" w:cs="Arial"/>
                <w:noProof/>
                <w:kern w:val="0"/>
                <w:rPrChange w:id="364" w:author="zhang alex" w:date="2019-07-28T15:17:00Z">
                  <w:rPr>
                    <w:rStyle w:val="a4"/>
                    <w:rFonts w:ascii="Arial" w:eastAsia="宋体" w:hAnsi="Arial" w:cs="Arial"/>
                    <w:noProof/>
                    <w:kern w:val="0"/>
                  </w:rPr>
                </w:rPrChange>
              </w:rPr>
              <w:delText>5.4. @AspectJ support</w:delText>
            </w:r>
            <w:r w:rsidDel="00352807">
              <w:rPr>
                <w:noProof/>
                <w:webHidden/>
              </w:rPr>
              <w:tab/>
              <w:delText>280</w:delText>
            </w:r>
          </w:del>
        </w:p>
        <w:p w:rsidR="00C554B0" w:rsidDel="00352807" w:rsidRDefault="00C554B0">
          <w:pPr>
            <w:pStyle w:val="30"/>
            <w:tabs>
              <w:tab w:val="right" w:leader="dot" w:pos="10457"/>
            </w:tabs>
            <w:rPr>
              <w:del w:id="365" w:author="zhang alex" w:date="2019-07-28T15:17:00Z"/>
              <w:noProof/>
            </w:rPr>
          </w:pPr>
          <w:del w:id="366" w:author="zhang alex" w:date="2019-07-28T15:17:00Z">
            <w:r w:rsidRPr="00352807" w:rsidDel="00352807">
              <w:rPr>
                <w:rStyle w:val="a4"/>
                <w:rFonts w:ascii="Arial" w:eastAsia="宋体" w:hAnsi="Arial" w:cs="Arial"/>
                <w:noProof/>
                <w:kern w:val="0"/>
                <w:rPrChange w:id="367" w:author="zhang alex" w:date="2019-07-28T15:17:00Z">
                  <w:rPr>
                    <w:rStyle w:val="a4"/>
                    <w:rFonts w:ascii="Arial" w:eastAsia="宋体" w:hAnsi="Arial" w:cs="Arial"/>
                    <w:noProof/>
                    <w:kern w:val="0"/>
                  </w:rPr>
                </w:rPrChange>
              </w:rPr>
              <w:delText>5.5. Schema-based AOP Support</w:delText>
            </w:r>
            <w:r w:rsidDel="00352807">
              <w:rPr>
                <w:noProof/>
                <w:webHidden/>
              </w:rPr>
              <w:tab/>
              <w:delText>302</w:delText>
            </w:r>
          </w:del>
        </w:p>
        <w:p w:rsidR="00C554B0" w:rsidDel="00352807" w:rsidRDefault="00C554B0">
          <w:pPr>
            <w:pStyle w:val="30"/>
            <w:tabs>
              <w:tab w:val="right" w:leader="dot" w:pos="10457"/>
            </w:tabs>
            <w:rPr>
              <w:del w:id="368" w:author="zhang alex" w:date="2019-07-28T15:17:00Z"/>
              <w:noProof/>
            </w:rPr>
          </w:pPr>
          <w:del w:id="369" w:author="zhang alex" w:date="2019-07-28T15:17:00Z">
            <w:r w:rsidRPr="00352807" w:rsidDel="00352807">
              <w:rPr>
                <w:rStyle w:val="a4"/>
                <w:rFonts w:ascii="Arial" w:eastAsia="宋体" w:hAnsi="Arial" w:cs="Arial"/>
                <w:noProof/>
                <w:kern w:val="0"/>
                <w:rPrChange w:id="370" w:author="zhang alex" w:date="2019-07-28T15:17:00Z">
                  <w:rPr>
                    <w:rStyle w:val="a4"/>
                    <w:rFonts w:ascii="Arial" w:eastAsia="宋体" w:hAnsi="Arial" w:cs="Arial"/>
                    <w:noProof/>
                    <w:kern w:val="0"/>
                  </w:rPr>
                </w:rPrChange>
              </w:rPr>
              <w:delText>5.6. Choosing which AOP Declaration Style to Use</w:delText>
            </w:r>
            <w:r w:rsidDel="00352807">
              <w:rPr>
                <w:noProof/>
                <w:webHidden/>
              </w:rPr>
              <w:tab/>
              <w:delText>315</w:delText>
            </w:r>
          </w:del>
        </w:p>
        <w:p w:rsidR="00C554B0" w:rsidDel="00352807" w:rsidRDefault="00C554B0">
          <w:pPr>
            <w:pStyle w:val="30"/>
            <w:tabs>
              <w:tab w:val="right" w:leader="dot" w:pos="10457"/>
            </w:tabs>
            <w:rPr>
              <w:del w:id="371" w:author="zhang alex" w:date="2019-07-28T15:17:00Z"/>
              <w:noProof/>
            </w:rPr>
          </w:pPr>
          <w:del w:id="372" w:author="zhang alex" w:date="2019-07-28T15:17:00Z">
            <w:r w:rsidRPr="00352807" w:rsidDel="00352807">
              <w:rPr>
                <w:rStyle w:val="a4"/>
                <w:rFonts w:ascii="Arial" w:eastAsia="宋体" w:hAnsi="Arial" w:cs="Arial"/>
                <w:noProof/>
                <w:kern w:val="0"/>
                <w:rPrChange w:id="373" w:author="zhang alex" w:date="2019-07-28T15:17:00Z">
                  <w:rPr>
                    <w:rStyle w:val="a4"/>
                    <w:rFonts w:ascii="Arial" w:eastAsia="宋体" w:hAnsi="Arial" w:cs="Arial"/>
                    <w:noProof/>
                    <w:kern w:val="0"/>
                  </w:rPr>
                </w:rPrChange>
              </w:rPr>
              <w:delText>5.7. Mixing Aspect Types</w:delText>
            </w:r>
            <w:r w:rsidDel="00352807">
              <w:rPr>
                <w:noProof/>
                <w:webHidden/>
              </w:rPr>
              <w:tab/>
              <w:delText>316</w:delText>
            </w:r>
          </w:del>
        </w:p>
        <w:p w:rsidR="00C554B0" w:rsidDel="00352807" w:rsidRDefault="00C554B0">
          <w:pPr>
            <w:pStyle w:val="30"/>
            <w:tabs>
              <w:tab w:val="right" w:leader="dot" w:pos="10457"/>
            </w:tabs>
            <w:rPr>
              <w:del w:id="374" w:author="zhang alex" w:date="2019-07-28T15:17:00Z"/>
              <w:noProof/>
            </w:rPr>
          </w:pPr>
          <w:del w:id="375" w:author="zhang alex" w:date="2019-07-28T15:17:00Z">
            <w:r w:rsidRPr="00352807" w:rsidDel="00352807">
              <w:rPr>
                <w:rStyle w:val="a4"/>
                <w:rFonts w:ascii="Arial" w:eastAsia="宋体" w:hAnsi="Arial" w:cs="Arial"/>
                <w:noProof/>
                <w:kern w:val="0"/>
                <w:rPrChange w:id="376" w:author="zhang alex" w:date="2019-07-28T15:17:00Z">
                  <w:rPr>
                    <w:rStyle w:val="a4"/>
                    <w:rFonts w:ascii="Arial" w:eastAsia="宋体" w:hAnsi="Arial" w:cs="Arial"/>
                    <w:noProof/>
                    <w:kern w:val="0"/>
                  </w:rPr>
                </w:rPrChange>
              </w:rPr>
              <w:delText>5.8. Proxying Mechanisms</w:delText>
            </w:r>
            <w:r w:rsidDel="00352807">
              <w:rPr>
                <w:noProof/>
                <w:webHidden/>
              </w:rPr>
              <w:tab/>
              <w:delText>316</w:delText>
            </w:r>
          </w:del>
        </w:p>
        <w:p w:rsidR="00C554B0" w:rsidDel="00352807" w:rsidRDefault="00C554B0">
          <w:pPr>
            <w:pStyle w:val="30"/>
            <w:tabs>
              <w:tab w:val="right" w:leader="dot" w:pos="10457"/>
            </w:tabs>
            <w:rPr>
              <w:del w:id="377" w:author="zhang alex" w:date="2019-07-28T15:17:00Z"/>
              <w:noProof/>
            </w:rPr>
          </w:pPr>
          <w:del w:id="378" w:author="zhang alex" w:date="2019-07-28T15:17:00Z">
            <w:r w:rsidRPr="00352807" w:rsidDel="00352807">
              <w:rPr>
                <w:rStyle w:val="a4"/>
                <w:rFonts w:ascii="Arial" w:eastAsia="宋体" w:hAnsi="Arial" w:cs="Arial"/>
                <w:noProof/>
                <w:kern w:val="0"/>
                <w:rPrChange w:id="379" w:author="zhang alex" w:date="2019-07-28T15:17:00Z">
                  <w:rPr>
                    <w:rStyle w:val="a4"/>
                    <w:rFonts w:ascii="Arial" w:eastAsia="宋体" w:hAnsi="Arial" w:cs="Arial"/>
                    <w:noProof/>
                    <w:kern w:val="0"/>
                  </w:rPr>
                </w:rPrChange>
              </w:rPr>
              <w:delText>5.9. Programmatic Creation of @AspectJ Proxies</w:delText>
            </w:r>
            <w:r w:rsidDel="00352807">
              <w:rPr>
                <w:noProof/>
                <w:webHidden/>
              </w:rPr>
              <w:tab/>
              <w:delText>320</w:delText>
            </w:r>
          </w:del>
        </w:p>
        <w:p w:rsidR="00C554B0" w:rsidDel="00352807" w:rsidRDefault="00C554B0">
          <w:pPr>
            <w:pStyle w:val="30"/>
            <w:tabs>
              <w:tab w:val="right" w:leader="dot" w:pos="10457"/>
            </w:tabs>
            <w:rPr>
              <w:del w:id="380" w:author="zhang alex" w:date="2019-07-28T15:17:00Z"/>
              <w:noProof/>
            </w:rPr>
          </w:pPr>
          <w:del w:id="381" w:author="zhang alex" w:date="2019-07-28T15:17:00Z">
            <w:r w:rsidRPr="00352807" w:rsidDel="00352807">
              <w:rPr>
                <w:rStyle w:val="a4"/>
                <w:rFonts w:ascii="Arial" w:eastAsia="宋体" w:hAnsi="Arial" w:cs="Arial"/>
                <w:noProof/>
                <w:kern w:val="0"/>
                <w:rPrChange w:id="382" w:author="zhang alex" w:date="2019-07-28T15:17:00Z">
                  <w:rPr>
                    <w:rStyle w:val="a4"/>
                    <w:rFonts w:ascii="Arial" w:eastAsia="宋体" w:hAnsi="Arial" w:cs="Arial"/>
                    <w:noProof/>
                    <w:kern w:val="0"/>
                  </w:rPr>
                </w:rPrChange>
              </w:rPr>
              <w:delText>5.10. Using AspectJ with Spring Applications</w:delText>
            </w:r>
            <w:r w:rsidDel="00352807">
              <w:rPr>
                <w:noProof/>
                <w:webHidden/>
              </w:rPr>
              <w:tab/>
              <w:delText>320</w:delText>
            </w:r>
          </w:del>
        </w:p>
        <w:p w:rsidR="00C554B0" w:rsidDel="00352807" w:rsidRDefault="00C554B0">
          <w:pPr>
            <w:pStyle w:val="30"/>
            <w:tabs>
              <w:tab w:val="right" w:leader="dot" w:pos="10457"/>
            </w:tabs>
            <w:rPr>
              <w:del w:id="383" w:author="zhang alex" w:date="2019-07-28T15:17:00Z"/>
              <w:noProof/>
            </w:rPr>
          </w:pPr>
          <w:del w:id="384" w:author="zhang alex" w:date="2019-07-28T15:17:00Z">
            <w:r w:rsidRPr="00352807" w:rsidDel="00352807">
              <w:rPr>
                <w:rStyle w:val="a4"/>
                <w:rFonts w:ascii="Arial" w:eastAsia="宋体" w:hAnsi="Arial" w:cs="Arial"/>
                <w:noProof/>
                <w:kern w:val="0"/>
                <w:rPrChange w:id="385" w:author="zhang alex" w:date="2019-07-28T15:17:00Z">
                  <w:rPr>
                    <w:rStyle w:val="a4"/>
                    <w:rFonts w:ascii="Arial" w:eastAsia="宋体" w:hAnsi="Arial" w:cs="Arial"/>
                    <w:noProof/>
                    <w:kern w:val="0"/>
                  </w:rPr>
                </w:rPrChange>
              </w:rPr>
              <w:delText>5.11. Further Resources</w:delText>
            </w:r>
            <w:r w:rsidDel="00352807">
              <w:rPr>
                <w:noProof/>
                <w:webHidden/>
              </w:rPr>
              <w:tab/>
              <w:delText>334</w:delText>
            </w:r>
          </w:del>
        </w:p>
        <w:p w:rsidR="00C554B0" w:rsidDel="00352807" w:rsidRDefault="00C554B0">
          <w:pPr>
            <w:pStyle w:val="20"/>
            <w:tabs>
              <w:tab w:val="right" w:leader="dot" w:pos="10457"/>
            </w:tabs>
            <w:rPr>
              <w:del w:id="386" w:author="zhang alex" w:date="2019-07-28T15:17:00Z"/>
              <w:noProof/>
            </w:rPr>
          </w:pPr>
          <w:del w:id="387" w:author="zhang alex" w:date="2019-07-28T15:17:00Z">
            <w:r w:rsidRPr="00352807" w:rsidDel="00352807">
              <w:rPr>
                <w:rStyle w:val="a4"/>
                <w:rFonts w:ascii="Arial" w:eastAsia="宋体" w:hAnsi="Arial" w:cs="Arial"/>
                <w:noProof/>
                <w:kern w:val="0"/>
                <w:rPrChange w:id="388" w:author="zhang alex" w:date="2019-07-28T15:17:00Z">
                  <w:rPr>
                    <w:rStyle w:val="a4"/>
                    <w:rFonts w:ascii="Arial" w:eastAsia="宋体" w:hAnsi="Arial" w:cs="Arial"/>
                    <w:noProof/>
                    <w:kern w:val="0"/>
                  </w:rPr>
                </w:rPrChange>
              </w:rPr>
              <w:delText>6. Spring AOP APIs</w:delText>
            </w:r>
            <w:r w:rsidDel="00352807">
              <w:rPr>
                <w:noProof/>
                <w:webHidden/>
              </w:rPr>
              <w:tab/>
              <w:delText>334</w:delText>
            </w:r>
          </w:del>
        </w:p>
        <w:p w:rsidR="00C554B0" w:rsidDel="00352807" w:rsidRDefault="00C554B0">
          <w:pPr>
            <w:pStyle w:val="30"/>
            <w:tabs>
              <w:tab w:val="right" w:leader="dot" w:pos="10457"/>
            </w:tabs>
            <w:rPr>
              <w:del w:id="389" w:author="zhang alex" w:date="2019-07-28T15:17:00Z"/>
              <w:noProof/>
            </w:rPr>
          </w:pPr>
          <w:del w:id="390" w:author="zhang alex" w:date="2019-07-28T15:17:00Z">
            <w:r w:rsidRPr="00352807" w:rsidDel="00352807">
              <w:rPr>
                <w:rStyle w:val="a4"/>
                <w:rFonts w:ascii="Arial" w:eastAsia="宋体" w:hAnsi="Arial" w:cs="Arial"/>
                <w:noProof/>
                <w:kern w:val="0"/>
                <w:rPrChange w:id="391" w:author="zhang alex" w:date="2019-07-28T15:17:00Z">
                  <w:rPr>
                    <w:rStyle w:val="a4"/>
                    <w:rFonts w:ascii="Arial" w:eastAsia="宋体" w:hAnsi="Arial" w:cs="Arial"/>
                    <w:noProof/>
                    <w:kern w:val="0"/>
                  </w:rPr>
                </w:rPrChange>
              </w:rPr>
              <w:delText>6.1. Pointcut API in Spring</w:delText>
            </w:r>
            <w:r w:rsidDel="00352807">
              <w:rPr>
                <w:noProof/>
                <w:webHidden/>
              </w:rPr>
              <w:tab/>
              <w:delText>334</w:delText>
            </w:r>
          </w:del>
        </w:p>
        <w:p w:rsidR="00C554B0" w:rsidDel="00352807" w:rsidRDefault="00C554B0">
          <w:pPr>
            <w:pStyle w:val="30"/>
            <w:tabs>
              <w:tab w:val="right" w:leader="dot" w:pos="10457"/>
            </w:tabs>
            <w:rPr>
              <w:del w:id="392" w:author="zhang alex" w:date="2019-07-28T15:17:00Z"/>
              <w:noProof/>
            </w:rPr>
          </w:pPr>
          <w:del w:id="393" w:author="zhang alex" w:date="2019-07-28T15:17:00Z">
            <w:r w:rsidRPr="00352807" w:rsidDel="00352807">
              <w:rPr>
                <w:rStyle w:val="a4"/>
                <w:rFonts w:ascii="Arial" w:eastAsia="宋体" w:hAnsi="Arial" w:cs="Arial"/>
                <w:noProof/>
                <w:kern w:val="0"/>
                <w:rPrChange w:id="394" w:author="zhang alex" w:date="2019-07-28T15:17:00Z">
                  <w:rPr>
                    <w:rStyle w:val="a4"/>
                    <w:rFonts w:ascii="Arial" w:eastAsia="宋体" w:hAnsi="Arial" w:cs="Arial"/>
                    <w:noProof/>
                    <w:kern w:val="0"/>
                  </w:rPr>
                </w:rPrChange>
              </w:rPr>
              <w:delText>6.2. Advice API in Spring</w:delText>
            </w:r>
            <w:r w:rsidDel="00352807">
              <w:rPr>
                <w:noProof/>
                <w:webHidden/>
              </w:rPr>
              <w:tab/>
              <w:delText>338</w:delText>
            </w:r>
          </w:del>
        </w:p>
        <w:p w:rsidR="00C554B0" w:rsidDel="00352807" w:rsidRDefault="00C554B0">
          <w:pPr>
            <w:pStyle w:val="30"/>
            <w:tabs>
              <w:tab w:val="right" w:leader="dot" w:pos="10457"/>
            </w:tabs>
            <w:rPr>
              <w:del w:id="395" w:author="zhang alex" w:date="2019-07-28T15:17:00Z"/>
              <w:noProof/>
            </w:rPr>
          </w:pPr>
          <w:del w:id="396" w:author="zhang alex" w:date="2019-07-28T15:17:00Z">
            <w:r w:rsidRPr="00352807" w:rsidDel="00352807">
              <w:rPr>
                <w:rStyle w:val="a4"/>
                <w:rFonts w:ascii="Arial" w:eastAsia="宋体" w:hAnsi="Arial" w:cs="Arial"/>
                <w:noProof/>
                <w:kern w:val="0"/>
                <w:rPrChange w:id="397" w:author="zhang alex" w:date="2019-07-28T15:17:00Z">
                  <w:rPr>
                    <w:rStyle w:val="a4"/>
                    <w:rFonts w:ascii="Arial" w:eastAsia="宋体" w:hAnsi="Arial" w:cs="Arial"/>
                    <w:noProof/>
                    <w:kern w:val="0"/>
                  </w:rPr>
                </w:rPrChange>
              </w:rPr>
              <w:delText>6.3. The Advisor API in Spring</w:delText>
            </w:r>
            <w:r w:rsidDel="00352807">
              <w:rPr>
                <w:noProof/>
                <w:webHidden/>
              </w:rPr>
              <w:tab/>
              <w:delText>345</w:delText>
            </w:r>
          </w:del>
        </w:p>
        <w:p w:rsidR="00C554B0" w:rsidDel="00352807" w:rsidRDefault="00C554B0">
          <w:pPr>
            <w:pStyle w:val="30"/>
            <w:tabs>
              <w:tab w:val="right" w:leader="dot" w:pos="10457"/>
            </w:tabs>
            <w:rPr>
              <w:del w:id="398" w:author="zhang alex" w:date="2019-07-28T15:17:00Z"/>
              <w:noProof/>
            </w:rPr>
          </w:pPr>
          <w:del w:id="399" w:author="zhang alex" w:date="2019-07-28T15:17:00Z">
            <w:r w:rsidRPr="00352807" w:rsidDel="00352807">
              <w:rPr>
                <w:rStyle w:val="a4"/>
                <w:rFonts w:ascii="Arial" w:eastAsia="宋体" w:hAnsi="Arial" w:cs="Arial"/>
                <w:noProof/>
                <w:kern w:val="0"/>
                <w:rPrChange w:id="400" w:author="zhang alex" w:date="2019-07-28T15:17:00Z">
                  <w:rPr>
                    <w:rStyle w:val="a4"/>
                    <w:rFonts w:ascii="Arial" w:eastAsia="宋体" w:hAnsi="Arial" w:cs="Arial"/>
                    <w:noProof/>
                    <w:kern w:val="0"/>
                  </w:rPr>
                </w:rPrChange>
              </w:rPr>
              <w:delText>6.4. Using the </w:delText>
            </w:r>
            <w:r w:rsidRPr="00352807" w:rsidDel="00352807">
              <w:rPr>
                <w:rStyle w:val="a4"/>
                <w:rFonts w:ascii="Consolas" w:eastAsia="宋体" w:hAnsi="Consolas" w:cs="宋体"/>
                <w:noProof/>
                <w:kern w:val="0"/>
                <w:shd w:val="clear" w:color="auto" w:fill="F7F7F8"/>
                <w:rPrChange w:id="401" w:author="zhang alex" w:date="2019-07-28T15:17:00Z">
                  <w:rPr>
                    <w:rStyle w:val="a4"/>
                    <w:rFonts w:ascii="Consolas" w:eastAsia="宋体" w:hAnsi="Consolas" w:cs="宋体"/>
                    <w:noProof/>
                    <w:kern w:val="0"/>
                    <w:shd w:val="clear" w:color="auto" w:fill="F7F7F8"/>
                  </w:rPr>
                </w:rPrChange>
              </w:rPr>
              <w:delText>ProxyFactoryBean</w:delText>
            </w:r>
            <w:r w:rsidRPr="00352807" w:rsidDel="00352807">
              <w:rPr>
                <w:rStyle w:val="a4"/>
                <w:rFonts w:ascii="Arial" w:eastAsia="宋体" w:hAnsi="Arial" w:cs="Arial"/>
                <w:noProof/>
                <w:kern w:val="0"/>
                <w:rPrChange w:id="402" w:author="zhang alex" w:date="2019-07-28T15:17:00Z">
                  <w:rPr>
                    <w:rStyle w:val="a4"/>
                    <w:rFonts w:ascii="Arial" w:eastAsia="宋体" w:hAnsi="Arial" w:cs="Arial"/>
                    <w:noProof/>
                    <w:kern w:val="0"/>
                  </w:rPr>
                </w:rPrChange>
              </w:rPr>
              <w:delText> to Create AOP Proxies</w:delText>
            </w:r>
            <w:r w:rsidDel="00352807">
              <w:rPr>
                <w:noProof/>
                <w:webHidden/>
              </w:rPr>
              <w:tab/>
              <w:delText>346</w:delText>
            </w:r>
          </w:del>
        </w:p>
        <w:p w:rsidR="00C554B0" w:rsidDel="00352807" w:rsidRDefault="00C554B0">
          <w:pPr>
            <w:pStyle w:val="30"/>
            <w:tabs>
              <w:tab w:val="right" w:leader="dot" w:pos="10457"/>
            </w:tabs>
            <w:rPr>
              <w:del w:id="403" w:author="zhang alex" w:date="2019-07-28T15:17:00Z"/>
              <w:noProof/>
            </w:rPr>
          </w:pPr>
          <w:del w:id="404" w:author="zhang alex" w:date="2019-07-28T15:17:00Z">
            <w:r w:rsidRPr="00352807" w:rsidDel="00352807">
              <w:rPr>
                <w:rStyle w:val="a4"/>
                <w:rFonts w:ascii="Arial" w:eastAsia="宋体" w:hAnsi="Arial" w:cs="Arial"/>
                <w:noProof/>
                <w:kern w:val="0"/>
                <w:rPrChange w:id="405" w:author="zhang alex" w:date="2019-07-28T15:17:00Z">
                  <w:rPr>
                    <w:rStyle w:val="a4"/>
                    <w:rFonts w:ascii="Arial" w:eastAsia="宋体" w:hAnsi="Arial" w:cs="Arial"/>
                    <w:noProof/>
                    <w:kern w:val="0"/>
                  </w:rPr>
                </w:rPrChange>
              </w:rPr>
              <w:delText>6.5. Concise Proxy Definitions</w:delText>
            </w:r>
            <w:r w:rsidDel="00352807">
              <w:rPr>
                <w:noProof/>
                <w:webHidden/>
              </w:rPr>
              <w:tab/>
              <w:delText>351</w:delText>
            </w:r>
          </w:del>
        </w:p>
        <w:p w:rsidR="00C554B0" w:rsidDel="00352807" w:rsidRDefault="00C554B0">
          <w:pPr>
            <w:pStyle w:val="30"/>
            <w:tabs>
              <w:tab w:val="right" w:leader="dot" w:pos="10457"/>
            </w:tabs>
            <w:rPr>
              <w:del w:id="406" w:author="zhang alex" w:date="2019-07-28T15:17:00Z"/>
              <w:noProof/>
            </w:rPr>
          </w:pPr>
          <w:del w:id="407" w:author="zhang alex" w:date="2019-07-28T15:17:00Z">
            <w:r w:rsidRPr="00352807" w:rsidDel="00352807">
              <w:rPr>
                <w:rStyle w:val="a4"/>
                <w:rFonts w:ascii="Arial" w:eastAsia="宋体" w:hAnsi="Arial" w:cs="Arial"/>
                <w:noProof/>
                <w:kern w:val="0"/>
                <w:rPrChange w:id="408" w:author="zhang alex" w:date="2019-07-28T15:17:00Z">
                  <w:rPr>
                    <w:rStyle w:val="a4"/>
                    <w:rFonts w:ascii="Arial" w:eastAsia="宋体" w:hAnsi="Arial" w:cs="Arial"/>
                    <w:noProof/>
                    <w:kern w:val="0"/>
                  </w:rPr>
                </w:rPrChange>
              </w:rPr>
              <w:delText>6.6. Creating AOP Proxies Programmatically with the </w:delText>
            </w:r>
            <w:r w:rsidRPr="00352807" w:rsidDel="00352807">
              <w:rPr>
                <w:rStyle w:val="a4"/>
                <w:rFonts w:ascii="Consolas" w:eastAsia="宋体" w:hAnsi="Consolas" w:cs="宋体"/>
                <w:noProof/>
                <w:kern w:val="0"/>
                <w:shd w:val="clear" w:color="auto" w:fill="F7F7F8"/>
                <w:rPrChange w:id="409" w:author="zhang alex" w:date="2019-07-28T15:17:00Z">
                  <w:rPr>
                    <w:rStyle w:val="a4"/>
                    <w:rFonts w:ascii="Consolas" w:eastAsia="宋体" w:hAnsi="Consolas" w:cs="宋体"/>
                    <w:noProof/>
                    <w:kern w:val="0"/>
                    <w:shd w:val="clear" w:color="auto" w:fill="F7F7F8"/>
                  </w:rPr>
                </w:rPrChange>
              </w:rPr>
              <w:delText>ProxyFactory</w:delText>
            </w:r>
            <w:r w:rsidDel="00352807">
              <w:rPr>
                <w:noProof/>
                <w:webHidden/>
              </w:rPr>
              <w:tab/>
              <w:delText>352</w:delText>
            </w:r>
          </w:del>
        </w:p>
        <w:p w:rsidR="00C554B0" w:rsidDel="00352807" w:rsidRDefault="00C554B0">
          <w:pPr>
            <w:pStyle w:val="30"/>
            <w:tabs>
              <w:tab w:val="right" w:leader="dot" w:pos="10457"/>
            </w:tabs>
            <w:rPr>
              <w:del w:id="410" w:author="zhang alex" w:date="2019-07-28T15:17:00Z"/>
              <w:noProof/>
            </w:rPr>
          </w:pPr>
          <w:del w:id="411" w:author="zhang alex" w:date="2019-07-28T15:17:00Z">
            <w:r w:rsidRPr="00352807" w:rsidDel="00352807">
              <w:rPr>
                <w:rStyle w:val="a4"/>
                <w:rFonts w:ascii="Arial" w:eastAsia="宋体" w:hAnsi="Arial" w:cs="Arial"/>
                <w:noProof/>
                <w:kern w:val="0"/>
                <w:rPrChange w:id="412" w:author="zhang alex" w:date="2019-07-28T15:17:00Z">
                  <w:rPr>
                    <w:rStyle w:val="a4"/>
                    <w:rFonts w:ascii="Arial" w:eastAsia="宋体" w:hAnsi="Arial" w:cs="Arial"/>
                    <w:noProof/>
                    <w:kern w:val="0"/>
                  </w:rPr>
                </w:rPrChange>
              </w:rPr>
              <w:delText>6.7. Manipulating Advised Objects</w:delText>
            </w:r>
            <w:r w:rsidDel="00352807">
              <w:rPr>
                <w:noProof/>
                <w:webHidden/>
              </w:rPr>
              <w:tab/>
              <w:delText>353</w:delText>
            </w:r>
          </w:del>
        </w:p>
        <w:p w:rsidR="00C554B0" w:rsidDel="00352807" w:rsidRDefault="00C554B0">
          <w:pPr>
            <w:pStyle w:val="30"/>
            <w:tabs>
              <w:tab w:val="right" w:leader="dot" w:pos="10457"/>
            </w:tabs>
            <w:rPr>
              <w:del w:id="413" w:author="zhang alex" w:date="2019-07-28T15:17:00Z"/>
              <w:noProof/>
            </w:rPr>
          </w:pPr>
          <w:del w:id="414" w:author="zhang alex" w:date="2019-07-28T15:17:00Z">
            <w:r w:rsidRPr="00352807" w:rsidDel="00352807">
              <w:rPr>
                <w:rStyle w:val="a4"/>
                <w:rFonts w:ascii="Arial" w:eastAsia="宋体" w:hAnsi="Arial" w:cs="Arial"/>
                <w:noProof/>
                <w:kern w:val="0"/>
                <w:rPrChange w:id="415" w:author="zhang alex" w:date="2019-07-28T15:17:00Z">
                  <w:rPr>
                    <w:rStyle w:val="a4"/>
                    <w:rFonts w:ascii="Arial" w:eastAsia="宋体" w:hAnsi="Arial" w:cs="Arial"/>
                    <w:noProof/>
                    <w:kern w:val="0"/>
                  </w:rPr>
                </w:rPrChange>
              </w:rPr>
              <w:delText>6.8. Using the "auto-proxy" facility</w:delText>
            </w:r>
            <w:r w:rsidDel="00352807">
              <w:rPr>
                <w:noProof/>
                <w:webHidden/>
              </w:rPr>
              <w:tab/>
              <w:delText>354</w:delText>
            </w:r>
          </w:del>
        </w:p>
        <w:p w:rsidR="00C554B0" w:rsidDel="00352807" w:rsidRDefault="00C554B0">
          <w:pPr>
            <w:pStyle w:val="30"/>
            <w:tabs>
              <w:tab w:val="right" w:leader="dot" w:pos="10457"/>
            </w:tabs>
            <w:rPr>
              <w:del w:id="416" w:author="zhang alex" w:date="2019-07-28T15:17:00Z"/>
              <w:noProof/>
            </w:rPr>
          </w:pPr>
          <w:del w:id="417" w:author="zhang alex" w:date="2019-07-28T15:17:00Z">
            <w:r w:rsidRPr="00352807" w:rsidDel="00352807">
              <w:rPr>
                <w:rStyle w:val="a4"/>
                <w:rFonts w:ascii="Arial" w:eastAsia="宋体" w:hAnsi="Arial" w:cs="Arial"/>
                <w:noProof/>
                <w:kern w:val="0"/>
                <w:rPrChange w:id="418" w:author="zhang alex" w:date="2019-07-28T15:17:00Z">
                  <w:rPr>
                    <w:rStyle w:val="a4"/>
                    <w:rFonts w:ascii="Arial" w:eastAsia="宋体" w:hAnsi="Arial" w:cs="Arial"/>
                    <w:noProof/>
                    <w:kern w:val="0"/>
                  </w:rPr>
                </w:rPrChange>
              </w:rPr>
              <w:delText>6.9. Using </w:delText>
            </w:r>
            <w:r w:rsidRPr="00352807" w:rsidDel="00352807">
              <w:rPr>
                <w:rStyle w:val="a4"/>
                <w:rFonts w:ascii="Consolas" w:eastAsia="宋体" w:hAnsi="Consolas" w:cs="宋体"/>
                <w:noProof/>
                <w:kern w:val="0"/>
                <w:shd w:val="clear" w:color="auto" w:fill="F7F7F8"/>
                <w:rPrChange w:id="419" w:author="zhang alex" w:date="2019-07-28T15:17:00Z">
                  <w:rPr>
                    <w:rStyle w:val="a4"/>
                    <w:rFonts w:ascii="Consolas" w:eastAsia="宋体" w:hAnsi="Consolas" w:cs="宋体"/>
                    <w:noProof/>
                    <w:kern w:val="0"/>
                    <w:shd w:val="clear" w:color="auto" w:fill="F7F7F8"/>
                  </w:rPr>
                </w:rPrChange>
              </w:rPr>
              <w:delText>TargetSource</w:delText>
            </w:r>
            <w:r w:rsidRPr="00352807" w:rsidDel="00352807">
              <w:rPr>
                <w:rStyle w:val="a4"/>
                <w:rFonts w:ascii="Arial" w:eastAsia="宋体" w:hAnsi="Arial" w:cs="Arial"/>
                <w:noProof/>
                <w:kern w:val="0"/>
                <w:rPrChange w:id="420" w:author="zhang alex" w:date="2019-07-28T15:17:00Z">
                  <w:rPr>
                    <w:rStyle w:val="a4"/>
                    <w:rFonts w:ascii="Arial" w:eastAsia="宋体" w:hAnsi="Arial" w:cs="Arial"/>
                    <w:noProof/>
                    <w:kern w:val="0"/>
                  </w:rPr>
                </w:rPrChange>
              </w:rPr>
              <w:delText> Implementations</w:delText>
            </w:r>
            <w:r w:rsidDel="00352807">
              <w:rPr>
                <w:noProof/>
                <w:webHidden/>
              </w:rPr>
              <w:tab/>
              <w:delText>357</w:delText>
            </w:r>
          </w:del>
        </w:p>
        <w:p w:rsidR="00C554B0" w:rsidDel="00352807" w:rsidRDefault="00C554B0">
          <w:pPr>
            <w:pStyle w:val="30"/>
            <w:tabs>
              <w:tab w:val="right" w:leader="dot" w:pos="10457"/>
            </w:tabs>
            <w:rPr>
              <w:del w:id="421" w:author="zhang alex" w:date="2019-07-28T15:17:00Z"/>
              <w:noProof/>
            </w:rPr>
          </w:pPr>
          <w:del w:id="422" w:author="zhang alex" w:date="2019-07-28T15:17:00Z">
            <w:r w:rsidRPr="00352807" w:rsidDel="00352807">
              <w:rPr>
                <w:rStyle w:val="a4"/>
                <w:rFonts w:ascii="Arial" w:eastAsia="宋体" w:hAnsi="Arial" w:cs="Arial"/>
                <w:noProof/>
                <w:kern w:val="0"/>
                <w:rPrChange w:id="423" w:author="zhang alex" w:date="2019-07-28T15:17:00Z">
                  <w:rPr>
                    <w:rStyle w:val="a4"/>
                    <w:rFonts w:ascii="Arial" w:eastAsia="宋体" w:hAnsi="Arial" w:cs="Arial"/>
                    <w:noProof/>
                    <w:kern w:val="0"/>
                  </w:rPr>
                </w:rPrChange>
              </w:rPr>
              <w:delText>6.10. Defining New Advice Types</w:delText>
            </w:r>
            <w:r w:rsidDel="00352807">
              <w:rPr>
                <w:noProof/>
                <w:webHidden/>
              </w:rPr>
              <w:tab/>
              <w:delText>360</w:delText>
            </w:r>
          </w:del>
        </w:p>
        <w:p w:rsidR="00C554B0" w:rsidDel="00352807" w:rsidRDefault="00C554B0">
          <w:pPr>
            <w:pStyle w:val="20"/>
            <w:tabs>
              <w:tab w:val="right" w:leader="dot" w:pos="10457"/>
            </w:tabs>
            <w:rPr>
              <w:del w:id="424" w:author="zhang alex" w:date="2019-07-28T15:17:00Z"/>
              <w:noProof/>
            </w:rPr>
          </w:pPr>
          <w:del w:id="425" w:author="zhang alex" w:date="2019-07-28T15:17:00Z">
            <w:r w:rsidRPr="00352807" w:rsidDel="00352807">
              <w:rPr>
                <w:rStyle w:val="a4"/>
                <w:rFonts w:ascii="Arial" w:eastAsia="宋体" w:hAnsi="Arial" w:cs="Arial"/>
                <w:noProof/>
                <w:kern w:val="0"/>
                <w:rPrChange w:id="426" w:author="zhang alex" w:date="2019-07-28T15:17:00Z">
                  <w:rPr>
                    <w:rStyle w:val="a4"/>
                    <w:rFonts w:ascii="Arial" w:eastAsia="宋体" w:hAnsi="Arial" w:cs="Arial"/>
                    <w:noProof/>
                    <w:kern w:val="0"/>
                  </w:rPr>
                </w:rPrChange>
              </w:rPr>
              <w:delText>7. Null-safety</w:delText>
            </w:r>
            <w:r w:rsidDel="00352807">
              <w:rPr>
                <w:noProof/>
                <w:webHidden/>
              </w:rPr>
              <w:tab/>
              <w:delText>361</w:delText>
            </w:r>
          </w:del>
        </w:p>
        <w:p w:rsidR="00C554B0" w:rsidDel="00352807" w:rsidRDefault="00C554B0">
          <w:pPr>
            <w:pStyle w:val="30"/>
            <w:tabs>
              <w:tab w:val="right" w:leader="dot" w:pos="10457"/>
            </w:tabs>
            <w:rPr>
              <w:del w:id="427" w:author="zhang alex" w:date="2019-07-28T15:17:00Z"/>
              <w:noProof/>
            </w:rPr>
          </w:pPr>
          <w:del w:id="428" w:author="zhang alex" w:date="2019-07-28T15:17:00Z">
            <w:r w:rsidRPr="00352807" w:rsidDel="00352807">
              <w:rPr>
                <w:rStyle w:val="a4"/>
                <w:rFonts w:ascii="Arial" w:eastAsia="宋体" w:hAnsi="Arial" w:cs="Arial"/>
                <w:noProof/>
                <w:kern w:val="0"/>
                <w:rPrChange w:id="429" w:author="zhang alex" w:date="2019-07-28T15:17:00Z">
                  <w:rPr>
                    <w:rStyle w:val="a4"/>
                    <w:rFonts w:ascii="Arial" w:eastAsia="宋体" w:hAnsi="Arial" w:cs="Arial"/>
                    <w:noProof/>
                    <w:kern w:val="0"/>
                  </w:rPr>
                </w:rPrChange>
              </w:rPr>
              <w:delText>7.1. Use cases</w:delText>
            </w:r>
            <w:r w:rsidDel="00352807">
              <w:rPr>
                <w:noProof/>
                <w:webHidden/>
              </w:rPr>
              <w:tab/>
              <w:delText>361</w:delText>
            </w:r>
          </w:del>
        </w:p>
        <w:p w:rsidR="00C554B0" w:rsidDel="00352807" w:rsidRDefault="00C554B0">
          <w:pPr>
            <w:pStyle w:val="30"/>
            <w:tabs>
              <w:tab w:val="right" w:leader="dot" w:pos="10457"/>
            </w:tabs>
            <w:rPr>
              <w:del w:id="430" w:author="zhang alex" w:date="2019-07-28T15:17:00Z"/>
              <w:noProof/>
            </w:rPr>
          </w:pPr>
          <w:del w:id="431" w:author="zhang alex" w:date="2019-07-28T15:17:00Z">
            <w:r w:rsidRPr="00352807" w:rsidDel="00352807">
              <w:rPr>
                <w:rStyle w:val="a4"/>
                <w:rFonts w:ascii="Arial" w:eastAsia="宋体" w:hAnsi="Arial" w:cs="Arial"/>
                <w:noProof/>
                <w:kern w:val="0"/>
                <w:rPrChange w:id="432" w:author="zhang alex" w:date="2019-07-28T15:17:00Z">
                  <w:rPr>
                    <w:rStyle w:val="a4"/>
                    <w:rFonts w:ascii="Arial" w:eastAsia="宋体" w:hAnsi="Arial" w:cs="Arial"/>
                    <w:noProof/>
                    <w:kern w:val="0"/>
                  </w:rPr>
                </w:rPrChange>
              </w:rPr>
              <w:delText>7.2. JSR-305 meta-annotations</w:delText>
            </w:r>
            <w:r w:rsidDel="00352807">
              <w:rPr>
                <w:noProof/>
                <w:webHidden/>
              </w:rPr>
              <w:tab/>
              <w:delText>361</w:delText>
            </w:r>
          </w:del>
        </w:p>
        <w:p w:rsidR="00C554B0" w:rsidDel="00352807" w:rsidRDefault="00C554B0">
          <w:pPr>
            <w:pStyle w:val="20"/>
            <w:tabs>
              <w:tab w:val="right" w:leader="dot" w:pos="10457"/>
            </w:tabs>
            <w:rPr>
              <w:del w:id="433" w:author="zhang alex" w:date="2019-07-28T15:17:00Z"/>
              <w:noProof/>
            </w:rPr>
          </w:pPr>
          <w:del w:id="434" w:author="zhang alex" w:date="2019-07-28T15:17:00Z">
            <w:r w:rsidRPr="00352807" w:rsidDel="00352807">
              <w:rPr>
                <w:rStyle w:val="a4"/>
                <w:rFonts w:ascii="Arial" w:eastAsia="宋体" w:hAnsi="Arial" w:cs="Arial"/>
                <w:noProof/>
                <w:kern w:val="0"/>
                <w:rPrChange w:id="435" w:author="zhang alex" w:date="2019-07-28T15:17:00Z">
                  <w:rPr>
                    <w:rStyle w:val="a4"/>
                    <w:rFonts w:ascii="Arial" w:eastAsia="宋体" w:hAnsi="Arial" w:cs="Arial"/>
                    <w:noProof/>
                    <w:kern w:val="0"/>
                  </w:rPr>
                </w:rPrChange>
              </w:rPr>
              <w:delText>8. Data Buffers and Codecs</w:delText>
            </w:r>
            <w:r w:rsidDel="00352807">
              <w:rPr>
                <w:noProof/>
                <w:webHidden/>
              </w:rPr>
              <w:tab/>
              <w:delText>362</w:delText>
            </w:r>
          </w:del>
        </w:p>
        <w:p w:rsidR="00C554B0" w:rsidDel="00352807" w:rsidRDefault="00C554B0">
          <w:pPr>
            <w:pStyle w:val="30"/>
            <w:tabs>
              <w:tab w:val="right" w:leader="dot" w:pos="10457"/>
            </w:tabs>
            <w:rPr>
              <w:del w:id="436" w:author="zhang alex" w:date="2019-07-28T15:17:00Z"/>
              <w:noProof/>
            </w:rPr>
          </w:pPr>
          <w:del w:id="437" w:author="zhang alex" w:date="2019-07-28T15:17:00Z">
            <w:r w:rsidRPr="00352807" w:rsidDel="00352807">
              <w:rPr>
                <w:rStyle w:val="a4"/>
                <w:rFonts w:ascii="Arial" w:eastAsia="宋体" w:hAnsi="Arial" w:cs="Arial"/>
                <w:noProof/>
                <w:kern w:val="0"/>
                <w:rPrChange w:id="438" w:author="zhang alex" w:date="2019-07-28T15:17:00Z">
                  <w:rPr>
                    <w:rStyle w:val="a4"/>
                    <w:rFonts w:ascii="Arial" w:eastAsia="宋体" w:hAnsi="Arial" w:cs="Arial"/>
                    <w:noProof/>
                    <w:kern w:val="0"/>
                  </w:rPr>
                </w:rPrChange>
              </w:rPr>
              <w:delText>8.1. </w:delText>
            </w:r>
            <w:r w:rsidRPr="00352807" w:rsidDel="00352807">
              <w:rPr>
                <w:rStyle w:val="a4"/>
                <w:rFonts w:ascii="Consolas" w:eastAsia="宋体" w:hAnsi="Consolas" w:cs="宋体"/>
                <w:noProof/>
                <w:kern w:val="0"/>
                <w:shd w:val="clear" w:color="auto" w:fill="F7F7F8"/>
                <w:rPrChange w:id="439" w:author="zhang alex" w:date="2019-07-28T15:17:00Z">
                  <w:rPr>
                    <w:rStyle w:val="a4"/>
                    <w:rFonts w:ascii="Consolas" w:eastAsia="宋体" w:hAnsi="Consolas" w:cs="宋体"/>
                    <w:noProof/>
                    <w:kern w:val="0"/>
                    <w:shd w:val="clear" w:color="auto" w:fill="F7F7F8"/>
                  </w:rPr>
                </w:rPrChange>
              </w:rPr>
              <w:delText>DataBufferFactory</w:delText>
            </w:r>
            <w:r w:rsidDel="00352807">
              <w:rPr>
                <w:noProof/>
                <w:webHidden/>
              </w:rPr>
              <w:tab/>
              <w:delText>362</w:delText>
            </w:r>
          </w:del>
        </w:p>
        <w:p w:rsidR="00C554B0" w:rsidDel="00352807" w:rsidRDefault="00C554B0">
          <w:pPr>
            <w:pStyle w:val="30"/>
            <w:tabs>
              <w:tab w:val="right" w:leader="dot" w:pos="10457"/>
            </w:tabs>
            <w:rPr>
              <w:del w:id="440" w:author="zhang alex" w:date="2019-07-28T15:17:00Z"/>
              <w:noProof/>
            </w:rPr>
          </w:pPr>
          <w:del w:id="441" w:author="zhang alex" w:date="2019-07-28T15:17:00Z">
            <w:r w:rsidRPr="00352807" w:rsidDel="00352807">
              <w:rPr>
                <w:rStyle w:val="a4"/>
                <w:rFonts w:ascii="Arial" w:eastAsia="宋体" w:hAnsi="Arial" w:cs="Arial"/>
                <w:noProof/>
                <w:kern w:val="0"/>
                <w:rPrChange w:id="442" w:author="zhang alex" w:date="2019-07-28T15:17:00Z">
                  <w:rPr>
                    <w:rStyle w:val="a4"/>
                    <w:rFonts w:ascii="Arial" w:eastAsia="宋体" w:hAnsi="Arial" w:cs="Arial"/>
                    <w:noProof/>
                    <w:kern w:val="0"/>
                  </w:rPr>
                </w:rPrChange>
              </w:rPr>
              <w:delText>8.2. </w:delText>
            </w:r>
            <w:r w:rsidRPr="00352807" w:rsidDel="00352807">
              <w:rPr>
                <w:rStyle w:val="a4"/>
                <w:rFonts w:ascii="Consolas" w:eastAsia="宋体" w:hAnsi="Consolas" w:cs="宋体"/>
                <w:noProof/>
                <w:kern w:val="0"/>
                <w:shd w:val="clear" w:color="auto" w:fill="F7F7F8"/>
                <w:rPrChange w:id="443" w:author="zhang alex" w:date="2019-07-28T15:17:00Z">
                  <w:rPr>
                    <w:rStyle w:val="a4"/>
                    <w:rFonts w:ascii="Consolas" w:eastAsia="宋体" w:hAnsi="Consolas" w:cs="宋体"/>
                    <w:noProof/>
                    <w:kern w:val="0"/>
                    <w:shd w:val="clear" w:color="auto" w:fill="F7F7F8"/>
                  </w:rPr>
                </w:rPrChange>
              </w:rPr>
              <w:delText>DataBuffer</w:delText>
            </w:r>
            <w:r w:rsidDel="00352807">
              <w:rPr>
                <w:noProof/>
                <w:webHidden/>
              </w:rPr>
              <w:tab/>
              <w:delText>362</w:delText>
            </w:r>
          </w:del>
        </w:p>
        <w:p w:rsidR="00C554B0" w:rsidDel="00352807" w:rsidRDefault="00C554B0">
          <w:pPr>
            <w:pStyle w:val="30"/>
            <w:tabs>
              <w:tab w:val="right" w:leader="dot" w:pos="10457"/>
            </w:tabs>
            <w:rPr>
              <w:del w:id="444" w:author="zhang alex" w:date="2019-07-28T15:17:00Z"/>
              <w:noProof/>
            </w:rPr>
          </w:pPr>
          <w:del w:id="445" w:author="zhang alex" w:date="2019-07-28T15:17:00Z">
            <w:r w:rsidRPr="00352807" w:rsidDel="00352807">
              <w:rPr>
                <w:rStyle w:val="a4"/>
                <w:rFonts w:ascii="Arial" w:eastAsia="宋体" w:hAnsi="Arial" w:cs="Arial"/>
                <w:noProof/>
                <w:kern w:val="0"/>
                <w:rPrChange w:id="446" w:author="zhang alex" w:date="2019-07-28T15:17:00Z">
                  <w:rPr>
                    <w:rStyle w:val="a4"/>
                    <w:rFonts w:ascii="Arial" w:eastAsia="宋体" w:hAnsi="Arial" w:cs="Arial"/>
                    <w:noProof/>
                    <w:kern w:val="0"/>
                  </w:rPr>
                </w:rPrChange>
              </w:rPr>
              <w:delText>8.3. </w:delText>
            </w:r>
            <w:r w:rsidRPr="00352807" w:rsidDel="00352807">
              <w:rPr>
                <w:rStyle w:val="a4"/>
                <w:rFonts w:ascii="Consolas" w:eastAsia="宋体" w:hAnsi="Consolas" w:cs="宋体"/>
                <w:noProof/>
                <w:kern w:val="0"/>
                <w:shd w:val="clear" w:color="auto" w:fill="F7F7F8"/>
                <w:rPrChange w:id="447" w:author="zhang alex" w:date="2019-07-28T15:17:00Z">
                  <w:rPr>
                    <w:rStyle w:val="a4"/>
                    <w:rFonts w:ascii="Consolas" w:eastAsia="宋体" w:hAnsi="Consolas" w:cs="宋体"/>
                    <w:noProof/>
                    <w:kern w:val="0"/>
                    <w:shd w:val="clear" w:color="auto" w:fill="F7F7F8"/>
                  </w:rPr>
                </w:rPrChange>
              </w:rPr>
              <w:delText>PooledDataBuffer</w:delText>
            </w:r>
            <w:r w:rsidDel="00352807">
              <w:rPr>
                <w:noProof/>
                <w:webHidden/>
              </w:rPr>
              <w:tab/>
              <w:delText>363</w:delText>
            </w:r>
          </w:del>
        </w:p>
        <w:p w:rsidR="00C554B0" w:rsidDel="00352807" w:rsidRDefault="00C554B0">
          <w:pPr>
            <w:pStyle w:val="30"/>
            <w:tabs>
              <w:tab w:val="right" w:leader="dot" w:pos="10457"/>
            </w:tabs>
            <w:rPr>
              <w:del w:id="448" w:author="zhang alex" w:date="2019-07-28T15:17:00Z"/>
              <w:noProof/>
            </w:rPr>
          </w:pPr>
          <w:del w:id="449" w:author="zhang alex" w:date="2019-07-28T15:17:00Z">
            <w:r w:rsidRPr="00352807" w:rsidDel="00352807">
              <w:rPr>
                <w:rStyle w:val="a4"/>
                <w:rFonts w:ascii="Arial" w:eastAsia="宋体" w:hAnsi="Arial" w:cs="Arial"/>
                <w:noProof/>
                <w:kern w:val="0"/>
                <w:rPrChange w:id="450" w:author="zhang alex" w:date="2019-07-28T15:17:00Z">
                  <w:rPr>
                    <w:rStyle w:val="a4"/>
                    <w:rFonts w:ascii="Arial" w:eastAsia="宋体" w:hAnsi="Arial" w:cs="Arial"/>
                    <w:noProof/>
                    <w:kern w:val="0"/>
                  </w:rPr>
                </w:rPrChange>
              </w:rPr>
              <w:delText>8.4. </w:delText>
            </w:r>
            <w:r w:rsidRPr="00352807" w:rsidDel="00352807">
              <w:rPr>
                <w:rStyle w:val="a4"/>
                <w:rFonts w:ascii="Consolas" w:eastAsia="宋体" w:hAnsi="Consolas" w:cs="宋体"/>
                <w:noProof/>
                <w:kern w:val="0"/>
                <w:shd w:val="clear" w:color="auto" w:fill="F7F7F8"/>
                <w:rPrChange w:id="451" w:author="zhang alex" w:date="2019-07-28T15:17:00Z">
                  <w:rPr>
                    <w:rStyle w:val="a4"/>
                    <w:rFonts w:ascii="Consolas" w:eastAsia="宋体" w:hAnsi="Consolas" w:cs="宋体"/>
                    <w:noProof/>
                    <w:kern w:val="0"/>
                    <w:shd w:val="clear" w:color="auto" w:fill="F7F7F8"/>
                  </w:rPr>
                </w:rPrChange>
              </w:rPr>
              <w:delText>DataBufferUtils</w:delText>
            </w:r>
            <w:r w:rsidDel="00352807">
              <w:rPr>
                <w:noProof/>
                <w:webHidden/>
              </w:rPr>
              <w:tab/>
              <w:delText>363</w:delText>
            </w:r>
          </w:del>
        </w:p>
        <w:p w:rsidR="00C554B0" w:rsidDel="00352807" w:rsidRDefault="00C554B0">
          <w:pPr>
            <w:pStyle w:val="30"/>
            <w:tabs>
              <w:tab w:val="right" w:leader="dot" w:pos="10457"/>
            </w:tabs>
            <w:rPr>
              <w:del w:id="452" w:author="zhang alex" w:date="2019-07-28T15:17:00Z"/>
              <w:noProof/>
            </w:rPr>
          </w:pPr>
          <w:del w:id="453" w:author="zhang alex" w:date="2019-07-28T15:17:00Z">
            <w:r w:rsidRPr="00352807" w:rsidDel="00352807">
              <w:rPr>
                <w:rStyle w:val="a4"/>
                <w:rFonts w:ascii="Arial" w:eastAsia="宋体" w:hAnsi="Arial" w:cs="Arial"/>
                <w:noProof/>
                <w:kern w:val="0"/>
                <w:rPrChange w:id="454" w:author="zhang alex" w:date="2019-07-28T15:17:00Z">
                  <w:rPr>
                    <w:rStyle w:val="a4"/>
                    <w:rFonts w:ascii="Arial" w:eastAsia="宋体" w:hAnsi="Arial" w:cs="Arial"/>
                    <w:noProof/>
                    <w:kern w:val="0"/>
                  </w:rPr>
                </w:rPrChange>
              </w:rPr>
              <w:delText>8.5. Codecs</w:delText>
            </w:r>
            <w:r w:rsidDel="00352807">
              <w:rPr>
                <w:noProof/>
                <w:webHidden/>
              </w:rPr>
              <w:tab/>
              <w:delText>363</w:delText>
            </w:r>
          </w:del>
        </w:p>
        <w:p w:rsidR="00C554B0" w:rsidDel="00352807" w:rsidRDefault="00C554B0">
          <w:pPr>
            <w:pStyle w:val="30"/>
            <w:tabs>
              <w:tab w:val="right" w:leader="dot" w:pos="10457"/>
            </w:tabs>
            <w:rPr>
              <w:del w:id="455" w:author="zhang alex" w:date="2019-07-28T15:17:00Z"/>
              <w:noProof/>
            </w:rPr>
          </w:pPr>
          <w:del w:id="456" w:author="zhang alex" w:date="2019-07-28T15:17:00Z">
            <w:r w:rsidRPr="00352807" w:rsidDel="00352807">
              <w:rPr>
                <w:rStyle w:val="a4"/>
                <w:rFonts w:ascii="Arial" w:eastAsia="宋体" w:hAnsi="Arial" w:cs="Arial"/>
                <w:noProof/>
                <w:kern w:val="0"/>
                <w:rPrChange w:id="457" w:author="zhang alex" w:date="2019-07-28T15:17:00Z">
                  <w:rPr>
                    <w:rStyle w:val="a4"/>
                    <w:rFonts w:ascii="Arial" w:eastAsia="宋体" w:hAnsi="Arial" w:cs="Arial"/>
                    <w:noProof/>
                    <w:kern w:val="0"/>
                  </w:rPr>
                </w:rPrChange>
              </w:rPr>
              <w:delText>8.6. Using </w:delText>
            </w:r>
            <w:r w:rsidRPr="00352807" w:rsidDel="00352807">
              <w:rPr>
                <w:rStyle w:val="a4"/>
                <w:rFonts w:ascii="Consolas" w:eastAsia="宋体" w:hAnsi="Consolas" w:cs="宋体"/>
                <w:noProof/>
                <w:kern w:val="0"/>
                <w:shd w:val="clear" w:color="auto" w:fill="F7F7F8"/>
                <w:rPrChange w:id="458" w:author="zhang alex" w:date="2019-07-28T15:17:00Z">
                  <w:rPr>
                    <w:rStyle w:val="a4"/>
                    <w:rFonts w:ascii="Consolas" w:eastAsia="宋体" w:hAnsi="Consolas" w:cs="宋体"/>
                    <w:noProof/>
                    <w:kern w:val="0"/>
                    <w:shd w:val="clear" w:color="auto" w:fill="F7F7F8"/>
                  </w:rPr>
                </w:rPrChange>
              </w:rPr>
              <w:delText>DataBuffer</w:delText>
            </w:r>
            <w:r w:rsidDel="00352807">
              <w:rPr>
                <w:noProof/>
                <w:webHidden/>
              </w:rPr>
              <w:tab/>
              <w:delText>363</w:delText>
            </w:r>
          </w:del>
        </w:p>
        <w:p w:rsidR="00C554B0" w:rsidDel="00352807" w:rsidRDefault="00C554B0">
          <w:pPr>
            <w:pStyle w:val="20"/>
            <w:tabs>
              <w:tab w:val="right" w:leader="dot" w:pos="10457"/>
            </w:tabs>
            <w:rPr>
              <w:del w:id="459" w:author="zhang alex" w:date="2019-07-28T15:17:00Z"/>
              <w:noProof/>
            </w:rPr>
          </w:pPr>
          <w:del w:id="460" w:author="zhang alex" w:date="2019-07-28T15:17:00Z">
            <w:r w:rsidRPr="00352807" w:rsidDel="00352807">
              <w:rPr>
                <w:rStyle w:val="a4"/>
                <w:rFonts w:ascii="Arial" w:eastAsia="宋体" w:hAnsi="Arial" w:cs="Arial"/>
                <w:noProof/>
                <w:kern w:val="0"/>
                <w:rPrChange w:id="461" w:author="zhang alex" w:date="2019-07-28T15:17:00Z">
                  <w:rPr>
                    <w:rStyle w:val="a4"/>
                    <w:rFonts w:ascii="Arial" w:eastAsia="宋体" w:hAnsi="Arial" w:cs="Arial"/>
                    <w:noProof/>
                    <w:kern w:val="0"/>
                  </w:rPr>
                </w:rPrChange>
              </w:rPr>
              <w:delText>9. Appendix</w:delText>
            </w:r>
            <w:r w:rsidDel="00352807">
              <w:rPr>
                <w:noProof/>
                <w:webHidden/>
              </w:rPr>
              <w:tab/>
              <w:delText>364</w:delText>
            </w:r>
          </w:del>
        </w:p>
        <w:p w:rsidR="00C554B0" w:rsidDel="00352807" w:rsidRDefault="00C554B0">
          <w:pPr>
            <w:pStyle w:val="30"/>
            <w:tabs>
              <w:tab w:val="right" w:leader="dot" w:pos="10457"/>
            </w:tabs>
            <w:rPr>
              <w:del w:id="462" w:author="zhang alex" w:date="2019-07-28T15:17:00Z"/>
              <w:noProof/>
            </w:rPr>
          </w:pPr>
          <w:del w:id="463" w:author="zhang alex" w:date="2019-07-28T15:17:00Z">
            <w:r w:rsidRPr="00352807" w:rsidDel="00352807">
              <w:rPr>
                <w:rStyle w:val="a4"/>
                <w:rFonts w:ascii="Arial" w:eastAsia="宋体" w:hAnsi="Arial" w:cs="Arial"/>
                <w:noProof/>
                <w:kern w:val="0"/>
                <w:rPrChange w:id="464" w:author="zhang alex" w:date="2019-07-28T15:17:00Z">
                  <w:rPr>
                    <w:rStyle w:val="a4"/>
                    <w:rFonts w:ascii="Arial" w:eastAsia="宋体" w:hAnsi="Arial" w:cs="Arial"/>
                    <w:noProof/>
                    <w:kern w:val="0"/>
                  </w:rPr>
                </w:rPrChange>
              </w:rPr>
              <w:delText>9.1. XML Schemas</w:delText>
            </w:r>
            <w:r w:rsidDel="00352807">
              <w:rPr>
                <w:noProof/>
                <w:webHidden/>
              </w:rPr>
              <w:tab/>
              <w:delText>364</w:delText>
            </w:r>
          </w:del>
        </w:p>
        <w:p w:rsidR="00C554B0" w:rsidDel="00352807" w:rsidRDefault="00C554B0">
          <w:pPr>
            <w:pStyle w:val="30"/>
            <w:tabs>
              <w:tab w:val="right" w:leader="dot" w:pos="10457"/>
            </w:tabs>
            <w:rPr>
              <w:del w:id="465" w:author="zhang alex" w:date="2019-07-28T15:17:00Z"/>
              <w:noProof/>
            </w:rPr>
          </w:pPr>
          <w:del w:id="466" w:author="zhang alex" w:date="2019-07-28T15:17:00Z">
            <w:r w:rsidRPr="00352807" w:rsidDel="00352807">
              <w:rPr>
                <w:rStyle w:val="a4"/>
                <w:rFonts w:ascii="Arial" w:eastAsia="宋体" w:hAnsi="Arial" w:cs="Arial"/>
                <w:noProof/>
                <w:kern w:val="0"/>
                <w:rPrChange w:id="467" w:author="zhang alex" w:date="2019-07-28T15:17:00Z">
                  <w:rPr>
                    <w:rStyle w:val="a4"/>
                    <w:rFonts w:ascii="Arial" w:eastAsia="宋体" w:hAnsi="Arial" w:cs="Arial"/>
                    <w:noProof/>
                    <w:kern w:val="0"/>
                  </w:rPr>
                </w:rPrChange>
              </w:rPr>
              <w:delText>9.2. XML Schema Authoring</w:delText>
            </w:r>
            <w:r w:rsidDel="00352807">
              <w:rPr>
                <w:noProof/>
                <w:webHidden/>
              </w:rPr>
              <w:tab/>
              <w:delText>375</w:delText>
            </w:r>
          </w:del>
        </w:p>
        <w:p w:rsidR="00BA0D5D" w:rsidRDefault="00BA0D5D">
          <w:r>
            <w:rPr>
              <w:b/>
              <w:bCs/>
              <w:lang w:val="zh-CN"/>
            </w:rPr>
            <w:fldChar w:fldCharType="end"/>
          </w:r>
        </w:p>
      </w:sdtContent>
    </w:sdt>
    <w:p w:rsidR="00BA0D5D" w:rsidRDefault="00BA0D5D">
      <w:pPr>
        <w:widowControl/>
        <w:jc w:val="left"/>
        <w:rPr>
          <w:rFonts w:ascii="inherit" w:eastAsia="宋体" w:hAnsi="inherit" w:cs="Arial" w:hint="eastAsia"/>
          <w:color w:val="34302D"/>
          <w:kern w:val="0"/>
          <w:sz w:val="29"/>
          <w:szCs w:val="29"/>
        </w:rPr>
      </w:pPr>
      <w:r>
        <w:rPr>
          <w:rFonts w:ascii="inherit" w:eastAsia="宋体" w:hAnsi="inherit" w:cs="Arial" w:hint="eastAsia"/>
          <w:color w:val="34302D"/>
          <w:kern w:val="0"/>
          <w:sz w:val="29"/>
          <w:szCs w:val="29"/>
        </w:rPr>
        <w:br w:type="page"/>
      </w:r>
    </w:p>
    <w:p w:rsidR="00BA0D5D" w:rsidRDefault="00BA0D5D" w:rsidP="00BA0D5D">
      <w:pPr>
        <w:widowControl/>
        <w:shd w:val="clear" w:color="auto" w:fill="FFFFFF"/>
        <w:spacing w:after="300"/>
        <w:jc w:val="left"/>
        <w:rPr>
          <w:rFonts w:ascii="inherit" w:eastAsia="宋体" w:hAnsi="inherit" w:cs="Arial" w:hint="eastAsia"/>
          <w:color w:val="34302D"/>
          <w:kern w:val="0"/>
          <w:sz w:val="29"/>
          <w:szCs w:val="29"/>
        </w:rPr>
      </w:pPr>
    </w:p>
    <w:p w:rsidR="00BA0D5D" w:rsidRDefault="00BA0D5D" w:rsidP="00BA0D5D">
      <w:pPr>
        <w:widowControl/>
        <w:shd w:val="clear" w:color="auto" w:fill="FFFFFF"/>
        <w:spacing w:after="300"/>
        <w:jc w:val="left"/>
        <w:rPr>
          <w:rFonts w:ascii="inherit" w:eastAsia="宋体" w:hAnsi="inherit" w:cs="Arial" w:hint="eastAsia"/>
          <w:color w:val="34302D"/>
          <w:kern w:val="0"/>
          <w:sz w:val="29"/>
          <w:szCs w:val="29"/>
        </w:rPr>
      </w:pPr>
      <w:r w:rsidRPr="00BA0D5D">
        <w:rPr>
          <w:rFonts w:ascii="inherit" w:eastAsia="宋体" w:hAnsi="inherit" w:cs="Arial"/>
          <w:color w:val="34302D"/>
          <w:kern w:val="0"/>
          <w:sz w:val="29"/>
          <w:szCs w:val="29"/>
        </w:rPr>
        <w:t>This part of the reference documentation covers all the technologies that are absolutely integral to the Spring Framework.</w:t>
      </w:r>
    </w:p>
    <w:p w:rsidR="008F544C" w:rsidRPr="00BA0D5D" w:rsidRDefault="008F544C" w:rsidP="00BA0D5D">
      <w:pPr>
        <w:widowControl/>
        <w:shd w:val="clear" w:color="auto" w:fill="FFFFFF"/>
        <w:spacing w:after="300"/>
        <w:jc w:val="left"/>
        <w:rPr>
          <w:rFonts w:ascii="inherit" w:eastAsia="宋体" w:hAnsi="inherit" w:cs="Arial" w:hint="eastAsia"/>
          <w:color w:val="34302D"/>
          <w:kern w:val="0"/>
          <w:sz w:val="29"/>
          <w:szCs w:val="29"/>
        </w:rPr>
      </w:pPr>
      <w:r>
        <w:rPr>
          <w:rFonts w:ascii="Arial" w:hAnsi="Arial" w:cs="Arial"/>
          <w:sz w:val="29"/>
          <w:szCs w:val="29"/>
          <w:shd w:val="clear" w:color="auto" w:fill="FFFFFF"/>
        </w:rPr>
        <w:t>这部分参考文档涵盖了</w:t>
      </w:r>
      <w:r>
        <w:rPr>
          <w:rFonts w:ascii="Arial" w:hAnsi="Arial" w:cs="Arial"/>
          <w:sz w:val="29"/>
          <w:szCs w:val="29"/>
          <w:shd w:val="clear" w:color="auto" w:fill="FFFFFF"/>
        </w:rPr>
        <w:t>Spring Framework</w:t>
      </w:r>
      <w:r>
        <w:rPr>
          <w:rFonts w:ascii="Arial" w:hAnsi="Arial" w:cs="Arial"/>
          <w:sz w:val="29"/>
          <w:szCs w:val="29"/>
          <w:shd w:val="clear" w:color="auto" w:fill="FFFFFF"/>
        </w:rPr>
        <w:t>绝对不可或缺的所有技术。</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Foremost amongst these is the Spring Framework’s Inversion of Control (IoC) container. A thorough treatment of the Spring Framework’s IoC container is closely followed by comprehensive coverage of Spring’s Aspect-Oriented Programming (AOP) technologies. The Spring Framework has its own AOP framework, which is conceptually easy to understand and which successfully addresses the 80% sweet spot of AOP requirements in Java enterprise programming.</w:t>
      </w:r>
    </w:p>
    <w:p w:rsidR="008F544C" w:rsidRPr="00BA0D5D" w:rsidRDefault="008F544C" w:rsidP="00CE1EC9">
      <w:pPr>
        <w:widowControl/>
        <w:shd w:val="clear" w:color="auto" w:fill="FFFFFF"/>
        <w:spacing w:after="300"/>
        <w:ind w:firstLineChars="200" w:firstLine="420"/>
        <w:jc w:val="left"/>
        <w:rPr>
          <w:rFonts w:ascii="inherit" w:eastAsia="宋体" w:hAnsi="inherit" w:cs="Arial" w:hint="eastAsia"/>
          <w:color w:val="34302D"/>
          <w:kern w:val="0"/>
          <w:sz w:val="24"/>
          <w:szCs w:val="24"/>
        </w:rPr>
      </w:pPr>
      <w:r>
        <w:rPr>
          <w:rFonts w:ascii="Arial" w:hAnsi="Arial" w:cs="Arial"/>
          <w:color w:val="34302D"/>
          <w:shd w:val="clear" w:color="auto" w:fill="FFFFFF"/>
        </w:rPr>
        <w:t>其中最重要的是</w:t>
      </w:r>
      <w:r>
        <w:rPr>
          <w:rFonts w:ascii="Arial" w:hAnsi="Arial" w:cs="Arial"/>
          <w:color w:val="34302D"/>
          <w:shd w:val="clear" w:color="auto" w:fill="FFFFFF"/>
        </w:rPr>
        <w:t>Spring Framework</w:t>
      </w:r>
      <w:r>
        <w:rPr>
          <w:rFonts w:ascii="Arial" w:hAnsi="Arial" w:cs="Arial"/>
          <w:color w:val="34302D"/>
          <w:shd w:val="clear" w:color="auto" w:fill="FFFFFF"/>
        </w:rPr>
        <w:t>的控制反转（</w:t>
      </w:r>
      <w:r>
        <w:rPr>
          <w:rFonts w:ascii="Arial" w:hAnsi="Arial" w:cs="Arial"/>
          <w:color w:val="34302D"/>
          <w:shd w:val="clear" w:color="auto" w:fill="FFFFFF"/>
        </w:rPr>
        <w:t>IoC</w:t>
      </w:r>
      <w:r>
        <w:rPr>
          <w:rFonts w:ascii="Arial" w:hAnsi="Arial" w:cs="Arial"/>
          <w:color w:val="34302D"/>
          <w:shd w:val="clear" w:color="auto" w:fill="FFFFFF"/>
        </w:rPr>
        <w:t>）容器。</w:t>
      </w:r>
      <w:r>
        <w:rPr>
          <w:rFonts w:ascii="Arial" w:hAnsi="Arial" w:cs="Arial"/>
          <w:color w:val="34302D"/>
          <w:shd w:val="clear" w:color="auto" w:fill="FFFFFF"/>
        </w:rPr>
        <w:t>Spring</w:t>
      </w:r>
      <w:r>
        <w:rPr>
          <w:rFonts w:ascii="Arial" w:hAnsi="Arial" w:cs="Arial"/>
          <w:color w:val="34302D"/>
          <w:shd w:val="clear" w:color="auto" w:fill="FFFFFF"/>
        </w:rPr>
        <w:t>框架的</w:t>
      </w:r>
      <w:r>
        <w:rPr>
          <w:rFonts w:ascii="Arial" w:hAnsi="Arial" w:cs="Arial"/>
          <w:color w:val="34302D"/>
          <w:shd w:val="clear" w:color="auto" w:fill="FFFFFF"/>
        </w:rPr>
        <w:t>IoC</w:t>
      </w:r>
      <w:r>
        <w:rPr>
          <w:rFonts w:ascii="Arial" w:hAnsi="Arial" w:cs="Arial"/>
          <w:color w:val="34302D"/>
          <w:shd w:val="clear" w:color="auto" w:fill="FFFFFF"/>
        </w:rPr>
        <w:t>容器的全面处理紧随其后，全面覆盖了</w:t>
      </w:r>
      <w:r>
        <w:rPr>
          <w:rFonts w:ascii="Arial" w:hAnsi="Arial" w:cs="Arial"/>
          <w:color w:val="34302D"/>
          <w:shd w:val="clear" w:color="auto" w:fill="FFFFFF"/>
        </w:rPr>
        <w:t>Spring</w:t>
      </w:r>
      <w:r>
        <w:rPr>
          <w:rFonts w:ascii="Arial" w:hAnsi="Arial" w:cs="Arial"/>
          <w:color w:val="34302D"/>
          <w:shd w:val="clear" w:color="auto" w:fill="FFFFFF"/>
        </w:rPr>
        <w:t>的面向方面编程（</w:t>
      </w:r>
      <w:r w:rsidR="00CE1EC9" w:rsidRPr="00BA0D5D">
        <w:rPr>
          <w:rFonts w:ascii="inherit" w:eastAsia="宋体" w:hAnsi="inherit" w:cs="Arial"/>
          <w:color w:val="34302D"/>
          <w:kern w:val="0"/>
          <w:sz w:val="24"/>
          <w:szCs w:val="24"/>
        </w:rPr>
        <w:t>Aspect-Oriented Programming</w:t>
      </w:r>
      <w:r w:rsidR="00CE1EC9">
        <w:rPr>
          <w:rFonts w:ascii="Arial" w:hAnsi="Arial" w:cs="Arial"/>
          <w:color w:val="34302D"/>
          <w:shd w:val="clear" w:color="auto" w:fill="FFFFFF"/>
        </w:rPr>
        <w:t xml:space="preserve"> </w:t>
      </w:r>
      <w:r w:rsidR="00CE1EC9">
        <w:rPr>
          <w:rFonts w:ascii="Arial" w:hAnsi="Arial" w:cs="Arial"/>
          <w:color w:val="34302D"/>
          <w:shd w:val="clear" w:color="auto" w:fill="FFFFFF"/>
        </w:rPr>
        <w:t>：</w:t>
      </w:r>
      <w:r>
        <w:rPr>
          <w:rFonts w:ascii="Arial" w:hAnsi="Arial" w:cs="Arial"/>
          <w:color w:val="34302D"/>
          <w:shd w:val="clear" w:color="auto" w:fill="FFFFFF"/>
        </w:rPr>
        <w:t>AOP</w:t>
      </w:r>
      <w:r>
        <w:rPr>
          <w:rFonts w:ascii="Arial" w:hAnsi="Arial" w:cs="Arial"/>
          <w:color w:val="34302D"/>
          <w:shd w:val="clear" w:color="auto" w:fill="FFFFFF"/>
        </w:rPr>
        <w:t>）技术。</w:t>
      </w:r>
      <w:r>
        <w:rPr>
          <w:rFonts w:ascii="Arial" w:hAnsi="Arial" w:cs="Arial"/>
          <w:color w:val="34302D"/>
          <w:shd w:val="clear" w:color="auto" w:fill="FFFFFF"/>
        </w:rPr>
        <w:t>Spring Framework</w:t>
      </w:r>
      <w:r>
        <w:rPr>
          <w:rFonts w:ascii="Arial" w:hAnsi="Arial" w:cs="Arial"/>
          <w:color w:val="34302D"/>
          <w:shd w:val="clear" w:color="auto" w:fill="FFFFFF"/>
        </w:rPr>
        <w:t>有自己的</w:t>
      </w:r>
      <w:r>
        <w:rPr>
          <w:rFonts w:ascii="Arial" w:hAnsi="Arial" w:cs="Arial"/>
          <w:color w:val="34302D"/>
          <w:shd w:val="clear" w:color="auto" w:fill="FFFFFF"/>
        </w:rPr>
        <w:t>AOP</w:t>
      </w:r>
      <w:r>
        <w:rPr>
          <w:rFonts w:ascii="Arial" w:hAnsi="Arial" w:cs="Arial"/>
          <w:color w:val="34302D"/>
          <w:shd w:val="clear" w:color="auto" w:fill="FFFFFF"/>
        </w:rPr>
        <w:t>框架，它在概念上易于理解，并且成功地解决了</w:t>
      </w:r>
      <w:r>
        <w:rPr>
          <w:rFonts w:ascii="Arial" w:hAnsi="Arial" w:cs="Arial"/>
          <w:color w:val="34302D"/>
          <w:shd w:val="clear" w:color="auto" w:fill="FFFFFF"/>
        </w:rPr>
        <w:t>Java</w:t>
      </w:r>
      <w:r>
        <w:rPr>
          <w:rFonts w:ascii="Arial" w:hAnsi="Arial" w:cs="Arial"/>
          <w:color w:val="34302D"/>
          <w:shd w:val="clear" w:color="auto" w:fill="FFFFFF"/>
        </w:rPr>
        <w:t>企业编程中</w:t>
      </w:r>
      <w:r>
        <w:rPr>
          <w:rFonts w:ascii="Arial" w:hAnsi="Arial" w:cs="Arial"/>
          <w:color w:val="34302D"/>
          <w:shd w:val="clear" w:color="auto" w:fill="FFFFFF"/>
        </w:rPr>
        <w:t>AOP</w:t>
      </w:r>
      <w:r>
        <w:rPr>
          <w:rFonts w:ascii="Arial" w:hAnsi="Arial" w:cs="Arial"/>
          <w:color w:val="34302D"/>
          <w:shd w:val="clear" w:color="auto" w:fill="FFFFFF"/>
        </w:rPr>
        <w:t>要求的</w:t>
      </w:r>
      <w:r>
        <w:rPr>
          <w:rFonts w:ascii="Arial" w:hAnsi="Arial" w:cs="Arial"/>
          <w:color w:val="34302D"/>
          <w:shd w:val="clear" w:color="auto" w:fill="FFFFFF"/>
        </w:rPr>
        <w:t>80</w:t>
      </w:r>
      <w:r>
        <w:rPr>
          <w:rFonts w:ascii="Arial" w:hAnsi="Arial" w:cs="Arial"/>
          <w:color w:val="34302D"/>
          <w:shd w:val="clear" w:color="auto" w:fill="FFFFFF"/>
        </w:rPr>
        <w:t>％最佳点。</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Coverage of Spring’s integration with AspectJ (currently the richest — in terms of features — and certainly most mature AOP implementation in the Java enterprise space) is also provided.</w:t>
      </w:r>
    </w:p>
    <w:p w:rsidR="008F544C" w:rsidRPr="00BA0D5D" w:rsidRDefault="008F544C" w:rsidP="00117C22">
      <w:pPr>
        <w:widowControl/>
        <w:shd w:val="clear" w:color="auto" w:fill="FFFFFF"/>
        <w:spacing w:after="300"/>
        <w:ind w:firstLineChars="200" w:firstLine="420"/>
        <w:jc w:val="left"/>
        <w:rPr>
          <w:rFonts w:ascii="inherit" w:eastAsia="宋体" w:hAnsi="inherit" w:cs="Arial" w:hint="eastAsia"/>
          <w:color w:val="34302D"/>
          <w:kern w:val="0"/>
          <w:sz w:val="24"/>
          <w:szCs w:val="24"/>
        </w:rPr>
      </w:pPr>
      <w:r>
        <w:rPr>
          <w:rFonts w:ascii="Arial" w:hAnsi="Arial" w:cs="Arial"/>
          <w:color w:val="34302D"/>
          <w:shd w:val="clear" w:color="auto" w:fill="FFFFFF"/>
        </w:rPr>
        <w:t>还提供了</w:t>
      </w:r>
      <w:r w:rsidR="008C16F1">
        <w:rPr>
          <w:rFonts w:ascii="Arial" w:hAnsi="Arial" w:cs="Arial"/>
          <w:color w:val="34302D"/>
          <w:shd w:val="clear" w:color="auto" w:fill="FFFFFF"/>
        </w:rPr>
        <w:t>覆盖</w:t>
      </w:r>
      <w:r>
        <w:rPr>
          <w:rFonts w:ascii="Arial" w:hAnsi="Arial" w:cs="Arial"/>
          <w:color w:val="34302D"/>
          <w:shd w:val="clear" w:color="auto" w:fill="FFFFFF"/>
        </w:rPr>
        <w:t>Spring</w:t>
      </w:r>
      <w:r>
        <w:rPr>
          <w:rFonts w:ascii="Arial" w:hAnsi="Arial" w:cs="Arial"/>
          <w:color w:val="34302D"/>
          <w:shd w:val="clear" w:color="auto" w:fill="FFFFFF"/>
        </w:rPr>
        <w:t>与</w:t>
      </w:r>
      <w:r>
        <w:rPr>
          <w:rFonts w:ascii="Arial" w:hAnsi="Arial" w:cs="Arial"/>
          <w:color w:val="34302D"/>
          <w:shd w:val="clear" w:color="auto" w:fill="FFFFFF"/>
        </w:rPr>
        <w:t>AspectJ</w:t>
      </w:r>
      <w:r w:rsidR="008C16F1">
        <w:rPr>
          <w:rFonts w:ascii="Arial" w:hAnsi="Arial" w:cs="Arial" w:hint="eastAsia"/>
          <w:color w:val="34302D"/>
          <w:shd w:val="clear" w:color="auto" w:fill="FFFFFF"/>
        </w:rPr>
        <w:t>的</w:t>
      </w:r>
      <w:r>
        <w:rPr>
          <w:rFonts w:ascii="Arial" w:hAnsi="Arial" w:cs="Arial"/>
          <w:color w:val="34302D"/>
          <w:shd w:val="clear" w:color="auto" w:fill="FFFFFF"/>
        </w:rPr>
        <w:t>集成（目前</w:t>
      </w:r>
      <w:r w:rsidR="00407F17">
        <w:rPr>
          <w:rFonts w:ascii="Arial" w:hAnsi="Arial" w:cs="Arial" w:hint="eastAsia"/>
          <w:color w:val="34302D"/>
          <w:shd w:val="clear" w:color="auto" w:fill="FFFFFF"/>
        </w:rPr>
        <w:t>是</w:t>
      </w:r>
      <w:r w:rsidR="00283E18">
        <w:rPr>
          <w:rFonts w:ascii="Arial" w:hAnsi="Arial" w:cs="Arial"/>
          <w:color w:val="34302D"/>
          <w:shd w:val="clear" w:color="auto" w:fill="FFFFFF"/>
        </w:rPr>
        <w:t>Java</w:t>
      </w:r>
      <w:r w:rsidR="00283E18">
        <w:rPr>
          <w:rFonts w:ascii="Arial" w:hAnsi="Arial" w:cs="Arial"/>
          <w:color w:val="34302D"/>
          <w:shd w:val="clear" w:color="auto" w:fill="FFFFFF"/>
        </w:rPr>
        <w:t>企业领域中</w:t>
      </w:r>
      <w:r w:rsidR="000148AC">
        <w:rPr>
          <w:rFonts w:ascii="Arial" w:hAnsi="Arial" w:cs="Arial"/>
          <w:color w:val="34302D"/>
          <w:shd w:val="clear" w:color="auto" w:fill="FFFFFF"/>
        </w:rPr>
        <w:t>，</w:t>
      </w:r>
      <w:r w:rsidR="00407F17">
        <w:rPr>
          <w:rFonts w:ascii="Arial" w:hAnsi="Arial" w:cs="Arial"/>
          <w:color w:val="34302D"/>
          <w:shd w:val="clear" w:color="auto" w:fill="FFFFFF"/>
        </w:rPr>
        <w:t>在功能方面</w:t>
      </w:r>
      <w:r>
        <w:rPr>
          <w:rFonts w:ascii="Arial" w:hAnsi="Arial" w:cs="Arial"/>
          <w:color w:val="34302D"/>
          <w:shd w:val="clear" w:color="auto" w:fill="FFFFFF"/>
        </w:rPr>
        <w:t>最丰富</w:t>
      </w:r>
      <w:r w:rsidR="00283E18">
        <w:rPr>
          <w:rFonts w:ascii="Arial" w:hAnsi="Arial" w:cs="Arial" w:hint="eastAsia"/>
          <w:color w:val="34302D"/>
          <w:shd w:val="clear" w:color="auto" w:fill="FFFFFF"/>
        </w:rPr>
        <w:t>、</w:t>
      </w:r>
      <w:r>
        <w:rPr>
          <w:rFonts w:ascii="Arial" w:hAnsi="Arial" w:cs="Arial"/>
          <w:color w:val="34302D"/>
          <w:shd w:val="clear" w:color="auto" w:fill="FFFFFF"/>
        </w:rPr>
        <w:t>最成熟的</w:t>
      </w:r>
      <w:r>
        <w:rPr>
          <w:rFonts w:ascii="Arial" w:hAnsi="Arial" w:cs="Arial"/>
          <w:color w:val="34302D"/>
          <w:shd w:val="clear" w:color="auto" w:fill="FFFFFF"/>
        </w:rPr>
        <w:t>AOP</w:t>
      </w:r>
      <w:r>
        <w:rPr>
          <w:rFonts w:ascii="Arial" w:hAnsi="Arial" w:cs="Arial"/>
          <w:color w:val="34302D"/>
          <w:shd w:val="clear" w:color="auto" w:fill="FFFFFF"/>
        </w:rPr>
        <w:t>实现）。</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468" w:name="_Toc15219491"/>
      <w:r w:rsidRPr="00BA0D5D">
        <w:rPr>
          <w:rFonts w:ascii="Arial" w:eastAsia="宋体" w:hAnsi="Arial" w:cs="Arial"/>
          <w:color w:val="34302D"/>
          <w:kern w:val="0"/>
          <w:sz w:val="55"/>
          <w:szCs w:val="55"/>
        </w:rPr>
        <w:t>1. The IoC Container</w:t>
      </w:r>
      <w:bookmarkEnd w:id="468"/>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covers Spring’s Inversion of Control (IoC) container.</w:t>
      </w:r>
    </w:p>
    <w:p w:rsidR="00FE2D48" w:rsidRPr="00BA0D5D" w:rsidRDefault="00FE2D4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本章介绍</w:t>
      </w:r>
      <w:r>
        <w:rPr>
          <w:rFonts w:ascii="Arial" w:hAnsi="Arial" w:cs="Arial"/>
          <w:color w:val="34302D"/>
          <w:shd w:val="clear" w:color="auto" w:fill="FFFFFF"/>
        </w:rPr>
        <w:t>Spring</w:t>
      </w:r>
      <w:r>
        <w:rPr>
          <w:rFonts w:ascii="Arial" w:hAnsi="Arial" w:cs="Arial"/>
          <w:color w:val="34302D"/>
          <w:shd w:val="clear" w:color="auto" w:fill="FFFFFF"/>
        </w:rPr>
        <w:t>的控制反转（</w:t>
      </w:r>
      <w:r>
        <w:rPr>
          <w:rFonts w:ascii="Arial" w:hAnsi="Arial" w:cs="Arial"/>
          <w:color w:val="34302D"/>
          <w:shd w:val="clear" w:color="auto" w:fill="FFFFFF"/>
        </w:rPr>
        <w:t>IoC</w:t>
      </w:r>
      <w:r>
        <w:rPr>
          <w:rFonts w:ascii="Arial" w:hAnsi="Arial" w:cs="Arial"/>
          <w:color w:val="34302D"/>
          <w:shd w:val="clear" w:color="auto" w:fill="FFFFFF"/>
        </w:rPr>
        <w:t>）容器。</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469" w:name="_Toc15219492"/>
      <w:r w:rsidRPr="00BA0D5D">
        <w:rPr>
          <w:rFonts w:ascii="Arial" w:eastAsia="宋体" w:hAnsi="Arial" w:cs="Arial"/>
          <w:color w:val="34302D"/>
          <w:kern w:val="0"/>
          <w:sz w:val="41"/>
          <w:szCs w:val="41"/>
        </w:rPr>
        <w:t>1.1. Introduction to the Spring IoC Container and Beans</w:t>
      </w:r>
      <w:bookmarkEnd w:id="469"/>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covers the Spring Framework implementation of the Inversion of Control (IoC) principle. IoC is also known as dependency injection (DI). It is a process whereby objects define their dependencies (that is, the other objects they work with) only through constructor arguments, arguments to a factory method, or properties that are set on the object instance after it is constructed or returned from a factory method. The container then injects those dependencies when it creates the bean. This process is fundamentally the inverse (hence the name, Inversion of Control) of the bean itself controlling the instantiation or location of its dependencies by using direct construction of classes or a mechanism such as the Service Locator pattern.</w:t>
      </w:r>
    </w:p>
    <w:p w:rsidR="00C36ACF" w:rsidRPr="00BA0D5D" w:rsidRDefault="00C36ACF" w:rsidP="00024A08">
      <w:pPr>
        <w:widowControl/>
        <w:shd w:val="clear" w:color="auto" w:fill="FFFFFF"/>
        <w:spacing w:after="300"/>
        <w:ind w:firstLineChars="200" w:firstLine="420"/>
        <w:jc w:val="left"/>
        <w:rPr>
          <w:rFonts w:ascii="inherit" w:eastAsia="宋体" w:hAnsi="inherit" w:cs="Arial" w:hint="eastAsia"/>
          <w:color w:val="34302D"/>
          <w:kern w:val="0"/>
          <w:sz w:val="24"/>
          <w:szCs w:val="24"/>
        </w:rPr>
      </w:pPr>
      <w:r>
        <w:rPr>
          <w:rFonts w:ascii="Arial" w:hAnsi="Arial" w:cs="Arial"/>
          <w:color w:val="34302D"/>
          <w:shd w:val="clear" w:color="auto" w:fill="FFFFFF"/>
        </w:rPr>
        <w:t>本章介绍了控制反转（</w:t>
      </w:r>
      <w:r w:rsidR="005623C7" w:rsidRPr="00BA0D5D">
        <w:rPr>
          <w:rFonts w:ascii="inherit" w:eastAsia="宋体" w:hAnsi="inherit" w:cs="Arial"/>
          <w:color w:val="34302D"/>
          <w:kern w:val="0"/>
          <w:sz w:val="24"/>
          <w:szCs w:val="24"/>
        </w:rPr>
        <w:t>I</w:t>
      </w:r>
      <w:r w:rsidR="00BD5C07" w:rsidRPr="00BA0D5D">
        <w:rPr>
          <w:rFonts w:ascii="inherit" w:eastAsia="宋体" w:hAnsi="inherit" w:cs="Arial"/>
          <w:color w:val="34302D"/>
          <w:kern w:val="0"/>
          <w:sz w:val="24"/>
          <w:szCs w:val="24"/>
        </w:rPr>
        <w:t>nversion of Control</w:t>
      </w:r>
      <w:r w:rsidR="00BD5C07">
        <w:rPr>
          <w:rFonts w:ascii="inherit" w:eastAsia="宋体" w:hAnsi="inherit" w:cs="Arial"/>
          <w:color w:val="34302D"/>
          <w:kern w:val="0"/>
          <w:sz w:val="24"/>
          <w:szCs w:val="24"/>
        </w:rPr>
        <w:t>：</w:t>
      </w:r>
      <w:r>
        <w:rPr>
          <w:rFonts w:ascii="Arial" w:hAnsi="Arial" w:cs="Arial"/>
          <w:color w:val="34302D"/>
          <w:shd w:val="clear" w:color="auto" w:fill="FFFFFF"/>
        </w:rPr>
        <w:t>IoC</w:t>
      </w:r>
      <w:r>
        <w:rPr>
          <w:rFonts w:ascii="Arial" w:hAnsi="Arial" w:cs="Arial"/>
          <w:color w:val="34302D"/>
          <w:shd w:val="clear" w:color="auto" w:fill="FFFFFF"/>
        </w:rPr>
        <w:t>）原理的</w:t>
      </w:r>
      <w:r>
        <w:rPr>
          <w:rFonts w:ascii="Arial" w:hAnsi="Arial" w:cs="Arial"/>
          <w:color w:val="34302D"/>
          <w:shd w:val="clear" w:color="auto" w:fill="FFFFFF"/>
        </w:rPr>
        <w:t>Spring Framework</w:t>
      </w:r>
      <w:r>
        <w:rPr>
          <w:rFonts w:ascii="Arial" w:hAnsi="Arial" w:cs="Arial"/>
          <w:color w:val="34302D"/>
          <w:shd w:val="clear" w:color="auto" w:fill="FFFFFF"/>
        </w:rPr>
        <w:t>实现。</w:t>
      </w:r>
      <w:r>
        <w:rPr>
          <w:rFonts w:ascii="Arial" w:hAnsi="Arial" w:cs="Arial"/>
          <w:color w:val="34302D"/>
          <w:shd w:val="clear" w:color="auto" w:fill="FFFFFF"/>
        </w:rPr>
        <w:t>IoC</w:t>
      </w:r>
      <w:r>
        <w:rPr>
          <w:rFonts w:ascii="Arial" w:hAnsi="Arial" w:cs="Arial"/>
          <w:color w:val="34302D"/>
          <w:shd w:val="clear" w:color="auto" w:fill="FFFFFF"/>
        </w:rPr>
        <w:t>也称为依赖注入（</w:t>
      </w:r>
      <w:r w:rsidR="00DB4A3B">
        <w:rPr>
          <w:rFonts w:ascii="inherit" w:eastAsia="宋体" w:hAnsi="inherit" w:cs="Arial"/>
          <w:color w:val="34302D"/>
          <w:kern w:val="0"/>
          <w:sz w:val="24"/>
          <w:szCs w:val="24"/>
        </w:rPr>
        <w:t>D</w:t>
      </w:r>
      <w:r w:rsidR="00DE6510" w:rsidRPr="00BA0D5D">
        <w:rPr>
          <w:rFonts w:ascii="inherit" w:eastAsia="宋体" w:hAnsi="inherit" w:cs="Arial"/>
          <w:color w:val="34302D"/>
          <w:kern w:val="0"/>
          <w:sz w:val="24"/>
          <w:szCs w:val="24"/>
        </w:rPr>
        <w:t xml:space="preserve">ependency </w:t>
      </w:r>
      <w:r w:rsidR="00DB4A3B">
        <w:rPr>
          <w:rFonts w:ascii="inherit" w:eastAsia="宋体" w:hAnsi="inherit" w:cs="Arial"/>
          <w:color w:val="34302D"/>
          <w:kern w:val="0"/>
          <w:sz w:val="24"/>
          <w:szCs w:val="24"/>
        </w:rPr>
        <w:t>I</w:t>
      </w:r>
      <w:r w:rsidR="00DE6510" w:rsidRPr="00BA0D5D">
        <w:rPr>
          <w:rFonts w:ascii="inherit" w:eastAsia="宋体" w:hAnsi="inherit" w:cs="Arial"/>
          <w:color w:val="34302D"/>
          <w:kern w:val="0"/>
          <w:sz w:val="24"/>
          <w:szCs w:val="24"/>
        </w:rPr>
        <w:t>njection</w:t>
      </w:r>
      <w:r w:rsidR="003E4D4A">
        <w:rPr>
          <w:rFonts w:ascii="inherit" w:eastAsia="宋体" w:hAnsi="inherit" w:cs="Arial"/>
          <w:color w:val="34302D"/>
          <w:kern w:val="0"/>
          <w:sz w:val="24"/>
          <w:szCs w:val="24"/>
        </w:rPr>
        <w:t>：</w:t>
      </w:r>
      <w:r>
        <w:rPr>
          <w:rFonts w:ascii="Arial" w:hAnsi="Arial" w:cs="Arial"/>
          <w:color w:val="34302D"/>
          <w:shd w:val="clear" w:color="auto" w:fill="FFFFFF"/>
        </w:rPr>
        <w:t>DI</w:t>
      </w:r>
      <w:r w:rsidR="00223CBA">
        <w:rPr>
          <w:rFonts w:ascii="Arial" w:hAnsi="Arial" w:cs="Arial"/>
          <w:color w:val="34302D"/>
          <w:shd w:val="clear" w:color="auto" w:fill="FFFFFF"/>
        </w:rPr>
        <w:t>），</w:t>
      </w:r>
      <w:r w:rsidR="002A5CFA">
        <w:rPr>
          <w:rFonts w:ascii="Arial" w:hAnsi="Arial" w:cs="Arial"/>
          <w:color w:val="34302D"/>
          <w:shd w:val="clear" w:color="auto" w:fill="FFFFFF"/>
        </w:rPr>
        <w:t>这是一个过程，通过这个过程，对象只能通过构造函数参数、</w:t>
      </w:r>
      <w:r>
        <w:rPr>
          <w:rFonts w:ascii="Arial" w:hAnsi="Arial" w:cs="Arial"/>
          <w:color w:val="34302D"/>
          <w:shd w:val="clear" w:color="auto" w:fill="FFFFFF"/>
        </w:rPr>
        <w:t>工厂方法的参数</w:t>
      </w:r>
      <w:r w:rsidR="002A5CFA">
        <w:rPr>
          <w:rFonts w:ascii="Arial" w:hAnsi="Arial" w:cs="Arial" w:hint="eastAsia"/>
          <w:color w:val="34302D"/>
          <w:shd w:val="clear" w:color="auto" w:fill="FFFFFF"/>
        </w:rPr>
        <w:t>来定义他们的依赖关系</w:t>
      </w:r>
      <w:r w:rsidR="002A5CFA">
        <w:rPr>
          <w:rFonts w:ascii="Arial" w:hAnsi="Arial" w:cs="Arial"/>
          <w:color w:val="34302D"/>
          <w:shd w:val="clear" w:color="auto" w:fill="FFFFFF"/>
        </w:rPr>
        <w:t>，</w:t>
      </w:r>
      <w:r>
        <w:rPr>
          <w:rFonts w:ascii="Arial" w:hAnsi="Arial" w:cs="Arial"/>
          <w:color w:val="34302D"/>
          <w:shd w:val="clear" w:color="auto" w:fill="FFFFFF"/>
        </w:rPr>
        <w:t>或在</w:t>
      </w:r>
      <w:r w:rsidR="00813343">
        <w:rPr>
          <w:rFonts w:ascii="Arial" w:hAnsi="Arial" w:cs="Arial" w:hint="eastAsia"/>
          <w:color w:val="34302D"/>
          <w:shd w:val="clear" w:color="auto" w:fill="FFFFFF"/>
        </w:rPr>
        <w:t>从</w:t>
      </w:r>
      <w:r>
        <w:rPr>
          <w:rFonts w:ascii="Arial" w:hAnsi="Arial" w:cs="Arial"/>
          <w:color w:val="34302D"/>
          <w:shd w:val="clear" w:color="auto" w:fill="FFFFFF"/>
        </w:rPr>
        <w:t>构造</w:t>
      </w:r>
      <w:r w:rsidR="003A46C4">
        <w:rPr>
          <w:rFonts w:ascii="Arial" w:hAnsi="Arial" w:cs="Arial" w:hint="eastAsia"/>
          <w:color w:val="34302D"/>
          <w:shd w:val="clear" w:color="auto" w:fill="FFFFFF"/>
        </w:rPr>
        <w:t>函数</w:t>
      </w:r>
      <w:r w:rsidR="00813343">
        <w:rPr>
          <w:rFonts w:ascii="Arial" w:hAnsi="Arial" w:cs="Arial"/>
          <w:color w:val="34302D"/>
          <w:shd w:val="clear" w:color="auto" w:fill="FFFFFF"/>
        </w:rPr>
        <w:t>、</w:t>
      </w:r>
      <w:r>
        <w:rPr>
          <w:rFonts w:ascii="Arial" w:hAnsi="Arial" w:cs="Arial"/>
          <w:color w:val="34302D"/>
          <w:shd w:val="clear" w:color="auto" w:fill="FFFFFF"/>
        </w:rPr>
        <w:t>工厂方法返回后</w:t>
      </w:r>
      <w:r w:rsidR="00813343">
        <w:rPr>
          <w:rFonts w:ascii="Arial" w:hAnsi="Arial" w:cs="Arial" w:hint="eastAsia"/>
          <w:color w:val="34302D"/>
          <w:shd w:val="clear" w:color="auto" w:fill="FFFFFF"/>
        </w:rPr>
        <w:t>的</w:t>
      </w:r>
      <w:r>
        <w:rPr>
          <w:rFonts w:ascii="Arial" w:hAnsi="Arial" w:cs="Arial"/>
          <w:color w:val="34302D"/>
          <w:shd w:val="clear" w:color="auto" w:fill="FFFFFF"/>
        </w:rPr>
        <w:t>对象实例上设置</w:t>
      </w:r>
      <w:ins w:id="470" w:author="zhang alex" w:date="2019-07-28T19:21:00Z">
        <w:r w:rsidR="002B28DF">
          <w:rPr>
            <w:rFonts w:ascii="Arial" w:hAnsi="Arial" w:cs="Arial" w:hint="eastAsia"/>
            <w:color w:val="34302D"/>
            <w:shd w:val="clear" w:color="auto" w:fill="FFFFFF"/>
          </w:rPr>
          <w:t>的</w:t>
        </w:r>
      </w:ins>
      <w:del w:id="471" w:author="zhang alex" w:date="2019-07-28T19:21:00Z">
        <w:r w:rsidDel="002B28DF">
          <w:rPr>
            <w:rFonts w:ascii="Arial" w:hAnsi="Arial" w:cs="Arial"/>
            <w:color w:val="34302D"/>
            <w:shd w:val="clear" w:color="auto" w:fill="FFFFFF"/>
          </w:rPr>
          <w:delText>的</w:delText>
        </w:r>
      </w:del>
      <w:r>
        <w:rPr>
          <w:rFonts w:ascii="Arial" w:hAnsi="Arial" w:cs="Arial"/>
          <w:color w:val="34302D"/>
          <w:shd w:val="clear" w:color="auto" w:fill="FFFFFF"/>
        </w:rPr>
        <w:t>属性来定义它们的依赖关系（即，它们使用的其他对象）。然后容器在创建</w:t>
      </w:r>
      <w:r>
        <w:rPr>
          <w:rFonts w:ascii="Arial" w:hAnsi="Arial" w:cs="Arial"/>
          <w:color w:val="34302D"/>
          <w:shd w:val="clear" w:color="auto" w:fill="FFFFFF"/>
        </w:rPr>
        <w:t>bean</w:t>
      </w:r>
      <w:r>
        <w:rPr>
          <w:rFonts w:ascii="Arial" w:hAnsi="Arial" w:cs="Arial"/>
          <w:color w:val="34302D"/>
          <w:shd w:val="clear" w:color="auto" w:fill="FFFFFF"/>
        </w:rPr>
        <w:t>时注入这些依赖项。此过程基本上是</w:t>
      </w:r>
      <w:r>
        <w:rPr>
          <w:rFonts w:ascii="Arial" w:hAnsi="Arial" w:cs="Arial"/>
          <w:color w:val="34302D"/>
          <w:shd w:val="clear" w:color="auto" w:fill="FFFFFF"/>
        </w:rPr>
        <w:t>bean</w:t>
      </w:r>
      <w:r w:rsidR="003A46C4">
        <w:rPr>
          <w:rFonts w:ascii="Arial" w:hAnsi="Arial" w:cs="Arial" w:hint="eastAsia"/>
          <w:color w:val="34302D"/>
          <w:shd w:val="clear" w:color="auto" w:fill="FFFFFF"/>
        </w:rPr>
        <w:t>自身</w:t>
      </w:r>
      <w:r w:rsidR="003A46C4">
        <w:rPr>
          <w:rFonts w:ascii="Arial" w:hAnsi="Arial" w:cs="Arial"/>
          <w:color w:val="34302D"/>
          <w:shd w:val="clear" w:color="auto" w:fill="FFFFFF"/>
        </w:rPr>
        <w:t>通过使用类的直接构造</w:t>
      </w:r>
      <w:r w:rsidR="003A46C4">
        <w:rPr>
          <w:rFonts w:ascii="Arial" w:hAnsi="Arial" w:cs="Arial" w:hint="eastAsia"/>
          <w:color w:val="34302D"/>
          <w:shd w:val="clear" w:color="auto" w:fill="FFFFFF"/>
        </w:rPr>
        <w:t>函数</w:t>
      </w:r>
      <w:r w:rsidR="003A46C4">
        <w:rPr>
          <w:rFonts w:ascii="Arial" w:hAnsi="Arial" w:cs="Arial"/>
          <w:color w:val="34302D"/>
          <w:shd w:val="clear" w:color="auto" w:fill="FFFFFF"/>
        </w:rPr>
        <w:t>或诸如服务定位器模式的机制来控制其依赖关系的实例化或位置</w:t>
      </w:r>
      <w:r>
        <w:rPr>
          <w:rFonts w:ascii="Arial" w:hAnsi="Arial" w:cs="Arial"/>
          <w:color w:val="34302D"/>
          <w:shd w:val="clear" w:color="auto" w:fill="FFFFFF"/>
        </w:rPr>
        <w:t>的逆</w:t>
      </w:r>
      <w:r w:rsidR="00813343">
        <w:rPr>
          <w:rFonts w:ascii="Arial" w:hAnsi="Arial" w:cs="Arial" w:hint="eastAsia"/>
          <w:color w:val="34302D"/>
          <w:shd w:val="clear" w:color="auto" w:fill="FFFFFF"/>
        </w:rPr>
        <w:t>过程</w:t>
      </w:r>
      <w:r w:rsidR="0028152D">
        <w:rPr>
          <w:rFonts w:ascii="Arial" w:hAnsi="Arial" w:cs="Arial"/>
          <w:color w:val="34302D"/>
          <w:shd w:val="clear" w:color="auto" w:fill="FFFFFF"/>
        </w:rPr>
        <w:t>（因此</w:t>
      </w:r>
      <w:r w:rsidR="00643D3E">
        <w:rPr>
          <w:rFonts w:ascii="Arial" w:hAnsi="Arial" w:cs="Arial" w:hint="eastAsia"/>
          <w:color w:val="34302D"/>
          <w:shd w:val="clear" w:color="auto" w:fill="FFFFFF"/>
        </w:rPr>
        <w:t>命名</w:t>
      </w:r>
      <w:r w:rsidR="0028152D">
        <w:rPr>
          <w:rFonts w:ascii="Arial" w:hAnsi="Arial" w:cs="Arial"/>
          <w:color w:val="34302D"/>
          <w:shd w:val="clear" w:color="auto" w:fill="FFFFFF"/>
        </w:rPr>
        <w:t>控制反转）</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org.springframework.beans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org.springframework.context</w:t>
      </w:r>
      <w:r w:rsidRPr="00BA0D5D">
        <w:rPr>
          <w:rFonts w:ascii="inherit" w:eastAsia="宋体" w:hAnsi="inherit" w:cs="Arial"/>
          <w:color w:val="34302D"/>
          <w:kern w:val="0"/>
          <w:sz w:val="24"/>
          <w:szCs w:val="24"/>
        </w:rPr>
        <w:t> packages are the basis for Spring Framework’s IoC container. The </w:t>
      </w:r>
      <w:hyperlink r:id="rId8" w:history="1">
        <w:r w:rsidRPr="00BA0D5D">
          <w:rPr>
            <w:rFonts w:ascii="Consolas" w:eastAsia="宋体" w:hAnsi="Consolas" w:cs="宋体"/>
            <w:color w:val="548E2E"/>
            <w:kern w:val="0"/>
            <w:sz w:val="23"/>
            <w:szCs w:val="23"/>
            <w:u w:val="single"/>
            <w:shd w:val="clear" w:color="auto" w:fill="F7F7F8"/>
          </w:rPr>
          <w:t>BeanFactory</w:t>
        </w:r>
      </w:hyperlink>
      <w:r w:rsidRPr="00BA0D5D">
        <w:rPr>
          <w:rFonts w:ascii="inherit" w:eastAsia="宋体" w:hAnsi="inherit" w:cs="Arial"/>
          <w:color w:val="34302D"/>
          <w:kern w:val="0"/>
          <w:sz w:val="24"/>
          <w:szCs w:val="24"/>
        </w:rPr>
        <w:t> interface provides an advanced configuration mechanism capable of managing any type of object.</w:t>
      </w:r>
      <w:hyperlink r:id="rId9" w:history="1">
        <w:r w:rsidRPr="00BA0D5D">
          <w:rPr>
            <w:rFonts w:ascii="Consolas" w:eastAsia="宋体" w:hAnsi="Consolas" w:cs="宋体"/>
            <w:color w:val="548E2E"/>
            <w:kern w:val="0"/>
            <w:sz w:val="23"/>
            <w:szCs w:val="23"/>
            <w:u w:val="single"/>
            <w:shd w:val="clear" w:color="auto" w:fill="F7F7F8"/>
          </w:rPr>
          <w:t>ApplicationContext</w:t>
        </w:r>
      </w:hyperlink>
      <w:r w:rsidRPr="00BA0D5D">
        <w:rPr>
          <w:rFonts w:ascii="inherit" w:eastAsia="宋体" w:hAnsi="inherit" w:cs="Arial"/>
          <w:color w:val="34302D"/>
          <w:kern w:val="0"/>
          <w:sz w:val="24"/>
          <w:szCs w:val="24"/>
        </w:rPr>
        <w:t> is a sub-interface of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It adds:</w:t>
      </w:r>
    </w:p>
    <w:p w:rsidR="00073EA7" w:rsidDel="00E45A62" w:rsidRDefault="00073EA7" w:rsidP="00BA0D5D">
      <w:pPr>
        <w:widowControl/>
        <w:shd w:val="clear" w:color="auto" w:fill="FFFFFF"/>
        <w:spacing w:after="300"/>
        <w:jc w:val="left"/>
        <w:rPr>
          <w:del w:id="472" w:author="zhang alex" w:date="2019-07-28T09:58:00Z"/>
          <w:rFonts w:ascii="inherit" w:eastAsia="宋体" w:hAnsi="inherit" w:cs="Arial" w:hint="eastAsia"/>
          <w:color w:val="34302D"/>
          <w:kern w:val="0"/>
          <w:sz w:val="24"/>
          <w:szCs w:val="24"/>
        </w:rPr>
      </w:pPr>
    </w:p>
    <w:p w:rsidR="00FE2D48" w:rsidRDefault="00FE2D48" w:rsidP="00D30078">
      <w:pPr>
        <w:widowControl/>
        <w:shd w:val="clear" w:color="auto" w:fill="FFFFFF"/>
        <w:spacing w:after="300"/>
        <w:ind w:firstLineChars="200" w:firstLine="460"/>
        <w:jc w:val="left"/>
        <w:rPr>
          <w:ins w:id="473" w:author="zhang alex" w:date="2019-07-28T10:16:00Z"/>
          <w:rFonts w:ascii="Arial" w:hAnsi="Arial" w:cs="Arial"/>
          <w:color w:val="34302D"/>
          <w:shd w:val="clear" w:color="auto" w:fill="FFFFFF"/>
        </w:rPr>
      </w:pPr>
      <w:r>
        <w:rPr>
          <w:rStyle w:val="HTML"/>
          <w:rFonts w:ascii="Consolas" w:hAnsi="Consolas"/>
          <w:sz w:val="23"/>
          <w:szCs w:val="23"/>
          <w:shd w:val="clear" w:color="auto" w:fill="F7F7F8"/>
        </w:rPr>
        <w:t>org.springframework.beans</w:t>
      </w:r>
      <w:r>
        <w:rPr>
          <w:rFonts w:ascii="Arial" w:hAnsi="Arial" w:cs="Arial"/>
          <w:color w:val="34302D"/>
          <w:shd w:val="clear" w:color="auto" w:fill="FFFFFF"/>
        </w:rPr>
        <w:t>和</w:t>
      </w:r>
      <w:r>
        <w:rPr>
          <w:rStyle w:val="HTML"/>
          <w:rFonts w:ascii="Consolas" w:hAnsi="Consolas"/>
          <w:sz w:val="23"/>
          <w:szCs w:val="23"/>
          <w:shd w:val="clear" w:color="auto" w:fill="F7F7F8"/>
        </w:rPr>
        <w:t>org.springframework.context</w:t>
      </w:r>
      <w:r>
        <w:rPr>
          <w:rFonts w:ascii="Arial" w:hAnsi="Arial" w:cs="Arial"/>
          <w:color w:val="34302D"/>
          <w:shd w:val="clear" w:color="auto" w:fill="FFFFFF"/>
        </w:rPr>
        <w:t>包是</w:t>
      </w:r>
      <w:r>
        <w:rPr>
          <w:rFonts w:ascii="Arial" w:hAnsi="Arial" w:cs="Arial"/>
          <w:color w:val="34302D"/>
          <w:shd w:val="clear" w:color="auto" w:fill="FFFFFF"/>
        </w:rPr>
        <w:t>Spring</w:t>
      </w:r>
      <w:r>
        <w:rPr>
          <w:rFonts w:ascii="Arial" w:hAnsi="Arial" w:cs="Arial"/>
          <w:color w:val="34302D"/>
          <w:shd w:val="clear" w:color="auto" w:fill="FFFFFF"/>
        </w:rPr>
        <w:t>框架的</w:t>
      </w:r>
      <w:r>
        <w:rPr>
          <w:rFonts w:ascii="Arial" w:hAnsi="Arial" w:cs="Arial"/>
          <w:color w:val="34302D"/>
          <w:shd w:val="clear" w:color="auto" w:fill="FFFFFF"/>
        </w:rPr>
        <w:t>IoC</w:t>
      </w:r>
      <w:r>
        <w:rPr>
          <w:rFonts w:ascii="Arial" w:hAnsi="Arial" w:cs="Arial"/>
          <w:color w:val="34302D"/>
          <w:shd w:val="clear" w:color="auto" w:fill="FFFFFF"/>
        </w:rPr>
        <w:t>容器的基础。</w:t>
      </w:r>
      <w:hyperlink r:id="rId10" w:history="1">
        <w:r>
          <w:rPr>
            <w:rStyle w:val="HTML"/>
            <w:rFonts w:ascii="Consolas" w:hAnsi="Consolas"/>
            <w:color w:val="548E2E"/>
            <w:sz w:val="23"/>
            <w:szCs w:val="23"/>
            <w:u w:val="single"/>
            <w:shd w:val="clear" w:color="auto" w:fill="F7F7F8"/>
          </w:rPr>
          <w:t>BeanFactory</w:t>
        </w:r>
      </w:hyperlink>
      <w:r>
        <w:rPr>
          <w:rFonts w:ascii="Arial" w:hAnsi="Arial" w:cs="Arial"/>
          <w:color w:val="34302D"/>
          <w:shd w:val="clear" w:color="auto" w:fill="FFFFFF"/>
        </w:rPr>
        <w:t> </w:t>
      </w:r>
      <w:r>
        <w:rPr>
          <w:rFonts w:ascii="Arial" w:hAnsi="Arial" w:cs="Arial"/>
          <w:color w:val="34302D"/>
          <w:shd w:val="clear" w:color="auto" w:fill="FFFFFF"/>
        </w:rPr>
        <w:t>接口提供了一种能够管理任何类型对象的高级配置机制。</w:t>
      </w:r>
      <w:r>
        <w:rPr>
          <w:rFonts w:ascii="Arial" w:hAnsi="Arial" w:cs="Arial"/>
          <w:color w:val="34302D"/>
          <w:shd w:val="clear" w:color="auto" w:fill="FFFFFF"/>
        </w:rPr>
        <w:t> </w:t>
      </w:r>
      <w:hyperlink r:id="rId11" w:history="1">
        <w:r>
          <w:rPr>
            <w:rStyle w:val="HTML"/>
            <w:rFonts w:ascii="Consolas" w:hAnsi="Consolas"/>
            <w:color w:val="548E2E"/>
            <w:sz w:val="23"/>
            <w:szCs w:val="23"/>
            <w:u w:val="single"/>
            <w:shd w:val="clear" w:color="auto" w:fill="F7F7F8"/>
          </w:rPr>
          <w:t>ApplicationContext</w:t>
        </w:r>
      </w:hyperlink>
      <w:r>
        <w:rPr>
          <w:rFonts w:ascii="Arial" w:hAnsi="Arial" w:cs="Arial"/>
          <w:color w:val="34302D"/>
          <w:shd w:val="clear" w:color="auto" w:fill="FFFFFF"/>
        </w:rPr>
        <w:t> </w:t>
      </w:r>
      <w:r>
        <w:rPr>
          <w:rFonts w:ascii="Arial" w:hAnsi="Arial" w:cs="Arial"/>
          <w:color w:val="34302D"/>
          <w:shd w:val="clear" w:color="auto" w:fill="FFFFFF"/>
        </w:rPr>
        <w:t>是</w:t>
      </w:r>
      <w:del w:id="474" w:author="zhang alex" w:date="2019-07-28T10:00:00Z">
        <w:r w:rsidDel="00E45A62">
          <w:rPr>
            <w:rFonts w:ascii="Arial" w:hAnsi="Arial" w:cs="Arial"/>
            <w:color w:val="34302D"/>
            <w:shd w:val="clear" w:color="auto" w:fill="FFFFFF"/>
          </w:rPr>
          <w:delText>一个</w:delText>
        </w:r>
      </w:del>
      <w:ins w:id="475" w:author="zhang alex" w:date="2019-07-28T09:59:00Z">
        <w:r w:rsidR="00E45A62">
          <w:rPr>
            <w:rStyle w:val="HTML"/>
            <w:rFonts w:ascii="Consolas" w:hAnsi="Consolas"/>
            <w:sz w:val="23"/>
            <w:szCs w:val="23"/>
            <w:shd w:val="clear" w:color="auto" w:fill="F7F7F8"/>
          </w:rPr>
          <w:t>BeanFactory</w:t>
        </w:r>
      </w:ins>
      <w:ins w:id="476" w:author="zhang alex" w:date="2019-07-28T10:00:00Z">
        <w:r w:rsidR="00E45A62">
          <w:rPr>
            <w:rStyle w:val="HTML"/>
            <w:rFonts w:ascii="Consolas" w:hAnsi="Consolas" w:hint="eastAsia"/>
            <w:sz w:val="23"/>
            <w:szCs w:val="23"/>
            <w:shd w:val="clear" w:color="auto" w:fill="F7F7F8"/>
          </w:rPr>
          <w:t>的一个子接口</w:t>
        </w:r>
      </w:ins>
      <w:del w:id="477" w:author="zhang alex" w:date="2019-07-28T10:00:00Z">
        <w:r w:rsidDel="00E45A62">
          <w:rPr>
            <w:rFonts w:ascii="Arial" w:hAnsi="Arial" w:cs="Arial"/>
            <w:color w:val="34302D"/>
            <w:shd w:val="clear" w:color="auto" w:fill="FFFFFF"/>
          </w:rPr>
          <w:delText>子界面</w:delText>
        </w:r>
      </w:del>
      <w:del w:id="478" w:author="zhang alex" w:date="2019-07-28T09:59:00Z">
        <w:r w:rsidDel="00E45A62">
          <w:rPr>
            <w:rStyle w:val="HTML"/>
            <w:rFonts w:ascii="Consolas" w:hAnsi="Consolas"/>
            <w:sz w:val="23"/>
            <w:szCs w:val="23"/>
            <w:shd w:val="clear" w:color="auto" w:fill="F7F7F8"/>
          </w:rPr>
          <w:delText>BeanFactory</w:delText>
        </w:r>
      </w:del>
      <w:r>
        <w:rPr>
          <w:rFonts w:ascii="Arial" w:hAnsi="Arial" w:cs="Arial"/>
          <w:color w:val="34302D"/>
          <w:shd w:val="clear" w:color="auto" w:fill="FFFFFF"/>
        </w:rPr>
        <w:t>。</w:t>
      </w:r>
      <w:del w:id="479" w:author="zhang alex" w:date="2019-07-28T10:00:00Z">
        <w:r w:rsidR="00414F55" w:rsidDel="00EF3030">
          <w:rPr>
            <w:rFonts w:ascii="Arial" w:hAnsi="Arial" w:cs="Arial" w:hint="eastAsia"/>
            <w:color w:val="34302D"/>
            <w:shd w:val="clear" w:color="auto" w:fill="FFFFFF"/>
          </w:rPr>
          <w:delText>还</w:delText>
        </w:r>
      </w:del>
      <w:ins w:id="480" w:author="zhang alex" w:date="2019-07-28T10:00:00Z">
        <w:r w:rsidR="00EF3030">
          <w:rPr>
            <w:rFonts w:ascii="Arial" w:hAnsi="Arial" w:cs="Arial" w:hint="eastAsia"/>
            <w:color w:val="34302D"/>
            <w:shd w:val="clear" w:color="auto" w:fill="FFFFFF"/>
          </w:rPr>
          <w:t>它包括</w:t>
        </w:r>
      </w:ins>
      <w:del w:id="481" w:author="zhang alex" w:date="2019-07-28T10:00:00Z">
        <w:r w:rsidR="00414F55" w:rsidDel="00A409C4">
          <w:rPr>
            <w:rFonts w:ascii="Arial" w:hAnsi="Arial" w:cs="Arial" w:hint="eastAsia"/>
            <w:color w:val="34302D"/>
            <w:shd w:val="clear" w:color="auto" w:fill="FFFFFF"/>
          </w:rPr>
          <w:delText>包括</w:delText>
        </w:r>
      </w:del>
      <w:r>
        <w:rPr>
          <w:rFonts w:ascii="Arial" w:hAnsi="Arial" w:cs="Arial"/>
          <w:color w:val="34302D"/>
          <w:shd w:val="clear" w:color="auto" w:fill="FFFFFF"/>
        </w:rPr>
        <w:t>：</w:t>
      </w:r>
    </w:p>
    <w:p w:rsidR="00B8703C" w:rsidRPr="00BA0D5D" w:rsidRDefault="00B8703C">
      <w:pPr>
        <w:widowControl/>
        <w:shd w:val="clear" w:color="auto" w:fill="FFFFFF"/>
        <w:spacing w:after="300"/>
        <w:jc w:val="center"/>
        <w:rPr>
          <w:rFonts w:ascii="inherit" w:eastAsia="宋体" w:hAnsi="inherit" w:cs="Arial" w:hint="eastAsia"/>
          <w:color w:val="34302D"/>
          <w:kern w:val="0"/>
          <w:sz w:val="24"/>
          <w:szCs w:val="24"/>
        </w:rPr>
        <w:pPrChange w:id="482" w:author="zhang alex" w:date="2019-07-28T10:17:00Z">
          <w:pPr>
            <w:widowControl/>
            <w:shd w:val="clear" w:color="auto" w:fill="FFFFFF"/>
            <w:spacing w:after="300"/>
            <w:ind w:firstLineChars="200" w:firstLine="480"/>
            <w:jc w:val="left"/>
          </w:pPr>
        </w:pPrChange>
      </w:pPr>
      <w:ins w:id="483" w:author="zhang alex" w:date="2019-07-28T10:17:00Z">
        <w:r>
          <w:rPr>
            <w:rFonts w:ascii="inherit" w:eastAsia="宋体" w:hAnsi="inherit" w:cs="Arial" w:hint="eastAsia"/>
            <w:noProof/>
            <w:color w:val="34302D"/>
            <w:kern w:val="0"/>
            <w:sz w:val="24"/>
            <w:szCs w:val="24"/>
          </w:rPr>
          <w:drawing>
            <wp:inline distT="0" distB="0" distL="0" distR="0">
              <wp:extent cx="6302829" cy="7592058"/>
              <wp:effectExtent l="0" t="0" r="317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licationContext(partion).png"/>
                      <pic:cNvPicPr/>
                    </pic:nvPicPr>
                    <pic:blipFill>
                      <a:blip r:embed="rId12">
                        <a:extLst>
                          <a:ext uri="{28A0092B-C50C-407E-A947-70E740481C1C}">
                            <a14:useLocalDpi xmlns:a14="http://schemas.microsoft.com/office/drawing/2010/main" val="0"/>
                          </a:ext>
                        </a:extLst>
                      </a:blip>
                      <a:stretch>
                        <a:fillRect/>
                      </a:stretch>
                    </pic:blipFill>
                    <pic:spPr>
                      <a:xfrm>
                        <a:off x="0" y="0"/>
                        <a:ext cx="6304664" cy="7594268"/>
                      </a:xfrm>
                      <a:prstGeom prst="rect">
                        <a:avLst/>
                      </a:prstGeom>
                    </pic:spPr>
                  </pic:pic>
                </a:graphicData>
              </a:graphic>
            </wp:inline>
          </w:drawing>
        </w:r>
      </w:ins>
    </w:p>
    <w:p w:rsidR="00BA0D5D" w:rsidRPr="00BA0D5D" w:rsidRDefault="00BA0D5D" w:rsidP="00BA0D5D">
      <w:pPr>
        <w:widowControl/>
        <w:numPr>
          <w:ilvl w:val="0"/>
          <w:numId w:val="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Easier integration with Spring’s AOP features</w:t>
      </w:r>
    </w:p>
    <w:p w:rsidR="00BA0D5D" w:rsidRPr="00BA0D5D" w:rsidRDefault="00BA0D5D" w:rsidP="00BA0D5D">
      <w:pPr>
        <w:widowControl/>
        <w:numPr>
          <w:ilvl w:val="0"/>
          <w:numId w:val="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Message resource handling (for use in internationalization)</w:t>
      </w:r>
    </w:p>
    <w:p w:rsidR="00BA0D5D" w:rsidRPr="00BA0D5D" w:rsidRDefault="00BA0D5D" w:rsidP="00BA0D5D">
      <w:pPr>
        <w:widowControl/>
        <w:numPr>
          <w:ilvl w:val="0"/>
          <w:numId w:val="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Event publication</w:t>
      </w:r>
    </w:p>
    <w:p w:rsidR="00BA0D5D" w:rsidRDefault="00BA0D5D" w:rsidP="00BA0D5D">
      <w:pPr>
        <w:widowControl/>
        <w:numPr>
          <w:ilvl w:val="0"/>
          <w:numId w:val="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Application-layer specific contexts such as the </w:t>
      </w:r>
      <w:r w:rsidRPr="00BA0D5D">
        <w:rPr>
          <w:rFonts w:ascii="Consolas" w:eastAsia="宋体" w:hAnsi="Consolas" w:cs="宋体"/>
          <w:color w:val="34302D"/>
          <w:kern w:val="0"/>
          <w:sz w:val="23"/>
          <w:szCs w:val="23"/>
          <w:shd w:val="clear" w:color="auto" w:fill="F7F7F8"/>
        </w:rPr>
        <w:t>WebApplicationContext</w:t>
      </w:r>
      <w:r w:rsidRPr="00BA0D5D">
        <w:rPr>
          <w:rFonts w:ascii="inherit" w:eastAsia="宋体" w:hAnsi="inherit" w:cs="Arial"/>
          <w:color w:val="34302D"/>
          <w:kern w:val="0"/>
          <w:sz w:val="24"/>
          <w:szCs w:val="24"/>
        </w:rPr>
        <w:t> for use in web applications.</w:t>
      </w:r>
    </w:p>
    <w:p w:rsidR="00FE2D48" w:rsidRPr="00FE2D48" w:rsidRDefault="00FE2D48" w:rsidP="00FE2D48">
      <w:pPr>
        <w:widowControl/>
        <w:numPr>
          <w:ilvl w:val="0"/>
          <w:numId w:val="1"/>
        </w:numPr>
        <w:shd w:val="clear" w:color="auto" w:fill="FFFFFF"/>
        <w:tabs>
          <w:tab w:val="clear" w:pos="720"/>
          <w:tab w:val="num" w:pos="284"/>
        </w:tabs>
        <w:spacing w:after="150"/>
        <w:ind w:left="284" w:hanging="284"/>
        <w:jc w:val="left"/>
        <w:rPr>
          <w:rFonts w:ascii="inherit" w:eastAsia="宋体" w:hAnsi="inherit" w:cs="Arial" w:hint="eastAsia"/>
          <w:color w:val="34302D"/>
          <w:kern w:val="0"/>
          <w:sz w:val="24"/>
          <w:szCs w:val="24"/>
        </w:rPr>
      </w:pPr>
      <w:r w:rsidRPr="00FE2D48">
        <w:rPr>
          <w:rFonts w:ascii="inherit" w:eastAsia="宋体" w:hAnsi="inherit" w:cs="Arial"/>
          <w:color w:val="34302D"/>
          <w:kern w:val="0"/>
          <w:sz w:val="24"/>
          <w:szCs w:val="24"/>
        </w:rPr>
        <w:t>更容易与</w:t>
      </w:r>
      <w:r w:rsidRPr="00FE2D48">
        <w:rPr>
          <w:rFonts w:ascii="inherit" w:eastAsia="宋体" w:hAnsi="inherit" w:cs="Arial"/>
          <w:color w:val="34302D"/>
          <w:kern w:val="0"/>
          <w:sz w:val="24"/>
          <w:szCs w:val="24"/>
        </w:rPr>
        <w:t>Spring</w:t>
      </w:r>
      <w:r w:rsidRPr="00FE2D48">
        <w:rPr>
          <w:rFonts w:ascii="inherit" w:eastAsia="宋体" w:hAnsi="inherit" w:cs="Arial"/>
          <w:color w:val="34302D"/>
          <w:kern w:val="0"/>
          <w:sz w:val="24"/>
          <w:szCs w:val="24"/>
        </w:rPr>
        <w:t>的</w:t>
      </w:r>
      <w:r w:rsidRPr="00FE2D48">
        <w:rPr>
          <w:rFonts w:ascii="inherit" w:eastAsia="宋体" w:hAnsi="inherit" w:cs="Arial"/>
          <w:color w:val="34302D"/>
          <w:kern w:val="0"/>
          <w:sz w:val="24"/>
          <w:szCs w:val="24"/>
        </w:rPr>
        <w:t>AOP</w:t>
      </w:r>
      <w:r w:rsidRPr="00FE2D48">
        <w:rPr>
          <w:rFonts w:ascii="inherit" w:eastAsia="宋体" w:hAnsi="inherit" w:cs="Arial"/>
          <w:color w:val="34302D"/>
          <w:kern w:val="0"/>
          <w:sz w:val="24"/>
          <w:szCs w:val="24"/>
        </w:rPr>
        <w:t>功能集成</w:t>
      </w:r>
    </w:p>
    <w:p w:rsidR="00FE2D48" w:rsidRPr="00FE2D48" w:rsidRDefault="00FE2D48" w:rsidP="00FE2D48">
      <w:pPr>
        <w:widowControl/>
        <w:numPr>
          <w:ilvl w:val="0"/>
          <w:numId w:val="1"/>
        </w:numPr>
        <w:shd w:val="clear" w:color="auto" w:fill="FFFFFF"/>
        <w:tabs>
          <w:tab w:val="clear" w:pos="720"/>
          <w:tab w:val="num" w:pos="284"/>
        </w:tabs>
        <w:spacing w:after="150"/>
        <w:ind w:left="284" w:hanging="284"/>
        <w:jc w:val="left"/>
        <w:rPr>
          <w:rFonts w:ascii="inherit" w:eastAsia="宋体" w:hAnsi="inherit" w:cs="Arial" w:hint="eastAsia"/>
          <w:color w:val="34302D"/>
          <w:kern w:val="0"/>
          <w:sz w:val="24"/>
          <w:szCs w:val="24"/>
        </w:rPr>
      </w:pPr>
      <w:r w:rsidRPr="00FE2D48">
        <w:rPr>
          <w:rFonts w:ascii="inherit" w:eastAsia="宋体" w:hAnsi="inherit" w:cs="Arial"/>
          <w:color w:val="34302D"/>
          <w:kern w:val="0"/>
          <w:sz w:val="24"/>
          <w:szCs w:val="24"/>
        </w:rPr>
        <w:t>消息资源处理（用于国际化）</w:t>
      </w:r>
    </w:p>
    <w:p w:rsidR="00FE2D48" w:rsidRPr="00FE2D48" w:rsidRDefault="00D30078" w:rsidP="00FE2D48">
      <w:pPr>
        <w:widowControl/>
        <w:numPr>
          <w:ilvl w:val="0"/>
          <w:numId w:val="1"/>
        </w:numPr>
        <w:shd w:val="clear" w:color="auto" w:fill="FFFFFF"/>
        <w:tabs>
          <w:tab w:val="clear" w:pos="720"/>
          <w:tab w:val="num" w:pos="284"/>
        </w:tabs>
        <w:spacing w:after="150"/>
        <w:ind w:left="284" w:hanging="284"/>
        <w:jc w:val="left"/>
        <w:rPr>
          <w:rFonts w:ascii="inherit" w:eastAsia="宋体" w:hAnsi="inherit" w:cs="Arial" w:hint="eastAsia"/>
          <w:color w:val="34302D"/>
          <w:kern w:val="0"/>
          <w:sz w:val="24"/>
          <w:szCs w:val="24"/>
        </w:rPr>
      </w:pPr>
      <w:r>
        <w:rPr>
          <w:rFonts w:ascii="inherit" w:eastAsia="宋体" w:hAnsi="inherit" w:cs="Arial" w:hint="eastAsia"/>
          <w:color w:val="34302D"/>
          <w:kern w:val="0"/>
          <w:sz w:val="24"/>
          <w:szCs w:val="24"/>
        </w:rPr>
        <w:t>事件发布</w:t>
      </w:r>
    </w:p>
    <w:p w:rsidR="00FE2D48" w:rsidRPr="00BA0D5D" w:rsidRDefault="00D30078" w:rsidP="00FE2D48">
      <w:pPr>
        <w:widowControl/>
        <w:numPr>
          <w:ilvl w:val="0"/>
          <w:numId w:val="1"/>
        </w:numPr>
        <w:shd w:val="clear" w:color="auto" w:fill="FFFFFF"/>
        <w:tabs>
          <w:tab w:val="clear" w:pos="720"/>
          <w:tab w:val="num" w:pos="284"/>
        </w:tabs>
        <w:spacing w:after="150"/>
        <w:ind w:left="284" w:hanging="284"/>
        <w:jc w:val="left"/>
        <w:rPr>
          <w:rFonts w:ascii="inherit" w:eastAsia="宋体" w:hAnsi="inherit" w:cs="Arial" w:hint="eastAsia"/>
          <w:color w:val="34302D"/>
          <w:kern w:val="0"/>
          <w:sz w:val="24"/>
          <w:szCs w:val="24"/>
        </w:rPr>
      </w:pPr>
      <w:r>
        <w:rPr>
          <w:rFonts w:ascii="inherit" w:eastAsia="宋体" w:hAnsi="inherit" w:cs="Arial"/>
          <w:color w:val="34302D"/>
          <w:kern w:val="0"/>
          <w:sz w:val="24"/>
          <w:szCs w:val="24"/>
        </w:rPr>
        <w:t>应用</w:t>
      </w:r>
      <w:r w:rsidR="00FE2D48" w:rsidRPr="00FE2D48">
        <w:rPr>
          <w:rFonts w:ascii="inherit" w:eastAsia="宋体" w:hAnsi="inherit" w:cs="Arial"/>
          <w:color w:val="34302D"/>
          <w:kern w:val="0"/>
          <w:sz w:val="24"/>
          <w:szCs w:val="24"/>
        </w:rPr>
        <w:t>层</w:t>
      </w:r>
      <w:r>
        <w:rPr>
          <w:rFonts w:ascii="inherit" w:eastAsia="宋体" w:hAnsi="inherit" w:cs="Arial" w:hint="eastAsia"/>
          <w:color w:val="34302D"/>
          <w:kern w:val="0"/>
          <w:sz w:val="24"/>
          <w:szCs w:val="24"/>
        </w:rPr>
        <w:t>特定</w:t>
      </w:r>
      <w:r w:rsidR="00FE2D48" w:rsidRPr="00FE2D48">
        <w:rPr>
          <w:rFonts w:ascii="inherit" w:eastAsia="宋体" w:hAnsi="inherit" w:cs="Arial"/>
          <w:color w:val="34302D"/>
          <w:kern w:val="0"/>
          <w:sz w:val="24"/>
          <w:szCs w:val="24"/>
        </w:rPr>
        <w:t>的上下文，例如</w:t>
      </w:r>
      <w:r>
        <w:rPr>
          <w:rFonts w:ascii="inherit" w:eastAsia="宋体" w:hAnsi="inherit" w:cs="Arial" w:hint="eastAsia"/>
          <w:color w:val="34302D"/>
          <w:kern w:val="0"/>
          <w:sz w:val="24"/>
          <w:szCs w:val="24"/>
        </w:rPr>
        <w:t>用于</w:t>
      </w:r>
      <w:r w:rsidR="00FE2D48" w:rsidRPr="00FE2D48">
        <w:rPr>
          <w:rFonts w:ascii="inherit" w:eastAsia="宋体" w:hAnsi="inherit" w:cs="Arial"/>
          <w:color w:val="34302D"/>
          <w:kern w:val="0"/>
          <w:sz w:val="24"/>
          <w:szCs w:val="24"/>
        </w:rPr>
        <w:t>Web</w:t>
      </w:r>
      <w:r w:rsidR="00FE2D48" w:rsidRPr="00FE2D48">
        <w:rPr>
          <w:rFonts w:ascii="inherit" w:eastAsia="宋体" w:hAnsi="inherit" w:cs="Arial"/>
          <w:color w:val="34302D"/>
          <w:kern w:val="0"/>
          <w:sz w:val="24"/>
          <w:szCs w:val="24"/>
        </w:rPr>
        <w:t>应用程序中</w:t>
      </w:r>
      <w:r>
        <w:rPr>
          <w:rFonts w:ascii="inherit" w:eastAsia="宋体" w:hAnsi="inherit" w:cs="Arial" w:hint="eastAsia"/>
          <w:color w:val="34302D"/>
          <w:kern w:val="0"/>
          <w:sz w:val="24"/>
          <w:szCs w:val="24"/>
        </w:rPr>
        <w:t>的</w:t>
      </w:r>
      <w:r w:rsidRPr="00FE2D48">
        <w:rPr>
          <w:rFonts w:ascii="Consolas" w:eastAsia="宋体" w:hAnsi="Consolas" w:cs="宋体"/>
          <w:color w:val="34302D"/>
          <w:kern w:val="0"/>
          <w:sz w:val="23"/>
          <w:szCs w:val="23"/>
          <w:shd w:val="clear" w:color="auto" w:fill="F7F7F8"/>
        </w:rPr>
        <w:t>WebApplicationContext</w:t>
      </w:r>
      <w:r w:rsidRPr="00FE2D48">
        <w:rPr>
          <w:rFonts w:ascii="inherit" w:eastAsia="宋体" w:hAnsi="inherit" w:cs="Arial"/>
          <w:color w:val="34302D"/>
          <w:kern w:val="0"/>
          <w:sz w:val="24"/>
          <w:szCs w:val="24"/>
        </w:rPr>
        <w:t> </w:t>
      </w:r>
      <w:r w:rsidR="00FE2D48" w:rsidRPr="00FE2D48">
        <w:rPr>
          <w:rFonts w:ascii="inherit" w:eastAsia="宋体" w:hAnsi="inherit" w:cs="Arial"/>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short,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provides the configuration framework and basic functionality, and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adds more enterprise-specific functionality.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a complete superset of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is used exclusively in this chapter in descriptions of Spring’s IoC container. For more information on using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instead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see </w:t>
      </w:r>
      <w:hyperlink r:id="rId13" w:anchor="beans-beanfactory" w:history="1">
        <w:r w:rsidRPr="00BA0D5D">
          <w:rPr>
            <w:rFonts w:ascii="inherit" w:eastAsia="宋体" w:hAnsi="inherit" w:cs="Arial"/>
            <w:color w:val="548E2E"/>
            <w:kern w:val="0"/>
            <w:sz w:val="24"/>
            <w:szCs w:val="24"/>
            <w:u w:val="single"/>
          </w:rPr>
          <w:t>The </w:t>
        </w:r>
        <w:r w:rsidRPr="00BA0D5D">
          <w:rPr>
            <w:rFonts w:ascii="Consolas" w:eastAsia="宋体" w:hAnsi="Consolas" w:cs="宋体"/>
            <w:color w:val="548E2E"/>
            <w:kern w:val="0"/>
            <w:sz w:val="23"/>
            <w:szCs w:val="23"/>
            <w:u w:val="single"/>
            <w:shd w:val="clear" w:color="auto" w:fill="F7F7F8"/>
          </w:rPr>
          <w:t>BeanFactory</w:t>
        </w:r>
      </w:hyperlink>
      <w:r w:rsidRPr="00BA0D5D">
        <w:rPr>
          <w:rFonts w:ascii="inherit" w:eastAsia="宋体" w:hAnsi="inherit" w:cs="Arial"/>
          <w:color w:val="34302D"/>
          <w:kern w:val="0"/>
          <w:sz w:val="24"/>
          <w:szCs w:val="24"/>
        </w:rPr>
        <w:t>.</w:t>
      </w:r>
    </w:p>
    <w:p w:rsidR="00FE2D48" w:rsidRPr="00BA0D5D" w:rsidRDefault="00FE2D48" w:rsidP="000A06ED">
      <w:pPr>
        <w:widowControl/>
        <w:shd w:val="clear" w:color="auto" w:fill="FFFFFF"/>
        <w:spacing w:after="300"/>
        <w:ind w:firstLineChars="200" w:firstLine="420"/>
        <w:jc w:val="left"/>
        <w:rPr>
          <w:rFonts w:ascii="inherit" w:eastAsia="宋体" w:hAnsi="inherit" w:cs="Arial" w:hint="eastAsia"/>
          <w:color w:val="34302D"/>
          <w:kern w:val="0"/>
          <w:sz w:val="24"/>
          <w:szCs w:val="24"/>
        </w:rPr>
      </w:pPr>
      <w:r>
        <w:rPr>
          <w:rFonts w:ascii="Arial" w:hAnsi="Arial" w:cs="Arial"/>
          <w:color w:val="34302D"/>
          <w:shd w:val="clear" w:color="auto" w:fill="FFFFFF"/>
        </w:rPr>
        <w:t>简而言之，</w:t>
      </w:r>
      <w:del w:id="484" w:author="zhang alex" w:date="2019-07-28T10:01:00Z">
        <w:r w:rsidDel="00083CF6">
          <w:rPr>
            <w:rFonts w:ascii="Arial" w:hAnsi="Arial" w:cs="Arial"/>
            <w:color w:val="34302D"/>
            <w:shd w:val="clear" w:color="auto" w:fill="FFFFFF"/>
          </w:rPr>
          <w:delText>它</w:delText>
        </w:r>
      </w:del>
      <w:r>
        <w:rPr>
          <w:rStyle w:val="HTML"/>
          <w:rFonts w:ascii="Consolas" w:hAnsi="Consolas"/>
          <w:sz w:val="23"/>
          <w:szCs w:val="23"/>
          <w:shd w:val="clear" w:color="auto" w:fill="F7F7F8"/>
        </w:rPr>
        <w:t>BeanFactory</w:t>
      </w:r>
      <w:r>
        <w:rPr>
          <w:rFonts w:ascii="Arial" w:hAnsi="Arial" w:cs="Arial"/>
          <w:color w:val="34302D"/>
          <w:shd w:val="clear" w:color="auto" w:fill="FFFFFF"/>
        </w:rPr>
        <w:t>提供了配置框架和基本功能，</w:t>
      </w:r>
      <w:r>
        <w:rPr>
          <w:rStyle w:val="HTML"/>
          <w:rFonts w:ascii="Consolas" w:hAnsi="Consolas"/>
          <w:sz w:val="23"/>
          <w:szCs w:val="23"/>
          <w:shd w:val="clear" w:color="auto" w:fill="F7F7F8"/>
        </w:rPr>
        <w:t>ApplicationContext</w:t>
      </w:r>
      <w:r>
        <w:rPr>
          <w:rFonts w:ascii="Arial" w:hAnsi="Arial" w:cs="Arial"/>
          <w:color w:val="34302D"/>
          <w:shd w:val="clear" w:color="auto" w:fill="FFFFFF"/>
        </w:rPr>
        <w:t>添加了更多特定于企业的功能。</w:t>
      </w:r>
      <w:r>
        <w:rPr>
          <w:rStyle w:val="HTML"/>
          <w:rFonts w:ascii="Consolas" w:hAnsi="Consolas"/>
          <w:sz w:val="23"/>
          <w:szCs w:val="23"/>
          <w:shd w:val="clear" w:color="auto" w:fill="F7F7F8"/>
        </w:rPr>
        <w:t>ApplicationContext</w:t>
      </w:r>
      <w:r>
        <w:rPr>
          <w:rFonts w:ascii="Arial" w:hAnsi="Arial" w:cs="Arial"/>
          <w:color w:val="34302D"/>
          <w:shd w:val="clear" w:color="auto" w:fill="FFFFFF"/>
        </w:rPr>
        <w:t>是</w:t>
      </w:r>
      <w:r w:rsidR="000A06ED">
        <w:rPr>
          <w:rStyle w:val="HTML"/>
          <w:rFonts w:ascii="Consolas" w:hAnsi="Consolas"/>
          <w:sz w:val="23"/>
          <w:szCs w:val="23"/>
          <w:shd w:val="clear" w:color="auto" w:fill="F7F7F8"/>
        </w:rPr>
        <w:t>BeanFactory</w:t>
      </w:r>
      <w:r>
        <w:rPr>
          <w:rFonts w:ascii="Arial" w:hAnsi="Arial" w:cs="Arial"/>
          <w:color w:val="34302D"/>
          <w:shd w:val="clear" w:color="auto" w:fill="FFFFFF"/>
        </w:rPr>
        <w:t>完整的超集，</w:t>
      </w:r>
      <w:r>
        <w:rPr>
          <w:rStyle w:val="HTML"/>
          <w:rFonts w:ascii="Consolas" w:hAnsi="Consolas"/>
          <w:sz w:val="23"/>
          <w:szCs w:val="23"/>
          <w:shd w:val="clear" w:color="auto" w:fill="F7F7F8"/>
        </w:rPr>
        <w:t>BeanFactory</w:t>
      </w:r>
      <w:r>
        <w:rPr>
          <w:rFonts w:ascii="Arial" w:hAnsi="Arial" w:cs="Arial"/>
          <w:color w:val="34302D"/>
          <w:shd w:val="clear" w:color="auto" w:fill="FFFFFF"/>
        </w:rPr>
        <w:t>在本章中仅用于</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IoC</w:t>
      </w:r>
      <w:r>
        <w:rPr>
          <w:rFonts w:ascii="Arial" w:hAnsi="Arial" w:cs="Arial"/>
          <w:color w:val="34302D"/>
          <w:shd w:val="clear" w:color="auto" w:fill="FFFFFF"/>
        </w:rPr>
        <w:t>容器的描述。有关使用</w:t>
      </w:r>
      <w:r>
        <w:rPr>
          <w:rStyle w:val="HTML"/>
          <w:rFonts w:ascii="Consolas" w:hAnsi="Consolas"/>
          <w:sz w:val="23"/>
          <w:szCs w:val="23"/>
          <w:shd w:val="clear" w:color="auto" w:fill="F7F7F8"/>
        </w:rPr>
        <w:t>BeanFactory</w:t>
      </w:r>
      <w:r>
        <w:rPr>
          <w:rFonts w:ascii="Arial" w:hAnsi="Arial" w:cs="Arial"/>
          <w:color w:val="34302D"/>
          <w:shd w:val="clear" w:color="auto" w:fill="FFFFFF"/>
        </w:rPr>
        <w:t>而不是</w:t>
      </w:r>
      <w:r>
        <w:rPr>
          <w:rStyle w:val="HTML"/>
          <w:rFonts w:ascii="Consolas" w:hAnsi="Consolas"/>
          <w:sz w:val="23"/>
          <w:szCs w:val="23"/>
          <w:shd w:val="clear" w:color="auto" w:fill="F7F7F8"/>
        </w:rPr>
        <w:t>ApplicationContext,</w:t>
      </w:r>
      <w:r w:rsidR="00155DD1">
        <w:rPr>
          <w:rFonts w:ascii="Arial" w:hAnsi="Arial" w:cs="Arial" w:hint="eastAsia"/>
          <w:color w:val="34302D"/>
          <w:shd w:val="clear" w:color="auto" w:fill="FFFFFF"/>
        </w:rPr>
        <w:t>参考</w:t>
      </w:r>
      <w:r>
        <w:rPr>
          <w:rFonts w:ascii="Arial" w:hAnsi="Arial" w:cs="Arial"/>
          <w:color w:val="34302D"/>
          <w:shd w:val="clear" w:color="auto" w:fill="FFFFFF"/>
        </w:rPr>
        <w:t> </w:t>
      </w:r>
      <w:hyperlink r:id="rId14" w:anchor="beans-beanfactory" w:history="1">
        <w:r>
          <w:rPr>
            <w:rStyle w:val="HTML"/>
            <w:rFonts w:ascii="Consolas" w:hAnsi="Consolas"/>
            <w:color w:val="548E2E"/>
            <w:sz w:val="23"/>
            <w:szCs w:val="23"/>
            <w:u w:val="single"/>
            <w:shd w:val="clear" w:color="auto" w:fill="F7F7F8"/>
          </w:rPr>
          <w:t>BeanFactory</w:t>
        </w:r>
      </w:hyperlink>
      <w:r>
        <w:rPr>
          <w:rFonts w:ascii="Arial" w:hAnsi="Arial" w:cs="Arial"/>
          <w:color w:val="34302D"/>
          <w:shd w:val="clear" w:color="auto" w:fill="FFFFFF"/>
        </w:rPr>
        <w:t>更多信息。</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Spring, the objects that form the backbone of your application and that are managed by the Spring IoC container are called beans. A bean is an object that is instantiated, assembled, and otherwise managed by a Spring IoC container. Otherwise, a bean is simply one of many objects in your application. Beans, and the dependencies among them, are reflected in the configuration metadata used by a container.</w:t>
      </w:r>
    </w:p>
    <w:p w:rsidR="00FE2D48" w:rsidRPr="00BA0D5D" w:rsidRDefault="00FE2D48">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485" w:author="zhang alex" w:date="2019-07-28T10:23:00Z">
          <w:pPr>
            <w:widowControl/>
            <w:shd w:val="clear" w:color="auto" w:fill="FFFFFF"/>
            <w:spacing w:after="300"/>
            <w:jc w:val="left"/>
          </w:pPr>
        </w:pPrChange>
      </w:pPr>
      <w:r>
        <w:rPr>
          <w:rFonts w:ascii="Arial" w:hAnsi="Arial" w:cs="Arial"/>
          <w:color w:val="34302D"/>
          <w:shd w:val="clear" w:color="auto" w:fill="FFFFFF"/>
        </w:rPr>
        <w:t>在</w:t>
      </w:r>
      <w:r>
        <w:rPr>
          <w:rFonts w:ascii="Arial" w:hAnsi="Arial" w:cs="Arial"/>
          <w:color w:val="34302D"/>
          <w:shd w:val="clear" w:color="auto" w:fill="FFFFFF"/>
        </w:rPr>
        <w:t>Spring</w:t>
      </w:r>
      <w:r>
        <w:rPr>
          <w:rFonts w:ascii="Arial" w:hAnsi="Arial" w:cs="Arial"/>
          <w:color w:val="34302D"/>
          <w:shd w:val="clear" w:color="auto" w:fill="FFFFFF"/>
        </w:rPr>
        <w:t>中，构成应用程序主干并由</w:t>
      </w:r>
      <w:r>
        <w:rPr>
          <w:rFonts w:ascii="Arial" w:hAnsi="Arial" w:cs="Arial"/>
          <w:color w:val="34302D"/>
          <w:shd w:val="clear" w:color="auto" w:fill="FFFFFF"/>
        </w:rPr>
        <w:t>Spring IoC</w:t>
      </w:r>
      <w:r>
        <w:rPr>
          <w:rFonts w:ascii="Arial" w:hAnsi="Arial" w:cs="Arial"/>
          <w:color w:val="34302D"/>
          <w:shd w:val="clear" w:color="auto" w:fill="FFFFFF"/>
        </w:rPr>
        <w:t>容器管理的对象称为</w:t>
      </w:r>
      <w:r>
        <w:rPr>
          <w:rFonts w:ascii="Arial" w:hAnsi="Arial" w:cs="Arial"/>
          <w:color w:val="34302D"/>
          <w:shd w:val="clear" w:color="auto" w:fill="FFFFFF"/>
        </w:rPr>
        <w:t>bean</w:t>
      </w:r>
      <w:r>
        <w:rPr>
          <w:rFonts w:ascii="Arial" w:hAnsi="Arial" w:cs="Arial"/>
          <w:color w:val="34302D"/>
          <w:shd w:val="clear" w:color="auto" w:fill="FFFFFF"/>
        </w:rPr>
        <w:t>。</w:t>
      </w:r>
      <w:r>
        <w:rPr>
          <w:rFonts w:ascii="Arial" w:hAnsi="Arial" w:cs="Arial"/>
          <w:color w:val="34302D"/>
          <w:shd w:val="clear" w:color="auto" w:fill="FFFFFF"/>
        </w:rPr>
        <w:t>bean</w:t>
      </w:r>
      <w:r>
        <w:rPr>
          <w:rFonts w:ascii="Arial" w:hAnsi="Arial" w:cs="Arial"/>
          <w:color w:val="34302D"/>
          <w:shd w:val="clear" w:color="auto" w:fill="FFFFFF"/>
        </w:rPr>
        <w:t>是一个由</w:t>
      </w:r>
      <w:r>
        <w:rPr>
          <w:rFonts w:ascii="Arial" w:hAnsi="Arial" w:cs="Arial"/>
          <w:color w:val="34302D"/>
          <w:shd w:val="clear" w:color="auto" w:fill="FFFFFF"/>
        </w:rPr>
        <w:t>Spring IoC</w:t>
      </w:r>
      <w:r>
        <w:rPr>
          <w:rFonts w:ascii="Arial" w:hAnsi="Arial" w:cs="Arial"/>
          <w:color w:val="34302D"/>
          <w:shd w:val="clear" w:color="auto" w:fill="FFFFFF"/>
        </w:rPr>
        <w:t>容器实例化，组装和管理的对象。否则，</w:t>
      </w:r>
      <w:r>
        <w:rPr>
          <w:rFonts w:ascii="Arial" w:hAnsi="Arial" w:cs="Arial"/>
          <w:color w:val="34302D"/>
          <w:shd w:val="clear" w:color="auto" w:fill="FFFFFF"/>
        </w:rPr>
        <w:t>bean</w:t>
      </w:r>
      <w:r>
        <w:rPr>
          <w:rFonts w:ascii="Arial" w:hAnsi="Arial" w:cs="Arial"/>
          <w:color w:val="34302D"/>
          <w:shd w:val="clear" w:color="auto" w:fill="FFFFFF"/>
        </w:rPr>
        <w:t>只是应用程序中许多对象之一。</w:t>
      </w:r>
      <w:r>
        <w:rPr>
          <w:rFonts w:ascii="Arial" w:hAnsi="Arial" w:cs="Arial"/>
          <w:color w:val="34302D"/>
          <w:shd w:val="clear" w:color="auto" w:fill="FFFFFF"/>
        </w:rPr>
        <w:t>Bean</w:t>
      </w:r>
      <w:r>
        <w:rPr>
          <w:rFonts w:ascii="Arial" w:hAnsi="Arial" w:cs="Arial"/>
          <w:color w:val="34302D"/>
          <w:shd w:val="clear" w:color="auto" w:fill="FFFFFF"/>
        </w:rPr>
        <w:t>及其之间的依赖关系反映在容器使用的配置元数据中。</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486" w:name="_Toc15219493"/>
      <w:r w:rsidRPr="00BA0D5D">
        <w:rPr>
          <w:rFonts w:ascii="Arial" w:eastAsia="宋体" w:hAnsi="Arial" w:cs="Arial"/>
          <w:color w:val="34302D"/>
          <w:kern w:val="0"/>
          <w:sz w:val="41"/>
          <w:szCs w:val="41"/>
        </w:rPr>
        <w:t>1.2. Container Overview</w:t>
      </w:r>
      <w:bookmarkEnd w:id="486"/>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org.springframework.context.ApplicationContext</w:t>
      </w:r>
      <w:r w:rsidRPr="00BA0D5D">
        <w:rPr>
          <w:rFonts w:ascii="inherit" w:eastAsia="宋体" w:hAnsi="inherit" w:cs="Arial"/>
          <w:color w:val="34302D"/>
          <w:kern w:val="0"/>
          <w:sz w:val="24"/>
          <w:szCs w:val="24"/>
        </w:rPr>
        <w:t> interface represents the Spring IoC container and is responsible for instantiating, configuring, and assembling the beans. The container gets its instructions on what objects to instantiate, configure, and assemble by reading configuration metadata. The configuration metadata is represented in XML, Java annotations, or Java code. It lets you express the objects that compose your application and the rich interdependencies between those objects.</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487" w:author="zhang alex" w:date="2019-07-28T10:29:00Z">
          <w:pPr>
            <w:widowControl/>
            <w:shd w:val="clear" w:color="auto" w:fill="FFFFFF"/>
            <w:spacing w:after="300"/>
            <w:jc w:val="left"/>
          </w:pPr>
        </w:pPrChange>
      </w:pPr>
      <w:del w:id="488" w:author="zhang alex" w:date="2019-07-28T10:29:00Z">
        <w:r w:rsidDel="001E0DBD">
          <w:rPr>
            <w:rFonts w:ascii="Arial" w:hAnsi="Arial" w:cs="Arial"/>
            <w:color w:val="34302D"/>
            <w:shd w:val="clear" w:color="auto" w:fill="FFFFFF"/>
          </w:rPr>
          <w:delText>该</w:delText>
        </w:r>
      </w:del>
      <w:r>
        <w:rPr>
          <w:rStyle w:val="HTML"/>
          <w:rFonts w:ascii="Consolas" w:hAnsi="Consolas"/>
          <w:sz w:val="23"/>
          <w:szCs w:val="23"/>
          <w:shd w:val="clear" w:color="auto" w:fill="F7F7F8"/>
        </w:rPr>
        <w:t>org.springframework.context.ApplicationContext</w:t>
      </w:r>
      <w:r>
        <w:rPr>
          <w:rFonts w:ascii="Arial" w:hAnsi="Arial" w:cs="Arial"/>
          <w:color w:val="34302D"/>
          <w:shd w:val="clear" w:color="auto" w:fill="FFFFFF"/>
        </w:rPr>
        <w:t>接口代表</w:t>
      </w:r>
      <w:r>
        <w:rPr>
          <w:rFonts w:ascii="Arial" w:hAnsi="Arial" w:cs="Arial"/>
          <w:color w:val="34302D"/>
          <w:shd w:val="clear" w:color="auto" w:fill="FFFFFF"/>
        </w:rPr>
        <w:t>Spring IoC</w:t>
      </w:r>
      <w:r>
        <w:rPr>
          <w:rFonts w:ascii="Arial" w:hAnsi="Arial" w:cs="Arial"/>
          <w:color w:val="34302D"/>
          <w:shd w:val="clear" w:color="auto" w:fill="FFFFFF"/>
        </w:rPr>
        <w:t>容器，负责实例化，配置和组装</w:t>
      </w:r>
      <w:r>
        <w:rPr>
          <w:rFonts w:ascii="Arial" w:hAnsi="Arial" w:cs="Arial"/>
          <w:color w:val="34302D"/>
          <w:shd w:val="clear" w:color="auto" w:fill="FFFFFF"/>
        </w:rPr>
        <w:t>bean</w:t>
      </w:r>
      <w:r>
        <w:rPr>
          <w:rFonts w:ascii="Arial" w:hAnsi="Arial" w:cs="Arial"/>
          <w:color w:val="34302D"/>
          <w:shd w:val="clear" w:color="auto" w:fill="FFFFFF"/>
        </w:rPr>
        <w:t>。容器通过读取配置元数据获取有关要实例化，配置和组装的对象的指令。配置元数据以</w:t>
      </w:r>
      <w:r>
        <w:rPr>
          <w:rFonts w:ascii="Arial" w:hAnsi="Arial" w:cs="Arial"/>
          <w:color w:val="34302D"/>
          <w:shd w:val="clear" w:color="auto" w:fill="FFFFFF"/>
        </w:rPr>
        <w:t>XML</w:t>
      </w:r>
      <w:r>
        <w:rPr>
          <w:rFonts w:ascii="Arial" w:hAnsi="Arial" w:cs="Arial"/>
          <w:color w:val="34302D"/>
          <w:shd w:val="clear" w:color="auto" w:fill="FFFFFF"/>
        </w:rPr>
        <w:t>，</w:t>
      </w:r>
      <w:r>
        <w:rPr>
          <w:rFonts w:ascii="Arial" w:hAnsi="Arial" w:cs="Arial"/>
          <w:color w:val="34302D"/>
          <w:shd w:val="clear" w:color="auto" w:fill="FFFFFF"/>
        </w:rPr>
        <w:t>Java</w:t>
      </w:r>
      <w:r>
        <w:rPr>
          <w:rFonts w:ascii="Arial" w:hAnsi="Arial" w:cs="Arial"/>
          <w:color w:val="34302D"/>
          <w:shd w:val="clear" w:color="auto" w:fill="FFFFFF"/>
        </w:rPr>
        <w:t>注释或</w:t>
      </w:r>
      <w:r>
        <w:rPr>
          <w:rFonts w:ascii="Arial" w:hAnsi="Arial" w:cs="Arial"/>
          <w:color w:val="34302D"/>
          <w:shd w:val="clear" w:color="auto" w:fill="FFFFFF"/>
        </w:rPr>
        <w:t>Java</w:t>
      </w:r>
      <w:r>
        <w:rPr>
          <w:rFonts w:ascii="Arial" w:hAnsi="Arial" w:cs="Arial"/>
          <w:color w:val="34302D"/>
          <w:shd w:val="clear" w:color="auto" w:fill="FFFFFF"/>
        </w:rPr>
        <w:t>代码表示。它允许您表达组成应用程序的对象以及这些对象之间丰富的相互依赖性。</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Several implementations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 are supplied with Spring. In stand-alone applications, it is common to create an instance of </w:t>
      </w:r>
      <w:hyperlink r:id="rId15" w:history="1">
        <w:r w:rsidRPr="00BA0D5D">
          <w:rPr>
            <w:rFonts w:ascii="Consolas" w:eastAsia="宋体" w:hAnsi="Consolas" w:cs="宋体"/>
            <w:color w:val="548E2E"/>
            <w:kern w:val="0"/>
            <w:sz w:val="23"/>
            <w:szCs w:val="23"/>
            <w:u w:val="single"/>
            <w:shd w:val="clear" w:color="auto" w:fill="F7F7F8"/>
          </w:rPr>
          <w:t>ClassPathXmlApplicationContext</w:t>
        </w:r>
      </w:hyperlink>
      <w:r w:rsidRPr="00BA0D5D">
        <w:rPr>
          <w:rFonts w:ascii="inherit" w:eastAsia="宋体" w:hAnsi="inherit" w:cs="Arial"/>
          <w:color w:val="34302D"/>
          <w:kern w:val="0"/>
          <w:sz w:val="24"/>
          <w:szCs w:val="24"/>
        </w:rPr>
        <w:t> or </w:t>
      </w:r>
      <w:hyperlink r:id="rId16" w:history="1">
        <w:r w:rsidRPr="00BA0D5D">
          <w:rPr>
            <w:rFonts w:ascii="Consolas" w:eastAsia="宋体" w:hAnsi="Consolas" w:cs="宋体"/>
            <w:color w:val="548E2E"/>
            <w:kern w:val="0"/>
            <w:sz w:val="23"/>
            <w:szCs w:val="23"/>
            <w:u w:val="single"/>
            <w:shd w:val="clear" w:color="auto" w:fill="F7F7F8"/>
          </w:rPr>
          <w:t>FileSystemXmlApplicationContext</w:t>
        </w:r>
      </w:hyperlink>
      <w:r w:rsidRPr="00BA0D5D">
        <w:rPr>
          <w:rFonts w:ascii="inherit" w:eastAsia="宋体" w:hAnsi="inherit" w:cs="Arial"/>
          <w:color w:val="34302D"/>
          <w:kern w:val="0"/>
          <w:sz w:val="24"/>
          <w:szCs w:val="24"/>
        </w:rPr>
        <w:t>. While XML has been the traditional format for defining configuration metadata, you can instruct the container to use Java annotations or code as the metadata format by providing a small amount of XML configuration to declaratively enable support for these additional metadata formats.</w:t>
      </w:r>
    </w:p>
    <w:p w:rsidR="003D256D" w:rsidRPr="00BA0D5D" w:rsidRDefault="000109EE">
      <w:pPr>
        <w:widowControl/>
        <w:shd w:val="clear" w:color="auto" w:fill="FFFFFF"/>
        <w:spacing w:after="300"/>
        <w:ind w:firstLineChars="200" w:firstLine="460"/>
        <w:jc w:val="left"/>
        <w:rPr>
          <w:rFonts w:ascii="inherit" w:eastAsia="宋体" w:hAnsi="inherit" w:cs="Arial" w:hint="eastAsia"/>
          <w:color w:val="34302D"/>
          <w:kern w:val="0"/>
          <w:sz w:val="24"/>
          <w:szCs w:val="24"/>
        </w:rPr>
        <w:pPrChange w:id="489" w:author="zhang alex" w:date="2019-07-28T10:44:00Z">
          <w:pPr>
            <w:widowControl/>
            <w:shd w:val="clear" w:color="auto" w:fill="FFFFFF"/>
            <w:spacing w:after="300"/>
            <w:jc w:val="left"/>
          </w:pPr>
        </w:pPrChange>
      </w:pPr>
      <w:ins w:id="490" w:author="zhang alex" w:date="2019-07-28T10:44:00Z">
        <w:r>
          <w:rPr>
            <w:rStyle w:val="HTML"/>
            <w:rFonts w:ascii="Consolas" w:hAnsi="Consolas" w:hint="eastAsia"/>
            <w:sz w:val="23"/>
            <w:szCs w:val="23"/>
            <w:shd w:val="clear" w:color="auto" w:fill="F7F7F8"/>
          </w:rPr>
          <w:lastRenderedPageBreak/>
          <w:t>Spring</w:t>
        </w:r>
      </w:ins>
      <w:del w:id="491" w:author="zhang alex" w:date="2019-07-28T10:44:00Z">
        <w:r w:rsidR="003D256D" w:rsidDel="000109EE">
          <w:rPr>
            <w:rStyle w:val="HTML"/>
            <w:rFonts w:ascii="Consolas" w:hAnsi="Consolas"/>
            <w:sz w:val="23"/>
            <w:szCs w:val="23"/>
            <w:shd w:val="clear" w:color="auto" w:fill="F7F7F8"/>
          </w:rPr>
          <w:delText>ApplicationContext</w:delText>
        </w:r>
        <w:r w:rsidR="003D256D" w:rsidDel="000109EE">
          <w:rPr>
            <w:rFonts w:ascii="Arial" w:hAnsi="Arial" w:cs="Arial"/>
            <w:color w:val="34302D"/>
            <w:shd w:val="clear" w:color="auto" w:fill="FFFFFF"/>
          </w:rPr>
          <w:delText>Spring</w:delText>
        </w:r>
      </w:del>
      <w:r w:rsidR="003D256D">
        <w:rPr>
          <w:rFonts w:ascii="Arial" w:hAnsi="Arial" w:cs="Arial"/>
          <w:color w:val="34302D"/>
          <w:shd w:val="clear" w:color="auto" w:fill="FFFFFF"/>
        </w:rPr>
        <w:t>提供了</w:t>
      </w:r>
      <w:ins w:id="492" w:author="zhang alex" w:date="2019-07-28T10:44:00Z">
        <w:r>
          <w:rPr>
            <w:rStyle w:val="HTML"/>
            <w:rFonts w:ascii="Consolas" w:hAnsi="Consolas"/>
            <w:sz w:val="23"/>
            <w:szCs w:val="23"/>
            <w:shd w:val="clear" w:color="auto" w:fill="F7F7F8"/>
          </w:rPr>
          <w:t>ApplicationContext</w:t>
        </w:r>
      </w:ins>
      <w:ins w:id="493" w:author="zhang alex" w:date="2019-07-28T10:46:00Z">
        <w:r w:rsidR="00AE786A">
          <w:rPr>
            <w:rStyle w:val="HTML"/>
            <w:rFonts w:ascii="Consolas" w:hAnsi="Consolas" w:hint="eastAsia"/>
            <w:sz w:val="23"/>
            <w:szCs w:val="23"/>
            <w:shd w:val="clear" w:color="auto" w:fill="F7F7F8"/>
          </w:rPr>
          <w:t>接口的</w:t>
        </w:r>
      </w:ins>
      <w:r w:rsidR="003D256D">
        <w:rPr>
          <w:rFonts w:ascii="Arial" w:hAnsi="Arial" w:cs="Arial"/>
          <w:color w:val="34302D"/>
          <w:shd w:val="clear" w:color="auto" w:fill="FFFFFF"/>
        </w:rPr>
        <w:t>几种</w:t>
      </w:r>
      <w:del w:id="494" w:author="zhang alex" w:date="2019-07-28T10:46:00Z">
        <w:r w:rsidR="003D256D" w:rsidDel="00AE786A">
          <w:rPr>
            <w:rFonts w:ascii="Arial" w:hAnsi="Arial" w:cs="Arial"/>
            <w:color w:val="34302D"/>
            <w:shd w:val="clear" w:color="auto" w:fill="FFFFFF"/>
          </w:rPr>
          <w:delText>接口</w:delText>
        </w:r>
      </w:del>
      <w:r w:rsidR="003D256D">
        <w:rPr>
          <w:rFonts w:ascii="Arial" w:hAnsi="Arial" w:cs="Arial"/>
          <w:color w:val="34302D"/>
          <w:shd w:val="clear" w:color="auto" w:fill="FFFFFF"/>
        </w:rPr>
        <w:t>实现。在独立应用程序中，通常会创建一个</w:t>
      </w:r>
      <w:r w:rsidR="00073EA7">
        <w:rPr>
          <w:rStyle w:val="HTML"/>
          <w:rFonts w:ascii="Consolas" w:hAnsi="Consolas"/>
          <w:color w:val="548E2E"/>
          <w:sz w:val="23"/>
          <w:szCs w:val="23"/>
          <w:u w:val="single"/>
          <w:shd w:val="clear" w:color="auto" w:fill="F7F7F8"/>
        </w:rPr>
        <w:fldChar w:fldCharType="begin"/>
      </w:r>
      <w:r w:rsidR="00073EA7">
        <w:rPr>
          <w:rStyle w:val="HTML"/>
          <w:rFonts w:ascii="Consolas" w:hAnsi="Consolas"/>
          <w:color w:val="548E2E"/>
          <w:sz w:val="23"/>
          <w:szCs w:val="23"/>
          <w:u w:val="single"/>
          <w:shd w:val="clear" w:color="auto" w:fill="F7F7F8"/>
        </w:rPr>
        <w:instrText xml:space="preserve"> HYPERLINK "https://docs.spring.io/spring-framework/docs/5.1.8.RELEASE/javadoc-api/org/springframework/context/support/ClassPathXmlApplicationContext.html" </w:instrText>
      </w:r>
      <w:r w:rsidR="00073EA7">
        <w:rPr>
          <w:rStyle w:val="HTML"/>
          <w:rFonts w:ascii="Consolas" w:hAnsi="Consolas"/>
          <w:color w:val="548E2E"/>
          <w:sz w:val="23"/>
          <w:szCs w:val="23"/>
          <w:u w:val="single"/>
          <w:shd w:val="clear" w:color="auto" w:fill="F7F7F8"/>
        </w:rPr>
        <w:fldChar w:fldCharType="separate"/>
      </w:r>
      <w:r w:rsidR="003D256D">
        <w:rPr>
          <w:rStyle w:val="HTML"/>
          <w:rFonts w:ascii="Consolas" w:hAnsi="Consolas"/>
          <w:color w:val="548E2E"/>
          <w:sz w:val="23"/>
          <w:szCs w:val="23"/>
          <w:u w:val="single"/>
          <w:shd w:val="clear" w:color="auto" w:fill="F7F7F8"/>
        </w:rPr>
        <w:t>ClassPathXmlApplicationContext</w:t>
      </w:r>
      <w:r w:rsidR="00073EA7">
        <w:rPr>
          <w:rStyle w:val="HTML"/>
          <w:rFonts w:ascii="Consolas" w:hAnsi="Consolas"/>
          <w:color w:val="548E2E"/>
          <w:sz w:val="23"/>
          <w:szCs w:val="23"/>
          <w:u w:val="single"/>
          <w:shd w:val="clear" w:color="auto" w:fill="F7F7F8"/>
        </w:rPr>
        <w:fldChar w:fldCharType="end"/>
      </w:r>
      <w:r w:rsidR="003D256D">
        <w:rPr>
          <w:rFonts w:ascii="Arial" w:hAnsi="Arial" w:cs="Arial"/>
          <w:color w:val="34302D"/>
          <w:shd w:val="clear" w:color="auto" w:fill="FFFFFF"/>
        </w:rPr>
        <w:t> </w:t>
      </w:r>
      <w:del w:id="495" w:author="zhang alex" w:date="2019-07-28T10:45:00Z">
        <w:r w:rsidR="003D256D" w:rsidDel="000109EE">
          <w:rPr>
            <w:rFonts w:ascii="Arial" w:hAnsi="Arial" w:cs="Arial"/>
            <w:color w:val="34302D"/>
            <w:shd w:val="clear" w:color="auto" w:fill="FFFFFF"/>
          </w:rPr>
          <w:delText>或</w:delText>
        </w:r>
      </w:del>
      <w:ins w:id="496" w:author="zhang alex" w:date="2019-07-28T10:45:00Z">
        <w:r>
          <w:rPr>
            <w:rFonts w:ascii="Arial" w:hAnsi="Arial" w:cs="Arial" w:hint="eastAsia"/>
            <w:color w:val="34302D"/>
            <w:shd w:val="clear" w:color="auto" w:fill="FFFFFF"/>
          </w:rPr>
          <w:t>或</w:t>
        </w:r>
      </w:ins>
      <w:del w:id="497" w:author="zhang alex" w:date="2019-07-28T10:45:00Z">
        <w:r w:rsidR="003D256D" w:rsidDel="000109EE">
          <w:rPr>
            <w:rFonts w:ascii="Arial" w:hAnsi="Arial" w:cs="Arial"/>
            <w:color w:val="34302D"/>
            <w:shd w:val="clear" w:color="auto" w:fill="FFFFFF"/>
          </w:rPr>
          <w:delText>的实例</w:delText>
        </w:r>
      </w:del>
      <w:r w:rsidR="003D256D">
        <w:rPr>
          <w:rFonts w:ascii="Arial" w:hAnsi="Arial" w:cs="Arial"/>
          <w:color w:val="34302D"/>
          <w:shd w:val="clear" w:color="auto" w:fill="FFFFFF"/>
        </w:rPr>
        <w:t> </w:t>
      </w:r>
      <w:r w:rsidR="00073EA7">
        <w:rPr>
          <w:rStyle w:val="HTML"/>
          <w:rFonts w:ascii="Consolas" w:hAnsi="Consolas"/>
          <w:color w:val="548E2E"/>
          <w:sz w:val="23"/>
          <w:szCs w:val="23"/>
          <w:u w:val="single"/>
          <w:shd w:val="clear" w:color="auto" w:fill="F7F7F8"/>
        </w:rPr>
        <w:fldChar w:fldCharType="begin"/>
      </w:r>
      <w:r w:rsidR="00073EA7">
        <w:rPr>
          <w:rStyle w:val="HTML"/>
          <w:rFonts w:ascii="Consolas" w:hAnsi="Consolas"/>
          <w:color w:val="548E2E"/>
          <w:sz w:val="23"/>
          <w:szCs w:val="23"/>
          <w:u w:val="single"/>
          <w:shd w:val="clear" w:color="auto" w:fill="F7F7F8"/>
        </w:rPr>
        <w:instrText xml:space="preserve"> HYPERLINK "https://docs.spring.io/spring-framework/docs/5.1.8.RELEASE/javadoc-api/org/springframework/context/support/FileSystemXmlApplicationContext.html" </w:instrText>
      </w:r>
      <w:r w:rsidR="00073EA7">
        <w:rPr>
          <w:rStyle w:val="HTML"/>
          <w:rFonts w:ascii="Consolas" w:hAnsi="Consolas"/>
          <w:color w:val="548E2E"/>
          <w:sz w:val="23"/>
          <w:szCs w:val="23"/>
          <w:u w:val="single"/>
          <w:shd w:val="clear" w:color="auto" w:fill="F7F7F8"/>
        </w:rPr>
        <w:fldChar w:fldCharType="separate"/>
      </w:r>
      <w:r w:rsidR="003D256D">
        <w:rPr>
          <w:rStyle w:val="HTML"/>
          <w:rFonts w:ascii="Consolas" w:hAnsi="Consolas"/>
          <w:color w:val="548E2E"/>
          <w:sz w:val="23"/>
          <w:szCs w:val="23"/>
          <w:u w:val="single"/>
          <w:shd w:val="clear" w:color="auto" w:fill="F7F7F8"/>
        </w:rPr>
        <w:t>FileSystemXmlApplicationContext</w:t>
      </w:r>
      <w:r w:rsidR="00073EA7">
        <w:rPr>
          <w:rStyle w:val="HTML"/>
          <w:rFonts w:ascii="Consolas" w:hAnsi="Consolas"/>
          <w:color w:val="548E2E"/>
          <w:sz w:val="23"/>
          <w:szCs w:val="23"/>
          <w:u w:val="single"/>
          <w:shd w:val="clear" w:color="auto" w:fill="F7F7F8"/>
        </w:rPr>
        <w:fldChar w:fldCharType="end"/>
      </w:r>
      <w:del w:id="498" w:author="zhang alex" w:date="2019-07-28T10:46:00Z">
        <w:r w:rsidR="003D256D" w:rsidDel="000109EE">
          <w:rPr>
            <w:rFonts w:ascii="Arial" w:hAnsi="Arial" w:cs="Arial"/>
            <w:color w:val="34302D"/>
            <w:shd w:val="clear" w:color="auto" w:fill="FFFFFF"/>
          </w:rPr>
          <w:delText>。</w:delText>
        </w:r>
      </w:del>
      <w:ins w:id="499" w:author="zhang alex" w:date="2019-07-28T10:45:00Z">
        <w:r>
          <w:rPr>
            <w:rFonts w:ascii="Arial" w:hAnsi="Arial" w:cs="Arial" w:hint="eastAsia"/>
            <w:color w:val="34302D"/>
            <w:shd w:val="clear" w:color="auto" w:fill="FFFFFF"/>
          </w:rPr>
          <w:t>的实例。</w:t>
        </w:r>
      </w:ins>
      <w:r w:rsidR="003D256D">
        <w:rPr>
          <w:rFonts w:ascii="Arial" w:hAnsi="Arial" w:cs="Arial"/>
          <w:color w:val="34302D"/>
          <w:shd w:val="clear" w:color="auto" w:fill="FFFFFF"/>
        </w:rPr>
        <w:t>虽然</w:t>
      </w:r>
      <w:r w:rsidR="003D256D">
        <w:rPr>
          <w:rFonts w:ascii="Arial" w:hAnsi="Arial" w:cs="Arial"/>
          <w:color w:val="34302D"/>
          <w:shd w:val="clear" w:color="auto" w:fill="FFFFFF"/>
        </w:rPr>
        <w:t>XML</w:t>
      </w:r>
      <w:r w:rsidR="003D256D">
        <w:rPr>
          <w:rFonts w:ascii="Arial" w:hAnsi="Arial" w:cs="Arial"/>
          <w:color w:val="34302D"/>
          <w:shd w:val="clear" w:color="auto" w:fill="FFFFFF"/>
        </w:rPr>
        <w:t>是定义配置元数据的传统格式，但您可以通过提供少量</w:t>
      </w:r>
      <w:r w:rsidR="003D256D">
        <w:rPr>
          <w:rFonts w:ascii="Arial" w:hAnsi="Arial" w:cs="Arial"/>
          <w:color w:val="34302D"/>
          <w:shd w:val="clear" w:color="auto" w:fill="FFFFFF"/>
        </w:rPr>
        <w:t>XML</w:t>
      </w:r>
      <w:r w:rsidR="003D256D">
        <w:rPr>
          <w:rFonts w:ascii="Arial" w:hAnsi="Arial" w:cs="Arial"/>
          <w:color w:val="34302D"/>
          <w:shd w:val="clear" w:color="auto" w:fill="FFFFFF"/>
        </w:rPr>
        <w:t>配置来声明容器使用</w:t>
      </w:r>
      <w:r w:rsidR="003D256D">
        <w:rPr>
          <w:rFonts w:ascii="Arial" w:hAnsi="Arial" w:cs="Arial"/>
          <w:color w:val="34302D"/>
          <w:shd w:val="clear" w:color="auto" w:fill="FFFFFF"/>
        </w:rPr>
        <w:t>Java</w:t>
      </w:r>
      <w:r w:rsidR="003D256D">
        <w:rPr>
          <w:rFonts w:ascii="Arial" w:hAnsi="Arial" w:cs="Arial"/>
          <w:color w:val="34302D"/>
          <w:shd w:val="clear" w:color="auto" w:fill="FFFFFF"/>
        </w:rPr>
        <w:t>注释</w:t>
      </w:r>
      <w:ins w:id="500" w:author="zhang alex" w:date="2019-07-28T10:47:00Z">
        <w:r w:rsidR="00D82AD3">
          <w:rPr>
            <w:rFonts w:ascii="Arial" w:hAnsi="Arial" w:cs="Arial"/>
            <w:color w:val="34302D"/>
            <w:shd w:val="clear" w:color="auto" w:fill="FFFFFF"/>
          </w:rPr>
          <w:t>（</w:t>
        </w:r>
        <w:r w:rsidR="00D82AD3" w:rsidRPr="00BA0D5D">
          <w:rPr>
            <w:rFonts w:ascii="inherit" w:eastAsia="宋体" w:hAnsi="inherit" w:cs="Arial"/>
            <w:color w:val="34302D"/>
            <w:kern w:val="0"/>
            <w:sz w:val="24"/>
            <w:szCs w:val="24"/>
          </w:rPr>
          <w:t>Java annotations</w:t>
        </w:r>
        <w:r w:rsidR="00D82AD3">
          <w:rPr>
            <w:rFonts w:ascii="Arial" w:hAnsi="Arial" w:cs="Arial"/>
            <w:color w:val="34302D"/>
            <w:shd w:val="clear" w:color="auto" w:fill="FFFFFF"/>
          </w:rPr>
          <w:t>）</w:t>
        </w:r>
      </w:ins>
      <w:r w:rsidR="003D256D">
        <w:rPr>
          <w:rFonts w:ascii="Arial" w:hAnsi="Arial" w:cs="Arial"/>
          <w:color w:val="34302D"/>
          <w:shd w:val="clear" w:color="auto" w:fill="FFFFFF"/>
        </w:rPr>
        <w:t>或代码作为元数据格式，以声明方式启用对这些</w:t>
      </w:r>
      <w:del w:id="501" w:author="zhang alex" w:date="2019-07-28T10:47:00Z">
        <w:r w:rsidR="003D256D" w:rsidDel="005F6FAA">
          <w:rPr>
            <w:rFonts w:ascii="Arial" w:hAnsi="Arial" w:cs="Arial"/>
            <w:color w:val="34302D"/>
            <w:shd w:val="clear" w:color="auto" w:fill="FFFFFF"/>
          </w:rPr>
          <w:delText>其他</w:delText>
        </w:r>
      </w:del>
      <w:r w:rsidR="003D256D">
        <w:rPr>
          <w:rFonts w:ascii="Arial" w:hAnsi="Arial" w:cs="Arial"/>
          <w:color w:val="34302D"/>
          <w:shd w:val="clear" w:color="auto" w:fill="FFFFFF"/>
        </w:rPr>
        <w:t>元数据格式的支持。</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most application scenarios, explicit user code is not required to instantiate one or more instances of a Spring IoC container. For example, in a web application scenario, a simple eight (or so) lines of boilerplate web descriptor XML in the </w:t>
      </w:r>
      <w:r w:rsidRPr="00BA0D5D">
        <w:rPr>
          <w:rFonts w:ascii="Consolas" w:eastAsia="宋体" w:hAnsi="Consolas" w:cs="宋体"/>
          <w:color w:val="34302D"/>
          <w:kern w:val="0"/>
          <w:sz w:val="23"/>
          <w:szCs w:val="23"/>
          <w:shd w:val="clear" w:color="auto" w:fill="F7F7F8"/>
        </w:rPr>
        <w:t>web.xml</w:t>
      </w:r>
      <w:r w:rsidRPr="00BA0D5D">
        <w:rPr>
          <w:rFonts w:ascii="inherit" w:eastAsia="宋体" w:hAnsi="inherit" w:cs="Arial"/>
          <w:color w:val="34302D"/>
          <w:kern w:val="0"/>
          <w:sz w:val="24"/>
          <w:szCs w:val="24"/>
        </w:rPr>
        <w:t> file of the application typically suffices (see </w:t>
      </w:r>
      <w:hyperlink r:id="rId17" w:anchor="context-create" w:history="1">
        <w:r w:rsidRPr="00BA0D5D">
          <w:rPr>
            <w:rFonts w:ascii="inherit" w:eastAsia="宋体" w:hAnsi="inherit" w:cs="Arial"/>
            <w:color w:val="548E2E"/>
            <w:kern w:val="0"/>
            <w:sz w:val="24"/>
            <w:szCs w:val="24"/>
            <w:u w:val="single"/>
          </w:rPr>
          <w:t>Convenient ApplicationContext Instantiation for Web Applications</w:t>
        </w:r>
      </w:hyperlink>
      <w:r w:rsidRPr="00BA0D5D">
        <w:rPr>
          <w:rFonts w:ascii="inherit" w:eastAsia="宋体" w:hAnsi="inherit" w:cs="Arial"/>
          <w:color w:val="34302D"/>
          <w:kern w:val="0"/>
          <w:sz w:val="24"/>
          <w:szCs w:val="24"/>
        </w:rPr>
        <w:t>). If you use the </w:t>
      </w:r>
      <w:hyperlink r:id="rId18" w:history="1">
        <w:r w:rsidRPr="00BA0D5D">
          <w:rPr>
            <w:rFonts w:ascii="inherit" w:eastAsia="宋体" w:hAnsi="inherit" w:cs="Arial"/>
            <w:color w:val="548E2E"/>
            <w:kern w:val="0"/>
            <w:sz w:val="24"/>
            <w:szCs w:val="24"/>
            <w:u w:val="single"/>
          </w:rPr>
          <w:t>Spring Tool Suite</w:t>
        </w:r>
      </w:hyperlink>
      <w:r w:rsidRPr="00BA0D5D">
        <w:rPr>
          <w:rFonts w:ascii="inherit" w:eastAsia="宋体" w:hAnsi="inherit" w:cs="Arial"/>
          <w:color w:val="34302D"/>
          <w:kern w:val="0"/>
          <w:sz w:val="24"/>
          <w:szCs w:val="24"/>
        </w:rPr>
        <w:t> (an Eclipse-powered development environment), you can easily create this boilerplate configuration with a few mouse clicks or keystrokes.</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502" w:author="zhang alex" w:date="2019-07-28T11:02:00Z">
          <w:pPr>
            <w:widowControl/>
            <w:shd w:val="clear" w:color="auto" w:fill="FFFFFF"/>
            <w:spacing w:after="300"/>
            <w:jc w:val="left"/>
          </w:pPr>
        </w:pPrChange>
      </w:pPr>
      <w:r>
        <w:rPr>
          <w:rFonts w:ascii="Arial" w:hAnsi="Arial" w:cs="Arial"/>
          <w:color w:val="34302D"/>
          <w:shd w:val="clear" w:color="auto" w:fill="FFFFFF"/>
        </w:rPr>
        <w:t>在大多数应用程序方案中，不需要显式用户代码来实例化</w:t>
      </w:r>
      <w:r>
        <w:rPr>
          <w:rFonts w:ascii="Arial" w:hAnsi="Arial" w:cs="Arial"/>
          <w:color w:val="34302D"/>
          <w:shd w:val="clear" w:color="auto" w:fill="FFFFFF"/>
        </w:rPr>
        <w:t>Spring IoC</w:t>
      </w:r>
      <w:r>
        <w:rPr>
          <w:rFonts w:ascii="Arial" w:hAnsi="Arial" w:cs="Arial"/>
          <w:color w:val="34302D"/>
          <w:shd w:val="clear" w:color="auto" w:fill="FFFFFF"/>
        </w:rPr>
        <w:t>容器的一个或多个实例。例如，在</w:t>
      </w:r>
      <w:r>
        <w:rPr>
          <w:rFonts w:ascii="Arial" w:hAnsi="Arial" w:cs="Arial"/>
          <w:color w:val="34302D"/>
          <w:shd w:val="clear" w:color="auto" w:fill="FFFFFF"/>
        </w:rPr>
        <w:t>Web</w:t>
      </w:r>
      <w:r>
        <w:rPr>
          <w:rFonts w:ascii="Arial" w:hAnsi="Arial" w:cs="Arial"/>
          <w:color w:val="34302D"/>
          <w:shd w:val="clear" w:color="auto" w:fill="FFFFFF"/>
        </w:rPr>
        <w:t>应用程序场景中，</w:t>
      </w:r>
      <w:ins w:id="503" w:author="zhang alex" w:date="2019-07-28T11:03:00Z">
        <w:r w:rsidR="004E01D2">
          <w:rPr>
            <w:rFonts w:ascii="Arial" w:hAnsi="Arial" w:cs="Arial" w:hint="eastAsia"/>
            <w:color w:val="34302D"/>
            <w:shd w:val="clear" w:color="auto" w:fill="FFFFFF"/>
          </w:rPr>
          <w:t>在</w:t>
        </w:r>
        <w:r w:rsidR="004E01D2">
          <w:rPr>
            <w:rFonts w:ascii="Arial" w:hAnsi="Arial" w:cs="Arial"/>
            <w:color w:val="34302D"/>
            <w:shd w:val="clear" w:color="auto" w:fill="FFFFFF"/>
          </w:rPr>
          <w:t> </w:t>
        </w:r>
        <w:r w:rsidR="004E01D2">
          <w:rPr>
            <w:rStyle w:val="HTML"/>
            <w:rFonts w:ascii="Consolas" w:hAnsi="Consolas"/>
            <w:sz w:val="23"/>
            <w:szCs w:val="23"/>
            <w:shd w:val="clear" w:color="auto" w:fill="F7F7F8"/>
          </w:rPr>
          <w:t>web.xml</w:t>
        </w:r>
      </w:ins>
      <w:del w:id="504" w:author="zhang alex" w:date="2019-07-28T11:03:00Z">
        <w:r w:rsidDel="004E01D2">
          <w:rPr>
            <w:rFonts w:ascii="Arial" w:hAnsi="Arial" w:cs="Arial"/>
            <w:color w:val="34302D"/>
            <w:shd w:val="clear" w:color="auto" w:fill="FFFFFF"/>
          </w:rPr>
          <w:delText>应用程序文件</w:delText>
        </w:r>
      </w:del>
      <w:r>
        <w:rPr>
          <w:rFonts w:ascii="Arial" w:hAnsi="Arial" w:cs="Arial"/>
          <w:color w:val="34302D"/>
          <w:shd w:val="clear" w:color="auto" w:fill="FFFFFF"/>
        </w:rPr>
        <w:t>中</w:t>
      </w:r>
      <w:del w:id="505" w:author="zhang alex" w:date="2019-07-28T11:03:00Z">
        <w:r w:rsidDel="004E01D2">
          <w:rPr>
            <w:rFonts w:ascii="Arial" w:hAnsi="Arial" w:cs="Arial"/>
            <w:color w:val="34302D"/>
            <w:shd w:val="clear" w:color="auto" w:fill="FFFFFF"/>
          </w:rPr>
          <w:delText>的</w:delText>
        </w:r>
      </w:del>
      <w:r>
        <w:rPr>
          <w:rFonts w:ascii="Arial" w:hAnsi="Arial" w:cs="Arial"/>
          <w:color w:val="34302D"/>
          <w:shd w:val="clear" w:color="auto" w:fill="FFFFFF"/>
        </w:rPr>
        <w:t>简单八行（左右）</w:t>
      </w:r>
      <w:ins w:id="506" w:author="zhang alex" w:date="2019-07-28T11:05:00Z">
        <w:r w:rsidR="004E01D2">
          <w:rPr>
            <w:rFonts w:ascii="Arial" w:hAnsi="Arial" w:cs="Arial" w:hint="eastAsia"/>
            <w:color w:val="34302D"/>
            <w:shd w:val="clear" w:color="auto" w:fill="FFFFFF"/>
          </w:rPr>
          <w:t>的</w:t>
        </w:r>
      </w:ins>
      <w:ins w:id="507" w:author="zhang alex" w:date="2019-07-28T11:06:00Z">
        <w:r w:rsidR="004E01D2">
          <w:rPr>
            <w:rFonts w:ascii="Arial" w:hAnsi="Arial" w:cs="Arial" w:hint="eastAsia"/>
            <w:color w:val="34302D"/>
            <w:shd w:val="clear" w:color="auto" w:fill="FFFFFF"/>
          </w:rPr>
          <w:t>样板</w:t>
        </w:r>
      </w:ins>
      <w:del w:id="508" w:author="zhang alex" w:date="2019-07-28T11:03:00Z">
        <w:r w:rsidDel="004E01D2">
          <w:rPr>
            <w:rFonts w:ascii="Arial" w:hAnsi="Arial" w:cs="Arial" w:hint="eastAsia"/>
            <w:color w:val="34302D"/>
            <w:shd w:val="clear" w:color="auto" w:fill="FFFFFF"/>
          </w:rPr>
          <w:delText>样板</w:delText>
        </w:r>
      </w:del>
      <w:ins w:id="509" w:author="zhang alex" w:date="2019-07-28T11:03:00Z">
        <w:r w:rsidR="004E01D2">
          <w:rPr>
            <w:rFonts w:ascii="Arial" w:hAnsi="Arial" w:cs="Arial" w:hint="eastAsia"/>
            <w:color w:val="34302D"/>
            <w:shd w:val="clear" w:color="auto" w:fill="FFFFFF"/>
          </w:rPr>
          <w:t>XM</w:t>
        </w:r>
      </w:ins>
      <w:ins w:id="510" w:author="zhang alex" w:date="2019-07-28T11:04:00Z">
        <w:r w:rsidR="004E01D2">
          <w:rPr>
            <w:rFonts w:ascii="Arial" w:hAnsi="Arial" w:cs="Arial" w:hint="eastAsia"/>
            <w:color w:val="34302D"/>
            <w:shd w:val="clear" w:color="auto" w:fill="FFFFFF"/>
          </w:rPr>
          <w:t>L</w:t>
        </w:r>
        <w:r w:rsidR="004E01D2">
          <w:rPr>
            <w:rFonts w:ascii="Arial" w:hAnsi="Arial" w:cs="Arial"/>
            <w:color w:val="34302D"/>
            <w:shd w:val="clear" w:color="auto" w:fill="FFFFFF"/>
          </w:rPr>
          <w:t xml:space="preserve"> </w:t>
        </w:r>
      </w:ins>
      <w:r>
        <w:rPr>
          <w:rFonts w:ascii="Arial" w:hAnsi="Arial" w:cs="Arial"/>
          <w:color w:val="34302D"/>
          <w:shd w:val="clear" w:color="auto" w:fill="FFFFFF"/>
        </w:rPr>
        <w:t>Web</w:t>
      </w:r>
      <w:r>
        <w:rPr>
          <w:rFonts w:ascii="Arial" w:hAnsi="Arial" w:cs="Arial"/>
          <w:color w:val="34302D"/>
          <w:shd w:val="clear" w:color="auto" w:fill="FFFFFF"/>
        </w:rPr>
        <w:t>描述符</w:t>
      </w:r>
      <w:del w:id="511" w:author="zhang alex" w:date="2019-07-28T11:03:00Z">
        <w:r w:rsidDel="004E01D2">
          <w:rPr>
            <w:rFonts w:ascii="Arial" w:hAnsi="Arial" w:cs="Arial"/>
            <w:color w:val="34302D"/>
            <w:shd w:val="clear" w:color="auto" w:fill="FFFFFF"/>
          </w:rPr>
          <w:delText>XML </w:delText>
        </w:r>
        <w:r w:rsidDel="004E01D2">
          <w:rPr>
            <w:rStyle w:val="HTML"/>
            <w:rFonts w:ascii="Consolas" w:hAnsi="Consolas"/>
            <w:sz w:val="23"/>
            <w:szCs w:val="23"/>
            <w:shd w:val="clear" w:color="auto" w:fill="F7F7F8"/>
          </w:rPr>
          <w:delText>web.xml</w:delText>
        </w:r>
      </w:del>
      <w:r>
        <w:rPr>
          <w:rFonts w:ascii="Arial" w:hAnsi="Arial" w:cs="Arial"/>
          <w:color w:val="34302D"/>
          <w:shd w:val="clear" w:color="auto" w:fill="FFFFFF"/>
        </w:rPr>
        <w:t>通常就足够了（请参阅</w:t>
      </w:r>
      <w:r w:rsidR="00073EA7">
        <w:rPr>
          <w:rStyle w:val="a4"/>
          <w:rFonts w:ascii="Arial" w:hAnsi="Arial" w:cs="Arial"/>
          <w:color w:val="548E2E"/>
          <w:shd w:val="clear" w:color="auto" w:fill="FFFFFF"/>
        </w:rPr>
        <w:fldChar w:fldCharType="begin"/>
      </w:r>
      <w:r w:rsidR="00073EA7">
        <w:rPr>
          <w:rStyle w:val="a4"/>
          <w:rFonts w:ascii="Arial" w:hAnsi="Arial" w:cs="Arial"/>
          <w:color w:val="548E2E"/>
          <w:shd w:val="clear" w:color="auto" w:fill="FFFFFF"/>
        </w:rPr>
        <w:instrText xml:space="preserve"> HYPERLINK "https://docs.spring.io/spring/docs/5.1.8.RELEASE/spring-framework-reference/core.html" \l "context-create" </w:instrText>
      </w:r>
      <w:r w:rsidR="00073EA7">
        <w:rPr>
          <w:rStyle w:val="a4"/>
          <w:rFonts w:ascii="Arial" w:hAnsi="Arial" w:cs="Arial"/>
          <w:color w:val="548E2E"/>
          <w:shd w:val="clear" w:color="auto" w:fill="FFFFFF"/>
        </w:rPr>
        <w:fldChar w:fldCharType="separate"/>
      </w:r>
      <w:r>
        <w:rPr>
          <w:rStyle w:val="a4"/>
          <w:rFonts w:ascii="Arial" w:hAnsi="Arial" w:cs="Arial"/>
          <w:color w:val="548E2E"/>
          <w:shd w:val="clear" w:color="auto" w:fill="FFFFFF"/>
        </w:rPr>
        <w:t>Web</w:t>
      </w:r>
      <w:r>
        <w:rPr>
          <w:rStyle w:val="a4"/>
          <w:rFonts w:ascii="Arial" w:hAnsi="Arial" w:cs="Arial"/>
          <w:color w:val="548E2E"/>
          <w:shd w:val="clear" w:color="auto" w:fill="FFFFFF"/>
        </w:rPr>
        <w:t>应用程序的便捷</w:t>
      </w:r>
      <w:r>
        <w:rPr>
          <w:rStyle w:val="a4"/>
          <w:rFonts w:ascii="Arial" w:hAnsi="Arial" w:cs="Arial"/>
          <w:color w:val="548E2E"/>
          <w:shd w:val="clear" w:color="auto" w:fill="FFFFFF"/>
        </w:rPr>
        <w:t>ApplicationContext</w:t>
      </w:r>
      <w:r>
        <w:rPr>
          <w:rStyle w:val="a4"/>
          <w:rFonts w:ascii="Arial" w:hAnsi="Arial" w:cs="Arial"/>
          <w:color w:val="548E2E"/>
          <w:shd w:val="clear" w:color="auto" w:fill="FFFFFF"/>
        </w:rPr>
        <w:t>实例</w:t>
      </w:r>
      <w:r w:rsidR="00073EA7">
        <w:rPr>
          <w:rStyle w:val="a4"/>
          <w:rFonts w:ascii="Arial" w:hAnsi="Arial" w:cs="Arial"/>
          <w:color w:val="548E2E"/>
          <w:shd w:val="clear" w:color="auto" w:fill="FFFFFF"/>
        </w:rPr>
        <w:fldChar w:fldCharType="end"/>
      </w:r>
      <w:r>
        <w:rPr>
          <w:rFonts w:ascii="Arial" w:hAnsi="Arial" w:cs="Arial"/>
          <w:color w:val="34302D"/>
          <w:shd w:val="clear" w:color="auto" w:fill="FFFFFF"/>
        </w:rPr>
        <w:t>）。如果您使用</w:t>
      </w:r>
      <w:r>
        <w:rPr>
          <w:rFonts w:ascii="Arial" w:hAnsi="Arial" w:cs="Arial"/>
          <w:color w:val="34302D"/>
          <w:shd w:val="clear" w:color="auto" w:fill="FFFFFF"/>
        </w:rPr>
        <w:t> </w:t>
      </w:r>
      <w:r w:rsidR="00073EA7">
        <w:rPr>
          <w:rStyle w:val="a4"/>
          <w:rFonts w:ascii="Arial" w:hAnsi="Arial" w:cs="Arial"/>
          <w:color w:val="548E2E"/>
          <w:shd w:val="clear" w:color="auto" w:fill="FFFFFF"/>
        </w:rPr>
        <w:fldChar w:fldCharType="begin"/>
      </w:r>
      <w:r w:rsidR="00073EA7">
        <w:rPr>
          <w:rStyle w:val="a4"/>
          <w:rFonts w:ascii="Arial" w:hAnsi="Arial" w:cs="Arial"/>
          <w:color w:val="548E2E"/>
          <w:shd w:val="clear" w:color="auto" w:fill="FFFFFF"/>
        </w:rPr>
        <w:instrText xml:space="preserve"> HYPERLINK "https://spring.io/tools/sts" </w:instrText>
      </w:r>
      <w:r w:rsidR="00073EA7">
        <w:rPr>
          <w:rStyle w:val="a4"/>
          <w:rFonts w:ascii="Arial" w:hAnsi="Arial" w:cs="Arial"/>
          <w:color w:val="548E2E"/>
          <w:shd w:val="clear" w:color="auto" w:fill="FFFFFF"/>
        </w:rPr>
        <w:fldChar w:fldCharType="separate"/>
      </w:r>
      <w:r>
        <w:rPr>
          <w:rStyle w:val="a4"/>
          <w:rFonts w:ascii="Arial" w:hAnsi="Arial" w:cs="Arial"/>
          <w:color w:val="548E2E"/>
          <w:shd w:val="clear" w:color="auto" w:fill="FFFFFF"/>
        </w:rPr>
        <w:t>Spring Tool Suite</w:t>
      </w:r>
      <w:r w:rsidR="00073EA7">
        <w:rPr>
          <w:rStyle w:val="a4"/>
          <w:rFonts w:ascii="Arial" w:hAnsi="Arial" w:cs="Arial"/>
          <w:color w:val="548E2E"/>
          <w:shd w:val="clear" w:color="auto" w:fill="FFFFFF"/>
        </w:rPr>
        <w:fldChar w:fldCharType="end"/>
      </w:r>
      <w:r>
        <w:rPr>
          <w:rFonts w:ascii="Arial" w:hAnsi="Arial" w:cs="Arial"/>
          <w:color w:val="34302D"/>
          <w:shd w:val="clear" w:color="auto" w:fill="FFFFFF"/>
        </w:rPr>
        <w:t>（基于</w:t>
      </w:r>
      <w:r>
        <w:rPr>
          <w:rFonts w:ascii="Arial" w:hAnsi="Arial" w:cs="Arial"/>
          <w:color w:val="34302D"/>
          <w:shd w:val="clear" w:color="auto" w:fill="FFFFFF"/>
        </w:rPr>
        <w:t>Eclipse</w:t>
      </w:r>
      <w:r>
        <w:rPr>
          <w:rFonts w:ascii="Arial" w:hAnsi="Arial" w:cs="Arial"/>
          <w:color w:val="34302D"/>
          <w:shd w:val="clear" w:color="auto" w:fill="FFFFFF"/>
        </w:rPr>
        <w:t>的开发环境），只需点击几下鼠标或按键即可轻松创建此样板配置。</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diagram shows a high-level view of how Spring works. Your application classes are combined with configuration metadata so that, after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created and initialized, you have a fully configured and executable system or application.</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512" w:author="zhang alex" w:date="2019-07-28T11:06:00Z">
          <w:pPr>
            <w:widowControl/>
            <w:shd w:val="clear" w:color="auto" w:fill="FFFFFF"/>
            <w:spacing w:after="300"/>
            <w:jc w:val="left"/>
          </w:pPr>
        </w:pPrChange>
      </w:pPr>
      <w:r>
        <w:rPr>
          <w:rFonts w:ascii="Arial" w:hAnsi="Arial" w:cs="Arial"/>
          <w:color w:val="34302D"/>
          <w:shd w:val="clear" w:color="auto" w:fill="FFFFFF"/>
        </w:rPr>
        <w:t>下图显示了</w:t>
      </w:r>
      <w:r>
        <w:rPr>
          <w:rFonts w:ascii="Arial" w:hAnsi="Arial" w:cs="Arial"/>
          <w:color w:val="34302D"/>
          <w:shd w:val="clear" w:color="auto" w:fill="FFFFFF"/>
        </w:rPr>
        <w:t>Spring</w:t>
      </w:r>
      <w:r>
        <w:rPr>
          <w:rFonts w:ascii="Arial" w:hAnsi="Arial" w:cs="Arial"/>
          <w:color w:val="34302D"/>
          <w:shd w:val="clear" w:color="auto" w:fill="FFFFFF"/>
        </w:rPr>
        <w:t>如何工作的高级视图。您的应用程序类与配置元数据相结合，以便在</w:t>
      </w:r>
      <w:r>
        <w:rPr>
          <w:rStyle w:val="HTML"/>
          <w:rFonts w:ascii="Consolas" w:hAnsi="Consolas"/>
          <w:sz w:val="23"/>
          <w:szCs w:val="23"/>
          <w:shd w:val="clear" w:color="auto" w:fill="F7F7F8"/>
        </w:rPr>
        <w:t>ApplicationContext</w:t>
      </w:r>
      <w:r>
        <w:rPr>
          <w:rFonts w:ascii="Arial" w:hAnsi="Arial" w:cs="Arial"/>
          <w:color w:val="34302D"/>
          <w:shd w:val="clear" w:color="auto" w:fill="FFFFFF"/>
        </w:rPr>
        <w:t>创建和初始化之后，您拥有</w:t>
      </w:r>
      <w:ins w:id="513" w:author="zhang alex" w:date="2019-07-28T11:07:00Z">
        <w:r w:rsidR="004114A4">
          <w:rPr>
            <w:rFonts w:ascii="Arial" w:hAnsi="Arial" w:cs="Arial" w:hint="eastAsia"/>
            <w:color w:val="34302D"/>
            <w:shd w:val="clear" w:color="auto" w:fill="FFFFFF"/>
          </w:rPr>
          <w:t>一个</w:t>
        </w:r>
      </w:ins>
      <w:ins w:id="514" w:author="zhang alex" w:date="2019-07-28T11:08:00Z">
        <w:r w:rsidR="005228E7">
          <w:rPr>
            <w:rFonts w:ascii="Arial" w:hAnsi="Arial" w:cs="Arial" w:hint="eastAsia"/>
            <w:color w:val="34302D"/>
            <w:shd w:val="clear" w:color="auto" w:fill="FFFFFF"/>
          </w:rPr>
          <w:t>已</w:t>
        </w:r>
      </w:ins>
      <w:r>
        <w:rPr>
          <w:rFonts w:ascii="Arial" w:hAnsi="Arial" w:cs="Arial"/>
          <w:color w:val="34302D"/>
          <w:shd w:val="clear" w:color="auto" w:fill="FFFFFF"/>
        </w:rPr>
        <w:t>完全配置且可执行的系统或应用程序。</w:t>
      </w:r>
    </w:p>
    <w:p w:rsidR="00BA0D5D" w:rsidRPr="00BA0D5D" w:rsidRDefault="00BA0D5D" w:rsidP="00BA0D5D">
      <w:pPr>
        <w:widowControl/>
        <w:shd w:val="clear" w:color="auto" w:fill="FFFFFF"/>
        <w:jc w:val="center"/>
        <w:rPr>
          <w:rFonts w:ascii="Arial" w:eastAsia="宋体" w:hAnsi="Arial" w:cs="Arial"/>
          <w:color w:val="34302D"/>
          <w:kern w:val="0"/>
          <w:sz w:val="24"/>
          <w:szCs w:val="24"/>
        </w:rPr>
      </w:pPr>
      <w:r w:rsidRPr="00BA0D5D">
        <w:rPr>
          <w:rFonts w:ascii="Arial" w:eastAsia="宋体" w:hAnsi="Arial" w:cs="Arial"/>
          <w:noProof/>
          <w:color w:val="34302D"/>
          <w:kern w:val="0"/>
          <w:sz w:val="24"/>
          <w:szCs w:val="24"/>
        </w:rPr>
        <w:drawing>
          <wp:inline distT="0" distB="0" distL="0" distR="0" wp14:anchorId="3CDD5C07" wp14:editId="595F98E9">
            <wp:extent cx="4740910" cy="2819400"/>
            <wp:effectExtent l="0" t="0" r="2540" b="0"/>
            <wp:docPr id="1" name="图片 1" descr="container ma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magi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0910" cy="2819400"/>
                    </a:xfrm>
                    <a:prstGeom prst="rect">
                      <a:avLst/>
                    </a:prstGeom>
                    <a:noFill/>
                    <a:ln>
                      <a:noFill/>
                    </a:ln>
                  </pic:spPr>
                </pic:pic>
              </a:graphicData>
            </a:graphic>
          </wp:inline>
        </w:drawing>
      </w:r>
    </w:p>
    <w:p w:rsidR="00BA0D5D" w:rsidRPr="00BA0D5D" w:rsidRDefault="00BA0D5D" w:rsidP="00955491">
      <w:pPr>
        <w:widowControl/>
        <w:shd w:val="clear" w:color="auto" w:fill="FFFFFF"/>
        <w:jc w:val="center"/>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Figure 1. The Spring IoC container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1.2.1. Configuration Metadata</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the preceding diagram shows, the Spring IoC container consumes a form of configuration metadata. This configuration metadata represents how you, as an application developer, tell the Spring container to instantiate, configure, and assemble the objects in your application.</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515" w:author="zhang alex" w:date="2019-07-28T11:09:00Z">
          <w:pPr>
            <w:widowControl/>
            <w:shd w:val="clear" w:color="auto" w:fill="FFFFFF"/>
            <w:spacing w:after="300"/>
            <w:jc w:val="left"/>
          </w:pPr>
        </w:pPrChange>
      </w:pPr>
      <w:r>
        <w:rPr>
          <w:rFonts w:ascii="Arial" w:hAnsi="Arial" w:cs="Arial"/>
          <w:color w:val="34302D"/>
          <w:shd w:val="clear" w:color="auto" w:fill="FFFFFF"/>
        </w:rPr>
        <w:t>如上图所示，</w:t>
      </w:r>
      <w:r>
        <w:rPr>
          <w:rFonts w:ascii="Arial" w:hAnsi="Arial" w:cs="Arial"/>
          <w:color w:val="34302D"/>
          <w:shd w:val="clear" w:color="auto" w:fill="FFFFFF"/>
        </w:rPr>
        <w:t>Spring IoC</w:t>
      </w:r>
      <w:r>
        <w:rPr>
          <w:rFonts w:ascii="Arial" w:hAnsi="Arial" w:cs="Arial"/>
          <w:color w:val="34302D"/>
          <w:shd w:val="clear" w:color="auto" w:fill="FFFFFF"/>
        </w:rPr>
        <w:t>容器使用一种配置元数据。此配置元数据表示您作为应用程序开发人员</w:t>
      </w:r>
      <w:del w:id="516" w:author="zhang alex" w:date="2019-07-28T11:10:00Z">
        <w:r w:rsidDel="00BE0C73">
          <w:rPr>
            <w:rFonts w:ascii="Arial" w:hAnsi="Arial" w:cs="Arial"/>
            <w:color w:val="34302D"/>
            <w:shd w:val="clear" w:color="auto" w:fill="FFFFFF"/>
          </w:rPr>
          <w:delText>如何</w:delText>
        </w:r>
      </w:del>
      <w:r>
        <w:rPr>
          <w:rFonts w:ascii="Arial" w:hAnsi="Arial" w:cs="Arial"/>
          <w:color w:val="34302D"/>
          <w:shd w:val="clear" w:color="auto" w:fill="FFFFFF"/>
        </w:rPr>
        <w:t>告诉</w:t>
      </w:r>
      <w:r>
        <w:rPr>
          <w:rFonts w:ascii="Arial" w:hAnsi="Arial" w:cs="Arial"/>
          <w:color w:val="34302D"/>
          <w:shd w:val="clear" w:color="auto" w:fill="FFFFFF"/>
        </w:rPr>
        <w:t>Spring</w:t>
      </w:r>
      <w:r>
        <w:rPr>
          <w:rFonts w:ascii="Arial" w:hAnsi="Arial" w:cs="Arial"/>
          <w:color w:val="34302D"/>
          <w:shd w:val="clear" w:color="auto" w:fill="FFFFFF"/>
        </w:rPr>
        <w:t>容器在应用程序中</w:t>
      </w:r>
      <w:ins w:id="517" w:author="zhang alex" w:date="2019-07-28T11:10:00Z">
        <w:r w:rsidR="00BE0C73">
          <w:rPr>
            <w:rFonts w:ascii="Arial" w:hAnsi="Arial" w:cs="Arial"/>
            <w:color w:val="34302D"/>
            <w:shd w:val="clear" w:color="auto" w:fill="FFFFFF"/>
          </w:rPr>
          <w:t>如何</w:t>
        </w:r>
      </w:ins>
      <w:r>
        <w:rPr>
          <w:rFonts w:ascii="Arial" w:hAnsi="Arial" w:cs="Arial"/>
          <w:color w:val="34302D"/>
          <w:shd w:val="clear" w:color="auto" w:fill="FFFFFF"/>
        </w:rPr>
        <w:t>实例化，配置和组装对象。</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Configuration metadata is traditionally supplied in a simple and intuitive XML format, which is what most of this chapter uses to convey key concepts and features of the Spring IoC container.</w:t>
      </w:r>
    </w:p>
    <w:p w:rsidR="003D256D" w:rsidRPr="00BA0D5D" w:rsidRDefault="003D256D">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518" w:author="zhang alex" w:date="2019-07-28T11:10:00Z">
          <w:pPr>
            <w:widowControl/>
            <w:shd w:val="clear" w:color="auto" w:fill="FFFFFF"/>
            <w:spacing w:after="300"/>
            <w:jc w:val="left"/>
          </w:pPr>
        </w:pPrChange>
      </w:pPr>
      <w:r>
        <w:rPr>
          <w:rFonts w:ascii="Arial" w:hAnsi="Arial" w:cs="Arial"/>
          <w:color w:val="34302D"/>
          <w:shd w:val="clear" w:color="auto" w:fill="FFFFFF"/>
        </w:rPr>
        <w:t>传统上，配置元数据以简单直观的</w:t>
      </w:r>
      <w:r>
        <w:rPr>
          <w:rFonts w:ascii="Arial" w:hAnsi="Arial" w:cs="Arial"/>
          <w:color w:val="34302D"/>
          <w:shd w:val="clear" w:color="auto" w:fill="FFFFFF"/>
        </w:rPr>
        <w:t>XML</w:t>
      </w:r>
      <w:r>
        <w:rPr>
          <w:rFonts w:ascii="Arial" w:hAnsi="Arial" w:cs="Arial"/>
          <w:color w:val="34302D"/>
          <w:shd w:val="clear" w:color="auto" w:fill="FFFFFF"/>
        </w:rPr>
        <w:t>格式提供，本章的大部分内容用于传达</w:t>
      </w:r>
      <w:r>
        <w:rPr>
          <w:rFonts w:ascii="Arial" w:hAnsi="Arial" w:cs="Arial"/>
          <w:color w:val="34302D"/>
          <w:shd w:val="clear" w:color="auto" w:fill="FFFFFF"/>
        </w:rPr>
        <w:t>Spring IoC</w:t>
      </w:r>
      <w:r>
        <w:rPr>
          <w:rFonts w:ascii="Arial" w:hAnsi="Arial" w:cs="Arial"/>
          <w:color w:val="34302D"/>
          <w:shd w:val="clear" w:color="auto" w:fill="FFFFFF"/>
        </w:rPr>
        <w:t>容器的关键概念和功能。</w:t>
      </w:r>
    </w:p>
    <w:tbl>
      <w:tblPr>
        <w:tblStyle w:val="a7"/>
        <w:tblW w:w="0" w:type="auto"/>
        <w:tblLook w:val="04A0" w:firstRow="1" w:lastRow="0" w:firstColumn="1" w:lastColumn="0" w:noHBand="0" w:noVBand="1"/>
      </w:tblPr>
      <w:tblGrid>
        <w:gridCol w:w="10457"/>
      </w:tblGrid>
      <w:tr w:rsidR="00CF3341" w:rsidRPr="00BA0D5D" w:rsidTr="00CF3341">
        <w:tc>
          <w:tcPr>
            <w:tcW w:w="0" w:type="auto"/>
            <w:hideMark/>
          </w:tcPr>
          <w:p w:rsidR="00CF3341" w:rsidRDefault="00CF3341" w:rsidP="00BA0D5D">
            <w:pPr>
              <w:widowControl/>
              <w:jc w:val="left"/>
              <w:rPr>
                <w:ins w:id="519" w:author="zhang alex" w:date="2019-07-28T11:11:00Z"/>
                <w:rFonts w:ascii="宋体" w:eastAsia="宋体" w:hAnsi="宋体" w:cs="宋体"/>
                <w:kern w:val="0"/>
                <w:sz w:val="24"/>
                <w:szCs w:val="24"/>
              </w:rPr>
            </w:pPr>
            <w:r w:rsidRPr="00BA0D5D">
              <w:rPr>
                <w:rFonts w:ascii="宋体" w:eastAsia="宋体" w:hAnsi="宋体" w:cs="宋体"/>
                <w:kern w:val="0"/>
                <w:sz w:val="24"/>
                <w:szCs w:val="24"/>
              </w:rPr>
              <w:t>XML-based metadata is not the only allowed form of configuration metadata. The Spring IoC container itself is totally decoupled from the format in which this configuration metadata is actually written. These days, many developers choose </w:t>
            </w:r>
            <w:hyperlink r:id="rId20" w:anchor="beans-java" w:history="1">
              <w:r w:rsidRPr="00BA0D5D">
                <w:rPr>
                  <w:rFonts w:ascii="宋体" w:eastAsia="宋体" w:hAnsi="宋体" w:cs="宋体"/>
                  <w:color w:val="548E2E"/>
                  <w:kern w:val="0"/>
                  <w:sz w:val="24"/>
                  <w:szCs w:val="24"/>
                  <w:u w:val="single"/>
                </w:rPr>
                <w:t>Java-based configuration</w:t>
              </w:r>
            </w:hyperlink>
            <w:r w:rsidRPr="00BA0D5D">
              <w:rPr>
                <w:rFonts w:ascii="宋体" w:eastAsia="宋体" w:hAnsi="宋体" w:cs="宋体"/>
                <w:kern w:val="0"/>
                <w:sz w:val="24"/>
                <w:szCs w:val="24"/>
              </w:rPr>
              <w:t> for their Spring applications.</w:t>
            </w:r>
          </w:p>
          <w:p w:rsidR="00CF3341" w:rsidRDefault="00CF3341" w:rsidP="00BA0D5D">
            <w:pPr>
              <w:widowControl/>
              <w:jc w:val="left"/>
              <w:rPr>
                <w:rFonts w:ascii="宋体" w:eastAsia="宋体" w:hAnsi="宋体" w:cs="宋体"/>
                <w:kern w:val="0"/>
                <w:sz w:val="24"/>
                <w:szCs w:val="24"/>
              </w:rPr>
            </w:pPr>
          </w:p>
          <w:p w:rsidR="00CF3341" w:rsidRDefault="00CF3341" w:rsidP="00BA0D5D">
            <w:pPr>
              <w:widowControl/>
              <w:jc w:val="left"/>
              <w:rPr>
                <w:rFonts w:ascii="宋体" w:eastAsia="宋体" w:hAnsi="宋体" w:cs="宋体"/>
                <w:kern w:val="0"/>
                <w:sz w:val="24"/>
                <w:szCs w:val="24"/>
              </w:rPr>
            </w:pPr>
            <w:r>
              <w:rPr>
                <w:rFonts w:ascii="Arial" w:hAnsi="Arial" w:cs="Arial"/>
                <w:shd w:val="clear" w:color="auto" w:fill="EBF1E7"/>
              </w:rPr>
              <w:t>基于</w:t>
            </w:r>
            <w:r>
              <w:rPr>
                <w:rFonts w:ascii="Arial" w:hAnsi="Arial" w:cs="Arial"/>
                <w:shd w:val="clear" w:color="auto" w:fill="EBF1E7"/>
              </w:rPr>
              <w:t>XML</w:t>
            </w:r>
            <w:r>
              <w:rPr>
                <w:rFonts w:ascii="Arial" w:hAnsi="Arial" w:cs="Arial"/>
                <w:shd w:val="clear" w:color="auto" w:fill="EBF1E7"/>
              </w:rPr>
              <w:t>的元数据不是唯一允许的配置元数据形式。</w:t>
            </w:r>
            <w:ins w:id="520" w:author="zhang alex" w:date="2019-07-28T11:17:00Z">
              <w:r w:rsidR="00A608C1">
                <w:rPr>
                  <w:rFonts w:ascii="Arial" w:hAnsi="Arial" w:cs="Arial" w:hint="eastAsia"/>
                  <w:shd w:val="clear" w:color="auto" w:fill="EBF1E7"/>
                </w:rPr>
                <w:t>在实际编写配置元数据时，</w:t>
              </w:r>
            </w:ins>
            <w:r>
              <w:rPr>
                <w:rFonts w:ascii="Arial" w:hAnsi="Arial" w:cs="Arial"/>
                <w:shd w:val="clear" w:color="auto" w:fill="EBF1E7"/>
              </w:rPr>
              <w:t>Spring IoC</w:t>
            </w:r>
            <w:r>
              <w:rPr>
                <w:rFonts w:ascii="Arial" w:hAnsi="Arial" w:cs="Arial"/>
                <w:shd w:val="clear" w:color="auto" w:fill="EBF1E7"/>
              </w:rPr>
              <w:t>容器本身</w:t>
            </w:r>
            <w:del w:id="521" w:author="zhang alex" w:date="2019-07-28T11:19:00Z">
              <w:r w:rsidDel="00134B3E">
                <w:rPr>
                  <w:rFonts w:ascii="Arial" w:hAnsi="Arial" w:cs="Arial"/>
                  <w:shd w:val="clear" w:color="auto" w:fill="EBF1E7"/>
                </w:rPr>
                <w:delText>完全</w:delText>
              </w:r>
            </w:del>
            <w:del w:id="522" w:author="zhang alex" w:date="2019-07-28T11:17:00Z">
              <w:r w:rsidDel="00A608C1">
                <w:rPr>
                  <w:rFonts w:ascii="Arial" w:hAnsi="Arial" w:cs="Arial"/>
                  <w:shd w:val="clear" w:color="auto" w:fill="EBF1E7"/>
                </w:rPr>
                <w:delText>与实际编写此配置元数据的格式</w:delText>
              </w:r>
            </w:del>
            <w:ins w:id="523" w:author="zhang alex" w:date="2019-07-28T11:17:00Z">
              <w:r w:rsidR="00A608C1">
                <w:rPr>
                  <w:rFonts w:ascii="Arial" w:hAnsi="Arial" w:cs="Arial" w:hint="eastAsia"/>
                  <w:shd w:val="clear" w:color="auto" w:fill="EBF1E7"/>
                </w:rPr>
                <w:t>与编写</w:t>
              </w:r>
            </w:ins>
            <w:ins w:id="524" w:author="zhang alex" w:date="2019-07-28T11:19:00Z">
              <w:r w:rsidR="00DA3080">
                <w:rPr>
                  <w:rFonts w:ascii="Arial" w:hAnsi="Arial" w:cs="Arial" w:hint="eastAsia"/>
                  <w:shd w:val="clear" w:color="auto" w:fill="EBF1E7"/>
                </w:rPr>
                <w:t>配置</w:t>
              </w:r>
            </w:ins>
            <w:ins w:id="525" w:author="zhang alex" w:date="2019-07-28T11:17:00Z">
              <w:r w:rsidR="00A608C1">
                <w:rPr>
                  <w:rFonts w:ascii="Arial" w:hAnsi="Arial" w:cs="Arial" w:hint="eastAsia"/>
                  <w:shd w:val="clear" w:color="auto" w:fill="EBF1E7"/>
                </w:rPr>
                <w:t>的</w:t>
              </w:r>
            </w:ins>
            <w:ins w:id="526" w:author="zhang alex" w:date="2019-07-28T11:18:00Z">
              <w:r w:rsidR="00A608C1">
                <w:rPr>
                  <w:rFonts w:ascii="Arial" w:hAnsi="Arial" w:cs="Arial" w:hint="eastAsia"/>
                  <w:shd w:val="clear" w:color="auto" w:fill="EBF1E7"/>
                </w:rPr>
                <w:t>形式</w:t>
              </w:r>
              <w:r w:rsidR="00134B3E">
                <w:rPr>
                  <w:rFonts w:ascii="Arial" w:hAnsi="Arial" w:cs="Arial" w:hint="eastAsia"/>
                  <w:shd w:val="clear" w:color="auto" w:fill="EBF1E7"/>
                </w:rPr>
                <w:t>完全</w:t>
              </w:r>
            </w:ins>
            <w:r>
              <w:rPr>
                <w:rFonts w:ascii="Arial" w:hAnsi="Arial" w:cs="Arial"/>
                <w:shd w:val="clear" w:color="auto" w:fill="EBF1E7"/>
              </w:rPr>
              <w:t>分离。目前，许多开发人员为其</w:t>
            </w:r>
            <w:r>
              <w:rPr>
                <w:rFonts w:ascii="Arial" w:hAnsi="Arial" w:cs="Arial"/>
                <w:shd w:val="clear" w:color="auto" w:fill="EBF1E7"/>
              </w:rPr>
              <w:t>Spring</w:t>
            </w:r>
            <w:r>
              <w:rPr>
                <w:rFonts w:ascii="Arial" w:hAnsi="Arial" w:cs="Arial"/>
                <w:shd w:val="clear" w:color="auto" w:fill="EBF1E7"/>
              </w:rPr>
              <w:t>应用程序选择</w:t>
            </w:r>
            <w:r>
              <w:rPr>
                <w:rFonts w:ascii="Arial" w:hAnsi="Arial" w:cs="Arial"/>
                <w:shd w:val="clear" w:color="auto" w:fill="EBF1E7"/>
              </w:rPr>
              <w:t> </w:t>
            </w:r>
            <w:hyperlink r:id="rId21" w:anchor="beans-java" w:history="1">
              <w:r>
                <w:rPr>
                  <w:rStyle w:val="a4"/>
                  <w:rFonts w:ascii="Arial" w:hAnsi="Arial" w:cs="Arial"/>
                  <w:color w:val="548E2E"/>
                  <w:shd w:val="clear" w:color="auto" w:fill="EBF1E7"/>
                </w:rPr>
                <w:t>基于</w:t>
              </w:r>
              <w:r>
                <w:rPr>
                  <w:rStyle w:val="a4"/>
                  <w:rFonts w:ascii="Arial" w:hAnsi="Arial" w:cs="Arial"/>
                  <w:color w:val="548E2E"/>
                  <w:shd w:val="clear" w:color="auto" w:fill="EBF1E7"/>
                </w:rPr>
                <w:t>Java</w:t>
              </w:r>
              <w:r>
                <w:rPr>
                  <w:rStyle w:val="a4"/>
                  <w:rFonts w:ascii="Arial" w:hAnsi="Arial" w:cs="Arial"/>
                  <w:color w:val="548E2E"/>
                  <w:shd w:val="clear" w:color="auto" w:fill="EBF1E7"/>
                </w:rPr>
                <w:t>的配置</w:t>
              </w:r>
            </w:hyperlink>
            <w:r>
              <w:rPr>
                <w:rFonts w:ascii="Arial" w:hAnsi="Arial" w:cs="Arial"/>
                <w:shd w:val="clear" w:color="auto" w:fill="EBF1E7"/>
              </w:rPr>
              <w:t>。</w:t>
            </w:r>
          </w:p>
          <w:p w:rsidR="00CF3341" w:rsidRPr="00BA0D5D" w:rsidRDefault="00CF3341" w:rsidP="00BA0D5D">
            <w:pPr>
              <w:widowControl/>
              <w:jc w:val="left"/>
              <w:rPr>
                <w:rFonts w:ascii="宋体" w:eastAsia="宋体" w:hAnsi="宋体" w:cs="宋体"/>
                <w:kern w:val="0"/>
                <w:sz w:val="24"/>
                <w:szCs w:val="24"/>
              </w:rPr>
            </w:pP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information about using other forms of metadata with the Spring container, see:</w:t>
      </w:r>
    </w:p>
    <w:p w:rsidR="00BA0D5D" w:rsidRPr="00BA0D5D" w:rsidRDefault="00E91AFF" w:rsidP="00BA0D5D">
      <w:pPr>
        <w:widowControl/>
        <w:numPr>
          <w:ilvl w:val="0"/>
          <w:numId w:val="2"/>
        </w:numPr>
        <w:shd w:val="clear" w:color="auto" w:fill="FFFFFF"/>
        <w:spacing w:after="150"/>
        <w:ind w:left="360"/>
        <w:jc w:val="left"/>
        <w:rPr>
          <w:rFonts w:ascii="inherit" w:eastAsia="宋体" w:hAnsi="inherit" w:cs="Arial" w:hint="eastAsia"/>
          <w:color w:val="34302D"/>
          <w:kern w:val="0"/>
          <w:sz w:val="24"/>
          <w:szCs w:val="24"/>
        </w:rPr>
      </w:pPr>
      <w:hyperlink r:id="rId22" w:anchor="beans-annotation-config" w:history="1">
        <w:r w:rsidR="00BA0D5D" w:rsidRPr="00BA0D5D">
          <w:rPr>
            <w:rFonts w:ascii="inherit" w:eastAsia="宋体" w:hAnsi="inherit" w:cs="Arial"/>
            <w:color w:val="548E2E"/>
            <w:kern w:val="0"/>
            <w:sz w:val="24"/>
            <w:szCs w:val="24"/>
            <w:u w:val="single"/>
          </w:rPr>
          <w:t>Annotation-based configuration</w:t>
        </w:r>
      </w:hyperlink>
      <w:r w:rsidR="00BA0D5D" w:rsidRPr="00BA0D5D">
        <w:rPr>
          <w:rFonts w:ascii="inherit" w:eastAsia="宋体" w:hAnsi="inherit" w:cs="Arial"/>
          <w:color w:val="34302D"/>
          <w:kern w:val="0"/>
          <w:sz w:val="24"/>
          <w:szCs w:val="24"/>
        </w:rPr>
        <w:t>: Spring 2.5 introduced support for annotation-based configuration metadata.</w:t>
      </w:r>
    </w:p>
    <w:p w:rsidR="00BA0D5D" w:rsidRDefault="00E91AFF" w:rsidP="00BA0D5D">
      <w:pPr>
        <w:widowControl/>
        <w:numPr>
          <w:ilvl w:val="0"/>
          <w:numId w:val="2"/>
        </w:numPr>
        <w:shd w:val="clear" w:color="auto" w:fill="FFFFFF"/>
        <w:spacing w:after="150"/>
        <w:ind w:left="360"/>
        <w:jc w:val="left"/>
        <w:rPr>
          <w:rFonts w:ascii="inherit" w:eastAsia="宋体" w:hAnsi="inherit" w:cs="Arial" w:hint="eastAsia"/>
          <w:color w:val="34302D"/>
          <w:kern w:val="0"/>
          <w:sz w:val="24"/>
          <w:szCs w:val="24"/>
        </w:rPr>
      </w:pPr>
      <w:hyperlink r:id="rId23" w:anchor="beans-java" w:history="1">
        <w:r w:rsidR="00BA0D5D" w:rsidRPr="00BA0D5D">
          <w:rPr>
            <w:rFonts w:ascii="inherit" w:eastAsia="宋体" w:hAnsi="inherit" w:cs="Arial"/>
            <w:color w:val="548E2E"/>
            <w:kern w:val="0"/>
            <w:sz w:val="24"/>
            <w:szCs w:val="24"/>
            <w:u w:val="single"/>
          </w:rPr>
          <w:t>Java-based configuration</w:t>
        </w:r>
      </w:hyperlink>
      <w:r w:rsidR="00BA0D5D" w:rsidRPr="00BA0D5D">
        <w:rPr>
          <w:rFonts w:ascii="inherit" w:eastAsia="宋体" w:hAnsi="inherit" w:cs="Arial"/>
          <w:color w:val="34302D"/>
          <w:kern w:val="0"/>
          <w:sz w:val="24"/>
          <w:szCs w:val="24"/>
        </w:rPr>
        <w:t>: Starting with Spring 3.0, many features provided by the Spring JavaConfig project became part of the core Spring Framework. Thus, you can define beans external to your application classes by using Java rather than XML files. To use these new features, see the </w:t>
      </w:r>
      <w:hyperlink r:id="rId24" w:history="1">
        <w:r w:rsidR="00BA0D5D" w:rsidRPr="00BA0D5D">
          <w:rPr>
            <w:rFonts w:ascii="Consolas" w:eastAsia="宋体" w:hAnsi="Consolas" w:cs="宋体"/>
            <w:color w:val="548E2E"/>
            <w:kern w:val="0"/>
            <w:sz w:val="23"/>
            <w:szCs w:val="23"/>
            <w:u w:val="single"/>
            <w:shd w:val="clear" w:color="auto" w:fill="F7F7F8"/>
          </w:rPr>
          <w:t>@Configuration</w:t>
        </w:r>
      </w:hyperlink>
      <w:r w:rsidR="00BA0D5D" w:rsidRPr="00BA0D5D">
        <w:rPr>
          <w:rFonts w:ascii="inherit" w:eastAsia="宋体" w:hAnsi="inherit" w:cs="Arial"/>
          <w:color w:val="34302D"/>
          <w:kern w:val="0"/>
          <w:sz w:val="24"/>
          <w:szCs w:val="24"/>
        </w:rPr>
        <w:t>, </w:t>
      </w:r>
      <w:hyperlink r:id="rId25" w:history="1">
        <w:r w:rsidR="00BA0D5D" w:rsidRPr="00BA0D5D">
          <w:rPr>
            <w:rFonts w:ascii="Consolas" w:eastAsia="宋体" w:hAnsi="Consolas" w:cs="宋体"/>
            <w:color w:val="548E2E"/>
            <w:kern w:val="0"/>
            <w:sz w:val="23"/>
            <w:szCs w:val="23"/>
            <w:u w:val="single"/>
            <w:shd w:val="clear" w:color="auto" w:fill="F7F7F8"/>
          </w:rPr>
          <w:t>@Bean</w:t>
        </w:r>
      </w:hyperlink>
      <w:r w:rsidR="00BA0D5D" w:rsidRPr="00BA0D5D">
        <w:rPr>
          <w:rFonts w:ascii="inherit" w:eastAsia="宋体" w:hAnsi="inherit" w:cs="Arial"/>
          <w:color w:val="34302D"/>
          <w:kern w:val="0"/>
          <w:sz w:val="24"/>
          <w:szCs w:val="24"/>
        </w:rPr>
        <w:t>, </w:t>
      </w:r>
      <w:hyperlink r:id="rId26" w:history="1">
        <w:r w:rsidR="00BA0D5D" w:rsidRPr="00BA0D5D">
          <w:rPr>
            <w:rFonts w:ascii="Consolas" w:eastAsia="宋体" w:hAnsi="Consolas" w:cs="宋体"/>
            <w:color w:val="548E2E"/>
            <w:kern w:val="0"/>
            <w:sz w:val="23"/>
            <w:szCs w:val="23"/>
            <w:u w:val="single"/>
            <w:shd w:val="clear" w:color="auto" w:fill="F7F7F8"/>
          </w:rPr>
          <w:t>@Import</w:t>
        </w:r>
      </w:hyperlink>
      <w:r w:rsidR="00BA0D5D" w:rsidRPr="00BA0D5D">
        <w:rPr>
          <w:rFonts w:ascii="inherit" w:eastAsia="宋体" w:hAnsi="inherit" w:cs="Arial"/>
          <w:color w:val="34302D"/>
          <w:kern w:val="0"/>
          <w:sz w:val="24"/>
          <w:szCs w:val="24"/>
        </w:rPr>
        <w:t>, and </w:t>
      </w:r>
      <w:hyperlink r:id="rId27" w:history="1">
        <w:r w:rsidR="00BA0D5D" w:rsidRPr="00BA0D5D">
          <w:rPr>
            <w:rFonts w:ascii="Consolas" w:eastAsia="宋体" w:hAnsi="Consolas" w:cs="宋体"/>
            <w:color w:val="548E2E"/>
            <w:kern w:val="0"/>
            <w:sz w:val="23"/>
            <w:szCs w:val="23"/>
            <w:u w:val="single"/>
            <w:shd w:val="clear" w:color="auto" w:fill="F7F7F8"/>
          </w:rPr>
          <w:t>@DependsOn</w:t>
        </w:r>
      </w:hyperlink>
      <w:r w:rsidR="00BA0D5D" w:rsidRPr="00BA0D5D">
        <w:rPr>
          <w:rFonts w:ascii="inherit" w:eastAsia="宋体" w:hAnsi="inherit" w:cs="Arial"/>
          <w:color w:val="34302D"/>
          <w:kern w:val="0"/>
          <w:sz w:val="24"/>
          <w:szCs w:val="24"/>
        </w:rPr>
        <w:t> annotations.</w:t>
      </w:r>
    </w:p>
    <w:p w:rsidR="003D256D" w:rsidRPr="003D256D" w:rsidRDefault="003D256D" w:rsidP="003D256D">
      <w:pPr>
        <w:widowControl/>
        <w:shd w:val="clear" w:color="auto" w:fill="FFFFFF"/>
        <w:spacing w:after="300"/>
        <w:jc w:val="left"/>
        <w:rPr>
          <w:rFonts w:ascii="inherit" w:eastAsia="宋体" w:hAnsi="inherit" w:cs="Arial" w:hint="eastAsia"/>
          <w:color w:val="34302D"/>
          <w:kern w:val="0"/>
          <w:sz w:val="24"/>
          <w:szCs w:val="24"/>
        </w:rPr>
      </w:pPr>
      <w:r w:rsidRPr="003D256D">
        <w:rPr>
          <w:rFonts w:ascii="inherit" w:eastAsia="宋体" w:hAnsi="inherit" w:cs="Arial"/>
          <w:color w:val="34302D"/>
          <w:kern w:val="0"/>
          <w:sz w:val="24"/>
          <w:szCs w:val="24"/>
        </w:rPr>
        <w:t>有关在</w:t>
      </w:r>
      <w:r w:rsidRPr="003D256D">
        <w:rPr>
          <w:rFonts w:ascii="inherit" w:eastAsia="宋体" w:hAnsi="inherit" w:cs="Arial"/>
          <w:color w:val="34302D"/>
          <w:kern w:val="0"/>
          <w:sz w:val="24"/>
          <w:szCs w:val="24"/>
        </w:rPr>
        <w:t>Spring</w:t>
      </w:r>
      <w:r w:rsidRPr="003D256D">
        <w:rPr>
          <w:rFonts w:ascii="inherit" w:eastAsia="宋体" w:hAnsi="inherit" w:cs="Arial"/>
          <w:color w:val="34302D"/>
          <w:kern w:val="0"/>
          <w:sz w:val="24"/>
          <w:szCs w:val="24"/>
        </w:rPr>
        <w:t>容器中使用其他形式的元数据的信息，请参阅：</w:t>
      </w:r>
    </w:p>
    <w:p w:rsidR="003D256D" w:rsidRPr="003D256D" w:rsidRDefault="00E91AFF" w:rsidP="002401A5">
      <w:pPr>
        <w:widowControl/>
        <w:numPr>
          <w:ilvl w:val="0"/>
          <w:numId w:val="67"/>
        </w:numPr>
        <w:shd w:val="clear" w:color="auto" w:fill="FFFFFF"/>
        <w:spacing w:after="150"/>
        <w:ind w:left="360"/>
        <w:jc w:val="left"/>
        <w:rPr>
          <w:rFonts w:ascii="inherit" w:eastAsia="宋体" w:hAnsi="inherit" w:cs="Arial" w:hint="eastAsia"/>
          <w:color w:val="34302D"/>
          <w:kern w:val="0"/>
          <w:sz w:val="24"/>
          <w:szCs w:val="24"/>
        </w:rPr>
      </w:pPr>
      <w:hyperlink r:id="rId28" w:anchor="beans-annotation-config" w:history="1">
        <w:r w:rsidR="003D256D" w:rsidRPr="003D256D">
          <w:rPr>
            <w:rFonts w:ascii="inherit" w:eastAsia="宋体" w:hAnsi="inherit" w:cs="Arial"/>
            <w:color w:val="548E2E"/>
            <w:kern w:val="0"/>
            <w:sz w:val="24"/>
            <w:szCs w:val="24"/>
            <w:u w:val="single"/>
          </w:rPr>
          <w:t>基于注释的配置</w:t>
        </w:r>
      </w:hyperlink>
      <w:r w:rsidR="003D256D" w:rsidRPr="003D256D">
        <w:rPr>
          <w:rFonts w:ascii="inherit" w:eastAsia="宋体" w:hAnsi="inherit" w:cs="Arial"/>
          <w:color w:val="34302D"/>
          <w:kern w:val="0"/>
          <w:sz w:val="24"/>
          <w:szCs w:val="24"/>
        </w:rPr>
        <w:t>：</w:t>
      </w:r>
      <w:r w:rsidR="003D256D" w:rsidRPr="003D256D">
        <w:rPr>
          <w:rFonts w:ascii="inherit" w:eastAsia="宋体" w:hAnsi="inherit" w:cs="Arial"/>
          <w:color w:val="34302D"/>
          <w:kern w:val="0"/>
          <w:sz w:val="24"/>
          <w:szCs w:val="24"/>
        </w:rPr>
        <w:t>Spring 2.5</w:t>
      </w:r>
      <w:r w:rsidR="003D256D" w:rsidRPr="003D256D">
        <w:rPr>
          <w:rFonts w:ascii="inherit" w:eastAsia="宋体" w:hAnsi="inherit" w:cs="Arial"/>
          <w:color w:val="34302D"/>
          <w:kern w:val="0"/>
          <w:sz w:val="24"/>
          <w:szCs w:val="24"/>
        </w:rPr>
        <w:t>引入了对基于注释的配置元数据的支持。</w:t>
      </w:r>
    </w:p>
    <w:p w:rsidR="003D256D" w:rsidRPr="003D256D" w:rsidRDefault="00E91AFF" w:rsidP="002401A5">
      <w:pPr>
        <w:widowControl/>
        <w:numPr>
          <w:ilvl w:val="0"/>
          <w:numId w:val="67"/>
        </w:numPr>
        <w:shd w:val="clear" w:color="auto" w:fill="FFFFFF"/>
        <w:spacing w:after="150"/>
        <w:ind w:left="360"/>
        <w:jc w:val="left"/>
        <w:rPr>
          <w:rFonts w:ascii="inherit" w:eastAsia="宋体" w:hAnsi="inherit" w:cs="Arial" w:hint="eastAsia"/>
          <w:color w:val="34302D"/>
          <w:kern w:val="0"/>
          <w:sz w:val="24"/>
          <w:szCs w:val="24"/>
        </w:rPr>
      </w:pPr>
      <w:hyperlink r:id="rId29" w:anchor="beans-java" w:history="1">
        <w:r w:rsidR="003D256D" w:rsidRPr="003D256D">
          <w:rPr>
            <w:rFonts w:ascii="inherit" w:eastAsia="宋体" w:hAnsi="inherit" w:cs="Arial"/>
            <w:color w:val="548E2E"/>
            <w:kern w:val="0"/>
            <w:sz w:val="24"/>
            <w:szCs w:val="24"/>
            <w:u w:val="single"/>
          </w:rPr>
          <w:t>基于</w:t>
        </w:r>
        <w:r w:rsidR="003D256D" w:rsidRPr="003D256D">
          <w:rPr>
            <w:rFonts w:ascii="inherit" w:eastAsia="宋体" w:hAnsi="inherit" w:cs="Arial"/>
            <w:color w:val="548E2E"/>
            <w:kern w:val="0"/>
            <w:sz w:val="24"/>
            <w:szCs w:val="24"/>
            <w:u w:val="single"/>
          </w:rPr>
          <w:t>Java</w:t>
        </w:r>
        <w:r w:rsidR="003D256D" w:rsidRPr="003D256D">
          <w:rPr>
            <w:rFonts w:ascii="inherit" w:eastAsia="宋体" w:hAnsi="inherit" w:cs="Arial"/>
            <w:color w:val="548E2E"/>
            <w:kern w:val="0"/>
            <w:sz w:val="24"/>
            <w:szCs w:val="24"/>
            <w:u w:val="single"/>
          </w:rPr>
          <w:t>的配置</w:t>
        </w:r>
      </w:hyperlink>
      <w:r w:rsidR="003D256D" w:rsidRPr="003D256D">
        <w:rPr>
          <w:rFonts w:ascii="inherit" w:eastAsia="宋体" w:hAnsi="inherit" w:cs="Arial"/>
          <w:color w:val="34302D"/>
          <w:kern w:val="0"/>
          <w:sz w:val="24"/>
          <w:szCs w:val="24"/>
        </w:rPr>
        <w:t>：从</w:t>
      </w:r>
      <w:r w:rsidR="003D256D" w:rsidRPr="003D256D">
        <w:rPr>
          <w:rFonts w:ascii="inherit" w:eastAsia="宋体" w:hAnsi="inherit" w:cs="Arial"/>
          <w:color w:val="34302D"/>
          <w:kern w:val="0"/>
          <w:sz w:val="24"/>
          <w:szCs w:val="24"/>
        </w:rPr>
        <w:t>Spring 3.0</w:t>
      </w:r>
      <w:r w:rsidR="003D256D" w:rsidRPr="003D256D">
        <w:rPr>
          <w:rFonts w:ascii="inherit" w:eastAsia="宋体" w:hAnsi="inherit" w:cs="Arial"/>
          <w:color w:val="34302D"/>
          <w:kern w:val="0"/>
          <w:sz w:val="24"/>
          <w:szCs w:val="24"/>
        </w:rPr>
        <w:t>开始，</w:t>
      </w:r>
      <w:r w:rsidR="003D256D" w:rsidRPr="003D256D">
        <w:rPr>
          <w:rFonts w:ascii="inherit" w:eastAsia="宋体" w:hAnsi="inherit" w:cs="Arial"/>
          <w:color w:val="34302D"/>
          <w:kern w:val="0"/>
          <w:sz w:val="24"/>
          <w:szCs w:val="24"/>
        </w:rPr>
        <w:t>Spring JavaConfig</w:t>
      </w:r>
      <w:r w:rsidR="003D256D" w:rsidRPr="003D256D">
        <w:rPr>
          <w:rFonts w:ascii="inherit" w:eastAsia="宋体" w:hAnsi="inherit" w:cs="Arial"/>
          <w:color w:val="34302D"/>
          <w:kern w:val="0"/>
          <w:sz w:val="24"/>
          <w:szCs w:val="24"/>
        </w:rPr>
        <w:t>项目提供的许多功能成为核心</w:t>
      </w:r>
      <w:r w:rsidR="003D256D" w:rsidRPr="003D256D">
        <w:rPr>
          <w:rFonts w:ascii="inherit" w:eastAsia="宋体" w:hAnsi="inherit" w:cs="Arial"/>
          <w:color w:val="34302D"/>
          <w:kern w:val="0"/>
          <w:sz w:val="24"/>
          <w:szCs w:val="24"/>
        </w:rPr>
        <w:t>Spring Framework</w:t>
      </w:r>
      <w:r w:rsidR="003D256D" w:rsidRPr="003D256D">
        <w:rPr>
          <w:rFonts w:ascii="inherit" w:eastAsia="宋体" w:hAnsi="inherit" w:cs="Arial"/>
          <w:color w:val="34302D"/>
          <w:kern w:val="0"/>
          <w:sz w:val="24"/>
          <w:szCs w:val="24"/>
        </w:rPr>
        <w:t>的一部分。因此，您可以使用</w:t>
      </w:r>
      <w:r w:rsidR="003D256D" w:rsidRPr="003D256D">
        <w:rPr>
          <w:rFonts w:ascii="inherit" w:eastAsia="宋体" w:hAnsi="inherit" w:cs="Arial"/>
          <w:color w:val="34302D"/>
          <w:kern w:val="0"/>
          <w:sz w:val="24"/>
          <w:szCs w:val="24"/>
        </w:rPr>
        <w:t>Java</w:t>
      </w:r>
      <w:r w:rsidR="003D256D" w:rsidRPr="003D256D">
        <w:rPr>
          <w:rFonts w:ascii="inherit" w:eastAsia="宋体" w:hAnsi="inherit" w:cs="Arial"/>
          <w:color w:val="34302D"/>
          <w:kern w:val="0"/>
          <w:sz w:val="24"/>
          <w:szCs w:val="24"/>
        </w:rPr>
        <w:t>而不是</w:t>
      </w:r>
      <w:r w:rsidR="003D256D" w:rsidRPr="003D256D">
        <w:rPr>
          <w:rFonts w:ascii="inherit" w:eastAsia="宋体" w:hAnsi="inherit" w:cs="Arial"/>
          <w:color w:val="34302D"/>
          <w:kern w:val="0"/>
          <w:sz w:val="24"/>
          <w:szCs w:val="24"/>
        </w:rPr>
        <w:t>XML</w:t>
      </w:r>
      <w:r w:rsidR="003D256D" w:rsidRPr="003D256D">
        <w:rPr>
          <w:rFonts w:ascii="inherit" w:eastAsia="宋体" w:hAnsi="inherit" w:cs="Arial"/>
          <w:color w:val="34302D"/>
          <w:kern w:val="0"/>
          <w:sz w:val="24"/>
          <w:szCs w:val="24"/>
        </w:rPr>
        <w:t>文件在应用程序类外部定义</w:t>
      </w:r>
      <w:r w:rsidR="003D256D" w:rsidRPr="003D256D">
        <w:rPr>
          <w:rFonts w:ascii="inherit" w:eastAsia="宋体" w:hAnsi="inherit" w:cs="Arial"/>
          <w:color w:val="34302D"/>
          <w:kern w:val="0"/>
          <w:sz w:val="24"/>
          <w:szCs w:val="24"/>
        </w:rPr>
        <w:t>bean</w:t>
      </w:r>
      <w:r w:rsidR="003D256D" w:rsidRPr="003D256D">
        <w:rPr>
          <w:rFonts w:ascii="inherit" w:eastAsia="宋体" w:hAnsi="inherit" w:cs="Arial"/>
          <w:color w:val="34302D"/>
          <w:kern w:val="0"/>
          <w:sz w:val="24"/>
          <w:szCs w:val="24"/>
        </w:rPr>
        <w:t>。要使用这些新功能，请参阅</w:t>
      </w:r>
      <w:r w:rsidR="003D256D" w:rsidRPr="003D256D">
        <w:rPr>
          <w:rFonts w:ascii="inherit" w:eastAsia="宋体" w:hAnsi="inherit" w:cs="Arial"/>
          <w:color w:val="34302D"/>
          <w:kern w:val="0"/>
          <w:sz w:val="24"/>
          <w:szCs w:val="24"/>
        </w:rPr>
        <w:t> </w:t>
      </w:r>
      <w:hyperlink r:id="rId30" w:history="1">
        <w:r w:rsidR="003D256D" w:rsidRPr="003D256D">
          <w:rPr>
            <w:rFonts w:ascii="Consolas" w:eastAsia="宋体" w:hAnsi="Consolas" w:cs="宋体"/>
            <w:color w:val="548E2E"/>
            <w:kern w:val="0"/>
            <w:sz w:val="23"/>
            <w:szCs w:val="23"/>
            <w:u w:val="single"/>
            <w:shd w:val="clear" w:color="auto" w:fill="F7F7F8"/>
          </w:rPr>
          <w:t>@Configuration</w:t>
        </w:r>
      </w:hyperlink>
      <w:r w:rsidR="003D256D" w:rsidRPr="003D256D">
        <w:rPr>
          <w:rFonts w:ascii="inherit" w:eastAsia="宋体" w:hAnsi="inherit" w:cs="Arial"/>
          <w:color w:val="34302D"/>
          <w:kern w:val="0"/>
          <w:sz w:val="24"/>
          <w:szCs w:val="24"/>
        </w:rPr>
        <w:t>，</w:t>
      </w:r>
      <w:r w:rsidR="003D256D" w:rsidRPr="003D256D">
        <w:rPr>
          <w:rFonts w:ascii="inherit" w:eastAsia="宋体" w:hAnsi="inherit" w:cs="Arial"/>
          <w:color w:val="34302D"/>
          <w:kern w:val="0"/>
          <w:sz w:val="24"/>
          <w:szCs w:val="24"/>
        </w:rPr>
        <w:t> </w:t>
      </w:r>
      <w:hyperlink r:id="rId31" w:history="1">
        <w:r w:rsidR="003D256D" w:rsidRPr="003D256D">
          <w:rPr>
            <w:rFonts w:ascii="Consolas" w:eastAsia="宋体" w:hAnsi="Consolas" w:cs="宋体"/>
            <w:color w:val="548E2E"/>
            <w:kern w:val="0"/>
            <w:sz w:val="23"/>
            <w:szCs w:val="23"/>
            <w:u w:val="single"/>
            <w:shd w:val="clear" w:color="auto" w:fill="F7F7F8"/>
          </w:rPr>
          <w:t>@Bean</w:t>
        </w:r>
      </w:hyperlink>
      <w:r w:rsidR="003D256D" w:rsidRPr="003D256D">
        <w:rPr>
          <w:rFonts w:ascii="inherit" w:eastAsia="宋体" w:hAnsi="inherit" w:cs="Arial"/>
          <w:color w:val="34302D"/>
          <w:kern w:val="0"/>
          <w:sz w:val="24"/>
          <w:szCs w:val="24"/>
        </w:rPr>
        <w:t>，</w:t>
      </w:r>
      <w:r w:rsidR="003D256D" w:rsidRPr="003D256D">
        <w:rPr>
          <w:rFonts w:ascii="inherit" w:eastAsia="宋体" w:hAnsi="inherit" w:cs="Arial"/>
          <w:color w:val="34302D"/>
          <w:kern w:val="0"/>
          <w:sz w:val="24"/>
          <w:szCs w:val="24"/>
        </w:rPr>
        <w:t> </w:t>
      </w:r>
      <w:hyperlink r:id="rId32" w:history="1">
        <w:r w:rsidR="003D256D" w:rsidRPr="003D256D">
          <w:rPr>
            <w:rFonts w:ascii="Consolas" w:eastAsia="宋体" w:hAnsi="Consolas" w:cs="宋体"/>
            <w:color w:val="548E2E"/>
            <w:kern w:val="0"/>
            <w:sz w:val="23"/>
            <w:szCs w:val="23"/>
            <w:u w:val="single"/>
            <w:shd w:val="clear" w:color="auto" w:fill="F7F7F8"/>
          </w:rPr>
          <w:t>@Import</w:t>
        </w:r>
      </w:hyperlink>
      <w:r w:rsidR="003D256D" w:rsidRPr="003D256D">
        <w:rPr>
          <w:rFonts w:ascii="inherit" w:eastAsia="宋体" w:hAnsi="inherit" w:cs="Arial"/>
          <w:color w:val="34302D"/>
          <w:kern w:val="0"/>
          <w:sz w:val="24"/>
          <w:szCs w:val="24"/>
        </w:rPr>
        <w:t>，和</w:t>
      </w:r>
      <w:hyperlink r:id="rId33" w:history="1">
        <w:r w:rsidR="003D256D" w:rsidRPr="003D256D">
          <w:rPr>
            <w:rFonts w:ascii="Consolas" w:eastAsia="宋体" w:hAnsi="Consolas" w:cs="宋体"/>
            <w:color w:val="487A28"/>
            <w:kern w:val="0"/>
            <w:sz w:val="23"/>
            <w:szCs w:val="23"/>
            <w:u w:val="single"/>
            <w:shd w:val="clear" w:color="auto" w:fill="F7F7F8"/>
          </w:rPr>
          <w:t>@DependsOn</w:t>
        </w:r>
      </w:hyperlink>
      <w:r w:rsidR="003D256D" w:rsidRPr="003D256D">
        <w:rPr>
          <w:rFonts w:ascii="inherit" w:eastAsia="宋体" w:hAnsi="inherit" w:cs="Arial"/>
          <w:color w:val="34302D"/>
          <w:kern w:val="0"/>
          <w:sz w:val="24"/>
          <w:szCs w:val="24"/>
        </w:rPr>
        <w:t>注释。</w:t>
      </w:r>
    </w:p>
    <w:p w:rsidR="003D256D" w:rsidRPr="00BA0D5D" w:rsidRDefault="003D256D" w:rsidP="003D256D">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configuration consists of at least one and typically more than one bean definition that the container must manage. XML-based configuration metadata configures these beans as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elements inside a top-level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Java configuration typically uses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-annotated methods within a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w:t>
      </w:r>
    </w:p>
    <w:p w:rsidR="003D256D" w:rsidRPr="00BA0D5D" w:rsidRDefault="003D256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配置包含容器必须管理的至少一个且通常不止一个</w:t>
      </w:r>
      <w:r>
        <w:rPr>
          <w:rFonts w:ascii="Arial" w:hAnsi="Arial" w:cs="Arial"/>
          <w:color w:val="34302D"/>
          <w:shd w:val="clear" w:color="auto" w:fill="FFFFFF"/>
        </w:rPr>
        <w:t>bean</w:t>
      </w:r>
      <w:r>
        <w:rPr>
          <w:rFonts w:ascii="Arial" w:hAnsi="Arial" w:cs="Arial"/>
          <w:color w:val="34302D"/>
          <w:shd w:val="clear" w:color="auto" w:fill="FFFFFF"/>
        </w:rPr>
        <w:t>定义。基于</w:t>
      </w:r>
      <w:r>
        <w:rPr>
          <w:rFonts w:ascii="Arial" w:hAnsi="Arial" w:cs="Arial"/>
          <w:color w:val="34302D"/>
          <w:shd w:val="clear" w:color="auto" w:fill="FFFFFF"/>
        </w:rPr>
        <w:t>XML</w:t>
      </w:r>
      <w:r>
        <w:rPr>
          <w:rFonts w:ascii="Arial" w:hAnsi="Arial" w:cs="Arial"/>
          <w:color w:val="34302D"/>
          <w:shd w:val="clear" w:color="auto" w:fill="FFFFFF"/>
        </w:rPr>
        <w:t>的配置元数据将这些</w:t>
      </w:r>
      <w:r>
        <w:rPr>
          <w:rFonts w:ascii="Arial" w:hAnsi="Arial" w:cs="Arial"/>
          <w:color w:val="34302D"/>
          <w:shd w:val="clear" w:color="auto" w:fill="FFFFFF"/>
        </w:rPr>
        <w:t>bean</w:t>
      </w:r>
      <w:r>
        <w:rPr>
          <w:rFonts w:ascii="Arial" w:hAnsi="Arial" w:cs="Arial"/>
          <w:color w:val="34302D"/>
          <w:shd w:val="clear" w:color="auto" w:fill="FFFFFF"/>
        </w:rPr>
        <w:t>配置为</w:t>
      </w:r>
      <w:ins w:id="527" w:author="zhang alex" w:date="2019-07-28T11:22:00Z">
        <w:r w:rsidR="007F243E">
          <w:rPr>
            <w:rFonts w:ascii="Arial" w:hAnsi="Arial" w:cs="Arial"/>
            <w:color w:val="34302D"/>
            <w:shd w:val="clear" w:color="auto" w:fill="FFFFFF"/>
          </w:rPr>
          <w:t>顶级元素</w:t>
        </w:r>
      </w:ins>
      <w:r>
        <w:rPr>
          <w:rStyle w:val="HTML"/>
          <w:rFonts w:ascii="Consolas" w:hAnsi="Consolas"/>
          <w:sz w:val="23"/>
          <w:szCs w:val="23"/>
          <w:shd w:val="clear" w:color="auto" w:fill="F7F7F8"/>
        </w:rPr>
        <w:t>&lt;bean</w:t>
      </w:r>
      <w:ins w:id="528" w:author="zhang alex" w:date="2019-07-28T11:21:00Z">
        <w:r w:rsidR="00931D33">
          <w:rPr>
            <w:rStyle w:val="HTML"/>
            <w:rFonts w:ascii="Consolas" w:hAnsi="Consolas" w:hint="eastAsia"/>
            <w:sz w:val="23"/>
            <w:szCs w:val="23"/>
            <w:shd w:val="clear" w:color="auto" w:fill="F7F7F8"/>
          </w:rPr>
          <w:t>s</w:t>
        </w:r>
      </w:ins>
      <w:r>
        <w:rPr>
          <w:rStyle w:val="HTML"/>
          <w:rFonts w:ascii="Consolas" w:hAnsi="Consolas"/>
          <w:sz w:val="23"/>
          <w:szCs w:val="23"/>
          <w:shd w:val="clear" w:color="auto" w:fill="F7F7F8"/>
        </w:rPr>
        <w:t>/&gt;</w:t>
      </w:r>
      <w:del w:id="529" w:author="zhang alex" w:date="2019-07-28T11:22:00Z">
        <w:r w:rsidDel="007F243E">
          <w:rPr>
            <w:rFonts w:ascii="Arial" w:hAnsi="Arial" w:cs="Arial"/>
            <w:color w:val="34302D"/>
            <w:shd w:val="clear" w:color="auto" w:fill="FFFFFF"/>
          </w:rPr>
          <w:delText>顶级元素</w:delText>
        </w:r>
      </w:del>
      <w:r>
        <w:rPr>
          <w:rFonts w:ascii="Arial" w:hAnsi="Arial" w:cs="Arial"/>
          <w:color w:val="34302D"/>
          <w:shd w:val="clear" w:color="auto" w:fill="FFFFFF"/>
        </w:rPr>
        <w:t>内的</w:t>
      </w:r>
      <w:r>
        <w:rPr>
          <w:rStyle w:val="HTML"/>
          <w:rFonts w:ascii="Consolas" w:hAnsi="Consolas"/>
          <w:sz w:val="23"/>
          <w:szCs w:val="23"/>
          <w:shd w:val="clear" w:color="auto" w:fill="F7F7F8"/>
        </w:rPr>
        <w:t>&lt;bean</w:t>
      </w:r>
      <w:del w:id="530" w:author="zhang alex" w:date="2019-07-28T11:22:00Z">
        <w:r w:rsidDel="00931D33">
          <w:rPr>
            <w:rStyle w:val="HTML"/>
            <w:rFonts w:ascii="Consolas" w:hAnsi="Consolas"/>
            <w:sz w:val="23"/>
            <w:szCs w:val="23"/>
            <w:shd w:val="clear" w:color="auto" w:fill="F7F7F8"/>
          </w:rPr>
          <w:delText>s</w:delText>
        </w:r>
      </w:del>
      <w:r>
        <w:rPr>
          <w:rStyle w:val="HTML"/>
          <w:rFonts w:ascii="Consolas" w:hAnsi="Consolas"/>
          <w:sz w:val="23"/>
          <w:szCs w:val="23"/>
          <w:shd w:val="clear" w:color="auto" w:fill="F7F7F8"/>
        </w:rPr>
        <w:t>/&gt;</w:t>
      </w:r>
      <w:r>
        <w:rPr>
          <w:rFonts w:ascii="Arial" w:hAnsi="Arial" w:cs="Arial"/>
          <w:color w:val="34302D"/>
          <w:shd w:val="clear" w:color="auto" w:fill="FFFFFF"/>
        </w:rPr>
        <w:t>元素。</w:t>
      </w:r>
      <w:r>
        <w:rPr>
          <w:rFonts w:ascii="Arial" w:hAnsi="Arial" w:cs="Arial"/>
          <w:color w:val="34302D"/>
          <w:shd w:val="clear" w:color="auto" w:fill="FFFFFF"/>
        </w:rPr>
        <w:t>Java</w:t>
      </w:r>
      <w:r>
        <w:rPr>
          <w:rFonts w:ascii="Arial" w:hAnsi="Arial" w:cs="Arial"/>
          <w:color w:val="34302D"/>
          <w:shd w:val="clear" w:color="auto" w:fill="FFFFFF"/>
        </w:rPr>
        <w:t>配置通常</w:t>
      </w:r>
      <w:ins w:id="531" w:author="zhang alex" w:date="2019-07-28T11:23:00Z">
        <w:r w:rsidR="007F243E">
          <w:rPr>
            <w:rFonts w:ascii="Arial" w:hAnsi="Arial" w:cs="Arial"/>
            <w:color w:val="34302D"/>
            <w:shd w:val="clear" w:color="auto" w:fill="FFFFFF"/>
          </w:rPr>
          <w:t>在</w:t>
        </w:r>
        <w:r w:rsidR="007F243E">
          <w:rPr>
            <w:rStyle w:val="HTML"/>
            <w:rFonts w:ascii="Consolas" w:hAnsi="Consolas"/>
            <w:sz w:val="23"/>
            <w:szCs w:val="23"/>
            <w:shd w:val="clear" w:color="auto" w:fill="F7F7F8"/>
          </w:rPr>
          <w:t>@Configuration</w:t>
        </w:r>
        <w:r w:rsidR="007F243E">
          <w:rPr>
            <w:rFonts w:ascii="Arial" w:hAnsi="Arial" w:cs="Arial"/>
            <w:color w:val="34302D"/>
            <w:shd w:val="clear" w:color="auto" w:fill="FFFFFF"/>
          </w:rPr>
          <w:t>类</w:t>
        </w:r>
        <w:r w:rsidR="007F243E">
          <w:rPr>
            <w:rFonts w:ascii="Arial" w:hAnsi="Arial" w:cs="Arial" w:hint="eastAsia"/>
            <w:color w:val="34302D"/>
            <w:shd w:val="clear" w:color="auto" w:fill="FFFFFF"/>
          </w:rPr>
          <w:t>中</w:t>
        </w:r>
        <w:r w:rsidR="00B05246">
          <w:rPr>
            <w:rFonts w:ascii="Arial" w:hAnsi="Arial" w:cs="Arial" w:hint="eastAsia"/>
            <w:color w:val="34302D"/>
            <w:shd w:val="clear" w:color="auto" w:fill="FFFFFF"/>
          </w:rPr>
          <w:t>使用</w:t>
        </w:r>
      </w:ins>
      <w:r>
        <w:rPr>
          <w:rStyle w:val="HTML"/>
          <w:rFonts w:ascii="Consolas" w:hAnsi="Consolas"/>
          <w:sz w:val="23"/>
          <w:szCs w:val="23"/>
          <w:shd w:val="clear" w:color="auto" w:fill="F7F7F8"/>
        </w:rPr>
        <w:t>@Bean</w:t>
      </w:r>
      <w:ins w:id="532" w:author="zhang alex" w:date="2019-07-28T11:23:00Z">
        <w:r w:rsidR="007F243E">
          <w:rPr>
            <w:rStyle w:val="HTML"/>
            <w:rFonts w:ascii="Consolas" w:hAnsi="Consolas"/>
            <w:sz w:val="23"/>
            <w:szCs w:val="23"/>
            <w:shd w:val="clear" w:color="auto" w:fill="F7F7F8"/>
          </w:rPr>
          <w:t>-</w:t>
        </w:r>
        <w:r w:rsidR="007F243E">
          <w:rPr>
            <w:rStyle w:val="HTML"/>
            <w:rFonts w:ascii="Consolas" w:hAnsi="Consolas" w:hint="eastAsia"/>
            <w:sz w:val="23"/>
            <w:szCs w:val="23"/>
            <w:shd w:val="clear" w:color="auto" w:fill="F7F7F8"/>
          </w:rPr>
          <w:t>annotated</w:t>
        </w:r>
      </w:ins>
      <w:del w:id="533" w:author="zhang alex" w:date="2019-07-28T11:23:00Z">
        <w:r w:rsidDel="007F243E">
          <w:rPr>
            <w:rFonts w:ascii="Arial" w:hAnsi="Arial" w:cs="Arial" w:hint="eastAsia"/>
            <w:color w:val="34302D"/>
            <w:shd w:val="clear" w:color="auto" w:fill="FFFFFF"/>
          </w:rPr>
          <w:delText>在</w:delText>
        </w:r>
        <w:r w:rsidDel="007F243E">
          <w:rPr>
            <w:rStyle w:val="HTML"/>
            <w:rFonts w:ascii="Consolas" w:hAnsi="Consolas" w:hint="eastAsia"/>
            <w:sz w:val="23"/>
            <w:szCs w:val="23"/>
            <w:shd w:val="clear" w:color="auto" w:fill="F7F7F8"/>
          </w:rPr>
          <w:delText>@Configuration</w:delText>
        </w:r>
        <w:r w:rsidDel="007F243E">
          <w:rPr>
            <w:rFonts w:ascii="Arial" w:hAnsi="Arial" w:cs="Arial" w:hint="eastAsia"/>
            <w:color w:val="34302D"/>
            <w:shd w:val="clear" w:color="auto" w:fill="FFFFFF"/>
          </w:rPr>
          <w:delText>类中使用</w:delText>
        </w:r>
      </w:del>
      <w:ins w:id="534" w:author="zhang alex" w:date="2019-07-28T11:23:00Z">
        <w:r w:rsidR="007F243E">
          <w:rPr>
            <w:rFonts w:ascii="Arial" w:hAnsi="Arial" w:cs="Arial" w:hint="eastAsia"/>
            <w:color w:val="34302D"/>
            <w:shd w:val="clear" w:color="auto" w:fill="FFFFFF"/>
          </w:rPr>
          <w:t>的</w:t>
        </w:r>
      </w:ins>
      <w:r>
        <w:rPr>
          <w:rFonts w:ascii="Arial" w:hAnsi="Arial" w:cs="Arial"/>
          <w:color w:val="34302D"/>
          <w:shd w:val="clear" w:color="auto" w:fill="FFFFFF"/>
        </w:rPr>
        <w:t>注释方法。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These bean definitions correspond to the actual objects that make up your application. Typically, you define service layer objects, data access objects (DAOs), presentation objects such as Struts </w:t>
      </w:r>
      <w:r w:rsidRPr="00BA0D5D">
        <w:rPr>
          <w:rFonts w:ascii="Consolas" w:eastAsia="宋体" w:hAnsi="Consolas" w:cs="宋体"/>
          <w:color w:val="34302D"/>
          <w:kern w:val="0"/>
          <w:sz w:val="23"/>
          <w:szCs w:val="23"/>
          <w:shd w:val="clear" w:color="auto" w:fill="F7F7F8"/>
        </w:rPr>
        <w:t>Action</w:t>
      </w:r>
      <w:r w:rsidRPr="00BA0D5D">
        <w:rPr>
          <w:rFonts w:ascii="inherit" w:eastAsia="宋体" w:hAnsi="inherit" w:cs="Arial"/>
          <w:color w:val="34302D"/>
          <w:kern w:val="0"/>
          <w:sz w:val="24"/>
          <w:szCs w:val="24"/>
        </w:rPr>
        <w:t> instances, infrastructure objects such as Hibernate </w:t>
      </w:r>
      <w:r w:rsidRPr="00BA0D5D">
        <w:rPr>
          <w:rFonts w:ascii="Consolas" w:eastAsia="宋体" w:hAnsi="Consolas" w:cs="宋体"/>
          <w:color w:val="34302D"/>
          <w:kern w:val="0"/>
          <w:sz w:val="23"/>
          <w:szCs w:val="23"/>
          <w:shd w:val="clear" w:color="auto" w:fill="F7F7F8"/>
        </w:rPr>
        <w:t>SessionFactories</w:t>
      </w:r>
      <w:r w:rsidRPr="00BA0D5D">
        <w:rPr>
          <w:rFonts w:ascii="inherit" w:eastAsia="宋体" w:hAnsi="inherit" w:cs="Arial"/>
          <w:color w:val="34302D"/>
          <w:kern w:val="0"/>
          <w:sz w:val="24"/>
          <w:szCs w:val="24"/>
        </w:rPr>
        <w:t>, JMS </w:t>
      </w:r>
      <w:r w:rsidRPr="00BA0D5D">
        <w:rPr>
          <w:rFonts w:ascii="Consolas" w:eastAsia="宋体" w:hAnsi="Consolas" w:cs="宋体"/>
          <w:color w:val="34302D"/>
          <w:kern w:val="0"/>
          <w:sz w:val="23"/>
          <w:szCs w:val="23"/>
          <w:shd w:val="clear" w:color="auto" w:fill="F7F7F8"/>
        </w:rPr>
        <w:t>Queues</w:t>
      </w:r>
      <w:r w:rsidRPr="00BA0D5D">
        <w:rPr>
          <w:rFonts w:ascii="inherit" w:eastAsia="宋体" w:hAnsi="inherit" w:cs="Arial"/>
          <w:color w:val="34302D"/>
          <w:kern w:val="0"/>
          <w:sz w:val="24"/>
          <w:szCs w:val="24"/>
        </w:rPr>
        <w:t>, and so forth. Typically, one does not configure fine-grained domain objects in the container, because it is usually the responsibility of DAOs and business logic to create and load domain objects. However, you can use Spring’s integration with AspectJ to configure objects that have been created outside the control of an IoC container. See </w:t>
      </w:r>
      <w:hyperlink r:id="rId34" w:anchor="aop-atconfigurable" w:history="1">
        <w:r w:rsidRPr="00BA0D5D">
          <w:rPr>
            <w:rFonts w:ascii="inherit" w:eastAsia="宋体" w:hAnsi="inherit" w:cs="Arial"/>
            <w:color w:val="548E2E"/>
            <w:kern w:val="0"/>
            <w:sz w:val="24"/>
            <w:szCs w:val="24"/>
            <w:u w:val="single"/>
          </w:rPr>
          <w:t>Using AspectJ to dependency-inject domain objects with Spring</w:t>
        </w:r>
      </w:hyperlink>
      <w:r w:rsidRPr="00BA0D5D">
        <w:rPr>
          <w:rFonts w:ascii="inherit" w:eastAsia="宋体" w:hAnsi="inherit" w:cs="Arial"/>
          <w:color w:val="34302D"/>
          <w:kern w:val="0"/>
          <w:sz w:val="24"/>
          <w:szCs w:val="24"/>
        </w:rPr>
        <w:t>.</w:t>
      </w:r>
    </w:p>
    <w:p w:rsidR="003D256D" w:rsidRPr="00BA0D5D" w:rsidRDefault="003D256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这些</w:t>
      </w:r>
      <w:r>
        <w:rPr>
          <w:rFonts w:ascii="Arial" w:hAnsi="Arial" w:cs="Arial"/>
          <w:color w:val="34302D"/>
          <w:shd w:val="clear" w:color="auto" w:fill="FFFFFF"/>
        </w:rPr>
        <w:t>bean</w:t>
      </w:r>
      <w:r>
        <w:rPr>
          <w:rFonts w:ascii="Arial" w:hAnsi="Arial" w:cs="Arial"/>
          <w:color w:val="34302D"/>
          <w:shd w:val="clear" w:color="auto" w:fill="FFFFFF"/>
        </w:rPr>
        <w:t>定义对应于构成应用程序的实际对象。通常，</w:t>
      </w:r>
      <w:ins w:id="535" w:author="zhang alex" w:date="2019-07-28T11:30:00Z">
        <w:r w:rsidR="00EE250E">
          <w:rPr>
            <w:rFonts w:ascii="Arial" w:hAnsi="Arial" w:cs="Arial" w:hint="eastAsia"/>
            <w:color w:val="34302D"/>
            <w:shd w:val="clear" w:color="auto" w:fill="FFFFFF"/>
          </w:rPr>
          <w:t>可以</w:t>
        </w:r>
      </w:ins>
      <w:del w:id="536" w:author="zhang alex" w:date="2019-07-28T11:25:00Z">
        <w:r w:rsidDel="00A74722">
          <w:rPr>
            <w:rFonts w:ascii="Arial" w:hAnsi="Arial" w:cs="Arial"/>
            <w:color w:val="34302D"/>
            <w:shd w:val="clear" w:color="auto" w:fill="FFFFFF"/>
          </w:rPr>
          <w:delText>您</w:delText>
        </w:r>
      </w:del>
      <w:r>
        <w:rPr>
          <w:rFonts w:ascii="Arial" w:hAnsi="Arial" w:cs="Arial"/>
          <w:color w:val="34302D"/>
          <w:shd w:val="clear" w:color="auto" w:fill="FFFFFF"/>
        </w:rPr>
        <w:t>定义</w:t>
      </w:r>
      <w:del w:id="537" w:author="zhang alex" w:date="2019-07-28T11:25:00Z">
        <w:r w:rsidDel="00A74722">
          <w:rPr>
            <w:rFonts w:ascii="Arial" w:hAnsi="Arial" w:cs="Arial"/>
            <w:color w:val="34302D"/>
            <w:shd w:val="clear" w:color="auto" w:fill="FFFFFF"/>
          </w:rPr>
          <w:delText>服务层对象，</w:delText>
        </w:r>
      </w:del>
      <w:del w:id="538" w:author="zhang alex" w:date="2019-07-28T11:29:00Z">
        <w:r w:rsidDel="00EE250E">
          <w:rPr>
            <w:rFonts w:ascii="Arial" w:hAnsi="Arial" w:cs="Arial"/>
            <w:color w:val="34302D"/>
            <w:shd w:val="clear" w:color="auto" w:fill="FFFFFF"/>
          </w:rPr>
          <w:delText>数据访问</w:delText>
        </w:r>
      </w:del>
      <w:ins w:id="539" w:author="zhang alex" w:date="2019-07-28T11:29:00Z">
        <w:r w:rsidR="00EE250E">
          <w:rPr>
            <w:rFonts w:ascii="Arial" w:hAnsi="Arial" w:cs="Arial" w:hint="eastAsia"/>
            <w:color w:val="34302D"/>
            <w:shd w:val="clear" w:color="auto" w:fill="FFFFFF"/>
          </w:rPr>
          <w:t>服务层对象、数据访问</w:t>
        </w:r>
      </w:ins>
      <w:r>
        <w:rPr>
          <w:rFonts w:ascii="Arial" w:hAnsi="Arial" w:cs="Arial"/>
          <w:color w:val="34302D"/>
          <w:shd w:val="clear" w:color="auto" w:fill="FFFFFF"/>
        </w:rPr>
        <w:t>对象（</w:t>
      </w:r>
      <w:r>
        <w:rPr>
          <w:rFonts w:ascii="Arial" w:hAnsi="Arial" w:cs="Arial"/>
          <w:color w:val="34302D"/>
          <w:shd w:val="clear" w:color="auto" w:fill="FFFFFF"/>
        </w:rPr>
        <w:t>DAO</w:t>
      </w:r>
      <w:r>
        <w:rPr>
          <w:rFonts w:ascii="Arial" w:hAnsi="Arial" w:cs="Arial"/>
          <w:color w:val="34302D"/>
          <w:shd w:val="clear" w:color="auto" w:fill="FFFFFF"/>
        </w:rPr>
        <w:t>）</w:t>
      </w:r>
      <w:ins w:id="540" w:author="zhang alex" w:date="2019-07-28T11:30:00Z">
        <w:r w:rsidR="00EE250E">
          <w:rPr>
            <w:rFonts w:ascii="Arial" w:hAnsi="Arial" w:cs="Arial"/>
            <w:color w:val="34302D"/>
            <w:shd w:val="clear" w:color="auto" w:fill="FFFFFF"/>
          </w:rPr>
          <w:t>、</w:t>
        </w:r>
      </w:ins>
      <w:del w:id="541" w:author="zhang alex" w:date="2019-07-28T11:30:00Z">
        <w:r w:rsidDel="00EE250E">
          <w:rPr>
            <w:rFonts w:ascii="Arial" w:hAnsi="Arial" w:cs="Arial"/>
            <w:color w:val="34302D"/>
            <w:shd w:val="clear" w:color="auto" w:fill="FFFFFF"/>
          </w:rPr>
          <w:delText>，</w:delText>
        </w:r>
      </w:del>
      <w:r>
        <w:rPr>
          <w:rFonts w:ascii="Arial" w:hAnsi="Arial" w:cs="Arial"/>
          <w:color w:val="34302D"/>
          <w:shd w:val="clear" w:color="auto" w:fill="FFFFFF"/>
        </w:rPr>
        <w:t>表示对象（如</w:t>
      </w:r>
      <w:r>
        <w:rPr>
          <w:rFonts w:ascii="Arial" w:hAnsi="Arial" w:cs="Arial"/>
          <w:color w:val="34302D"/>
          <w:shd w:val="clear" w:color="auto" w:fill="FFFFFF"/>
        </w:rPr>
        <w:t>Struts </w:t>
      </w:r>
      <w:r>
        <w:rPr>
          <w:rStyle w:val="HTML"/>
          <w:rFonts w:ascii="Consolas" w:hAnsi="Consolas"/>
          <w:sz w:val="23"/>
          <w:szCs w:val="23"/>
          <w:shd w:val="clear" w:color="auto" w:fill="F7F7F8"/>
        </w:rPr>
        <w:t>Action</w:t>
      </w:r>
      <w:r>
        <w:rPr>
          <w:rFonts w:ascii="Arial" w:hAnsi="Arial" w:cs="Arial"/>
          <w:color w:val="34302D"/>
          <w:shd w:val="clear" w:color="auto" w:fill="FFFFFF"/>
        </w:rPr>
        <w:t>实例）</w:t>
      </w:r>
      <w:ins w:id="542" w:author="zhang alex" w:date="2019-07-28T11:30:00Z">
        <w:r w:rsidR="00EE250E">
          <w:rPr>
            <w:rFonts w:ascii="Arial" w:hAnsi="Arial" w:cs="Arial"/>
            <w:color w:val="34302D"/>
            <w:shd w:val="clear" w:color="auto" w:fill="FFFFFF"/>
          </w:rPr>
          <w:t>、</w:t>
        </w:r>
      </w:ins>
      <w:del w:id="543" w:author="zhang alex" w:date="2019-07-28T11:30:00Z">
        <w:r w:rsidDel="00EE250E">
          <w:rPr>
            <w:rFonts w:ascii="Arial" w:hAnsi="Arial" w:cs="Arial"/>
            <w:color w:val="34302D"/>
            <w:shd w:val="clear" w:color="auto" w:fill="FFFFFF"/>
          </w:rPr>
          <w:delText>，</w:delText>
        </w:r>
      </w:del>
      <w:r>
        <w:rPr>
          <w:rFonts w:ascii="Arial" w:hAnsi="Arial" w:cs="Arial"/>
          <w:color w:val="34302D"/>
          <w:shd w:val="clear" w:color="auto" w:fill="FFFFFF"/>
        </w:rPr>
        <w:t>基础结构对象（如</w:t>
      </w:r>
      <w:r>
        <w:rPr>
          <w:rFonts w:ascii="Arial" w:hAnsi="Arial" w:cs="Arial"/>
          <w:color w:val="34302D"/>
          <w:shd w:val="clear" w:color="auto" w:fill="FFFFFF"/>
        </w:rPr>
        <w:t>Hibernate </w:t>
      </w:r>
      <w:r>
        <w:rPr>
          <w:rStyle w:val="HTML"/>
          <w:rFonts w:ascii="Consolas" w:hAnsi="Consolas"/>
          <w:sz w:val="23"/>
          <w:szCs w:val="23"/>
          <w:shd w:val="clear" w:color="auto" w:fill="F7F7F8"/>
        </w:rPr>
        <w:t>SessionFactories</w:t>
      </w:r>
      <w:r>
        <w:rPr>
          <w:rFonts w:ascii="Arial" w:hAnsi="Arial" w:cs="Arial"/>
          <w:color w:val="34302D"/>
          <w:shd w:val="clear" w:color="auto" w:fill="FFFFFF"/>
        </w:rPr>
        <w:t>，</w:t>
      </w:r>
      <w:r>
        <w:rPr>
          <w:rFonts w:ascii="Arial" w:hAnsi="Arial" w:cs="Arial"/>
          <w:color w:val="34302D"/>
          <w:shd w:val="clear" w:color="auto" w:fill="FFFFFF"/>
        </w:rPr>
        <w:t>JMS </w:t>
      </w:r>
      <w:r>
        <w:rPr>
          <w:rStyle w:val="HTML"/>
          <w:rFonts w:ascii="Consolas" w:hAnsi="Consolas"/>
          <w:sz w:val="23"/>
          <w:szCs w:val="23"/>
          <w:shd w:val="clear" w:color="auto" w:fill="F7F7F8"/>
        </w:rPr>
        <w:t>Queues</w:t>
      </w:r>
      <w:del w:id="544" w:author="zhang alex" w:date="2019-07-28T11:31:00Z">
        <w:r w:rsidDel="00EE250E">
          <w:rPr>
            <w:rFonts w:ascii="Arial" w:hAnsi="Arial" w:cs="Arial"/>
            <w:color w:val="34302D"/>
            <w:shd w:val="clear" w:color="auto" w:fill="FFFFFF"/>
          </w:rPr>
          <w:delText>等</w:delText>
        </w:r>
      </w:del>
      <w:r>
        <w:rPr>
          <w:rFonts w:ascii="Arial" w:hAnsi="Arial" w:cs="Arial"/>
          <w:color w:val="34302D"/>
          <w:shd w:val="clear" w:color="auto" w:fill="FFFFFF"/>
        </w:rPr>
        <w:t>）</w:t>
      </w:r>
      <w:ins w:id="545" w:author="zhang alex" w:date="2019-07-28T11:31:00Z">
        <w:r w:rsidR="00EE250E">
          <w:rPr>
            <w:rFonts w:ascii="Arial" w:hAnsi="Arial" w:cs="Arial" w:hint="eastAsia"/>
            <w:color w:val="34302D"/>
            <w:shd w:val="clear" w:color="auto" w:fill="FFFFFF"/>
          </w:rPr>
          <w:t>等等</w:t>
        </w:r>
      </w:ins>
      <w:r>
        <w:rPr>
          <w:rFonts w:ascii="Arial" w:hAnsi="Arial" w:cs="Arial"/>
          <w:color w:val="34302D"/>
          <w:shd w:val="clear" w:color="auto" w:fill="FFFFFF"/>
        </w:rPr>
        <w:t>。通常，不会在容器中配置细粒度域对象，因为</w:t>
      </w:r>
      <w:r>
        <w:rPr>
          <w:rFonts w:ascii="Arial" w:hAnsi="Arial" w:cs="Arial"/>
          <w:color w:val="34302D"/>
          <w:shd w:val="clear" w:color="auto" w:fill="FFFFFF"/>
        </w:rPr>
        <w:t>DAO</w:t>
      </w:r>
      <w:r>
        <w:rPr>
          <w:rFonts w:ascii="Arial" w:hAnsi="Arial" w:cs="Arial"/>
          <w:color w:val="34302D"/>
          <w:shd w:val="clear" w:color="auto" w:fill="FFFFFF"/>
        </w:rPr>
        <w:t>和业务逻辑通常负责创建和加载域对象。但是，您可以使用</w:t>
      </w:r>
      <w:r>
        <w:rPr>
          <w:rFonts w:ascii="Arial" w:hAnsi="Arial" w:cs="Arial"/>
          <w:color w:val="34302D"/>
          <w:shd w:val="clear" w:color="auto" w:fill="FFFFFF"/>
        </w:rPr>
        <w:t>Spring</w:t>
      </w:r>
      <w:r>
        <w:rPr>
          <w:rFonts w:ascii="Arial" w:hAnsi="Arial" w:cs="Arial"/>
          <w:color w:val="34302D"/>
          <w:shd w:val="clear" w:color="auto" w:fill="FFFFFF"/>
        </w:rPr>
        <w:t>与</w:t>
      </w:r>
      <w:r>
        <w:rPr>
          <w:rFonts w:ascii="Arial" w:hAnsi="Arial" w:cs="Arial"/>
          <w:color w:val="34302D"/>
          <w:shd w:val="clear" w:color="auto" w:fill="FFFFFF"/>
        </w:rPr>
        <w:t>AspectJ</w:t>
      </w:r>
      <w:r>
        <w:rPr>
          <w:rFonts w:ascii="Arial" w:hAnsi="Arial" w:cs="Arial"/>
          <w:color w:val="34302D"/>
          <w:shd w:val="clear" w:color="auto" w:fill="FFFFFF"/>
        </w:rPr>
        <w:t>的集成来配置在</w:t>
      </w:r>
      <w:r>
        <w:rPr>
          <w:rFonts w:ascii="Arial" w:hAnsi="Arial" w:cs="Arial"/>
          <w:color w:val="34302D"/>
          <w:shd w:val="clear" w:color="auto" w:fill="FFFFFF"/>
        </w:rPr>
        <w:t>IoC</w:t>
      </w:r>
      <w:r>
        <w:rPr>
          <w:rFonts w:ascii="Arial" w:hAnsi="Arial" w:cs="Arial"/>
          <w:color w:val="34302D"/>
          <w:shd w:val="clear" w:color="auto" w:fill="FFFFFF"/>
        </w:rPr>
        <w:t>容器控制之外创建的对象。请参阅</w:t>
      </w:r>
      <w:r w:rsidR="00073EA7">
        <w:rPr>
          <w:rStyle w:val="a4"/>
          <w:rFonts w:ascii="Arial" w:hAnsi="Arial" w:cs="Arial"/>
          <w:color w:val="548E2E"/>
          <w:shd w:val="clear" w:color="auto" w:fill="FFFFFF"/>
        </w:rPr>
        <w:fldChar w:fldCharType="begin"/>
      </w:r>
      <w:r w:rsidR="00073EA7">
        <w:rPr>
          <w:rStyle w:val="a4"/>
          <w:rFonts w:ascii="Arial" w:hAnsi="Arial" w:cs="Arial"/>
          <w:color w:val="548E2E"/>
          <w:shd w:val="clear" w:color="auto" w:fill="FFFFFF"/>
        </w:rPr>
        <w:instrText xml:space="preserve"> HYPERLINK "https://docs.spring.io/spring/docs/5.1.8.RELEASE/spring-framework-reference/core.html" \l "aop-atconfigurable" </w:instrText>
      </w:r>
      <w:r w:rsidR="00073EA7">
        <w:rPr>
          <w:rStyle w:val="a4"/>
          <w:rFonts w:ascii="Arial" w:hAnsi="Arial" w:cs="Arial"/>
          <w:color w:val="548E2E"/>
          <w:shd w:val="clear" w:color="auto" w:fill="FFFFFF"/>
        </w:rPr>
        <w:fldChar w:fldCharType="separate"/>
      </w:r>
      <w:r>
        <w:rPr>
          <w:rStyle w:val="a4"/>
          <w:rFonts w:ascii="Arial" w:hAnsi="Arial" w:cs="Arial"/>
          <w:color w:val="548E2E"/>
          <w:shd w:val="clear" w:color="auto" w:fill="FFFFFF"/>
        </w:rPr>
        <w:t>使用</w:t>
      </w:r>
      <w:r>
        <w:rPr>
          <w:rStyle w:val="a4"/>
          <w:rFonts w:ascii="Arial" w:hAnsi="Arial" w:cs="Arial"/>
          <w:color w:val="548E2E"/>
          <w:shd w:val="clear" w:color="auto" w:fill="FFFFFF"/>
        </w:rPr>
        <w:t>AspectJ</w:t>
      </w:r>
      <w:del w:id="546" w:author="zhang alex" w:date="2019-07-28T11:34:00Z">
        <w:r w:rsidDel="00000440">
          <w:rPr>
            <w:rStyle w:val="a4"/>
            <w:rFonts w:ascii="Arial" w:hAnsi="Arial" w:cs="Arial" w:hint="eastAsia"/>
            <w:color w:val="548E2E"/>
            <w:shd w:val="clear" w:color="auto" w:fill="FFFFFF"/>
          </w:rPr>
          <w:delText>使用</w:delText>
        </w:r>
      </w:del>
      <w:ins w:id="547" w:author="zhang alex" w:date="2019-07-28T11:34:00Z">
        <w:r w:rsidR="00000440">
          <w:rPr>
            <w:rStyle w:val="a4"/>
            <w:rFonts w:ascii="Arial" w:hAnsi="Arial" w:cs="Arial" w:hint="eastAsia"/>
            <w:color w:val="548E2E"/>
            <w:shd w:val="clear" w:color="auto" w:fill="FFFFFF"/>
          </w:rPr>
          <w:t>与</w:t>
        </w:r>
      </w:ins>
      <w:r>
        <w:rPr>
          <w:rStyle w:val="a4"/>
          <w:rFonts w:ascii="Arial" w:hAnsi="Arial" w:cs="Arial"/>
          <w:color w:val="548E2E"/>
          <w:shd w:val="clear" w:color="auto" w:fill="FFFFFF"/>
        </w:rPr>
        <w:t>Spring</w:t>
      </w:r>
      <w:ins w:id="548" w:author="zhang alex" w:date="2019-07-28T11:34:00Z">
        <w:r w:rsidR="00447C0A">
          <w:rPr>
            <w:rStyle w:val="a4"/>
            <w:rFonts w:ascii="Arial" w:hAnsi="Arial" w:cs="Arial" w:hint="eastAsia"/>
            <w:color w:val="548E2E"/>
            <w:shd w:val="clear" w:color="auto" w:fill="FFFFFF"/>
          </w:rPr>
          <w:t>进行</w:t>
        </w:r>
        <w:r w:rsidR="00447C0A" w:rsidRPr="00447C0A">
          <w:rPr>
            <w:rStyle w:val="a4"/>
            <w:rFonts w:ascii="Arial" w:hAnsi="Arial" w:cs="Arial"/>
            <w:color w:val="548E2E"/>
            <w:shd w:val="clear" w:color="auto" w:fill="FFFFFF"/>
          </w:rPr>
          <w:t>域对象</w:t>
        </w:r>
        <w:r w:rsidR="00447C0A">
          <w:rPr>
            <w:rStyle w:val="a4"/>
            <w:rFonts w:ascii="Arial" w:hAnsi="Arial" w:cs="Arial" w:hint="eastAsia"/>
            <w:color w:val="548E2E"/>
            <w:shd w:val="clear" w:color="auto" w:fill="FFFFFF"/>
          </w:rPr>
          <w:t>的</w:t>
        </w:r>
      </w:ins>
      <w:r>
        <w:rPr>
          <w:rStyle w:val="a4"/>
          <w:rFonts w:ascii="Arial" w:hAnsi="Arial" w:cs="Arial"/>
          <w:color w:val="548E2E"/>
          <w:shd w:val="clear" w:color="auto" w:fill="FFFFFF"/>
        </w:rPr>
        <w:t>依赖注入</w:t>
      </w:r>
      <w:del w:id="549" w:author="zhang alex" w:date="2019-07-28T11:34:00Z">
        <w:r w:rsidDel="00447C0A">
          <w:rPr>
            <w:rStyle w:val="a4"/>
            <w:rFonts w:ascii="Arial" w:hAnsi="Arial" w:cs="Arial"/>
            <w:color w:val="548E2E"/>
            <w:shd w:val="clear" w:color="auto" w:fill="FFFFFF"/>
          </w:rPr>
          <w:delText>域对象</w:delText>
        </w:r>
      </w:del>
      <w:r w:rsidR="00073EA7">
        <w:rPr>
          <w:rStyle w:val="a4"/>
          <w:rFonts w:ascii="Arial" w:hAnsi="Arial" w:cs="Arial"/>
          <w:color w:val="548E2E"/>
          <w:shd w:val="clear" w:color="auto" w:fill="FFFFFF"/>
        </w:rPr>
        <w:fldChar w:fldCharType="end"/>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basic structure of XML-based configuration metadata:</w:t>
      </w:r>
    </w:p>
    <w:p w:rsidR="003D256D" w:rsidRPr="00BA0D5D" w:rsidRDefault="003D256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以下示例显示了基于</w:t>
      </w:r>
      <w:r>
        <w:rPr>
          <w:rFonts w:ascii="Arial" w:hAnsi="Arial" w:cs="Arial"/>
          <w:color w:val="34302D"/>
          <w:shd w:val="clear" w:color="auto" w:fill="FFFFFF"/>
        </w:rPr>
        <w:t>XML</w:t>
      </w:r>
      <w:r>
        <w:rPr>
          <w:rFonts w:ascii="Arial" w:hAnsi="Arial" w:cs="Arial"/>
          <w:color w:val="34302D"/>
          <w:shd w:val="clear" w:color="auto" w:fill="FFFFFF"/>
        </w:rPr>
        <w:t>的配置元数据的基本结构：</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5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557799"/>
          <w:kern w:val="0"/>
          <w:sz w:val="18"/>
          <w:szCs w:val="18"/>
          <w:rPrChange w:id="551" w:author="zhang alex" w:date="2019-07-28T11:52:00Z">
            <w:rPr>
              <w:rFonts w:ascii="Consolas" w:eastAsia="宋体" w:hAnsi="Consolas" w:cs="宋体"/>
              <w:color w:val="557799"/>
              <w:kern w:val="0"/>
              <w:sz w:val="24"/>
              <w:szCs w:val="24"/>
            </w:rPr>
          </w:rPrChange>
        </w:rPr>
        <w:t>&lt;?xml version="1.0" encoding="UTF-8"?&gt;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52"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553" w:author="zhang alex" w:date="2019-07-28T11:52:00Z">
            <w:rPr>
              <w:rFonts w:ascii="Consolas" w:eastAsia="宋体" w:hAnsi="Consolas" w:cs="宋体"/>
              <w:color w:val="008080"/>
              <w:kern w:val="0"/>
              <w:sz w:val="24"/>
              <w:szCs w:val="24"/>
            </w:rPr>
          </w:rPrChange>
        </w:rPr>
        <w:t>&lt;beans</w:t>
      </w:r>
      <w:r w:rsidRPr="00F1105E">
        <w:rPr>
          <w:rFonts w:ascii="Consolas" w:eastAsia="宋体" w:hAnsi="Consolas" w:cs="宋体"/>
          <w:color w:val="34302D"/>
          <w:kern w:val="0"/>
          <w:sz w:val="18"/>
          <w:szCs w:val="18"/>
          <w:rPrChange w:id="55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55" w:author="zhang alex" w:date="2019-07-28T11:52:00Z">
            <w:rPr>
              <w:rFonts w:ascii="Consolas" w:eastAsia="宋体" w:hAnsi="Consolas" w:cs="宋体"/>
              <w:color w:val="000080"/>
              <w:kern w:val="0"/>
              <w:sz w:val="24"/>
              <w:szCs w:val="24"/>
            </w:rPr>
          </w:rPrChange>
        </w:rPr>
        <w:t>xmlns</w:t>
      </w:r>
      <w:r w:rsidRPr="00F1105E">
        <w:rPr>
          <w:rFonts w:ascii="Consolas" w:eastAsia="宋体" w:hAnsi="Consolas" w:cs="宋体"/>
          <w:color w:val="34302D"/>
          <w:kern w:val="0"/>
          <w:sz w:val="18"/>
          <w:szCs w:val="18"/>
          <w:rPrChange w:id="556"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57"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58"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59"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60" w:author="zhang alex" w:date="2019-07-28T11:52:00Z">
            <w:rPr>
              <w:rFonts w:ascii="Consolas" w:eastAsia="宋体" w:hAnsi="Consolas" w:cs="宋体"/>
              <w:color w:val="000080"/>
              <w:kern w:val="0"/>
              <w:sz w:val="24"/>
              <w:szCs w:val="24"/>
            </w:rPr>
          </w:rPrChange>
        </w:rPr>
        <w:t>xmlns:xsi</w:t>
      </w:r>
      <w:r w:rsidRPr="00F1105E">
        <w:rPr>
          <w:rFonts w:ascii="Consolas" w:eastAsia="宋体" w:hAnsi="Consolas" w:cs="宋体"/>
          <w:color w:val="34302D"/>
          <w:kern w:val="0"/>
          <w:sz w:val="18"/>
          <w:szCs w:val="18"/>
          <w:rPrChange w:id="561"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62" w:author="zhang alex" w:date="2019-07-28T11:52:00Z">
            <w:rPr>
              <w:rFonts w:ascii="Consolas" w:eastAsia="宋体" w:hAnsi="Consolas" w:cs="宋体"/>
              <w:color w:val="DD1144"/>
              <w:kern w:val="0"/>
              <w:sz w:val="24"/>
              <w:szCs w:val="24"/>
            </w:rPr>
          </w:rPrChange>
        </w:rPr>
        <w:t>"http://www.w3.org/2001/XMLSchema-instance"</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18"/>
          <w:szCs w:val="18"/>
          <w:rPrChange w:id="563" w:author="zhang alex" w:date="2019-07-28T11:52:00Z">
            <w:rPr>
              <w:rFonts w:ascii="Consolas" w:eastAsia="宋体" w:hAnsi="Consolas" w:cs="宋体"/>
              <w:color w:val="DD2200"/>
              <w:kern w:val="0"/>
              <w:sz w:val="24"/>
              <w:szCs w:val="24"/>
            </w:rPr>
          </w:rPrChange>
        </w:rPr>
      </w:pPr>
      <w:r w:rsidRPr="00F1105E">
        <w:rPr>
          <w:rFonts w:ascii="Consolas" w:eastAsia="宋体" w:hAnsi="Consolas" w:cs="宋体"/>
          <w:color w:val="34302D"/>
          <w:kern w:val="0"/>
          <w:sz w:val="18"/>
          <w:szCs w:val="18"/>
          <w:rPrChange w:id="56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65" w:author="zhang alex" w:date="2019-07-28T11:52:00Z">
            <w:rPr>
              <w:rFonts w:ascii="Consolas" w:eastAsia="宋体" w:hAnsi="Consolas" w:cs="宋体"/>
              <w:color w:val="000080"/>
              <w:kern w:val="0"/>
              <w:sz w:val="24"/>
              <w:szCs w:val="24"/>
            </w:rPr>
          </w:rPrChange>
        </w:rPr>
        <w:t>xsi:schemaLocation</w:t>
      </w:r>
      <w:r w:rsidRPr="00F1105E">
        <w:rPr>
          <w:rFonts w:ascii="Consolas" w:eastAsia="宋体" w:hAnsi="Consolas" w:cs="宋体"/>
          <w:color w:val="34302D"/>
          <w:kern w:val="0"/>
          <w:sz w:val="18"/>
          <w:szCs w:val="18"/>
          <w:rPrChange w:id="566"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67"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68"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DD2200"/>
          <w:kern w:val="0"/>
          <w:sz w:val="18"/>
          <w:szCs w:val="18"/>
          <w:rPrChange w:id="569" w:author="zhang alex" w:date="2019-07-28T11:52:00Z">
            <w:rPr>
              <w:rFonts w:ascii="Consolas" w:eastAsia="宋体" w:hAnsi="Consolas" w:cs="宋体"/>
              <w:color w:val="DD2200"/>
              <w:kern w:val="0"/>
              <w:sz w:val="24"/>
              <w:szCs w:val="24"/>
            </w:rPr>
          </w:rPrChange>
        </w:rPr>
        <w:t xml:space="preserve">        </w:t>
      </w:r>
      <w:r w:rsidRPr="00F1105E">
        <w:rPr>
          <w:rFonts w:ascii="Consolas" w:eastAsia="宋体" w:hAnsi="Consolas" w:cs="宋体"/>
          <w:color w:val="DD1144"/>
          <w:kern w:val="0"/>
          <w:sz w:val="18"/>
          <w:szCs w:val="18"/>
          <w:rPrChange w:id="570" w:author="zhang alex" w:date="2019-07-28T11:52:00Z">
            <w:rPr>
              <w:rFonts w:ascii="Consolas" w:eastAsia="宋体" w:hAnsi="Consolas" w:cs="宋体"/>
              <w:color w:val="DD1144"/>
              <w:kern w:val="0"/>
              <w:sz w:val="24"/>
              <w:szCs w:val="24"/>
            </w:rPr>
          </w:rPrChange>
        </w:rPr>
        <w:t>https://www.springframework.org/schema/beans/spring-beans.xsd"</w:t>
      </w:r>
      <w:r w:rsidRPr="00F1105E">
        <w:rPr>
          <w:rFonts w:ascii="Consolas" w:eastAsia="宋体" w:hAnsi="Consolas" w:cs="宋体"/>
          <w:color w:val="008080"/>
          <w:kern w:val="0"/>
          <w:sz w:val="18"/>
          <w:szCs w:val="18"/>
          <w:rPrChange w:id="571"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72"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73"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7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575"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57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77"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578"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79" w:author="zhang alex" w:date="2019-07-28T11:52:00Z">
            <w:rPr>
              <w:rFonts w:ascii="Consolas" w:eastAsia="宋体" w:hAnsi="Consolas" w:cs="宋体"/>
              <w:color w:val="DD1144"/>
              <w:kern w:val="0"/>
              <w:sz w:val="24"/>
              <w:szCs w:val="24"/>
            </w:rPr>
          </w:rPrChange>
        </w:rPr>
        <w:t>"..."</w:t>
      </w:r>
      <w:r w:rsidRPr="00F1105E">
        <w:rPr>
          <w:rFonts w:ascii="Consolas" w:eastAsia="宋体" w:hAnsi="Consolas" w:cs="宋体"/>
          <w:color w:val="34302D"/>
          <w:kern w:val="0"/>
          <w:sz w:val="18"/>
          <w:szCs w:val="18"/>
          <w:rPrChange w:id="58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81"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582"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83" w:author="zhang alex" w:date="2019-07-28T11:52:00Z">
            <w:rPr>
              <w:rFonts w:ascii="Consolas" w:eastAsia="宋体" w:hAnsi="Consolas" w:cs="宋体"/>
              <w:color w:val="DD1144"/>
              <w:kern w:val="0"/>
              <w:sz w:val="24"/>
              <w:szCs w:val="24"/>
            </w:rPr>
          </w:rPrChange>
        </w:rPr>
        <w:t>"..."</w:t>
      </w:r>
      <w:r w:rsidRPr="00F1105E">
        <w:rPr>
          <w:rFonts w:ascii="Consolas" w:eastAsia="宋体" w:hAnsi="Consolas" w:cs="宋体"/>
          <w:color w:val="008080"/>
          <w:kern w:val="0"/>
          <w:sz w:val="18"/>
          <w:szCs w:val="18"/>
          <w:rPrChange w:id="584" w:author="zhang alex" w:date="2019-07-28T11:52:00Z">
            <w:rPr>
              <w:rFonts w:ascii="Consolas" w:eastAsia="宋体" w:hAnsi="Consolas" w:cs="宋体"/>
              <w:color w:val="008080"/>
              <w:kern w:val="0"/>
              <w:sz w:val="24"/>
              <w:szCs w:val="24"/>
            </w:rPr>
          </w:rPrChange>
        </w:rPr>
        <w:t>&gt;</w:t>
      </w:r>
      <w:r w:rsidRPr="00F1105E">
        <w:rPr>
          <w:rFonts w:ascii="Consolas" w:eastAsia="宋体" w:hAnsi="Consolas" w:cs="宋体"/>
          <w:color w:val="34302D"/>
          <w:kern w:val="0"/>
          <w:sz w:val="18"/>
          <w:szCs w:val="18"/>
          <w:rPrChange w:id="585" w:author="zhang alex" w:date="2019-07-28T11:52:00Z">
            <w:rPr>
              <w:rFonts w:ascii="Consolas" w:eastAsia="宋体" w:hAnsi="Consolas" w:cs="宋体"/>
              <w:color w:val="34302D"/>
              <w:kern w:val="0"/>
              <w:sz w:val="24"/>
              <w:szCs w:val="24"/>
            </w:rPr>
          </w:rPrChange>
        </w:rPr>
        <w:t xml:space="preserve">   </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8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87"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588" w:author="zhang alex" w:date="2019-07-28T11:52:00Z">
            <w:rPr>
              <w:rFonts w:ascii="Consolas" w:eastAsia="宋体" w:hAnsi="Consolas" w:cs="宋体"/>
              <w:i/>
              <w:iCs/>
              <w:color w:val="999988"/>
              <w:kern w:val="0"/>
              <w:sz w:val="24"/>
              <w:szCs w:val="24"/>
            </w:rPr>
          </w:rPrChange>
        </w:rPr>
        <w:t>&lt;!--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89"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9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591"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92"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593"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59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595"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59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597"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598"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599" w:author="zhang alex" w:date="2019-07-28T11:52:00Z">
            <w:rPr>
              <w:rFonts w:ascii="Consolas" w:eastAsia="宋体" w:hAnsi="Consolas" w:cs="宋体"/>
              <w:color w:val="DD1144"/>
              <w:kern w:val="0"/>
              <w:sz w:val="24"/>
              <w:szCs w:val="24"/>
            </w:rPr>
          </w:rPrChange>
        </w:rPr>
        <w:t>"..."</w:t>
      </w:r>
      <w:r w:rsidRPr="00F1105E">
        <w:rPr>
          <w:rFonts w:ascii="Consolas" w:eastAsia="宋体" w:hAnsi="Consolas" w:cs="宋体"/>
          <w:color w:val="34302D"/>
          <w:kern w:val="0"/>
          <w:sz w:val="18"/>
          <w:szCs w:val="18"/>
          <w:rPrChange w:id="60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01"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602"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03" w:author="zhang alex" w:date="2019-07-28T11:52:00Z">
            <w:rPr>
              <w:rFonts w:ascii="Consolas" w:eastAsia="宋体" w:hAnsi="Consolas" w:cs="宋体"/>
              <w:color w:val="DD1144"/>
              <w:kern w:val="0"/>
              <w:sz w:val="24"/>
              <w:szCs w:val="24"/>
            </w:rPr>
          </w:rPrChange>
        </w:rPr>
        <w:t>"..."</w:t>
      </w:r>
      <w:r w:rsidRPr="00F1105E">
        <w:rPr>
          <w:rFonts w:ascii="Consolas" w:eastAsia="宋体" w:hAnsi="Consolas" w:cs="宋体"/>
          <w:color w:val="008080"/>
          <w:kern w:val="0"/>
          <w:sz w:val="18"/>
          <w:szCs w:val="18"/>
          <w:rPrChange w:id="604"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05"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0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607" w:author="zhang alex" w:date="2019-07-28T11:52:00Z">
            <w:rPr>
              <w:rFonts w:ascii="Consolas" w:eastAsia="宋体" w:hAnsi="Consolas" w:cs="宋体"/>
              <w:i/>
              <w:iCs/>
              <w:color w:val="999988"/>
              <w:kern w:val="0"/>
              <w:sz w:val="24"/>
              <w:szCs w:val="24"/>
            </w:rPr>
          </w:rPrChange>
        </w:rPr>
        <w:t>&lt;!--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08"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09"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10"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11"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12"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13"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614" w:author="zhang alex" w:date="2019-07-28T11:52:00Z">
            <w:rPr>
              <w:rFonts w:ascii="Consolas" w:eastAsia="宋体" w:hAnsi="Consolas" w:cs="宋体"/>
              <w:i/>
              <w:iCs/>
              <w:color w:val="999988"/>
              <w:kern w:val="0"/>
              <w:sz w:val="24"/>
              <w:szCs w:val="24"/>
            </w:rPr>
          </w:rPrChange>
        </w:rPr>
        <w:t>&lt;!-- more bean definitions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15"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1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617" w:author="zhang alex" w:date="2019-07-28T11:52:00Z">
            <w:rPr>
              <w:rFonts w:ascii="Consolas" w:eastAsia="宋体" w:hAnsi="Consolas" w:cs="宋体"/>
              <w:color w:val="008080"/>
              <w:kern w:val="0"/>
              <w:sz w:val="24"/>
              <w:szCs w:val="24"/>
            </w:rPr>
          </w:rPrChange>
        </w:rPr>
        <w:t>&lt;/beans&gt;</w:t>
      </w:r>
    </w:p>
    <w:tbl>
      <w:tblPr>
        <w:tblStyle w:val="a7"/>
        <w:tblW w:w="0" w:type="auto"/>
        <w:tblLook w:val="04A0" w:firstRow="1" w:lastRow="0" w:firstColumn="1" w:lastColumn="0" w:noHBand="0" w:noVBand="1"/>
      </w:tblPr>
      <w:tblGrid>
        <w:gridCol w:w="10457"/>
      </w:tblGrid>
      <w:tr w:rsidR="006877B3" w:rsidRPr="00BA0D5D" w:rsidTr="006877B3">
        <w:tc>
          <w:tcPr>
            <w:tcW w:w="0" w:type="auto"/>
            <w:hideMark/>
          </w:tcPr>
          <w:p w:rsidR="006877B3" w:rsidRPr="00BA0D5D" w:rsidRDefault="006877B3"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id</w:t>
            </w:r>
            <w:r w:rsidRPr="00BA0D5D">
              <w:rPr>
                <w:rFonts w:ascii="宋体" w:eastAsia="宋体" w:hAnsi="宋体" w:cs="宋体"/>
                <w:color w:val="34302D"/>
                <w:kern w:val="0"/>
                <w:sz w:val="24"/>
                <w:szCs w:val="24"/>
              </w:rPr>
              <w:t> attribute is a string that identifies the individual bean definition.</w:t>
            </w:r>
          </w:p>
        </w:tc>
      </w:tr>
      <w:tr w:rsidR="006877B3" w:rsidRPr="00BA0D5D" w:rsidTr="006877B3">
        <w:tc>
          <w:tcPr>
            <w:tcW w:w="0" w:type="auto"/>
            <w:hideMark/>
          </w:tcPr>
          <w:p w:rsidR="006877B3" w:rsidRDefault="006877B3"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class</w:t>
            </w:r>
            <w:r w:rsidRPr="00BA0D5D">
              <w:rPr>
                <w:rFonts w:ascii="宋体" w:eastAsia="宋体" w:hAnsi="宋体" w:cs="宋体"/>
                <w:color w:val="34302D"/>
                <w:kern w:val="0"/>
                <w:sz w:val="24"/>
                <w:szCs w:val="24"/>
              </w:rPr>
              <w:t> attribute defines the type of the bean and uses the fully qualified classname.</w:t>
            </w:r>
          </w:p>
          <w:p w:rsidR="006877B3" w:rsidRDefault="006877B3" w:rsidP="00BA0D5D">
            <w:pPr>
              <w:widowControl/>
              <w:jc w:val="left"/>
              <w:rPr>
                <w:rFonts w:ascii="宋体" w:eastAsia="宋体" w:hAnsi="宋体" w:cs="宋体"/>
                <w:color w:val="34302D"/>
                <w:kern w:val="0"/>
                <w:sz w:val="24"/>
                <w:szCs w:val="24"/>
              </w:rPr>
            </w:pPr>
          </w:p>
          <w:p w:rsidR="006877B3" w:rsidRDefault="006877B3" w:rsidP="00BA0D5D">
            <w:pPr>
              <w:widowControl/>
              <w:jc w:val="left"/>
            </w:pPr>
            <w:del w:id="618" w:author="zhang alex" w:date="2019-07-28T11:37:00Z">
              <w:r w:rsidDel="006877B3">
                <w:delText>该</w:delText>
              </w:r>
            </w:del>
            <w:r>
              <w:rPr>
                <w:rStyle w:val="HTML"/>
                <w:rFonts w:ascii="Consolas" w:hAnsi="Consolas"/>
                <w:sz w:val="23"/>
                <w:szCs w:val="23"/>
                <w:shd w:val="clear" w:color="auto" w:fill="F7F7F8"/>
              </w:rPr>
              <w:t>id</w:t>
            </w:r>
            <w:r>
              <w:t>属性是一个标识单个</w:t>
            </w:r>
            <w:r>
              <w:t>bean</w:t>
            </w:r>
            <w:r>
              <w:t>定义的字符串。</w:t>
            </w:r>
          </w:p>
          <w:p w:rsidR="006877B3" w:rsidRDefault="006877B3" w:rsidP="00BA0D5D">
            <w:pPr>
              <w:widowControl/>
              <w:jc w:val="left"/>
            </w:pPr>
            <w:del w:id="619" w:author="zhang alex" w:date="2019-07-28T11:37:00Z">
              <w:r w:rsidDel="006877B3">
                <w:delText>该</w:delText>
              </w:r>
            </w:del>
            <w:r>
              <w:rPr>
                <w:rStyle w:val="HTML"/>
                <w:rFonts w:ascii="Consolas" w:hAnsi="Consolas"/>
                <w:sz w:val="23"/>
                <w:szCs w:val="23"/>
                <w:shd w:val="clear" w:color="auto" w:fill="F7F7F8"/>
              </w:rPr>
              <w:t>class</w:t>
            </w:r>
            <w:r>
              <w:t>属性定义</w:t>
            </w:r>
            <w:r>
              <w:t>bean</w:t>
            </w:r>
            <w:r>
              <w:t>的类型并使用完全限定的类名。</w:t>
            </w:r>
          </w:p>
          <w:p w:rsidR="006877B3" w:rsidRPr="00BA0D5D" w:rsidRDefault="006877B3" w:rsidP="00BA0D5D">
            <w:pPr>
              <w:widowControl/>
              <w:jc w:val="left"/>
              <w:rPr>
                <w:rFonts w:ascii="宋体" w:eastAsia="宋体" w:hAnsi="宋体" w:cs="宋体"/>
                <w:color w:val="34302D"/>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of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refers to collaborating objects. The XML for referring to collaborating objects is not shown in this example. See </w:t>
      </w:r>
      <w:hyperlink r:id="rId35" w:anchor="beans-dependencies" w:history="1">
        <w:r w:rsidRPr="00BA0D5D">
          <w:rPr>
            <w:rFonts w:ascii="inherit" w:eastAsia="宋体" w:hAnsi="inherit" w:cs="Arial"/>
            <w:color w:val="548E2E"/>
            <w:kern w:val="0"/>
            <w:sz w:val="24"/>
            <w:szCs w:val="24"/>
            <w:u w:val="single"/>
          </w:rPr>
          <w:t>Dependencies</w:t>
        </w:r>
      </w:hyperlink>
      <w:r w:rsidRPr="00BA0D5D">
        <w:rPr>
          <w:rFonts w:ascii="inherit" w:eastAsia="宋体" w:hAnsi="inherit" w:cs="Arial"/>
          <w:color w:val="34302D"/>
          <w:kern w:val="0"/>
          <w:sz w:val="24"/>
          <w:szCs w:val="24"/>
        </w:rPr>
        <w:t> for more information.</w:t>
      </w:r>
    </w:p>
    <w:p w:rsidR="00A841D0" w:rsidRPr="00BA0D5D" w:rsidRDefault="00A841D0"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id</w:t>
      </w:r>
      <w:r>
        <w:rPr>
          <w:rFonts w:ascii="Arial" w:hAnsi="Arial" w:cs="Arial"/>
          <w:color w:val="34302D"/>
          <w:shd w:val="clear" w:color="auto" w:fill="FFFFFF"/>
        </w:rPr>
        <w:t>属性的值指的是协作对象。在此示例中未显示用于引用协作对象的</w:t>
      </w:r>
      <w:r>
        <w:rPr>
          <w:rFonts w:ascii="Arial" w:hAnsi="Arial" w:cs="Arial"/>
          <w:color w:val="34302D"/>
          <w:shd w:val="clear" w:color="auto" w:fill="FFFFFF"/>
        </w:rPr>
        <w:t>XML</w:t>
      </w:r>
      <w:r>
        <w:rPr>
          <w:rFonts w:ascii="Arial" w:hAnsi="Arial" w:cs="Arial"/>
          <w:color w:val="34302D"/>
          <w:shd w:val="clear" w:color="auto" w:fill="FFFFFF"/>
        </w:rPr>
        <w:t>。有关更多信息，请参阅</w:t>
      </w:r>
      <w:r>
        <w:rPr>
          <w:rFonts w:ascii="Arial" w:hAnsi="Arial" w:cs="Arial"/>
          <w:color w:val="34302D"/>
          <w:shd w:val="clear" w:color="auto" w:fill="FFFFFF"/>
        </w:rPr>
        <w:t> </w:t>
      </w:r>
      <w:hyperlink r:id="rId36" w:anchor="beans-dependencies" w:history="1">
        <w:r>
          <w:rPr>
            <w:rStyle w:val="a4"/>
            <w:rFonts w:ascii="Arial" w:hAnsi="Arial" w:cs="Arial"/>
            <w:color w:val="548E2E"/>
            <w:shd w:val="clear" w:color="auto" w:fill="FFFFFF"/>
          </w:rPr>
          <w:t>依赖项</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1.2.2. Instantiating a Container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location path or paths supplied to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constructor are resource strings that let the container load configuration metadata from a variety of external resources, such as the local file system, the Java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and so on.</w:t>
      </w:r>
    </w:p>
    <w:p w:rsidR="001705F2" w:rsidRPr="00BA0D5D" w:rsidRDefault="001705F2"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提供给</w:t>
      </w:r>
      <w:r>
        <w:rPr>
          <w:rStyle w:val="HTML"/>
          <w:rFonts w:ascii="Consolas" w:hAnsi="Consolas"/>
          <w:sz w:val="23"/>
          <w:szCs w:val="23"/>
          <w:shd w:val="clear" w:color="auto" w:fill="F7F7F8"/>
        </w:rPr>
        <w:t>ApplicationContext</w:t>
      </w:r>
      <w:r>
        <w:rPr>
          <w:rFonts w:ascii="Arial" w:hAnsi="Arial" w:cs="Arial"/>
          <w:color w:val="34302D"/>
          <w:shd w:val="clear" w:color="auto" w:fill="FFFFFF"/>
        </w:rPr>
        <w:t>构造函数的路径</w:t>
      </w:r>
      <w:r w:rsidR="007F41A4">
        <w:rPr>
          <w:rFonts w:ascii="Arial" w:hAnsi="Arial" w:cs="Arial"/>
          <w:color w:val="34302D"/>
          <w:shd w:val="clear" w:color="auto" w:fill="FFFFFF"/>
        </w:rPr>
        <w:t>位置</w:t>
      </w:r>
      <w:r>
        <w:rPr>
          <w:rFonts w:ascii="Arial" w:hAnsi="Arial" w:cs="Arial"/>
          <w:color w:val="34302D"/>
          <w:shd w:val="clear" w:color="auto" w:fill="FFFFFF"/>
        </w:rPr>
        <w:t>是资源字符串，它允许容器从各种外部资源（如本地文件系统，</w:t>
      </w:r>
      <w:r>
        <w:rPr>
          <w:rFonts w:ascii="Arial" w:hAnsi="Arial" w:cs="Arial"/>
          <w:color w:val="34302D"/>
          <w:shd w:val="clear" w:color="auto" w:fill="FFFFFF"/>
        </w:rPr>
        <w:t>Java</w:t>
      </w:r>
      <w:r w:rsidR="00332503">
        <w:rPr>
          <w:rFonts w:ascii="Arial" w:hAnsi="Arial" w:cs="Arial"/>
          <w:color w:val="34302D"/>
          <w:shd w:val="clear" w:color="auto" w:fill="FFFFFF"/>
        </w:rPr>
        <w:t xml:space="preserve"> </w:t>
      </w:r>
      <w:r w:rsidR="00332503">
        <w:rPr>
          <w:rFonts w:ascii="Arial" w:hAnsi="Arial" w:cs="Arial" w:hint="eastAsia"/>
          <w:color w:val="34302D"/>
          <w:shd w:val="clear" w:color="auto" w:fill="FFFFFF"/>
        </w:rPr>
        <w:t>CLASSPATH</w:t>
      </w:r>
      <w:r>
        <w:rPr>
          <w:rFonts w:ascii="Arial" w:hAnsi="Arial" w:cs="Arial"/>
          <w:color w:val="34302D"/>
          <w:shd w:val="clear" w:color="auto" w:fill="FFFFFF"/>
        </w:rPr>
        <w:t>等）加载配置元数据。</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20" w:author="zhang alex" w:date="2019-07-28T11:53: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21" w:author="zhang alex" w:date="2019-07-28T11:53:00Z">
            <w:rPr>
              <w:rFonts w:ascii="Consolas" w:eastAsia="宋体" w:hAnsi="Consolas" w:cs="宋体"/>
              <w:color w:val="34302D"/>
              <w:kern w:val="0"/>
              <w:sz w:val="24"/>
              <w:szCs w:val="24"/>
            </w:rPr>
          </w:rPrChange>
        </w:rPr>
        <w:lastRenderedPageBreak/>
        <w:t xml:space="preserve">ApplicationContext context = </w:t>
      </w:r>
      <w:r w:rsidRPr="00F1105E">
        <w:rPr>
          <w:rFonts w:ascii="Consolas" w:eastAsia="宋体" w:hAnsi="Consolas" w:cs="宋体"/>
          <w:b/>
          <w:bCs/>
          <w:color w:val="000000"/>
          <w:kern w:val="0"/>
          <w:sz w:val="18"/>
          <w:szCs w:val="18"/>
          <w:rPrChange w:id="622" w:author="zhang alex" w:date="2019-07-28T11:53:00Z">
            <w:rPr>
              <w:rFonts w:ascii="Consolas" w:eastAsia="宋体" w:hAnsi="Consolas" w:cs="宋体"/>
              <w:b/>
              <w:bCs/>
              <w:color w:val="000000"/>
              <w:kern w:val="0"/>
              <w:sz w:val="24"/>
              <w:szCs w:val="24"/>
            </w:rPr>
          </w:rPrChange>
        </w:rPr>
        <w:t>new</w:t>
      </w:r>
      <w:r w:rsidRPr="00F1105E">
        <w:rPr>
          <w:rFonts w:ascii="Consolas" w:eastAsia="宋体" w:hAnsi="Consolas" w:cs="宋体"/>
          <w:color w:val="34302D"/>
          <w:kern w:val="0"/>
          <w:sz w:val="18"/>
          <w:szCs w:val="18"/>
          <w:rPrChange w:id="623" w:author="zhang alex" w:date="2019-07-28T11:53:00Z">
            <w:rPr>
              <w:rFonts w:ascii="Consolas" w:eastAsia="宋体" w:hAnsi="Consolas" w:cs="宋体"/>
              <w:color w:val="34302D"/>
              <w:kern w:val="0"/>
              <w:sz w:val="24"/>
              <w:szCs w:val="24"/>
            </w:rPr>
          </w:rPrChange>
        </w:rPr>
        <w:t xml:space="preserve"> ClassPathXmlApplicationContext(</w:t>
      </w:r>
      <w:r w:rsidRPr="00F1105E">
        <w:rPr>
          <w:rFonts w:ascii="Consolas" w:eastAsia="宋体" w:hAnsi="Consolas" w:cs="宋体"/>
          <w:color w:val="DD1144"/>
          <w:kern w:val="0"/>
          <w:sz w:val="18"/>
          <w:szCs w:val="18"/>
          <w:rPrChange w:id="624" w:author="zhang alex" w:date="2019-07-28T11:53:00Z">
            <w:rPr>
              <w:rFonts w:ascii="Consolas" w:eastAsia="宋体" w:hAnsi="Consolas" w:cs="宋体"/>
              <w:color w:val="DD1144"/>
              <w:kern w:val="0"/>
              <w:sz w:val="24"/>
              <w:szCs w:val="24"/>
            </w:rPr>
          </w:rPrChange>
        </w:rPr>
        <w:t>"services.xml"</w:t>
      </w:r>
      <w:r w:rsidRPr="00F1105E">
        <w:rPr>
          <w:rFonts w:ascii="Consolas" w:eastAsia="宋体" w:hAnsi="Consolas" w:cs="宋体"/>
          <w:color w:val="34302D"/>
          <w:kern w:val="0"/>
          <w:sz w:val="18"/>
          <w:szCs w:val="18"/>
          <w:rPrChange w:id="625" w:author="zhang alex" w:date="2019-07-28T11:53:00Z">
            <w:rPr>
              <w:rFonts w:ascii="Consolas" w:eastAsia="宋体" w:hAnsi="Consolas" w:cs="宋体"/>
              <w:color w:val="34302D"/>
              <w:kern w:val="0"/>
              <w:sz w:val="24"/>
              <w:szCs w:val="24"/>
            </w:rPr>
          </w:rPrChange>
        </w:rPr>
        <w:t xml:space="preserve">, </w:t>
      </w:r>
      <w:r w:rsidRPr="00F1105E">
        <w:rPr>
          <w:rFonts w:ascii="Consolas" w:eastAsia="宋体" w:hAnsi="Consolas" w:cs="宋体"/>
          <w:color w:val="DD1144"/>
          <w:kern w:val="0"/>
          <w:sz w:val="18"/>
          <w:szCs w:val="18"/>
          <w:rPrChange w:id="626" w:author="zhang alex" w:date="2019-07-28T11:53:00Z">
            <w:rPr>
              <w:rFonts w:ascii="Consolas" w:eastAsia="宋体" w:hAnsi="Consolas" w:cs="宋体"/>
              <w:color w:val="DD1144"/>
              <w:kern w:val="0"/>
              <w:sz w:val="24"/>
              <w:szCs w:val="24"/>
            </w:rPr>
          </w:rPrChange>
        </w:rPr>
        <w:t>"daos.xml"</w:t>
      </w:r>
      <w:r w:rsidRPr="00F1105E">
        <w:rPr>
          <w:rFonts w:ascii="Consolas" w:eastAsia="宋体" w:hAnsi="Consolas" w:cs="宋体"/>
          <w:color w:val="34302D"/>
          <w:kern w:val="0"/>
          <w:sz w:val="18"/>
          <w:szCs w:val="18"/>
          <w:rPrChange w:id="627" w:author="zhang alex" w:date="2019-07-28T11:53:00Z">
            <w:rPr>
              <w:rFonts w:ascii="Consolas" w:eastAsia="宋体" w:hAnsi="Consolas" w:cs="宋体"/>
              <w:color w:val="34302D"/>
              <w:kern w:val="0"/>
              <w:sz w:val="24"/>
              <w:szCs w:val="24"/>
            </w:rPr>
          </w:rPrChange>
        </w:rPr>
        <w:t>);</w:t>
      </w:r>
    </w:p>
    <w:tbl>
      <w:tblPr>
        <w:tblW w:w="0" w:type="auto"/>
        <w:tblCellSpacing w:w="15" w:type="dxa"/>
        <w:tblInd w:w="-180" w:type="dxa"/>
        <w:tblCellMar>
          <w:top w:w="15" w:type="dxa"/>
          <w:left w:w="15" w:type="dxa"/>
          <w:bottom w:w="15" w:type="dxa"/>
          <w:right w:w="15" w:type="dxa"/>
        </w:tblCellMar>
        <w:tblLook w:val="04A0" w:firstRow="1" w:lastRow="0" w:firstColumn="1" w:lastColumn="0" w:noHBand="0" w:noVBand="1"/>
      </w:tblPr>
      <w:tblGrid>
        <w:gridCol w:w="351"/>
        <w:gridCol w:w="10296"/>
      </w:tblGrid>
      <w:tr w:rsidR="00BA0D5D" w:rsidRPr="00BA0D5D" w:rsidTr="0046397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After you learn about Spring’s IoC container, you may want to know more about Spring’s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abstraction (as described in </w:t>
            </w:r>
            <w:hyperlink r:id="rId37" w:anchor="resources" w:history="1">
              <w:r w:rsidRPr="00BA0D5D">
                <w:rPr>
                  <w:rFonts w:ascii="inherit" w:eastAsia="宋体" w:hAnsi="inherit" w:cs="宋体"/>
                  <w:color w:val="548E2E"/>
                  <w:kern w:val="0"/>
                  <w:sz w:val="24"/>
                  <w:szCs w:val="24"/>
                  <w:u w:val="single"/>
                </w:rPr>
                <w:t>Resources</w:t>
              </w:r>
            </w:hyperlink>
            <w:r w:rsidRPr="00BA0D5D">
              <w:rPr>
                <w:rFonts w:ascii="inherit" w:eastAsia="宋体" w:hAnsi="inherit" w:cs="宋体"/>
                <w:kern w:val="0"/>
                <w:sz w:val="24"/>
                <w:szCs w:val="24"/>
              </w:rPr>
              <w:t>), which provides a convenient mechanism for reading an InputStream from locations defined in a URI syntax. In particular,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paths are used to construct applications contexts, as described in </w:t>
            </w:r>
            <w:hyperlink r:id="rId38" w:anchor="resources-app-ctx" w:history="1">
              <w:r w:rsidRPr="00BA0D5D">
                <w:rPr>
                  <w:rFonts w:ascii="inherit" w:eastAsia="宋体" w:hAnsi="inherit" w:cs="宋体"/>
                  <w:color w:val="548E2E"/>
                  <w:kern w:val="0"/>
                  <w:sz w:val="24"/>
                  <w:szCs w:val="24"/>
                  <w:u w:val="single"/>
                </w:rPr>
                <w:t>Application Contexts and Resource Paths</w:t>
              </w:r>
            </w:hyperlink>
            <w:r w:rsidRPr="00BA0D5D">
              <w:rPr>
                <w:rFonts w:ascii="inherit" w:eastAsia="宋体" w:hAnsi="inherit" w:cs="宋体"/>
                <w:kern w:val="0"/>
                <w:sz w:val="24"/>
                <w:szCs w:val="24"/>
              </w:rPr>
              <w:t>.</w:t>
            </w:r>
          </w:p>
          <w:p w:rsidR="001705F2" w:rsidRDefault="001705F2" w:rsidP="00BA0D5D">
            <w:pPr>
              <w:widowControl/>
              <w:jc w:val="left"/>
              <w:rPr>
                <w:rFonts w:ascii="inherit" w:eastAsia="宋体" w:hAnsi="inherit" w:cs="宋体" w:hint="eastAsia"/>
                <w:kern w:val="0"/>
                <w:sz w:val="24"/>
                <w:szCs w:val="24"/>
              </w:rPr>
            </w:pPr>
          </w:p>
          <w:p w:rsidR="001705F2" w:rsidRPr="00BA0D5D" w:rsidRDefault="001705F2" w:rsidP="00BA0D5D">
            <w:pPr>
              <w:widowControl/>
              <w:jc w:val="left"/>
              <w:rPr>
                <w:rFonts w:ascii="inherit" w:eastAsia="宋体" w:hAnsi="inherit" w:cs="宋体" w:hint="eastAsia"/>
                <w:kern w:val="0"/>
                <w:sz w:val="24"/>
                <w:szCs w:val="24"/>
              </w:rPr>
            </w:pPr>
            <w:r>
              <w:rPr>
                <w:rFonts w:ascii="Arial" w:hAnsi="Arial" w:cs="Arial"/>
                <w:shd w:val="clear" w:color="auto" w:fill="EBF1E7"/>
              </w:rPr>
              <w:t>在了解了</w:t>
            </w:r>
            <w:r>
              <w:rPr>
                <w:rFonts w:ascii="Arial" w:hAnsi="Arial" w:cs="Arial"/>
                <w:shd w:val="clear" w:color="auto" w:fill="EBF1E7"/>
              </w:rPr>
              <w:t>Spring</w:t>
            </w:r>
            <w:r>
              <w:rPr>
                <w:rFonts w:ascii="Arial" w:hAnsi="Arial" w:cs="Arial"/>
                <w:shd w:val="clear" w:color="auto" w:fill="EBF1E7"/>
              </w:rPr>
              <w:t>的</w:t>
            </w:r>
            <w:r>
              <w:rPr>
                <w:rFonts w:ascii="Arial" w:hAnsi="Arial" w:cs="Arial"/>
                <w:shd w:val="clear" w:color="auto" w:fill="EBF1E7"/>
              </w:rPr>
              <w:t>IoC</w:t>
            </w:r>
            <w:r>
              <w:rPr>
                <w:rFonts w:ascii="Arial" w:hAnsi="Arial" w:cs="Arial"/>
                <w:shd w:val="clear" w:color="auto" w:fill="EBF1E7"/>
              </w:rPr>
              <w:t>容器之后，您可能想要了解有关</w:t>
            </w:r>
            <w:r>
              <w:rPr>
                <w:rFonts w:ascii="Arial" w:hAnsi="Arial" w:cs="Arial"/>
                <w:shd w:val="clear" w:color="auto" w:fill="EBF1E7"/>
              </w:rPr>
              <w:t>Spring </w:t>
            </w:r>
            <w:r>
              <w:rPr>
                <w:rStyle w:val="HTML"/>
                <w:rFonts w:ascii="Consolas" w:hAnsi="Consolas"/>
                <w:sz w:val="23"/>
                <w:szCs w:val="23"/>
                <w:shd w:val="clear" w:color="auto" w:fill="F7F7F8"/>
              </w:rPr>
              <w:t>Resource</w:t>
            </w:r>
            <w:r>
              <w:rPr>
                <w:rFonts w:ascii="Arial" w:hAnsi="Arial" w:cs="Arial"/>
                <w:shd w:val="clear" w:color="auto" w:fill="EBF1E7"/>
              </w:rPr>
              <w:t>抽象的更多信息（如</w:t>
            </w:r>
            <w:hyperlink r:id="rId39" w:anchor="resources" w:history="1">
              <w:r>
                <w:rPr>
                  <w:rStyle w:val="a4"/>
                  <w:rFonts w:ascii="Arial" w:hAnsi="Arial" w:cs="Arial"/>
                  <w:color w:val="548E2E"/>
                  <w:shd w:val="clear" w:color="auto" w:fill="EBF1E7"/>
                </w:rPr>
                <w:t>参考资料中所述</w:t>
              </w:r>
            </w:hyperlink>
            <w:r>
              <w:rPr>
                <w:rFonts w:ascii="Arial" w:hAnsi="Arial" w:cs="Arial"/>
                <w:shd w:val="clear" w:color="auto" w:fill="EBF1E7"/>
              </w:rPr>
              <w:t>），它提供了一种从</w:t>
            </w:r>
            <w:r>
              <w:rPr>
                <w:rFonts w:ascii="Arial" w:hAnsi="Arial" w:cs="Arial"/>
                <w:shd w:val="clear" w:color="auto" w:fill="EBF1E7"/>
              </w:rPr>
              <w:t>URI</w:t>
            </w:r>
            <w:r>
              <w:rPr>
                <w:rFonts w:ascii="Arial" w:hAnsi="Arial" w:cs="Arial"/>
                <w:shd w:val="clear" w:color="auto" w:fill="EBF1E7"/>
              </w:rPr>
              <w:t>语法中定义的位置读取</w:t>
            </w:r>
            <w:r>
              <w:rPr>
                <w:rFonts w:ascii="Arial" w:hAnsi="Arial" w:cs="Arial"/>
                <w:shd w:val="clear" w:color="auto" w:fill="EBF1E7"/>
              </w:rPr>
              <w:t>InputStream</w:t>
            </w:r>
            <w:r>
              <w:rPr>
                <w:rFonts w:ascii="Arial" w:hAnsi="Arial" w:cs="Arial"/>
                <w:shd w:val="clear" w:color="auto" w:fill="EBF1E7"/>
              </w:rPr>
              <w:t>的便捷机制。特别是，</w:t>
            </w:r>
            <w:r>
              <w:rPr>
                <w:rFonts w:ascii="Arial" w:hAnsi="Arial" w:cs="Arial"/>
                <w:shd w:val="clear" w:color="auto" w:fill="EBF1E7"/>
              </w:rPr>
              <w:t> </w:t>
            </w:r>
            <w:r>
              <w:rPr>
                <w:rStyle w:val="HTML"/>
                <w:rFonts w:ascii="Consolas" w:hAnsi="Consolas"/>
                <w:sz w:val="23"/>
                <w:szCs w:val="23"/>
                <w:shd w:val="clear" w:color="auto" w:fill="F7F7F8"/>
              </w:rPr>
              <w:t>Resource</w:t>
            </w:r>
            <w:r>
              <w:rPr>
                <w:rFonts w:ascii="Arial" w:hAnsi="Arial" w:cs="Arial"/>
                <w:shd w:val="clear" w:color="auto" w:fill="EBF1E7"/>
              </w:rPr>
              <w:t>路径用于构建应用程序上下文，如</w:t>
            </w:r>
            <w:hyperlink r:id="rId40" w:anchor="resources-app-ctx" w:history="1">
              <w:r>
                <w:rPr>
                  <w:rStyle w:val="a4"/>
                  <w:rFonts w:ascii="Arial" w:hAnsi="Arial" w:cs="Arial"/>
                  <w:color w:val="548E2E"/>
                  <w:shd w:val="clear" w:color="auto" w:fill="EBF1E7"/>
                </w:rPr>
                <w:t>应用程序上下文和资源路径中所述</w:t>
              </w:r>
            </w:hyperlink>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service layer objects </w:t>
      </w:r>
      <w:r w:rsidRPr="00BA0D5D">
        <w:rPr>
          <w:rFonts w:ascii="Consolas" w:eastAsia="宋体" w:hAnsi="Consolas" w:cs="宋体"/>
          <w:color w:val="34302D"/>
          <w:kern w:val="0"/>
          <w:sz w:val="23"/>
          <w:szCs w:val="23"/>
          <w:shd w:val="clear" w:color="auto" w:fill="F7F7F8"/>
        </w:rPr>
        <w:t>(services.xml)</w:t>
      </w:r>
      <w:r w:rsidRPr="00BA0D5D">
        <w:rPr>
          <w:rFonts w:ascii="inherit" w:eastAsia="宋体" w:hAnsi="inherit" w:cs="Arial"/>
          <w:color w:val="34302D"/>
          <w:kern w:val="0"/>
          <w:sz w:val="24"/>
          <w:szCs w:val="24"/>
        </w:rPr>
        <w:t> configuration file:</w:t>
      </w:r>
    </w:p>
    <w:p w:rsidR="001705F2" w:rsidRPr="00BA0D5D" w:rsidRDefault="001705F2"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以下示例显示了服务层对象</w:t>
      </w:r>
      <w:r>
        <w:rPr>
          <w:rStyle w:val="HTML"/>
          <w:rFonts w:ascii="Consolas" w:hAnsi="Consolas"/>
          <w:sz w:val="23"/>
          <w:szCs w:val="23"/>
          <w:shd w:val="clear" w:color="auto" w:fill="F7F7F8"/>
        </w:rPr>
        <w:t>(services.xml)</w:t>
      </w:r>
      <w:r>
        <w:rPr>
          <w:rFonts w:ascii="Arial" w:hAnsi="Arial" w:cs="Arial"/>
          <w:color w:val="34302D"/>
          <w:shd w:val="clear" w:color="auto" w:fill="FFFFFF"/>
        </w:rPr>
        <w:t>配置文件：</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28"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557799"/>
          <w:kern w:val="0"/>
          <w:sz w:val="18"/>
          <w:szCs w:val="18"/>
          <w:rPrChange w:id="629" w:author="zhang alex" w:date="2019-07-28T11:52:00Z">
            <w:rPr>
              <w:rFonts w:ascii="Consolas" w:eastAsia="宋体" w:hAnsi="Consolas" w:cs="宋体"/>
              <w:color w:val="557799"/>
              <w:kern w:val="0"/>
              <w:sz w:val="24"/>
              <w:szCs w:val="24"/>
            </w:rPr>
          </w:rPrChange>
        </w:rPr>
        <w:t>&lt;?xml version="1.0" encoding="UTF-8"?&gt;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3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631" w:author="zhang alex" w:date="2019-07-28T11:52:00Z">
            <w:rPr>
              <w:rFonts w:ascii="Consolas" w:eastAsia="宋体" w:hAnsi="Consolas" w:cs="宋体"/>
              <w:color w:val="008080"/>
              <w:kern w:val="0"/>
              <w:sz w:val="24"/>
              <w:szCs w:val="24"/>
            </w:rPr>
          </w:rPrChange>
        </w:rPr>
        <w:t>&lt;beans</w:t>
      </w:r>
      <w:r w:rsidRPr="00F1105E">
        <w:rPr>
          <w:rFonts w:ascii="Consolas" w:eastAsia="宋体" w:hAnsi="Consolas" w:cs="宋体"/>
          <w:color w:val="34302D"/>
          <w:kern w:val="0"/>
          <w:sz w:val="18"/>
          <w:szCs w:val="18"/>
          <w:rPrChange w:id="63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33" w:author="zhang alex" w:date="2019-07-28T11:52:00Z">
            <w:rPr>
              <w:rFonts w:ascii="Consolas" w:eastAsia="宋体" w:hAnsi="Consolas" w:cs="宋体"/>
              <w:color w:val="000080"/>
              <w:kern w:val="0"/>
              <w:sz w:val="24"/>
              <w:szCs w:val="24"/>
            </w:rPr>
          </w:rPrChange>
        </w:rPr>
        <w:t>xmlns</w:t>
      </w:r>
      <w:r w:rsidRPr="00F1105E">
        <w:rPr>
          <w:rFonts w:ascii="Consolas" w:eastAsia="宋体" w:hAnsi="Consolas" w:cs="宋体"/>
          <w:color w:val="34302D"/>
          <w:kern w:val="0"/>
          <w:sz w:val="18"/>
          <w:szCs w:val="18"/>
          <w:rPrChange w:id="634"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35"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3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37"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38" w:author="zhang alex" w:date="2019-07-28T11:52:00Z">
            <w:rPr>
              <w:rFonts w:ascii="Consolas" w:eastAsia="宋体" w:hAnsi="Consolas" w:cs="宋体"/>
              <w:color w:val="000080"/>
              <w:kern w:val="0"/>
              <w:sz w:val="24"/>
              <w:szCs w:val="24"/>
            </w:rPr>
          </w:rPrChange>
        </w:rPr>
        <w:t>xmlns:xsi</w:t>
      </w:r>
      <w:r w:rsidRPr="00F1105E">
        <w:rPr>
          <w:rFonts w:ascii="Consolas" w:eastAsia="宋体" w:hAnsi="Consolas" w:cs="宋体"/>
          <w:color w:val="34302D"/>
          <w:kern w:val="0"/>
          <w:sz w:val="18"/>
          <w:szCs w:val="18"/>
          <w:rPrChange w:id="639"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40" w:author="zhang alex" w:date="2019-07-28T11:52:00Z">
            <w:rPr>
              <w:rFonts w:ascii="Consolas" w:eastAsia="宋体" w:hAnsi="Consolas" w:cs="宋体"/>
              <w:color w:val="DD1144"/>
              <w:kern w:val="0"/>
              <w:sz w:val="24"/>
              <w:szCs w:val="24"/>
            </w:rPr>
          </w:rPrChange>
        </w:rPr>
        <w:t>"http://www.w3.org/2001/XMLSchema-instance"</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18"/>
          <w:szCs w:val="18"/>
          <w:rPrChange w:id="641" w:author="zhang alex" w:date="2019-07-28T11:52:00Z">
            <w:rPr>
              <w:rFonts w:ascii="Consolas" w:eastAsia="宋体" w:hAnsi="Consolas" w:cs="宋体"/>
              <w:color w:val="DD2200"/>
              <w:kern w:val="0"/>
              <w:sz w:val="24"/>
              <w:szCs w:val="24"/>
            </w:rPr>
          </w:rPrChange>
        </w:rPr>
      </w:pPr>
      <w:r w:rsidRPr="00F1105E">
        <w:rPr>
          <w:rFonts w:ascii="Consolas" w:eastAsia="宋体" w:hAnsi="Consolas" w:cs="宋体"/>
          <w:color w:val="34302D"/>
          <w:kern w:val="0"/>
          <w:sz w:val="18"/>
          <w:szCs w:val="18"/>
          <w:rPrChange w:id="64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43" w:author="zhang alex" w:date="2019-07-28T11:52:00Z">
            <w:rPr>
              <w:rFonts w:ascii="Consolas" w:eastAsia="宋体" w:hAnsi="Consolas" w:cs="宋体"/>
              <w:color w:val="000080"/>
              <w:kern w:val="0"/>
              <w:sz w:val="24"/>
              <w:szCs w:val="24"/>
            </w:rPr>
          </w:rPrChange>
        </w:rPr>
        <w:t>xsi:schemaLocation</w:t>
      </w:r>
      <w:r w:rsidRPr="00F1105E">
        <w:rPr>
          <w:rFonts w:ascii="Consolas" w:eastAsia="宋体" w:hAnsi="Consolas" w:cs="宋体"/>
          <w:color w:val="34302D"/>
          <w:kern w:val="0"/>
          <w:sz w:val="18"/>
          <w:szCs w:val="18"/>
          <w:rPrChange w:id="644"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45"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4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DD2200"/>
          <w:kern w:val="0"/>
          <w:sz w:val="18"/>
          <w:szCs w:val="18"/>
          <w:rPrChange w:id="647" w:author="zhang alex" w:date="2019-07-28T11:52:00Z">
            <w:rPr>
              <w:rFonts w:ascii="Consolas" w:eastAsia="宋体" w:hAnsi="Consolas" w:cs="宋体"/>
              <w:color w:val="DD2200"/>
              <w:kern w:val="0"/>
              <w:sz w:val="24"/>
              <w:szCs w:val="24"/>
            </w:rPr>
          </w:rPrChange>
        </w:rPr>
        <w:t xml:space="preserve">        </w:t>
      </w:r>
      <w:r w:rsidRPr="00F1105E">
        <w:rPr>
          <w:rFonts w:ascii="Consolas" w:eastAsia="宋体" w:hAnsi="Consolas" w:cs="宋体"/>
          <w:color w:val="DD1144"/>
          <w:kern w:val="0"/>
          <w:sz w:val="18"/>
          <w:szCs w:val="18"/>
          <w:rPrChange w:id="648" w:author="zhang alex" w:date="2019-07-28T11:52:00Z">
            <w:rPr>
              <w:rFonts w:ascii="Consolas" w:eastAsia="宋体" w:hAnsi="Consolas" w:cs="宋体"/>
              <w:color w:val="DD1144"/>
              <w:kern w:val="0"/>
              <w:sz w:val="24"/>
              <w:szCs w:val="24"/>
            </w:rPr>
          </w:rPrChange>
        </w:rPr>
        <w:t>https://www.springframework.org/schema/beans/spring-beans.xsd"</w:t>
      </w:r>
      <w:r w:rsidRPr="00F1105E">
        <w:rPr>
          <w:rFonts w:ascii="Consolas" w:eastAsia="宋体" w:hAnsi="Consolas" w:cs="宋体"/>
          <w:color w:val="008080"/>
          <w:kern w:val="0"/>
          <w:sz w:val="18"/>
          <w:szCs w:val="18"/>
          <w:rPrChange w:id="649"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50"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51"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5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653" w:author="zhang alex" w:date="2019-07-28T11:52:00Z">
            <w:rPr>
              <w:rFonts w:ascii="Consolas" w:eastAsia="宋体" w:hAnsi="Consolas" w:cs="宋体"/>
              <w:i/>
              <w:iCs/>
              <w:color w:val="999988"/>
              <w:kern w:val="0"/>
              <w:sz w:val="24"/>
              <w:szCs w:val="24"/>
            </w:rPr>
          </w:rPrChange>
        </w:rPr>
        <w:t>&lt;!-- services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54"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55"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5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57"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65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59"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660"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61" w:author="zhang alex" w:date="2019-07-28T11:52:00Z">
            <w:rPr>
              <w:rFonts w:ascii="Consolas" w:eastAsia="宋体" w:hAnsi="Consolas" w:cs="宋体"/>
              <w:color w:val="DD1144"/>
              <w:kern w:val="0"/>
              <w:sz w:val="24"/>
              <w:szCs w:val="24"/>
            </w:rPr>
          </w:rPrChange>
        </w:rPr>
        <w:t>"petStore"</w:t>
      </w:r>
      <w:r w:rsidRPr="00F1105E">
        <w:rPr>
          <w:rFonts w:ascii="Consolas" w:eastAsia="宋体" w:hAnsi="Consolas" w:cs="宋体"/>
          <w:color w:val="34302D"/>
          <w:kern w:val="0"/>
          <w:sz w:val="18"/>
          <w:szCs w:val="18"/>
          <w:rPrChange w:id="66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63"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664"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65" w:author="zhang alex" w:date="2019-07-28T11:52:00Z">
            <w:rPr>
              <w:rFonts w:ascii="Consolas" w:eastAsia="宋体" w:hAnsi="Consolas" w:cs="宋体"/>
              <w:color w:val="DD1144"/>
              <w:kern w:val="0"/>
              <w:sz w:val="24"/>
              <w:szCs w:val="24"/>
            </w:rPr>
          </w:rPrChange>
        </w:rPr>
        <w:t>"org.springframework.samples.jpetstore.services.PetStoreServiceImpl"</w:t>
      </w:r>
      <w:r w:rsidRPr="00F1105E">
        <w:rPr>
          <w:rFonts w:ascii="Consolas" w:eastAsia="宋体" w:hAnsi="Consolas" w:cs="宋体"/>
          <w:color w:val="008080"/>
          <w:kern w:val="0"/>
          <w:sz w:val="18"/>
          <w:szCs w:val="18"/>
          <w:rPrChange w:id="666"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67"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6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69" w:author="zhang alex" w:date="2019-07-28T11:52:00Z">
            <w:rPr>
              <w:rFonts w:ascii="Consolas" w:eastAsia="宋体" w:hAnsi="Consolas" w:cs="宋体"/>
              <w:color w:val="008080"/>
              <w:kern w:val="0"/>
              <w:sz w:val="24"/>
              <w:szCs w:val="24"/>
            </w:rPr>
          </w:rPrChange>
        </w:rPr>
        <w:t>&lt;property</w:t>
      </w:r>
      <w:r w:rsidRPr="00F1105E">
        <w:rPr>
          <w:rFonts w:ascii="Consolas" w:eastAsia="宋体" w:hAnsi="Consolas" w:cs="宋体"/>
          <w:color w:val="34302D"/>
          <w:kern w:val="0"/>
          <w:sz w:val="18"/>
          <w:szCs w:val="18"/>
          <w:rPrChange w:id="67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71" w:author="zhang alex" w:date="2019-07-28T11:52:00Z">
            <w:rPr>
              <w:rFonts w:ascii="Consolas" w:eastAsia="宋体" w:hAnsi="Consolas" w:cs="宋体"/>
              <w:color w:val="000080"/>
              <w:kern w:val="0"/>
              <w:sz w:val="24"/>
              <w:szCs w:val="24"/>
            </w:rPr>
          </w:rPrChange>
        </w:rPr>
        <w:t>name</w:t>
      </w:r>
      <w:r w:rsidRPr="00F1105E">
        <w:rPr>
          <w:rFonts w:ascii="Consolas" w:eastAsia="宋体" w:hAnsi="Consolas" w:cs="宋体"/>
          <w:color w:val="34302D"/>
          <w:kern w:val="0"/>
          <w:sz w:val="18"/>
          <w:szCs w:val="18"/>
          <w:rPrChange w:id="672"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73" w:author="zhang alex" w:date="2019-07-28T11:52:00Z">
            <w:rPr>
              <w:rFonts w:ascii="Consolas" w:eastAsia="宋体" w:hAnsi="Consolas" w:cs="宋体"/>
              <w:color w:val="DD1144"/>
              <w:kern w:val="0"/>
              <w:sz w:val="24"/>
              <w:szCs w:val="24"/>
            </w:rPr>
          </w:rPrChange>
        </w:rPr>
        <w:t>"accountDao"</w:t>
      </w:r>
      <w:r w:rsidRPr="00F1105E">
        <w:rPr>
          <w:rFonts w:ascii="Consolas" w:eastAsia="宋体" w:hAnsi="Consolas" w:cs="宋体"/>
          <w:color w:val="34302D"/>
          <w:kern w:val="0"/>
          <w:sz w:val="18"/>
          <w:szCs w:val="18"/>
          <w:rPrChange w:id="67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75" w:author="zhang alex" w:date="2019-07-28T11:52:00Z">
            <w:rPr>
              <w:rFonts w:ascii="Consolas" w:eastAsia="宋体" w:hAnsi="Consolas" w:cs="宋体"/>
              <w:color w:val="000080"/>
              <w:kern w:val="0"/>
              <w:sz w:val="24"/>
              <w:szCs w:val="24"/>
            </w:rPr>
          </w:rPrChange>
        </w:rPr>
        <w:t>ref</w:t>
      </w:r>
      <w:r w:rsidRPr="00F1105E">
        <w:rPr>
          <w:rFonts w:ascii="Consolas" w:eastAsia="宋体" w:hAnsi="Consolas" w:cs="宋体"/>
          <w:color w:val="34302D"/>
          <w:kern w:val="0"/>
          <w:sz w:val="18"/>
          <w:szCs w:val="18"/>
          <w:rPrChange w:id="676"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77" w:author="zhang alex" w:date="2019-07-28T11:52:00Z">
            <w:rPr>
              <w:rFonts w:ascii="Consolas" w:eastAsia="宋体" w:hAnsi="Consolas" w:cs="宋体"/>
              <w:color w:val="DD1144"/>
              <w:kern w:val="0"/>
              <w:sz w:val="24"/>
              <w:szCs w:val="24"/>
            </w:rPr>
          </w:rPrChange>
        </w:rPr>
        <w:t>"accountDao"</w:t>
      </w:r>
      <w:r w:rsidRPr="00F1105E">
        <w:rPr>
          <w:rFonts w:ascii="Consolas" w:eastAsia="宋体" w:hAnsi="Consolas" w:cs="宋体"/>
          <w:color w:val="008080"/>
          <w:kern w:val="0"/>
          <w:sz w:val="18"/>
          <w:szCs w:val="18"/>
          <w:rPrChange w:id="678"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79"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8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81" w:author="zhang alex" w:date="2019-07-28T11:52:00Z">
            <w:rPr>
              <w:rFonts w:ascii="Consolas" w:eastAsia="宋体" w:hAnsi="Consolas" w:cs="宋体"/>
              <w:color w:val="008080"/>
              <w:kern w:val="0"/>
              <w:sz w:val="24"/>
              <w:szCs w:val="24"/>
            </w:rPr>
          </w:rPrChange>
        </w:rPr>
        <w:t>&lt;property</w:t>
      </w:r>
      <w:r w:rsidRPr="00F1105E">
        <w:rPr>
          <w:rFonts w:ascii="Consolas" w:eastAsia="宋体" w:hAnsi="Consolas" w:cs="宋体"/>
          <w:color w:val="34302D"/>
          <w:kern w:val="0"/>
          <w:sz w:val="18"/>
          <w:szCs w:val="18"/>
          <w:rPrChange w:id="68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83" w:author="zhang alex" w:date="2019-07-28T11:52:00Z">
            <w:rPr>
              <w:rFonts w:ascii="Consolas" w:eastAsia="宋体" w:hAnsi="Consolas" w:cs="宋体"/>
              <w:color w:val="000080"/>
              <w:kern w:val="0"/>
              <w:sz w:val="24"/>
              <w:szCs w:val="24"/>
            </w:rPr>
          </w:rPrChange>
        </w:rPr>
        <w:t>name</w:t>
      </w:r>
      <w:r w:rsidRPr="00F1105E">
        <w:rPr>
          <w:rFonts w:ascii="Consolas" w:eastAsia="宋体" w:hAnsi="Consolas" w:cs="宋体"/>
          <w:color w:val="34302D"/>
          <w:kern w:val="0"/>
          <w:sz w:val="18"/>
          <w:szCs w:val="18"/>
          <w:rPrChange w:id="684"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85" w:author="zhang alex" w:date="2019-07-28T11:52:00Z">
            <w:rPr>
              <w:rFonts w:ascii="Consolas" w:eastAsia="宋体" w:hAnsi="Consolas" w:cs="宋体"/>
              <w:color w:val="DD1144"/>
              <w:kern w:val="0"/>
              <w:sz w:val="24"/>
              <w:szCs w:val="24"/>
            </w:rPr>
          </w:rPrChange>
        </w:rPr>
        <w:t>"itemDao"</w:t>
      </w:r>
      <w:r w:rsidRPr="00F1105E">
        <w:rPr>
          <w:rFonts w:ascii="Consolas" w:eastAsia="宋体" w:hAnsi="Consolas" w:cs="宋体"/>
          <w:color w:val="34302D"/>
          <w:kern w:val="0"/>
          <w:sz w:val="18"/>
          <w:szCs w:val="18"/>
          <w:rPrChange w:id="686"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687" w:author="zhang alex" w:date="2019-07-28T11:52:00Z">
            <w:rPr>
              <w:rFonts w:ascii="Consolas" w:eastAsia="宋体" w:hAnsi="Consolas" w:cs="宋体"/>
              <w:color w:val="000080"/>
              <w:kern w:val="0"/>
              <w:sz w:val="24"/>
              <w:szCs w:val="24"/>
            </w:rPr>
          </w:rPrChange>
        </w:rPr>
        <w:t>ref</w:t>
      </w:r>
      <w:r w:rsidRPr="00F1105E">
        <w:rPr>
          <w:rFonts w:ascii="Consolas" w:eastAsia="宋体" w:hAnsi="Consolas" w:cs="宋体"/>
          <w:color w:val="34302D"/>
          <w:kern w:val="0"/>
          <w:sz w:val="18"/>
          <w:szCs w:val="18"/>
          <w:rPrChange w:id="688"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689" w:author="zhang alex" w:date="2019-07-28T11:52:00Z">
            <w:rPr>
              <w:rFonts w:ascii="Consolas" w:eastAsia="宋体" w:hAnsi="Consolas" w:cs="宋体"/>
              <w:color w:val="DD1144"/>
              <w:kern w:val="0"/>
              <w:sz w:val="24"/>
              <w:szCs w:val="24"/>
            </w:rPr>
          </w:rPrChange>
        </w:rPr>
        <w:t>"itemDao"</w:t>
      </w:r>
      <w:r w:rsidRPr="00F1105E">
        <w:rPr>
          <w:rFonts w:ascii="Consolas" w:eastAsia="宋体" w:hAnsi="Consolas" w:cs="宋体"/>
          <w:color w:val="008080"/>
          <w:kern w:val="0"/>
          <w:sz w:val="18"/>
          <w:szCs w:val="18"/>
          <w:rPrChange w:id="690"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91"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92"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693" w:author="zhang alex" w:date="2019-07-28T11:52:00Z">
            <w:rPr>
              <w:rFonts w:ascii="Consolas" w:eastAsia="宋体" w:hAnsi="Consolas" w:cs="宋体"/>
              <w:i/>
              <w:iCs/>
              <w:color w:val="999988"/>
              <w:kern w:val="0"/>
              <w:sz w:val="24"/>
              <w:szCs w:val="24"/>
            </w:rPr>
          </w:rPrChange>
        </w:rPr>
        <w:t>&lt;!-- additional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94"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95"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696"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97"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698"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699"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700" w:author="zhang alex" w:date="2019-07-28T11:52:00Z">
            <w:rPr>
              <w:rFonts w:ascii="Consolas" w:eastAsia="宋体" w:hAnsi="Consolas" w:cs="宋体"/>
              <w:i/>
              <w:iCs/>
              <w:color w:val="999988"/>
              <w:kern w:val="0"/>
              <w:sz w:val="24"/>
              <w:szCs w:val="24"/>
            </w:rPr>
          </w:rPrChange>
        </w:rPr>
        <w:t>&lt;!-- more bean definitions for services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01"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02"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703" w:author="zhang alex" w:date="2019-07-28T11:52:00Z">
            <w:rPr>
              <w:rFonts w:ascii="Consolas" w:eastAsia="宋体" w:hAnsi="Consolas" w:cs="宋体"/>
              <w:color w:val="008080"/>
              <w:kern w:val="0"/>
              <w:sz w:val="24"/>
              <w:szCs w:val="24"/>
            </w:rPr>
          </w:rPrChange>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data access objects </w:t>
      </w:r>
      <w:r w:rsidRPr="00BA0D5D">
        <w:rPr>
          <w:rFonts w:ascii="Consolas" w:eastAsia="宋体" w:hAnsi="Consolas" w:cs="宋体"/>
          <w:color w:val="34302D"/>
          <w:kern w:val="0"/>
          <w:sz w:val="23"/>
          <w:szCs w:val="23"/>
          <w:shd w:val="clear" w:color="auto" w:fill="F7F7F8"/>
        </w:rPr>
        <w:t>daos.xml</w:t>
      </w:r>
      <w:r w:rsidRPr="00BA0D5D">
        <w:rPr>
          <w:rFonts w:ascii="inherit" w:eastAsia="宋体" w:hAnsi="inherit" w:cs="Arial"/>
          <w:color w:val="34302D"/>
          <w:kern w:val="0"/>
          <w:sz w:val="24"/>
          <w:szCs w:val="24"/>
        </w:rPr>
        <w:t> file:</w:t>
      </w:r>
    </w:p>
    <w:p w:rsidR="00B10F16" w:rsidRPr="00BA0D5D" w:rsidRDefault="00B10F1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以下示例显示了数据访问对象</w:t>
      </w:r>
      <w:r>
        <w:rPr>
          <w:rStyle w:val="HTML"/>
          <w:rFonts w:ascii="Consolas" w:hAnsi="Consolas"/>
          <w:sz w:val="23"/>
          <w:szCs w:val="23"/>
          <w:shd w:val="clear" w:color="auto" w:fill="F7F7F8"/>
        </w:rPr>
        <w:t>daos.xml</w:t>
      </w:r>
      <w:r>
        <w:rPr>
          <w:rFonts w:ascii="Arial" w:hAnsi="Arial" w:cs="Arial"/>
          <w:color w:val="34302D"/>
          <w:shd w:val="clear" w:color="auto" w:fill="FFFFFF"/>
        </w:rPr>
        <w:t>文件：</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04"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557799"/>
          <w:kern w:val="0"/>
          <w:sz w:val="18"/>
          <w:szCs w:val="18"/>
          <w:rPrChange w:id="705" w:author="zhang alex" w:date="2019-07-28T11:52:00Z">
            <w:rPr>
              <w:rFonts w:ascii="Consolas" w:eastAsia="宋体" w:hAnsi="Consolas" w:cs="宋体"/>
              <w:color w:val="557799"/>
              <w:kern w:val="0"/>
              <w:sz w:val="24"/>
              <w:szCs w:val="24"/>
            </w:rPr>
          </w:rPrChange>
        </w:rPr>
        <w:t>&lt;?xml version="1.0" encoding="UTF-8"?&gt;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0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707" w:author="zhang alex" w:date="2019-07-28T11:52:00Z">
            <w:rPr>
              <w:rFonts w:ascii="Consolas" w:eastAsia="宋体" w:hAnsi="Consolas" w:cs="宋体"/>
              <w:color w:val="008080"/>
              <w:kern w:val="0"/>
              <w:sz w:val="24"/>
              <w:szCs w:val="24"/>
            </w:rPr>
          </w:rPrChange>
        </w:rPr>
        <w:t>&lt;beans</w:t>
      </w:r>
      <w:r w:rsidRPr="00F1105E">
        <w:rPr>
          <w:rFonts w:ascii="Consolas" w:eastAsia="宋体" w:hAnsi="Consolas" w:cs="宋体"/>
          <w:color w:val="34302D"/>
          <w:kern w:val="0"/>
          <w:sz w:val="18"/>
          <w:szCs w:val="18"/>
          <w:rPrChange w:id="70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709" w:author="zhang alex" w:date="2019-07-28T11:52:00Z">
            <w:rPr>
              <w:rFonts w:ascii="Consolas" w:eastAsia="宋体" w:hAnsi="Consolas" w:cs="宋体"/>
              <w:color w:val="000080"/>
              <w:kern w:val="0"/>
              <w:sz w:val="24"/>
              <w:szCs w:val="24"/>
            </w:rPr>
          </w:rPrChange>
        </w:rPr>
        <w:t>xmlns</w:t>
      </w:r>
      <w:r w:rsidRPr="00F1105E">
        <w:rPr>
          <w:rFonts w:ascii="Consolas" w:eastAsia="宋体" w:hAnsi="Consolas" w:cs="宋体"/>
          <w:color w:val="34302D"/>
          <w:kern w:val="0"/>
          <w:sz w:val="18"/>
          <w:szCs w:val="18"/>
          <w:rPrChange w:id="710"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711"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12"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713"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714" w:author="zhang alex" w:date="2019-07-28T11:52:00Z">
            <w:rPr>
              <w:rFonts w:ascii="Consolas" w:eastAsia="宋体" w:hAnsi="Consolas" w:cs="宋体"/>
              <w:color w:val="000080"/>
              <w:kern w:val="0"/>
              <w:sz w:val="24"/>
              <w:szCs w:val="24"/>
            </w:rPr>
          </w:rPrChange>
        </w:rPr>
        <w:t>xmlns:xsi</w:t>
      </w:r>
      <w:r w:rsidRPr="00F1105E">
        <w:rPr>
          <w:rFonts w:ascii="Consolas" w:eastAsia="宋体" w:hAnsi="Consolas" w:cs="宋体"/>
          <w:color w:val="34302D"/>
          <w:kern w:val="0"/>
          <w:sz w:val="18"/>
          <w:szCs w:val="18"/>
          <w:rPrChange w:id="715"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716" w:author="zhang alex" w:date="2019-07-28T11:52:00Z">
            <w:rPr>
              <w:rFonts w:ascii="Consolas" w:eastAsia="宋体" w:hAnsi="Consolas" w:cs="宋体"/>
              <w:color w:val="DD1144"/>
              <w:kern w:val="0"/>
              <w:sz w:val="24"/>
              <w:szCs w:val="24"/>
            </w:rPr>
          </w:rPrChange>
        </w:rPr>
        <w:t>"http://www.w3.org/2001/XMLSchema-instance"</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18"/>
          <w:szCs w:val="18"/>
          <w:rPrChange w:id="717" w:author="zhang alex" w:date="2019-07-28T11:52:00Z">
            <w:rPr>
              <w:rFonts w:ascii="Consolas" w:eastAsia="宋体" w:hAnsi="Consolas" w:cs="宋体"/>
              <w:color w:val="DD2200"/>
              <w:kern w:val="0"/>
              <w:sz w:val="24"/>
              <w:szCs w:val="24"/>
            </w:rPr>
          </w:rPrChange>
        </w:rPr>
      </w:pPr>
      <w:r w:rsidRPr="00F1105E">
        <w:rPr>
          <w:rFonts w:ascii="Consolas" w:eastAsia="宋体" w:hAnsi="Consolas" w:cs="宋体"/>
          <w:color w:val="34302D"/>
          <w:kern w:val="0"/>
          <w:sz w:val="18"/>
          <w:szCs w:val="18"/>
          <w:rPrChange w:id="71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719" w:author="zhang alex" w:date="2019-07-28T11:52:00Z">
            <w:rPr>
              <w:rFonts w:ascii="Consolas" w:eastAsia="宋体" w:hAnsi="Consolas" w:cs="宋体"/>
              <w:color w:val="000080"/>
              <w:kern w:val="0"/>
              <w:sz w:val="24"/>
              <w:szCs w:val="24"/>
            </w:rPr>
          </w:rPrChange>
        </w:rPr>
        <w:t>xsi:schemaLocation</w:t>
      </w:r>
      <w:r w:rsidRPr="00F1105E">
        <w:rPr>
          <w:rFonts w:ascii="Consolas" w:eastAsia="宋体" w:hAnsi="Consolas" w:cs="宋体"/>
          <w:color w:val="34302D"/>
          <w:kern w:val="0"/>
          <w:sz w:val="18"/>
          <w:szCs w:val="18"/>
          <w:rPrChange w:id="720"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721" w:author="zhang alex" w:date="2019-07-28T11:52:00Z">
            <w:rPr>
              <w:rFonts w:ascii="Consolas" w:eastAsia="宋体" w:hAnsi="Consolas" w:cs="宋体"/>
              <w:color w:val="DD1144"/>
              <w:kern w:val="0"/>
              <w:sz w:val="24"/>
              <w:szCs w:val="24"/>
            </w:rPr>
          </w:rPrChange>
        </w:rPr>
        <w:t>"http://www.springframework.org/schema/beans</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22"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DD2200"/>
          <w:kern w:val="0"/>
          <w:sz w:val="18"/>
          <w:szCs w:val="18"/>
          <w:rPrChange w:id="723" w:author="zhang alex" w:date="2019-07-28T11:52:00Z">
            <w:rPr>
              <w:rFonts w:ascii="Consolas" w:eastAsia="宋体" w:hAnsi="Consolas" w:cs="宋体"/>
              <w:color w:val="DD2200"/>
              <w:kern w:val="0"/>
              <w:sz w:val="24"/>
              <w:szCs w:val="24"/>
            </w:rPr>
          </w:rPrChange>
        </w:rPr>
        <w:t xml:space="preserve">        </w:t>
      </w:r>
      <w:r w:rsidRPr="00F1105E">
        <w:rPr>
          <w:rFonts w:ascii="Consolas" w:eastAsia="宋体" w:hAnsi="Consolas" w:cs="宋体"/>
          <w:color w:val="DD1144"/>
          <w:kern w:val="0"/>
          <w:sz w:val="18"/>
          <w:szCs w:val="18"/>
          <w:rPrChange w:id="724" w:author="zhang alex" w:date="2019-07-28T11:52:00Z">
            <w:rPr>
              <w:rFonts w:ascii="Consolas" w:eastAsia="宋体" w:hAnsi="Consolas" w:cs="宋体"/>
              <w:color w:val="DD1144"/>
              <w:kern w:val="0"/>
              <w:sz w:val="24"/>
              <w:szCs w:val="24"/>
            </w:rPr>
          </w:rPrChange>
        </w:rPr>
        <w:t>https://www.springframework.org/schema/beans/spring-beans.xsd"</w:t>
      </w:r>
      <w:r w:rsidRPr="00F1105E">
        <w:rPr>
          <w:rFonts w:ascii="Consolas" w:eastAsia="宋体" w:hAnsi="Consolas" w:cs="宋体"/>
          <w:color w:val="008080"/>
          <w:kern w:val="0"/>
          <w:sz w:val="18"/>
          <w:szCs w:val="18"/>
          <w:rPrChange w:id="725"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26"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27"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72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729"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73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731"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732"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733" w:author="zhang alex" w:date="2019-07-28T11:52:00Z">
            <w:rPr>
              <w:rFonts w:ascii="Consolas" w:eastAsia="宋体" w:hAnsi="Consolas" w:cs="宋体"/>
              <w:color w:val="DD1144"/>
              <w:kern w:val="0"/>
              <w:sz w:val="24"/>
              <w:szCs w:val="24"/>
            </w:rPr>
          </w:rPrChange>
        </w:rPr>
        <w:t>"accountDao"</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34"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735"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736"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737"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738" w:author="zhang alex" w:date="2019-07-28T11:52:00Z">
            <w:rPr>
              <w:rFonts w:ascii="Consolas" w:eastAsia="宋体" w:hAnsi="Consolas" w:cs="宋体"/>
              <w:color w:val="DD1144"/>
              <w:kern w:val="0"/>
              <w:sz w:val="24"/>
              <w:szCs w:val="24"/>
            </w:rPr>
          </w:rPrChange>
        </w:rPr>
        <w:t>"org.springframework.samples.jpetstore.dao.jpa.JpaAccountDao"</w:t>
      </w:r>
      <w:r w:rsidRPr="00F1105E">
        <w:rPr>
          <w:rFonts w:ascii="Consolas" w:eastAsia="宋体" w:hAnsi="Consolas" w:cs="宋体"/>
          <w:color w:val="008080"/>
          <w:kern w:val="0"/>
          <w:sz w:val="18"/>
          <w:szCs w:val="18"/>
          <w:rPrChange w:id="739"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4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741" w:author="zhang alex" w:date="2019-07-28T11:52:00Z">
            <w:rPr>
              <w:rFonts w:ascii="Consolas" w:eastAsia="宋体" w:hAnsi="Consolas" w:cs="宋体"/>
              <w:color w:val="34302D"/>
              <w:kern w:val="0"/>
              <w:sz w:val="24"/>
              <w:szCs w:val="24"/>
            </w:rPr>
          </w:rPrChange>
        </w:rPr>
        <w:lastRenderedPageBreak/>
        <w:t xml:space="preserve">        </w:t>
      </w:r>
      <w:r w:rsidRPr="00F1105E">
        <w:rPr>
          <w:rFonts w:ascii="Consolas" w:eastAsia="宋体" w:hAnsi="Consolas" w:cs="宋体"/>
          <w:i/>
          <w:iCs/>
          <w:color w:val="999988"/>
          <w:kern w:val="0"/>
          <w:sz w:val="18"/>
          <w:szCs w:val="18"/>
          <w:rPrChange w:id="742" w:author="zhang alex" w:date="2019-07-28T11:52:00Z">
            <w:rPr>
              <w:rFonts w:ascii="Consolas" w:eastAsia="宋体" w:hAnsi="Consolas" w:cs="宋体"/>
              <w:i/>
              <w:iCs/>
              <w:color w:val="999988"/>
              <w:kern w:val="0"/>
              <w:sz w:val="24"/>
              <w:szCs w:val="24"/>
            </w:rPr>
          </w:rPrChange>
        </w:rPr>
        <w:t>&lt;!-- additional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43"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74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745"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46"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47"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748"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749" w:author="zhang alex" w:date="2019-07-28T11:52:00Z">
            <w:rPr>
              <w:rFonts w:ascii="Consolas" w:eastAsia="宋体" w:hAnsi="Consolas" w:cs="宋体"/>
              <w:color w:val="008080"/>
              <w:kern w:val="0"/>
              <w:sz w:val="24"/>
              <w:szCs w:val="24"/>
            </w:rPr>
          </w:rPrChange>
        </w:rPr>
        <w:t>&lt;bean</w:t>
      </w:r>
      <w:r w:rsidRPr="00F1105E">
        <w:rPr>
          <w:rFonts w:ascii="Consolas" w:eastAsia="宋体" w:hAnsi="Consolas" w:cs="宋体"/>
          <w:color w:val="34302D"/>
          <w:kern w:val="0"/>
          <w:sz w:val="18"/>
          <w:szCs w:val="18"/>
          <w:rPrChange w:id="75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751" w:author="zhang alex" w:date="2019-07-28T11:52:00Z">
            <w:rPr>
              <w:rFonts w:ascii="Consolas" w:eastAsia="宋体" w:hAnsi="Consolas" w:cs="宋体"/>
              <w:color w:val="000080"/>
              <w:kern w:val="0"/>
              <w:sz w:val="24"/>
              <w:szCs w:val="24"/>
            </w:rPr>
          </w:rPrChange>
        </w:rPr>
        <w:t>id</w:t>
      </w:r>
      <w:r w:rsidRPr="00F1105E">
        <w:rPr>
          <w:rFonts w:ascii="Consolas" w:eastAsia="宋体" w:hAnsi="Consolas" w:cs="宋体"/>
          <w:color w:val="34302D"/>
          <w:kern w:val="0"/>
          <w:sz w:val="18"/>
          <w:szCs w:val="18"/>
          <w:rPrChange w:id="752"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753" w:author="zhang alex" w:date="2019-07-28T11:52:00Z">
            <w:rPr>
              <w:rFonts w:ascii="Consolas" w:eastAsia="宋体" w:hAnsi="Consolas" w:cs="宋体"/>
              <w:color w:val="DD1144"/>
              <w:kern w:val="0"/>
              <w:sz w:val="24"/>
              <w:szCs w:val="24"/>
            </w:rPr>
          </w:rPrChange>
        </w:rPr>
        <w:t>"itemDao"</w:t>
      </w:r>
      <w:r w:rsidRPr="00F1105E">
        <w:rPr>
          <w:rFonts w:ascii="Consolas" w:eastAsia="宋体" w:hAnsi="Consolas" w:cs="宋体"/>
          <w:color w:val="34302D"/>
          <w:kern w:val="0"/>
          <w:sz w:val="18"/>
          <w:szCs w:val="18"/>
          <w:rPrChange w:id="754"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0080"/>
          <w:kern w:val="0"/>
          <w:sz w:val="18"/>
          <w:szCs w:val="18"/>
          <w:rPrChange w:id="755" w:author="zhang alex" w:date="2019-07-28T11:52:00Z">
            <w:rPr>
              <w:rFonts w:ascii="Consolas" w:eastAsia="宋体" w:hAnsi="Consolas" w:cs="宋体"/>
              <w:color w:val="000080"/>
              <w:kern w:val="0"/>
              <w:sz w:val="24"/>
              <w:szCs w:val="24"/>
            </w:rPr>
          </w:rPrChange>
        </w:rPr>
        <w:t>class</w:t>
      </w:r>
      <w:r w:rsidRPr="00F1105E">
        <w:rPr>
          <w:rFonts w:ascii="Consolas" w:eastAsia="宋体" w:hAnsi="Consolas" w:cs="宋体"/>
          <w:color w:val="34302D"/>
          <w:kern w:val="0"/>
          <w:sz w:val="18"/>
          <w:szCs w:val="18"/>
          <w:rPrChange w:id="756" w:author="zhang alex" w:date="2019-07-28T11:52:00Z">
            <w:rPr>
              <w:rFonts w:ascii="Consolas" w:eastAsia="宋体" w:hAnsi="Consolas" w:cs="宋体"/>
              <w:color w:val="34302D"/>
              <w:kern w:val="0"/>
              <w:sz w:val="24"/>
              <w:szCs w:val="24"/>
            </w:rPr>
          </w:rPrChange>
        </w:rPr>
        <w:t>=</w:t>
      </w:r>
      <w:r w:rsidRPr="00F1105E">
        <w:rPr>
          <w:rFonts w:ascii="Consolas" w:eastAsia="宋体" w:hAnsi="Consolas" w:cs="宋体"/>
          <w:color w:val="DD1144"/>
          <w:kern w:val="0"/>
          <w:sz w:val="18"/>
          <w:szCs w:val="18"/>
          <w:rPrChange w:id="757" w:author="zhang alex" w:date="2019-07-28T11:52:00Z">
            <w:rPr>
              <w:rFonts w:ascii="Consolas" w:eastAsia="宋体" w:hAnsi="Consolas" w:cs="宋体"/>
              <w:color w:val="DD1144"/>
              <w:kern w:val="0"/>
              <w:sz w:val="24"/>
              <w:szCs w:val="24"/>
            </w:rPr>
          </w:rPrChange>
        </w:rPr>
        <w:t>"org.springframework.samples.jpetstore.dao.jpa.JpaItemDao"</w:t>
      </w:r>
      <w:r w:rsidRPr="00F1105E">
        <w:rPr>
          <w:rFonts w:ascii="Consolas" w:eastAsia="宋体" w:hAnsi="Consolas" w:cs="宋体"/>
          <w:color w:val="008080"/>
          <w:kern w:val="0"/>
          <w:sz w:val="18"/>
          <w:szCs w:val="18"/>
          <w:rPrChange w:id="758" w:author="zhang alex" w:date="2019-07-28T11:52:00Z">
            <w:rPr>
              <w:rFonts w:ascii="Consolas" w:eastAsia="宋体" w:hAnsi="Consolas" w:cs="宋体"/>
              <w:color w:val="008080"/>
              <w:kern w:val="0"/>
              <w:sz w:val="24"/>
              <w:szCs w:val="24"/>
            </w:rPr>
          </w:rPrChange>
        </w:rPr>
        <w:t>&gt;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59"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760"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761" w:author="zhang alex" w:date="2019-07-28T11:52:00Z">
            <w:rPr>
              <w:rFonts w:ascii="Consolas" w:eastAsia="宋体" w:hAnsi="Consolas" w:cs="宋体"/>
              <w:i/>
              <w:iCs/>
              <w:color w:val="999988"/>
              <w:kern w:val="0"/>
              <w:sz w:val="24"/>
              <w:szCs w:val="24"/>
            </w:rPr>
          </w:rPrChange>
        </w:rPr>
        <w:t>&lt;!-- additional collaborators and configuration for this bean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62"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763"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color w:val="008080"/>
          <w:kern w:val="0"/>
          <w:sz w:val="18"/>
          <w:szCs w:val="18"/>
          <w:rPrChange w:id="764" w:author="zhang alex" w:date="2019-07-28T11:52:00Z">
            <w:rPr>
              <w:rFonts w:ascii="Consolas" w:eastAsia="宋体" w:hAnsi="Consolas" w:cs="宋体"/>
              <w:color w:val="008080"/>
              <w:kern w:val="0"/>
              <w:sz w:val="24"/>
              <w:szCs w:val="24"/>
            </w:rPr>
          </w:rPrChange>
        </w:rPr>
        <w:t>&lt;/bean&gt;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65"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66"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34302D"/>
          <w:kern w:val="0"/>
          <w:sz w:val="18"/>
          <w:szCs w:val="18"/>
          <w:rPrChange w:id="767" w:author="zhang alex" w:date="2019-07-28T11:52:00Z">
            <w:rPr>
              <w:rFonts w:ascii="Consolas" w:eastAsia="宋体" w:hAnsi="Consolas" w:cs="宋体"/>
              <w:color w:val="34302D"/>
              <w:kern w:val="0"/>
              <w:sz w:val="24"/>
              <w:szCs w:val="24"/>
            </w:rPr>
          </w:rPrChange>
        </w:rPr>
        <w:t xml:space="preserve">    </w:t>
      </w:r>
      <w:r w:rsidRPr="00F1105E">
        <w:rPr>
          <w:rFonts w:ascii="Consolas" w:eastAsia="宋体" w:hAnsi="Consolas" w:cs="宋体"/>
          <w:i/>
          <w:iCs/>
          <w:color w:val="999988"/>
          <w:kern w:val="0"/>
          <w:sz w:val="18"/>
          <w:szCs w:val="18"/>
          <w:rPrChange w:id="768" w:author="zhang alex" w:date="2019-07-28T11:52:00Z">
            <w:rPr>
              <w:rFonts w:ascii="Consolas" w:eastAsia="宋体" w:hAnsi="Consolas" w:cs="宋体"/>
              <w:i/>
              <w:iCs/>
              <w:color w:val="999988"/>
              <w:kern w:val="0"/>
              <w:sz w:val="24"/>
              <w:szCs w:val="24"/>
            </w:rPr>
          </w:rPrChange>
        </w:rPr>
        <w:t>&lt;!-- more bean definitions for data access objects go here --&gt;</w:t>
      </w: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69" w:author="zhang alex" w:date="2019-07-28T11:52:00Z">
            <w:rPr>
              <w:rFonts w:ascii="Consolas" w:eastAsia="宋体" w:hAnsi="Consolas" w:cs="宋体"/>
              <w:color w:val="34302D"/>
              <w:kern w:val="0"/>
              <w:sz w:val="24"/>
              <w:szCs w:val="24"/>
            </w:rPr>
          </w:rPrChange>
        </w:rPr>
      </w:pPr>
    </w:p>
    <w:p w:rsidR="00BA0D5D" w:rsidRPr="00F1105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70" w:author="zhang alex" w:date="2019-07-28T11:52:00Z">
            <w:rPr>
              <w:rFonts w:ascii="Consolas" w:eastAsia="宋体" w:hAnsi="Consolas" w:cs="宋体"/>
              <w:color w:val="34302D"/>
              <w:kern w:val="0"/>
              <w:sz w:val="24"/>
              <w:szCs w:val="24"/>
            </w:rPr>
          </w:rPrChange>
        </w:rPr>
      </w:pPr>
      <w:r w:rsidRPr="00F1105E">
        <w:rPr>
          <w:rFonts w:ascii="Consolas" w:eastAsia="宋体" w:hAnsi="Consolas" w:cs="宋体"/>
          <w:color w:val="008080"/>
          <w:kern w:val="0"/>
          <w:sz w:val="18"/>
          <w:szCs w:val="18"/>
          <w:rPrChange w:id="771" w:author="zhang alex" w:date="2019-07-28T11:52:00Z">
            <w:rPr>
              <w:rFonts w:ascii="Consolas" w:eastAsia="宋体" w:hAnsi="Consolas" w:cs="宋体"/>
              <w:color w:val="008080"/>
              <w:kern w:val="0"/>
              <w:sz w:val="24"/>
              <w:szCs w:val="24"/>
            </w:rPr>
          </w:rPrChange>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the service layer consists of the </w:t>
      </w:r>
      <w:r w:rsidRPr="00BA0D5D">
        <w:rPr>
          <w:rFonts w:ascii="Consolas" w:eastAsia="宋体" w:hAnsi="Consolas" w:cs="宋体"/>
          <w:color w:val="34302D"/>
          <w:kern w:val="0"/>
          <w:sz w:val="23"/>
          <w:szCs w:val="23"/>
          <w:shd w:val="clear" w:color="auto" w:fill="F7F7F8"/>
        </w:rPr>
        <w:t>PetStoreServiceImpl</w:t>
      </w:r>
      <w:r w:rsidRPr="00BA0D5D">
        <w:rPr>
          <w:rFonts w:ascii="inherit" w:eastAsia="宋体" w:hAnsi="inherit" w:cs="Arial"/>
          <w:color w:val="34302D"/>
          <w:kern w:val="0"/>
          <w:sz w:val="24"/>
          <w:szCs w:val="24"/>
        </w:rPr>
        <w:t> class and two data access objects of the types </w:t>
      </w:r>
      <w:r w:rsidRPr="00BA0D5D">
        <w:rPr>
          <w:rFonts w:ascii="Consolas" w:eastAsia="宋体" w:hAnsi="Consolas" w:cs="宋体"/>
          <w:color w:val="34302D"/>
          <w:kern w:val="0"/>
          <w:sz w:val="23"/>
          <w:szCs w:val="23"/>
          <w:shd w:val="clear" w:color="auto" w:fill="F7F7F8"/>
        </w:rPr>
        <w:t>JpaAccountDao</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JpaItemDao</w:t>
      </w:r>
      <w:r w:rsidRPr="00BA0D5D">
        <w:rPr>
          <w:rFonts w:ascii="inherit" w:eastAsia="宋体" w:hAnsi="inherit" w:cs="Arial"/>
          <w:color w:val="34302D"/>
          <w:kern w:val="0"/>
          <w:sz w:val="24"/>
          <w:szCs w:val="24"/>
        </w:rPr>
        <w:t> (based on the JPA Object-Relational Mapping standard). The </w:t>
      </w:r>
      <w:r w:rsidRPr="00BA0D5D">
        <w:rPr>
          <w:rFonts w:ascii="Consolas" w:eastAsia="宋体" w:hAnsi="Consolas" w:cs="宋体"/>
          <w:color w:val="34302D"/>
          <w:kern w:val="0"/>
          <w:sz w:val="23"/>
          <w:szCs w:val="23"/>
          <w:shd w:val="clear" w:color="auto" w:fill="F7F7F8"/>
        </w:rPr>
        <w:t>property name</w:t>
      </w:r>
      <w:r w:rsidRPr="00BA0D5D">
        <w:rPr>
          <w:rFonts w:ascii="inherit" w:eastAsia="宋体" w:hAnsi="inherit" w:cs="Arial"/>
          <w:color w:val="34302D"/>
          <w:kern w:val="0"/>
          <w:sz w:val="24"/>
          <w:szCs w:val="24"/>
        </w:rPr>
        <w:t> element refers to the name of the JavaBean property, and 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 refers to the name of another bean definition. This linkage between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elements expresses the dependency between collaborating objects. For details of configuring an object’s dependencies, see </w:t>
      </w:r>
      <w:hyperlink r:id="rId41" w:anchor="beans-dependencies" w:history="1">
        <w:r w:rsidRPr="00BA0D5D">
          <w:rPr>
            <w:rFonts w:ascii="inherit" w:eastAsia="宋体" w:hAnsi="inherit" w:cs="Arial"/>
            <w:color w:val="548E2E"/>
            <w:kern w:val="0"/>
            <w:sz w:val="24"/>
            <w:szCs w:val="24"/>
            <w:u w:val="single"/>
          </w:rPr>
          <w:t>Dependencies</w:t>
        </w:r>
      </w:hyperlink>
      <w:r w:rsidRPr="00BA0D5D">
        <w:rPr>
          <w:rFonts w:ascii="inherit" w:eastAsia="宋体" w:hAnsi="inherit" w:cs="Arial"/>
          <w:color w:val="34302D"/>
          <w:kern w:val="0"/>
          <w:sz w:val="24"/>
          <w:szCs w:val="24"/>
        </w:rPr>
        <w:t>.</w:t>
      </w:r>
    </w:p>
    <w:p w:rsidR="00B10F16" w:rsidRPr="00BA0D5D" w:rsidRDefault="00B10F1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在前面的示例中，服务层</w:t>
      </w:r>
      <w:del w:id="772" w:author="zhang alex" w:date="2019-07-28T11:55:00Z">
        <w:r w:rsidDel="009B7C60">
          <w:rPr>
            <w:rFonts w:ascii="Arial" w:hAnsi="Arial" w:cs="Arial" w:hint="eastAsia"/>
            <w:color w:val="34302D"/>
            <w:shd w:val="clear" w:color="auto" w:fill="FFFFFF"/>
          </w:rPr>
          <w:delText>由</w:delText>
        </w:r>
      </w:del>
      <w:ins w:id="773" w:author="zhang alex" w:date="2019-07-28T11:55:00Z">
        <w:r w:rsidR="009B7C60">
          <w:rPr>
            <w:rFonts w:ascii="Arial" w:hAnsi="Arial" w:cs="Arial" w:hint="eastAsia"/>
            <w:color w:val="34302D"/>
            <w:shd w:val="clear" w:color="auto" w:fill="FFFFFF"/>
          </w:rPr>
          <w:t>包含</w:t>
        </w:r>
      </w:ins>
      <w:del w:id="774" w:author="zhang alex" w:date="2019-07-28T11:53:00Z">
        <w:r w:rsidDel="009B7C60">
          <w:rPr>
            <w:rFonts w:ascii="Arial" w:hAnsi="Arial" w:cs="Arial"/>
            <w:color w:val="34302D"/>
            <w:shd w:val="clear" w:color="auto" w:fill="FFFFFF"/>
          </w:rPr>
          <w:delText>的</w:delText>
        </w:r>
      </w:del>
      <w:r>
        <w:rPr>
          <w:rStyle w:val="HTML"/>
          <w:rFonts w:ascii="Consolas" w:hAnsi="Consolas"/>
          <w:sz w:val="23"/>
          <w:szCs w:val="23"/>
          <w:shd w:val="clear" w:color="auto" w:fill="F7F7F8"/>
        </w:rPr>
        <w:t>PetStoreServiceImpl</w:t>
      </w:r>
      <w:r>
        <w:rPr>
          <w:rFonts w:ascii="Arial" w:hAnsi="Arial" w:cs="Arial"/>
          <w:color w:val="34302D"/>
          <w:shd w:val="clear" w:color="auto" w:fill="FFFFFF"/>
        </w:rPr>
        <w:t>类和</w:t>
      </w:r>
      <w:del w:id="775" w:author="zhang alex" w:date="2019-07-28T11:54:00Z">
        <w:r w:rsidDel="009B7C60">
          <w:rPr>
            <w:rFonts w:ascii="Arial" w:hAnsi="Arial" w:cs="Arial"/>
            <w:color w:val="34302D"/>
            <w:shd w:val="clear" w:color="auto" w:fill="FFFFFF"/>
          </w:rPr>
          <w:delText>类型的</w:delText>
        </w:r>
      </w:del>
      <w:r>
        <w:rPr>
          <w:rFonts w:ascii="Arial" w:hAnsi="Arial" w:cs="Arial"/>
          <w:color w:val="34302D"/>
          <w:shd w:val="clear" w:color="auto" w:fill="FFFFFF"/>
        </w:rPr>
        <w:t>两个数据访问</w:t>
      </w:r>
      <w:del w:id="776" w:author="zhang alex" w:date="2019-07-28T11:55:00Z">
        <w:r w:rsidDel="009B7C60">
          <w:rPr>
            <w:rFonts w:ascii="Arial" w:hAnsi="Arial" w:cs="Arial"/>
            <w:color w:val="34302D"/>
            <w:shd w:val="clear" w:color="auto" w:fill="FFFFFF"/>
          </w:rPr>
          <w:delText>对象</w:delText>
        </w:r>
      </w:del>
      <w:r>
        <w:rPr>
          <w:rStyle w:val="HTML"/>
          <w:rFonts w:ascii="Consolas" w:hAnsi="Consolas"/>
          <w:sz w:val="23"/>
          <w:szCs w:val="23"/>
          <w:shd w:val="clear" w:color="auto" w:fill="F7F7F8"/>
        </w:rPr>
        <w:t>JpaAccountDao</w:t>
      </w:r>
      <w:r>
        <w:rPr>
          <w:rFonts w:ascii="Arial" w:hAnsi="Arial" w:cs="Arial"/>
          <w:color w:val="34302D"/>
          <w:shd w:val="clear" w:color="auto" w:fill="FFFFFF"/>
        </w:rPr>
        <w:t>和</w:t>
      </w:r>
      <w:r>
        <w:rPr>
          <w:rStyle w:val="HTML"/>
          <w:rFonts w:ascii="Consolas" w:hAnsi="Consolas"/>
          <w:sz w:val="23"/>
          <w:szCs w:val="23"/>
          <w:shd w:val="clear" w:color="auto" w:fill="F7F7F8"/>
        </w:rPr>
        <w:t>JpaItemDao</w:t>
      </w:r>
      <w:ins w:id="777" w:author="zhang alex" w:date="2019-07-28T11:55:00Z">
        <w:r w:rsidR="009B7C60">
          <w:rPr>
            <w:rStyle w:val="HTML"/>
            <w:rFonts w:ascii="Consolas" w:hAnsi="Consolas" w:hint="eastAsia"/>
            <w:sz w:val="23"/>
            <w:szCs w:val="23"/>
            <w:shd w:val="clear" w:color="auto" w:fill="F7F7F8"/>
          </w:rPr>
          <w:t>类</w:t>
        </w:r>
      </w:ins>
      <w:r>
        <w:rPr>
          <w:rFonts w:ascii="Arial" w:hAnsi="Arial" w:cs="Arial"/>
          <w:color w:val="34302D"/>
          <w:shd w:val="clear" w:color="auto" w:fill="FFFFFF"/>
        </w:rPr>
        <w:t>（基于</w:t>
      </w:r>
      <w:r>
        <w:rPr>
          <w:rFonts w:ascii="Arial" w:hAnsi="Arial" w:cs="Arial"/>
          <w:color w:val="34302D"/>
          <w:shd w:val="clear" w:color="auto" w:fill="FFFFFF"/>
        </w:rPr>
        <w:t>JPA</w:t>
      </w:r>
      <w:r>
        <w:rPr>
          <w:rFonts w:ascii="Arial" w:hAnsi="Arial" w:cs="Arial"/>
          <w:color w:val="34302D"/>
          <w:shd w:val="clear" w:color="auto" w:fill="FFFFFF"/>
        </w:rPr>
        <w:t>对象关系映射标准</w:t>
      </w:r>
      <w:ins w:id="778" w:author="zhang alex" w:date="2019-07-28T11:57:00Z">
        <w:r w:rsidR="009B7C60">
          <w:rPr>
            <w:rFonts w:ascii="Arial" w:hAnsi="Arial" w:cs="Arial" w:hint="eastAsia"/>
            <w:color w:val="34302D"/>
            <w:shd w:val="clear" w:color="auto" w:fill="FFFFFF"/>
          </w:rPr>
          <w:t>ORM</w:t>
        </w:r>
      </w:ins>
      <w:r>
        <w:rPr>
          <w:rFonts w:ascii="Arial" w:hAnsi="Arial" w:cs="Arial"/>
          <w:color w:val="34302D"/>
          <w:shd w:val="clear" w:color="auto" w:fill="FFFFFF"/>
        </w:rPr>
        <w:t>）。</w:t>
      </w:r>
      <w:del w:id="779" w:author="zhang alex" w:date="2019-07-28T11:57:00Z">
        <w:r w:rsidDel="00023538">
          <w:rPr>
            <w:rFonts w:ascii="Arial" w:hAnsi="Arial" w:cs="Arial"/>
            <w:color w:val="34302D"/>
            <w:shd w:val="clear" w:color="auto" w:fill="FFFFFF"/>
          </w:rPr>
          <w:delText>该</w:delText>
        </w:r>
      </w:del>
      <w:r>
        <w:rPr>
          <w:rStyle w:val="HTML"/>
          <w:rFonts w:ascii="Consolas" w:hAnsi="Consolas"/>
          <w:sz w:val="23"/>
          <w:szCs w:val="23"/>
          <w:shd w:val="clear" w:color="auto" w:fill="F7F7F8"/>
        </w:rPr>
        <w:t>property name</w:t>
      </w:r>
      <w:r>
        <w:rPr>
          <w:rFonts w:ascii="Arial" w:hAnsi="Arial" w:cs="Arial"/>
          <w:color w:val="34302D"/>
          <w:shd w:val="clear" w:color="auto" w:fill="FFFFFF"/>
        </w:rPr>
        <w:t>元素是指</w:t>
      </w:r>
      <w:r>
        <w:rPr>
          <w:rFonts w:ascii="Arial" w:hAnsi="Arial" w:cs="Arial"/>
          <w:color w:val="34302D"/>
          <w:shd w:val="clear" w:color="auto" w:fill="FFFFFF"/>
        </w:rPr>
        <w:t>JavaBean</w:t>
      </w:r>
      <w:r>
        <w:rPr>
          <w:rFonts w:ascii="Arial" w:hAnsi="Arial" w:cs="Arial"/>
          <w:color w:val="34302D"/>
          <w:shd w:val="clear" w:color="auto" w:fill="FFFFFF"/>
        </w:rPr>
        <w:t>属性的名称，以及</w:t>
      </w:r>
      <w:r>
        <w:rPr>
          <w:rStyle w:val="HTML"/>
          <w:rFonts w:ascii="Consolas" w:hAnsi="Consolas"/>
          <w:sz w:val="23"/>
          <w:szCs w:val="23"/>
          <w:shd w:val="clear" w:color="auto" w:fill="F7F7F8"/>
        </w:rPr>
        <w:t>ref</w:t>
      </w:r>
      <w:r>
        <w:rPr>
          <w:rFonts w:ascii="Arial" w:hAnsi="Arial" w:cs="Arial"/>
          <w:color w:val="34302D"/>
          <w:shd w:val="clear" w:color="auto" w:fill="FFFFFF"/>
        </w:rPr>
        <w:t>元素指的是另一个</w:t>
      </w:r>
      <w:r>
        <w:rPr>
          <w:rFonts w:ascii="Arial" w:hAnsi="Arial" w:cs="Arial"/>
          <w:color w:val="34302D"/>
          <w:shd w:val="clear" w:color="auto" w:fill="FFFFFF"/>
        </w:rPr>
        <w:t>bean</w:t>
      </w:r>
      <w:r>
        <w:rPr>
          <w:rFonts w:ascii="Arial" w:hAnsi="Arial" w:cs="Arial"/>
          <w:color w:val="34302D"/>
          <w:shd w:val="clear" w:color="auto" w:fill="FFFFFF"/>
        </w:rPr>
        <w:t>定义的名称。元素</w:t>
      </w:r>
      <w:r>
        <w:rPr>
          <w:rStyle w:val="HTML"/>
          <w:rFonts w:ascii="Consolas" w:hAnsi="Consolas"/>
          <w:sz w:val="23"/>
          <w:szCs w:val="23"/>
          <w:shd w:val="clear" w:color="auto" w:fill="F7F7F8"/>
        </w:rPr>
        <w:t>id</w:t>
      </w:r>
      <w:r>
        <w:rPr>
          <w:rFonts w:ascii="Arial" w:hAnsi="Arial" w:cs="Arial"/>
          <w:color w:val="34302D"/>
          <w:shd w:val="clear" w:color="auto" w:fill="FFFFFF"/>
        </w:rPr>
        <w:t>和</w:t>
      </w:r>
      <w:r>
        <w:rPr>
          <w:rStyle w:val="HTML"/>
          <w:rFonts w:ascii="Consolas" w:hAnsi="Consolas"/>
          <w:sz w:val="23"/>
          <w:szCs w:val="23"/>
          <w:shd w:val="clear" w:color="auto" w:fill="F7F7F8"/>
        </w:rPr>
        <w:t>ref</w:t>
      </w:r>
      <w:r>
        <w:rPr>
          <w:rFonts w:ascii="Arial" w:hAnsi="Arial" w:cs="Arial"/>
          <w:color w:val="34302D"/>
          <w:shd w:val="clear" w:color="auto" w:fill="FFFFFF"/>
        </w:rPr>
        <w:t>元素之间的这种联系表达了协作对象之间的依赖关系。有关配置对象的依赖关系的详细信息，请参阅</w:t>
      </w:r>
      <w:r>
        <w:rPr>
          <w:rFonts w:ascii="Arial" w:hAnsi="Arial" w:cs="Arial"/>
          <w:color w:val="34302D"/>
          <w:shd w:val="clear" w:color="auto" w:fill="FFFFFF"/>
        </w:rPr>
        <w:t> </w:t>
      </w:r>
      <w:hyperlink r:id="rId42" w:anchor="beans-dependencies" w:history="1">
        <w:r>
          <w:rPr>
            <w:rStyle w:val="a4"/>
            <w:rFonts w:ascii="Arial" w:hAnsi="Arial" w:cs="Arial"/>
            <w:color w:val="548E2E"/>
            <w:shd w:val="clear" w:color="auto" w:fill="FFFFFF"/>
          </w:rPr>
          <w:t>依赖关系</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Composing XML-based Configuration Metadata</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can be useful to have bean definitions span multiple XML files. Often, each individual XML configuration file represents a logical layer or module in your architecture.</w:t>
      </w:r>
    </w:p>
    <w:p w:rsidR="008E110C" w:rsidRPr="00BA0D5D" w:rsidRDefault="008E110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让</w:t>
      </w:r>
      <w:r>
        <w:rPr>
          <w:rFonts w:ascii="Arial" w:hAnsi="Arial" w:cs="Arial"/>
          <w:color w:val="34302D"/>
          <w:shd w:val="clear" w:color="auto" w:fill="FFFFFF"/>
        </w:rPr>
        <w:t>bean</w:t>
      </w:r>
      <w:r>
        <w:rPr>
          <w:rFonts w:ascii="Arial" w:hAnsi="Arial" w:cs="Arial"/>
          <w:color w:val="34302D"/>
          <w:shd w:val="clear" w:color="auto" w:fill="FFFFFF"/>
        </w:rPr>
        <w:t>定义跨越多个</w:t>
      </w:r>
      <w:r>
        <w:rPr>
          <w:rFonts w:ascii="Arial" w:hAnsi="Arial" w:cs="Arial"/>
          <w:color w:val="34302D"/>
          <w:shd w:val="clear" w:color="auto" w:fill="FFFFFF"/>
        </w:rPr>
        <w:t>XML</w:t>
      </w:r>
      <w:r>
        <w:rPr>
          <w:rFonts w:ascii="Arial" w:hAnsi="Arial" w:cs="Arial"/>
          <w:color w:val="34302D"/>
          <w:shd w:val="clear" w:color="auto" w:fill="FFFFFF"/>
        </w:rPr>
        <w:t>文件会很有用。通常，每个单独的</w:t>
      </w:r>
      <w:r>
        <w:rPr>
          <w:rFonts w:ascii="Arial" w:hAnsi="Arial" w:cs="Arial"/>
          <w:color w:val="34302D"/>
          <w:shd w:val="clear" w:color="auto" w:fill="FFFFFF"/>
        </w:rPr>
        <w:t>XML</w:t>
      </w:r>
      <w:r>
        <w:rPr>
          <w:rFonts w:ascii="Arial" w:hAnsi="Arial" w:cs="Arial"/>
          <w:color w:val="34302D"/>
          <w:shd w:val="clear" w:color="auto" w:fill="FFFFFF"/>
        </w:rPr>
        <w:t>配置文件都代表架构中的逻辑层或模块。</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application context constructor to load bean definitions from all these XML fragments. This constructor takes multiple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locations, as was shown in the </w:t>
      </w:r>
      <w:hyperlink r:id="rId43" w:anchor="beans-factory-instantiation" w:history="1">
        <w:r w:rsidRPr="00BA0D5D">
          <w:rPr>
            <w:rFonts w:ascii="inherit" w:eastAsia="宋体" w:hAnsi="inherit" w:cs="Arial"/>
            <w:color w:val="548E2E"/>
            <w:kern w:val="0"/>
            <w:sz w:val="24"/>
            <w:szCs w:val="24"/>
            <w:u w:val="single"/>
          </w:rPr>
          <w:t>previous section</w:t>
        </w:r>
      </w:hyperlink>
      <w:r w:rsidRPr="00BA0D5D">
        <w:rPr>
          <w:rFonts w:ascii="inherit" w:eastAsia="宋体" w:hAnsi="inherit" w:cs="Arial"/>
          <w:color w:val="34302D"/>
          <w:kern w:val="0"/>
          <w:sz w:val="24"/>
          <w:szCs w:val="24"/>
        </w:rPr>
        <w:t>. Alternatively, use one or more occurrences of the </w:t>
      </w:r>
      <w:r w:rsidRPr="00BA0D5D">
        <w:rPr>
          <w:rFonts w:ascii="Consolas" w:eastAsia="宋体" w:hAnsi="Consolas" w:cs="宋体"/>
          <w:color w:val="34302D"/>
          <w:kern w:val="0"/>
          <w:sz w:val="23"/>
          <w:szCs w:val="23"/>
          <w:shd w:val="clear" w:color="auto" w:fill="F7F7F8"/>
        </w:rPr>
        <w:t>&lt;import/&gt;</w:t>
      </w:r>
      <w:r w:rsidRPr="00BA0D5D">
        <w:rPr>
          <w:rFonts w:ascii="inherit" w:eastAsia="宋体" w:hAnsi="inherit" w:cs="Arial"/>
          <w:color w:val="34302D"/>
          <w:kern w:val="0"/>
          <w:sz w:val="24"/>
          <w:szCs w:val="24"/>
        </w:rPr>
        <w:t>element to load bean definitions from another file or files. The following example shows how to do so:</w:t>
      </w:r>
    </w:p>
    <w:p w:rsidR="008E110C" w:rsidRPr="00BA0D5D" w:rsidRDefault="008E110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您可以使用应用程序上下文构造函数从所有这些</w:t>
      </w:r>
      <w:r>
        <w:rPr>
          <w:rFonts w:ascii="Arial" w:hAnsi="Arial" w:cs="Arial"/>
          <w:color w:val="34302D"/>
          <w:shd w:val="clear" w:color="auto" w:fill="FFFFFF"/>
        </w:rPr>
        <w:t>XML</w:t>
      </w:r>
      <w:r>
        <w:rPr>
          <w:rFonts w:ascii="Arial" w:hAnsi="Arial" w:cs="Arial"/>
          <w:color w:val="34302D"/>
          <w:shd w:val="clear" w:color="auto" w:fill="FFFFFF"/>
        </w:rPr>
        <w:t>片段加载</w:t>
      </w:r>
      <w:r>
        <w:rPr>
          <w:rFonts w:ascii="Arial" w:hAnsi="Arial" w:cs="Arial"/>
          <w:color w:val="34302D"/>
          <w:shd w:val="clear" w:color="auto" w:fill="FFFFFF"/>
        </w:rPr>
        <w:t>bean</w:t>
      </w:r>
      <w:r>
        <w:rPr>
          <w:rFonts w:ascii="Arial" w:hAnsi="Arial" w:cs="Arial"/>
          <w:color w:val="34302D"/>
          <w:shd w:val="clear" w:color="auto" w:fill="FFFFFF"/>
        </w:rPr>
        <w:t>定义。此构造函数采用多个</w:t>
      </w:r>
      <w:r>
        <w:rPr>
          <w:rStyle w:val="HTML"/>
          <w:rFonts w:ascii="Consolas" w:hAnsi="Consolas"/>
          <w:sz w:val="23"/>
          <w:szCs w:val="23"/>
          <w:shd w:val="clear" w:color="auto" w:fill="F7F7F8"/>
        </w:rPr>
        <w:t>Resource</w:t>
      </w:r>
      <w:r>
        <w:rPr>
          <w:rFonts w:ascii="Arial" w:hAnsi="Arial" w:cs="Arial"/>
          <w:color w:val="34302D"/>
          <w:shd w:val="clear" w:color="auto" w:fill="FFFFFF"/>
        </w:rPr>
        <w:t>位置，如上</w:t>
      </w:r>
      <w:hyperlink r:id="rId44" w:anchor="beans-factory-instantiation" w:history="1">
        <w:r>
          <w:rPr>
            <w:rStyle w:val="a4"/>
            <w:rFonts w:ascii="Arial" w:hAnsi="Arial" w:cs="Arial"/>
            <w:color w:val="548E2E"/>
            <w:shd w:val="clear" w:color="auto" w:fill="FFFFFF"/>
          </w:rPr>
          <w:t>一节中</w:t>
        </w:r>
      </w:hyperlink>
      <w:r>
        <w:rPr>
          <w:rFonts w:ascii="Arial" w:hAnsi="Arial" w:cs="Arial"/>
          <w:color w:val="34302D"/>
          <w:shd w:val="clear" w:color="auto" w:fill="FFFFFF"/>
        </w:rPr>
        <w:t>所示</w:t>
      </w:r>
      <w:r>
        <w:rPr>
          <w:rFonts w:ascii="Arial" w:hAnsi="Arial" w:cs="Arial"/>
          <w:color w:val="34302D"/>
          <w:shd w:val="clear" w:color="auto" w:fill="FFFFFF"/>
        </w:rPr>
        <w:t> </w:t>
      </w:r>
      <w:r>
        <w:rPr>
          <w:rFonts w:ascii="Arial" w:hAnsi="Arial" w:cs="Arial"/>
          <w:color w:val="34302D"/>
          <w:shd w:val="clear" w:color="auto" w:fill="FFFFFF"/>
        </w:rPr>
        <w:t>。或者，使用一个或多个</w:t>
      </w:r>
      <w:r>
        <w:rPr>
          <w:rStyle w:val="HTML"/>
          <w:rFonts w:ascii="Consolas" w:hAnsi="Consolas"/>
          <w:sz w:val="23"/>
          <w:szCs w:val="23"/>
          <w:shd w:val="clear" w:color="auto" w:fill="F7F7F8"/>
        </w:rPr>
        <w:t>&lt;import/&gt;</w:t>
      </w:r>
      <w:r>
        <w:rPr>
          <w:rFonts w:ascii="Arial" w:hAnsi="Arial" w:cs="Arial"/>
          <w:color w:val="34302D"/>
          <w:shd w:val="clear" w:color="auto" w:fill="FFFFFF"/>
        </w:rPr>
        <w:t>元素来从另一个或多个文件加载</w:t>
      </w:r>
      <w:r>
        <w:rPr>
          <w:rFonts w:ascii="Arial" w:hAnsi="Arial" w:cs="Arial"/>
          <w:color w:val="34302D"/>
          <w:shd w:val="clear" w:color="auto" w:fill="FFFFFF"/>
        </w:rPr>
        <w:t>bean</w:t>
      </w:r>
      <w:r>
        <w:rPr>
          <w:rFonts w:ascii="Arial" w:hAnsi="Arial" w:cs="Arial"/>
          <w:color w:val="34302D"/>
          <w:shd w:val="clear" w:color="auto" w:fill="FFFFFF"/>
        </w:rPr>
        <w:t>定义。以下示例显示了如何执行此操作：</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80"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008080"/>
          <w:kern w:val="0"/>
          <w:sz w:val="18"/>
          <w:szCs w:val="18"/>
          <w:rPrChange w:id="781" w:author="zhang alex" w:date="2019-07-28T12:02:00Z">
            <w:rPr>
              <w:rFonts w:ascii="Consolas" w:eastAsia="宋体" w:hAnsi="Consolas" w:cs="宋体"/>
              <w:color w:val="008080"/>
              <w:kern w:val="0"/>
              <w:sz w:val="24"/>
              <w:szCs w:val="24"/>
            </w:rPr>
          </w:rPrChange>
        </w:rPr>
        <w:t>&lt;beans&gt;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82"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34302D"/>
          <w:kern w:val="0"/>
          <w:sz w:val="18"/>
          <w:szCs w:val="18"/>
          <w:rPrChange w:id="783"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8080"/>
          <w:kern w:val="0"/>
          <w:sz w:val="18"/>
          <w:szCs w:val="18"/>
          <w:rPrChange w:id="784" w:author="zhang alex" w:date="2019-07-28T12:02:00Z">
            <w:rPr>
              <w:rFonts w:ascii="Consolas" w:eastAsia="宋体" w:hAnsi="Consolas" w:cs="宋体"/>
              <w:color w:val="008080"/>
              <w:kern w:val="0"/>
              <w:sz w:val="24"/>
              <w:szCs w:val="24"/>
            </w:rPr>
          </w:rPrChange>
        </w:rPr>
        <w:t>&lt;import</w:t>
      </w:r>
      <w:r w:rsidRPr="00D77512">
        <w:rPr>
          <w:rFonts w:ascii="Consolas" w:eastAsia="宋体" w:hAnsi="Consolas" w:cs="宋体"/>
          <w:color w:val="34302D"/>
          <w:kern w:val="0"/>
          <w:sz w:val="18"/>
          <w:szCs w:val="18"/>
          <w:rPrChange w:id="785"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786" w:author="zhang alex" w:date="2019-07-28T12:02:00Z">
            <w:rPr>
              <w:rFonts w:ascii="Consolas" w:eastAsia="宋体" w:hAnsi="Consolas" w:cs="宋体"/>
              <w:color w:val="000080"/>
              <w:kern w:val="0"/>
              <w:sz w:val="24"/>
              <w:szCs w:val="24"/>
            </w:rPr>
          </w:rPrChange>
        </w:rPr>
        <w:t>resource</w:t>
      </w:r>
      <w:r w:rsidRPr="00D77512">
        <w:rPr>
          <w:rFonts w:ascii="Consolas" w:eastAsia="宋体" w:hAnsi="Consolas" w:cs="宋体"/>
          <w:color w:val="34302D"/>
          <w:kern w:val="0"/>
          <w:sz w:val="18"/>
          <w:szCs w:val="18"/>
          <w:rPrChange w:id="787"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788" w:author="zhang alex" w:date="2019-07-28T12:02:00Z">
            <w:rPr>
              <w:rFonts w:ascii="Consolas" w:eastAsia="宋体" w:hAnsi="Consolas" w:cs="宋体"/>
              <w:color w:val="DD1144"/>
              <w:kern w:val="0"/>
              <w:sz w:val="24"/>
              <w:szCs w:val="24"/>
            </w:rPr>
          </w:rPrChange>
        </w:rPr>
        <w:t>"services.xml"</w:t>
      </w:r>
      <w:r w:rsidRPr="00D77512">
        <w:rPr>
          <w:rFonts w:ascii="Consolas" w:eastAsia="宋体" w:hAnsi="Consolas" w:cs="宋体"/>
          <w:color w:val="008080"/>
          <w:kern w:val="0"/>
          <w:sz w:val="18"/>
          <w:szCs w:val="18"/>
          <w:rPrChange w:id="789" w:author="zhang alex" w:date="2019-07-28T12:02:00Z">
            <w:rPr>
              <w:rFonts w:ascii="Consolas" w:eastAsia="宋体" w:hAnsi="Consolas" w:cs="宋体"/>
              <w:color w:val="008080"/>
              <w:kern w:val="0"/>
              <w:sz w:val="24"/>
              <w:szCs w:val="24"/>
            </w:rPr>
          </w:rPrChange>
        </w:rPr>
        <w:t>/&gt;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90"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34302D"/>
          <w:kern w:val="0"/>
          <w:sz w:val="18"/>
          <w:szCs w:val="18"/>
          <w:rPrChange w:id="791"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8080"/>
          <w:kern w:val="0"/>
          <w:sz w:val="18"/>
          <w:szCs w:val="18"/>
          <w:rPrChange w:id="792" w:author="zhang alex" w:date="2019-07-28T12:02:00Z">
            <w:rPr>
              <w:rFonts w:ascii="Consolas" w:eastAsia="宋体" w:hAnsi="Consolas" w:cs="宋体"/>
              <w:color w:val="008080"/>
              <w:kern w:val="0"/>
              <w:sz w:val="24"/>
              <w:szCs w:val="24"/>
            </w:rPr>
          </w:rPrChange>
        </w:rPr>
        <w:t>&lt;import</w:t>
      </w:r>
      <w:r w:rsidRPr="00D77512">
        <w:rPr>
          <w:rFonts w:ascii="Consolas" w:eastAsia="宋体" w:hAnsi="Consolas" w:cs="宋体"/>
          <w:color w:val="34302D"/>
          <w:kern w:val="0"/>
          <w:sz w:val="18"/>
          <w:szCs w:val="18"/>
          <w:rPrChange w:id="793"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794" w:author="zhang alex" w:date="2019-07-28T12:02:00Z">
            <w:rPr>
              <w:rFonts w:ascii="Consolas" w:eastAsia="宋体" w:hAnsi="Consolas" w:cs="宋体"/>
              <w:color w:val="000080"/>
              <w:kern w:val="0"/>
              <w:sz w:val="24"/>
              <w:szCs w:val="24"/>
            </w:rPr>
          </w:rPrChange>
        </w:rPr>
        <w:t>resource</w:t>
      </w:r>
      <w:r w:rsidRPr="00D77512">
        <w:rPr>
          <w:rFonts w:ascii="Consolas" w:eastAsia="宋体" w:hAnsi="Consolas" w:cs="宋体"/>
          <w:color w:val="34302D"/>
          <w:kern w:val="0"/>
          <w:sz w:val="18"/>
          <w:szCs w:val="18"/>
          <w:rPrChange w:id="795"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796" w:author="zhang alex" w:date="2019-07-28T12:02:00Z">
            <w:rPr>
              <w:rFonts w:ascii="Consolas" w:eastAsia="宋体" w:hAnsi="Consolas" w:cs="宋体"/>
              <w:color w:val="DD1144"/>
              <w:kern w:val="0"/>
              <w:sz w:val="24"/>
              <w:szCs w:val="24"/>
            </w:rPr>
          </w:rPrChange>
        </w:rPr>
        <w:t>"resources/messageSource.xml"</w:t>
      </w:r>
      <w:r w:rsidRPr="00D77512">
        <w:rPr>
          <w:rFonts w:ascii="Consolas" w:eastAsia="宋体" w:hAnsi="Consolas" w:cs="宋体"/>
          <w:color w:val="008080"/>
          <w:kern w:val="0"/>
          <w:sz w:val="18"/>
          <w:szCs w:val="18"/>
          <w:rPrChange w:id="797" w:author="zhang alex" w:date="2019-07-28T12:02:00Z">
            <w:rPr>
              <w:rFonts w:ascii="Consolas" w:eastAsia="宋体" w:hAnsi="Consolas" w:cs="宋体"/>
              <w:color w:val="008080"/>
              <w:kern w:val="0"/>
              <w:sz w:val="24"/>
              <w:szCs w:val="24"/>
            </w:rPr>
          </w:rPrChange>
        </w:rPr>
        <w:t>/&gt;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798"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34302D"/>
          <w:kern w:val="0"/>
          <w:sz w:val="18"/>
          <w:szCs w:val="18"/>
          <w:rPrChange w:id="799"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8080"/>
          <w:kern w:val="0"/>
          <w:sz w:val="18"/>
          <w:szCs w:val="18"/>
          <w:rPrChange w:id="800" w:author="zhang alex" w:date="2019-07-28T12:02:00Z">
            <w:rPr>
              <w:rFonts w:ascii="Consolas" w:eastAsia="宋体" w:hAnsi="Consolas" w:cs="宋体"/>
              <w:color w:val="008080"/>
              <w:kern w:val="0"/>
              <w:sz w:val="24"/>
              <w:szCs w:val="24"/>
            </w:rPr>
          </w:rPrChange>
        </w:rPr>
        <w:t>&lt;import</w:t>
      </w:r>
      <w:r w:rsidRPr="00D77512">
        <w:rPr>
          <w:rFonts w:ascii="Consolas" w:eastAsia="宋体" w:hAnsi="Consolas" w:cs="宋体"/>
          <w:color w:val="34302D"/>
          <w:kern w:val="0"/>
          <w:sz w:val="18"/>
          <w:szCs w:val="18"/>
          <w:rPrChange w:id="801"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802" w:author="zhang alex" w:date="2019-07-28T12:02:00Z">
            <w:rPr>
              <w:rFonts w:ascii="Consolas" w:eastAsia="宋体" w:hAnsi="Consolas" w:cs="宋体"/>
              <w:color w:val="000080"/>
              <w:kern w:val="0"/>
              <w:sz w:val="24"/>
              <w:szCs w:val="24"/>
            </w:rPr>
          </w:rPrChange>
        </w:rPr>
        <w:t>resource</w:t>
      </w:r>
      <w:r w:rsidRPr="00D77512">
        <w:rPr>
          <w:rFonts w:ascii="Consolas" w:eastAsia="宋体" w:hAnsi="Consolas" w:cs="宋体"/>
          <w:color w:val="34302D"/>
          <w:kern w:val="0"/>
          <w:sz w:val="18"/>
          <w:szCs w:val="18"/>
          <w:rPrChange w:id="803"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804" w:author="zhang alex" w:date="2019-07-28T12:02:00Z">
            <w:rPr>
              <w:rFonts w:ascii="Consolas" w:eastAsia="宋体" w:hAnsi="Consolas" w:cs="宋体"/>
              <w:color w:val="DD1144"/>
              <w:kern w:val="0"/>
              <w:sz w:val="24"/>
              <w:szCs w:val="24"/>
            </w:rPr>
          </w:rPrChange>
        </w:rPr>
        <w:t>"/resources/themeSource.xml"</w:t>
      </w:r>
      <w:r w:rsidRPr="00D77512">
        <w:rPr>
          <w:rFonts w:ascii="Consolas" w:eastAsia="宋体" w:hAnsi="Consolas" w:cs="宋体"/>
          <w:color w:val="008080"/>
          <w:kern w:val="0"/>
          <w:sz w:val="18"/>
          <w:szCs w:val="18"/>
          <w:rPrChange w:id="805" w:author="zhang alex" w:date="2019-07-28T12:02:00Z">
            <w:rPr>
              <w:rFonts w:ascii="Consolas" w:eastAsia="宋体" w:hAnsi="Consolas" w:cs="宋体"/>
              <w:color w:val="008080"/>
              <w:kern w:val="0"/>
              <w:sz w:val="24"/>
              <w:szCs w:val="24"/>
            </w:rPr>
          </w:rPrChange>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06" w:author="zhang alex" w:date="2019-07-28T12:02:00Z">
            <w:rPr>
              <w:rFonts w:ascii="Consolas" w:eastAsia="宋体" w:hAnsi="Consolas" w:cs="宋体"/>
              <w:color w:val="34302D"/>
              <w:kern w:val="0"/>
              <w:sz w:val="24"/>
              <w:szCs w:val="24"/>
            </w:rPr>
          </w:rPrChange>
        </w:rPr>
      </w:pPr>
      <w:r w:rsidRPr="00BA0D5D">
        <w:rPr>
          <w:rFonts w:ascii="Consolas" w:eastAsia="宋体" w:hAnsi="Consolas" w:cs="宋体"/>
          <w:color w:val="34302D"/>
          <w:kern w:val="0"/>
          <w:sz w:val="24"/>
          <w:szCs w:val="24"/>
        </w:rPr>
        <w:t xml:space="preserve">   </w:t>
      </w:r>
      <w:del w:id="807" w:author="zhang alex" w:date="2019-07-28T12:03:00Z">
        <w:r w:rsidRPr="00D77512" w:rsidDel="004F0A98">
          <w:rPr>
            <w:rFonts w:ascii="Consolas" w:eastAsia="宋体" w:hAnsi="Consolas" w:cs="宋体"/>
            <w:color w:val="34302D"/>
            <w:kern w:val="0"/>
            <w:sz w:val="18"/>
            <w:szCs w:val="18"/>
            <w:rPrChange w:id="808" w:author="zhang alex" w:date="2019-07-28T12:02:00Z">
              <w:rPr>
                <w:rFonts w:ascii="Consolas" w:eastAsia="宋体" w:hAnsi="Consolas" w:cs="宋体"/>
                <w:color w:val="34302D"/>
                <w:kern w:val="0"/>
                <w:sz w:val="24"/>
                <w:szCs w:val="24"/>
              </w:rPr>
            </w:rPrChange>
          </w:rPr>
          <w:delText xml:space="preserve"> </w:delText>
        </w:r>
      </w:del>
      <w:r w:rsidRPr="00D77512">
        <w:rPr>
          <w:rFonts w:ascii="Consolas" w:eastAsia="宋体" w:hAnsi="Consolas" w:cs="宋体"/>
          <w:color w:val="008080"/>
          <w:kern w:val="0"/>
          <w:sz w:val="18"/>
          <w:szCs w:val="18"/>
          <w:rPrChange w:id="809" w:author="zhang alex" w:date="2019-07-28T12:02:00Z">
            <w:rPr>
              <w:rFonts w:ascii="Consolas" w:eastAsia="宋体" w:hAnsi="Consolas" w:cs="宋体"/>
              <w:color w:val="008080"/>
              <w:kern w:val="0"/>
              <w:sz w:val="24"/>
              <w:szCs w:val="24"/>
            </w:rPr>
          </w:rPrChange>
        </w:rPr>
        <w:t>&lt;bean</w:t>
      </w:r>
      <w:r w:rsidRPr="00D77512">
        <w:rPr>
          <w:rFonts w:ascii="Consolas" w:eastAsia="宋体" w:hAnsi="Consolas" w:cs="宋体"/>
          <w:color w:val="34302D"/>
          <w:kern w:val="0"/>
          <w:sz w:val="18"/>
          <w:szCs w:val="18"/>
          <w:rPrChange w:id="810"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811" w:author="zhang alex" w:date="2019-07-28T12:02:00Z">
            <w:rPr>
              <w:rFonts w:ascii="Consolas" w:eastAsia="宋体" w:hAnsi="Consolas" w:cs="宋体"/>
              <w:color w:val="000080"/>
              <w:kern w:val="0"/>
              <w:sz w:val="24"/>
              <w:szCs w:val="24"/>
            </w:rPr>
          </w:rPrChange>
        </w:rPr>
        <w:t>id</w:t>
      </w:r>
      <w:r w:rsidRPr="00D77512">
        <w:rPr>
          <w:rFonts w:ascii="Consolas" w:eastAsia="宋体" w:hAnsi="Consolas" w:cs="宋体"/>
          <w:color w:val="34302D"/>
          <w:kern w:val="0"/>
          <w:sz w:val="18"/>
          <w:szCs w:val="18"/>
          <w:rPrChange w:id="812"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813" w:author="zhang alex" w:date="2019-07-28T12:02:00Z">
            <w:rPr>
              <w:rFonts w:ascii="Consolas" w:eastAsia="宋体" w:hAnsi="Consolas" w:cs="宋体"/>
              <w:color w:val="DD1144"/>
              <w:kern w:val="0"/>
              <w:sz w:val="24"/>
              <w:szCs w:val="24"/>
            </w:rPr>
          </w:rPrChange>
        </w:rPr>
        <w:t>"bean1"</w:t>
      </w:r>
      <w:r w:rsidRPr="00D77512">
        <w:rPr>
          <w:rFonts w:ascii="Consolas" w:eastAsia="宋体" w:hAnsi="Consolas" w:cs="宋体"/>
          <w:color w:val="34302D"/>
          <w:kern w:val="0"/>
          <w:sz w:val="18"/>
          <w:szCs w:val="18"/>
          <w:rPrChange w:id="814"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815" w:author="zhang alex" w:date="2019-07-28T12:02:00Z">
            <w:rPr>
              <w:rFonts w:ascii="Consolas" w:eastAsia="宋体" w:hAnsi="Consolas" w:cs="宋体"/>
              <w:color w:val="000080"/>
              <w:kern w:val="0"/>
              <w:sz w:val="24"/>
              <w:szCs w:val="24"/>
            </w:rPr>
          </w:rPrChange>
        </w:rPr>
        <w:t>class</w:t>
      </w:r>
      <w:r w:rsidRPr="00D77512">
        <w:rPr>
          <w:rFonts w:ascii="Consolas" w:eastAsia="宋体" w:hAnsi="Consolas" w:cs="宋体"/>
          <w:color w:val="34302D"/>
          <w:kern w:val="0"/>
          <w:sz w:val="18"/>
          <w:szCs w:val="18"/>
          <w:rPrChange w:id="816"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817" w:author="zhang alex" w:date="2019-07-28T12:02:00Z">
            <w:rPr>
              <w:rFonts w:ascii="Consolas" w:eastAsia="宋体" w:hAnsi="Consolas" w:cs="宋体"/>
              <w:color w:val="DD1144"/>
              <w:kern w:val="0"/>
              <w:sz w:val="24"/>
              <w:szCs w:val="24"/>
            </w:rPr>
          </w:rPrChange>
        </w:rPr>
        <w:t>"..."</w:t>
      </w:r>
      <w:r w:rsidRPr="00D77512">
        <w:rPr>
          <w:rFonts w:ascii="Consolas" w:eastAsia="宋体" w:hAnsi="Consolas" w:cs="宋体"/>
          <w:color w:val="008080"/>
          <w:kern w:val="0"/>
          <w:sz w:val="18"/>
          <w:szCs w:val="18"/>
          <w:rPrChange w:id="818" w:author="zhang alex" w:date="2019-07-28T12:02:00Z">
            <w:rPr>
              <w:rFonts w:ascii="Consolas" w:eastAsia="宋体" w:hAnsi="Consolas" w:cs="宋体"/>
              <w:color w:val="008080"/>
              <w:kern w:val="0"/>
              <w:sz w:val="24"/>
              <w:szCs w:val="24"/>
            </w:rPr>
          </w:rPrChange>
        </w:rPr>
        <w:t>/&gt;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19"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34302D"/>
          <w:kern w:val="0"/>
          <w:sz w:val="18"/>
          <w:szCs w:val="18"/>
          <w:rPrChange w:id="820"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8080"/>
          <w:kern w:val="0"/>
          <w:sz w:val="18"/>
          <w:szCs w:val="18"/>
          <w:rPrChange w:id="821" w:author="zhang alex" w:date="2019-07-28T12:02:00Z">
            <w:rPr>
              <w:rFonts w:ascii="Consolas" w:eastAsia="宋体" w:hAnsi="Consolas" w:cs="宋体"/>
              <w:color w:val="008080"/>
              <w:kern w:val="0"/>
              <w:sz w:val="24"/>
              <w:szCs w:val="24"/>
            </w:rPr>
          </w:rPrChange>
        </w:rPr>
        <w:t>&lt;bean</w:t>
      </w:r>
      <w:r w:rsidRPr="00D77512">
        <w:rPr>
          <w:rFonts w:ascii="Consolas" w:eastAsia="宋体" w:hAnsi="Consolas" w:cs="宋体"/>
          <w:color w:val="34302D"/>
          <w:kern w:val="0"/>
          <w:sz w:val="18"/>
          <w:szCs w:val="18"/>
          <w:rPrChange w:id="822"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823" w:author="zhang alex" w:date="2019-07-28T12:02:00Z">
            <w:rPr>
              <w:rFonts w:ascii="Consolas" w:eastAsia="宋体" w:hAnsi="Consolas" w:cs="宋体"/>
              <w:color w:val="000080"/>
              <w:kern w:val="0"/>
              <w:sz w:val="24"/>
              <w:szCs w:val="24"/>
            </w:rPr>
          </w:rPrChange>
        </w:rPr>
        <w:t>id</w:t>
      </w:r>
      <w:r w:rsidRPr="00D77512">
        <w:rPr>
          <w:rFonts w:ascii="Consolas" w:eastAsia="宋体" w:hAnsi="Consolas" w:cs="宋体"/>
          <w:color w:val="34302D"/>
          <w:kern w:val="0"/>
          <w:sz w:val="18"/>
          <w:szCs w:val="18"/>
          <w:rPrChange w:id="824"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825" w:author="zhang alex" w:date="2019-07-28T12:02:00Z">
            <w:rPr>
              <w:rFonts w:ascii="Consolas" w:eastAsia="宋体" w:hAnsi="Consolas" w:cs="宋体"/>
              <w:color w:val="DD1144"/>
              <w:kern w:val="0"/>
              <w:sz w:val="24"/>
              <w:szCs w:val="24"/>
            </w:rPr>
          </w:rPrChange>
        </w:rPr>
        <w:t>"bean2"</w:t>
      </w:r>
      <w:r w:rsidRPr="00D77512">
        <w:rPr>
          <w:rFonts w:ascii="Consolas" w:eastAsia="宋体" w:hAnsi="Consolas" w:cs="宋体"/>
          <w:color w:val="34302D"/>
          <w:kern w:val="0"/>
          <w:sz w:val="18"/>
          <w:szCs w:val="18"/>
          <w:rPrChange w:id="826" w:author="zhang alex" w:date="2019-07-28T12:02:00Z">
            <w:rPr>
              <w:rFonts w:ascii="Consolas" w:eastAsia="宋体" w:hAnsi="Consolas" w:cs="宋体"/>
              <w:color w:val="34302D"/>
              <w:kern w:val="0"/>
              <w:sz w:val="24"/>
              <w:szCs w:val="24"/>
            </w:rPr>
          </w:rPrChange>
        </w:rPr>
        <w:t xml:space="preserve"> </w:t>
      </w:r>
      <w:r w:rsidRPr="00D77512">
        <w:rPr>
          <w:rFonts w:ascii="Consolas" w:eastAsia="宋体" w:hAnsi="Consolas" w:cs="宋体"/>
          <w:color w:val="000080"/>
          <w:kern w:val="0"/>
          <w:sz w:val="18"/>
          <w:szCs w:val="18"/>
          <w:rPrChange w:id="827" w:author="zhang alex" w:date="2019-07-28T12:02:00Z">
            <w:rPr>
              <w:rFonts w:ascii="Consolas" w:eastAsia="宋体" w:hAnsi="Consolas" w:cs="宋体"/>
              <w:color w:val="000080"/>
              <w:kern w:val="0"/>
              <w:sz w:val="24"/>
              <w:szCs w:val="24"/>
            </w:rPr>
          </w:rPrChange>
        </w:rPr>
        <w:t>class</w:t>
      </w:r>
      <w:r w:rsidRPr="00D77512">
        <w:rPr>
          <w:rFonts w:ascii="Consolas" w:eastAsia="宋体" w:hAnsi="Consolas" w:cs="宋体"/>
          <w:color w:val="34302D"/>
          <w:kern w:val="0"/>
          <w:sz w:val="18"/>
          <w:szCs w:val="18"/>
          <w:rPrChange w:id="828" w:author="zhang alex" w:date="2019-07-28T12:02:00Z">
            <w:rPr>
              <w:rFonts w:ascii="Consolas" w:eastAsia="宋体" w:hAnsi="Consolas" w:cs="宋体"/>
              <w:color w:val="34302D"/>
              <w:kern w:val="0"/>
              <w:sz w:val="24"/>
              <w:szCs w:val="24"/>
            </w:rPr>
          </w:rPrChange>
        </w:rPr>
        <w:t>=</w:t>
      </w:r>
      <w:r w:rsidRPr="00D77512">
        <w:rPr>
          <w:rFonts w:ascii="Consolas" w:eastAsia="宋体" w:hAnsi="Consolas" w:cs="宋体"/>
          <w:color w:val="DD1144"/>
          <w:kern w:val="0"/>
          <w:sz w:val="18"/>
          <w:szCs w:val="18"/>
          <w:rPrChange w:id="829" w:author="zhang alex" w:date="2019-07-28T12:02:00Z">
            <w:rPr>
              <w:rFonts w:ascii="Consolas" w:eastAsia="宋体" w:hAnsi="Consolas" w:cs="宋体"/>
              <w:color w:val="DD1144"/>
              <w:kern w:val="0"/>
              <w:sz w:val="24"/>
              <w:szCs w:val="24"/>
            </w:rPr>
          </w:rPrChange>
        </w:rPr>
        <w:t>"..."</w:t>
      </w:r>
      <w:r w:rsidRPr="00D77512">
        <w:rPr>
          <w:rFonts w:ascii="Consolas" w:eastAsia="宋体" w:hAnsi="Consolas" w:cs="宋体"/>
          <w:color w:val="008080"/>
          <w:kern w:val="0"/>
          <w:sz w:val="18"/>
          <w:szCs w:val="18"/>
          <w:rPrChange w:id="830" w:author="zhang alex" w:date="2019-07-28T12:02:00Z">
            <w:rPr>
              <w:rFonts w:ascii="Consolas" w:eastAsia="宋体" w:hAnsi="Consolas" w:cs="宋体"/>
              <w:color w:val="008080"/>
              <w:kern w:val="0"/>
              <w:sz w:val="24"/>
              <w:szCs w:val="24"/>
            </w:rPr>
          </w:rPrChange>
        </w:rPr>
        <w:t>/&gt;</w:t>
      </w:r>
    </w:p>
    <w:p w:rsidR="00BA0D5D" w:rsidRPr="00D7751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31" w:author="zhang alex" w:date="2019-07-28T12:02:00Z">
            <w:rPr>
              <w:rFonts w:ascii="Consolas" w:eastAsia="宋体" w:hAnsi="Consolas" w:cs="宋体"/>
              <w:color w:val="34302D"/>
              <w:kern w:val="0"/>
              <w:sz w:val="24"/>
              <w:szCs w:val="24"/>
            </w:rPr>
          </w:rPrChange>
        </w:rPr>
      </w:pPr>
      <w:r w:rsidRPr="00D77512">
        <w:rPr>
          <w:rFonts w:ascii="Consolas" w:eastAsia="宋体" w:hAnsi="Consolas" w:cs="宋体"/>
          <w:color w:val="008080"/>
          <w:kern w:val="0"/>
          <w:sz w:val="18"/>
          <w:szCs w:val="18"/>
          <w:rPrChange w:id="832" w:author="zhang alex" w:date="2019-07-28T12:02:00Z">
            <w:rPr>
              <w:rFonts w:ascii="Consolas" w:eastAsia="宋体" w:hAnsi="Consolas" w:cs="宋体"/>
              <w:color w:val="008080"/>
              <w:kern w:val="0"/>
              <w:sz w:val="24"/>
              <w:szCs w:val="24"/>
            </w:rPr>
          </w:rPrChange>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In the preceding example, external bean definitions are loaded from three files: </w:t>
      </w:r>
      <w:r w:rsidRPr="00BA0D5D">
        <w:rPr>
          <w:rFonts w:ascii="Consolas" w:eastAsia="宋体" w:hAnsi="Consolas" w:cs="宋体"/>
          <w:color w:val="34302D"/>
          <w:kern w:val="0"/>
          <w:sz w:val="23"/>
          <w:szCs w:val="23"/>
          <w:shd w:val="clear" w:color="auto" w:fill="F7F7F8"/>
        </w:rPr>
        <w:t>services.xml</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messageSource.xml</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themeSource.xml</w:t>
      </w:r>
      <w:r w:rsidRPr="00BA0D5D">
        <w:rPr>
          <w:rFonts w:ascii="inherit" w:eastAsia="宋体" w:hAnsi="inherit" w:cs="Arial"/>
          <w:color w:val="34302D"/>
          <w:kern w:val="0"/>
          <w:sz w:val="24"/>
          <w:szCs w:val="24"/>
        </w:rPr>
        <w:t>. All location paths are relative to the definition file doing the importing, so </w:t>
      </w:r>
      <w:r w:rsidRPr="00BA0D5D">
        <w:rPr>
          <w:rFonts w:ascii="Consolas" w:eastAsia="宋体" w:hAnsi="Consolas" w:cs="宋体"/>
          <w:color w:val="34302D"/>
          <w:kern w:val="0"/>
          <w:sz w:val="23"/>
          <w:szCs w:val="23"/>
          <w:shd w:val="clear" w:color="auto" w:fill="F7F7F8"/>
        </w:rPr>
        <w:t>services.xml</w:t>
      </w:r>
      <w:r w:rsidRPr="00BA0D5D">
        <w:rPr>
          <w:rFonts w:ascii="inherit" w:eastAsia="宋体" w:hAnsi="inherit" w:cs="Arial"/>
          <w:color w:val="34302D"/>
          <w:kern w:val="0"/>
          <w:sz w:val="24"/>
          <w:szCs w:val="24"/>
        </w:rPr>
        <w:t> must be in the same directory or classpath location as the file doing the importing, while </w:t>
      </w:r>
      <w:r w:rsidRPr="00BA0D5D">
        <w:rPr>
          <w:rFonts w:ascii="Consolas" w:eastAsia="宋体" w:hAnsi="Consolas" w:cs="宋体"/>
          <w:color w:val="34302D"/>
          <w:kern w:val="0"/>
          <w:sz w:val="23"/>
          <w:szCs w:val="23"/>
          <w:shd w:val="clear" w:color="auto" w:fill="F7F7F8"/>
        </w:rPr>
        <w:t>messageSource.xml</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themeSource.xml</w:t>
      </w:r>
      <w:r w:rsidRPr="00BA0D5D">
        <w:rPr>
          <w:rFonts w:ascii="inherit" w:eastAsia="宋体" w:hAnsi="inherit" w:cs="Arial"/>
          <w:color w:val="34302D"/>
          <w:kern w:val="0"/>
          <w:sz w:val="24"/>
          <w:szCs w:val="24"/>
        </w:rPr>
        <w:t> must be in a </w:t>
      </w:r>
      <w:r w:rsidRPr="00BA0D5D">
        <w:rPr>
          <w:rFonts w:ascii="Consolas" w:eastAsia="宋体" w:hAnsi="Consolas" w:cs="宋体"/>
          <w:color w:val="34302D"/>
          <w:kern w:val="0"/>
          <w:sz w:val="23"/>
          <w:szCs w:val="23"/>
          <w:shd w:val="clear" w:color="auto" w:fill="F7F7F8"/>
        </w:rPr>
        <w:t>resources</w:t>
      </w:r>
      <w:r w:rsidRPr="00BA0D5D">
        <w:rPr>
          <w:rFonts w:ascii="inherit" w:eastAsia="宋体" w:hAnsi="inherit" w:cs="Arial"/>
          <w:color w:val="34302D"/>
          <w:kern w:val="0"/>
          <w:sz w:val="24"/>
          <w:szCs w:val="24"/>
        </w:rPr>
        <w:t> location below the location of the importing file. As you can see, a leading slash is ignored. However, given that these paths are relative, it is better form not to use the slash at all. The contents of the files being imported, including the top 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must be valid XML bean definitions, according to the Spring Schema.</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在前面的例子中，外部</w:t>
      </w:r>
      <w:r w:rsidR="00A87D30" w:rsidRPr="00BA0D5D">
        <w:rPr>
          <w:rFonts w:ascii="inherit" w:eastAsia="宋体" w:hAnsi="inherit" w:cs="Arial"/>
          <w:color w:val="34302D"/>
          <w:kern w:val="0"/>
          <w:sz w:val="24"/>
          <w:szCs w:val="24"/>
        </w:rPr>
        <w:t>bean</w:t>
      </w:r>
      <w:r>
        <w:rPr>
          <w:rFonts w:ascii="Arial" w:hAnsi="Arial" w:cs="Arial"/>
          <w:color w:val="34302D"/>
          <w:shd w:val="clear" w:color="auto" w:fill="FFFFFF"/>
        </w:rPr>
        <w:t>定义是从三个文件加载：</w:t>
      </w:r>
      <w:r>
        <w:rPr>
          <w:rFonts w:ascii="Arial" w:hAnsi="Arial" w:cs="Arial"/>
          <w:color w:val="34302D"/>
          <w:shd w:val="clear" w:color="auto" w:fill="FFFFFF"/>
        </w:rPr>
        <w:t> </w:t>
      </w:r>
      <w:r>
        <w:rPr>
          <w:rStyle w:val="HTML"/>
          <w:rFonts w:ascii="Consolas" w:hAnsi="Consolas"/>
          <w:sz w:val="23"/>
          <w:szCs w:val="23"/>
          <w:shd w:val="clear" w:color="auto" w:fill="F7F7F8"/>
        </w:rPr>
        <w:t>services.xml</w:t>
      </w:r>
      <w:r>
        <w:rPr>
          <w:rFonts w:ascii="Arial" w:hAnsi="Arial" w:cs="Arial"/>
          <w:color w:val="34302D"/>
          <w:shd w:val="clear" w:color="auto" w:fill="FFFFFF"/>
        </w:rPr>
        <w:t>，</w:t>
      </w:r>
      <w:r>
        <w:rPr>
          <w:rStyle w:val="HTML"/>
          <w:rFonts w:ascii="Consolas" w:hAnsi="Consolas"/>
          <w:sz w:val="23"/>
          <w:szCs w:val="23"/>
          <w:shd w:val="clear" w:color="auto" w:fill="F7F7F8"/>
        </w:rPr>
        <w:t>messageSource.xml</w:t>
      </w:r>
      <w:r>
        <w:rPr>
          <w:rFonts w:ascii="Arial" w:hAnsi="Arial" w:cs="Arial"/>
          <w:color w:val="34302D"/>
          <w:shd w:val="clear" w:color="auto" w:fill="FFFFFF"/>
        </w:rPr>
        <w:t>，和</w:t>
      </w:r>
      <w:r>
        <w:rPr>
          <w:rStyle w:val="HTML"/>
          <w:rFonts w:ascii="Consolas" w:hAnsi="Consolas"/>
          <w:sz w:val="23"/>
          <w:szCs w:val="23"/>
          <w:shd w:val="clear" w:color="auto" w:fill="F7F7F8"/>
        </w:rPr>
        <w:t>themeSource.xml</w:t>
      </w:r>
      <w:r>
        <w:rPr>
          <w:rFonts w:ascii="Arial" w:hAnsi="Arial" w:cs="Arial"/>
          <w:color w:val="34302D"/>
          <w:shd w:val="clear" w:color="auto" w:fill="FFFFFF"/>
        </w:rPr>
        <w:t>。所有位置路径都与执行导入的定义文件相关，因此</w:t>
      </w:r>
      <w:r>
        <w:rPr>
          <w:rStyle w:val="HTML"/>
          <w:rFonts w:ascii="Consolas" w:hAnsi="Consolas"/>
          <w:sz w:val="23"/>
          <w:szCs w:val="23"/>
          <w:shd w:val="clear" w:color="auto" w:fill="F7F7F8"/>
        </w:rPr>
        <w:t>services.xml</w:t>
      </w:r>
      <w:r>
        <w:rPr>
          <w:rFonts w:ascii="Arial" w:hAnsi="Arial" w:cs="Arial"/>
          <w:color w:val="34302D"/>
          <w:shd w:val="clear" w:color="auto" w:fill="FFFFFF"/>
        </w:rPr>
        <w:t>必须与执行导入的文件位于相同的目录或类路径位置，</w:t>
      </w:r>
      <w:ins w:id="833" w:author="zhang alex" w:date="2019-07-28T12:51:00Z">
        <w:r w:rsidR="00F05500">
          <w:rPr>
            <w:rFonts w:ascii="Arial" w:hAnsi="Arial" w:cs="Arial"/>
            <w:color w:val="34302D"/>
            <w:shd w:val="clear" w:color="auto" w:fill="FFFFFF"/>
          </w:rPr>
          <w:t>而且</w:t>
        </w:r>
      </w:ins>
      <w:r>
        <w:rPr>
          <w:rFonts w:ascii="Arial" w:hAnsi="Arial" w:cs="Arial"/>
          <w:color w:val="34302D"/>
          <w:shd w:val="clear" w:color="auto" w:fill="FFFFFF"/>
        </w:rPr>
        <w:t> </w:t>
      </w:r>
      <w:r>
        <w:rPr>
          <w:rStyle w:val="HTML"/>
          <w:rFonts w:ascii="Consolas" w:hAnsi="Consolas"/>
          <w:sz w:val="23"/>
          <w:szCs w:val="23"/>
          <w:shd w:val="clear" w:color="auto" w:fill="F7F7F8"/>
        </w:rPr>
        <w:t>messageSource.xml</w:t>
      </w:r>
      <w:ins w:id="834" w:author="zhang alex" w:date="2019-07-28T12:51:00Z">
        <w:r w:rsidR="00F05500" w:rsidDel="00F05500">
          <w:rPr>
            <w:rFonts w:ascii="Arial" w:hAnsi="Arial" w:cs="Arial"/>
            <w:color w:val="34302D"/>
            <w:shd w:val="clear" w:color="auto" w:fill="FFFFFF"/>
          </w:rPr>
          <w:t xml:space="preserve"> </w:t>
        </w:r>
        <w:r w:rsidR="00F05500">
          <w:rPr>
            <w:rFonts w:ascii="Arial" w:hAnsi="Arial" w:cs="Arial" w:hint="eastAsia"/>
            <w:color w:val="34302D"/>
            <w:shd w:val="clear" w:color="auto" w:fill="FFFFFF"/>
          </w:rPr>
          <w:t>和</w:t>
        </w:r>
      </w:ins>
      <w:del w:id="835" w:author="zhang alex" w:date="2019-07-28T12:51:00Z">
        <w:r w:rsidDel="00F05500">
          <w:rPr>
            <w:rFonts w:ascii="Arial" w:hAnsi="Arial" w:cs="Arial"/>
            <w:color w:val="34302D"/>
            <w:shd w:val="clear" w:color="auto" w:fill="FFFFFF"/>
          </w:rPr>
          <w:delText>而且</w:delText>
        </w:r>
      </w:del>
      <w:r>
        <w:rPr>
          <w:rStyle w:val="HTML"/>
          <w:rFonts w:ascii="Consolas" w:hAnsi="Consolas"/>
          <w:sz w:val="23"/>
          <w:szCs w:val="23"/>
          <w:shd w:val="clear" w:color="auto" w:fill="F7F7F8"/>
        </w:rPr>
        <w:t>themeSource.xml</w:t>
      </w:r>
      <w:r>
        <w:rPr>
          <w:rFonts w:ascii="Arial" w:hAnsi="Arial" w:cs="Arial"/>
          <w:color w:val="34302D"/>
          <w:shd w:val="clear" w:color="auto" w:fill="FFFFFF"/>
        </w:rPr>
        <w:t>必须位于</w:t>
      </w:r>
      <w:r>
        <w:rPr>
          <w:rStyle w:val="HTML"/>
          <w:rFonts w:ascii="Consolas" w:hAnsi="Consolas"/>
          <w:sz w:val="23"/>
          <w:szCs w:val="23"/>
          <w:shd w:val="clear" w:color="auto" w:fill="F7F7F8"/>
        </w:rPr>
        <w:t>resources</w:t>
      </w:r>
      <w:r>
        <w:rPr>
          <w:rFonts w:ascii="Arial" w:hAnsi="Arial" w:cs="Arial"/>
          <w:color w:val="34302D"/>
          <w:shd w:val="clear" w:color="auto" w:fill="FFFFFF"/>
        </w:rPr>
        <w:t>导入文件位置下方的位置。如您所见，忽略前导斜杠。但是，鉴于这些路径是相对的，最好不要使用斜杠。</w:t>
      </w:r>
      <w:del w:id="836" w:author="zhang alex" w:date="2019-07-28T12:53:00Z">
        <w:r w:rsidDel="00340501">
          <w:rPr>
            <w:rStyle w:val="HTML"/>
            <w:rFonts w:ascii="Consolas" w:hAnsi="Consolas"/>
            <w:sz w:val="23"/>
            <w:szCs w:val="23"/>
            <w:shd w:val="clear" w:color="auto" w:fill="F7F7F8"/>
          </w:rPr>
          <w:delText>&lt;beans/&gt;</w:delText>
        </w:r>
      </w:del>
      <w:r>
        <w:rPr>
          <w:rFonts w:ascii="Arial" w:hAnsi="Arial" w:cs="Arial"/>
          <w:color w:val="34302D"/>
          <w:shd w:val="clear" w:color="auto" w:fill="FFFFFF"/>
        </w:rPr>
        <w:t>根据</w:t>
      </w:r>
      <w:r>
        <w:rPr>
          <w:rFonts w:ascii="Arial" w:hAnsi="Arial" w:cs="Arial"/>
          <w:color w:val="34302D"/>
          <w:shd w:val="clear" w:color="auto" w:fill="FFFFFF"/>
        </w:rPr>
        <w:t>Spring Schema</w:t>
      </w:r>
      <w:r>
        <w:rPr>
          <w:rFonts w:ascii="Arial" w:hAnsi="Arial" w:cs="Arial"/>
          <w:color w:val="34302D"/>
          <w:shd w:val="clear" w:color="auto" w:fill="FFFFFF"/>
        </w:rPr>
        <w:t>，正在导入的文件的内容</w:t>
      </w:r>
      <w:ins w:id="837" w:author="zhang alex" w:date="2019-07-28T12:53:00Z">
        <w:r w:rsidR="00340501">
          <w:rPr>
            <w:rStyle w:val="HTML"/>
            <w:rFonts w:ascii="Consolas" w:hAnsi="Consolas"/>
            <w:sz w:val="23"/>
            <w:szCs w:val="23"/>
            <w:shd w:val="clear" w:color="auto" w:fill="F7F7F8"/>
          </w:rPr>
          <w:t>&lt;beans/&gt;</w:t>
        </w:r>
      </w:ins>
      <w:r>
        <w:rPr>
          <w:rFonts w:ascii="Arial" w:hAnsi="Arial" w:cs="Arial"/>
          <w:color w:val="34302D"/>
          <w:shd w:val="clear" w:color="auto" w:fill="FFFFFF"/>
        </w:rPr>
        <w:t>（包括顶级元素）必须是有效的</w:t>
      </w:r>
      <w:r>
        <w:rPr>
          <w:rFonts w:ascii="Arial" w:hAnsi="Arial" w:cs="Arial"/>
          <w:color w:val="34302D"/>
          <w:shd w:val="clear" w:color="auto" w:fill="FFFFFF"/>
        </w:rPr>
        <w:t>XML bean</w:t>
      </w:r>
      <w:r>
        <w:rPr>
          <w:rFonts w:ascii="Arial" w:hAnsi="Arial" w:cs="Arial"/>
          <w:color w:val="34302D"/>
          <w:shd w:val="clear" w:color="auto" w:fill="FFFFFF"/>
        </w:rPr>
        <w:t>定义。</w:t>
      </w:r>
    </w:p>
    <w:tbl>
      <w:tblPr>
        <w:tblStyle w:val="a7"/>
        <w:tblW w:w="0" w:type="auto"/>
        <w:tblLook w:val="04A0" w:firstRow="1" w:lastRow="0" w:firstColumn="1" w:lastColumn="0" w:noHBand="0" w:noVBand="1"/>
      </w:tblPr>
      <w:tblGrid>
        <w:gridCol w:w="10457"/>
      </w:tblGrid>
      <w:tr w:rsidR="00EC0C7D" w:rsidRPr="00BA0D5D" w:rsidTr="00EC0C7D">
        <w:tc>
          <w:tcPr>
            <w:tcW w:w="0" w:type="auto"/>
            <w:hideMark/>
          </w:tcPr>
          <w:p w:rsidR="00EC0C7D" w:rsidRDefault="00EC0C7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It is possible, but not recommended, to reference files in parent directories using a relative "../" path. Doing so creates a dependency on a file that is outside the current application. In particular, this reference is not recommended for </w:t>
            </w:r>
            <w:r w:rsidRPr="00BA0D5D">
              <w:rPr>
                <w:rFonts w:ascii="Consolas" w:eastAsia="宋体" w:hAnsi="Consolas" w:cs="宋体"/>
                <w:kern w:val="0"/>
                <w:sz w:val="23"/>
                <w:szCs w:val="23"/>
                <w:shd w:val="clear" w:color="auto" w:fill="F7F7F8"/>
              </w:rPr>
              <w:t>classpath:</w:t>
            </w:r>
            <w:r w:rsidRPr="00BA0D5D">
              <w:rPr>
                <w:rFonts w:ascii="inherit" w:eastAsia="宋体" w:hAnsi="inherit" w:cs="宋体"/>
                <w:kern w:val="0"/>
                <w:sz w:val="24"/>
                <w:szCs w:val="24"/>
              </w:rPr>
              <w:t> URLs (for example, </w:t>
            </w:r>
            <w:r w:rsidRPr="00BA0D5D">
              <w:rPr>
                <w:rFonts w:ascii="Consolas" w:eastAsia="宋体" w:hAnsi="Consolas" w:cs="宋体"/>
                <w:kern w:val="0"/>
                <w:sz w:val="23"/>
                <w:szCs w:val="23"/>
                <w:shd w:val="clear" w:color="auto" w:fill="F7F7F8"/>
              </w:rPr>
              <w:t>classpath:../services.xml</w:t>
            </w:r>
            <w:r w:rsidRPr="00BA0D5D">
              <w:rPr>
                <w:rFonts w:ascii="inherit" w:eastAsia="宋体" w:hAnsi="inherit" w:cs="宋体"/>
                <w:kern w:val="0"/>
                <w:sz w:val="24"/>
                <w:szCs w:val="24"/>
              </w:rPr>
              <w:t>), where the runtime resolution process chooses the “nearest” classpath root and then looks into its parent directory. Classpath configuration changes may lead to the choice of a different, incorrect directory.</w:t>
            </w:r>
          </w:p>
          <w:p w:rsidR="00EC0C7D" w:rsidRPr="00BA0D5D" w:rsidRDefault="00EC0C7D"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可以（但不建议）使用相对</w:t>
            </w:r>
            <w:r>
              <w:rPr>
                <w:rFonts w:ascii="Arial" w:hAnsi="Arial" w:cs="Arial"/>
                <w:shd w:val="clear" w:color="auto" w:fill="EBF1E7"/>
              </w:rPr>
              <w:t>“../”</w:t>
            </w:r>
            <w:r>
              <w:rPr>
                <w:rFonts w:ascii="Arial" w:hAnsi="Arial" w:cs="Arial"/>
                <w:shd w:val="clear" w:color="auto" w:fill="EBF1E7"/>
              </w:rPr>
              <w:t>路径引用父目录中的文件。这样做会对当前应用程序之外的文件创建依赖关系。特别是，不建议</w:t>
            </w:r>
            <w:ins w:id="838" w:author="zhang alex" w:date="2019-07-28T12:55:00Z">
              <w:r w:rsidR="00013442">
                <w:rPr>
                  <w:rFonts w:ascii="Arial" w:hAnsi="Arial" w:cs="Arial"/>
                  <w:shd w:val="clear" w:color="auto" w:fill="EBF1E7"/>
                </w:rPr>
                <w:t>使用此引用</w:t>
              </w:r>
            </w:ins>
            <w:del w:id="839" w:author="zhang alex" w:date="2019-07-28T12:55:00Z">
              <w:r w:rsidDel="00013442">
                <w:rPr>
                  <w:rFonts w:ascii="Arial" w:hAnsi="Arial" w:cs="Arial"/>
                  <w:shd w:val="clear" w:color="auto" w:fill="EBF1E7"/>
                </w:rPr>
                <w:delText>对</w:delText>
              </w:r>
            </w:del>
            <w:r>
              <w:rPr>
                <w:rStyle w:val="HTML"/>
                <w:rFonts w:ascii="Consolas" w:hAnsi="Consolas"/>
                <w:sz w:val="23"/>
                <w:szCs w:val="23"/>
                <w:shd w:val="clear" w:color="auto" w:fill="F7F7F8"/>
              </w:rPr>
              <w:t>classpath:</w:t>
            </w:r>
            <w:r>
              <w:rPr>
                <w:rFonts w:ascii="Arial" w:hAnsi="Arial" w:cs="Arial"/>
                <w:shd w:val="clear" w:color="auto" w:fill="EBF1E7"/>
              </w:rPr>
              <w:t>URL</w:t>
            </w:r>
            <w:r>
              <w:rPr>
                <w:rFonts w:ascii="Arial" w:hAnsi="Arial" w:cs="Arial"/>
                <w:shd w:val="clear" w:color="auto" w:fill="EBF1E7"/>
              </w:rPr>
              <w:t>（例如，</w:t>
            </w:r>
            <w:r>
              <w:rPr>
                <w:rStyle w:val="HTML"/>
                <w:rFonts w:ascii="Consolas" w:hAnsi="Consolas"/>
                <w:sz w:val="23"/>
                <w:szCs w:val="23"/>
                <w:shd w:val="clear" w:color="auto" w:fill="F7F7F8"/>
              </w:rPr>
              <w:t>classpath:../services.xml</w:t>
            </w:r>
            <w:r>
              <w:rPr>
                <w:rFonts w:ascii="Arial" w:hAnsi="Arial" w:cs="Arial"/>
                <w:shd w:val="clear" w:color="auto" w:fill="EBF1E7"/>
              </w:rPr>
              <w:t>）</w:t>
            </w:r>
            <w:del w:id="840" w:author="zhang alex" w:date="2019-07-28T12:55:00Z">
              <w:r w:rsidDel="00013442">
                <w:rPr>
                  <w:rFonts w:ascii="Arial" w:hAnsi="Arial" w:cs="Arial"/>
                  <w:shd w:val="clear" w:color="auto" w:fill="EBF1E7"/>
                </w:rPr>
                <w:delText>使用此引用</w:delText>
              </w:r>
            </w:del>
            <w:r>
              <w:rPr>
                <w:rFonts w:ascii="Arial" w:hAnsi="Arial" w:cs="Arial"/>
                <w:shd w:val="clear" w:color="auto" w:fill="EBF1E7"/>
              </w:rPr>
              <w:t>，其中运行时解析过程选择</w:t>
            </w:r>
            <w:r>
              <w:rPr>
                <w:rFonts w:ascii="Arial" w:hAnsi="Arial" w:cs="Arial"/>
                <w:shd w:val="clear" w:color="auto" w:fill="EBF1E7"/>
              </w:rPr>
              <w:t>“</w:t>
            </w:r>
            <w:r>
              <w:rPr>
                <w:rFonts w:ascii="Arial" w:hAnsi="Arial" w:cs="Arial"/>
                <w:shd w:val="clear" w:color="auto" w:fill="EBF1E7"/>
              </w:rPr>
              <w:t>最近的</w:t>
            </w:r>
            <w:r>
              <w:rPr>
                <w:rFonts w:ascii="Arial" w:hAnsi="Arial" w:cs="Arial"/>
                <w:shd w:val="clear" w:color="auto" w:fill="EBF1E7"/>
              </w:rPr>
              <w:t>”</w:t>
            </w:r>
            <w:r>
              <w:rPr>
                <w:rFonts w:ascii="Arial" w:hAnsi="Arial" w:cs="Arial"/>
                <w:shd w:val="clear" w:color="auto" w:fill="EBF1E7"/>
              </w:rPr>
              <w:t>类路径根，然后查看其父目录。类路径配置更改可能导致选择不同的，不正确的目录。</w:t>
            </w:r>
          </w:p>
          <w:p w:rsidR="00EC0C7D" w:rsidRDefault="00EC0C7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You can always use fully qualified resource locations instead of relative paths: for example, </w:t>
            </w:r>
            <w:r w:rsidRPr="00BA0D5D">
              <w:rPr>
                <w:rFonts w:ascii="Consolas" w:eastAsia="宋体" w:hAnsi="Consolas" w:cs="宋体"/>
                <w:kern w:val="0"/>
                <w:sz w:val="23"/>
                <w:szCs w:val="23"/>
                <w:shd w:val="clear" w:color="auto" w:fill="F7F7F8"/>
              </w:rPr>
              <w:t>file:C:/config/services.xml</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classpath:/config/services.xml</w:t>
            </w:r>
            <w:r w:rsidRPr="00BA0D5D">
              <w:rPr>
                <w:rFonts w:ascii="inherit" w:eastAsia="宋体" w:hAnsi="inherit" w:cs="宋体"/>
                <w:kern w:val="0"/>
                <w:sz w:val="24"/>
                <w:szCs w:val="24"/>
              </w:rPr>
              <w:t>. However, be aware that you are coupling your application’s configuration to specific absolute locations. It is generally preferable to keep an indirection for such absolute locations — for example, through "${…​}" placeholders that are resolved against JVM system properties at runtime.</w:t>
            </w:r>
          </w:p>
          <w:p w:rsidR="00EC0C7D" w:rsidRDefault="00EC0C7D" w:rsidP="00BA0D5D">
            <w:pPr>
              <w:widowControl/>
              <w:jc w:val="left"/>
              <w:rPr>
                <w:rFonts w:ascii="inherit" w:eastAsia="宋体" w:hAnsi="inherit" w:cs="宋体" w:hint="eastAsia"/>
                <w:kern w:val="0"/>
                <w:sz w:val="24"/>
                <w:szCs w:val="24"/>
              </w:rPr>
            </w:pPr>
          </w:p>
          <w:p w:rsidR="00EC0C7D" w:rsidRPr="00BA0D5D" w:rsidRDefault="00EC0C7D" w:rsidP="00BA0D5D">
            <w:pPr>
              <w:widowControl/>
              <w:jc w:val="left"/>
              <w:rPr>
                <w:rFonts w:ascii="inherit" w:eastAsia="宋体" w:hAnsi="inherit" w:cs="宋体" w:hint="eastAsia"/>
                <w:kern w:val="0"/>
                <w:sz w:val="24"/>
                <w:szCs w:val="24"/>
              </w:rPr>
            </w:pPr>
            <w:r>
              <w:rPr>
                <w:rFonts w:ascii="Arial" w:hAnsi="Arial" w:cs="Arial"/>
                <w:shd w:val="clear" w:color="auto" w:fill="EBF1E7"/>
              </w:rPr>
              <w:t>您始终可以使用完全限定的资源位置而不是相对路径：例如，</w:t>
            </w:r>
            <w:r>
              <w:rPr>
                <w:rStyle w:val="HTML"/>
                <w:rFonts w:ascii="Consolas" w:hAnsi="Consolas"/>
                <w:sz w:val="23"/>
                <w:szCs w:val="23"/>
                <w:shd w:val="clear" w:color="auto" w:fill="F7F7F8"/>
              </w:rPr>
              <w:t>file:C:/config/services.xml</w:t>
            </w:r>
            <w:r>
              <w:rPr>
                <w:rFonts w:ascii="Arial" w:hAnsi="Arial" w:cs="Arial"/>
                <w:shd w:val="clear" w:color="auto" w:fill="EBF1E7"/>
              </w:rPr>
              <w:t>或</w:t>
            </w:r>
            <w:r>
              <w:rPr>
                <w:rStyle w:val="HTML"/>
                <w:rFonts w:ascii="Consolas" w:hAnsi="Consolas"/>
                <w:sz w:val="23"/>
                <w:szCs w:val="23"/>
                <w:shd w:val="clear" w:color="auto" w:fill="F7F7F8"/>
              </w:rPr>
              <w:t>classpath:/config/services.xml</w:t>
            </w:r>
            <w:r>
              <w:rPr>
                <w:rFonts w:ascii="Arial" w:hAnsi="Arial" w:cs="Arial"/>
                <w:shd w:val="clear" w:color="auto" w:fill="EBF1E7"/>
              </w:rPr>
              <w:t>。但是，请注意您将应用程序的配置与特定的绝对位置耦合。通常最好为这些绝对位置保持间接</w:t>
            </w:r>
            <w:r>
              <w:rPr>
                <w:rFonts w:ascii="Arial" w:hAnsi="Arial" w:cs="Arial"/>
                <w:shd w:val="clear" w:color="auto" w:fill="EBF1E7"/>
              </w:rPr>
              <w:t xml:space="preserve"> - </w:t>
            </w:r>
            <w:r>
              <w:rPr>
                <w:rFonts w:ascii="Arial" w:hAnsi="Arial" w:cs="Arial"/>
                <w:shd w:val="clear" w:color="auto" w:fill="EBF1E7"/>
              </w:rPr>
              <w:t>例如，通过在运行时针对</w:t>
            </w:r>
            <w:r>
              <w:rPr>
                <w:rFonts w:ascii="Arial" w:hAnsi="Arial" w:cs="Arial"/>
                <w:shd w:val="clear" w:color="auto" w:fill="EBF1E7"/>
              </w:rPr>
              <w:t>JVM</w:t>
            </w:r>
            <w:r>
              <w:rPr>
                <w:rFonts w:ascii="Arial" w:hAnsi="Arial" w:cs="Arial"/>
                <w:shd w:val="clear" w:color="auto" w:fill="EBF1E7"/>
              </w:rPr>
              <w:t>系统属性解析的</w:t>
            </w:r>
            <w:r>
              <w:rPr>
                <w:rFonts w:ascii="Arial" w:hAnsi="Arial" w:cs="Arial"/>
                <w:shd w:val="clear" w:color="auto" w:fill="EBF1E7"/>
              </w:rPr>
              <w:t>“$ {...}”</w:t>
            </w:r>
            <w:r>
              <w:rPr>
                <w:rFonts w:ascii="Arial" w:hAnsi="Arial" w:cs="Arial"/>
                <w:shd w:val="clear" w:color="auto" w:fill="EBF1E7"/>
              </w:rPr>
              <w:t>占位符。</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namespace itself provices the import directive feature. Further configuration features beyond plain bean definitions are available in a selection of XML namespaces provided by Spring — for example,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util</w:t>
      </w:r>
      <w:r w:rsidRPr="00BA0D5D">
        <w:rPr>
          <w:rFonts w:ascii="inherit" w:eastAsia="宋体" w:hAnsi="inherit" w:cs="Arial"/>
          <w:color w:val="34302D"/>
          <w:kern w:val="0"/>
          <w:sz w:val="24"/>
          <w:szCs w:val="24"/>
        </w:rPr>
        <w:t> namespaces.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命名空间本身提供了导入指令功能。</w:t>
      </w:r>
      <w:r>
        <w:rPr>
          <w:rFonts w:ascii="Arial" w:hAnsi="Arial" w:cs="Arial"/>
          <w:color w:val="34302D"/>
          <w:shd w:val="clear" w:color="auto" w:fill="FFFFFF"/>
        </w:rPr>
        <w:t>Spring</w:t>
      </w:r>
      <w:r>
        <w:rPr>
          <w:rFonts w:ascii="Arial" w:hAnsi="Arial" w:cs="Arial"/>
          <w:color w:val="34302D"/>
          <w:shd w:val="clear" w:color="auto" w:fill="FFFFFF"/>
        </w:rPr>
        <w:t>提供的一系列</w:t>
      </w:r>
      <w:r>
        <w:rPr>
          <w:rFonts w:ascii="Arial" w:hAnsi="Arial" w:cs="Arial"/>
          <w:color w:val="34302D"/>
          <w:shd w:val="clear" w:color="auto" w:fill="FFFFFF"/>
        </w:rPr>
        <w:t>XML</w:t>
      </w:r>
      <w:r>
        <w:rPr>
          <w:rFonts w:ascii="Arial" w:hAnsi="Arial" w:cs="Arial"/>
          <w:color w:val="34302D"/>
          <w:shd w:val="clear" w:color="auto" w:fill="FFFFFF"/>
        </w:rPr>
        <w:t>命名空间中提供了除普通</w:t>
      </w:r>
      <w:r>
        <w:rPr>
          <w:rFonts w:ascii="Arial" w:hAnsi="Arial" w:cs="Arial"/>
          <w:color w:val="34302D"/>
          <w:shd w:val="clear" w:color="auto" w:fill="FFFFFF"/>
        </w:rPr>
        <w:t>bean</w:t>
      </w:r>
      <w:r>
        <w:rPr>
          <w:rFonts w:ascii="Arial" w:hAnsi="Arial" w:cs="Arial"/>
          <w:color w:val="34302D"/>
          <w:shd w:val="clear" w:color="auto" w:fill="FFFFFF"/>
        </w:rPr>
        <w:t>定义之外的其他配置功能</w:t>
      </w:r>
      <w:r>
        <w:rPr>
          <w:rFonts w:ascii="Arial" w:hAnsi="Arial" w:cs="Arial"/>
          <w:color w:val="34302D"/>
          <w:shd w:val="clear" w:color="auto" w:fill="FFFFFF"/>
        </w:rPr>
        <w:t xml:space="preserve"> - </w:t>
      </w:r>
      <w:r>
        <w:rPr>
          <w:rFonts w:ascii="Arial" w:hAnsi="Arial" w:cs="Arial"/>
          <w:color w:val="34302D"/>
          <w:shd w:val="clear" w:color="auto" w:fill="FFFFFF"/>
        </w:rPr>
        <w:t>例如，</w:t>
      </w:r>
      <w:r>
        <w:rPr>
          <w:rStyle w:val="HTML"/>
          <w:rFonts w:ascii="Consolas" w:hAnsi="Consolas"/>
          <w:sz w:val="23"/>
          <w:szCs w:val="23"/>
          <w:shd w:val="clear" w:color="auto" w:fill="F7F7F8"/>
        </w:rPr>
        <w:t>context</w:t>
      </w:r>
      <w:r>
        <w:rPr>
          <w:rFonts w:ascii="Arial" w:hAnsi="Arial" w:cs="Arial"/>
          <w:color w:val="34302D"/>
          <w:shd w:val="clear" w:color="auto" w:fill="FFFFFF"/>
        </w:rPr>
        <w:t>和</w:t>
      </w:r>
      <w:r>
        <w:rPr>
          <w:rStyle w:val="HTML"/>
          <w:rFonts w:ascii="Consolas" w:hAnsi="Consolas"/>
          <w:sz w:val="23"/>
          <w:szCs w:val="23"/>
          <w:shd w:val="clear" w:color="auto" w:fill="F7F7F8"/>
        </w:rPr>
        <w:t>util</w:t>
      </w:r>
      <w:r>
        <w:rPr>
          <w:rFonts w:ascii="Arial" w:hAnsi="Arial" w:cs="Arial"/>
          <w:color w:val="34302D"/>
          <w:shd w:val="clear" w:color="auto" w:fill="FFFFFF"/>
        </w:rPr>
        <w:t>名称空间。</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The Groovy Bean Definition DSL</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a further example for externalized configuration metadata, bean definitions can also be expressed in Spring’s Groovy Bean Definition DSL, as known from the Grails framework. Typically, such configuration live in a ".groovy" file with the structure shown in the following example:</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作为外化配置元数据的另一个示例，</w:t>
      </w:r>
      <w:r>
        <w:rPr>
          <w:rFonts w:ascii="Arial" w:hAnsi="Arial" w:cs="Arial"/>
          <w:color w:val="34302D"/>
          <w:shd w:val="clear" w:color="auto" w:fill="FFFFFF"/>
        </w:rPr>
        <w:t>bean</w:t>
      </w:r>
      <w:r>
        <w:rPr>
          <w:rFonts w:ascii="Arial" w:hAnsi="Arial" w:cs="Arial"/>
          <w:color w:val="34302D"/>
          <w:shd w:val="clear" w:color="auto" w:fill="FFFFFF"/>
        </w:rPr>
        <w:t>定义也可以在</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Groovy Bean</w:t>
      </w:r>
      <w:r>
        <w:rPr>
          <w:rFonts w:ascii="Arial" w:hAnsi="Arial" w:cs="Arial"/>
          <w:color w:val="34302D"/>
          <w:shd w:val="clear" w:color="auto" w:fill="FFFFFF"/>
        </w:rPr>
        <w:t>定义</w:t>
      </w:r>
      <w:r>
        <w:rPr>
          <w:rFonts w:ascii="Arial" w:hAnsi="Arial" w:cs="Arial"/>
          <w:color w:val="34302D"/>
          <w:shd w:val="clear" w:color="auto" w:fill="FFFFFF"/>
        </w:rPr>
        <w:t>DSL</w:t>
      </w:r>
      <w:r>
        <w:rPr>
          <w:rFonts w:ascii="Arial" w:hAnsi="Arial" w:cs="Arial"/>
          <w:color w:val="34302D"/>
          <w:shd w:val="clear" w:color="auto" w:fill="FFFFFF"/>
        </w:rPr>
        <w:t>中表示，如</w:t>
      </w:r>
      <w:r>
        <w:rPr>
          <w:rFonts w:ascii="Arial" w:hAnsi="Arial" w:cs="Arial"/>
          <w:color w:val="34302D"/>
          <w:shd w:val="clear" w:color="auto" w:fill="FFFFFF"/>
        </w:rPr>
        <w:t>Grails</w:t>
      </w:r>
      <w:r>
        <w:rPr>
          <w:rFonts w:ascii="Arial" w:hAnsi="Arial" w:cs="Arial"/>
          <w:color w:val="34302D"/>
          <w:shd w:val="clear" w:color="auto" w:fill="FFFFFF"/>
        </w:rPr>
        <w:t>框架中所知。通常，此类配置位于</w:t>
      </w:r>
      <w:r>
        <w:rPr>
          <w:rFonts w:ascii="Arial" w:hAnsi="Arial" w:cs="Arial"/>
          <w:color w:val="34302D"/>
          <w:shd w:val="clear" w:color="auto" w:fill="FFFFFF"/>
        </w:rPr>
        <w:t>“.groovy”</w:t>
      </w:r>
      <w:r>
        <w:rPr>
          <w:rFonts w:ascii="Arial" w:hAnsi="Arial" w:cs="Arial"/>
          <w:color w:val="34302D"/>
          <w:shd w:val="clear" w:color="auto" w:fill="FFFFFF"/>
        </w:rPr>
        <w:t>文件中，其结构如下例所示：</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41"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42" w:author="zhang alex" w:date="2019-07-28T12:57:00Z">
            <w:rPr>
              <w:rFonts w:ascii="Consolas" w:eastAsia="宋体" w:hAnsi="Consolas" w:cs="宋体"/>
              <w:color w:val="34302D"/>
              <w:kern w:val="0"/>
              <w:sz w:val="24"/>
              <w:szCs w:val="24"/>
            </w:rPr>
          </w:rPrChange>
        </w:rPr>
        <w:lastRenderedPageBreak/>
        <w:t>beans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43"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44" w:author="zhang alex" w:date="2019-07-28T12:57:00Z">
            <w:rPr>
              <w:rFonts w:ascii="Consolas" w:eastAsia="宋体" w:hAnsi="Consolas" w:cs="宋体"/>
              <w:color w:val="34302D"/>
              <w:kern w:val="0"/>
              <w:sz w:val="24"/>
              <w:szCs w:val="24"/>
            </w:rPr>
          </w:rPrChange>
        </w:rPr>
        <w:t xml:space="preserve">    dataSource(BasicDataSource)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45"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46" w:author="zhang alex" w:date="2019-07-28T12:57:00Z">
            <w:rPr>
              <w:rFonts w:ascii="Consolas" w:eastAsia="宋体" w:hAnsi="Consolas" w:cs="宋体"/>
              <w:color w:val="34302D"/>
              <w:kern w:val="0"/>
              <w:sz w:val="24"/>
              <w:szCs w:val="24"/>
            </w:rPr>
          </w:rPrChange>
        </w:rPr>
        <w:t xml:space="preserve">        driverClassName = </w:t>
      </w:r>
      <w:r w:rsidRPr="00816105">
        <w:rPr>
          <w:rFonts w:ascii="Consolas" w:eastAsia="宋体" w:hAnsi="Consolas" w:cs="宋体"/>
          <w:color w:val="DD1144"/>
          <w:kern w:val="0"/>
          <w:sz w:val="18"/>
          <w:szCs w:val="18"/>
          <w:rPrChange w:id="847" w:author="zhang alex" w:date="2019-07-28T12:57:00Z">
            <w:rPr>
              <w:rFonts w:ascii="Consolas" w:eastAsia="宋体" w:hAnsi="Consolas" w:cs="宋体"/>
              <w:color w:val="DD1144"/>
              <w:kern w:val="0"/>
              <w:sz w:val="24"/>
              <w:szCs w:val="24"/>
            </w:rPr>
          </w:rPrChange>
        </w:rPr>
        <w:t>"org.hsqldb.jdbcDriver"</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48"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49" w:author="zhang alex" w:date="2019-07-28T12:57:00Z">
            <w:rPr>
              <w:rFonts w:ascii="Consolas" w:eastAsia="宋体" w:hAnsi="Consolas" w:cs="宋体"/>
              <w:color w:val="34302D"/>
              <w:kern w:val="0"/>
              <w:sz w:val="24"/>
              <w:szCs w:val="24"/>
            </w:rPr>
          </w:rPrChange>
        </w:rPr>
        <w:t xml:space="preserve">        url = </w:t>
      </w:r>
      <w:r w:rsidRPr="00816105">
        <w:rPr>
          <w:rFonts w:ascii="Consolas" w:eastAsia="宋体" w:hAnsi="Consolas" w:cs="宋体"/>
          <w:color w:val="DD1144"/>
          <w:kern w:val="0"/>
          <w:sz w:val="18"/>
          <w:szCs w:val="18"/>
          <w:rPrChange w:id="850" w:author="zhang alex" w:date="2019-07-28T12:57:00Z">
            <w:rPr>
              <w:rFonts w:ascii="Consolas" w:eastAsia="宋体" w:hAnsi="Consolas" w:cs="宋体"/>
              <w:color w:val="DD1144"/>
              <w:kern w:val="0"/>
              <w:sz w:val="24"/>
              <w:szCs w:val="24"/>
            </w:rPr>
          </w:rPrChange>
        </w:rPr>
        <w:t>"jdbc:hsqldb:mem:grailsDB"</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51"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52" w:author="zhang alex" w:date="2019-07-28T12:57:00Z">
            <w:rPr>
              <w:rFonts w:ascii="Consolas" w:eastAsia="宋体" w:hAnsi="Consolas" w:cs="宋体"/>
              <w:color w:val="34302D"/>
              <w:kern w:val="0"/>
              <w:sz w:val="24"/>
              <w:szCs w:val="24"/>
            </w:rPr>
          </w:rPrChange>
        </w:rPr>
        <w:t xml:space="preserve">        username = </w:t>
      </w:r>
      <w:r w:rsidRPr="00816105">
        <w:rPr>
          <w:rFonts w:ascii="Consolas" w:eastAsia="宋体" w:hAnsi="Consolas" w:cs="宋体"/>
          <w:color w:val="DD1144"/>
          <w:kern w:val="0"/>
          <w:sz w:val="18"/>
          <w:szCs w:val="18"/>
          <w:rPrChange w:id="853" w:author="zhang alex" w:date="2019-07-28T12:57:00Z">
            <w:rPr>
              <w:rFonts w:ascii="Consolas" w:eastAsia="宋体" w:hAnsi="Consolas" w:cs="宋体"/>
              <w:color w:val="DD1144"/>
              <w:kern w:val="0"/>
              <w:sz w:val="24"/>
              <w:szCs w:val="24"/>
            </w:rPr>
          </w:rPrChange>
        </w:rPr>
        <w:t>"sa"</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54"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55" w:author="zhang alex" w:date="2019-07-28T12:57:00Z">
            <w:rPr>
              <w:rFonts w:ascii="Consolas" w:eastAsia="宋体" w:hAnsi="Consolas" w:cs="宋体"/>
              <w:color w:val="34302D"/>
              <w:kern w:val="0"/>
              <w:sz w:val="24"/>
              <w:szCs w:val="24"/>
            </w:rPr>
          </w:rPrChange>
        </w:rPr>
        <w:t xml:space="preserve">        password = </w:t>
      </w:r>
      <w:r w:rsidRPr="00816105">
        <w:rPr>
          <w:rFonts w:ascii="Consolas" w:eastAsia="宋体" w:hAnsi="Consolas" w:cs="宋体"/>
          <w:color w:val="DD1144"/>
          <w:kern w:val="0"/>
          <w:sz w:val="18"/>
          <w:szCs w:val="18"/>
          <w:rPrChange w:id="856" w:author="zhang alex" w:date="2019-07-28T12:57:00Z">
            <w:rPr>
              <w:rFonts w:ascii="Consolas" w:eastAsia="宋体" w:hAnsi="Consolas" w:cs="宋体"/>
              <w:color w:val="DD1144"/>
              <w:kern w:val="0"/>
              <w:sz w:val="24"/>
              <w:szCs w:val="24"/>
            </w:rPr>
          </w:rPrChange>
        </w:rPr>
        <w:t>""</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57"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58" w:author="zhang alex" w:date="2019-07-28T12:57:00Z">
            <w:rPr>
              <w:rFonts w:ascii="Consolas" w:eastAsia="宋体" w:hAnsi="Consolas" w:cs="宋体"/>
              <w:color w:val="34302D"/>
              <w:kern w:val="0"/>
              <w:sz w:val="24"/>
              <w:szCs w:val="24"/>
            </w:rPr>
          </w:rPrChange>
        </w:rPr>
        <w:t xml:space="preserve">        settings = [mynew:</w:t>
      </w:r>
      <w:r w:rsidRPr="00816105">
        <w:rPr>
          <w:rFonts w:ascii="Consolas" w:eastAsia="宋体" w:hAnsi="Consolas" w:cs="宋体"/>
          <w:color w:val="DD1144"/>
          <w:kern w:val="0"/>
          <w:sz w:val="18"/>
          <w:szCs w:val="18"/>
          <w:rPrChange w:id="859" w:author="zhang alex" w:date="2019-07-28T12:57:00Z">
            <w:rPr>
              <w:rFonts w:ascii="Consolas" w:eastAsia="宋体" w:hAnsi="Consolas" w:cs="宋体"/>
              <w:color w:val="DD1144"/>
              <w:kern w:val="0"/>
              <w:sz w:val="24"/>
              <w:szCs w:val="24"/>
            </w:rPr>
          </w:rPrChange>
        </w:rPr>
        <w:t>"setting"</w:t>
      </w:r>
      <w:r w:rsidRPr="00816105">
        <w:rPr>
          <w:rFonts w:ascii="Consolas" w:eastAsia="宋体" w:hAnsi="Consolas" w:cs="宋体"/>
          <w:color w:val="34302D"/>
          <w:kern w:val="0"/>
          <w:sz w:val="18"/>
          <w:szCs w:val="18"/>
          <w:rPrChange w:id="860" w:author="zhang alex" w:date="2019-07-28T12:57:00Z">
            <w:rPr>
              <w:rFonts w:ascii="Consolas" w:eastAsia="宋体" w:hAnsi="Consolas" w:cs="宋体"/>
              <w:color w:val="34302D"/>
              <w:kern w:val="0"/>
              <w:sz w:val="24"/>
              <w:szCs w:val="24"/>
            </w:rPr>
          </w:rPrChange>
        </w:rPr>
        <w:t>]</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61"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62" w:author="zhang alex" w:date="2019-07-28T12:57:00Z">
            <w:rPr>
              <w:rFonts w:ascii="Consolas" w:eastAsia="宋体" w:hAnsi="Consolas" w:cs="宋体"/>
              <w:color w:val="34302D"/>
              <w:kern w:val="0"/>
              <w:sz w:val="24"/>
              <w:szCs w:val="24"/>
            </w:rPr>
          </w:rPrChange>
        </w:rPr>
        <w:t xml:space="preserv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63"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64" w:author="zhang alex" w:date="2019-07-28T12:57:00Z">
            <w:rPr>
              <w:rFonts w:ascii="Consolas" w:eastAsia="宋体" w:hAnsi="Consolas" w:cs="宋体"/>
              <w:color w:val="34302D"/>
              <w:kern w:val="0"/>
              <w:sz w:val="24"/>
              <w:szCs w:val="24"/>
            </w:rPr>
          </w:rPrChange>
        </w:rPr>
        <w:t xml:space="preserve">    sessionFactory(SessionFactory)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65"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66" w:author="zhang alex" w:date="2019-07-28T12:57:00Z">
            <w:rPr>
              <w:rFonts w:ascii="Consolas" w:eastAsia="宋体" w:hAnsi="Consolas" w:cs="宋体"/>
              <w:color w:val="34302D"/>
              <w:kern w:val="0"/>
              <w:sz w:val="24"/>
              <w:szCs w:val="24"/>
            </w:rPr>
          </w:rPrChange>
        </w:rPr>
        <w:t xml:space="preserve">        dataSource = dataSource</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67"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68" w:author="zhang alex" w:date="2019-07-28T12:57:00Z">
            <w:rPr>
              <w:rFonts w:ascii="Consolas" w:eastAsia="宋体" w:hAnsi="Consolas" w:cs="宋体"/>
              <w:color w:val="34302D"/>
              <w:kern w:val="0"/>
              <w:sz w:val="24"/>
              <w:szCs w:val="24"/>
            </w:rPr>
          </w:rPrChange>
        </w:rPr>
        <w:t xml:space="preserv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69"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70" w:author="zhang alex" w:date="2019-07-28T12:57:00Z">
            <w:rPr>
              <w:rFonts w:ascii="Consolas" w:eastAsia="宋体" w:hAnsi="Consolas" w:cs="宋体"/>
              <w:color w:val="34302D"/>
              <w:kern w:val="0"/>
              <w:sz w:val="24"/>
              <w:szCs w:val="24"/>
            </w:rPr>
          </w:rPrChange>
        </w:rPr>
        <w:t xml:space="preserve">    myService(MyService)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71"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72" w:author="zhang alex" w:date="2019-07-28T12:57:00Z">
            <w:rPr>
              <w:rFonts w:ascii="Consolas" w:eastAsia="宋体" w:hAnsi="Consolas" w:cs="宋体"/>
              <w:color w:val="34302D"/>
              <w:kern w:val="0"/>
              <w:sz w:val="24"/>
              <w:szCs w:val="24"/>
            </w:rPr>
          </w:rPrChange>
        </w:rPr>
        <w:t xml:space="preserve">        nestedBean = { AnotherBean bean -&gt;</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73"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74" w:author="zhang alex" w:date="2019-07-28T12:57:00Z">
            <w:rPr>
              <w:rFonts w:ascii="Consolas" w:eastAsia="宋体" w:hAnsi="Consolas" w:cs="宋体"/>
              <w:color w:val="34302D"/>
              <w:kern w:val="0"/>
              <w:sz w:val="24"/>
              <w:szCs w:val="24"/>
            </w:rPr>
          </w:rPrChange>
        </w:rPr>
        <w:t xml:space="preserve">            dataSource = dataSource</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75"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76" w:author="zhang alex" w:date="2019-07-28T12:57:00Z">
            <w:rPr>
              <w:rFonts w:ascii="Consolas" w:eastAsia="宋体" w:hAnsi="Consolas" w:cs="宋体"/>
              <w:color w:val="34302D"/>
              <w:kern w:val="0"/>
              <w:sz w:val="24"/>
              <w:szCs w:val="24"/>
            </w:rPr>
          </w:rPrChange>
        </w:rPr>
        <w:t xml:space="preserv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77"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78" w:author="zhang alex" w:date="2019-07-28T12:57:00Z">
            <w:rPr>
              <w:rFonts w:ascii="Consolas" w:eastAsia="宋体" w:hAnsi="Consolas" w:cs="宋体"/>
              <w:color w:val="34302D"/>
              <w:kern w:val="0"/>
              <w:sz w:val="24"/>
              <w:szCs w:val="24"/>
            </w:rPr>
          </w:rPrChange>
        </w:rPr>
        <w:t xml:space="preserve">    }</w:t>
      </w:r>
    </w:p>
    <w:p w:rsidR="00BA0D5D" w:rsidRPr="00816105"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79" w:author="zhang alex" w:date="2019-07-28T12:57:00Z">
            <w:rPr>
              <w:rFonts w:ascii="Consolas" w:eastAsia="宋体" w:hAnsi="Consolas" w:cs="宋体"/>
              <w:color w:val="34302D"/>
              <w:kern w:val="0"/>
              <w:sz w:val="24"/>
              <w:szCs w:val="24"/>
            </w:rPr>
          </w:rPrChange>
        </w:rPr>
      </w:pPr>
      <w:r w:rsidRPr="00816105">
        <w:rPr>
          <w:rFonts w:ascii="Consolas" w:eastAsia="宋体" w:hAnsi="Consolas" w:cs="宋体"/>
          <w:color w:val="34302D"/>
          <w:kern w:val="0"/>
          <w:sz w:val="18"/>
          <w:szCs w:val="18"/>
          <w:rPrChange w:id="880" w:author="zhang alex" w:date="2019-07-28T12:57: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configuration style is largely equivalent to XML bean definitions and even supports Spring’s XML configuration namespaces. It also allows for importing XML bean definition files through an </w:t>
      </w:r>
      <w:r w:rsidRPr="00BA0D5D">
        <w:rPr>
          <w:rFonts w:ascii="Consolas" w:eastAsia="宋体" w:hAnsi="Consolas" w:cs="宋体"/>
          <w:color w:val="34302D"/>
          <w:kern w:val="0"/>
          <w:sz w:val="23"/>
          <w:szCs w:val="23"/>
          <w:shd w:val="clear" w:color="auto" w:fill="F7F7F8"/>
        </w:rPr>
        <w:t>importBeans</w:t>
      </w:r>
      <w:r w:rsidRPr="00BA0D5D">
        <w:rPr>
          <w:rFonts w:ascii="inherit" w:eastAsia="宋体" w:hAnsi="inherit" w:cs="Arial"/>
          <w:color w:val="34302D"/>
          <w:kern w:val="0"/>
          <w:sz w:val="24"/>
          <w:szCs w:val="24"/>
        </w:rPr>
        <w:t> directive.</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此配置样式在很大程度上等同于</w:t>
      </w:r>
      <w:r>
        <w:rPr>
          <w:rFonts w:ascii="Arial" w:hAnsi="Arial" w:cs="Arial"/>
          <w:color w:val="34302D"/>
          <w:shd w:val="clear" w:color="auto" w:fill="FFFFFF"/>
        </w:rPr>
        <w:t>XML bean</w:t>
      </w:r>
      <w:r>
        <w:rPr>
          <w:rFonts w:ascii="Arial" w:hAnsi="Arial" w:cs="Arial"/>
          <w:color w:val="34302D"/>
          <w:shd w:val="clear" w:color="auto" w:fill="FFFFFF"/>
        </w:rPr>
        <w:t>定义，甚至支持</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XML</w:t>
      </w:r>
      <w:r>
        <w:rPr>
          <w:rFonts w:ascii="Arial" w:hAnsi="Arial" w:cs="Arial"/>
          <w:color w:val="34302D"/>
          <w:shd w:val="clear" w:color="auto" w:fill="FFFFFF"/>
        </w:rPr>
        <w:t>配置命名空间。它还允许通过</w:t>
      </w:r>
      <w:r>
        <w:rPr>
          <w:rStyle w:val="HTML"/>
          <w:rFonts w:ascii="Consolas" w:hAnsi="Consolas"/>
          <w:sz w:val="23"/>
          <w:szCs w:val="23"/>
          <w:shd w:val="clear" w:color="auto" w:fill="F7F7F8"/>
        </w:rPr>
        <w:t>importBeans</w:t>
      </w:r>
      <w:r>
        <w:rPr>
          <w:rFonts w:ascii="Arial" w:hAnsi="Arial" w:cs="Arial"/>
          <w:color w:val="34302D"/>
          <w:shd w:val="clear" w:color="auto" w:fill="FFFFFF"/>
        </w:rPr>
        <w:t>指令导入</w:t>
      </w:r>
      <w:r>
        <w:rPr>
          <w:rFonts w:ascii="Arial" w:hAnsi="Arial" w:cs="Arial"/>
          <w:color w:val="34302D"/>
          <w:shd w:val="clear" w:color="auto" w:fill="FFFFFF"/>
        </w:rPr>
        <w:t>XML bean</w:t>
      </w:r>
      <w:r>
        <w:rPr>
          <w:rFonts w:ascii="Arial" w:hAnsi="Arial" w:cs="Arial"/>
          <w:color w:val="34302D"/>
          <w:shd w:val="clear" w:color="auto" w:fill="FFFFFF"/>
        </w:rPr>
        <w:t>定义文件。</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1.2.3. Using the Container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the interface for an advanced factory capable of maintaining a registry of different beans and their dependencies. By using the method </w:t>
      </w:r>
      <w:r w:rsidRPr="00BA0D5D">
        <w:rPr>
          <w:rFonts w:ascii="Consolas" w:eastAsia="宋体" w:hAnsi="Consolas" w:cs="宋体"/>
          <w:color w:val="34302D"/>
          <w:kern w:val="0"/>
          <w:sz w:val="23"/>
          <w:szCs w:val="23"/>
          <w:shd w:val="clear" w:color="auto" w:fill="F7F7F8"/>
        </w:rPr>
        <w:t>T getBean(String name, Class&lt;T&gt; requiredType)</w:t>
      </w:r>
      <w:r w:rsidRPr="00BA0D5D">
        <w:rPr>
          <w:rFonts w:ascii="inherit" w:eastAsia="宋体" w:hAnsi="inherit" w:cs="Arial"/>
          <w:color w:val="34302D"/>
          <w:kern w:val="0"/>
          <w:sz w:val="24"/>
          <w:szCs w:val="24"/>
        </w:rPr>
        <w:t>, you can retrieve instances of your beans.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ApplicationContext</w:t>
      </w:r>
      <w:r>
        <w:rPr>
          <w:rFonts w:ascii="Arial" w:hAnsi="Arial" w:cs="Arial"/>
          <w:color w:val="34302D"/>
          <w:shd w:val="clear" w:color="auto" w:fill="FFFFFF"/>
        </w:rPr>
        <w:t>是高级工厂的接口，能够</w:t>
      </w:r>
      <w:del w:id="881" w:author="zhang alex" w:date="2019-07-28T13:08:00Z">
        <w:r w:rsidDel="00372735">
          <w:rPr>
            <w:rFonts w:ascii="Arial" w:hAnsi="Arial" w:cs="Arial" w:hint="eastAsia"/>
            <w:color w:val="34302D"/>
            <w:shd w:val="clear" w:color="auto" w:fill="FFFFFF"/>
          </w:rPr>
          <w:delText>维护</w:delText>
        </w:r>
      </w:del>
      <w:ins w:id="882" w:author="zhang alex" w:date="2019-07-28T13:08:00Z">
        <w:r w:rsidR="00372735">
          <w:rPr>
            <w:rFonts w:ascii="Arial" w:hAnsi="Arial" w:cs="Arial" w:hint="eastAsia"/>
            <w:color w:val="34302D"/>
            <w:shd w:val="clear" w:color="auto" w:fill="FFFFFF"/>
          </w:rPr>
          <w:t>对</w:t>
        </w:r>
      </w:ins>
      <w:r>
        <w:rPr>
          <w:rFonts w:ascii="Arial" w:hAnsi="Arial" w:cs="Arial"/>
          <w:color w:val="34302D"/>
          <w:shd w:val="clear" w:color="auto" w:fill="FFFFFF"/>
        </w:rPr>
        <w:t>不同</w:t>
      </w:r>
      <w:r>
        <w:rPr>
          <w:rFonts w:ascii="Arial" w:hAnsi="Arial" w:cs="Arial"/>
          <w:color w:val="34302D"/>
          <w:shd w:val="clear" w:color="auto" w:fill="FFFFFF"/>
        </w:rPr>
        <w:t>bean</w:t>
      </w:r>
      <w:ins w:id="883" w:author="zhang alex" w:date="2019-07-28T13:07:00Z">
        <w:r w:rsidR="00372735">
          <w:rPr>
            <w:rFonts w:ascii="Arial" w:hAnsi="Arial" w:cs="Arial" w:hint="eastAsia"/>
            <w:color w:val="34302D"/>
            <w:shd w:val="clear" w:color="auto" w:fill="FFFFFF"/>
          </w:rPr>
          <w:t>的注册</w:t>
        </w:r>
      </w:ins>
      <w:r>
        <w:rPr>
          <w:rFonts w:ascii="Arial" w:hAnsi="Arial" w:cs="Arial"/>
          <w:color w:val="34302D"/>
          <w:shd w:val="clear" w:color="auto" w:fill="FFFFFF"/>
        </w:rPr>
        <w:t>及其依赖项</w:t>
      </w:r>
      <w:del w:id="884" w:author="zhang alex" w:date="2019-07-28T13:07:00Z">
        <w:r w:rsidDel="00372735">
          <w:rPr>
            <w:rFonts w:ascii="Arial" w:hAnsi="Arial" w:cs="Arial"/>
            <w:color w:val="34302D"/>
            <w:shd w:val="clear" w:color="auto" w:fill="FFFFFF"/>
          </w:rPr>
          <w:delText>的注册</w:delText>
        </w:r>
      </w:del>
      <w:ins w:id="885" w:author="zhang alex" w:date="2019-07-28T13:08:00Z">
        <w:r w:rsidR="00372735">
          <w:rPr>
            <w:rFonts w:ascii="Arial" w:hAnsi="Arial" w:cs="Arial" w:hint="eastAsia"/>
            <w:color w:val="34302D"/>
            <w:shd w:val="clear" w:color="auto" w:fill="FFFFFF"/>
          </w:rPr>
          <w:t>进行维护</w:t>
        </w:r>
      </w:ins>
      <w:del w:id="886" w:author="zhang alex" w:date="2019-07-28T13:07:00Z">
        <w:r w:rsidDel="00372735">
          <w:rPr>
            <w:rFonts w:ascii="Arial" w:hAnsi="Arial" w:cs="Arial"/>
            <w:color w:val="34302D"/>
            <w:shd w:val="clear" w:color="auto" w:fill="FFFFFF"/>
          </w:rPr>
          <w:delText>表</w:delText>
        </w:r>
      </w:del>
      <w:r>
        <w:rPr>
          <w:rFonts w:ascii="Arial" w:hAnsi="Arial" w:cs="Arial"/>
          <w:color w:val="34302D"/>
          <w:shd w:val="clear" w:color="auto" w:fill="FFFFFF"/>
        </w:rPr>
        <w:t>。通过使用该方法</w:t>
      </w:r>
      <w:r>
        <w:rPr>
          <w:rStyle w:val="HTML"/>
          <w:rFonts w:ascii="Consolas" w:hAnsi="Consolas"/>
          <w:sz w:val="23"/>
          <w:szCs w:val="23"/>
          <w:shd w:val="clear" w:color="auto" w:fill="F7F7F8"/>
        </w:rPr>
        <w:t>T getBean(String name, Class&lt;T&gt; requiredType)</w:t>
      </w:r>
      <w:r>
        <w:rPr>
          <w:rFonts w:ascii="Arial" w:hAnsi="Arial" w:cs="Arial"/>
          <w:color w:val="34302D"/>
          <w:shd w:val="clear" w:color="auto" w:fill="FFFFFF"/>
        </w:rPr>
        <w:t>，您可以</w:t>
      </w:r>
      <w:del w:id="887" w:author="zhang alex" w:date="2019-07-28T13:11:00Z">
        <w:r w:rsidDel="006447D4">
          <w:rPr>
            <w:rFonts w:ascii="Arial" w:hAnsi="Arial" w:cs="Arial" w:hint="eastAsia"/>
            <w:color w:val="34302D"/>
            <w:shd w:val="clear" w:color="auto" w:fill="FFFFFF"/>
          </w:rPr>
          <w:delText>检索</w:delText>
        </w:r>
      </w:del>
      <w:ins w:id="888" w:author="zhang alex" w:date="2019-07-28T13:11:00Z">
        <w:r w:rsidR="006447D4">
          <w:rPr>
            <w:rFonts w:ascii="Arial" w:hAnsi="Arial" w:cs="Arial" w:hint="eastAsia"/>
            <w:color w:val="34302D"/>
            <w:shd w:val="clear" w:color="auto" w:fill="FFFFFF"/>
          </w:rPr>
          <w:t>取回</w:t>
        </w:r>
      </w:ins>
      <w:r>
        <w:rPr>
          <w:rFonts w:ascii="Arial" w:hAnsi="Arial" w:cs="Arial"/>
          <w:color w:val="34302D"/>
          <w:shd w:val="clear" w:color="auto" w:fill="FFFFFF"/>
        </w:rPr>
        <w:t>Bean</w:t>
      </w:r>
      <w:r>
        <w:rPr>
          <w:rFonts w:ascii="Arial" w:hAnsi="Arial" w:cs="Arial"/>
          <w:color w:val="34302D"/>
          <w:shd w:val="clear" w:color="auto" w:fill="FFFFFF"/>
        </w:rPr>
        <w:t>的实例。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lets you read bean definitions and access them, as the following example shows: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ApplicationContext</w:t>
      </w:r>
      <w:r>
        <w:rPr>
          <w:rFonts w:ascii="Arial" w:hAnsi="Arial" w:cs="Arial"/>
          <w:color w:val="34302D"/>
          <w:shd w:val="clear" w:color="auto" w:fill="FFFFFF"/>
        </w:rPr>
        <w:t>让你</w:t>
      </w:r>
      <w:ins w:id="889" w:author="zhang alex" w:date="2019-07-28T13:12:00Z">
        <w:r w:rsidR="00196ABA">
          <w:rPr>
            <w:rFonts w:ascii="Arial" w:hAnsi="Arial" w:cs="Arial" w:hint="eastAsia"/>
            <w:color w:val="34302D"/>
            <w:shd w:val="clear" w:color="auto" w:fill="FFFFFF"/>
          </w:rPr>
          <w:t>可以</w:t>
        </w:r>
      </w:ins>
      <w:r>
        <w:rPr>
          <w:rFonts w:ascii="Arial" w:hAnsi="Arial" w:cs="Arial"/>
          <w:color w:val="34302D"/>
          <w:shd w:val="clear" w:color="auto" w:fill="FFFFFF"/>
        </w:rPr>
        <w:t>读</w:t>
      </w:r>
      <w:ins w:id="890" w:author="zhang alex" w:date="2019-07-28T13:12:00Z">
        <w:r w:rsidR="00196ABA">
          <w:rPr>
            <w:rFonts w:ascii="Arial" w:hAnsi="Arial" w:cs="Arial" w:hint="eastAsia"/>
            <w:color w:val="34302D"/>
            <w:shd w:val="clear" w:color="auto" w:fill="FFFFFF"/>
          </w:rPr>
          <w:t>取</w:t>
        </w:r>
      </w:ins>
      <w:r>
        <w:rPr>
          <w:rFonts w:ascii="Arial" w:hAnsi="Arial" w:cs="Arial"/>
          <w:color w:val="34302D"/>
          <w:shd w:val="clear" w:color="auto" w:fill="FFFFFF"/>
        </w:rPr>
        <w:t>bean</w:t>
      </w:r>
      <w:ins w:id="891" w:author="zhang alex" w:date="2019-07-28T13:12:00Z">
        <w:r w:rsidR="00196ABA">
          <w:rPr>
            <w:rFonts w:ascii="Arial" w:hAnsi="Arial" w:cs="Arial" w:hint="eastAsia"/>
            <w:color w:val="34302D"/>
            <w:shd w:val="clear" w:color="auto" w:fill="FFFFFF"/>
          </w:rPr>
          <w:t>的</w:t>
        </w:r>
      </w:ins>
      <w:r>
        <w:rPr>
          <w:rFonts w:ascii="Arial" w:hAnsi="Arial" w:cs="Arial"/>
          <w:color w:val="34302D"/>
          <w:shd w:val="clear" w:color="auto" w:fill="FFFFFF"/>
        </w:rPr>
        <w:t>定义和访问它们，如下例所示：</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92"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i/>
          <w:iCs/>
          <w:color w:val="999988"/>
          <w:kern w:val="0"/>
          <w:sz w:val="18"/>
          <w:szCs w:val="18"/>
          <w:rPrChange w:id="893" w:author="zhang alex" w:date="2019-07-28T13:12:00Z">
            <w:rPr>
              <w:rFonts w:ascii="Consolas" w:eastAsia="宋体" w:hAnsi="Consolas" w:cs="宋体"/>
              <w:i/>
              <w:iCs/>
              <w:color w:val="999988"/>
              <w:kern w:val="0"/>
              <w:sz w:val="24"/>
              <w:szCs w:val="24"/>
            </w:rPr>
          </w:rPrChange>
        </w:rPr>
        <w:t>// create and configure beans</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894"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color w:val="34302D"/>
          <w:kern w:val="0"/>
          <w:sz w:val="18"/>
          <w:szCs w:val="18"/>
          <w:rPrChange w:id="895" w:author="zhang alex" w:date="2019-07-28T13:12:00Z">
            <w:rPr>
              <w:rFonts w:ascii="Consolas" w:eastAsia="宋体" w:hAnsi="Consolas" w:cs="宋体"/>
              <w:color w:val="34302D"/>
              <w:kern w:val="0"/>
              <w:sz w:val="24"/>
              <w:szCs w:val="24"/>
            </w:rPr>
          </w:rPrChange>
        </w:rPr>
        <w:t xml:space="preserve">ApplicationContext context = </w:t>
      </w:r>
      <w:r w:rsidRPr="00195A1D">
        <w:rPr>
          <w:rFonts w:ascii="Consolas" w:eastAsia="宋体" w:hAnsi="Consolas" w:cs="宋体"/>
          <w:b/>
          <w:bCs/>
          <w:color w:val="000000"/>
          <w:kern w:val="0"/>
          <w:sz w:val="18"/>
          <w:szCs w:val="18"/>
          <w:rPrChange w:id="896" w:author="zhang alex" w:date="2019-07-28T13:12:00Z">
            <w:rPr>
              <w:rFonts w:ascii="Consolas" w:eastAsia="宋体" w:hAnsi="Consolas" w:cs="宋体"/>
              <w:b/>
              <w:bCs/>
              <w:color w:val="000000"/>
              <w:kern w:val="0"/>
              <w:sz w:val="24"/>
              <w:szCs w:val="24"/>
            </w:rPr>
          </w:rPrChange>
        </w:rPr>
        <w:t>new</w:t>
      </w:r>
      <w:r w:rsidRPr="00195A1D">
        <w:rPr>
          <w:rFonts w:ascii="Consolas" w:eastAsia="宋体" w:hAnsi="Consolas" w:cs="宋体"/>
          <w:color w:val="34302D"/>
          <w:kern w:val="0"/>
          <w:sz w:val="18"/>
          <w:szCs w:val="18"/>
          <w:rPrChange w:id="897" w:author="zhang alex" w:date="2019-07-28T13:12:00Z">
            <w:rPr>
              <w:rFonts w:ascii="Consolas" w:eastAsia="宋体" w:hAnsi="Consolas" w:cs="宋体"/>
              <w:color w:val="34302D"/>
              <w:kern w:val="0"/>
              <w:sz w:val="24"/>
              <w:szCs w:val="24"/>
            </w:rPr>
          </w:rPrChange>
        </w:rPr>
        <w:t xml:space="preserve"> ClassPathXmlApplicationContext(</w:t>
      </w:r>
      <w:r w:rsidRPr="00195A1D">
        <w:rPr>
          <w:rFonts w:ascii="Consolas" w:eastAsia="宋体" w:hAnsi="Consolas" w:cs="宋体"/>
          <w:color w:val="DD1144"/>
          <w:kern w:val="0"/>
          <w:sz w:val="18"/>
          <w:szCs w:val="18"/>
          <w:rPrChange w:id="898" w:author="zhang alex" w:date="2019-07-28T13:12:00Z">
            <w:rPr>
              <w:rFonts w:ascii="Consolas" w:eastAsia="宋体" w:hAnsi="Consolas" w:cs="宋体"/>
              <w:color w:val="DD1144"/>
              <w:kern w:val="0"/>
              <w:sz w:val="24"/>
              <w:szCs w:val="24"/>
            </w:rPr>
          </w:rPrChange>
        </w:rPr>
        <w:t>"services.xml"</w:t>
      </w:r>
      <w:r w:rsidRPr="00195A1D">
        <w:rPr>
          <w:rFonts w:ascii="Consolas" w:eastAsia="宋体" w:hAnsi="Consolas" w:cs="宋体"/>
          <w:color w:val="34302D"/>
          <w:kern w:val="0"/>
          <w:sz w:val="18"/>
          <w:szCs w:val="18"/>
          <w:rPrChange w:id="899" w:author="zhang alex" w:date="2019-07-28T13:12:00Z">
            <w:rPr>
              <w:rFonts w:ascii="Consolas" w:eastAsia="宋体" w:hAnsi="Consolas" w:cs="宋体"/>
              <w:color w:val="34302D"/>
              <w:kern w:val="0"/>
              <w:sz w:val="24"/>
              <w:szCs w:val="24"/>
            </w:rPr>
          </w:rPrChange>
        </w:rPr>
        <w:t xml:space="preserve">, </w:t>
      </w:r>
      <w:r w:rsidRPr="00195A1D">
        <w:rPr>
          <w:rFonts w:ascii="Consolas" w:eastAsia="宋体" w:hAnsi="Consolas" w:cs="宋体"/>
          <w:color w:val="DD1144"/>
          <w:kern w:val="0"/>
          <w:sz w:val="18"/>
          <w:szCs w:val="18"/>
          <w:rPrChange w:id="900" w:author="zhang alex" w:date="2019-07-28T13:12:00Z">
            <w:rPr>
              <w:rFonts w:ascii="Consolas" w:eastAsia="宋体" w:hAnsi="Consolas" w:cs="宋体"/>
              <w:color w:val="DD1144"/>
              <w:kern w:val="0"/>
              <w:sz w:val="24"/>
              <w:szCs w:val="24"/>
            </w:rPr>
          </w:rPrChange>
        </w:rPr>
        <w:t>"daos.xml"</w:t>
      </w:r>
      <w:r w:rsidRPr="00195A1D">
        <w:rPr>
          <w:rFonts w:ascii="Consolas" w:eastAsia="宋体" w:hAnsi="Consolas" w:cs="宋体"/>
          <w:color w:val="34302D"/>
          <w:kern w:val="0"/>
          <w:sz w:val="18"/>
          <w:szCs w:val="18"/>
          <w:rPrChange w:id="901" w:author="zhang alex" w:date="2019-07-28T13:12:00Z">
            <w:rPr>
              <w:rFonts w:ascii="Consolas" w:eastAsia="宋体" w:hAnsi="Consolas" w:cs="宋体"/>
              <w:color w:val="34302D"/>
              <w:kern w:val="0"/>
              <w:sz w:val="24"/>
              <w:szCs w:val="24"/>
            </w:rPr>
          </w:rPrChange>
        </w:rPr>
        <w:t>);</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02" w:author="zhang alex" w:date="2019-07-28T13:12:00Z">
            <w:rPr>
              <w:rFonts w:ascii="Consolas" w:eastAsia="宋体" w:hAnsi="Consolas" w:cs="宋体"/>
              <w:color w:val="34302D"/>
              <w:kern w:val="0"/>
              <w:sz w:val="24"/>
              <w:szCs w:val="24"/>
            </w:rPr>
          </w:rPrChange>
        </w:rPr>
      </w:pP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03"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i/>
          <w:iCs/>
          <w:color w:val="999988"/>
          <w:kern w:val="0"/>
          <w:sz w:val="18"/>
          <w:szCs w:val="18"/>
          <w:rPrChange w:id="904" w:author="zhang alex" w:date="2019-07-28T13:12:00Z">
            <w:rPr>
              <w:rFonts w:ascii="Consolas" w:eastAsia="宋体" w:hAnsi="Consolas" w:cs="宋体"/>
              <w:i/>
              <w:iCs/>
              <w:color w:val="999988"/>
              <w:kern w:val="0"/>
              <w:sz w:val="24"/>
              <w:szCs w:val="24"/>
            </w:rPr>
          </w:rPrChange>
        </w:rPr>
        <w:t>// retrieve configured instance</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05"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color w:val="34302D"/>
          <w:kern w:val="0"/>
          <w:sz w:val="18"/>
          <w:szCs w:val="18"/>
          <w:rPrChange w:id="906" w:author="zhang alex" w:date="2019-07-28T13:12:00Z">
            <w:rPr>
              <w:rFonts w:ascii="Consolas" w:eastAsia="宋体" w:hAnsi="Consolas" w:cs="宋体"/>
              <w:color w:val="34302D"/>
              <w:kern w:val="0"/>
              <w:sz w:val="24"/>
              <w:szCs w:val="24"/>
            </w:rPr>
          </w:rPrChange>
        </w:rPr>
        <w:t>PetStoreService service = context.getBean(</w:t>
      </w:r>
      <w:r w:rsidRPr="00195A1D">
        <w:rPr>
          <w:rFonts w:ascii="Consolas" w:eastAsia="宋体" w:hAnsi="Consolas" w:cs="宋体"/>
          <w:color w:val="DD1144"/>
          <w:kern w:val="0"/>
          <w:sz w:val="18"/>
          <w:szCs w:val="18"/>
          <w:rPrChange w:id="907" w:author="zhang alex" w:date="2019-07-28T13:12:00Z">
            <w:rPr>
              <w:rFonts w:ascii="Consolas" w:eastAsia="宋体" w:hAnsi="Consolas" w:cs="宋体"/>
              <w:color w:val="DD1144"/>
              <w:kern w:val="0"/>
              <w:sz w:val="24"/>
              <w:szCs w:val="24"/>
            </w:rPr>
          </w:rPrChange>
        </w:rPr>
        <w:t>"petStore"</w:t>
      </w:r>
      <w:r w:rsidRPr="00195A1D">
        <w:rPr>
          <w:rFonts w:ascii="Consolas" w:eastAsia="宋体" w:hAnsi="Consolas" w:cs="宋体"/>
          <w:color w:val="34302D"/>
          <w:kern w:val="0"/>
          <w:sz w:val="18"/>
          <w:szCs w:val="18"/>
          <w:rPrChange w:id="908" w:author="zhang alex" w:date="2019-07-28T13:12:00Z">
            <w:rPr>
              <w:rFonts w:ascii="Consolas" w:eastAsia="宋体" w:hAnsi="Consolas" w:cs="宋体"/>
              <w:color w:val="34302D"/>
              <w:kern w:val="0"/>
              <w:sz w:val="24"/>
              <w:szCs w:val="24"/>
            </w:rPr>
          </w:rPrChange>
        </w:rPr>
        <w:t>, PetStoreService.class);</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09" w:author="zhang alex" w:date="2019-07-28T13:12:00Z">
            <w:rPr>
              <w:rFonts w:ascii="Consolas" w:eastAsia="宋体" w:hAnsi="Consolas" w:cs="宋体"/>
              <w:color w:val="34302D"/>
              <w:kern w:val="0"/>
              <w:sz w:val="24"/>
              <w:szCs w:val="24"/>
            </w:rPr>
          </w:rPrChange>
        </w:rPr>
      </w:pP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10"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i/>
          <w:iCs/>
          <w:color w:val="999988"/>
          <w:kern w:val="0"/>
          <w:sz w:val="18"/>
          <w:szCs w:val="18"/>
          <w:rPrChange w:id="911" w:author="zhang alex" w:date="2019-07-28T13:12:00Z">
            <w:rPr>
              <w:rFonts w:ascii="Consolas" w:eastAsia="宋体" w:hAnsi="Consolas" w:cs="宋体"/>
              <w:i/>
              <w:iCs/>
              <w:color w:val="999988"/>
              <w:kern w:val="0"/>
              <w:sz w:val="24"/>
              <w:szCs w:val="24"/>
            </w:rPr>
          </w:rPrChange>
        </w:rPr>
        <w:t>// use configured instance</w:t>
      </w:r>
    </w:p>
    <w:p w:rsidR="00BA0D5D" w:rsidRPr="00195A1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12" w:author="zhang alex" w:date="2019-07-28T13:12:00Z">
            <w:rPr>
              <w:rFonts w:ascii="Consolas" w:eastAsia="宋体" w:hAnsi="Consolas" w:cs="宋体"/>
              <w:color w:val="34302D"/>
              <w:kern w:val="0"/>
              <w:sz w:val="24"/>
              <w:szCs w:val="24"/>
            </w:rPr>
          </w:rPrChange>
        </w:rPr>
      </w:pPr>
      <w:r w:rsidRPr="00195A1D">
        <w:rPr>
          <w:rFonts w:ascii="Consolas" w:eastAsia="宋体" w:hAnsi="Consolas" w:cs="宋体"/>
          <w:color w:val="34302D"/>
          <w:kern w:val="0"/>
          <w:sz w:val="18"/>
          <w:szCs w:val="18"/>
          <w:rPrChange w:id="913" w:author="zhang alex" w:date="2019-07-28T13:12:00Z">
            <w:rPr>
              <w:rFonts w:ascii="Consolas" w:eastAsia="宋体" w:hAnsi="Consolas" w:cs="宋体"/>
              <w:color w:val="34302D"/>
              <w:kern w:val="0"/>
              <w:sz w:val="24"/>
              <w:szCs w:val="24"/>
            </w:rPr>
          </w:rPrChange>
        </w:rPr>
        <w:t>List&lt;String&gt; userList = service.getUsernameList();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With Groovy configuration, bootstrapping looks very similar. It has a different context implementation class which is Groovy-aware (but also understands XML bean definitions). The following example shows Groovy configuration:</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Fonts w:ascii="Arial" w:hAnsi="Arial" w:cs="Arial"/>
          <w:color w:val="34302D"/>
          <w:shd w:val="clear" w:color="auto" w:fill="FFFFFF"/>
        </w:rPr>
        <w:t>Groovy</w:t>
      </w:r>
      <w:r>
        <w:rPr>
          <w:rFonts w:ascii="Arial" w:hAnsi="Arial" w:cs="Arial"/>
          <w:color w:val="34302D"/>
          <w:shd w:val="clear" w:color="auto" w:fill="FFFFFF"/>
        </w:rPr>
        <w:t>配置，</w:t>
      </w:r>
      <w:r>
        <w:rPr>
          <w:rFonts w:ascii="Arial" w:hAnsi="Arial" w:cs="Arial"/>
          <w:color w:val="34302D"/>
          <w:shd w:val="clear" w:color="auto" w:fill="FFFFFF"/>
        </w:rPr>
        <w:t>bootstrapping</w:t>
      </w:r>
      <w:r>
        <w:rPr>
          <w:rFonts w:ascii="Arial" w:hAnsi="Arial" w:cs="Arial"/>
          <w:color w:val="34302D"/>
          <w:shd w:val="clear" w:color="auto" w:fill="FFFFFF"/>
        </w:rPr>
        <w:t>看起来非常相似。它有一个不同的上下文实现类，它是</w:t>
      </w:r>
      <w:r>
        <w:rPr>
          <w:rFonts w:ascii="Arial" w:hAnsi="Arial" w:cs="Arial"/>
          <w:color w:val="34302D"/>
          <w:shd w:val="clear" w:color="auto" w:fill="FFFFFF"/>
        </w:rPr>
        <w:t>Groovy-aware</w:t>
      </w:r>
      <w:r>
        <w:rPr>
          <w:rFonts w:ascii="Arial" w:hAnsi="Arial" w:cs="Arial"/>
          <w:color w:val="34302D"/>
          <w:shd w:val="clear" w:color="auto" w:fill="FFFFFF"/>
        </w:rPr>
        <w:t>（但也理解</w:t>
      </w:r>
      <w:r>
        <w:rPr>
          <w:rFonts w:ascii="Arial" w:hAnsi="Arial" w:cs="Arial"/>
          <w:color w:val="34302D"/>
          <w:shd w:val="clear" w:color="auto" w:fill="FFFFFF"/>
        </w:rPr>
        <w:t>XML bean</w:t>
      </w:r>
      <w:r>
        <w:rPr>
          <w:rFonts w:ascii="Arial" w:hAnsi="Arial" w:cs="Arial"/>
          <w:color w:val="34302D"/>
          <w:shd w:val="clear" w:color="auto" w:fill="FFFFFF"/>
        </w:rPr>
        <w:t>定义）。以下示例显示了</w:t>
      </w:r>
      <w:r>
        <w:rPr>
          <w:rFonts w:ascii="Arial" w:hAnsi="Arial" w:cs="Arial"/>
          <w:color w:val="34302D"/>
          <w:shd w:val="clear" w:color="auto" w:fill="FFFFFF"/>
        </w:rPr>
        <w:t>Groovy</w:t>
      </w:r>
      <w:r>
        <w:rPr>
          <w:rFonts w:ascii="Arial" w:hAnsi="Arial" w:cs="Arial"/>
          <w:color w:val="34302D"/>
          <w:shd w:val="clear" w:color="auto" w:fill="FFFFFF"/>
        </w:rPr>
        <w:t>配置：</w:t>
      </w:r>
    </w:p>
    <w:p w:rsidR="00BA0D5D" w:rsidRPr="0059690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14" w:author="zhang alex" w:date="2019-07-28T13:14:00Z">
            <w:rPr>
              <w:rFonts w:ascii="Consolas" w:eastAsia="宋体" w:hAnsi="Consolas" w:cs="宋体"/>
              <w:color w:val="34302D"/>
              <w:kern w:val="0"/>
              <w:sz w:val="24"/>
              <w:szCs w:val="24"/>
            </w:rPr>
          </w:rPrChange>
        </w:rPr>
      </w:pPr>
      <w:r w:rsidRPr="00596903">
        <w:rPr>
          <w:rFonts w:ascii="Consolas" w:eastAsia="宋体" w:hAnsi="Consolas" w:cs="宋体"/>
          <w:color w:val="34302D"/>
          <w:kern w:val="0"/>
          <w:sz w:val="18"/>
          <w:szCs w:val="18"/>
          <w:rPrChange w:id="915" w:author="zhang alex" w:date="2019-07-28T13:14:00Z">
            <w:rPr>
              <w:rFonts w:ascii="Consolas" w:eastAsia="宋体" w:hAnsi="Consolas" w:cs="宋体"/>
              <w:color w:val="34302D"/>
              <w:kern w:val="0"/>
              <w:sz w:val="24"/>
              <w:szCs w:val="24"/>
            </w:rPr>
          </w:rPrChange>
        </w:rPr>
        <w:t xml:space="preserve">ApplicationContext context = </w:t>
      </w:r>
      <w:r w:rsidRPr="00596903">
        <w:rPr>
          <w:rFonts w:ascii="Consolas" w:eastAsia="宋体" w:hAnsi="Consolas" w:cs="宋体"/>
          <w:b/>
          <w:bCs/>
          <w:color w:val="000000"/>
          <w:kern w:val="0"/>
          <w:sz w:val="18"/>
          <w:szCs w:val="18"/>
          <w:rPrChange w:id="916" w:author="zhang alex" w:date="2019-07-28T13:14:00Z">
            <w:rPr>
              <w:rFonts w:ascii="Consolas" w:eastAsia="宋体" w:hAnsi="Consolas" w:cs="宋体"/>
              <w:b/>
              <w:bCs/>
              <w:color w:val="000000"/>
              <w:kern w:val="0"/>
              <w:sz w:val="24"/>
              <w:szCs w:val="24"/>
            </w:rPr>
          </w:rPrChange>
        </w:rPr>
        <w:t>new</w:t>
      </w:r>
      <w:r w:rsidRPr="00596903">
        <w:rPr>
          <w:rFonts w:ascii="Consolas" w:eastAsia="宋体" w:hAnsi="Consolas" w:cs="宋体"/>
          <w:color w:val="34302D"/>
          <w:kern w:val="0"/>
          <w:sz w:val="18"/>
          <w:szCs w:val="18"/>
          <w:rPrChange w:id="917" w:author="zhang alex" w:date="2019-07-28T13:14:00Z">
            <w:rPr>
              <w:rFonts w:ascii="Consolas" w:eastAsia="宋体" w:hAnsi="Consolas" w:cs="宋体"/>
              <w:color w:val="34302D"/>
              <w:kern w:val="0"/>
              <w:sz w:val="24"/>
              <w:szCs w:val="24"/>
            </w:rPr>
          </w:rPrChange>
        </w:rPr>
        <w:t xml:space="preserve"> GenericGroovyApplicationContext(</w:t>
      </w:r>
      <w:r w:rsidRPr="00596903">
        <w:rPr>
          <w:rFonts w:ascii="Consolas" w:eastAsia="宋体" w:hAnsi="Consolas" w:cs="宋体"/>
          <w:color w:val="DD1144"/>
          <w:kern w:val="0"/>
          <w:sz w:val="18"/>
          <w:szCs w:val="18"/>
          <w:rPrChange w:id="918" w:author="zhang alex" w:date="2019-07-28T13:14:00Z">
            <w:rPr>
              <w:rFonts w:ascii="Consolas" w:eastAsia="宋体" w:hAnsi="Consolas" w:cs="宋体"/>
              <w:color w:val="DD1144"/>
              <w:kern w:val="0"/>
              <w:sz w:val="24"/>
              <w:szCs w:val="24"/>
            </w:rPr>
          </w:rPrChange>
        </w:rPr>
        <w:t>"services.groovy"</w:t>
      </w:r>
      <w:r w:rsidRPr="00596903">
        <w:rPr>
          <w:rFonts w:ascii="Consolas" w:eastAsia="宋体" w:hAnsi="Consolas" w:cs="宋体"/>
          <w:color w:val="34302D"/>
          <w:kern w:val="0"/>
          <w:sz w:val="18"/>
          <w:szCs w:val="18"/>
          <w:rPrChange w:id="919" w:author="zhang alex" w:date="2019-07-28T13:14:00Z">
            <w:rPr>
              <w:rFonts w:ascii="Consolas" w:eastAsia="宋体" w:hAnsi="Consolas" w:cs="宋体"/>
              <w:color w:val="34302D"/>
              <w:kern w:val="0"/>
              <w:sz w:val="24"/>
              <w:szCs w:val="24"/>
            </w:rPr>
          </w:rPrChange>
        </w:rPr>
        <w:t xml:space="preserve">, </w:t>
      </w:r>
      <w:r w:rsidRPr="00596903">
        <w:rPr>
          <w:rFonts w:ascii="Consolas" w:eastAsia="宋体" w:hAnsi="Consolas" w:cs="宋体"/>
          <w:color w:val="DD1144"/>
          <w:kern w:val="0"/>
          <w:sz w:val="18"/>
          <w:szCs w:val="18"/>
          <w:rPrChange w:id="920" w:author="zhang alex" w:date="2019-07-28T13:14:00Z">
            <w:rPr>
              <w:rFonts w:ascii="Consolas" w:eastAsia="宋体" w:hAnsi="Consolas" w:cs="宋体"/>
              <w:color w:val="DD1144"/>
              <w:kern w:val="0"/>
              <w:sz w:val="24"/>
              <w:szCs w:val="24"/>
            </w:rPr>
          </w:rPrChange>
        </w:rPr>
        <w:t>"daos.groovy"</w:t>
      </w:r>
      <w:r w:rsidRPr="00596903">
        <w:rPr>
          <w:rFonts w:ascii="Consolas" w:eastAsia="宋体" w:hAnsi="Consolas" w:cs="宋体"/>
          <w:color w:val="34302D"/>
          <w:kern w:val="0"/>
          <w:sz w:val="18"/>
          <w:szCs w:val="18"/>
          <w:rPrChange w:id="921" w:author="zhang alex" w:date="2019-07-28T13:14: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most flexible variant is </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Arial"/>
          <w:color w:val="34302D"/>
          <w:kern w:val="0"/>
          <w:sz w:val="24"/>
          <w:szCs w:val="24"/>
        </w:rPr>
        <w:t> in combination with reader delegates — for example, with </w:t>
      </w:r>
      <w:r w:rsidRPr="00BA0D5D">
        <w:rPr>
          <w:rFonts w:ascii="Consolas" w:eastAsia="宋体" w:hAnsi="Consolas" w:cs="宋体"/>
          <w:color w:val="34302D"/>
          <w:kern w:val="0"/>
          <w:sz w:val="23"/>
          <w:szCs w:val="23"/>
          <w:shd w:val="clear" w:color="auto" w:fill="F7F7F8"/>
        </w:rPr>
        <w:t>XmlBeanDefinitionReader</w:t>
      </w:r>
      <w:r w:rsidRPr="00BA0D5D">
        <w:rPr>
          <w:rFonts w:ascii="inherit" w:eastAsia="宋体" w:hAnsi="inherit" w:cs="Arial"/>
          <w:color w:val="34302D"/>
          <w:kern w:val="0"/>
          <w:sz w:val="24"/>
          <w:szCs w:val="24"/>
        </w:rPr>
        <w:t> for XML files, as the following example shows: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最灵活的变体</w:t>
      </w:r>
      <w:ins w:id="922" w:author="zhang alex" w:date="2019-07-28T13:14:00Z">
        <w:r w:rsidR="00596903">
          <w:rPr>
            <w:rFonts w:ascii="Arial" w:hAnsi="Arial" w:cs="Arial" w:hint="eastAsia"/>
            <w:color w:val="34302D"/>
            <w:shd w:val="clear" w:color="auto" w:fill="FFFFFF"/>
          </w:rPr>
          <w:t>是</w:t>
        </w:r>
      </w:ins>
      <w:r>
        <w:rPr>
          <w:rStyle w:val="HTML"/>
          <w:rFonts w:ascii="Consolas" w:hAnsi="Consolas"/>
          <w:sz w:val="23"/>
          <w:szCs w:val="23"/>
          <w:shd w:val="clear" w:color="auto" w:fill="F7F7F8"/>
        </w:rPr>
        <w:t>GenericApplicationContext</w:t>
      </w:r>
      <w:r>
        <w:rPr>
          <w:rFonts w:ascii="Arial" w:hAnsi="Arial" w:cs="Arial"/>
          <w:color w:val="34302D"/>
          <w:shd w:val="clear" w:color="auto" w:fill="FFFFFF"/>
        </w:rPr>
        <w:t>与</w:t>
      </w:r>
      <w:r w:rsidR="007B63AB">
        <w:rPr>
          <w:rFonts w:ascii="Arial" w:hAnsi="Arial" w:cs="Arial" w:hint="eastAsia"/>
          <w:color w:val="34302D"/>
          <w:shd w:val="clear" w:color="auto" w:fill="FFFFFF"/>
        </w:rPr>
        <w:t>r</w:t>
      </w:r>
      <w:r w:rsidR="007B63AB" w:rsidRPr="00BA0D5D">
        <w:rPr>
          <w:rFonts w:ascii="inherit" w:eastAsia="宋体" w:hAnsi="inherit" w:cs="Arial"/>
          <w:color w:val="34302D"/>
          <w:kern w:val="0"/>
          <w:sz w:val="24"/>
          <w:szCs w:val="24"/>
        </w:rPr>
        <w:t>eader delegates</w:t>
      </w:r>
      <w:r>
        <w:rPr>
          <w:rFonts w:ascii="Arial" w:hAnsi="Arial" w:cs="Arial"/>
          <w:color w:val="34302D"/>
          <w:shd w:val="clear" w:color="auto" w:fill="FFFFFF"/>
        </w:rPr>
        <w:t>相结合</w:t>
      </w:r>
      <w:r>
        <w:rPr>
          <w:rFonts w:ascii="Arial" w:hAnsi="Arial" w:cs="Arial"/>
          <w:color w:val="34302D"/>
          <w:shd w:val="clear" w:color="auto" w:fill="FFFFFF"/>
        </w:rPr>
        <w:t xml:space="preserve"> - </w:t>
      </w:r>
      <w:r>
        <w:rPr>
          <w:rFonts w:ascii="Arial" w:hAnsi="Arial" w:cs="Arial"/>
          <w:color w:val="34302D"/>
          <w:shd w:val="clear" w:color="auto" w:fill="FFFFFF"/>
        </w:rPr>
        <w:t>例如，</w:t>
      </w:r>
      <w:r>
        <w:rPr>
          <w:rStyle w:val="HTML"/>
          <w:rFonts w:ascii="Consolas" w:hAnsi="Consolas"/>
          <w:sz w:val="23"/>
          <w:szCs w:val="23"/>
          <w:shd w:val="clear" w:color="auto" w:fill="F7F7F8"/>
        </w:rPr>
        <w:t>XmlBeanDefinitionReader</w:t>
      </w:r>
      <w:del w:id="923" w:author="zhang alex" w:date="2019-07-28T14:36:00Z">
        <w:r w:rsidDel="00235F20">
          <w:rPr>
            <w:rFonts w:ascii="Arial" w:hAnsi="Arial" w:cs="Arial"/>
            <w:color w:val="34302D"/>
            <w:shd w:val="clear" w:color="auto" w:fill="FFFFFF"/>
          </w:rPr>
          <w:delText>对于</w:delText>
        </w:r>
        <w:r w:rsidDel="00235F20">
          <w:rPr>
            <w:rFonts w:ascii="Arial" w:hAnsi="Arial" w:cs="Arial"/>
            <w:color w:val="34302D"/>
            <w:shd w:val="clear" w:color="auto" w:fill="FFFFFF"/>
          </w:rPr>
          <w:delText>XML</w:delText>
        </w:r>
        <w:r w:rsidDel="00235F20">
          <w:rPr>
            <w:rFonts w:ascii="Arial" w:hAnsi="Arial" w:cs="Arial"/>
            <w:color w:val="34302D"/>
            <w:shd w:val="clear" w:color="auto" w:fill="FFFFFF"/>
          </w:rPr>
          <w:delText>文件</w:delText>
        </w:r>
      </w:del>
      <w:r>
        <w:rPr>
          <w:rFonts w:ascii="Arial" w:hAnsi="Arial" w:cs="Arial"/>
          <w:color w:val="34302D"/>
          <w:shd w:val="clear" w:color="auto" w:fill="FFFFFF"/>
        </w:rPr>
        <w:t>，如以下示例所示：</w:t>
      </w:r>
    </w:p>
    <w:p w:rsidR="00BA0D5D" w:rsidRPr="0059690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24" w:author="zhang alex" w:date="2019-07-28T13:15:00Z">
            <w:rPr>
              <w:rFonts w:ascii="Consolas" w:eastAsia="宋体" w:hAnsi="Consolas" w:cs="宋体"/>
              <w:color w:val="34302D"/>
              <w:kern w:val="0"/>
              <w:sz w:val="24"/>
              <w:szCs w:val="24"/>
            </w:rPr>
          </w:rPrChange>
        </w:rPr>
      </w:pPr>
      <w:r w:rsidRPr="00596903">
        <w:rPr>
          <w:rFonts w:ascii="Consolas" w:eastAsia="宋体" w:hAnsi="Consolas" w:cs="宋体"/>
          <w:color w:val="34302D"/>
          <w:kern w:val="0"/>
          <w:sz w:val="18"/>
          <w:szCs w:val="18"/>
          <w:rPrChange w:id="925" w:author="zhang alex" w:date="2019-07-28T13:15:00Z">
            <w:rPr>
              <w:rFonts w:ascii="Consolas" w:eastAsia="宋体" w:hAnsi="Consolas" w:cs="宋体"/>
              <w:color w:val="34302D"/>
              <w:kern w:val="0"/>
              <w:sz w:val="24"/>
              <w:szCs w:val="24"/>
            </w:rPr>
          </w:rPrChange>
        </w:rPr>
        <w:t xml:space="preserve">GenericApplicationContext context = </w:t>
      </w:r>
      <w:r w:rsidRPr="00596903">
        <w:rPr>
          <w:rFonts w:ascii="Consolas" w:eastAsia="宋体" w:hAnsi="Consolas" w:cs="宋体"/>
          <w:b/>
          <w:bCs/>
          <w:color w:val="000000"/>
          <w:kern w:val="0"/>
          <w:sz w:val="18"/>
          <w:szCs w:val="18"/>
          <w:rPrChange w:id="926" w:author="zhang alex" w:date="2019-07-28T13:15:00Z">
            <w:rPr>
              <w:rFonts w:ascii="Consolas" w:eastAsia="宋体" w:hAnsi="Consolas" w:cs="宋体"/>
              <w:b/>
              <w:bCs/>
              <w:color w:val="000000"/>
              <w:kern w:val="0"/>
              <w:sz w:val="24"/>
              <w:szCs w:val="24"/>
            </w:rPr>
          </w:rPrChange>
        </w:rPr>
        <w:t>new</w:t>
      </w:r>
      <w:r w:rsidRPr="00596903">
        <w:rPr>
          <w:rFonts w:ascii="Consolas" w:eastAsia="宋体" w:hAnsi="Consolas" w:cs="宋体"/>
          <w:color w:val="34302D"/>
          <w:kern w:val="0"/>
          <w:sz w:val="18"/>
          <w:szCs w:val="18"/>
          <w:rPrChange w:id="927" w:author="zhang alex" w:date="2019-07-28T13:15:00Z">
            <w:rPr>
              <w:rFonts w:ascii="Consolas" w:eastAsia="宋体" w:hAnsi="Consolas" w:cs="宋体"/>
              <w:color w:val="34302D"/>
              <w:kern w:val="0"/>
              <w:sz w:val="24"/>
              <w:szCs w:val="24"/>
            </w:rPr>
          </w:rPrChange>
        </w:rPr>
        <w:t xml:space="preserve"> GenericApplicationContext();</w:t>
      </w:r>
    </w:p>
    <w:p w:rsidR="00BA0D5D" w:rsidRPr="0059690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28" w:author="zhang alex" w:date="2019-07-28T13:15:00Z">
            <w:rPr>
              <w:rFonts w:ascii="Consolas" w:eastAsia="宋体" w:hAnsi="Consolas" w:cs="宋体"/>
              <w:color w:val="34302D"/>
              <w:kern w:val="0"/>
              <w:sz w:val="24"/>
              <w:szCs w:val="24"/>
            </w:rPr>
          </w:rPrChange>
        </w:rPr>
      </w:pPr>
      <w:r w:rsidRPr="00596903">
        <w:rPr>
          <w:rFonts w:ascii="Consolas" w:eastAsia="宋体" w:hAnsi="Consolas" w:cs="宋体"/>
          <w:b/>
          <w:bCs/>
          <w:color w:val="000000"/>
          <w:kern w:val="0"/>
          <w:sz w:val="18"/>
          <w:szCs w:val="18"/>
          <w:rPrChange w:id="929" w:author="zhang alex" w:date="2019-07-28T13:15:00Z">
            <w:rPr>
              <w:rFonts w:ascii="Consolas" w:eastAsia="宋体" w:hAnsi="Consolas" w:cs="宋体"/>
              <w:b/>
              <w:bCs/>
              <w:color w:val="000000"/>
              <w:kern w:val="0"/>
              <w:sz w:val="24"/>
              <w:szCs w:val="24"/>
            </w:rPr>
          </w:rPrChange>
        </w:rPr>
        <w:t>new</w:t>
      </w:r>
      <w:r w:rsidRPr="00596903">
        <w:rPr>
          <w:rFonts w:ascii="Consolas" w:eastAsia="宋体" w:hAnsi="Consolas" w:cs="宋体"/>
          <w:color w:val="34302D"/>
          <w:kern w:val="0"/>
          <w:sz w:val="18"/>
          <w:szCs w:val="18"/>
          <w:rPrChange w:id="930" w:author="zhang alex" w:date="2019-07-28T13:15:00Z">
            <w:rPr>
              <w:rFonts w:ascii="Consolas" w:eastAsia="宋体" w:hAnsi="Consolas" w:cs="宋体"/>
              <w:color w:val="34302D"/>
              <w:kern w:val="0"/>
              <w:sz w:val="24"/>
              <w:szCs w:val="24"/>
            </w:rPr>
          </w:rPrChange>
        </w:rPr>
        <w:t xml:space="preserve"> XmlBeanDefinitionReader(context).loadBeanDefinitions(</w:t>
      </w:r>
      <w:r w:rsidRPr="00596903">
        <w:rPr>
          <w:rFonts w:ascii="Consolas" w:eastAsia="宋体" w:hAnsi="Consolas" w:cs="宋体"/>
          <w:color w:val="DD1144"/>
          <w:kern w:val="0"/>
          <w:sz w:val="18"/>
          <w:szCs w:val="18"/>
          <w:rPrChange w:id="931" w:author="zhang alex" w:date="2019-07-28T13:15:00Z">
            <w:rPr>
              <w:rFonts w:ascii="Consolas" w:eastAsia="宋体" w:hAnsi="Consolas" w:cs="宋体"/>
              <w:color w:val="DD1144"/>
              <w:kern w:val="0"/>
              <w:sz w:val="24"/>
              <w:szCs w:val="24"/>
            </w:rPr>
          </w:rPrChange>
        </w:rPr>
        <w:t>"services.xml"</w:t>
      </w:r>
      <w:r w:rsidRPr="00596903">
        <w:rPr>
          <w:rFonts w:ascii="Consolas" w:eastAsia="宋体" w:hAnsi="Consolas" w:cs="宋体"/>
          <w:color w:val="34302D"/>
          <w:kern w:val="0"/>
          <w:sz w:val="18"/>
          <w:szCs w:val="18"/>
          <w:rPrChange w:id="932" w:author="zhang alex" w:date="2019-07-28T13:15:00Z">
            <w:rPr>
              <w:rFonts w:ascii="Consolas" w:eastAsia="宋体" w:hAnsi="Consolas" w:cs="宋体"/>
              <w:color w:val="34302D"/>
              <w:kern w:val="0"/>
              <w:sz w:val="24"/>
              <w:szCs w:val="24"/>
            </w:rPr>
          </w:rPrChange>
        </w:rPr>
        <w:t xml:space="preserve">, </w:t>
      </w:r>
      <w:r w:rsidRPr="00596903">
        <w:rPr>
          <w:rFonts w:ascii="Consolas" w:eastAsia="宋体" w:hAnsi="Consolas" w:cs="宋体"/>
          <w:color w:val="DD1144"/>
          <w:kern w:val="0"/>
          <w:sz w:val="18"/>
          <w:szCs w:val="18"/>
          <w:rPrChange w:id="933" w:author="zhang alex" w:date="2019-07-28T13:15:00Z">
            <w:rPr>
              <w:rFonts w:ascii="Consolas" w:eastAsia="宋体" w:hAnsi="Consolas" w:cs="宋体"/>
              <w:color w:val="DD1144"/>
              <w:kern w:val="0"/>
              <w:sz w:val="24"/>
              <w:szCs w:val="24"/>
            </w:rPr>
          </w:rPrChange>
        </w:rPr>
        <w:t>"daos.xml"</w:t>
      </w:r>
      <w:r w:rsidRPr="00596903">
        <w:rPr>
          <w:rFonts w:ascii="Consolas" w:eastAsia="宋体" w:hAnsi="Consolas" w:cs="宋体"/>
          <w:color w:val="34302D"/>
          <w:kern w:val="0"/>
          <w:sz w:val="18"/>
          <w:szCs w:val="18"/>
          <w:rPrChange w:id="934" w:author="zhang alex" w:date="2019-07-28T13:15:00Z">
            <w:rPr>
              <w:rFonts w:ascii="Consolas" w:eastAsia="宋体" w:hAnsi="Consolas" w:cs="宋体"/>
              <w:color w:val="34302D"/>
              <w:kern w:val="0"/>
              <w:sz w:val="24"/>
              <w:szCs w:val="24"/>
            </w:rPr>
          </w:rPrChange>
        </w:rPr>
        <w:t>);</w:t>
      </w:r>
    </w:p>
    <w:p w:rsidR="00BA0D5D" w:rsidRPr="0059690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35" w:author="zhang alex" w:date="2019-07-28T13:15:00Z">
            <w:rPr>
              <w:rFonts w:ascii="Consolas" w:eastAsia="宋体" w:hAnsi="Consolas" w:cs="宋体"/>
              <w:color w:val="34302D"/>
              <w:kern w:val="0"/>
              <w:sz w:val="24"/>
              <w:szCs w:val="24"/>
            </w:rPr>
          </w:rPrChange>
        </w:rPr>
      </w:pPr>
      <w:r w:rsidRPr="00596903">
        <w:rPr>
          <w:rFonts w:ascii="Consolas" w:eastAsia="宋体" w:hAnsi="Consolas" w:cs="宋体"/>
          <w:color w:val="34302D"/>
          <w:kern w:val="0"/>
          <w:sz w:val="18"/>
          <w:szCs w:val="18"/>
          <w:rPrChange w:id="936" w:author="zhang alex" w:date="2019-07-28T13:15:00Z">
            <w:rPr>
              <w:rFonts w:ascii="Consolas" w:eastAsia="宋体" w:hAnsi="Consolas" w:cs="宋体"/>
              <w:color w:val="34302D"/>
              <w:kern w:val="0"/>
              <w:sz w:val="24"/>
              <w:szCs w:val="24"/>
            </w:rPr>
          </w:rPrChange>
        </w:rPr>
        <w:t>context.refresh();</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the </w:t>
      </w:r>
      <w:r w:rsidRPr="00BA0D5D">
        <w:rPr>
          <w:rFonts w:ascii="Consolas" w:eastAsia="宋体" w:hAnsi="Consolas" w:cs="宋体"/>
          <w:color w:val="34302D"/>
          <w:kern w:val="0"/>
          <w:sz w:val="23"/>
          <w:szCs w:val="23"/>
          <w:shd w:val="clear" w:color="auto" w:fill="F7F7F8"/>
        </w:rPr>
        <w:t>GroovyBeanDefinitionReader</w:t>
      </w:r>
      <w:r w:rsidRPr="00BA0D5D">
        <w:rPr>
          <w:rFonts w:ascii="inherit" w:eastAsia="宋体" w:hAnsi="inherit" w:cs="Arial"/>
          <w:color w:val="34302D"/>
          <w:kern w:val="0"/>
          <w:sz w:val="24"/>
          <w:szCs w:val="24"/>
        </w:rPr>
        <w:t> for Groovy files, as the following example shows:</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您还可以使用</w:t>
      </w:r>
      <w:r>
        <w:rPr>
          <w:rStyle w:val="HTML"/>
          <w:rFonts w:ascii="Consolas" w:hAnsi="Consolas"/>
          <w:sz w:val="23"/>
          <w:szCs w:val="23"/>
          <w:shd w:val="clear" w:color="auto" w:fill="F7F7F8"/>
        </w:rPr>
        <w:t>GroovyBeanDefinitionReader</w:t>
      </w:r>
      <w:r>
        <w:rPr>
          <w:rFonts w:ascii="Arial" w:hAnsi="Arial" w:cs="Arial"/>
          <w:color w:val="34302D"/>
          <w:shd w:val="clear" w:color="auto" w:fill="FFFFFF"/>
        </w:rPr>
        <w:t>for Groovy</w:t>
      </w:r>
      <w:r>
        <w:rPr>
          <w:rFonts w:ascii="Arial" w:hAnsi="Arial" w:cs="Arial"/>
          <w:color w:val="34302D"/>
          <w:shd w:val="clear" w:color="auto" w:fill="FFFFFF"/>
        </w:rPr>
        <w:t>文件，如以下示例所示：</w:t>
      </w:r>
    </w:p>
    <w:p w:rsidR="00BA0D5D" w:rsidRPr="0020307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37" w:author="zhang alex" w:date="2019-07-28T13:16:00Z">
            <w:rPr>
              <w:rFonts w:ascii="Consolas" w:eastAsia="宋体" w:hAnsi="Consolas" w:cs="宋体"/>
              <w:color w:val="34302D"/>
              <w:kern w:val="0"/>
              <w:sz w:val="24"/>
              <w:szCs w:val="24"/>
            </w:rPr>
          </w:rPrChange>
        </w:rPr>
      </w:pPr>
      <w:r w:rsidRPr="0020307F">
        <w:rPr>
          <w:rFonts w:ascii="Consolas" w:eastAsia="宋体" w:hAnsi="Consolas" w:cs="宋体"/>
          <w:color w:val="34302D"/>
          <w:kern w:val="0"/>
          <w:sz w:val="18"/>
          <w:szCs w:val="18"/>
          <w:rPrChange w:id="938" w:author="zhang alex" w:date="2019-07-28T13:16:00Z">
            <w:rPr>
              <w:rFonts w:ascii="Consolas" w:eastAsia="宋体" w:hAnsi="Consolas" w:cs="宋体"/>
              <w:color w:val="34302D"/>
              <w:kern w:val="0"/>
              <w:sz w:val="24"/>
              <w:szCs w:val="24"/>
            </w:rPr>
          </w:rPrChange>
        </w:rPr>
        <w:t xml:space="preserve">GenericApplicationContext context = </w:t>
      </w:r>
      <w:r w:rsidRPr="0020307F">
        <w:rPr>
          <w:rFonts w:ascii="Consolas" w:eastAsia="宋体" w:hAnsi="Consolas" w:cs="宋体"/>
          <w:b/>
          <w:bCs/>
          <w:color w:val="000000"/>
          <w:kern w:val="0"/>
          <w:sz w:val="18"/>
          <w:szCs w:val="18"/>
          <w:rPrChange w:id="939" w:author="zhang alex" w:date="2019-07-28T13:16:00Z">
            <w:rPr>
              <w:rFonts w:ascii="Consolas" w:eastAsia="宋体" w:hAnsi="Consolas" w:cs="宋体"/>
              <w:b/>
              <w:bCs/>
              <w:color w:val="000000"/>
              <w:kern w:val="0"/>
              <w:sz w:val="24"/>
              <w:szCs w:val="24"/>
            </w:rPr>
          </w:rPrChange>
        </w:rPr>
        <w:t>new</w:t>
      </w:r>
      <w:r w:rsidRPr="0020307F">
        <w:rPr>
          <w:rFonts w:ascii="Consolas" w:eastAsia="宋体" w:hAnsi="Consolas" w:cs="宋体"/>
          <w:color w:val="34302D"/>
          <w:kern w:val="0"/>
          <w:sz w:val="18"/>
          <w:szCs w:val="18"/>
          <w:rPrChange w:id="940" w:author="zhang alex" w:date="2019-07-28T13:16:00Z">
            <w:rPr>
              <w:rFonts w:ascii="Consolas" w:eastAsia="宋体" w:hAnsi="Consolas" w:cs="宋体"/>
              <w:color w:val="34302D"/>
              <w:kern w:val="0"/>
              <w:sz w:val="24"/>
              <w:szCs w:val="24"/>
            </w:rPr>
          </w:rPrChange>
        </w:rPr>
        <w:t xml:space="preserve"> GenericApplicationContext();</w:t>
      </w:r>
    </w:p>
    <w:p w:rsidR="00BA0D5D" w:rsidRPr="0020307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41" w:author="zhang alex" w:date="2019-07-28T13:16:00Z">
            <w:rPr>
              <w:rFonts w:ascii="Consolas" w:eastAsia="宋体" w:hAnsi="Consolas" w:cs="宋体"/>
              <w:color w:val="34302D"/>
              <w:kern w:val="0"/>
              <w:sz w:val="24"/>
              <w:szCs w:val="24"/>
            </w:rPr>
          </w:rPrChange>
        </w:rPr>
      </w:pPr>
      <w:r w:rsidRPr="0020307F">
        <w:rPr>
          <w:rFonts w:ascii="Consolas" w:eastAsia="宋体" w:hAnsi="Consolas" w:cs="宋体"/>
          <w:b/>
          <w:bCs/>
          <w:color w:val="000000"/>
          <w:kern w:val="0"/>
          <w:sz w:val="18"/>
          <w:szCs w:val="18"/>
          <w:rPrChange w:id="942" w:author="zhang alex" w:date="2019-07-28T13:16:00Z">
            <w:rPr>
              <w:rFonts w:ascii="Consolas" w:eastAsia="宋体" w:hAnsi="Consolas" w:cs="宋体"/>
              <w:b/>
              <w:bCs/>
              <w:color w:val="000000"/>
              <w:kern w:val="0"/>
              <w:sz w:val="24"/>
              <w:szCs w:val="24"/>
            </w:rPr>
          </w:rPrChange>
        </w:rPr>
        <w:t>new</w:t>
      </w:r>
      <w:r w:rsidRPr="0020307F">
        <w:rPr>
          <w:rFonts w:ascii="Consolas" w:eastAsia="宋体" w:hAnsi="Consolas" w:cs="宋体"/>
          <w:color w:val="34302D"/>
          <w:kern w:val="0"/>
          <w:sz w:val="18"/>
          <w:szCs w:val="18"/>
          <w:rPrChange w:id="943" w:author="zhang alex" w:date="2019-07-28T13:16:00Z">
            <w:rPr>
              <w:rFonts w:ascii="Consolas" w:eastAsia="宋体" w:hAnsi="Consolas" w:cs="宋体"/>
              <w:color w:val="34302D"/>
              <w:kern w:val="0"/>
              <w:sz w:val="24"/>
              <w:szCs w:val="24"/>
            </w:rPr>
          </w:rPrChange>
        </w:rPr>
        <w:t xml:space="preserve"> GroovyBeanDefinitionReader(context).loadBeanDefinitions(</w:t>
      </w:r>
      <w:r w:rsidRPr="0020307F">
        <w:rPr>
          <w:rFonts w:ascii="Consolas" w:eastAsia="宋体" w:hAnsi="Consolas" w:cs="宋体"/>
          <w:color w:val="DD1144"/>
          <w:kern w:val="0"/>
          <w:sz w:val="18"/>
          <w:szCs w:val="18"/>
          <w:rPrChange w:id="944" w:author="zhang alex" w:date="2019-07-28T13:16:00Z">
            <w:rPr>
              <w:rFonts w:ascii="Consolas" w:eastAsia="宋体" w:hAnsi="Consolas" w:cs="宋体"/>
              <w:color w:val="DD1144"/>
              <w:kern w:val="0"/>
              <w:sz w:val="24"/>
              <w:szCs w:val="24"/>
            </w:rPr>
          </w:rPrChange>
        </w:rPr>
        <w:t>"services.groovy"</w:t>
      </w:r>
      <w:r w:rsidRPr="0020307F">
        <w:rPr>
          <w:rFonts w:ascii="Consolas" w:eastAsia="宋体" w:hAnsi="Consolas" w:cs="宋体"/>
          <w:color w:val="34302D"/>
          <w:kern w:val="0"/>
          <w:sz w:val="18"/>
          <w:szCs w:val="18"/>
          <w:rPrChange w:id="945" w:author="zhang alex" w:date="2019-07-28T13:16:00Z">
            <w:rPr>
              <w:rFonts w:ascii="Consolas" w:eastAsia="宋体" w:hAnsi="Consolas" w:cs="宋体"/>
              <w:color w:val="34302D"/>
              <w:kern w:val="0"/>
              <w:sz w:val="24"/>
              <w:szCs w:val="24"/>
            </w:rPr>
          </w:rPrChange>
        </w:rPr>
        <w:t xml:space="preserve">, </w:t>
      </w:r>
      <w:r w:rsidRPr="0020307F">
        <w:rPr>
          <w:rFonts w:ascii="Consolas" w:eastAsia="宋体" w:hAnsi="Consolas" w:cs="宋体"/>
          <w:color w:val="DD1144"/>
          <w:kern w:val="0"/>
          <w:sz w:val="18"/>
          <w:szCs w:val="18"/>
          <w:rPrChange w:id="946" w:author="zhang alex" w:date="2019-07-28T13:16:00Z">
            <w:rPr>
              <w:rFonts w:ascii="Consolas" w:eastAsia="宋体" w:hAnsi="Consolas" w:cs="宋体"/>
              <w:color w:val="DD1144"/>
              <w:kern w:val="0"/>
              <w:sz w:val="24"/>
              <w:szCs w:val="24"/>
            </w:rPr>
          </w:rPrChange>
        </w:rPr>
        <w:t>"daos.groovy"</w:t>
      </w:r>
      <w:r w:rsidRPr="0020307F">
        <w:rPr>
          <w:rFonts w:ascii="Consolas" w:eastAsia="宋体" w:hAnsi="Consolas" w:cs="宋体"/>
          <w:color w:val="34302D"/>
          <w:kern w:val="0"/>
          <w:sz w:val="18"/>
          <w:szCs w:val="18"/>
          <w:rPrChange w:id="947" w:author="zhang alex" w:date="2019-07-28T13:16:00Z">
            <w:rPr>
              <w:rFonts w:ascii="Consolas" w:eastAsia="宋体" w:hAnsi="Consolas" w:cs="宋体"/>
              <w:color w:val="34302D"/>
              <w:kern w:val="0"/>
              <w:sz w:val="24"/>
              <w:szCs w:val="24"/>
            </w:rPr>
          </w:rPrChange>
        </w:rPr>
        <w:t>);</w:t>
      </w:r>
    </w:p>
    <w:p w:rsidR="00BA0D5D" w:rsidRPr="0020307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948" w:author="zhang alex" w:date="2019-07-28T13:16:00Z">
            <w:rPr>
              <w:rFonts w:ascii="Consolas" w:eastAsia="宋体" w:hAnsi="Consolas" w:cs="宋体"/>
              <w:color w:val="34302D"/>
              <w:kern w:val="0"/>
              <w:sz w:val="24"/>
              <w:szCs w:val="24"/>
            </w:rPr>
          </w:rPrChange>
        </w:rPr>
      </w:pPr>
      <w:r w:rsidRPr="0020307F">
        <w:rPr>
          <w:rFonts w:ascii="Consolas" w:eastAsia="宋体" w:hAnsi="Consolas" w:cs="宋体"/>
          <w:color w:val="34302D"/>
          <w:kern w:val="0"/>
          <w:sz w:val="18"/>
          <w:szCs w:val="18"/>
          <w:rPrChange w:id="949" w:author="zhang alex" w:date="2019-07-28T13:16:00Z">
            <w:rPr>
              <w:rFonts w:ascii="Consolas" w:eastAsia="宋体" w:hAnsi="Consolas" w:cs="宋体"/>
              <w:color w:val="34302D"/>
              <w:kern w:val="0"/>
              <w:sz w:val="24"/>
              <w:szCs w:val="24"/>
            </w:rPr>
          </w:rPrChange>
        </w:rPr>
        <w:t>context.refresh();</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mix and match such reader delegates on the same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reading bean definitions from diverse configuration sources.</w:t>
      </w:r>
    </w:p>
    <w:p w:rsidR="00F27904" w:rsidRPr="0071232C" w:rsidRDefault="00F27904" w:rsidP="00BA0D5D">
      <w:pPr>
        <w:widowControl/>
        <w:shd w:val="clear" w:color="auto" w:fill="FFFFFF"/>
        <w:spacing w:after="300"/>
        <w:jc w:val="left"/>
        <w:rPr>
          <w:rFonts w:ascii="Arial" w:hAnsi="Arial" w:cs="Arial"/>
          <w:color w:val="34302D"/>
          <w:shd w:val="clear" w:color="auto" w:fill="FFFFFF"/>
        </w:rPr>
      </w:pPr>
      <w:r w:rsidRPr="0071232C">
        <w:rPr>
          <w:rFonts w:ascii="Arial" w:hAnsi="Arial" w:cs="Arial" w:hint="eastAsia"/>
          <w:color w:val="34302D"/>
          <w:shd w:val="clear" w:color="auto" w:fill="FFFFFF"/>
        </w:rPr>
        <w:t>您可以在同一</w:t>
      </w:r>
      <w:ins w:id="950" w:author="zhang alex" w:date="2019-07-28T14:37:00Z">
        <w:r w:rsidR="00C214E0" w:rsidRPr="00BA0D5D">
          <w:rPr>
            <w:rFonts w:ascii="Consolas" w:eastAsia="宋体" w:hAnsi="Consolas" w:cs="宋体"/>
            <w:color w:val="34302D"/>
            <w:kern w:val="0"/>
            <w:sz w:val="23"/>
            <w:szCs w:val="23"/>
            <w:shd w:val="clear" w:color="auto" w:fill="F7F7F8"/>
          </w:rPr>
          <w:t>ApplicationContext</w:t>
        </w:r>
      </w:ins>
      <w:del w:id="951" w:author="zhang alex" w:date="2019-07-28T14:37:00Z">
        <w:r w:rsidRPr="0071232C" w:rsidDel="00C214E0">
          <w:rPr>
            <w:rFonts w:ascii="Arial" w:hAnsi="Arial" w:cs="Arial" w:hint="eastAsia"/>
            <w:color w:val="34302D"/>
            <w:shd w:val="clear" w:color="auto" w:fill="FFFFFF"/>
          </w:rPr>
          <w:delText>应用程序上下文上</w:delText>
        </w:r>
      </w:del>
      <w:r w:rsidRPr="0071232C">
        <w:rPr>
          <w:rFonts w:ascii="Arial" w:hAnsi="Arial" w:cs="Arial" w:hint="eastAsia"/>
          <w:color w:val="34302D"/>
          <w:shd w:val="clear" w:color="auto" w:fill="FFFFFF"/>
        </w:rPr>
        <w:t>混合和匹配这样的</w:t>
      </w:r>
      <w:ins w:id="952" w:author="zhang alex" w:date="2019-07-28T14:37:00Z">
        <w:r w:rsidR="00C214E0" w:rsidRPr="00BA0D5D">
          <w:rPr>
            <w:rFonts w:ascii="inherit" w:eastAsia="宋体" w:hAnsi="inherit" w:cs="Arial"/>
            <w:color w:val="34302D"/>
            <w:kern w:val="0"/>
            <w:sz w:val="24"/>
            <w:szCs w:val="24"/>
          </w:rPr>
          <w:t>reader</w:t>
        </w:r>
      </w:ins>
      <w:del w:id="953" w:author="zhang alex" w:date="2019-07-28T14:37:00Z">
        <w:r w:rsidRPr="0071232C" w:rsidDel="00C214E0">
          <w:rPr>
            <w:rFonts w:ascii="Arial" w:hAnsi="Arial" w:cs="Arial" w:hint="eastAsia"/>
            <w:color w:val="34302D"/>
            <w:shd w:val="clear" w:color="auto" w:fill="FFFFFF"/>
          </w:rPr>
          <w:delText>读卡器</w:delText>
        </w:r>
      </w:del>
      <w:r w:rsidRPr="0071232C">
        <w:rPr>
          <w:rFonts w:ascii="Arial" w:hAnsi="Arial" w:cs="Arial" w:hint="eastAsia"/>
          <w:color w:val="34302D"/>
          <w:shd w:val="clear" w:color="auto" w:fill="FFFFFF"/>
        </w:rPr>
        <w:t>委托，从不同的配置源读取</w:t>
      </w:r>
      <w:r w:rsidRPr="0071232C">
        <w:rPr>
          <w:rFonts w:ascii="Arial" w:hAnsi="Arial" w:cs="Arial" w:hint="eastAsia"/>
          <w:color w:val="34302D"/>
          <w:shd w:val="clear" w:color="auto" w:fill="FFFFFF"/>
        </w:rPr>
        <w:t>bean</w:t>
      </w:r>
      <w:r w:rsidRPr="0071232C">
        <w:rPr>
          <w:rFonts w:ascii="Arial" w:hAnsi="Arial" w:cs="Arial" w:hint="eastAsia"/>
          <w:color w:val="34302D"/>
          <w:shd w:val="clear" w:color="auto" w:fill="FFFFFF"/>
        </w:rPr>
        <w:t>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then use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to retrieve instances of your beans.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 has a few other methods for retrieving beans, but, ideally, your application code should never use them. Indeed, your application code should have no calls to the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method at all and thus have no dependency on Spring APIs at all. For example, Spring’s integration with web frameworks provides dependency injection for various web framework components such as controllers and JSF-managed beans, letting you declare a dependency on a specific bean through metadata (such as an autowiring annotation).</w:t>
      </w:r>
    </w:p>
    <w:p w:rsidR="00F84E11" w:rsidRPr="00BA0D5D" w:rsidRDefault="00F84E1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然后，您可以使用</w:t>
      </w:r>
      <w:del w:id="954" w:author="zhang alex" w:date="2019-07-28T14:42:00Z">
        <w:r w:rsidDel="00513339">
          <w:rPr>
            <w:rFonts w:ascii="Arial" w:hAnsi="Arial" w:cs="Arial"/>
            <w:color w:val="34302D"/>
            <w:shd w:val="clear" w:color="auto" w:fill="FFFFFF"/>
          </w:rPr>
          <w:delText>它</w:delText>
        </w:r>
      </w:del>
      <w:r>
        <w:rPr>
          <w:rStyle w:val="HTML"/>
          <w:rFonts w:ascii="Consolas" w:hAnsi="Consolas"/>
          <w:sz w:val="23"/>
          <w:szCs w:val="23"/>
          <w:shd w:val="clear" w:color="auto" w:fill="F7F7F8"/>
        </w:rPr>
        <w:t>getBean</w:t>
      </w:r>
      <w:r>
        <w:rPr>
          <w:rFonts w:ascii="Arial" w:hAnsi="Arial" w:cs="Arial"/>
          <w:color w:val="34302D"/>
          <w:shd w:val="clear" w:color="auto" w:fill="FFFFFF"/>
        </w:rPr>
        <w:t>来</w:t>
      </w:r>
      <w:del w:id="955" w:author="zhang alex" w:date="2019-07-28T14:42:00Z">
        <w:r w:rsidDel="00513339">
          <w:rPr>
            <w:rFonts w:ascii="Arial" w:hAnsi="Arial" w:cs="Arial"/>
            <w:color w:val="34302D"/>
            <w:shd w:val="clear" w:color="auto" w:fill="FFFFFF"/>
          </w:rPr>
          <w:delText>检索</w:delText>
        </w:r>
      </w:del>
      <w:ins w:id="956" w:author="zhang alex" w:date="2019-07-28T14:43:00Z">
        <w:r w:rsidR="00513339">
          <w:rPr>
            <w:rFonts w:hint="eastAsia"/>
          </w:rPr>
          <w:t>获取</w:t>
        </w:r>
      </w:ins>
      <w:r>
        <w:rPr>
          <w:rFonts w:ascii="Arial" w:hAnsi="Arial" w:cs="Arial"/>
          <w:color w:val="34302D"/>
          <w:shd w:val="clear" w:color="auto" w:fill="FFFFFF"/>
        </w:rPr>
        <w:t>Bean</w:t>
      </w:r>
      <w:r>
        <w:rPr>
          <w:rFonts w:ascii="Arial" w:hAnsi="Arial" w:cs="Arial"/>
          <w:color w:val="34302D"/>
          <w:shd w:val="clear" w:color="auto" w:fill="FFFFFF"/>
        </w:rPr>
        <w:t>的实例。</w:t>
      </w:r>
      <w:del w:id="957" w:author="zhang alex" w:date="2019-07-28T14:43:00Z">
        <w:r w:rsidDel="007D4442">
          <w:rPr>
            <w:rFonts w:ascii="Arial" w:hAnsi="Arial" w:cs="Arial"/>
            <w:color w:val="34302D"/>
            <w:shd w:val="clear" w:color="auto" w:fill="FFFFFF"/>
          </w:rPr>
          <w:delText>该</w:delText>
        </w:r>
      </w:del>
      <w:r>
        <w:rPr>
          <w:rStyle w:val="HTML"/>
          <w:rFonts w:ascii="Consolas" w:hAnsi="Consolas"/>
          <w:sz w:val="23"/>
          <w:szCs w:val="23"/>
          <w:shd w:val="clear" w:color="auto" w:fill="F7F7F8"/>
        </w:rPr>
        <w:t>ApplicationContext</w:t>
      </w:r>
      <w:r>
        <w:rPr>
          <w:rFonts w:ascii="Arial" w:hAnsi="Arial" w:cs="Arial"/>
          <w:color w:val="34302D"/>
          <w:shd w:val="clear" w:color="auto" w:fill="FFFFFF"/>
        </w:rPr>
        <w:t> </w:t>
      </w:r>
      <w:r>
        <w:rPr>
          <w:rFonts w:ascii="Arial" w:hAnsi="Arial" w:cs="Arial"/>
          <w:color w:val="34302D"/>
          <w:shd w:val="clear" w:color="auto" w:fill="FFFFFF"/>
        </w:rPr>
        <w:t>接口还有一些其他方法可用于检索</w:t>
      </w:r>
      <w:r>
        <w:rPr>
          <w:rFonts w:ascii="Arial" w:hAnsi="Arial" w:cs="Arial"/>
          <w:color w:val="34302D"/>
          <w:shd w:val="clear" w:color="auto" w:fill="FFFFFF"/>
        </w:rPr>
        <w:t>bean</w:t>
      </w:r>
      <w:r>
        <w:rPr>
          <w:rFonts w:ascii="Arial" w:hAnsi="Arial" w:cs="Arial"/>
          <w:color w:val="34302D"/>
          <w:shd w:val="clear" w:color="auto" w:fill="FFFFFF"/>
        </w:rPr>
        <w:t>，但理想情况下，应用程序代码永远不应使用它们。实际上，您的应用程序代码根本不应该调用</w:t>
      </w:r>
      <w:del w:id="958" w:author="zhang alex" w:date="2019-07-28T14:43:00Z">
        <w:r w:rsidDel="007D4442">
          <w:rPr>
            <w:rFonts w:ascii="Arial" w:hAnsi="Arial" w:cs="Arial"/>
            <w:color w:val="34302D"/>
            <w:shd w:val="clear" w:color="auto" w:fill="FFFFFF"/>
          </w:rPr>
          <w:delText>该</w:delText>
        </w:r>
      </w:del>
      <w:r>
        <w:rPr>
          <w:rFonts w:ascii="Arial" w:hAnsi="Arial" w:cs="Arial"/>
          <w:color w:val="34302D"/>
          <w:shd w:val="clear" w:color="auto" w:fill="FFFFFF"/>
        </w:rPr>
        <w:t> </w:t>
      </w:r>
      <w:r>
        <w:rPr>
          <w:rStyle w:val="HTML"/>
          <w:rFonts w:ascii="Consolas" w:hAnsi="Consolas"/>
          <w:sz w:val="23"/>
          <w:szCs w:val="23"/>
          <w:shd w:val="clear" w:color="auto" w:fill="F7F7F8"/>
        </w:rPr>
        <w:t>getBean()</w:t>
      </w:r>
      <w:r>
        <w:rPr>
          <w:rFonts w:ascii="Arial" w:hAnsi="Arial" w:cs="Arial"/>
          <w:color w:val="34302D"/>
          <w:shd w:val="clear" w:color="auto" w:fill="FFFFFF"/>
        </w:rPr>
        <w:t>方法，因此根本不依赖于</w:t>
      </w:r>
      <w:r>
        <w:rPr>
          <w:rFonts w:ascii="Arial" w:hAnsi="Arial" w:cs="Arial"/>
          <w:color w:val="34302D"/>
          <w:shd w:val="clear" w:color="auto" w:fill="FFFFFF"/>
        </w:rPr>
        <w:t>Spring API</w:t>
      </w:r>
      <w:r>
        <w:rPr>
          <w:rFonts w:ascii="Arial" w:hAnsi="Arial" w:cs="Arial"/>
          <w:color w:val="34302D"/>
          <w:shd w:val="clear" w:color="auto" w:fill="FFFFFF"/>
        </w:rPr>
        <w:t>。例如，</w:t>
      </w:r>
      <w:r>
        <w:rPr>
          <w:rFonts w:ascii="Arial" w:hAnsi="Arial" w:cs="Arial"/>
          <w:color w:val="34302D"/>
          <w:shd w:val="clear" w:color="auto" w:fill="FFFFFF"/>
        </w:rPr>
        <w:t>Spring</w:t>
      </w:r>
      <w:r>
        <w:rPr>
          <w:rFonts w:ascii="Arial" w:hAnsi="Arial" w:cs="Arial"/>
          <w:color w:val="34302D"/>
          <w:shd w:val="clear" w:color="auto" w:fill="FFFFFF"/>
        </w:rPr>
        <w:t>与</w:t>
      </w:r>
      <w:r>
        <w:rPr>
          <w:rFonts w:ascii="Arial" w:hAnsi="Arial" w:cs="Arial"/>
          <w:color w:val="34302D"/>
          <w:shd w:val="clear" w:color="auto" w:fill="FFFFFF"/>
        </w:rPr>
        <w:t>Web</w:t>
      </w:r>
      <w:r>
        <w:rPr>
          <w:rFonts w:ascii="Arial" w:hAnsi="Arial" w:cs="Arial"/>
          <w:color w:val="34302D"/>
          <w:shd w:val="clear" w:color="auto" w:fill="FFFFFF"/>
        </w:rPr>
        <w:t>框架的集成为各种</w:t>
      </w:r>
      <w:r>
        <w:rPr>
          <w:rFonts w:ascii="Arial" w:hAnsi="Arial" w:cs="Arial"/>
          <w:color w:val="34302D"/>
          <w:shd w:val="clear" w:color="auto" w:fill="FFFFFF"/>
        </w:rPr>
        <w:t>Web</w:t>
      </w:r>
      <w:r>
        <w:rPr>
          <w:rFonts w:ascii="Arial" w:hAnsi="Arial" w:cs="Arial"/>
          <w:color w:val="34302D"/>
          <w:shd w:val="clear" w:color="auto" w:fill="FFFFFF"/>
        </w:rPr>
        <w:t>框架组件（如控制器和</w:t>
      </w:r>
      <w:r>
        <w:rPr>
          <w:rFonts w:ascii="Arial" w:hAnsi="Arial" w:cs="Arial"/>
          <w:color w:val="34302D"/>
          <w:shd w:val="clear" w:color="auto" w:fill="FFFFFF"/>
        </w:rPr>
        <w:t>JSF</w:t>
      </w:r>
      <w:r>
        <w:rPr>
          <w:rFonts w:ascii="Arial" w:hAnsi="Arial" w:cs="Arial"/>
          <w:color w:val="34302D"/>
          <w:shd w:val="clear" w:color="auto" w:fill="FFFFFF"/>
        </w:rPr>
        <w:t>托管</w:t>
      </w:r>
      <w:r>
        <w:rPr>
          <w:rFonts w:ascii="Arial" w:hAnsi="Arial" w:cs="Arial"/>
          <w:color w:val="34302D"/>
          <w:shd w:val="clear" w:color="auto" w:fill="FFFFFF"/>
        </w:rPr>
        <w:t>bean</w:t>
      </w:r>
      <w:r>
        <w:rPr>
          <w:rFonts w:ascii="Arial" w:hAnsi="Arial" w:cs="Arial"/>
          <w:color w:val="34302D"/>
          <w:shd w:val="clear" w:color="auto" w:fill="FFFFFF"/>
        </w:rPr>
        <w:t>）提供依赖注入，允许您通过元数据（例如自动装配注释）声明对特定</w:t>
      </w:r>
      <w:r>
        <w:rPr>
          <w:rFonts w:ascii="Arial" w:hAnsi="Arial" w:cs="Arial"/>
          <w:color w:val="34302D"/>
          <w:shd w:val="clear" w:color="auto" w:fill="FFFFFF"/>
        </w:rPr>
        <w:t>bean</w:t>
      </w:r>
      <w:r>
        <w:rPr>
          <w:rFonts w:ascii="Arial" w:hAnsi="Arial" w:cs="Arial"/>
          <w:color w:val="34302D"/>
          <w:shd w:val="clear" w:color="auto" w:fill="FFFFFF"/>
        </w:rPr>
        <w:t>的依赖性。</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959" w:name="_Toc15219494"/>
      <w:r w:rsidRPr="00BA0D5D">
        <w:rPr>
          <w:rFonts w:ascii="Arial" w:eastAsia="宋体" w:hAnsi="Arial" w:cs="Arial"/>
          <w:color w:val="34302D"/>
          <w:kern w:val="0"/>
          <w:sz w:val="41"/>
          <w:szCs w:val="41"/>
        </w:rPr>
        <w:t>1.3. Bean Overview</w:t>
      </w:r>
      <w:bookmarkEnd w:id="959"/>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 Spring IoC container manages one or more beans. These beans are created with the configuration metadata that you supply to the container (for example, in the form of XML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definitions).</w:t>
      </w:r>
    </w:p>
    <w:p w:rsidR="001E647C" w:rsidRDefault="001E647C" w:rsidP="00BA0D5D">
      <w:pPr>
        <w:widowControl/>
        <w:shd w:val="clear" w:color="auto" w:fill="FFFFFF"/>
        <w:spacing w:after="300"/>
        <w:jc w:val="left"/>
        <w:rPr>
          <w:ins w:id="960" w:author="zhang alex" w:date="2019-07-28T15:10:00Z"/>
          <w:rFonts w:ascii="inherit" w:eastAsia="宋体" w:hAnsi="inherit" w:cs="Arial" w:hint="eastAsia"/>
          <w:color w:val="34302D"/>
          <w:kern w:val="0"/>
          <w:sz w:val="24"/>
          <w:szCs w:val="24"/>
        </w:rPr>
      </w:pPr>
      <w:r w:rsidRPr="00733335">
        <w:rPr>
          <w:rFonts w:ascii="inherit" w:eastAsia="宋体" w:hAnsi="inherit" w:cs="Arial"/>
          <w:color w:val="34302D"/>
          <w:kern w:val="0"/>
          <w:sz w:val="24"/>
          <w:szCs w:val="24"/>
        </w:rPr>
        <w:t>Spring IoC</w:t>
      </w:r>
      <w:r w:rsidRPr="00733335">
        <w:rPr>
          <w:rFonts w:ascii="inherit" w:eastAsia="宋体" w:hAnsi="inherit" w:cs="Arial"/>
          <w:color w:val="34302D"/>
          <w:kern w:val="0"/>
          <w:sz w:val="24"/>
          <w:szCs w:val="24"/>
        </w:rPr>
        <w:t>容器管理一个或多个</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。这些</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是使用您提供给容器的配置元数据创建的（例如，以</w:t>
      </w:r>
      <w:r w:rsidRPr="00733335">
        <w:rPr>
          <w:rFonts w:ascii="inherit" w:eastAsia="宋体" w:hAnsi="inherit" w:cs="Arial"/>
          <w:color w:val="34302D"/>
          <w:kern w:val="0"/>
          <w:sz w:val="24"/>
          <w:szCs w:val="24"/>
        </w:rPr>
        <w:t>XML </w:t>
      </w:r>
      <w:r w:rsidRPr="00733335">
        <w:rPr>
          <w:rFonts w:ascii="Consolas" w:eastAsia="宋体" w:hAnsi="Consolas" w:cs="宋体"/>
          <w:color w:val="34302D"/>
          <w:kern w:val="0"/>
          <w:sz w:val="23"/>
          <w:szCs w:val="23"/>
          <w:shd w:val="clear" w:color="auto" w:fill="F7F7F8"/>
        </w:rPr>
        <w:t>&lt;bean/&gt;</w:t>
      </w:r>
      <w:r w:rsidRPr="00733335">
        <w:rPr>
          <w:rFonts w:ascii="inherit" w:eastAsia="宋体" w:hAnsi="inherit" w:cs="Arial"/>
          <w:color w:val="34302D"/>
          <w:kern w:val="0"/>
          <w:sz w:val="24"/>
          <w:szCs w:val="24"/>
        </w:rPr>
        <w:t>定义的形式</w:t>
      </w:r>
      <w:r w:rsidRPr="00733335">
        <w:rPr>
          <w:rFonts w:ascii="inherit" w:eastAsia="宋体" w:hAnsi="inherit" w:cs="Arial"/>
          <w:color w:val="34302D"/>
          <w:kern w:val="0"/>
          <w:sz w:val="24"/>
          <w:szCs w:val="24"/>
        </w:rPr>
        <w:t> </w:t>
      </w:r>
      <w:r w:rsidRPr="00733335">
        <w:rPr>
          <w:rFonts w:ascii="inherit" w:eastAsia="宋体" w:hAnsi="inherit" w:cs="Arial"/>
          <w:color w:val="34302D"/>
          <w:kern w:val="0"/>
          <w:sz w:val="24"/>
          <w:szCs w:val="24"/>
        </w:rPr>
        <w:t>）。</w:t>
      </w:r>
    </w:p>
    <w:p w:rsidR="00385AA9" w:rsidRPr="001E647C" w:rsidRDefault="00385AA9">
      <w:pPr>
        <w:widowControl/>
        <w:shd w:val="clear" w:color="auto" w:fill="FFFFFF"/>
        <w:spacing w:after="300"/>
        <w:jc w:val="center"/>
        <w:rPr>
          <w:rFonts w:ascii="inherit" w:eastAsia="宋体" w:hAnsi="inherit" w:cs="Arial" w:hint="eastAsia"/>
          <w:color w:val="34302D"/>
          <w:kern w:val="0"/>
          <w:sz w:val="24"/>
          <w:szCs w:val="24"/>
        </w:rPr>
        <w:pPrChange w:id="961" w:author="zhang alex" w:date="2019-07-28T15:10:00Z">
          <w:pPr>
            <w:widowControl/>
            <w:shd w:val="clear" w:color="auto" w:fill="FFFFFF"/>
            <w:spacing w:after="300"/>
            <w:jc w:val="left"/>
          </w:pPr>
        </w:pPrChange>
      </w:pPr>
      <w:ins w:id="962" w:author="zhang alex" w:date="2019-07-28T15:10:00Z">
        <w:r>
          <w:rPr>
            <w:rFonts w:ascii="inherit" w:eastAsia="宋体" w:hAnsi="inherit" w:cs="Arial" w:hint="eastAsia"/>
            <w:noProof/>
            <w:color w:val="34302D"/>
            <w:kern w:val="0"/>
            <w:sz w:val="24"/>
            <w:szCs w:val="24"/>
          </w:rPr>
          <w:drawing>
            <wp:inline distT="0" distB="0" distL="0" distR="0" wp14:anchorId="18ABA9B3" wp14:editId="0C99E92F">
              <wp:extent cx="3482807" cy="6297022"/>
              <wp:effectExtent l="0" t="0" r="381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anDefinition.png"/>
                      <pic:cNvPicPr/>
                    </pic:nvPicPr>
                    <pic:blipFill>
                      <a:blip r:embed="rId45">
                        <a:extLst>
                          <a:ext uri="{28A0092B-C50C-407E-A947-70E740481C1C}">
                            <a14:useLocalDpi xmlns:a14="http://schemas.microsoft.com/office/drawing/2010/main" val="0"/>
                          </a:ext>
                        </a:extLst>
                      </a:blip>
                      <a:stretch>
                        <a:fillRect/>
                      </a:stretch>
                    </pic:blipFill>
                    <pic:spPr>
                      <a:xfrm>
                        <a:off x="0" y="0"/>
                        <a:ext cx="3504241" cy="6335776"/>
                      </a:xfrm>
                      <a:prstGeom prst="rect">
                        <a:avLst/>
                      </a:prstGeom>
                    </pic:spPr>
                  </pic:pic>
                </a:graphicData>
              </a:graphic>
            </wp:inline>
          </w:drawing>
        </w:r>
      </w:ins>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Within the container itself, these bean definitions are represented as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objects, which contain (among other information) the following metadata:</w:t>
      </w:r>
    </w:p>
    <w:p w:rsidR="00D36160" w:rsidRPr="001E647C" w:rsidRDefault="001E647C" w:rsidP="00BA04F4">
      <w:pPr>
        <w:widowControl/>
        <w:shd w:val="clear" w:color="auto" w:fill="FFFFFF"/>
        <w:spacing w:after="300"/>
        <w:jc w:val="left"/>
        <w:rPr>
          <w:rFonts w:ascii="inherit" w:eastAsia="宋体" w:hAnsi="inherit" w:cs="Arial" w:hint="eastAsia"/>
          <w:color w:val="34302D"/>
          <w:kern w:val="0"/>
          <w:sz w:val="24"/>
          <w:szCs w:val="24"/>
        </w:rPr>
      </w:pPr>
      <w:r w:rsidRPr="00733335">
        <w:rPr>
          <w:rFonts w:ascii="inherit" w:eastAsia="宋体" w:hAnsi="inherit" w:cs="Arial"/>
          <w:color w:val="34302D"/>
          <w:kern w:val="0"/>
          <w:sz w:val="24"/>
          <w:szCs w:val="24"/>
        </w:rPr>
        <w:t>在容器本身内，这些</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定义表示为</w:t>
      </w:r>
      <w:r w:rsidRPr="00733335">
        <w:rPr>
          <w:rFonts w:ascii="Consolas" w:eastAsia="宋体" w:hAnsi="Consolas" w:cs="宋体"/>
          <w:color w:val="34302D"/>
          <w:kern w:val="0"/>
          <w:sz w:val="23"/>
          <w:szCs w:val="23"/>
          <w:shd w:val="clear" w:color="auto" w:fill="F7F7F8"/>
        </w:rPr>
        <w:t>BeanDefinition</w:t>
      </w:r>
      <w:r w:rsidRPr="00733335">
        <w:rPr>
          <w:rFonts w:ascii="inherit" w:eastAsia="宋体" w:hAnsi="inherit" w:cs="Arial"/>
          <w:color w:val="34302D"/>
          <w:kern w:val="0"/>
          <w:sz w:val="24"/>
          <w:szCs w:val="24"/>
        </w:rPr>
        <w:t> </w:t>
      </w:r>
      <w:r w:rsidRPr="00733335">
        <w:rPr>
          <w:rFonts w:ascii="inherit" w:eastAsia="宋体" w:hAnsi="inherit" w:cs="Arial"/>
          <w:color w:val="34302D"/>
          <w:kern w:val="0"/>
          <w:sz w:val="24"/>
          <w:szCs w:val="24"/>
        </w:rPr>
        <w:t>对象，其中包含（以及其他信息）以下元数据：</w:t>
      </w:r>
    </w:p>
    <w:p w:rsidR="00BA0D5D" w:rsidRDefault="00BA0D5D" w:rsidP="00BA0D5D">
      <w:pPr>
        <w:widowControl/>
        <w:numPr>
          <w:ilvl w:val="0"/>
          <w:numId w:val="3"/>
        </w:numPr>
        <w:shd w:val="clear" w:color="auto" w:fill="FFFFFF"/>
        <w:spacing w:after="150"/>
        <w:ind w:left="360"/>
        <w:jc w:val="left"/>
        <w:rPr>
          <w:ins w:id="963" w:author="zhang alex" w:date="2019-07-28T15:15: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package-qualified class name: typically, the actual implementation class of the bean being defined.</w:t>
      </w:r>
    </w:p>
    <w:p w:rsidR="00C76EAF" w:rsidRPr="00733335" w:rsidRDefault="00C76EAF">
      <w:pPr>
        <w:widowControl/>
        <w:numPr>
          <w:ilvl w:val="0"/>
          <w:numId w:val="68"/>
        </w:numPr>
        <w:shd w:val="clear" w:color="auto" w:fill="FFFFFF"/>
        <w:spacing w:after="150"/>
        <w:ind w:left="360"/>
        <w:jc w:val="left"/>
        <w:rPr>
          <w:ins w:id="964" w:author="zhang alex" w:date="2019-07-28T15:15:00Z"/>
          <w:rFonts w:ascii="inherit" w:eastAsia="宋体" w:hAnsi="inherit" w:cs="Arial" w:hint="eastAsia"/>
          <w:color w:val="34302D"/>
          <w:kern w:val="0"/>
          <w:sz w:val="24"/>
          <w:szCs w:val="24"/>
        </w:rPr>
        <w:pPrChange w:id="965" w:author="zhang alex" w:date="2019-07-28T15:16:00Z">
          <w:pPr>
            <w:widowControl/>
            <w:numPr>
              <w:numId w:val="3"/>
            </w:numPr>
            <w:shd w:val="clear" w:color="auto" w:fill="FFFFFF"/>
            <w:tabs>
              <w:tab w:val="num" w:pos="720"/>
            </w:tabs>
            <w:spacing w:after="150"/>
            <w:ind w:left="720" w:hanging="360"/>
            <w:jc w:val="left"/>
          </w:pPr>
        </w:pPrChange>
      </w:pPr>
      <w:ins w:id="966" w:author="zhang alex" w:date="2019-07-28T15:15:00Z">
        <w:r w:rsidRPr="00733335">
          <w:rPr>
            <w:rFonts w:ascii="inherit" w:eastAsia="宋体" w:hAnsi="inherit" w:cs="Arial"/>
            <w:color w:val="34302D"/>
            <w:kern w:val="0"/>
            <w:sz w:val="24"/>
            <w:szCs w:val="24"/>
          </w:rPr>
          <w:t>包限定的类名：通常是定义的</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的实际实现类。</w:t>
        </w:r>
      </w:ins>
    </w:p>
    <w:p w:rsidR="00C76EAF" w:rsidRPr="00BA0D5D" w:rsidDel="00C76EAF" w:rsidRDefault="00C76EAF" w:rsidP="00BA0D5D">
      <w:pPr>
        <w:widowControl/>
        <w:numPr>
          <w:ilvl w:val="0"/>
          <w:numId w:val="3"/>
        </w:numPr>
        <w:shd w:val="clear" w:color="auto" w:fill="FFFFFF"/>
        <w:spacing w:after="150"/>
        <w:ind w:left="360"/>
        <w:jc w:val="left"/>
        <w:rPr>
          <w:del w:id="967" w:author="zhang alex" w:date="2019-07-28T15:15:00Z"/>
          <w:rFonts w:ascii="inherit" w:eastAsia="宋体" w:hAnsi="inherit" w:cs="Arial" w:hint="eastAsia"/>
          <w:color w:val="34302D"/>
          <w:kern w:val="0"/>
          <w:sz w:val="24"/>
          <w:szCs w:val="24"/>
        </w:rPr>
      </w:pPr>
    </w:p>
    <w:p w:rsidR="00BA0D5D" w:rsidRDefault="00BA0D5D" w:rsidP="00BA0D5D">
      <w:pPr>
        <w:widowControl/>
        <w:numPr>
          <w:ilvl w:val="0"/>
          <w:numId w:val="3"/>
        </w:numPr>
        <w:shd w:val="clear" w:color="auto" w:fill="FFFFFF"/>
        <w:spacing w:after="150"/>
        <w:ind w:left="360"/>
        <w:jc w:val="left"/>
        <w:rPr>
          <w:ins w:id="968" w:author="zhang alex" w:date="2019-07-28T15:15: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Bean behavioral configuration elements, which state how the bean should behave in the container (scope, lifecycle callbacks, and so forth).</w:t>
      </w:r>
    </w:p>
    <w:p w:rsidR="00BA04F4" w:rsidRPr="00BA04F4" w:rsidRDefault="00BA04F4">
      <w:pPr>
        <w:widowControl/>
        <w:numPr>
          <w:ilvl w:val="0"/>
          <w:numId w:val="68"/>
        </w:numPr>
        <w:shd w:val="clear" w:color="auto" w:fill="FFFFFF"/>
        <w:spacing w:after="150"/>
        <w:ind w:left="360"/>
        <w:jc w:val="left"/>
        <w:rPr>
          <w:rFonts w:ascii="inherit" w:eastAsia="宋体" w:hAnsi="inherit" w:cs="Arial" w:hint="eastAsia"/>
          <w:color w:val="34302D"/>
          <w:kern w:val="0"/>
          <w:sz w:val="24"/>
          <w:szCs w:val="24"/>
        </w:rPr>
        <w:pPrChange w:id="969" w:author="zhang alex" w:date="2019-07-28T15:16:00Z">
          <w:pPr>
            <w:widowControl/>
            <w:numPr>
              <w:numId w:val="3"/>
            </w:numPr>
            <w:shd w:val="clear" w:color="auto" w:fill="FFFFFF"/>
            <w:tabs>
              <w:tab w:val="num" w:pos="720"/>
            </w:tabs>
            <w:spacing w:after="150"/>
            <w:ind w:left="360" w:hanging="360"/>
            <w:jc w:val="left"/>
          </w:pPr>
        </w:pPrChange>
      </w:pPr>
      <w:ins w:id="970" w:author="zhang alex" w:date="2019-07-28T15:15:00Z">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行为配置元素，说明</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在容器中的行为方式（范围，生命周期回调等）。</w:t>
        </w:r>
      </w:ins>
    </w:p>
    <w:p w:rsidR="00BA0D5D" w:rsidRDefault="00BA0D5D" w:rsidP="00BA0D5D">
      <w:pPr>
        <w:widowControl/>
        <w:numPr>
          <w:ilvl w:val="0"/>
          <w:numId w:val="3"/>
        </w:numPr>
        <w:shd w:val="clear" w:color="auto" w:fill="FFFFFF"/>
        <w:spacing w:after="150"/>
        <w:ind w:left="360"/>
        <w:jc w:val="left"/>
        <w:rPr>
          <w:ins w:id="971" w:author="zhang alex" w:date="2019-07-28T15:16: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References to other beans that are needed for the bean to do its work. These references are also called collaborators or dependencies.</w:t>
      </w:r>
    </w:p>
    <w:p w:rsidR="00BA04F4" w:rsidRPr="00733335" w:rsidDel="00BA04F4" w:rsidRDefault="00BA04F4">
      <w:pPr>
        <w:widowControl/>
        <w:numPr>
          <w:ilvl w:val="0"/>
          <w:numId w:val="68"/>
        </w:numPr>
        <w:shd w:val="clear" w:color="auto" w:fill="FFFFFF"/>
        <w:spacing w:after="150"/>
        <w:ind w:left="360"/>
        <w:jc w:val="left"/>
        <w:rPr>
          <w:del w:id="972" w:author="zhang alex" w:date="2019-07-28T15:16:00Z"/>
          <w:moveTo w:id="973" w:author="zhang alex" w:date="2019-07-28T15:16:00Z"/>
          <w:rFonts w:ascii="inherit" w:eastAsia="宋体" w:hAnsi="inherit" w:cs="Arial" w:hint="eastAsia"/>
          <w:color w:val="34302D"/>
          <w:kern w:val="0"/>
          <w:sz w:val="24"/>
          <w:szCs w:val="24"/>
        </w:rPr>
        <w:pPrChange w:id="974" w:author="zhang alex" w:date="2019-07-28T15:16:00Z">
          <w:pPr>
            <w:widowControl/>
            <w:numPr>
              <w:numId w:val="3"/>
            </w:numPr>
            <w:shd w:val="clear" w:color="auto" w:fill="FFFFFF"/>
            <w:tabs>
              <w:tab w:val="num" w:pos="720"/>
            </w:tabs>
            <w:spacing w:after="150"/>
            <w:ind w:left="720" w:hanging="360"/>
            <w:jc w:val="left"/>
          </w:pPr>
        </w:pPrChange>
      </w:pPr>
      <w:moveToRangeStart w:id="975" w:author="zhang alex" w:date="2019-07-28T15:16:00Z" w:name="move15219395"/>
      <w:moveTo w:id="976" w:author="zhang alex" w:date="2019-07-28T15:16:00Z">
        <w:r w:rsidRPr="00733335">
          <w:rPr>
            <w:rFonts w:ascii="inherit" w:eastAsia="宋体" w:hAnsi="inherit" w:cs="Arial"/>
            <w:color w:val="34302D"/>
            <w:kern w:val="0"/>
            <w:sz w:val="24"/>
            <w:szCs w:val="24"/>
          </w:rPr>
          <w:t>引用</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执行其工作所需的其他</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。这些引用也称为协作者或依赖项。</w:t>
        </w:r>
      </w:moveTo>
    </w:p>
    <w:moveToRangeEnd w:id="975"/>
    <w:p w:rsidR="00BA04F4" w:rsidRPr="00BA04F4" w:rsidRDefault="00BA04F4">
      <w:pPr>
        <w:widowControl/>
        <w:numPr>
          <w:ilvl w:val="0"/>
          <w:numId w:val="68"/>
        </w:numPr>
        <w:shd w:val="clear" w:color="auto" w:fill="FFFFFF"/>
        <w:spacing w:after="150"/>
        <w:ind w:left="360"/>
        <w:jc w:val="left"/>
        <w:rPr>
          <w:rFonts w:ascii="inherit" w:eastAsia="宋体" w:hAnsi="inherit" w:cs="Arial" w:hint="eastAsia"/>
          <w:color w:val="34302D"/>
          <w:kern w:val="0"/>
          <w:sz w:val="24"/>
          <w:szCs w:val="24"/>
        </w:rPr>
        <w:pPrChange w:id="977" w:author="zhang alex" w:date="2019-07-28T15:16:00Z">
          <w:pPr>
            <w:widowControl/>
            <w:numPr>
              <w:numId w:val="3"/>
            </w:numPr>
            <w:shd w:val="clear" w:color="auto" w:fill="FFFFFF"/>
            <w:tabs>
              <w:tab w:val="num" w:pos="720"/>
            </w:tabs>
            <w:spacing w:after="150"/>
            <w:ind w:left="360" w:hanging="360"/>
            <w:jc w:val="left"/>
          </w:pPr>
        </w:pPrChange>
      </w:pPr>
    </w:p>
    <w:p w:rsidR="00BA0D5D" w:rsidRPr="00BA0D5D" w:rsidRDefault="00BA0D5D" w:rsidP="00BA0D5D">
      <w:pPr>
        <w:widowControl/>
        <w:numPr>
          <w:ilvl w:val="0"/>
          <w:numId w:val="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Other configuration settings to set in the newly created object — for example, the size limit of the pool or the number of connections to use in a bean that manages a connection pool.</w:t>
      </w:r>
    </w:p>
    <w:p w:rsidR="00733335" w:rsidRPr="00733335" w:rsidDel="00C76EAF" w:rsidRDefault="00733335" w:rsidP="002401A5">
      <w:pPr>
        <w:widowControl/>
        <w:numPr>
          <w:ilvl w:val="0"/>
          <w:numId w:val="68"/>
        </w:numPr>
        <w:shd w:val="clear" w:color="auto" w:fill="FFFFFF"/>
        <w:spacing w:after="150"/>
        <w:ind w:left="360"/>
        <w:jc w:val="left"/>
        <w:rPr>
          <w:del w:id="978" w:author="zhang alex" w:date="2019-07-28T15:15:00Z"/>
          <w:rFonts w:ascii="inherit" w:eastAsia="宋体" w:hAnsi="inherit" w:cs="Arial" w:hint="eastAsia"/>
          <w:color w:val="34302D"/>
          <w:kern w:val="0"/>
          <w:sz w:val="24"/>
          <w:szCs w:val="24"/>
        </w:rPr>
      </w:pPr>
      <w:del w:id="979" w:author="zhang alex" w:date="2019-07-28T15:15:00Z">
        <w:r w:rsidRPr="00733335" w:rsidDel="00C76EAF">
          <w:rPr>
            <w:rFonts w:ascii="inherit" w:eastAsia="宋体" w:hAnsi="inherit" w:cs="Arial"/>
            <w:color w:val="34302D"/>
            <w:kern w:val="0"/>
            <w:sz w:val="24"/>
            <w:szCs w:val="24"/>
          </w:rPr>
          <w:delText>包限定的类名：通常是</w:delText>
        </w:r>
      </w:del>
      <w:del w:id="980" w:author="zhang alex" w:date="2019-07-28T15:14:00Z">
        <w:r w:rsidRPr="00733335" w:rsidDel="001934B5">
          <w:rPr>
            <w:rFonts w:ascii="inherit" w:eastAsia="宋体" w:hAnsi="inherit" w:cs="Arial"/>
            <w:color w:val="34302D"/>
            <w:kern w:val="0"/>
            <w:sz w:val="24"/>
            <w:szCs w:val="24"/>
          </w:rPr>
          <w:delText>正在</w:delText>
        </w:r>
      </w:del>
      <w:del w:id="981" w:author="zhang alex" w:date="2019-07-28T15:15:00Z">
        <w:r w:rsidRPr="00733335" w:rsidDel="00C76EAF">
          <w:rPr>
            <w:rFonts w:ascii="inherit" w:eastAsia="宋体" w:hAnsi="inherit" w:cs="Arial"/>
            <w:color w:val="34302D"/>
            <w:kern w:val="0"/>
            <w:sz w:val="24"/>
            <w:szCs w:val="24"/>
          </w:rPr>
          <w:delText>定义的</w:delText>
        </w:r>
        <w:r w:rsidRPr="00733335" w:rsidDel="00C76EAF">
          <w:rPr>
            <w:rFonts w:ascii="inherit" w:eastAsia="宋体" w:hAnsi="inherit" w:cs="Arial"/>
            <w:color w:val="34302D"/>
            <w:kern w:val="0"/>
            <w:sz w:val="24"/>
            <w:szCs w:val="24"/>
          </w:rPr>
          <w:delText>bean</w:delText>
        </w:r>
        <w:r w:rsidRPr="00733335" w:rsidDel="00C76EAF">
          <w:rPr>
            <w:rFonts w:ascii="inherit" w:eastAsia="宋体" w:hAnsi="inherit" w:cs="Arial"/>
            <w:color w:val="34302D"/>
            <w:kern w:val="0"/>
            <w:sz w:val="24"/>
            <w:szCs w:val="24"/>
          </w:rPr>
          <w:delText>的实际实现类。</w:delText>
        </w:r>
      </w:del>
    </w:p>
    <w:p w:rsidR="00733335" w:rsidRPr="00733335" w:rsidDel="00BA04F4" w:rsidRDefault="00733335" w:rsidP="002401A5">
      <w:pPr>
        <w:widowControl/>
        <w:numPr>
          <w:ilvl w:val="0"/>
          <w:numId w:val="68"/>
        </w:numPr>
        <w:shd w:val="clear" w:color="auto" w:fill="FFFFFF"/>
        <w:spacing w:after="150"/>
        <w:ind w:left="360"/>
        <w:jc w:val="left"/>
        <w:rPr>
          <w:del w:id="982" w:author="zhang alex" w:date="2019-07-28T15:15:00Z"/>
          <w:rFonts w:ascii="inherit" w:eastAsia="宋体" w:hAnsi="inherit" w:cs="Arial" w:hint="eastAsia"/>
          <w:color w:val="34302D"/>
          <w:kern w:val="0"/>
          <w:sz w:val="24"/>
          <w:szCs w:val="24"/>
        </w:rPr>
      </w:pPr>
      <w:del w:id="983" w:author="zhang alex" w:date="2019-07-28T15:15:00Z">
        <w:r w:rsidRPr="00733335" w:rsidDel="00BA04F4">
          <w:rPr>
            <w:rFonts w:ascii="inherit" w:eastAsia="宋体" w:hAnsi="inherit" w:cs="Arial"/>
            <w:color w:val="34302D"/>
            <w:kern w:val="0"/>
            <w:sz w:val="24"/>
            <w:szCs w:val="24"/>
          </w:rPr>
          <w:delText>Bean</w:delText>
        </w:r>
        <w:r w:rsidRPr="00733335" w:rsidDel="00BA04F4">
          <w:rPr>
            <w:rFonts w:ascii="inherit" w:eastAsia="宋体" w:hAnsi="inherit" w:cs="Arial"/>
            <w:color w:val="34302D"/>
            <w:kern w:val="0"/>
            <w:sz w:val="24"/>
            <w:szCs w:val="24"/>
          </w:rPr>
          <w:delText>行为配置元素，说明</w:delText>
        </w:r>
        <w:r w:rsidRPr="00733335" w:rsidDel="00BA04F4">
          <w:rPr>
            <w:rFonts w:ascii="inherit" w:eastAsia="宋体" w:hAnsi="inherit" w:cs="Arial"/>
            <w:color w:val="34302D"/>
            <w:kern w:val="0"/>
            <w:sz w:val="24"/>
            <w:szCs w:val="24"/>
          </w:rPr>
          <w:delText>bean</w:delText>
        </w:r>
        <w:r w:rsidRPr="00733335" w:rsidDel="00BA04F4">
          <w:rPr>
            <w:rFonts w:ascii="inherit" w:eastAsia="宋体" w:hAnsi="inherit" w:cs="Arial"/>
            <w:color w:val="34302D"/>
            <w:kern w:val="0"/>
            <w:sz w:val="24"/>
            <w:szCs w:val="24"/>
          </w:rPr>
          <w:delText>在容器中的行为方式（范围，生命周期回调等）。</w:delText>
        </w:r>
      </w:del>
    </w:p>
    <w:p w:rsidR="00733335" w:rsidRPr="00733335" w:rsidDel="00BA04F4" w:rsidRDefault="00733335" w:rsidP="002401A5">
      <w:pPr>
        <w:widowControl/>
        <w:numPr>
          <w:ilvl w:val="0"/>
          <w:numId w:val="68"/>
        </w:numPr>
        <w:shd w:val="clear" w:color="auto" w:fill="FFFFFF"/>
        <w:spacing w:after="150"/>
        <w:ind w:left="360"/>
        <w:jc w:val="left"/>
        <w:rPr>
          <w:moveFrom w:id="984" w:author="zhang alex" w:date="2019-07-28T15:16:00Z"/>
          <w:rFonts w:ascii="inherit" w:eastAsia="宋体" w:hAnsi="inherit" w:cs="Arial" w:hint="eastAsia"/>
          <w:color w:val="34302D"/>
          <w:kern w:val="0"/>
          <w:sz w:val="24"/>
          <w:szCs w:val="24"/>
        </w:rPr>
      </w:pPr>
      <w:moveFromRangeStart w:id="985" w:author="zhang alex" w:date="2019-07-28T15:16:00Z" w:name="move15219395"/>
      <w:moveFrom w:id="986" w:author="zhang alex" w:date="2019-07-28T15:16:00Z">
        <w:r w:rsidRPr="00733335" w:rsidDel="00BA04F4">
          <w:rPr>
            <w:rFonts w:ascii="inherit" w:eastAsia="宋体" w:hAnsi="inherit" w:cs="Arial"/>
            <w:color w:val="34302D"/>
            <w:kern w:val="0"/>
            <w:sz w:val="24"/>
            <w:szCs w:val="24"/>
          </w:rPr>
          <w:t>引用</w:t>
        </w:r>
        <w:r w:rsidRPr="00733335" w:rsidDel="00BA04F4">
          <w:rPr>
            <w:rFonts w:ascii="inherit" w:eastAsia="宋体" w:hAnsi="inherit" w:cs="Arial"/>
            <w:color w:val="34302D"/>
            <w:kern w:val="0"/>
            <w:sz w:val="24"/>
            <w:szCs w:val="24"/>
          </w:rPr>
          <w:t>bean</w:t>
        </w:r>
        <w:r w:rsidRPr="00733335" w:rsidDel="00BA04F4">
          <w:rPr>
            <w:rFonts w:ascii="inherit" w:eastAsia="宋体" w:hAnsi="inherit" w:cs="Arial"/>
            <w:color w:val="34302D"/>
            <w:kern w:val="0"/>
            <w:sz w:val="24"/>
            <w:szCs w:val="24"/>
          </w:rPr>
          <w:t>执行其工作所需的其他</w:t>
        </w:r>
        <w:r w:rsidRPr="00733335" w:rsidDel="00BA04F4">
          <w:rPr>
            <w:rFonts w:ascii="inherit" w:eastAsia="宋体" w:hAnsi="inherit" w:cs="Arial"/>
            <w:color w:val="34302D"/>
            <w:kern w:val="0"/>
            <w:sz w:val="24"/>
            <w:szCs w:val="24"/>
          </w:rPr>
          <w:t>bean</w:t>
        </w:r>
        <w:r w:rsidRPr="00733335" w:rsidDel="00BA04F4">
          <w:rPr>
            <w:rFonts w:ascii="inherit" w:eastAsia="宋体" w:hAnsi="inherit" w:cs="Arial"/>
            <w:color w:val="34302D"/>
            <w:kern w:val="0"/>
            <w:sz w:val="24"/>
            <w:szCs w:val="24"/>
          </w:rPr>
          <w:t>。这些引用也称为协作者或依赖项。</w:t>
        </w:r>
      </w:moveFrom>
    </w:p>
    <w:moveFromRangeEnd w:id="985"/>
    <w:p w:rsidR="00733335" w:rsidRPr="00733335" w:rsidRDefault="00733335" w:rsidP="002401A5">
      <w:pPr>
        <w:widowControl/>
        <w:numPr>
          <w:ilvl w:val="0"/>
          <w:numId w:val="68"/>
        </w:numPr>
        <w:shd w:val="clear" w:color="auto" w:fill="FFFFFF"/>
        <w:spacing w:after="150"/>
        <w:ind w:left="360"/>
        <w:jc w:val="left"/>
        <w:rPr>
          <w:rFonts w:ascii="inherit" w:eastAsia="宋体" w:hAnsi="inherit" w:cs="Arial" w:hint="eastAsia"/>
          <w:color w:val="34302D"/>
          <w:kern w:val="0"/>
          <w:sz w:val="24"/>
          <w:szCs w:val="24"/>
        </w:rPr>
      </w:pPr>
      <w:r w:rsidRPr="00733335">
        <w:rPr>
          <w:rFonts w:ascii="inherit" w:eastAsia="宋体" w:hAnsi="inherit" w:cs="Arial"/>
          <w:color w:val="34302D"/>
          <w:kern w:val="0"/>
          <w:sz w:val="24"/>
          <w:szCs w:val="24"/>
        </w:rPr>
        <w:t>要在新创建的对象中设置的其他配置设置</w:t>
      </w:r>
      <w:r w:rsidRPr="00733335">
        <w:rPr>
          <w:rFonts w:ascii="inherit" w:eastAsia="宋体" w:hAnsi="inherit" w:cs="Arial"/>
          <w:color w:val="34302D"/>
          <w:kern w:val="0"/>
          <w:sz w:val="24"/>
          <w:szCs w:val="24"/>
        </w:rPr>
        <w:t xml:space="preserve"> - </w:t>
      </w:r>
      <w:r w:rsidRPr="00733335">
        <w:rPr>
          <w:rFonts w:ascii="inherit" w:eastAsia="宋体" w:hAnsi="inherit" w:cs="Arial"/>
          <w:color w:val="34302D"/>
          <w:kern w:val="0"/>
          <w:sz w:val="24"/>
          <w:szCs w:val="24"/>
        </w:rPr>
        <w:t>例如，池的大小限制或在管理连接池的</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中使用的连接数。</w:t>
      </w:r>
    </w:p>
    <w:p w:rsidR="00F349A1" w:rsidRDefault="00F349A1" w:rsidP="00733335">
      <w:pPr>
        <w:widowControl/>
        <w:shd w:val="clear" w:color="auto" w:fill="FFFFFF"/>
        <w:spacing w:after="300"/>
        <w:jc w:val="left"/>
        <w:rPr>
          <w:rFonts w:ascii="inherit" w:eastAsia="宋体" w:hAnsi="inherit" w:cs="Arial" w:hint="eastAsia"/>
          <w:color w:val="34302D"/>
          <w:kern w:val="0"/>
          <w:sz w:val="24"/>
          <w:szCs w:val="24"/>
        </w:rPr>
      </w:pPr>
    </w:p>
    <w:p w:rsidR="00F349A1" w:rsidRDefault="00F349A1" w:rsidP="00F349A1">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metadata translates to a set of properties that make up each bean definition. The following table describes these properties:</w:t>
      </w:r>
    </w:p>
    <w:p w:rsidR="00733335" w:rsidRPr="00733335" w:rsidRDefault="00733335" w:rsidP="00733335">
      <w:pPr>
        <w:widowControl/>
        <w:shd w:val="clear" w:color="auto" w:fill="FFFFFF"/>
        <w:spacing w:after="300"/>
        <w:jc w:val="left"/>
        <w:rPr>
          <w:rFonts w:ascii="inherit" w:eastAsia="宋体" w:hAnsi="inherit" w:cs="Arial" w:hint="eastAsia"/>
          <w:color w:val="34302D"/>
          <w:kern w:val="0"/>
          <w:sz w:val="24"/>
          <w:szCs w:val="24"/>
        </w:rPr>
      </w:pPr>
      <w:r w:rsidRPr="00733335">
        <w:rPr>
          <w:rFonts w:ascii="inherit" w:eastAsia="宋体" w:hAnsi="inherit" w:cs="Arial"/>
          <w:color w:val="34302D"/>
          <w:kern w:val="0"/>
          <w:sz w:val="24"/>
          <w:szCs w:val="24"/>
        </w:rPr>
        <w:t>此元数据转换为构成每个</w:t>
      </w:r>
      <w:r w:rsidRPr="00733335">
        <w:rPr>
          <w:rFonts w:ascii="inherit" w:eastAsia="宋体" w:hAnsi="inherit" w:cs="Arial"/>
          <w:color w:val="34302D"/>
          <w:kern w:val="0"/>
          <w:sz w:val="24"/>
          <w:szCs w:val="24"/>
        </w:rPr>
        <w:t>bean</w:t>
      </w:r>
      <w:r w:rsidRPr="00733335">
        <w:rPr>
          <w:rFonts w:ascii="inherit" w:eastAsia="宋体" w:hAnsi="inherit" w:cs="Arial"/>
          <w:color w:val="34302D"/>
          <w:kern w:val="0"/>
          <w:sz w:val="24"/>
          <w:szCs w:val="24"/>
        </w:rPr>
        <w:t>定义的一组属性。下表描述了这些属性：</w:t>
      </w:r>
    </w:p>
    <w:tbl>
      <w:tblPr>
        <w:tblStyle w:val="a7"/>
        <w:tblW w:w="0" w:type="auto"/>
        <w:tblLook w:val="04A0" w:firstRow="1" w:lastRow="0" w:firstColumn="1" w:lastColumn="0" w:noHBand="0" w:noVBand="1"/>
        <w:tblPrChange w:id="987" w:author="zhang alex" w:date="2019-07-28T15:25:00Z">
          <w:tblPr>
            <w:tblStyle w:val="a7"/>
            <w:tblW w:w="5000" w:type="pct"/>
            <w:tblLook w:val="04A0" w:firstRow="1" w:lastRow="0" w:firstColumn="1" w:lastColumn="0" w:noHBand="0" w:noVBand="1"/>
          </w:tblPr>
        </w:tblPrChange>
      </w:tblPr>
      <w:tblGrid>
        <w:gridCol w:w="2562"/>
        <w:gridCol w:w="2690"/>
        <w:tblGridChange w:id="988">
          <w:tblGrid>
            <w:gridCol w:w="5086"/>
            <w:gridCol w:w="5371"/>
          </w:tblGrid>
        </w:tblGridChange>
      </w:tblGrid>
      <w:tr w:rsidR="00BA0D5D" w:rsidRPr="00BA0D5D" w:rsidTr="00352807">
        <w:tc>
          <w:tcPr>
            <w:tcW w:w="0" w:type="auto"/>
            <w:gridSpan w:val="2"/>
            <w:hideMark/>
            <w:tcPrChange w:id="989" w:author="zhang alex" w:date="2019-07-28T15:25:00Z">
              <w:tcPr>
                <w:tcW w:w="5000" w:type="pct"/>
                <w:gridSpan w:val="2"/>
                <w:hideMark/>
              </w:tcPr>
            </w:tcPrChange>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 The bean definition</w:t>
            </w:r>
          </w:p>
        </w:tc>
      </w:tr>
      <w:tr w:rsidR="00BA0D5D" w:rsidRPr="00BA0D5D" w:rsidTr="00352807">
        <w:tc>
          <w:tcPr>
            <w:tcW w:w="0" w:type="auto"/>
            <w:hideMark/>
            <w:tcPrChange w:id="990" w:author="zhang alex" w:date="2019-07-28T15:25:00Z">
              <w:tcPr>
                <w:tcW w:w="2432" w:type="pct"/>
                <w:hideMark/>
              </w:tcPr>
            </w:tcPrChange>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Property</w:t>
            </w:r>
          </w:p>
        </w:tc>
        <w:tc>
          <w:tcPr>
            <w:tcW w:w="0" w:type="auto"/>
            <w:hideMark/>
            <w:tcPrChange w:id="991" w:author="zhang alex" w:date="2019-07-28T15:25:00Z">
              <w:tcPr>
                <w:tcW w:w="2568" w:type="pct"/>
                <w:hideMark/>
              </w:tcPr>
            </w:tcPrChange>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Explained in…</w:t>
            </w:r>
            <w:r w:rsidRPr="00BA0D5D">
              <w:rPr>
                <w:rFonts w:ascii="MS Gothic" w:eastAsia="宋体" w:hAnsi="MS Gothic" w:cs="MS Gothic"/>
                <w:b/>
                <w:bCs/>
                <w:color w:val="34302D"/>
                <w:kern w:val="0"/>
                <w:sz w:val="24"/>
                <w:szCs w:val="24"/>
              </w:rPr>
              <w:t>​</w:t>
            </w:r>
          </w:p>
        </w:tc>
      </w:tr>
      <w:tr w:rsidR="00BA0D5D" w:rsidRPr="00BA0D5D" w:rsidTr="00352807">
        <w:tc>
          <w:tcPr>
            <w:tcW w:w="0" w:type="auto"/>
            <w:hideMark/>
            <w:tcPrChange w:id="992"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Class</w:t>
            </w:r>
          </w:p>
        </w:tc>
        <w:tc>
          <w:tcPr>
            <w:tcW w:w="0" w:type="auto"/>
            <w:hideMark/>
            <w:tcPrChange w:id="993"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"beans-factory-class"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Instantiating Beans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94"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Name</w:t>
            </w:r>
          </w:p>
        </w:tc>
        <w:tc>
          <w:tcPr>
            <w:tcW w:w="0" w:type="auto"/>
            <w:hideMark/>
            <w:tcPrChange w:id="995"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"beans-beanname"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Naming Beans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96"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w:t>
            </w:r>
          </w:p>
        </w:tc>
        <w:tc>
          <w:tcPr>
            <w:tcW w:w="0" w:type="auto"/>
            <w:hideMark/>
            <w:tcPrChange w:id="997"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"beans-factory-scopes"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Bean Scopes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998"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Constructor arguments</w:t>
            </w:r>
          </w:p>
        </w:tc>
        <w:tc>
          <w:tcPr>
            <w:tcW w:w="0" w:type="auto"/>
            <w:hideMark/>
            <w:tcPrChange w:id="999"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"beans-factory-collaborators"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Dependency Injection</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1000"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Properties</w:t>
            </w:r>
          </w:p>
        </w:tc>
        <w:tc>
          <w:tcPr>
            <w:tcW w:w="0" w:type="auto"/>
            <w:hideMark/>
            <w:tcPrChange w:id="1001"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"beans-factory-collaborators"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Dependency Injection</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1002"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Autowiring mode</w:t>
            </w:r>
          </w:p>
        </w:tc>
        <w:tc>
          <w:tcPr>
            <w:tcW w:w="0" w:type="auto"/>
            <w:hideMark/>
            <w:tcPrChange w:id="1003"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"beans-factory-autowire"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Autowiring Collaborators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1004"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Lazy initialization mode</w:t>
            </w:r>
          </w:p>
        </w:tc>
        <w:tc>
          <w:tcPr>
            <w:tcW w:w="0" w:type="auto"/>
            <w:hideMark/>
            <w:tcPrChange w:id="1005"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"beans-factory-lazy-init"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Lazy-initialized Beans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1006"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Initialization method</w:t>
            </w:r>
          </w:p>
        </w:tc>
        <w:tc>
          <w:tcPr>
            <w:tcW w:w="0" w:type="auto"/>
            <w:hideMark/>
            <w:tcPrChange w:id="1007"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"beans-factory-lifecycle-initializingbean"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Initialization Callbacks</w:t>
            </w:r>
            <w:r>
              <w:rPr>
                <w:rFonts w:ascii="inherit" w:eastAsia="宋体" w:hAnsi="inherit" w:cs="宋体"/>
                <w:color w:val="548E2E"/>
                <w:kern w:val="0"/>
                <w:sz w:val="24"/>
                <w:szCs w:val="24"/>
                <w:u w:val="single"/>
              </w:rPr>
              <w:fldChar w:fldCharType="end"/>
            </w:r>
          </w:p>
        </w:tc>
      </w:tr>
      <w:tr w:rsidR="00BA0D5D" w:rsidRPr="00BA0D5D" w:rsidTr="00352807">
        <w:tc>
          <w:tcPr>
            <w:tcW w:w="0" w:type="auto"/>
            <w:hideMark/>
            <w:tcPrChange w:id="1008" w:author="zhang alex" w:date="2019-07-28T15:25:00Z">
              <w:tcPr>
                <w:tcW w:w="2432" w:type="pct"/>
                <w:hideMark/>
              </w:tcPr>
            </w:tcPrChange>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Destruction method</w:t>
            </w:r>
          </w:p>
        </w:tc>
        <w:tc>
          <w:tcPr>
            <w:tcW w:w="0" w:type="auto"/>
            <w:hideMark/>
            <w:tcPrChange w:id="1009" w:author="zhang alex" w:date="2019-07-28T15:25:00Z">
              <w:tcPr>
                <w:tcW w:w="2568" w:type="pct"/>
                <w:hideMark/>
              </w:tcPr>
            </w:tcPrChange>
          </w:tcPr>
          <w:p w:rsidR="00BA0D5D" w:rsidRPr="00BA0D5D" w:rsidRDefault="00E91AFF" w:rsidP="00BA0D5D">
            <w:pPr>
              <w:widowControl/>
              <w:jc w:val="left"/>
              <w:rPr>
                <w:rFonts w:ascii="inherit" w:eastAsia="宋体" w:hAnsi="inherit" w:cs="宋体" w:hint="eastAsia"/>
                <w:color w:val="34302D"/>
                <w:kern w:val="0"/>
                <w:sz w:val="24"/>
                <w:szCs w:val="24"/>
              </w:rPr>
            </w:pPr>
            <w:r>
              <w:rPr>
                <w:rFonts w:ascii="inherit" w:eastAsia="宋体" w:hAnsi="inherit" w:cs="宋体"/>
                <w:color w:val="548E2E"/>
                <w:kern w:val="0"/>
                <w:sz w:val="24"/>
                <w:szCs w:val="24"/>
                <w:u w:val="single"/>
              </w:rPr>
              <w:fldChar w:fldCharType="begin"/>
            </w:r>
            <w:r>
              <w:rPr>
                <w:rFonts w:ascii="inherit" w:eastAsia="宋体" w:hAnsi="inherit" w:cs="宋体"/>
                <w:color w:val="548E2E"/>
                <w:kern w:val="0"/>
                <w:sz w:val="24"/>
                <w:szCs w:val="24"/>
                <w:u w:val="single"/>
              </w:rPr>
              <w:instrText xml:space="preserve"> HYPERLINK "https://docs.spring.io/spring/docs/5.1.8.RELEASE/spring-framework-reference/core.html" \l "beans-factory-lifecycle-disposablebean" </w:instrText>
            </w:r>
            <w:r>
              <w:rPr>
                <w:rFonts w:ascii="inherit" w:eastAsia="宋体" w:hAnsi="inherit" w:cs="宋体"/>
                <w:color w:val="548E2E"/>
                <w:kern w:val="0"/>
                <w:sz w:val="24"/>
                <w:szCs w:val="24"/>
                <w:u w:val="single"/>
              </w:rPr>
              <w:fldChar w:fldCharType="separate"/>
            </w:r>
            <w:r w:rsidR="00BA0D5D" w:rsidRPr="00BA0D5D">
              <w:rPr>
                <w:rFonts w:ascii="inherit" w:eastAsia="宋体" w:hAnsi="inherit" w:cs="宋体"/>
                <w:color w:val="548E2E"/>
                <w:kern w:val="0"/>
                <w:sz w:val="24"/>
                <w:szCs w:val="24"/>
                <w:u w:val="single"/>
              </w:rPr>
              <w:t>Destruction Callbacks</w:t>
            </w:r>
            <w:r>
              <w:rPr>
                <w:rFonts w:ascii="inherit" w:eastAsia="宋体" w:hAnsi="inherit" w:cs="宋体"/>
                <w:color w:val="548E2E"/>
                <w:kern w:val="0"/>
                <w:sz w:val="24"/>
                <w:szCs w:val="24"/>
                <w:u w:val="single"/>
              </w:rPr>
              <w:fldChar w:fldCharType="end"/>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bean definitions that contain information on how to create a specific bean, the </w:t>
      </w:r>
      <w:r w:rsidRPr="00BA0D5D">
        <w:rPr>
          <w:rFonts w:ascii="Consolas" w:eastAsia="宋体" w:hAnsi="Consolas" w:cs="宋体"/>
          <w:color w:val="34302D"/>
          <w:kern w:val="0"/>
          <w:sz w:val="23"/>
          <w:szCs w:val="23"/>
          <w:shd w:val="clear" w:color="auto" w:fill="F7F7F8"/>
        </w:rPr>
        <w:t>ApplicationContext</w:t>
      </w:r>
      <w:ins w:id="1010" w:author="zhang alex" w:date="2019-07-28T15:34:00Z">
        <w:r w:rsidR="00E91AFF">
          <w:rPr>
            <w:rFonts w:ascii="Consolas" w:eastAsia="宋体" w:hAnsi="Consolas" w:cs="宋体"/>
            <w:color w:val="34302D"/>
            <w:kern w:val="0"/>
            <w:sz w:val="23"/>
            <w:szCs w:val="23"/>
            <w:shd w:val="clear" w:color="auto" w:fill="F7F7F8"/>
          </w:rPr>
          <w:t xml:space="preserve"> </w:t>
        </w:r>
      </w:ins>
      <w:r w:rsidRPr="00BA0D5D">
        <w:rPr>
          <w:rFonts w:ascii="inherit" w:eastAsia="宋体" w:hAnsi="inherit" w:cs="Arial"/>
          <w:color w:val="34302D"/>
          <w:kern w:val="0"/>
          <w:sz w:val="24"/>
          <w:szCs w:val="24"/>
        </w:rPr>
        <w:t>implementations also permit the registration of existing objects that are created outside the container (by users). This is done by accessing the ApplicationContext’s BeanFactory through the </w:t>
      </w:r>
      <w:r w:rsidRPr="00BA0D5D">
        <w:rPr>
          <w:rFonts w:ascii="Consolas" w:eastAsia="宋体" w:hAnsi="Consolas" w:cs="宋体"/>
          <w:color w:val="34302D"/>
          <w:kern w:val="0"/>
          <w:sz w:val="23"/>
          <w:szCs w:val="23"/>
          <w:shd w:val="clear" w:color="auto" w:fill="F7F7F8"/>
        </w:rPr>
        <w:t>getBeanFactory()</w:t>
      </w:r>
      <w:r w:rsidRPr="00BA0D5D">
        <w:rPr>
          <w:rFonts w:ascii="inherit" w:eastAsia="宋体" w:hAnsi="inherit" w:cs="Arial"/>
          <w:color w:val="34302D"/>
          <w:kern w:val="0"/>
          <w:sz w:val="24"/>
          <w:szCs w:val="24"/>
        </w:rPr>
        <w:t> method, which returns the BeanFactory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implementation.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supports this registration through the </w:t>
      </w:r>
      <w:r w:rsidRPr="00BA0D5D">
        <w:rPr>
          <w:rFonts w:ascii="Consolas" w:eastAsia="宋体" w:hAnsi="Consolas" w:cs="宋体"/>
          <w:color w:val="34302D"/>
          <w:kern w:val="0"/>
          <w:sz w:val="23"/>
          <w:szCs w:val="23"/>
          <w:shd w:val="clear" w:color="auto" w:fill="F7F7F8"/>
        </w:rPr>
        <w:t>registerSingleton(..)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registerBeanDefinition(..)</w:t>
      </w:r>
      <w:r w:rsidRPr="00BA0D5D">
        <w:rPr>
          <w:rFonts w:ascii="inherit" w:eastAsia="宋体" w:hAnsi="inherit" w:cs="Arial"/>
          <w:color w:val="34302D"/>
          <w:kern w:val="0"/>
          <w:sz w:val="24"/>
          <w:szCs w:val="24"/>
        </w:rPr>
        <w:t> methods. However, typical applications work solely with beans defined through regular bean definition metadata.</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除了包含有关如何创建特定</w:t>
      </w:r>
      <w:del w:id="1011" w:author="zhang alex" w:date="2019-07-28T15:35:00Z">
        <w:r w:rsidDel="00E91AFF">
          <w:rPr>
            <w:rFonts w:ascii="Arial" w:hAnsi="Arial" w:cs="Arial"/>
            <w:color w:val="34302D"/>
            <w:shd w:val="clear" w:color="auto" w:fill="FFFFFF"/>
          </w:rPr>
          <w:delText>bean</w:delText>
        </w:r>
        <w:r w:rsidDel="00E91AFF">
          <w:rPr>
            <w:rFonts w:ascii="Arial" w:hAnsi="Arial" w:cs="Arial"/>
            <w:color w:val="34302D"/>
            <w:shd w:val="clear" w:color="auto" w:fill="FFFFFF"/>
          </w:rPr>
          <w:delText>的</w:delText>
        </w:r>
      </w:del>
      <w:r>
        <w:rPr>
          <w:rFonts w:ascii="Arial" w:hAnsi="Arial" w:cs="Arial"/>
          <w:color w:val="34302D"/>
          <w:shd w:val="clear" w:color="auto" w:fill="FFFFFF"/>
        </w:rPr>
        <w:t>信息的</w:t>
      </w:r>
      <w:r>
        <w:rPr>
          <w:rFonts w:ascii="Arial" w:hAnsi="Arial" w:cs="Arial"/>
          <w:color w:val="34302D"/>
          <w:shd w:val="clear" w:color="auto" w:fill="FFFFFF"/>
        </w:rPr>
        <w:t>bean</w:t>
      </w:r>
      <w:r>
        <w:rPr>
          <w:rFonts w:ascii="Arial" w:hAnsi="Arial" w:cs="Arial"/>
          <w:color w:val="34302D"/>
          <w:shd w:val="clear" w:color="auto" w:fill="FFFFFF"/>
        </w:rPr>
        <w:t>定义之外，</w:t>
      </w:r>
      <w:ins w:id="1012" w:author="zhang alex" w:date="2019-07-28T15:34:00Z">
        <w:r w:rsidR="00E91AFF" w:rsidDel="00E91AFF">
          <w:rPr>
            <w:rFonts w:ascii="Arial" w:hAnsi="Arial" w:cs="Arial"/>
            <w:color w:val="34302D"/>
            <w:shd w:val="clear" w:color="auto" w:fill="FFFFFF"/>
          </w:rPr>
          <w:t xml:space="preserve"> </w:t>
        </w:r>
      </w:ins>
      <w:del w:id="1013" w:author="zhang alex" w:date="2019-07-28T15:34:00Z">
        <w:r w:rsidDel="00E91AFF">
          <w:rPr>
            <w:rFonts w:ascii="Arial" w:hAnsi="Arial" w:cs="Arial"/>
            <w:color w:val="34302D"/>
            <w:shd w:val="clear" w:color="auto" w:fill="FFFFFF"/>
          </w:rPr>
          <w:delText>这些</w:delText>
        </w:r>
      </w:del>
      <w:r>
        <w:rPr>
          <w:rStyle w:val="HTML"/>
          <w:rFonts w:ascii="Consolas" w:hAnsi="Consolas"/>
          <w:sz w:val="23"/>
          <w:szCs w:val="23"/>
          <w:shd w:val="clear" w:color="auto" w:fill="F7F7F8"/>
        </w:rPr>
        <w:t>ApplicationContext</w:t>
      </w:r>
      <w:ins w:id="1014" w:author="zhang alex" w:date="2019-07-28T15:35:00Z">
        <w:r w:rsidR="00E91AFF">
          <w:rPr>
            <w:rStyle w:val="HTML"/>
            <w:rFonts w:ascii="Consolas" w:hAnsi="Consolas" w:hint="eastAsia"/>
            <w:sz w:val="23"/>
            <w:szCs w:val="23"/>
            <w:shd w:val="clear" w:color="auto" w:fill="F7F7F8"/>
          </w:rPr>
          <w:t>的</w:t>
        </w:r>
      </w:ins>
      <w:r>
        <w:rPr>
          <w:rFonts w:ascii="Arial" w:hAnsi="Arial" w:cs="Arial"/>
          <w:color w:val="34302D"/>
          <w:shd w:val="clear" w:color="auto" w:fill="FFFFFF"/>
        </w:rPr>
        <w:t>实现还允许注册在容器外部（由用户）</w:t>
      </w:r>
      <w:ins w:id="1015" w:author="zhang alex" w:date="2019-07-28T15:36:00Z">
        <w:r w:rsidR="00E91AFF">
          <w:rPr>
            <w:rFonts w:ascii="Arial" w:hAnsi="Arial" w:cs="Arial" w:hint="eastAsia"/>
            <w:color w:val="34302D"/>
            <w:shd w:val="clear" w:color="auto" w:fill="FFFFFF"/>
          </w:rPr>
          <w:t>已经</w:t>
        </w:r>
      </w:ins>
      <w:r>
        <w:rPr>
          <w:rFonts w:ascii="Arial" w:hAnsi="Arial" w:cs="Arial"/>
          <w:color w:val="34302D"/>
          <w:shd w:val="clear" w:color="auto" w:fill="FFFFFF"/>
        </w:rPr>
        <w:t>创建的</w:t>
      </w:r>
      <w:del w:id="1016" w:author="zhang alex" w:date="2019-07-28T15:36:00Z">
        <w:r w:rsidDel="00E91AFF">
          <w:rPr>
            <w:rFonts w:ascii="Arial" w:hAnsi="Arial" w:cs="Arial"/>
            <w:color w:val="34302D"/>
            <w:shd w:val="clear" w:color="auto" w:fill="FFFFFF"/>
          </w:rPr>
          <w:delText>现有</w:delText>
        </w:r>
      </w:del>
      <w:r>
        <w:rPr>
          <w:rFonts w:ascii="Arial" w:hAnsi="Arial" w:cs="Arial"/>
          <w:color w:val="34302D"/>
          <w:shd w:val="clear" w:color="auto" w:fill="FFFFFF"/>
        </w:rPr>
        <w:t>对象。这是通过</w:t>
      </w:r>
      <w:ins w:id="1017" w:author="zhang alex" w:date="2019-07-28T15:37:00Z">
        <w:r w:rsidR="00E91AFF">
          <w:rPr>
            <w:rStyle w:val="HTML"/>
            <w:rFonts w:ascii="Consolas" w:hAnsi="Consolas"/>
            <w:sz w:val="23"/>
            <w:szCs w:val="23"/>
            <w:shd w:val="clear" w:color="auto" w:fill="F7F7F8"/>
          </w:rPr>
          <w:t>getBeanFactory()</w:t>
        </w:r>
      </w:ins>
      <w:r>
        <w:rPr>
          <w:rFonts w:ascii="Arial" w:hAnsi="Arial" w:cs="Arial"/>
          <w:color w:val="34302D"/>
          <w:shd w:val="clear" w:color="auto" w:fill="FFFFFF"/>
        </w:rPr>
        <w:t>方法访问</w:t>
      </w:r>
      <w:r>
        <w:rPr>
          <w:rFonts w:ascii="Arial" w:hAnsi="Arial" w:cs="Arial"/>
          <w:color w:val="34302D"/>
          <w:shd w:val="clear" w:color="auto" w:fill="FFFFFF"/>
        </w:rPr>
        <w:t>ApplicationContext</w:t>
      </w:r>
      <w:r>
        <w:rPr>
          <w:rFonts w:ascii="Arial" w:hAnsi="Arial" w:cs="Arial"/>
          <w:color w:val="34302D"/>
          <w:shd w:val="clear" w:color="auto" w:fill="FFFFFF"/>
        </w:rPr>
        <w:t>的</w:t>
      </w:r>
      <w:r>
        <w:rPr>
          <w:rFonts w:ascii="Arial" w:hAnsi="Arial" w:cs="Arial"/>
          <w:color w:val="34302D"/>
          <w:shd w:val="clear" w:color="auto" w:fill="FFFFFF"/>
        </w:rPr>
        <w:t>BeanFactory</w:t>
      </w:r>
      <w:r>
        <w:rPr>
          <w:rFonts w:ascii="Arial" w:hAnsi="Arial" w:cs="Arial"/>
          <w:color w:val="34302D"/>
          <w:shd w:val="clear" w:color="auto" w:fill="FFFFFF"/>
        </w:rPr>
        <w:t>来完成的</w:t>
      </w:r>
      <w:del w:id="1018" w:author="zhang alex" w:date="2019-07-28T15:37:00Z">
        <w:r w:rsidDel="00E91AFF">
          <w:rPr>
            <w:rStyle w:val="HTML"/>
            <w:rFonts w:ascii="Consolas" w:hAnsi="Consolas"/>
            <w:sz w:val="23"/>
            <w:szCs w:val="23"/>
            <w:shd w:val="clear" w:color="auto" w:fill="F7F7F8"/>
          </w:rPr>
          <w:delText>getBeanFactory()</w:delText>
        </w:r>
      </w:del>
      <w:r>
        <w:rPr>
          <w:rFonts w:ascii="Arial" w:hAnsi="Arial" w:cs="Arial"/>
          <w:color w:val="34302D"/>
          <w:shd w:val="clear" w:color="auto" w:fill="FFFFFF"/>
        </w:rPr>
        <w:t>，该方法返回</w:t>
      </w:r>
      <w:r>
        <w:rPr>
          <w:rFonts w:ascii="Arial" w:hAnsi="Arial" w:cs="Arial"/>
          <w:color w:val="34302D"/>
          <w:shd w:val="clear" w:color="auto" w:fill="FFFFFF"/>
        </w:rPr>
        <w:t>BeanFactory </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实现。</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 </w:t>
      </w:r>
      <w:r>
        <w:rPr>
          <w:rFonts w:ascii="Arial" w:hAnsi="Arial" w:cs="Arial"/>
          <w:color w:val="34302D"/>
          <w:shd w:val="clear" w:color="auto" w:fill="FFFFFF"/>
        </w:rPr>
        <w:t>通过</w:t>
      </w:r>
      <w:r>
        <w:rPr>
          <w:rStyle w:val="HTML"/>
          <w:rFonts w:ascii="Consolas" w:hAnsi="Consolas"/>
          <w:sz w:val="23"/>
          <w:szCs w:val="23"/>
          <w:shd w:val="clear" w:color="auto" w:fill="F7F7F8"/>
        </w:rPr>
        <w:t>registerSingleton(..)</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registerBeanDefinition(..)</w:t>
      </w:r>
      <w:r>
        <w:rPr>
          <w:rFonts w:ascii="Arial" w:hAnsi="Arial" w:cs="Arial"/>
          <w:color w:val="34302D"/>
          <w:shd w:val="clear" w:color="auto" w:fill="FFFFFF"/>
        </w:rPr>
        <w:t>方法支持此注册。但是，典型的应用程序仅使用通过常规</w:t>
      </w:r>
      <w:r>
        <w:rPr>
          <w:rFonts w:ascii="Arial" w:hAnsi="Arial" w:cs="Arial"/>
          <w:color w:val="34302D"/>
          <w:shd w:val="clear" w:color="auto" w:fill="FFFFFF"/>
        </w:rPr>
        <w:t>bean</w:t>
      </w:r>
      <w:r>
        <w:rPr>
          <w:rFonts w:ascii="Arial" w:hAnsi="Arial" w:cs="Arial"/>
          <w:color w:val="34302D"/>
          <w:shd w:val="clear" w:color="auto" w:fill="FFFFFF"/>
        </w:rPr>
        <w:t>定义元数据定义的</w:t>
      </w:r>
      <w:r>
        <w:rPr>
          <w:rFonts w:ascii="Arial" w:hAnsi="Arial" w:cs="Arial"/>
          <w:color w:val="34302D"/>
          <w:shd w:val="clear" w:color="auto" w:fill="FFFFFF"/>
        </w:rPr>
        <w:t>bean</w:t>
      </w:r>
      <w:r>
        <w:rPr>
          <w:rFonts w:ascii="Arial" w:hAnsi="Arial" w:cs="Arial"/>
          <w:color w:val="34302D"/>
          <w:shd w:val="clear" w:color="auto" w:fill="FFFFFF"/>
        </w:rPr>
        <w:t>。</w:t>
      </w:r>
    </w:p>
    <w:tbl>
      <w:tblPr>
        <w:tblStyle w:val="a7"/>
        <w:tblW w:w="0" w:type="auto"/>
        <w:tblLook w:val="04A0" w:firstRow="1" w:lastRow="0" w:firstColumn="1" w:lastColumn="0" w:noHBand="0" w:noVBand="1"/>
        <w:tblPrChange w:id="1019" w:author="zhang alex" w:date="2019-07-28T15:29:00Z">
          <w:tblPr>
            <w:tblStyle w:val="a7"/>
            <w:tblW w:w="5000" w:type="pct"/>
            <w:tblLook w:val="04A0" w:firstRow="1" w:lastRow="0" w:firstColumn="1" w:lastColumn="0" w:noHBand="0" w:noVBand="1"/>
          </w:tblPr>
        </w:tblPrChange>
      </w:tblPr>
      <w:tblGrid>
        <w:gridCol w:w="10457"/>
        <w:tblGridChange w:id="1020">
          <w:tblGrid>
            <w:gridCol w:w="10150"/>
          </w:tblGrid>
        </w:tblGridChange>
      </w:tblGrid>
      <w:tr w:rsidR="00C2284E" w:rsidRPr="00BA0D5D" w:rsidTr="00C2284E">
        <w:tc>
          <w:tcPr>
            <w:tcW w:w="0" w:type="auto"/>
            <w:hideMark/>
            <w:tcPrChange w:id="1021" w:author="zhang alex" w:date="2019-07-28T15:29:00Z">
              <w:tcPr>
                <w:tcW w:w="4811" w:type="pct"/>
                <w:hideMark/>
              </w:tcPr>
            </w:tcPrChange>
          </w:tcPr>
          <w:p w:rsidR="00C2284E" w:rsidRDefault="00C2284E"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 xml:space="preserve">Bean metadata and manually supplied singleton instances need to be registered as early as possible, in order for the container to properly reason about them during autowiring and other introspection steps. While overriding existing metadata and existing singleton instances is supported to some degree, the </w:t>
            </w:r>
            <w:r w:rsidRPr="00BA0D5D">
              <w:rPr>
                <w:rFonts w:ascii="inherit" w:eastAsia="宋体" w:hAnsi="inherit" w:cs="宋体"/>
                <w:kern w:val="0"/>
                <w:sz w:val="24"/>
                <w:szCs w:val="24"/>
              </w:rPr>
              <w:lastRenderedPageBreak/>
              <w:t>registration of new beans at runtime (concurrently with live access to the factory) is not officially supported and may lead to concurrent access exceptions, inconsistent state in the bean container, or both.</w:t>
            </w:r>
          </w:p>
          <w:p w:rsidR="00C2284E" w:rsidRPr="00BA0D5D" w:rsidRDefault="00C2284E" w:rsidP="002612E9">
            <w:pPr>
              <w:widowControl/>
              <w:jc w:val="left"/>
              <w:rPr>
                <w:rFonts w:ascii="inherit" w:eastAsia="宋体" w:hAnsi="inherit" w:cs="宋体" w:hint="eastAsia"/>
                <w:kern w:val="0"/>
                <w:sz w:val="24"/>
                <w:szCs w:val="24"/>
              </w:rPr>
              <w:pPrChange w:id="1022" w:author="zhang alex" w:date="2019-07-28T15:57:00Z">
                <w:pPr>
                  <w:widowControl/>
                  <w:jc w:val="left"/>
                </w:pPr>
              </w:pPrChange>
            </w:pPr>
            <w:r>
              <w:rPr>
                <w:rFonts w:ascii="Arial" w:hAnsi="Arial" w:cs="Arial"/>
                <w:shd w:val="clear" w:color="auto" w:fill="EBF1E7"/>
              </w:rPr>
              <w:t>需要尽早注册</w:t>
            </w:r>
            <w:r>
              <w:rPr>
                <w:rFonts w:ascii="Arial" w:hAnsi="Arial" w:cs="Arial"/>
                <w:shd w:val="clear" w:color="auto" w:fill="EBF1E7"/>
              </w:rPr>
              <w:t>Bean</w:t>
            </w:r>
            <w:r>
              <w:rPr>
                <w:rFonts w:ascii="Arial" w:hAnsi="Arial" w:cs="Arial"/>
                <w:shd w:val="clear" w:color="auto" w:fill="EBF1E7"/>
              </w:rPr>
              <w:t>元数据和手动提供的单例实例，以便容器在自动装配和其他内省步骤期间正确推理它们。虽然在某种程度上支持覆盖现有元数据和现有单例实例，但是在运行时注册新</w:t>
            </w:r>
            <w:r>
              <w:rPr>
                <w:rFonts w:ascii="Arial" w:hAnsi="Arial" w:cs="Arial"/>
                <w:shd w:val="clear" w:color="auto" w:fill="EBF1E7"/>
              </w:rPr>
              <w:t>bean</w:t>
            </w:r>
            <w:r>
              <w:rPr>
                <w:rFonts w:ascii="Arial" w:hAnsi="Arial" w:cs="Arial"/>
                <w:shd w:val="clear" w:color="auto" w:fill="EBF1E7"/>
              </w:rPr>
              <w:t>（与对工厂的实时访问同时）并未得到官方支持，并且可能导致并发访问异常，</w:t>
            </w:r>
            <w:r>
              <w:rPr>
                <w:rFonts w:ascii="Arial" w:hAnsi="Arial" w:cs="Arial"/>
                <w:shd w:val="clear" w:color="auto" w:fill="EBF1E7"/>
              </w:rPr>
              <w:t>bean</w:t>
            </w:r>
            <w:r>
              <w:rPr>
                <w:rFonts w:ascii="Arial" w:hAnsi="Arial" w:cs="Arial"/>
                <w:shd w:val="clear" w:color="auto" w:fill="EBF1E7"/>
              </w:rPr>
              <w:t>容器中的状态不一致，或</w:t>
            </w:r>
            <w:del w:id="1023" w:author="zhang alex" w:date="2019-07-28T15:57:00Z">
              <w:r w:rsidDel="002612E9">
                <w:rPr>
                  <w:rFonts w:ascii="Arial" w:hAnsi="Arial" w:cs="Arial"/>
                  <w:shd w:val="clear" w:color="auto" w:fill="EBF1E7"/>
                </w:rPr>
                <w:delText>者</w:delText>
              </w:r>
            </w:del>
            <w:del w:id="1024" w:author="zhang alex" w:date="2019-07-28T15:55:00Z">
              <w:r w:rsidDel="00E8310F">
                <w:rPr>
                  <w:rFonts w:ascii="Arial" w:hAnsi="Arial" w:cs="Arial" w:hint="eastAsia"/>
                  <w:shd w:val="clear" w:color="auto" w:fill="EBF1E7"/>
                </w:rPr>
                <w:delText>都</w:delText>
              </w:r>
            </w:del>
            <w:ins w:id="1025" w:author="zhang alex" w:date="2019-07-28T15:55:00Z">
              <w:r w:rsidR="00E8310F">
                <w:rPr>
                  <w:rFonts w:ascii="Arial" w:hAnsi="Arial" w:cs="Arial" w:hint="eastAsia"/>
                  <w:shd w:val="clear" w:color="auto" w:fill="EBF1E7"/>
                </w:rPr>
                <w:t>两者</w:t>
              </w:r>
            </w:ins>
            <w:ins w:id="1026" w:author="zhang alex" w:date="2019-07-28T15:56:00Z">
              <w:r w:rsidR="00CE1AA7">
                <w:rPr>
                  <w:rFonts w:ascii="Arial" w:hAnsi="Arial" w:cs="Arial" w:hint="eastAsia"/>
                  <w:shd w:val="clear" w:color="auto" w:fill="EBF1E7"/>
                </w:rPr>
                <w:t>皆有</w:t>
              </w:r>
              <w:r w:rsidR="00C218F4">
                <w:rPr>
                  <w:rFonts w:ascii="Arial" w:hAnsi="Arial" w:cs="Arial" w:hint="eastAsia"/>
                  <w:shd w:val="clear" w:color="auto" w:fill="EBF1E7"/>
                </w:rPr>
                <w:t>可能发生</w:t>
              </w:r>
            </w:ins>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1.3.1. Naming Beans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Every bean has one or more identifiers. These identifiers must be unique within the container that hosts the bean. A bean usually has only one identifier. However, if it requires more than one, the extra ones can be considered aliases.</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每个</w:t>
      </w:r>
      <w:r>
        <w:rPr>
          <w:rFonts w:ascii="Arial" w:hAnsi="Arial" w:cs="Arial"/>
          <w:color w:val="34302D"/>
          <w:shd w:val="clear" w:color="auto" w:fill="FFFFFF"/>
        </w:rPr>
        <w:t>bean</w:t>
      </w:r>
      <w:r>
        <w:rPr>
          <w:rFonts w:ascii="Arial" w:hAnsi="Arial" w:cs="Arial"/>
          <w:color w:val="34302D"/>
          <w:shd w:val="clear" w:color="auto" w:fill="FFFFFF"/>
        </w:rPr>
        <w:t>都有一个或多个标识符。这些标识符在托管</w:t>
      </w:r>
      <w:r>
        <w:rPr>
          <w:rFonts w:ascii="Arial" w:hAnsi="Arial" w:cs="Arial"/>
          <w:color w:val="34302D"/>
          <w:shd w:val="clear" w:color="auto" w:fill="FFFFFF"/>
        </w:rPr>
        <w:t>bean</w:t>
      </w:r>
      <w:r>
        <w:rPr>
          <w:rFonts w:ascii="Arial" w:hAnsi="Arial" w:cs="Arial"/>
          <w:color w:val="34302D"/>
          <w:shd w:val="clear" w:color="auto" w:fill="FFFFFF"/>
        </w:rPr>
        <w:t>的容器中必须是唯一的。</w:t>
      </w:r>
      <w:r>
        <w:rPr>
          <w:rFonts w:ascii="Arial" w:hAnsi="Arial" w:cs="Arial"/>
          <w:color w:val="34302D"/>
          <w:shd w:val="clear" w:color="auto" w:fill="FFFFFF"/>
        </w:rPr>
        <w:t>bean</w:t>
      </w:r>
      <w:r>
        <w:rPr>
          <w:rFonts w:ascii="Arial" w:hAnsi="Arial" w:cs="Arial"/>
          <w:color w:val="34302D"/>
          <w:shd w:val="clear" w:color="auto" w:fill="FFFFFF"/>
        </w:rPr>
        <w:t>通常只有一个标识符。但是，如果</w:t>
      </w:r>
      <w:del w:id="1027" w:author="zhang alex" w:date="2019-07-28T17:17:00Z">
        <w:r w:rsidDel="00237B47">
          <w:rPr>
            <w:rFonts w:ascii="Arial" w:hAnsi="Arial" w:cs="Arial"/>
            <w:color w:val="34302D"/>
            <w:shd w:val="clear" w:color="auto" w:fill="FFFFFF"/>
          </w:rPr>
          <w:delText>它</w:delText>
        </w:r>
      </w:del>
      <w:r>
        <w:rPr>
          <w:rFonts w:ascii="Arial" w:hAnsi="Arial" w:cs="Arial"/>
          <w:color w:val="34302D"/>
          <w:shd w:val="clear" w:color="auto" w:fill="FFFFFF"/>
        </w:rPr>
        <w:t>需要多个，则额外</w:t>
      </w:r>
      <w:ins w:id="1028" w:author="zhang alex" w:date="2019-07-28T17:17:00Z">
        <w:r w:rsidR="00237B47">
          <w:rPr>
            <w:rFonts w:ascii="Arial" w:hAnsi="Arial" w:cs="Arial" w:hint="eastAsia"/>
            <w:color w:val="34302D"/>
            <w:shd w:val="clear" w:color="auto" w:fill="FFFFFF"/>
          </w:rPr>
          <w:t>的标识符</w:t>
        </w:r>
      </w:ins>
      <w:del w:id="1029" w:author="zhang alex" w:date="2019-07-28T17:17:00Z">
        <w:r w:rsidDel="00237B47">
          <w:rPr>
            <w:rFonts w:ascii="Arial" w:hAnsi="Arial" w:cs="Arial"/>
            <w:color w:val="34302D"/>
            <w:shd w:val="clear" w:color="auto" w:fill="FFFFFF"/>
          </w:rPr>
          <w:delText>的</w:delText>
        </w:r>
      </w:del>
      <w:r>
        <w:rPr>
          <w:rFonts w:ascii="Arial" w:hAnsi="Arial" w:cs="Arial"/>
          <w:color w:val="34302D"/>
          <w:shd w:val="clear" w:color="auto" w:fill="FFFFFF"/>
        </w:rPr>
        <w:t>可以被视为别名。</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XML-based configuration metadata, you use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or both to specify the bean identifiers.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lets you specify exactly one id. Conventionally, these names are alphanumeric ('myBean', 'someService', etc.), but they can contain special characters as well. If you want to introduce other aliases for the bean, you can also specify them in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separated by a comma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semicolon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or white space. As a historical note, in versions prior to Spring 3.1,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was defined as an </w:t>
      </w:r>
      <w:r w:rsidRPr="00BA0D5D">
        <w:rPr>
          <w:rFonts w:ascii="Consolas" w:eastAsia="宋体" w:hAnsi="Consolas" w:cs="宋体"/>
          <w:color w:val="34302D"/>
          <w:kern w:val="0"/>
          <w:sz w:val="23"/>
          <w:szCs w:val="23"/>
          <w:shd w:val="clear" w:color="auto" w:fill="F7F7F8"/>
        </w:rPr>
        <w:t>xsd:ID</w:t>
      </w:r>
      <w:r w:rsidRPr="00BA0D5D">
        <w:rPr>
          <w:rFonts w:ascii="inherit" w:eastAsia="宋体" w:hAnsi="inherit" w:cs="Arial"/>
          <w:color w:val="34302D"/>
          <w:kern w:val="0"/>
          <w:sz w:val="24"/>
          <w:szCs w:val="24"/>
        </w:rPr>
        <w:t> type, which constrained possible characters. As of 3.1, it is defined as an </w:t>
      </w:r>
      <w:r w:rsidRPr="00BA0D5D">
        <w:rPr>
          <w:rFonts w:ascii="Consolas" w:eastAsia="宋体" w:hAnsi="Consolas" w:cs="宋体"/>
          <w:color w:val="34302D"/>
          <w:kern w:val="0"/>
          <w:sz w:val="23"/>
          <w:szCs w:val="23"/>
          <w:shd w:val="clear" w:color="auto" w:fill="F7F7F8"/>
        </w:rPr>
        <w:t>xsd:string</w:t>
      </w:r>
      <w:r w:rsidRPr="00BA0D5D">
        <w:rPr>
          <w:rFonts w:ascii="inherit" w:eastAsia="宋体" w:hAnsi="inherit" w:cs="Arial"/>
          <w:color w:val="34302D"/>
          <w:kern w:val="0"/>
          <w:sz w:val="24"/>
          <w:szCs w:val="24"/>
        </w:rPr>
        <w:t>type. Note that bean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uniqueness is still enforced by the container, though no longer by XML parsers.</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在基于</w:t>
      </w:r>
      <w:r>
        <w:rPr>
          <w:rFonts w:ascii="Arial" w:hAnsi="Arial" w:cs="Arial"/>
          <w:color w:val="34302D"/>
          <w:shd w:val="clear" w:color="auto" w:fill="FFFFFF"/>
        </w:rPr>
        <w:t>XML</w:t>
      </w:r>
      <w:r>
        <w:rPr>
          <w:rFonts w:ascii="Arial" w:hAnsi="Arial" w:cs="Arial"/>
          <w:color w:val="34302D"/>
          <w:shd w:val="clear" w:color="auto" w:fill="FFFFFF"/>
        </w:rPr>
        <w:t>的配置元数据中，您可以使用</w:t>
      </w:r>
      <w:r>
        <w:rPr>
          <w:rStyle w:val="HTML"/>
          <w:rFonts w:ascii="Consolas" w:hAnsi="Consolas"/>
          <w:sz w:val="23"/>
          <w:szCs w:val="23"/>
          <w:shd w:val="clear" w:color="auto" w:fill="F7F7F8"/>
        </w:rPr>
        <w:t>id</w:t>
      </w:r>
      <w:r>
        <w:rPr>
          <w:rFonts w:ascii="Arial" w:hAnsi="Arial" w:cs="Arial"/>
          <w:color w:val="34302D"/>
          <w:shd w:val="clear" w:color="auto" w:fill="FFFFFF"/>
        </w:rPr>
        <w:t>属性，</w:t>
      </w:r>
      <w:r>
        <w:rPr>
          <w:rStyle w:val="HTML"/>
          <w:rFonts w:ascii="Consolas" w:hAnsi="Consolas"/>
          <w:sz w:val="23"/>
          <w:szCs w:val="23"/>
          <w:shd w:val="clear" w:color="auto" w:fill="F7F7F8"/>
        </w:rPr>
        <w:t>name</w:t>
      </w:r>
      <w:r>
        <w:rPr>
          <w:rFonts w:ascii="Arial" w:hAnsi="Arial" w:cs="Arial"/>
          <w:color w:val="34302D"/>
          <w:shd w:val="clear" w:color="auto" w:fill="FFFFFF"/>
        </w:rPr>
        <w:t>属性或两者来指定</w:t>
      </w:r>
      <w:r>
        <w:rPr>
          <w:rFonts w:ascii="Arial" w:hAnsi="Arial" w:cs="Arial"/>
          <w:color w:val="34302D"/>
          <w:shd w:val="clear" w:color="auto" w:fill="FFFFFF"/>
        </w:rPr>
        <w:t>bean</w:t>
      </w:r>
      <w:r>
        <w:rPr>
          <w:rFonts w:ascii="Arial" w:hAnsi="Arial" w:cs="Arial"/>
          <w:color w:val="34302D"/>
          <w:shd w:val="clear" w:color="auto" w:fill="FFFFFF"/>
        </w:rPr>
        <w:t>标识符。</w:t>
      </w:r>
      <w:del w:id="1030" w:author="zhang alex" w:date="2019-07-28T17:18:00Z">
        <w:r w:rsidDel="00325B18">
          <w:rPr>
            <w:rFonts w:ascii="Arial" w:hAnsi="Arial" w:cs="Arial"/>
            <w:color w:val="34302D"/>
            <w:shd w:val="clear" w:color="auto" w:fill="FFFFFF"/>
          </w:rPr>
          <w:delText>该</w:delText>
        </w:r>
      </w:del>
      <w:r>
        <w:rPr>
          <w:rStyle w:val="HTML"/>
          <w:rFonts w:ascii="Consolas" w:hAnsi="Consolas"/>
          <w:sz w:val="23"/>
          <w:szCs w:val="23"/>
          <w:shd w:val="clear" w:color="auto" w:fill="F7F7F8"/>
        </w:rPr>
        <w:t>id</w:t>
      </w:r>
      <w:r>
        <w:rPr>
          <w:rFonts w:ascii="Arial" w:hAnsi="Arial" w:cs="Arial"/>
          <w:color w:val="34302D"/>
          <w:shd w:val="clear" w:color="auto" w:fill="FFFFFF"/>
        </w:rPr>
        <w:t>属性允许您指定一个</w:t>
      </w:r>
      <w:r>
        <w:rPr>
          <w:rFonts w:ascii="Arial" w:hAnsi="Arial" w:cs="Arial"/>
          <w:color w:val="34302D"/>
          <w:shd w:val="clear" w:color="auto" w:fill="FFFFFF"/>
        </w:rPr>
        <w:t>id</w:t>
      </w:r>
      <w:r>
        <w:rPr>
          <w:rFonts w:ascii="Arial" w:hAnsi="Arial" w:cs="Arial"/>
          <w:color w:val="34302D"/>
          <w:shd w:val="clear" w:color="auto" w:fill="FFFFFF"/>
        </w:rPr>
        <w:t>。通常，这些名称是字母数字（</w:t>
      </w:r>
      <w:r>
        <w:rPr>
          <w:rFonts w:ascii="Arial" w:hAnsi="Arial" w:cs="Arial"/>
          <w:color w:val="34302D"/>
          <w:shd w:val="clear" w:color="auto" w:fill="FFFFFF"/>
        </w:rPr>
        <w:t>'myBean'</w:t>
      </w:r>
      <w:r>
        <w:rPr>
          <w:rFonts w:ascii="Arial" w:hAnsi="Arial" w:cs="Arial"/>
          <w:color w:val="34302D"/>
          <w:shd w:val="clear" w:color="auto" w:fill="FFFFFF"/>
        </w:rPr>
        <w:t>，</w:t>
      </w:r>
      <w:r>
        <w:rPr>
          <w:rFonts w:ascii="Arial" w:hAnsi="Arial" w:cs="Arial"/>
          <w:color w:val="34302D"/>
          <w:shd w:val="clear" w:color="auto" w:fill="FFFFFF"/>
        </w:rPr>
        <w:t>'someService'</w:t>
      </w:r>
      <w:r>
        <w:rPr>
          <w:rFonts w:ascii="Arial" w:hAnsi="Arial" w:cs="Arial"/>
          <w:color w:val="34302D"/>
          <w:shd w:val="clear" w:color="auto" w:fill="FFFFFF"/>
        </w:rPr>
        <w:t>等），但它们也可以包含特殊字符。如果要为</w:t>
      </w:r>
      <w:r>
        <w:rPr>
          <w:rFonts w:ascii="Arial" w:hAnsi="Arial" w:cs="Arial"/>
          <w:color w:val="34302D"/>
          <w:shd w:val="clear" w:color="auto" w:fill="FFFFFF"/>
        </w:rPr>
        <w:t>bean</w:t>
      </w:r>
      <w:r>
        <w:rPr>
          <w:rFonts w:ascii="Arial" w:hAnsi="Arial" w:cs="Arial"/>
          <w:color w:val="34302D"/>
          <w:shd w:val="clear" w:color="auto" w:fill="FFFFFF"/>
        </w:rPr>
        <w:t>引入其他别名，还可以在</w:t>
      </w:r>
      <w:r>
        <w:rPr>
          <w:rStyle w:val="HTML"/>
          <w:rFonts w:ascii="Consolas" w:hAnsi="Consolas"/>
          <w:sz w:val="23"/>
          <w:szCs w:val="23"/>
          <w:shd w:val="clear" w:color="auto" w:fill="F7F7F8"/>
        </w:rPr>
        <w:t>name</w:t>
      </w:r>
      <w:r>
        <w:rPr>
          <w:rFonts w:ascii="Arial" w:hAnsi="Arial" w:cs="Arial"/>
          <w:color w:val="34302D"/>
          <w:shd w:val="clear" w:color="auto" w:fill="FFFFFF"/>
        </w:rPr>
        <w:t> </w:t>
      </w:r>
      <w:r>
        <w:rPr>
          <w:rFonts w:ascii="Arial" w:hAnsi="Arial" w:cs="Arial"/>
          <w:color w:val="34302D"/>
          <w:shd w:val="clear" w:color="auto" w:fill="FFFFFF"/>
        </w:rPr>
        <w:t>属性中指定它们，用逗号（</w:t>
      </w:r>
      <w:r>
        <w:rPr>
          <w:rStyle w:val="HTML"/>
          <w:rFonts w:ascii="Consolas" w:hAnsi="Consolas"/>
          <w:sz w:val="23"/>
          <w:szCs w:val="23"/>
          <w:shd w:val="clear" w:color="auto" w:fill="F7F7F8"/>
        </w:rPr>
        <w:t>,</w:t>
      </w:r>
      <w:r>
        <w:rPr>
          <w:rFonts w:ascii="Arial" w:hAnsi="Arial" w:cs="Arial"/>
          <w:color w:val="34302D"/>
          <w:shd w:val="clear" w:color="auto" w:fill="FFFFFF"/>
        </w:rPr>
        <w:t>），分号（</w:t>
      </w:r>
      <w:r>
        <w:rPr>
          <w:rStyle w:val="HTML"/>
          <w:rFonts w:ascii="Consolas" w:hAnsi="Consolas"/>
          <w:sz w:val="23"/>
          <w:szCs w:val="23"/>
          <w:shd w:val="clear" w:color="auto" w:fill="F7F7F8"/>
        </w:rPr>
        <w:t>;</w:t>
      </w:r>
      <w:r>
        <w:rPr>
          <w:rFonts w:ascii="Arial" w:hAnsi="Arial" w:cs="Arial"/>
          <w:color w:val="34302D"/>
          <w:shd w:val="clear" w:color="auto" w:fill="FFFFFF"/>
        </w:rPr>
        <w:t>）或空格分隔。作为历史记录，在</w:t>
      </w:r>
      <w:r>
        <w:rPr>
          <w:rFonts w:ascii="Arial" w:hAnsi="Arial" w:cs="Arial"/>
          <w:color w:val="34302D"/>
          <w:shd w:val="clear" w:color="auto" w:fill="FFFFFF"/>
        </w:rPr>
        <w:t>Spring 3.1</w:t>
      </w:r>
      <w:r>
        <w:rPr>
          <w:rFonts w:ascii="Arial" w:hAnsi="Arial" w:cs="Arial"/>
          <w:color w:val="34302D"/>
          <w:shd w:val="clear" w:color="auto" w:fill="FFFFFF"/>
        </w:rPr>
        <w:t>之前的版本中，</w:t>
      </w:r>
      <w:ins w:id="1031" w:author="zhang alex" w:date="2019-07-28T17:19:00Z">
        <w:r w:rsidR="00325B18" w:rsidDel="00325B18">
          <w:rPr>
            <w:rFonts w:ascii="Arial" w:hAnsi="Arial" w:cs="Arial"/>
            <w:color w:val="34302D"/>
            <w:shd w:val="clear" w:color="auto" w:fill="FFFFFF"/>
          </w:rPr>
          <w:t xml:space="preserve"> </w:t>
        </w:r>
      </w:ins>
      <w:del w:id="1032" w:author="zhang alex" w:date="2019-07-28T17:19:00Z">
        <w:r w:rsidDel="00325B18">
          <w:rPr>
            <w:rFonts w:ascii="Arial" w:hAnsi="Arial" w:cs="Arial"/>
            <w:color w:val="34302D"/>
            <w:shd w:val="clear" w:color="auto" w:fill="FFFFFF"/>
          </w:rPr>
          <w:delText>该</w:delText>
        </w:r>
      </w:del>
      <w:r>
        <w:rPr>
          <w:rStyle w:val="HTML"/>
          <w:rFonts w:ascii="Consolas" w:hAnsi="Consolas"/>
          <w:sz w:val="23"/>
          <w:szCs w:val="23"/>
          <w:shd w:val="clear" w:color="auto" w:fill="F7F7F8"/>
        </w:rPr>
        <w:t>id</w:t>
      </w:r>
      <w:r>
        <w:rPr>
          <w:rFonts w:ascii="Arial" w:hAnsi="Arial" w:cs="Arial"/>
          <w:color w:val="34302D"/>
          <w:shd w:val="clear" w:color="auto" w:fill="FFFFFF"/>
        </w:rPr>
        <w:t>属性被定义为一种</w:t>
      </w:r>
      <w:r>
        <w:rPr>
          <w:rStyle w:val="HTML"/>
          <w:rFonts w:ascii="Consolas" w:hAnsi="Consolas"/>
          <w:sz w:val="23"/>
          <w:szCs w:val="23"/>
          <w:shd w:val="clear" w:color="auto" w:fill="F7F7F8"/>
        </w:rPr>
        <w:t>xsd:ID</w:t>
      </w:r>
      <w:r>
        <w:rPr>
          <w:rFonts w:ascii="Arial" w:hAnsi="Arial" w:cs="Arial"/>
          <w:color w:val="34302D"/>
          <w:shd w:val="clear" w:color="auto" w:fill="FFFFFF"/>
        </w:rPr>
        <w:t>类型，它约束了可能的字符。从</w:t>
      </w:r>
      <w:r>
        <w:rPr>
          <w:rFonts w:ascii="Arial" w:hAnsi="Arial" w:cs="Arial"/>
          <w:color w:val="34302D"/>
          <w:shd w:val="clear" w:color="auto" w:fill="FFFFFF"/>
        </w:rPr>
        <w:t>3.1</w:t>
      </w:r>
      <w:r>
        <w:rPr>
          <w:rFonts w:ascii="Arial" w:hAnsi="Arial" w:cs="Arial"/>
          <w:color w:val="34302D"/>
          <w:shd w:val="clear" w:color="auto" w:fill="FFFFFF"/>
        </w:rPr>
        <w:t>开始，它被定义为一种</w:t>
      </w:r>
      <w:r>
        <w:rPr>
          <w:rStyle w:val="HTML"/>
          <w:rFonts w:ascii="Consolas" w:hAnsi="Consolas"/>
          <w:sz w:val="23"/>
          <w:szCs w:val="23"/>
          <w:shd w:val="clear" w:color="auto" w:fill="F7F7F8"/>
        </w:rPr>
        <w:t>xsd:string</w:t>
      </w:r>
      <w:r>
        <w:rPr>
          <w:rFonts w:ascii="Arial" w:hAnsi="Arial" w:cs="Arial"/>
          <w:color w:val="34302D"/>
          <w:shd w:val="clear" w:color="auto" w:fill="FFFFFF"/>
        </w:rPr>
        <w:t>类型。请注意，</w:t>
      </w:r>
      <w:ins w:id="1033" w:author="zhang alex" w:date="2019-07-28T17:20:00Z">
        <w:r w:rsidR="00325B18">
          <w:rPr>
            <w:rFonts w:ascii="Arial" w:hAnsi="Arial" w:cs="Arial"/>
            <w:color w:val="34302D"/>
            <w:shd w:val="clear" w:color="auto" w:fill="FFFFFF"/>
          </w:rPr>
          <w:t>bean </w:t>
        </w:r>
      </w:ins>
      <w:r>
        <w:rPr>
          <w:rStyle w:val="HTML"/>
          <w:rFonts w:ascii="Consolas" w:hAnsi="Consolas"/>
          <w:sz w:val="23"/>
          <w:szCs w:val="23"/>
          <w:shd w:val="clear" w:color="auto" w:fill="F7F7F8"/>
        </w:rPr>
        <w:t>id</w:t>
      </w:r>
      <w:ins w:id="1034" w:author="zhang alex" w:date="2019-07-28T17:21:00Z">
        <w:r w:rsidR="00325B18">
          <w:rPr>
            <w:rFonts w:ascii="Arial" w:hAnsi="Arial" w:cs="Arial"/>
            <w:color w:val="34302D"/>
            <w:shd w:val="clear" w:color="auto" w:fill="FFFFFF"/>
          </w:rPr>
          <w:t>仍然</w:t>
        </w:r>
      </w:ins>
      <w:ins w:id="1035" w:author="zhang alex" w:date="2019-07-28T17:20:00Z">
        <w:r w:rsidR="00325B18" w:rsidRPr="00325B18">
          <w:rPr>
            <w:rStyle w:val="HTML"/>
            <w:rFonts w:ascii="Consolas" w:hAnsi="Consolas" w:hint="eastAsia"/>
            <w:sz w:val="23"/>
            <w:szCs w:val="23"/>
            <w:rPrChange w:id="1036" w:author="zhang alex" w:date="2019-07-28T17:21:00Z">
              <w:rPr>
                <w:rStyle w:val="HTML"/>
                <w:rFonts w:ascii="Consolas" w:hAnsi="Consolas" w:hint="eastAsia"/>
                <w:sz w:val="23"/>
                <w:szCs w:val="23"/>
                <w:shd w:val="clear" w:color="auto" w:fill="F7F7F8"/>
              </w:rPr>
            </w:rPrChange>
          </w:rPr>
          <w:t>被</w:t>
        </w:r>
      </w:ins>
      <w:r>
        <w:rPr>
          <w:rFonts w:ascii="Arial" w:hAnsi="Arial" w:cs="Arial"/>
          <w:color w:val="34302D"/>
          <w:shd w:val="clear" w:color="auto" w:fill="FFFFFF"/>
        </w:rPr>
        <w:t>容器</w:t>
      </w:r>
      <w:del w:id="1037" w:author="zhang alex" w:date="2019-07-28T17:21:00Z">
        <w:r w:rsidDel="00325B18">
          <w:rPr>
            <w:rFonts w:ascii="Arial" w:hAnsi="Arial" w:cs="Arial"/>
            <w:color w:val="34302D"/>
            <w:shd w:val="clear" w:color="auto" w:fill="FFFFFF"/>
          </w:rPr>
          <w:delText>仍然</w:delText>
        </w:r>
      </w:del>
      <w:r>
        <w:rPr>
          <w:rFonts w:ascii="Arial" w:hAnsi="Arial" w:cs="Arial"/>
          <w:color w:val="34302D"/>
          <w:shd w:val="clear" w:color="auto" w:fill="FFFFFF"/>
        </w:rPr>
        <w:t>强制</w:t>
      </w:r>
      <w:del w:id="1038" w:author="zhang alex" w:date="2019-07-28T17:20:00Z">
        <w:r w:rsidDel="00325B18">
          <w:rPr>
            <w:rFonts w:ascii="Arial" w:hAnsi="Arial" w:cs="Arial"/>
            <w:color w:val="34302D"/>
            <w:shd w:val="clear" w:color="auto" w:fill="FFFFFF"/>
          </w:rPr>
          <w:delText>实施</w:delText>
        </w:r>
        <w:r w:rsidDel="00325B18">
          <w:rPr>
            <w:rFonts w:ascii="Arial" w:hAnsi="Arial" w:cs="Arial"/>
            <w:color w:val="34302D"/>
            <w:shd w:val="clear" w:color="auto" w:fill="FFFFFF"/>
          </w:rPr>
          <w:delText>bean </w:delText>
        </w:r>
      </w:del>
      <w:r>
        <w:rPr>
          <w:rFonts w:ascii="Arial" w:hAnsi="Arial" w:cs="Arial"/>
          <w:color w:val="34302D"/>
          <w:shd w:val="clear" w:color="auto" w:fill="FFFFFF"/>
        </w:rPr>
        <w:t>唯一性，但不再是</w:t>
      </w:r>
      <w:r>
        <w:rPr>
          <w:rFonts w:ascii="Arial" w:hAnsi="Arial" w:cs="Arial"/>
          <w:color w:val="34302D"/>
          <w:shd w:val="clear" w:color="auto" w:fill="FFFFFF"/>
        </w:rPr>
        <w:t>XML</w:t>
      </w:r>
      <w:r>
        <w:rPr>
          <w:rFonts w:ascii="Arial" w:hAnsi="Arial" w:cs="Arial"/>
          <w:color w:val="34302D"/>
          <w:shd w:val="clear" w:color="auto" w:fill="FFFFFF"/>
        </w:rPr>
        <w:t>解析器。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are not required to supply a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or 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for a bean. If you do not supply a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explicitly, the container generates a unique name for that bean. However, if you want to refer to that bean by name, through the use of 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 or a</w:t>
      </w:r>
      <w:hyperlink r:id="rId46" w:anchor="beans-servicelocator" w:history="1">
        <w:r w:rsidRPr="00BA0D5D">
          <w:rPr>
            <w:rFonts w:ascii="inherit" w:eastAsia="宋体" w:hAnsi="inherit" w:cs="Arial"/>
            <w:color w:val="548E2E"/>
            <w:kern w:val="0"/>
            <w:sz w:val="24"/>
            <w:szCs w:val="24"/>
            <w:u w:val="single"/>
          </w:rPr>
          <w:t>Service Locator</w:t>
        </w:r>
      </w:hyperlink>
      <w:r w:rsidRPr="00BA0D5D">
        <w:rPr>
          <w:rFonts w:ascii="inherit" w:eastAsia="宋体" w:hAnsi="inherit" w:cs="Arial"/>
          <w:color w:val="34302D"/>
          <w:kern w:val="0"/>
          <w:sz w:val="24"/>
          <w:szCs w:val="24"/>
        </w:rPr>
        <w:t> style lookup, you must provide a name. Motivations for not supplying a name are related to using </w:t>
      </w:r>
      <w:hyperlink r:id="rId47" w:anchor="beans-inner-beans" w:history="1">
        <w:r w:rsidRPr="00BA0D5D">
          <w:rPr>
            <w:rFonts w:ascii="inherit" w:eastAsia="宋体" w:hAnsi="inherit" w:cs="Arial"/>
            <w:color w:val="548E2E"/>
            <w:kern w:val="0"/>
            <w:sz w:val="24"/>
            <w:szCs w:val="24"/>
            <w:u w:val="single"/>
          </w:rPr>
          <w:t>inner beans</w:t>
        </w:r>
      </w:hyperlink>
      <w:r w:rsidRPr="00BA0D5D">
        <w:rPr>
          <w:rFonts w:ascii="inherit" w:eastAsia="宋体" w:hAnsi="inherit" w:cs="Arial"/>
          <w:color w:val="34302D"/>
          <w:kern w:val="0"/>
          <w:sz w:val="24"/>
          <w:szCs w:val="24"/>
        </w:rPr>
        <w:t>and </w:t>
      </w:r>
      <w:hyperlink r:id="rId48" w:anchor="beans-factory-autowire" w:history="1">
        <w:r w:rsidRPr="00BA0D5D">
          <w:rPr>
            <w:rFonts w:ascii="inherit" w:eastAsia="宋体" w:hAnsi="inherit" w:cs="Arial"/>
            <w:color w:val="548E2E"/>
            <w:kern w:val="0"/>
            <w:sz w:val="24"/>
            <w:szCs w:val="24"/>
            <w:u w:val="single"/>
          </w:rPr>
          <w:t>autowiring collaborators</w:t>
        </w:r>
      </w:hyperlink>
      <w:r w:rsidRPr="00BA0D5D">
        <w:rPr>
          <w:rFonts w:ascii="inherit" w:eastAsia="宋体" w:hAnsi="inherit" w:cs="Arial"/>
          <w:color w:val="34302D"/>
          <w:kern w:val="0"/>
          <w:sz w:val="24"/>
          <w:szCs w:val="24"/>
        </w:rPr>
        <w:t>.</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您不需要</w:t>
      </w:r>
      <w:del w:id="1039" w:author="zhang alex" w:date="2019-07-28T17:22:00Z">
        <w:r w:rsidDel="00325B18">
          <w:rPr>
            <w:rFonts w:ascii="Arial" w:hAnsi="Arial" w:cs="Arial" w:hint="eastAsia"/>
            <w:color w:val="34302D"/>
            <w:shd w:val="clear" w:color="auto" w:fill="FFFFFF"/>
          </w:rPr>
          <w:delText>提供</w:delText>
        </w:r>
      </w:del>
      <w:ins w:id="1040" w:author="zhang alex" w:date="2019-07-28T17:22:00Z">
        <w:r w:rsidR="00325B18">
          <w:rPr>
            <w:rFonts w:ascii="Arial" w:hAnsi="Arial" w:cs="Arial" w:hint="eastAsia"/>
            <w:color w:val="34302D"/>
            <w:shd w:val="clear" w:color="auto" w:fill="FFFFFF"/>
          </w:rPr>
          <w:t>为</w:t>
        </w:r>
      </w:ins>
      <w:r>
        <w:rPr>
          <w:rFonts w:ascii="Arial" w:hAnsi="Arial" w:cs="Arial"/>
          <w:color w:val="34302D"/>
          <w:shd w:val="clear" w:color="auto" w:fill="FFFFFF"/>
        </w:rPr>
        <w:t>bean</w:t>
      </w:r>
      <w:ins w:id="1041" w:author="zhang alex" w:date="2019-07-28T17:22:00Z">
        <w:r w:rsidR="00325B18">
          <w:rPr>
            <w:rFonts w:ascii="Arial" w:hAnsi="Arial" w:cs="Arial"/>
            <w:color w:val="34302D"/>
            <w:shd w:val="clear" w:color="auto" w:fill="FFFFFF"/>
          </w:rPr>
          <w:t xml:space="preserve"> </w:t>
        </w:r>
        <w:r w:rsidR="00325B18">
          <w:rPr>
            <w:rFonts w:ascii="Arial" w:hAnsi="Arial" w:cs="Arial" w:hint="eastAsia"/>
            <w:color w:val="34302D"/>
            <w:shd w:val="clear" w:color="auto" w:fill="FFFFFF"/>
          </w:rPr>
          <w:t>提供</w:t>
        </w:r>
      </w:ins>
      <w:r>
        <w:rPr>
          <w:rFonts w:ascii="Arial" w:hAnsi="Arial" w:cs="Arial"/>
          <w:color w:val="34302D"/>
          <w:shd w:val="clear" w:color="auto" w:fill="FFFFFF"/>
        </w:rPr>
        <w:t> </w:t>
      </w:r>
      <w:r>
        <w:rPr>
          <w:rStyle w:val="HTML"/>
          <w:rFonts w:ascii="Consolas" w:hAnsi="Consolas"/>
          <w:sz w:val="23"/>
          <w:szCs w:val="23"/>
          <w:shd w:val="clear" w:color="auto" w:fill="F7F7F8"/>
        </w:rPr>
        <w:t>name</w:t>
      </w:r>
      <w:r>
        <w:rPr>
          <w:rFonts w:ascii="Arial" w:hAnsi="Arial" w:cs="Arial"/>
          <w:color w:val="34302D"/>
          <w:shd w:val="clear" w:color="auto" w:fill="FFFFFF"/>
        </w:rPr>
        <w:t>或</w:t>
      </w:r>
      <w:r>
        <w:rPr>
          <w:rStyle w:val="HTML"/>
          <w:rFonts w:ascii="Consolas" w:hAnsi="Consolas"/>
          <w:sz w:val="23"/>
          <w:szCs w:val="23"/>
          <w:shd w:val="clear" w:color="auto" w:fill="F7F7F8"/>
        </w:rPr>
        <w:t>id</w:t>
      </w:r>
      <w:del w:id="1042" w:author="zhang alex" w:date="2019-07-28T17:22:00Z">
        <w:r w:rsidDel="00325B18">
          <w:rPr>
            <w:rFonts w:ascii="Arial" w:hAnsi="Arial" w:cs="Arial"/>
            <w:color w:val="34302D"/>
            <w:shd w:val="clear" w:color="auto" w:fill="FFFFFF"/>
          </w:rPr>
          <w:delText>bean</w:delText>
        </w:r>
      </w:del>
      <w:ins w:id="1043" w:author="zhang alex" w:date="2019-07-28T17:22:00Z">
        <w:r w:rsidR="00325B18">
          <w:rPr>
            <w:rFonts w:ascii="Arial" w:hAnsi="Arial" w:cs="Arial"/>
            <w:color w:val="34302D"/>
            <w:shd w:val="clear" w:color="auto" w:fill="FFFFFF"/>
          </w:rPr>
          <w:t xml:space="preserve"> </w:t>
        </w:r>
      </w:ins>
      <w:r>
        <w:rPr>
          <w:rFonts w:ascii="Arial" w:hAnsi="Arial" w:cs="Arial"/>
          <w:color w:val="34302D"/>
          <w:shd w:val="clear" w:color="auto" w:fill="FFFFFF"/>
        </w:rPr>
        <w:t>。如果您不</w:t>
      </w:r>
      <w:ins w:id="1044" w:author="zhang alex" w:date="2019-07-28T17:23:00Z">
        <w:r w:rsidR="00325B18">
          <w:rPr>
            <w:rFonts w:ascii="Arial" w:hAnsi="Arial" w:cs="Arial" w:hint="eastAsia"/>
            <w:color w:val="34302D"/>
            <w:shd w:val="clear" w:color="auto" w:fill="FFFFFF"/>
          </w:rPr>
          <w:t>显示</w:t>
        </w:r>
      </w:ins>
      <w:r>
        <w:rPr>
          <w:rFonts w:ascii="Arial" w:hAnsi="Arial" w:cs="Arial"/>
          <w:color w:val="34302D"/>
          <w:shd w:val="clear" w:color="auto" w:fill="FFFFFF"/>
        </w:rPr>
        <w:t>提供</w:t>
      </w:r>
      <w:r>
        <w:rPr>
          <w:rFonts w:ascii="Arial" w:hAnsi="Arial" w:cs="Arial"/>
          <w:color w:val="34302D"/>
          <w:shd w:val="clear" w:color="auto" w:fill="FFFFFF"/>
        </w:rPr>
        <w:t> </w:t>
      </w:r>
      <w:r>
        <w:rPr>
          <w:rStyle w:val="HTML"/>
          <w:rFonts w:ascii="Consolas" w:hAnsi="Consolas"/>
          <w:sz w:val="23"/>
          <w:szCs w:val="23"/>
          <w:shd w:val="clear" w:color="auto" w:fill="F7F7F8"/>
        </w:rPr>
        <w:t>name</w:t>
      </w:r>
      <w:r>
        <w:rPr>
          <w:rFonts w:ascii="Arial" w:hAnsi="Arial" w:cs="Arial"/>
          <w:color w:val="34302D"/>
          <w:shd w:val="clear" w:color="auto" w:fill="FFFFFF"/>
        </w:rPr>
        <w:t>或</w:t>
      </w:r>
      <w:r>
        <w:rPr>
          <w:rStyle w:val="HTML"/>
          <w:rFonts w:ascii="Consolas" w:hAnsi="Consolas"/>
          <w:sz w:val="23"/>
          <w:szCs w:val="23"/>
          <w:shd w:val="clear" w:color="auto" w:fill="F7F7F8"/>
        </w:rPr>
        <w:t>id</w:t>
      </w:r>
      <w:del w:id="1045" w:author="zhang alex" w:date="2019-07-28T17:23:00Z">
        <w:r w:rsidDel="00325B18">
          <w:rPr>
            <w:rFonts w:ascii="Arial" w:hAnsi="Arial" w:cs="Arial"/>
            <w:color w:val="34302D"/>
            <w:shd w:val="clear" w:color="auto" w:fill="FFFFFF"/>
          </w:rPr>
          <w:delText>显式提供</w:delText>
        </w:r>
      </w:del>
      <w:r>
        <w:rPr>
          <w:rFonts w:ascii="Arial" w:hAnsi="Arial" w:cs="Arial"/>
          <w:color w:val="34302D"/>
          <w:shd w:val="clear" w:color="auto" w:fill="FFFFFF"/>
        </w:rPr>
        <w:t>，则容器会为该</w:t>
      </w:r>
      <w:r>
        <w:rPr>
          <w:rFonts w:ascii="Arial" w:hAnsi="Arial" w:cs="Arial"/>
          <w:color w:val="34302D"/>
          <w:shd w:val="clear" w:color="auto" w:fill="FFFFFF"/>
        </w:rPr>
        <w:t>bean</w:t>
      </w:r>
      <w:r>
        <w:rPr>
          <w:rFonts w:ascii="Arial" w:hAnsi="Arial" w:cs="Arial"/>
          <w:color w:val="34302D"/>
          <w:shd w:val="clear" w:color="auto" w:fill="FFFFFF"/>
        </w:rPr>
        <w:t>生成唯一的名称。但是，如果要按名称引用该</w:t>
      </w:r>
      <w:r>
        <w:rPr>
          <w:rFonts w:ascii="Arial" w:hAnsi="Arial" w:cs="Arial"/>
          <w:color w:val="34302D"/>
          <w:shd w:val="clear" w:color="auto" w:fill="FFFFFF"/>
        </w:rPr>
        <w:t>bean</w:t>
      </w:r>
      <w:r>
        <w:rPr>
          <w:rFonts w:ascii="Arial" w:hAnsi="Arial" w:cs="Arial"/>
          <w:color w:val="34302D"/>
          <w:shd w:val="clear" w:color="auto" w:fill="FFFFFF"/>
        </w:rPr>
        <w:t>，</w:t>
      </w:r>
      <w:del w:id="1046" w:author="zhang alex" w:date="2019-07-28T17:24:00Z">
        <w:r w:rsidDel="00F35BCA">
          <w:rPr>
            <w:rFonts w:ascii="Arial" w:hAnsi="Arial" w:cs="Arial" w:hint="eastAsia"/>
            <w:color w:val="34302D"/>
            <w:shd w:val="clear" w:color="auto" w:fill="FFFFFF"/>
          </w:rPr>
          <w:delText>则</w:delText>
        </w:r>
      </w:del>
      <w:r>
        <w:rPr>
          <w:rFonts w:ascii="Arial" w:hAnsi="Arial" w:cs="Arial"/>
          <w:color w:val="34302D"/>
          <w:shd w:val="clear" w:color="auto" w:fill="FFFFFF"/>
        </w:rPr>
        <w:t>通过使用</w:t>
      </w:r>
      <w:r>
        <w:rPr>
          <w:rStyle w:val="HTML"/>
          <w:rFonts w:ascii="Consolas" w:hAnsi="Consolas"/>
          <w:sz w:val="23"/>
          <w:szCs w:val="23"/>
          <w:shd w:val="clear" w:color="auto" w:fill="F7F7F8"/>
        </w:rPr>
        <w:t>ref</w:t>
      </w:r>
      <w:r>
        <w:rPr>
          <w:rFonts w:ascii="Arial" w:hAnsi="Arial" w:cs="Arial"/>
          <w:color w:val="34302D"/>
          <w:shd w:val="clear" w:color="auto" w:fill="FFFFFF"/>
        </w:rPr>
        <w:t>元素或</w:t>
      </w:r>
      <w:r>
        <w:rPr>
          <w:rFonts w:ascii="Arial" w:hAnsi="Arial" w:cs="Arial"/>
          <w:color w:val="34302D"/>
          <w:shd w:val="clear" w:color="auto" w:fill="FFFFFF"/>
        </w:rPr>
        <w:t> </w:t>
      </w:r>
      <w:hyperlink r:id="rId49" w:anchor="beans-servicelocator" w:history="1">
        <w:r>
          <w:rPr>
            <w:rStyle w:val="a4"/>
            <w:rFonts w:ascii="Arial" w:hAnsi="Arial" w:cs="Arial"/>
            <w:color w:val="548E2E"/>
            <w:shd w:val="clear" w:color="auto" w:fill="FFFFFF"/>
          </w:rPr>
          <w:t>Service Locator</w:t>
        </w:r>
      </w:hyperlink>
      <w:r>
        <w:rPr>
          <w:rFonts w:ascii="Arial" w:hAnsi="Arial" w:cs="Arial"/>
          <w:color w:val="34302D"/>
          <w:shd w:val="clear" w:color="auto" w:fill="FFFFFF"/>
        </w:rPr>
        <w:t>样式查找，</w:t>
      </w:r>
      <w:ins w:id="1047" w:author="zhang alex" w:date="2019-07-28T17:24:00Z">
        <w:r w:rsidR="00F35BCA">
          <w:rPr>
            <w:rFonts w:ascii="Arial" w:hAnsi="Arial" w:cs="Arial" w:hint="eastAsia"/>
            <w:color w:val="34302D"/>
            <w:shd w:val="clear" w:color="auto" w:fill="FFFFFF"/>
          </w:rPr>
          <w:t>则</w:t>
        </w:r>
      </w:ins>
      <w:r>
        <w:rPr>
          <w:rFonts w:ascii="Arial" w:hAnsi="Arial" w:cs="Arial"/>
          <w:color w:val="34302D"/>
          <w:shd w:val="clear" w:color="auto" w:fill="FFFFFF"/>
        </w:rPr>
        <w:t>必须提供名称。不提供名称的动机与使用</w:t>
      </w:r>
      <w:hyperlink r:id="rId50" w:anchor="beans-inner-beans" w:history="1">
        <w:r>
          <w:rPr>
            <w:rStyle w:val="a4"/>
            <w:rFonts w:ascii="Arial" w:hAnsi="Arial" w:cs="Arial"/>
            <w:color w:val="548E2E"/>
            <w:shd w:val="clear" w:color="auto" w:fill="FFFFFF"/>
          </w:rPr>
          <w:t>内部</w:t>
        </w:r>
        <w:r>
          <w:rPr>
            <w:rStyle w:val="a4"/>
            <w:rFonts w:ascii="Arial" w:hAnsi="Arial" w:cs="Arial"/>
            <w:color w:val="548E2E"/>
            <w:shd w:val="clear" w:color="auto" w:fill="FFFFFF"/>
          </w:rPr>
          <w:t>bean</w:t>
        </w:r>
      </w:hyperlink>
      <w:r>
        <w:rPr>
          <w:rFonts w:ascii="Arial" w:hAnsi="Arial" w:cs="Arial"/>
          <w:color w:val="34302D"/>
          <w:shd w:val="clear" w:color="auto" w:fill="FFFFFF"/>
        </w:rPr>
        <w:t>和</w:t>
      </w:r>
      <w:hyperlink r:id="rId51" w:anchor="beans-factory-autowire" w:history="1">
        <w:r>
          <w:rPr>
            <w:rStyle w:val="a4"/>
            <w:rFonts w:ascii="Arial" w:hAnsi="Arial" w:cs="Arial"/>
            <w:color w:val="548E2E"/>
            <w:shd w:val="clear" w:color="auto" w:fill="FFFFFF"/>
          </w:rPr>
          <w:t>自动装配协作者有关</w:t>
        </w:r>
      </w:hyperlink>
      <w:r>
        <w:rPr>
          <w:rFonts w:ascii="Arial" w:hAnsi="Arial" w:cs="Arial"/>
          <w:color w:val="34302D"/>
          <w:shd w:val="clear" w:color="auto" w:fill="FFFFFF"/>
        </w:rPr>
        <w:t>。</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Bean Naming Conventions</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convention is to use the standard Java convention for instance field names when naming beans. That is, bean names start with a lowercase letter and are camel-cased from there. Examples of such names include </w:t>
      </w:r>
      <w:r w:rsidRPr="00BA0D5D">
        <w:rPr>
          <w:rFonts w:ascii="Consolas" w:eastAsia="宋体" w:hAnsi="Consolas" w:cs="宋体"/>
          <w:color w:val="34302D"/>
          <w:kern w:val="0"/>
          <w:sz w:val="23"/>
          <w:szCs w:val="23"/>
          <w:shd w:val="clear" w:color="auto" w:fill="F7F7F8"/>
        </w:rPr>
        <w:t>accountManager</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accountService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userDao</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loginController</w:t>
      </w:r>
      <w:r w:rsidRPr="00BA0D5D">
        <w:rPr>
          <w:rFonts w:ascii="inherit" w:eastAsia="宋体" w:hAnsi="inherit" w:cs="Arial"/>
          <w:color w:val="34302D"/>
          <w:kern w:val="0"/>
          <w:sz w:val="24"/>
          <w:szCs w:val="24"/>
        </w:rPr>
        <w:t>, and so forth.</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Naming beans consistently makes your configuration easier to read and understand. Also, if you use Spring AOP, it helps a lot when applying advice to a set of beans related by name.</w:t>
      </w:r>
    </w:p>
    <w:p w:rsidR="00847F99" w:rsidRPr="00847F99" w:rsidRDefault="00847F99" w:rsidP="00847F99">
      <w:pPr>
        <w:widowControl/>
        <w:shd w:val="clear" w:color="auto" w:fill="F1F1F1"/>
        <w:jc w:val="center"/>
        <w:rPr>
          <w:rFonts w:ascii="Arial" w:eastAsia="宋体" w:hAnsi="Arial" w:cs="Arial"/>
          <w:color w:val="0B0A0A"/>
          <w:kern w:val="0"/>
          <w:sz w:val="41"/>
          <w:szCs w:val="41"/>
        </w:rPr>
      </w:pPr>
      <w:r w:rsidRPr="00847F99">
        <w:rPr>
          <w:rFonts w:ascii="Arial" w:eastAsia="宋体" w:hAnsi="Arial" w:cs="Arial"/>
          <w:color w:val="0B0A0A"/>
          <w:kern w:val="0"/>
          <w:sz w:val="41"/>
          <w:szCs w:val="41"/>
        </w:rPr>
        <w:t>Bean</w:t>
      </w:r>
      <w:r w:rsidRPr="00847F99">
        <w:rPr>
          <w:rFonts w:ascii="Arial" w:eastAsia="宋体" w:hAnsi="Arial" w:cs="Arial"/>
          <w:color w:val="0B0A0A"/>
          <w:kern w:val="0"/>
          <w:sz w:val="41"/>
          <w:szCs w:val="41"/>
        </w:rPr>
        <w:t>命名约定</w:t>
      </w:r>
    </w:p>
    <w:p w:rsidR="00847F99" w:rsidRPr="00847F99" w:rsidRDefault="00847F99" w:rsidP="00847F99">
      <w:pPr>
        <w:widowControl/>
        <w:shd w:val="clear" w:color="auto" w:fill="F1F1F1"/>
        <w:spacing w:after="300"/>
        <w:jc w:val="left"/>
        <w:rPr>
          <w:rFonts w:ascii="inherit" w:eastAsia="宋体" w:hAnsi="inherit" w:cs="Arial" w:hint="eastAsia"/>
          <w:color w:val="34302D"/>
          <w:kern w:val="0"/>
          <w:sz w:val="24"/>
          <w:szCs w:val="24"/>
        </w:rPr>
      </w:pPr>
      <w:r w:rsidRPr="00847F99">
        <w:rPr>
          <w:rFonts w:ascii="inherit" w:eastAsia="宋体" w:hAnsi="inherit" w:cs="Arial"/>
          <w:color w:val="34302D"/>
          <w:kern w:val="0"/>
          <w:sz w:val="24"/>
          <w:szCs w:val="24"/>
        </w:rPr>
        <w:lastRenderedPageBreak/>
        <w:t>惯例是在命名</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时使用标准</w:t>
      </w:r>
      <w:r w:rsidRPr="00847F99">
        <w:rPr>
          <w:rFonts w:ascii="inherit" w:eastAsia="宋体" w:hAnsi="inherit" w:cs="Arial"/>
          <w:color w:val="34302D"/>
          <w:kern w:val="0"/>
          <w:sz w:val="24"/>
          <w:szCs w:val="24"/>
        </w:rPr>
        <w:t>Java</w:t>
      </w:r>
      <w:r w:rsidRPr="00847F99">
        <w:rPr>
          <w:rFonts w:ascii="inherit" w:eastAsia="宋体" w:hAnsi="inherit" w:cs="Arial"/>
          <w:color w:val="34302D"/>
          <w:kern w:val="0"/>
          <w:sz w:val="24"/>
          <w:szCs w:val="24"/>
        </w:rPr>
        <w:t>约定作为实例字段名称。也就是说，</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名称以小写字母开头，并从那里开始驼峰。这样的名字的例子包括</w:t>
      </w:r>
      <w:r w:rsidRPr="00847F99">
        <w:rPr>
          <w:rFonts w:ascii="Consolas" w:eastAsia="宋体" w:hAnsi="Consolas" w:cs="宋体"/>
          <w:color w:val="34302D"/>
          <w:kern w:val="0"/>
          <w:sz w:val="23"/>
          <w:szCs w:val="23"/>
          <w:shd w:val="clear" w:color="auto" w:fill="F7F7F8"/>
        </w:rPr>
        <w:t>accountManager</w:t>
      </w:r>
      <w:r w:rsidRPr="00847F99">
        <w:rPr>
          <w:rFonts w:ascii="inherit" w:eastAsia="宋体" w:hAnsi="inherit" w:cs="Arial"/>
          <w:color w:val="34302D"/>
          <w:kern w:val="0"/>
          <w:sz w:val="24"/>
          <w:szCs w:val="24"/>
        </w:rPr>
        <w:t>，</w:t>
      </w:r>
      <w:r w:rsidRPr="00847F99">
        <w:rPr>
          <w:rFonts w:ascii="inherit" w:eastAsia="宋体" w:hAnsi="inherit" w:cs="Arial"/>
          <w:color w:val="34302D"/>
          <w:kern w:val="0"/>
          <w:sz w:val="24"/>
          <w:szCs w:val="24"/>
        </w:rPr>
        <w:t> </w:t>
      </w:r>
      <w:r w:rsidRPr="00847F99">
        <w:rPr>
          <w:rFonts w:ascii="Consolas" w:eastAsia="宋体" w:hAnsi="Consolas" w:cs="宋体"/>
          <w:color w:val="34302D"/>
          <w:kern w:val="0"/>
          <w:sz w:val="23"/>
          <w:szCs w:val="23"/>
          <w:shd w:val="clear" w:color="auto" w:fill="F7F7F8"/>
        </w:rPr>
        <w:t>accountService</w:t>
      </w:r>
      <w:r w:rsidRPr="00847F99">
        <w:rPr>
          <w:rFonts w:ascii="inherit" w:eastAsia="宋体" w:hAnsi="inherit" w:cs="Arial"/>
          <w:color w:val="34302D"/>
          <w:kern w:val="0"/>
          <w:sz w:val="24"/>
          <w:szCs w:val="24"/>
        </w:rPr>
        <w:t>，</w:t>
      </w:r>
      <w:r w:rsidRPr="00847F99">
        <w:rPr>
          <w:rFonts w:ascii="Consolas" w:eastAsia="宋体" w:hAnsi="Consolas" w:cs="宋体"/>
          <w:color w:val="34302D"/>
          <w:kern w:val="0"/>
          <w:sz w:val="23"/>
          <w:szCs w:val="23"/>
          <w:shd w:val="clear" w:color="auto" w:fill="F7F7F8"/>
        </w:rPr>
        <w:t>userDao</w:t>
      </w:r>
      <w:r w:rsidRPr="00847F99">
        <w:rPr>
          <w:rFonts w:ascii="inherit" w:eastAsia="宋体" w:hAnsi="inherit" w:cs="Arial"/>
          <w:color w:val="34302D"/>
          <w:kern w:val="0"/>
          <w:sz w:val="24"/>
          <w:szCs w:val="24"/>
        </w:rPr>
        <w:t>，</w:t>
      </w:r>
      <w:r w:rsidRPr="00847F99">
        <w:rPr>
          <w:rFonts w:ascii="Consolas" w:eastAsia="宋体" w:hAnsi="Consolas" w:cs="宋体"/>
          <w:color w:val="34302D"/>
          <w:kern w:val="0"/>
          <w:sz w:val="23"/>
          <w:szCs w:val="23"/>
          <w:shd w:val="clear" w:color="auto" w:fill="F7F7F8"/>
        </w:rPr>
        <w:t>loginController</w:t>
      </w:r>
      <w:del w:id="1048" w:author="zhang alex" w:date="2019-07-28T17:27:00Z">
        <w:r w:rsidRPr="00847F99" w:rsidDel="009B2FE6">
          <w:rPr>
            <w:rFonts w:ascii="inherit" w:eastAsia="宋体" w:hAnsi="inherit" w:cs="Arial"/>
            <w:color w:val="34302D"/>
            <w:kern w:val="0"/>
            <w:sz w:val="24"/>
            <w:szCs w:val="24"/>
          </w:rPr>
          <w:delText>，</w:delText>
        </w:r>
      </w:del>
      <w:r w:rsidRPr="00847F99">
        <w:rPr>
          <w:rFonts w:ascii="inherit" w:eastAsia="宋体" w:hAnsi="inherit" w:cs="Arial"/>
          <w:color w:val="34302D"/>
          <w:kern w:val="0"/>
          <w:sz w:val="24"/>
          <w:szCs w:val="24"/>
        </w:rPr>
        <w:t>等等。</w:t>
      </w:r>
    </w:p>
    <w:p w:rsidR="00847F99" w:rsidRPr="00847F99" w:rsidRDefault="00847F99" w:rsidP="00847F99">
      <w:pPr>
        <w:widowControl/>
        <w:shd w:val="clear" w:color="auto" w:fill="F1F1F1"/>
        <w:jc w:val="left"/>
        <w:rPr>
          <w:rFonts w:ascii="inherit" w:eastAsia="宋体" w:hAnsi="inherit" w:cs="Arial" w:hint="eastAsia"/>
          <w:color w:val="34302D"/>
          <w:kern w:val="0"/>
          <w:sz w:val="24"/>
          <w:szCs w:val="24"/>
        </w:rPr>
      </w:pPr>
      <w:r w:rsidRPr="00847F99">
        <w:rPr>
          <w:rFonts w:ascii="inherit" w:eastAsia="宋体" w:hAnsi="inherit" w:cs="Arial"/>
          <w:color w:val="34302D"/>
          <w:kern w:val="0"/>
          <w:sz w:val="24"/>
          <w:szCs w:val="24"/>
        </w:rPr>
        <w:t>命名</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始终使您的配置更易于阅读和理解。此外，如果您使用</w:t>
      </w:r>
      <w:r w:rsidRPr="00847F99">
        <w:rPr>
          <w:rFonts w:ascii="inherit" w:eastAsia="宋体" w:hAnsi="inherit" w:cs="Arial"/>
          <w:color w:val="34302D"/>
          <w:kern w:val="0"/>
          <w:sz w:val="24"/>
          <w:szCs w:val="24"/>
        </w:rPr>
        <w:t>Spring AOP</w:t>
      </w:r>
      <w:r w:rsidRPr="00847F99">
        <w:rPr>
          <w:rFonts w:ascii="inherit" w:eastAsia="宋体" w:hAnsi="inherit" w:cs="Arial"/>
          <w:color w:val="34302D"/>
          <w:kern w:val="0"/>
          <w:sz w:val="24"/>
          <w:szCs w:val="24"/>
        </w:rPr>
        <w:t>，那么在将建议应用于与名称相关的一组</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时，它会有很大帮助。</w:t>
      </w:r>
    </w:p>
    <w:p w:rsidR="00847F99" w:rsidRPr="00847F99" w:rsidRDefault="00847F99" w:rsidP="00BA0D5D">
      <w:pPr>
        <w:widowControl/>
        <w:shd w:val="clear" w:color="auto" w:fill="F1F1F1"/>
        <w:jc w:val="left"/>
        <w:rPr>
          <w:rFonts w:ascii="inherit" w:eastAsia="宋体" w:hAnsi="inherit" w:cs="Arial" w:hint="eastAsia"/>
          <w:color w:val="34302D"/>
          <w:kern w:val="0"/>
          <w:sz w:val="24"/>
          <w:szCs w:val="24"/>
        </w:rPr>
      </w:pPr>
    </w:p>
    <w:tbl>
      <w:tblPr>
        <w:tblStyle w:val="a7"/>
        <w:tblW w:w="0" w:type="auto"/>
        <w:tblLook w:val="04A0" w:firstRow="1" w:lastRow="0" w:firstColumn="1" w:lastColumn="0" w:noHBand="0" w:noVBand="1"/>
      </w:tblPr>
      <w:tblGrid>
        <w:gridCol w:w="10457"/>
      </w:tblGrid>
      <w:tr w:rsidR="009B2FE6" w:rsidRPr="00BA0D5D" w:rsidTr="009B2FE6">
        <w:tc>
          <w:tcPr>
            <w:tcW w:w="0" w:type="auto"/>
            <w:hideMark/>
          </w:tcPr>
          <w:p w:rsidR="009B2FE6" w:rsidRDefault="009B2FE6"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With component scanning in the classpath, Spring generates bean names for unnamed components, following the rules described earlier: essentially, taking the simple class name and turning its initial character to lower-case. However, in the (unusual) special case when there is more than one character and both the first and second characters are upper case, the original casing gets preserved. These are the same rules as defined by </w:t>
            </w:r>
            <w:r w:rsidRPr="00BA0D5D">
              <w:rPr>
                <w:rFonts w:ascii="Consolas" w:eastAsia="宋体" w:hAnsi="Consolas" w:cs="宋体"/>
                <w:kern w:val="0"/>
                <w:sz w:val="23"/>
                <w:szCs w:val="23"/>
                <w:shd w:val="clear" w:color="auto" w:fill="F7F7F8"/>
              </w:rPr>
              <w:t>java.beans.Introspector.decapitalize</w:t>
            </w:r>
            <w:r w:rsidRPr="00BA0D5D">
              <w:rPr>
                <w:rFonts w:ascii="宋体" w:eastAsia="宋体" w:hAnsi="宋体" w:cs="宋体"/>
                <w:kern w:val="0"/>
                <w:sz w:val="24"/>
                <w:szCs w:val="24"/>
              </w:rPr>
              <w:t> (which Spring uses here).</w:t>
            </w:r>
          </w:p>
          <w:p w:rsidR="009B2FE6" w:rsidRPr="00BA0D5D" w:rsidRDefault="009B2FE6" w:rsidP="00BA0D5D">
            <w:pPr>
              <w:widowControl/>
              <w:jc w:val="left"/>
              <w:rPr>
                <w:rFonts w:ascii="宋体" w:eastAsia="宋体" w:hAnsi="宋体" w:cs="宋体"/>
                <w:kern w:val="0"/>
                <w:sz w:val="24"/>
                <w:szCs w:val="24"/>
              </w:rPr>
            </w:pPr>
            <w:r>
              <w:rPr>
                <w:rFonts w:ascii="Arial" w:hAnsi="Arial" w:cs="Arial"/>
                <w:shd w:val="clear" w:color="auto" w:fill="EBF1E7"/>
              </w:rPr>
              <w:t>通过类路径中的组件扫描，</w:t>
            </w:r>
            <w:r>
              <w:rPr>
                <w:rFonts w:ascii="Arial" w:hAnsi="Arial" w:cs="Arial"/>
                <w:shd w:val="clear" w:color="auto" w:fill="EBF1E7"/>
              </w:rPr>
              <w:t>Spring</w:t>
            </w:r>
            <w:r>
              <w:rPr>
                <w:rFonts w:ascii="Arial" w:hAnsi="Arial" w:cs="Arial"/>
                <w:shd w:val="clear" w:color="auto" w:fill="EBF1E7"/>
              </w:rPr>
              <w:t>按照前面描述的规则为未命名的组件生成</w:t>
            </w:r>
            <w:r>
              <w:rPr>
                <w:rFonts w:ascii="Arial" w:hAnsi="Arial" w:cs="Arial"/>
                <w:shd w:val="clear" w:color="auto" w:fill="EBF1E7"/>
              </w:rPr>
              <w:t>bean</w:t>
            </w:r>
            <w:r>
              <w:rPr>
                <w:rFonts w:ascii="Arial" w:hAnsi="Arial" w:cs="Arial"/>
                <w:shd w:val="clear" w:color="auto" w:fill="EBF1E7"/>
              </w:rPr>
              <w:t>名称：实质上，采用简单的类名并将其初始字符转换为小写。但是，在（不常见的）特殊情况下，当有多个字符且第一个和第二个字符都是大写字母时，原始外壳将被保留。这些规则与</w:t>
            </w:r>
            <w:r>
              <w:rPr>
                <w:rStyle w:val="HTML"/>
                <w:rFonts w:ascii="Consolas" w:hAnsi="Consolas"/>
                <w:sz w:val="23"/>
                <w:szCs w:val="23"/>
                <w:shd w:val="clear" w:color="auto" w:fill="F7F7F8"/>
              </w:rPr>
              <w:t>java.beans.Introspector.decapitalize</w:t>
            </w:r>
            <w:r>
              <w:rPr>
                <w:rFonts w:ascii="Arial" w:hAnsi="Arial" w:cs="Arial"/>
                <w:shd w:val="clear" w:color="auto" w:fill="EBF1E7"/>
              </w:rPr>
              <w:t>（</w:t>
            </w:r>
            <w:r>
              <w:rPr>
                <w:rFonts w:ascii="Arial" w:hAnsi="Arial" w:cs="Arial"/>
                <w:shd w:val="clear" w:color="auto" w:fill="EBF1E7"/>
              </w:rPr>
              <w:t>Spring</w:t>
            </w:r>
            <w:r>
              <w:rPr>
                <w:rFonts w:ascii="Arial" w:hAnsi="Arial" w:cs="Arial"/>
                <w:shd w:val="clear" w:color="auto" w:fill="EBF1E7"/>
              </w:rPr>
              <w:t>在此处使用）定义的规则相同。</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Aliasing a Bean outside the Bean Definition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 bean definition itself, you can supply more than one name for the bean, by using a combination of up to one name specified by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and any number of other names in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These names can be equivalent aliases to the same bean and are useful for some situations, such as letting each component in an application refer to a common dependency by using a bean name that is specific to that component itself.</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Fonts w:ascii="Arial" w:hAnsi="Arial" w:cs="Arial"/>
          <w:color w:val="34302D"/>
          <w:shd w:val="clear" w:color="auto" w:fill="FFFFFF"/>
        </w:rPr>
        <w:t>bean</w:t>
      </w:r>
      <w:r>
        <w:rPr>
          <w:rFonts w:ascii="Arial" w:hAnsi="Arial" w:cs="Arial"/>
          <w:color w:val="34302D"/>
          <w:shd w:val="clear" w:color="auto" w:fill="FFFFFF"/>
        </w:rPr>
        <w:t>定义本身中，您可以为</w:t>
      </w:r>
      <w:r>
        <w:rPr>
          <w:rFonts w:ascii="Arial" w:hAnsi="Arial" w:cs="Arial"/>
          <w:color w:val="34302D"/>
          <w:shd w:val="clear" w:color="auto" w:fill="FFFFFF"/>
        </w:rPr>
        <w:t>bean</w:t>
      </w:r>
      <w:r>
        <w:rPr>
          <w:rFonts w:ascii="Arial" w:hAnsi="Arial" w:cs="Arial"/>
          <w:color w:val="34302D"/>
          <w:shd w:val="clear" w:color="auto" w:fill="FFFFFF"/>
        </w:rPr>
        <w:t>提供多个名称，方法是使用</w:t>
      </w:r>
      <w:r>
        <w:rPr>
          <w:rStyle w:val="HTML"/>
          <w:rFonts w:ascii="Consolas" w:hAnsi="Consolas"/>
          <w:sz w:val="23"/>
          <w:szCs w:val="23"/>
          <w:shd w:val="clear" w:color="auto" w:fill="F7F7F8"/>
        </w:rPr>
        <w:t>id</w:t>
      </w:r>
      <w:r>
        <w:rPr>
          <w:rFonts w:ascii="Arial" w:hAnsi="Arial" w:cs="Arial"/>
          <w:color w:val="34302D"/>
          <w:shd w:val="clear" w:color="auto" w:fill="FFFFFF"/>
        </w:rPr>
        <w:t>属性指定</w:t>
      </w:r>
      <w:del w:id="1049" w:author="zhang alex" w:date="2019-07-28T17:32:00Z">
        <w:r w:rsidDel="00D43227">
          <w:rPr>
            <w:rFonts w:ascii="Arial" w:hAnsi="Arial" w:cs="Arial"/>
            <w:color w:val="34302D"/>
            <w:shd w:val="clear" w:color="auto" w:fill="FFFFFF"/>
          </w:rPr>
          <w:delText>的</w:delText>
        </w:r>
      </w:del>
      <w:r>
        <w:rPr>
          <w:rFonts w:ascii="Arial" w:hAnsi="Arial" w:cs="Arial"/>
          <w:color w:val="34302D"/>
          <w:shd w:val="clear" w:color="auto" w:fill="FFFFFF"/>
        </w:rPr>
        <w:t>最多一个名称和</w:t>
      </w:r>
      <w:ins w:id="1050" w:author="zhang alex" w:date="2019-07-28T17:33:00Z">
        <w:r w:rsidR="00D43227">
          <w:rPr>
            <w:rFonts w:ascii="Arial" w:hAnsi="Arial" w:cs="Arial" w:hint="eastAsia"/>
            <w:color w:val="34302D"/>
            <w:shd w:val="clear" w:color="auto" w:fill="FFFFFF"/>
          </w:rPr>
          <w:t>使用</w:t>
        </w:r>
        <w:r w:rsidR="00D43227">
          <w:rPr>
            <w:rStyle w:val="HTML"/>
            <w:rFonts w:ascii="Consolas" w:hAnsi="Consolas"/>
            <w:sz w:val="23"/>
            <w:szCs w:val="23"/>
            <w:shd w:val="clear" w:color="auto" w:fill="F7F7F8"/>
          </w:rPr>
          <w:t>name</w:t>
        </w:r>
      </w:ins>
      <w:r>
        <w:rPr>
          <w:rFonts w:ascii="Arial" w:hAnsi="Arial" w:cs="Arial"/>
          <w:color w:val="34302D"/>
          <w:shd w:val="clear" w:color="auto" w:fill="FFFFFF"/>
        </w:rPr>
        <w:t>属性</w:t>
      </w:r>
      <w:ins w:id="1051" w:author="zhang alex" w:date="2019-07-28T17:33:00Z">
        <w:r w:rsidR="00D43227">
          <w:rPr>
            <w:rFonts w:ascii="Arial" w:hAnsi="Arial" w:cs="Arial" w:hint="eastAsia"/>
            <w:color w:val="34302D"/>
            <w:shd w:val="clear" w:color="auto" w:fill="FFFFFF"/>
          </w:rPr>
          <w:t>指定</w:t>
        </w:r>
      </w:ins>
      <w:del w:id="1052" w:author="zhang alex" w:date="2019-07-28T17:33:00Z">
        <w:r w:rsidDel="00D43227">
          <w:rPr>
            <w:rFonts w:ascii="Arial" w:hAnsi="Arial" w:cs="Arial"/>
            <w:color w:val="34302D"/>
            <w:shd w:val="clear" w:color="auto" w:fill="FFFFFF"/>
          </w:rPr>
          <w:delText>中的</w:delText>
        </w:r>
      </w:del>
      <w:r>
        <w:rPr>
          <w:rFonts w:ascii="Arial" w:hAnsi="Arial" w:cs="Arial"/>
          <w:color w:val="34302D"/>
          <w:shd w:val="clear" w:color="auto" w:fill="FFFFFF"/>
        </w:rPr>
        <w:t>任意数量的其他名称</w:t>
      </w:r>
      <w:ins w:id="1053" w:author="zhang alex" w:date="2019-07-28T17:34:00Z">
        <w:r w:rsidR="000A0D07">
          <w:rPr>
            <w:rFonts w:ascii="Arial" w:hAnsi="Arial" w:cs="Arial" w:hint="eastAsia"/>
            <w:color w:val="34302D"/>
            <w:shd w:val="clear" w:color="auto" w:fill="FFFFFF"/>
          </w:rPr>
          <w:t>的组合</w:t>
        </w:r>
      </w:ins>
      <w:del w:id="1054" w:author="zhang alex" w:date="2019-07-28T17:33:00Z">
        <w:r w:rsidDel="00D43227">
          <w:rPr>
            <w:rStyle w:val="HTML"/>
            <w:rFonts w:ascii="Consolas" w:hAnsi="Consolas"/>
            <w:sz w:val="23"/>
            <w:szCs w:val="23"/>
            <w:shd w:val="clear" w:color="auto" w:fill="F7F7F8"/>
          </w:rPr>
          <w:delText>name</w:delText>
        </w:r>
      </w:del>
      <w:r>
        <w:rPr>
          <w:rFonts w:ascii="Arial" w:hAnsi="Arial" w:cs="Arial"/>
          <w:color w:val="34302D"/>
          <w:shd w:val="clear" w:color="auto" w:fill="FFFFFF"/>
        </w:rPr>
        <w:t>。这些名称可以是同一个</w:t>
      </w:r>
      <w:r>
        <w:rPr>
          <w:rFonts w:ascii="Arial" w:hAnsi="Arial" w:cs="Arial"/>
          <w:color w:val="34302D"/>
          <w:shd w:val="clear" w:color="auto" w:fill="FFFFFF"/>
        </w:rPr>
        <w:t>bean</w:t>
      </w:r>
      <w:r>
        <w:rPr>
          <w:rFonts w:ascii="Arial" w:hAnsi="Arial" w:cs="Arial"/>
          <w:color w:val="34302D"/>
          <w:shd w:val="clear" w:color="auto" w:fill="FFFFFF"/>
        </w:rPr>
        <w:t>的等效别名，对某些情况很有用，例如让应用程序中的每个组件通过使用特定于该组件本身的</w:t>
      </w:r>
      <w:r>
        <w:rPr>
          <w:rFonts w:ascii="Arial" w:hAnsi="Arial" w:cs="Arial"/>
          <w:color w:val="34302D"/>
          <w:shd w:val="clear" w:color="auto" w:fill="FFFFFF"/>
        </w:rPr>
        <w:t>bean</w:t>
      </w:r>
      <w:r>
        <w:rPr>
          <w:rFonts w:ascii="Arial" w:hAnsi="Arial" w:cs="Arial"/>
          <w:color w:val="34302D"/>
          <w:shd w:val="clear" w:color="auto" w:fill="FFFFFF"/>
        </w:rPr>
        <w:t>名称来引用公共依赖项。</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Specifying all aliases where the bean is actually defined is not always adequate, however. It is sometimes desirable to introduce an alias for a bean that is defined elsewhere. This is commonly the case in large systems where configuration is split amongst each subsystem, with each subsystem having its own set of object definitions. In XML-based configuration metadata, you can use the </w:t>
      </w:r>
      <w:r w:rsidRPr="00BA0D5D">
        <w:rPr>
          <w:rFonts w:ascii="Consolas" w:eastAsia="宋体" w:hAnsi="Consolas" w:cs="宋体"/>
          <w:color w:val="34302D"/>
          <w:kern w:val="0"/>
          <w:sz w:val="23"/>
          <w:szCs w:val="23"/>
          <w:shd w:val="clear" w:color="auto" w:fill="F7F7F8"/>
        </w:rPr>
        <w:t>&lt;alias/&gt;</w:t>
      </w:r>
      <w:r w:rsidRPr="00BA0D5D">
        <w:rPr>
          <w:rFonts w:ascii="inherit" w:eastAsia="宋体" w:hAnsi="inherit" w:cs="Arial"/>
          <w:color w:val="34302D"/>
          <w:kern w:val="0"/>
          <w:sz w:val="24"/>
          <w:szCs w:val="24"/>
        </w:rPr>
        <w:t> element to accomplish this. The following example shows how to do so:</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但是，指定实际定义</w:t>
      </w:r>
      <w:r>
        <w:rPr>
          <w:rFonts w:ascii="Arial" w:hAnsi="Arial" w:cs="Arial"/>
          <w:color w:val="34302D"/>
          <w:shd w:val="clear" w:color="auto" w:fill="FFFFFF"/>
        </w:rPr>
        <w:t>bean</w:t>
      </w:r>
      <w:r>
        <w:rPr>
          <w:rFonts w:ascii="Arial" w:hAnsi="Arial" w:cs="Arial"/>
          <w:color w:val="34302D"/>
          <w:shd w:val="clear" w:color="auto" w:fill="FFFFFF"/>
        </w:rPr>
        <w:t>的所有别名并不总是足够的。有时需要为其他地方定义的</w:t>
      </w:r>
      <w:r>
        <w:rPr>
          <w:rFonts w:ascii="Arial" w:hAnsi="Arial" w:cs="Arial"/>
          <w:color w:val="34302D"/>
          <w:shd w:val="clear" w:color="auto" w:fill="FFFFFF"/>
        </w:rPr>
        <w:t>bean</w:t>
      </w:r>
      <w:r>
        <w:rPr>
          <w:rFonts w:ascii="Arial" w:hAnsi="Arial" w:cs="Arial"/>
          <w:color w:val="34302D"/>
          <w:shd w:val="clear" w:color="auto" w:fill="FFFFFF"/>
        </w:rPr>
        <w:t>引入别名。在大型系统中通常就是这种情况，其中配置在每个子系统之间分配，每个子系统具有其自己的一组对象定义。在基于</w:t>
      </w:r>
      <w:r>
        <w:rPr>
          <w:rFonts w:ascii="Arial" w:hAnsi="Arial" w:cs="Arial"/>
          <w:color w:val="34302D"/>
          <w:shd w:val="clear" w:color="auto" w:fill="FFFFFF"/>
        </w:rPr>
        <w:t>XML</w:t>
      </w:r>
      <w:r>
        <w:rPr>
          <w:rFonts w:ascii="Arial" w:hAnsi="Arial" w:cs="Arial"/>
          <w:color w:val="34302D"/>
          <w:shd w:val="clear" w:color="auto" w:fill="FFFFFF"/>
        </w:rPr>
        <w:t>的配置元数据中，您可以使用该</w:t>
      </w:r>
      <w:r>
        <w:rPr>
          <w:rStyle w:val="HTML"/>
          <w:rFonts w:ascii="Consolas" w:hAnsi="Consolas"/>
          <w:sz w:val="23"/>
          <w:szCs w:val="23"/>
          <w:shd w:val="clear" w:color="auto" w:fill="F7F7F8"/>
        </w:rPr>
        <w:t>&lt;alias/&gt;</w:t>
      </w:r>
      <w:r>
        <w:rPr>
          <w:rFonts w:ascii="Arial" w:hAnsi="Arial" w:cs="Arial"/>
          <w:color w:val="34302D"/>
          <w:shd w:val="clear" w:color="auto" w:fill="FFFFFF"/>
        </w:rPr>
        <w:t>元素来完成此任务。以下示例显示了如何执行此操作：</w:t>
      </w:r>
    </w:p>
    <w:p w:rsidR="00BA0D5D" w:rsidRPr="00AA698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055" w:author="zhang alex" w:date="2019-07-28T17:35:00Z">
            <w:rPr>
              <w:rFonts w:ascii="Consolas" w:eastAsia="宋体" w:hAnsi="Consolas" w:cs="宋体"/>
              <w:color w:val="34302D"/>
              <w:kern w:val="0"/>
              <w:sz w:val="24"/>
              <w:szCs w:val="24"/>
            </w:rPr>
          </w:rPrChange>
        </w:rPr>
      </w:pPr>
      <w:r w:rsidRPr="00AA698E">
        <w:rPr>
          <w:rFonts w:ascii="Consolas" w:eastAsia="宋体" w:hAnsi="Consolas" w:cs="宋体"/>
          <w:color w:val="008080"/>
          <w:kern w:val="0"/>
          <w:sz w:val="18"/>
          <w:szCs w:val="18"/>
          <w:rPrChange w:id="1056" w:author="zhang alex" w:date="2019-07-28T17:35:00Z">
            <w:rPr>
              <w:rFonts w:ascii="Consolas" w:eastAsia="宋体" w:hAnsi="Consolas" w:cs="宋体"/>
              <w:color w:val="008080"/>
              <w:kern w:val="0"/>
              <w:sz w:val="24"/>
              <w:szCs w:val="24"/>
            </w:rPr>
          </w:rPrChange>
        </w:rPr>
        <w:t>&lt;alias</w:t>
      </w:r>
      <w:r w:rsidRPr="00AA698E">
        <w:rPr>
          <w:rFonts w:ascii="Consolas" w:eastAsia="宋体" w:hAnsi="Consolas" w:cs="宋体"/>
          <w:color w:val="34302D"/>
          <w:kern w:val="0"/>
          <w:sz w:val="18"/>
          <w:szCs w:val="18"/>
          <w:rPrChange w:id="1057" w:author="zhang alex" w:date="2019-07-28T17:35:00Z">
            <w:rPr>
              <w:rFonts w:ascii="Consolas" w:eastAsia="宋体" w:hAnsi="Consolas" w:cs="宋体"/>
              <w:color w:val="34302D"/>
              <w:kern w:val="0"/>
              <w:sz w:val="24"/>
              <w:szCs w:val="24"/>
            </w:rPr>
          </w:rPrChange>
        </w:rPr>
        <w:t xml:space="preserve"> </w:t>
      </w:r>
      <w:r w:rsidRPr="00AA698E">
        <w:rPr>
          <w:rFonts w:ascii="Consolas" w:eastAsia="宋体" w:hAnsi="Consolas" w:cs="宋体"/>
          <w:color w:val="000080"/>
          <w:kern w:val="0"/>
          <w:sz w:val="18"/>
          <w:szCs w:val="18"/>
          <w:rPrChange w:id="1058" w:author="zhang alex" w:date="2019-07-28T17:35:00Z">
            <w:rPr>
              <w:rFonts w:ascii="Consolas" w:eastAsia="宋体" w:hAnsi="Consolas" w:cs="宋体"/>
              <w:color w:val="000080"/>
              <w:kern w:val="0"/>
              <w:sz w:val="24"/>
              <w:szCs w:val="24"/>
            </w:rPr>
          </w:rPrChange>
        </w:rPr>
        <w:t>name</w:t>
      </w:r>
      <w:r w:rsidRPr="00AA698E">
        <w:rPr>
          <w:rFonts w:ascii="Consolas" w:eastAsia="宋体" w:hAnsi="Consolas" w:cs="宋体"/>
          <w:color w:val="34302D"/>
          <w:kern w:val="0"/>
          <w:sz w:val="18"/>
          <w:szCs w:val="18"/>
          <w:rPrChange w:id="1059" w:author="zhang alex" w:date="2019-07-28T17:35:00Z">
            <w:rPr>
              <w:rFonts w:ascii="Consolas" w:eastAsia="宋体" w:hAnsi="Consolas" w:cs="宋体"/>
              <w:color w:val="34302D"/>
              <w:kern w:val="0"/>
              <w:sz w:val="24"/>
              <w:szCs w:val="24"/>
            </w:rPr>
          </w:rPrChange>
        </w:rPr>
        <w:t>=</w:t>
      </w:r>
      <w:r w:rsidRPr="00AA698E">
        <w:rPr>
          <w:rFonts w:ascii="Consolas" w:eastAsia="宋体" w:hAnsi="Consolas" w:cs="宋体"/>
          <w:color w:val="DD1144"/>
          <w:kern w:val="0"/>
          <w:sz w:val="18"/>
          <w:szCs w:val="18"/>
          <w:rPrChange w:id="1060" w:author="zhang alex" w:date="2019-07-28T17:35:00Z">
            <w:rPr>
              <w:rFonts w:ascii="Consolas" w:eastAsia="宋体" w:hAnsi="Consolas" w:cs="宋体"/>
              <w:color w:val="DD1144"/>
              <w:kern w:val="0"/>
              <w:sz w:val="24"/>
              <w:szCs w:val="24"/>
            </w:rPr>
          </w:rPrChange>
        </w:rPr>
        <w:t>"fromName"</w:t>
      </w:r>
      <w:r w:rsidRPr="00AA698E">
        <w:rPr>
          <w:rFonts w:ascii="Consolas" w:eastAsia="宋体" w:hAnsi="Consolas" w:cs="宋体"/>
          <w:color w:val="34302D"/>
          <w:kern w:val="0"/>
          <w:sz w:val="18"/>
          <w:szCs w:val="18"/>
          <w:rPrChange w:id="1061" w:author="zhang alex" w:date="2019-07-28T17:35:00Z">
            <w:rPr>
              <w:rFonts w:ascii="Consolas" w:eastAsia="宋体" w:hAnsi="Consolas" w:cs="宋体"/>
              <w:color w:val="34302D"/>
              <w:kern w:val="0"/>
              <w:sz w:val="24"/>
              <w:szCs w:val="24"/>
            </w:rPr>
          </w:rPrChange>
        </w:rPr>
        <w:t xml:space="preserve"> </w:t>
      </w:r>
      <w:r w:rsidRPr="00AA698E">
        <w:rPr>
          <w:rFonts w:ascii="Consolas" w:eastAsia="宋体" w:hAnsi="Consolas" w:cs="宋体"/>
          <w:color w:val="000080"/>
          <w:kern w:val="0"/>
          <w:sz w:val="18"/>
          <w:szCs w:val="18"/>
          <w:rPrChange w:id="1062" w:author="zhang alex" w:date="2019-07-28T17:35:00Z">
            <w:rPr>
              <w:rFonts w:ascii="Consolas" w:eastAsia="宋体" w:hAnsi="Consolas" w:cs="宋体"/>
              <w:color w:val="000080"/>
              <w:kern w:val="0"/>
              <w:sz w:val="24"/>
              <w:szCs w:val="24"/>
            </w:rPr>
          </w:rPrChange>
        </w:rPr>
        <w:t>alias</w:t>
      </w:r>
      <w:r w:rsidRPr="00AA698E">
        <w:rPr>
          <w:rFonts w:ascii="Consolas" w:eastAsia="宋体" w:hAnsi="Consolas" w:cs="宋体"/>
          <w:color w:val="34302D"/>
          <w:kern w:val="0"/>
          <w:sz w:val="18"/>
          <w:szCs w:val="18"/>
          <w:rPrChange w:id="1063" w:author="zhang alex" w:date="2019-07-28T17:35:00Z">
            <w:rPr>
              <w:rFonts w:ascii="Consolas" w:eastAsia="宋体" w:hAnsi="Consolas" w:cs="宋体"/>
              <w:color w:val="34302D"/>
              <w:kern w:val="0"/>
              <w:sz w:val="24"/>
              <w:szCs w:val="24"/>
            </w:rPr>
          </w:rPrChange>
        </w:rPr>
        <w:t>=</w:t>
      </w:r>
      <w:r w:rsidRPr="00AA698E">
        <w:rPr>
          <w:rFonts w:ascii="Consolas" w:eastAsia="宋体" w:hAnsi="Consolas" w:cs="宋体"/>
          <w:color w:val="DD1144"/>
          <w:kern w:val="0"/>
          <w:sz w:val="18"/>
          <w:szCs w:val="18"/>
          <w:rPrChange w:id="1064" w:author="zhang alex" w:date="2019-07-28T17:35:00Z">
            <w:rPr>
              <w:rFonts w:ascii="Consolas" w:eastAsia="宋体" w:hAnsi="Consolas" w:cs="宋体"/>
              <w:color w:val="DD1144"/>
              <w:kern w:val="0"/>
              <w:sz w:val="24"/>
              <w:szCs w:val="24"/>
            </w:rPr>
          </w:rPrChange>
        </w:rPr>
        <w:t>"toName"</w:t>
      </w:r>
      <w:r w:rsidRPr="00AA698E">
        <w:rPr>
          <w:rFonts w:ascii="Consolas" w:eastAsia="宋体" w:hAnsi="Consolas" w:cs="宋体"/>
          <w:color w:val="008080"/>
          <w:kern w:val="0"/>
          <w:sz w:val="18"/>
          <w:szCs w:val="18"/>
          <w:rPrChange w:id="1065" w:author="zhang alex" w:date="2019-07-28T17:35: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case, a bean (in the same container) named </w:t>
      </w:r>
      <w:r w:rsidRPr="00BA0D5D">
        <w:rPr>
          <w:rFonts w:ascii="Consolas" w:eastAsia="宋体" w:hAnsi="Consolas" w:cs="宋体"/>
          <w:color w:val="34302D"/>
          <w:kern w:val="0"/>
          <w:sz w:val="23"/>
          <w:szCs w:val="23"/>
          <w:shd w:val="clear" w:color="auto" w:fill="F7F7F8"/>
        </w:rPr>
        <w:t>fromName</w:t>
      </w:r>
      <w:r w:rsidRPr="00BA0D5D">
        <w:rPr>
          <w:rFonts w:ascii="inherit" w:eastAsia="宋体" w:hAnsi="inherit" w:cs="Arial"/>
          <w:color w:val="34302D"/>
          <w:kern w:val="0"/>
          <w:sz w:val="24"/>
          <w:szCs w:val="24"/>
        </w:rPr>
        <w:t> may also, after the use of this alias definition, be referred to as </w:t>
      </w:r>
      <w:r w:rsidRPr="00BA0D5D">
        <w:rPr>
          <w:rFonts w:ascii="Consolas" w:eastAsia="宋体" w:hAnsi="Consolas" w:cs="宋体"/>
          <w:color w:val="34302D"/>
          <w:kern w:val="0"/>
          <w:sz w:val="23"/>
          <w:szCs w:val="23"/>
          <w:shd w:val="clear" w:color="auto" w:fill="F7F7F8"/>
        </w:rPr>
        <w:t>toName</w:t>
      </w:r>
      <w:r w:rsidRPr="00BA0D5D">
        <w:rPr>
          <w:rFonts w:ascii="inherit" w:eastAsia="宋体" w:hAnsi="inherit" w:cs="Arial"/>
          <w:color w:val="34302D"/>
          <w:kern w:val="0"/>
          <w:sz w:val="24"/>
          <w:szCs w:val="24"/>
        </w:rPr>
        <w:t>.</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在这种情况下，</w:t>
      </w:r>
      <w:ins w:id="1066" w:author="zhang alex" w:date="2019-07-28T17:37:00Z">
        <w:r w:rsidR="00AA698E">
          <w:rPr>
            <w:rFonts w:ascii="Arial" w:hAnsi="Arial" w:cs="Arial"/>
            <w:color w:val="34302D"/>
            <w:shd w:val="clear" w:color="auto" w:fill="FFFFFF"/>
          </w:rPr>
          <w:t>命名</w:t>
        </w:r>
        <w:r w:rsidR="00AA698E">
          <w:rPr>
            <w:rStyle w:val="HTML"/>
            <w:rFonts w:ascii="Consolas" w:hAnsi="Consolas"/>
            <w:sz w:val="23"/>
            <w:szCs w:val="23"/>
            <w:shd w:val="clear" w:color="auto" w:fill="F7F7F8"/>
          </w:rPr>
          <w:t>fromName</w:t>
        </w:r>
        <w:r w:rsidR="00AA698E">
          <w:rPr>
            <w:rFonts w:ascii="Arial" w:hAnsi="Arial" w:cs="Arial"/>
            <w:color w:val="34302D"/>
            <w:shd w:val="clear" w:color="auto" w:fill="FFFFFF"/>
          </w:rPr>
          <w:t>的</w:t>
        </w:r>
        <w:r w:rsidR="00AA698E">
          <w:rPr>
            <w:rFonts w:ascii="Arial" w:hAnsi="Arial" w:cs="Arial"/>
            <w:color w:val="34302D"/>
            <w:shd w:val="clear" w:color="auto" w:fill="FFFFFF"/>
          </w:rPr>
          <w:t>bean</w:t>
        </w:r>
        <w:r w:rsidR="00AA698E">
          <w:rPr>
            <w:rFonts w:ascii="Arial" w:hAnsi="Arial" w:cs="Arial"/>
            <w:color w:val="34302D"/>
            <w:shd w:val="clear" w:color="auto" w:fill="FFFFFF"/>
          </w:rPr>
          <w:t>（在同一容器中）</w:t>
        </w:r>
        <w:r w:rsidR="00AA698E">
          <w:rPr>
            <w:rFonts w:ascii="Arial" w:hAnsi="Arial" w:cs="Arial" w:hint="eastAsia"/>
            <w:color w:val="34302D"/>
            <w:shd w:val="clear" w:color="auto" w:fill="FFFFFF"/>
          </w:rPr>
          <w:t>，</w:t>
        </w:r>
      </w:ins>
      <w:del w:id="1067" w:author="zhang alex" w:date="2019-07-28T17:37:00Z">
        <w:r w:rsidDel="00AA698E">
          <w:rPr>
            <w:rStyle w:val="HTML"/>
            <w:rFonts w:ascii="Consolas" w:hAnsi="Consolas"/>
            <w:sz w:val="23"/>
            <w:szCs w:val="23"/>
            <w:shd w:val="clear" w:color="auto" w:fill="F7F7F8"/>
          </w:rPr>
          <w:delText>fromName</w:delText>
        </w:r>
      </w:del>
      <w:r>
        <w:rPr>
          <w:rFonts w:ascii="Arial" w:hAnsi="Arial" w:cs="Arial"/>
          <w:color w:val="34302D"/>
          <w:shd w:val="clear" w:color="auto" w:fill="FFFFFF"/>
        </w:rPr>
        <w:t>在使用</w:t>
      </w:r>
      <w:del w:id="1068" w:author="zhang alex" w:date="2019-07-28T17:38:00Z">
        <w:r w:rsidDel="00AA698E">
          <w:rPr>
            <w:rFonts w:ascii="Arial" w:hAnsi="Arial" w:cs="Arial"/>
            <w:color w:val="34302D"/>
            <w:shd w:val="clear" w:color="auto" w:fill="FFFFFF"/>
          </w:rPr>
          <w:delText>此</w:delText>
        </w:r>
      </w:del>
      <w:r>
        <w:rPr>
          <w:rFonts w:ascii="Arial" w:hAnsi="Arial" w:cs="Arial"/>
          <w:color w:val="34302D"/>
          <w:shd w:val="clear" w:color="auto" w:fill="FFFFFF"/>
        </w:rPr>
        <w:t>别名定义之后，</w:t>
      </w:r>
      <w:del w:id="1069" w:author="zhang alex" w:date="2019-07-28T17:36:00Z">
        <w:r w:rsidDel="00AA698E">
          <w:rPr>
            <w:rFonts w:ascii="Arial" w:hAnsi="Arial" w:cs="Arial"/>
            <w:color w:val="34302D"/>
            <w:shd w:val="clear" w:color="auto" w:fill="FFFFFF"/>
          </w:rPr>
          <w:delText>命名的</w:delText>
        </w:r>
        <w:r w:rsidDel="00AA698E">
          <w:rPr>
            <w:rFonts w:ascii="Arial" w:hAnsi="Arial" w:cs="Arial"/>
            <w:color w:val="34302D"/>
            <w:shd w:val="clear" w:color="auto" w:fill="FFFFFF"/>
          </w:rPr>
          <w:delText>bean</w:delText>
        </w:r>
        <w:r w:rsidDel="00AA698E">
          <w:rPr>
            <w:rFonts w:ascii="Arial" w:hAnsi="Arial" w:cs="Arial"/>
            <w:color w:val="34302D"/>
            <w:shd w:val="clear" w:color="auto" w:fill="FFFFFF"/>
          </w:rPr>
          <w:delText>（在同一容器中）</w:delText>
        </w:r>
      </w:del>
      <w:r>
        <w:rPr>
          <w:rFonts w:ascii="Arial" w:hAnsi="Arial" w:cs="Arial"/>
          <w:color w:val="34302D"/>
          <w:shd w:val="clear" w:color="auto" w:fill="FFFFFF"/>
        </w:rPr>
        <w:t>也可以称为</w:t>
      </w:r>
      <w:r>
        <w:rPr>
          <w:rStyle w:val="HTML"/>
          <w:rFonts w:ascii="Consolas" w:hAnsi="Consolas"/>
          <w:sz w:val="23"/>
          <w:szCs w:val="23"/>
          <w:shd w:val="clear" w:color="auto" w:fill="F7F7F8"/>
        </w:rPr>
        <w:t>toName</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For example, the configuration metadata for subsystem A may refer to a DataSource by the name of </w:t>
      </w:r>
      <w:r w:rsidRPr="00BA0D5D">
        <w:rPr>
          <w:rFonts w:ascii="Consolas" w:eastAsia="宋体" w:hAnsi="Consolas" w:cs="宋体"/>
          <w:color w:val="34302D"/>
          <w:kern w:val="0"/>
          <w:sz w:val="23"/>
          <w:szCs w:val="23"/>
          <w:shd w:val="clear" w:color="auto" w:fill="F7F7F8"/>
        </w:rPr>
        <w:t>subsystemA-dataSource</w:t>
      </w:r>
      <w:r w:rsidRPr="00BA0D5D">
        <w:rPr>
          <w:rFonts w:ascii="inherit" w:eastAsia="宋体" w:hAnsi="inherit" w:cs="Arial"/>
          <w:color w:val="34302D"/>
          <w:kern w:val="0"/>
          <w:sz w:val="24"/>
          <w:szCs w:val="24"/>
        </w:rPr>
        <w:t>. The configuration metadata for subsystem B may refer to a DataSource by the name of </w:t>
      </w:r>
      <w:r w:rsidRPr="00BA0D5D">
        <w:rPr>
          <w:rFonts w:ascii="Consolas" w:eastAsia="宋体" w:hAnsi="Consolas" w:cs="宋体"/>
          <w:color w:val="34302D"/>
          <w:kern w:val="0"/>
          <w:sz w:val="23"/>
          <w:szCs w:val="23"/>
          <w:shd w:val="clear" w:color="auto" w:fill="F7F7F8"/>
        </w:rPr>
        <w:t>subsystemB-dataSource</w:t>
      </w:r>
      <w:r w:rsidRPr="00BA0D5D">
        <w:rPr>
          <w:rFonts w:ascii="inherit" w:eastAsia="宋体" w:hAnsi="inherit" w:cs="Arial"/>
          <w:color w:val="34302D"/>
          <w:kern w:val="0"/>
          <w:sz w:val="24"/>
          <w:szCs w:val="24"/>
        </w:rPr>
        <w:t>. When composing the main application that uses both these subsystems, the main application refers to the DataSource by the name of </w:t>
      </w:r>
      <w:r w:rsidRPr="00BA0D5D">
        <w:rPr>
          <w:rFonts w:ascii="Consolas" w:eastAsia="宋体" w:hAnsi="Consolas" w:cs="宋体"/>
          <w:color w:val="34302D"/>
          <w:kern w:val="0"/>
          <w:sz w:val="23"/>
          <w:szCs w:val="23"/>
          <w:shd w:val="clear" w:color="auto" w:fill="F7F7F8"/>
        </w:rPr>
        <w:t>myApp-dataSource</w:t>
      </w:r>
      <w:r w:rsidRPr="00BA0D5D">
        <w:rPr>
          <w:rFonts w:ascii="inherit" w:eastAsia="宋体" w:hAnsi="inherit" w:cs="Arial"/>
          <w:color w:val="34302D"/>
          <w:kern w:val="0"/>
          <w:sz w:val="24"/>
          <w:szCs w:val="24"/>
        </w:rPr>
        <w:t>. To have all three names refer to the same object, you can add the following alias definitions to the configuration metadata:</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例如，子系统</w:t>
      </w:r>
      <w:r>
        <w:rPr>
          <w:rFonts w:ascii="Arial" w:hAnsi="Arial" w:cs="Arial"/>
          <w:color w:val="34302D"/>
          <w:shd w:val="clear" w:color="auto" w:fill="FFFFFF"/>
        </w:rPr>
        <w:t>A</w:t>
      </w:r>
      <w:r>
        <w:rPr>
          <w:rFonts w:ascii="Arial" w:hAnsi="Arial" w:cs="Arial"/>
          <w:color w:val="34302D"/>
          <w:shd w:val="clear" w:color="auto" w:fill="FFFFFF"/>
        </w:rPr>
        <w:t>的配置元数据可以通过名称引用</w:t>
      </w:r>
      <w:r>
        <w:rPr>
          <w:rFonts w:ascii="Arial" w:hAnsi="Arial" w:cs="Arial"/>
          <w:color w:val="34302D"/>
          <w:shd w:val="clear" w:color="auto" w:fill="FFFFFF"/>
        </w:rPr>
        <w:t>DataSource </w:t>
      </w:r>
      <w:r>
        <w:rPr>
          <w:rStyle w:val="HTML"/>
          <w:rFonts w:ascii="Consolas" w:hAnsi="Consolas"/>
          <w:sz w:val="23"/>
          <w:szCs w:val="23"/>
          <w:shd w:val="clear" w:color="auto" w:fill="F7F7F8"/>
        </w:rPr>
        <w:t>subsystemA-dataSource</w:t>
      </w:r>
      <w:r>
        <w:rPr>
          <w:rFonts w:ascii="Arial" w:hAnsi="Arial" w:cs="Arial"/>
          <w:color w:val="34302D"/>
          <w:shd w:val="clear" w:color="auto" w:fill="FFFFFF"/>
        </w:rPr>
        <w:t>。子系统</w:t>
      </w:r>
      <w:r>
        <w:rPr>
          <w:rFonts w:ascii="Arial" w:hAnsi="Arial" w:cs="Arial"/>
          <w:color w:val="34302D"/>
          <w:shd w:val="clear" w:color="auto" w:fill="FFFFFF"/>
        </w:rPr>
        <w:t>B</w:t>
      </w:r>
      <w:r>
        <w:rPr>
          <w:rFonts w:ascii="Arial" w:hAnsi="Arial" w:cs="Arial"/>
          <w:color w:val="34302D"/>
          <w:shd w:val="clear" w:color="auto" w:fill="FFFFFF"/>
        </w:rPr>
        <w:t>的配置元数据可以通过名称引用</w:t>
      </w:r>
      <w:r>
        <w:rPr>
          <w:rFonts w:ascii="Arial" w:hAnsi="Arial" w:cs="Arial"/>
          <w:color w:val="34302D"/>
          <w:shd w:val="clear" w:color="auto" w:fill="FFFFFF"/>
        </w:rPr>
        <w:t>DataSource </w:t>
      </w:r>
      <w:r>
        <w:rPr>
          <w:rStyle w:val="HTML"/>
          <w:rFonts w:ascii="Consolas" w:hAnsi="Consolas"/>
          <w:sz w:val="23"/>
          <w:szCs w:val="23"/>
          <w:shd w:val="clear" w:color="auto" w:fill="F7F7F8"/>
        </w:rPr>
        <w:t>subsystemB-dataSource</w:t>
      </w:r>
      <w:r>
        <w:rPr>
          <w:rFonts w:ascii="Arial" w:hAnsi="Arial" w:cs="Arial"/>
          <w:color w:val="34302D"/>
          <w:shd w:val="clear" w:color="auto" w:fill="FFFFFF"/>
        </w:rPr>
        <w:t>。在编写使用这两个子系统的主应用程序时，主应用程序通过名称引用</w:t>
      </w:r>
      <w:r>
        <w:rPr>
          <w:rFonts w:ascii="Arial" w:hAnsi="Arial" w:cs="Arial"/>
          <w:color w:val="34302D"/>
          <w:shd w:val="clear" w:color="auto" w:fill="FFFFFF"/>
        </w:rPr>
        <w:t>DataSource </w:t>
      </w:r>
      <w:r>
        <w:rPr>
          <w:rStyle w:val="HTML"/>
          <w:rFonts w:ascii="Consolas" w:hAnsi="Consolas"/>
          <w:sz w:val="23"/>
          <w:szCs w:val="23"/>
          <w:shd w:val="clear" w:color="auto" w:fill="F7F7F8"/>
        </w:rPr>
        <w:t>myApp-dataSource</w:t>
      </w:r>
      <w:r>
        <w:rPr>
          <w:rFonts w:ascii="Arial" w:hAnsi="Arial" w:cs="Arial"/>
          <w:color w:val="34302D"/>
          <w:shd w:val="clear" w:color="auto" w:fill="FFFFFF"/>
        </w:rPr>
        <w:t>。要使所有三个名称引用同一对象，可以将以下别名定义添加到配置元数据中：</w:t>
      </w:r>
    </w:p>
    <w:p w:rsidR="00BA0D5D" w:rsidRPr="00BA2E6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070" w:author="zhang alex" w:date="2019-07-28T17:39:00Z">
            <w:rPr>
              <w:rFonts w:ascii="Consolas" w:eastAsia="宋体" w:hAnsi="Consolas" w:cs="宋体"/>
              <w:color w:val="34302D"/>
              <w:kern w:val="0"/>
              <w:sz w:val="24"/>
              <w:szCs w:val="24"/>
            </w:rPr>
          </w:rPrChange>
        </w:rPr>
      </w:pPr>
      <w:r w:rsidRPr="00BA2E6F">
        <w:rPr>
          <w:rFonts w:ascii="Consolas" w:eastAsia="宋体" w:hAnsi="Consolas" w:cs="宋体"/>
          <w:color w:val="008080"/>
          <w:kern w:val="0"/>
          <w:sz w:val="18"/>
          <w:szCs w:val="18"/>
          <w:rPrChange w:id="1071" w:author="zhang alex" w:date="2019-07-28T17:39:00Z">
            <w:rPr>
              <w:rFonts w:ascii="Consolas" w:eastAsia="宋体" w:hAnsi="Consolas" w:cs="宋体"/>
              <w:color w:val="008080"/>
              <w:kern w:val="0"/>
              <w:sz w:val="24"/>
              <w:szCs w:val="24"/>
            </w:rPr>
          </w:rPrChange>
        </w:rPr>
        <w:t>&lt;alias</w:t>
      </w:r>
      <w:r w:rsidRPr="00BA2E6F">
        <w:rPr>
          <w:rFonts w:ascii="Consolas" w:eastAsia="宋体" w:hAnsi="Consolas" w:cs="宋体"/>
          <w:color w:val="34302D"/>
          <w:kern w:val="0"/>
          <w:sz w:val="18"/>
          <w:szCs w:val="18"/>
          <w:rPrChange w:id="1072" w:author="zhang alex" w:date="2019-07-28T17:39:00Z">
            <w:rPr>
              <w:rFonts w:ascii="Consolas" w:eastAsia="宋体" w:hAnsi="Consolas" w:cs="宋体"/>
              <w:color w:val="34302D"/>
              <w:kern w:val="0"/>
              <w:sz w:val="24"/>
              <w:szCs w:val="24"/>
            </w:rPr>
          </w:rPrChange>
        </w:rPr>
        <w:t xml:space="preserve"> </w:t>
      </w:r>
      <w:r w:rsidRPr="00BA2E6F">
        <w:rPr>
          <w:rFonts w:ascii="Consolas" w:eastAsia="宋体" w:hAnsi="Consolas" w:cs="宋体"/>
          <w:color w:val="000080"/>
          <w:kern w:val="0"/>
          <w:sz w:val="18"/>
          <w:szCs w:val="18"/>
          <w:rPrChange w:id="1073" w:author="zhang alex" w:date="2019-07-28T17:39:00Z">
            <w:rPr>
              <w:rFonts w:ascii="Consolas" w:eastAsia="宋体" w:hAnsi="Consolas" w:cs="宋体"/>
              <w:color w:val="000080"/>
              <w:kern w:val="0"/>
              <w:sz w:val="24"/>
              <w:szCs w:val="24"/>
            </w:rPr>
          </w:rPrChange>
        </w:rPr>
        <w:t>name</w:t>
      </w:r>
      <w:r w:rsidRPr="00BA2E6F">
        <w:rPr>
          <w:rFonts w:ascii="Consolas" w:eastAsia="宋体" w:hAnsi="Consolas" w:cs="宋体"/>
          <w:color w:val="34302D"/>
          <w:kern w:val="0"/>
          <w:sz w:val="18"/>
          <w:szCs w:val="18"/>
          <w:rPrChange w:id="1074" w:author="zhang alex" w:date="2019-07-28T17:39:00Z">
            <w:rPr>
              <w:rFonts w:ascii="Consolas" w:eastAsia="宋体" w:hAnsi="Consolas" w:cs="宋体"/>
              <w:color w:val="34302D"/>
              <w:kern w:val="0"/>
              <w:sz w:val="24"/>
              <w:szCs w:val="24"/>
            </w:rPr>
          </w:rPrChange>
        </w:rPr>
        <w:t>=</w:t>
      </w:r>
      <w:r w:rsidRPr="00BA2E6F">
        <w:rPr>
          <w:rFonts w:ascii="Consolas" w:eastAsia="宋体" w:hAnsi="Consolas" w:cs="宋体"/>
          <w:color w:val="DD1144"/>
          <w:kern w:val="0"/>
          <w:sz w:val="18"/>
          <w:szCs w:val="18"/>
          <w:rPrChange w:id="1075" w:author="zhang alex" w:date="2019-07-28T17:39:00Z">
            <w:rPr>
              <w:rFonts w:ascii="Consolas" w:eastAsia="宋体" w:hAnsi="Consolas" w:cs="宋体"/>
              <w:color w:val="DD1144"/>
              <w:kern w:val="0"/>
              <w:sz w:val="24"/>
              <w:szCs w:val="24"/>
            </w:rPr>
          </w:rPrChange>
        </w:rPr>
        <w:t>"myApp-dataSource"</w:t>
      </w:r>
      <w:r w:rsidRPr="00BA2E6F">
        <w:rPr>
          <w:rFonts w:ascii="Consolas" w:eastAsia="宋体" w:hAnsi="Consolas" w:cs="宋体"/>
          <w:color w:val="34302D"/>
          <w:kern w:val="0"/>
          <w:sz w:val="18"/>
          <w:szCs w:val="18"/>
          <w:rPrChange w:id="1076" w:author="zhang alex" w:date="2019-07-28T17:39:00Z">
            <w:rPr>
              <w:rFonts w:ascii="Consolas" w:eastAsia="宋体" w:hAnsi="Consolas" w:cs="宋体"/>
              <w:color w:val="34302D"/>
              <w:kern w:val="0"/>
              <w:sz w:val="24"/>
              <w:szCs w:val="24"/>
            </w:rPr>
          </w:rPrChange>
        </w:rPr>
        <w:t xml:space="preserve"> </w:t>
      </w:r>
      <w:r w:rsidRPr="00BA2E6F">
        <w:rPr>
          <w:rFonts w:ascii="Consolas" w:eastAsia="宋体" w:hAnsi="Consolas" w:cs="宋体"/>
          <w:color w:val="000080"/>
          <w:kern w:val="0"/>
          <w:sz w:val="18"/>
          <w:szCs w:val="18"/>
          <w:rPrChange w:id="1077" w:author="zhang alex" w:date="2019-07-28T17:39:00Z">
            <w:rPr>
              <w:rFonts w:ascii="Consolas" w:eastAsia="宋体" w:hAnsi="Consolas" w:cs="宋体"/>
              <w:color w:val="000080"/>
              <w:kern w:val="0"/>
              <w:sz w:val="24"/>
              <w:szCs w:val="24"/>
            </w:rPr>
          </w:rPrChange>
        </w:rPr>
        <w:t>alias</w:t>
      </w:r>
      <w:r w:rsidRPr="00BA2E6F">
        <w:rPr>
          <w:rFonts w:ascii="Consolas" w:eastAsia="宋体" w:hAnsi="Consolas" w:cs="宋体"/>
          <w:color w:val="34302D"/>
          <w:kern w:val="0"/>
          <w:sz w:val="18"/>
          <w:szCs w:val="18"/>
          <w:rPrChange w:id="1078" w:author="zhang alex" w:date="2019-07-28T17:39:00Z">
            <w:rPr>
              <w:rFonts w:ascii="Consolas" w:eastAsia="宋体" w:hAnsi="Consolas" w:cs="宋体"/>
              <w:color w:val="34302D"/>
              <w:kern w:val="0"/>
              <w:sz w:val="24"/>
              <w:szCs w:val="24"/>
            </w:rPr>
          </w:rPrChange>
        </w:rPr>
        <w:t>=</w:t>
      </w:r>
      <w:r w:rsidRPr="00BA2E6F">
        <w:rPr>
          <w:rFonts w:ascii="Consolas" w:eastAsia="宋体" w:hAnsi="Consolas" w:cs="宋体"/>
          <w:color w:val="DD1144"/>
          <w:kern w:val="0"/>
          <w:sz w:val="18"/>
          <w:szCs w:val="18"/>
          <w:rPrChange w:id="1079" w:author="zhang alex" w:date="2019-07-28T17:39:00Z">
            <w:rPr>
              <w:rFonts w:ascii="Consolas" w:eastAsia="宋体" w:hAnsi="Consolas" w:cs="宋体"/>
              <w:color w:val="DD1144"/>
              <w:kern w:val="0"/>
              <w:sz w:val="24"/>
              <w:szCs w:val="24"/>
            </w:rPr>
          </w:rPrChange>
        </w:rPr>
        <w:t>"subsystemA-dataSource"</w:t>
      </w:r>
      <w:r w:rsidRPr="00BA2E6F">
        <w:rPr>
          <w:rFonts w:ascii="Consolas" w:eastAsia="宋体" w:hAnsi="Consolas" w:cs="宋体"/>
          <w:color w:val="008080"/>
          <w:kern w:val="0"/>
          <w:sz w:val="18"/>
          <w:szCs w:val="18"/>
          <w:rPrChange w:id="1080" w:author="zhang alex" w:date="2019-07-28T17:39:00Z">
            <w:rPr>
              <w:rFonts w:ascii="Consolas" w:eastAsia="宋体" w:hAnsi="Consolas" w:cs="宋体"/>
              <w:color w:val="008080"/>
              <w:kern w:val="0"/>
              <w:sz w:val="24"/>
              <w:szCs w:val="24"/>
            </w:rPr>
          </w:rPrChange>
        </w:rPr>
        <w:t>/&gt;</w:t>
      </w:r>
    </w:p>
    <w:p w:rsidR="00BA0D5D" w:rsidRPr="00BA2E6F"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081" w:author="zhang alex" w:date="2019-07-28T17:39:00Z">
            <w:rPr>
              <w:rFonts w:ascii="Consolas" w:eastAsia="宋体" w:hAnsi="Consolas" w:cs="宋体"/>
              <w:color w:val="34302D"/>
              <w:kern w:val="0"/>
              <w:sz w:val="24"/>
              <w:szCs w:val="24"/>
            </w:rPr>
          </w:rPrChange>
        </w:rPr>
      </w:pPr>
      <w:r w:rsidRPr="00BA2E6F">
        <w:rPr>
          <w:rFonts w:ascii="Consolas" w:eastAsia="宋体" w:hAnsi="Consolas" w:cs="宋体"/>
          <w:color w:val="008080"/>
          <w:kern w:val="0"/>
          <w:sz w:val="18"/>
          <w:szCs w:val="18"/>
          <w:rPrChange w:id="1082" w:author="zhang alex" w:date="2019-07-28T17:39:00Z">
            <w:rPr>
              <w:rFonts w:ascii="Consolas" w:eastAsia="宋体" w:hAnsi="Consolas" w:cs="宋体"/>
              <w:color w:val="008080"/>
              <w:kern w:val="0"/>
              <w:sz w:val="24"/>
              <w:szCs w:val="24"/>
            </w:rPr>
          </w:rPrChange>
        </w:rPr>
        <w:t>&lt;alias</w:t>
      </w:r>
      <w:r w:rsidRPr="00BA2E6F">
        <w:rPr>
          <w:rFonts w:ascii="Consolas" w:eastAsia="宋体" w:hAnsi="Consolas" w:cs="宋体"/>
          <w:color w:val="34302D"/>
          <w:kern w:val="0"/>
          <w:sz w:val="18"/>
          <w:szCs w:val="18"/>
          <w:rPrChange w:id="1083" w:author="zhang alex" w:date="2019-07-28T17:39:00Z">
            <w:rPr>
              <w:rFonts w:ascii="Consolas" w:eastAsia="宋体" w:hAnsi="Consolas" w:cs="宋体"/>
              <w:color w:val="34302D"/>
              <w:kern w:val="0"/>
              <w:sz w:val="24"/>
              <w:szCs w:val="24"/>
            </w:rPr>
          </w:rPrChange>
        </w:rPr>
        <w:t xml:space="preserve"> </w:t>
      </w:r>
      <w:r w:rsidRPr="00BA2E6F">
        <w:rPr>
          <w:rFonts w:ascii="Consolas" w:eastAsia="宋体" w:hAnsi="Consolas" w:cs="宋体"/>
          <w:color w:val="000080"/>
          <w:kern w:val="0"/>
          <w:sz w:val="18"/>
          <w:szCs w:val="18"/>
          <w:rPrChange w:id="1084" w:author="zhang alex" w:date="2019-07-28T17:39:00Z">
            <w:rPr>
              <w:rFonts w:ascii="Consolas" w:eastAsia="宋体" w:hAnsi="Consolas" w:cs="宋体"/>
              <w:color w:val="000080"/>
              <w:kern w:val="0"/>
              <w:sz w:val="24"/>
              <w:szCs w:val="24"/>
            </w:rPr>
          </w:rPrChange>
        </w:rPr>
        <w:t>name</w:t>
      </w:r>
      <w:r w:rsidRPr="00BA2E6F">
        <w:rPr>
          <w:rFonts w:ascii="Consolas" w:eastAsia="宋体" w:hAnsi="Consolas" w:cs="宋体"/>
          <w:color w:val="34302D"/>
          <w:kern w:val="0"/>
          <w:sz w:val="18"/>
          <w:szCs w:val="18"/>
          <w:rPrChange w:id="1085" w:author="zhang alex" w:date="2019-07-28T17:39:00Z">
            <w:rPr>
              <w:rFonts w:ascii="Consolas" w:eastAsia="宋体" w:hAnsi="Consolas" w:cs="宋体"/>
              <w:color w:val="34302D"/>
              <w:kern w:val="0"/>
              <w:sz w:val="24"/>
              <w:szCs w:val="24"/>
            </w:rPr>
          </w:rPrChange>
        </w:rPr>
        <w:t>=</w:t>
      </w:r>
      <w:r w:rsidRPr="00BA2E6F">
        <w:rPr>
          <w:rFonts w:ascii="Consolas" w:eastAsia="宋体" w:hAnsi="Consolas" w:cs="宋体"/>
          <w:color w:val="DD1144"/>
          <w:kern w:val="0"/>
          <w:sz w:val="18"/>
          <w:szCs w:val="18"/>
          <w:rPrChange w:id="1086" w:author="zhang alex" w:date="2019-07-28T17:39:00Z">
            <w:rPr>
              <w:rFonts w:ascii="Consolas" w:eastAsia="宋体" w:hAnsi="Consolas" w:cs="宋体"/>
              <w:color w:val="DD1144"/>
              <w:kern w:val="0"/>
              <w:sz w:val="24"/>
              <w:szCs w:val="24"/>
            </w:rPr>
          </w:rPrChange>
        </w:rPr>
        <w:t>"myApp-dataSource"</w:t>
      </w:r>
      <w:r w:rsidRPr="00BA2E6F">
        <w:rPr>
          <w:rFonts w:ascii="Consolas" w:eastAsia="宋体" w:hAnsi="Consolas" w:cs="宋体"/>
          <w:color w:val="34302D"/>
          <w:kern w:val="0"/>
          <w:sz w:val="18"/>
          <w:szCs w:val="18"/>
          <w:rPrChange w:id="1087" w:author="zhang alex" w:date="2019-07-28T17:39:00Z">
            <w:rPr>
              <w:rFonts w:ascii="Consolas" w:eastAsia="宋体" w:hAnsi="Consolas" w:cs="宋体"/>
              <w:color w:val="34302D"/>
              <w:kern w:val="0"/>
              <w:sz w:val="24"/>
              <w:szCs w:val="24"/>
            </w:rPr>
          </w:rPrChange>
        </w:rPr>
        <w:t xml:space="preserve"> </w:t>
      </w:r>
      <w:r w:rsidRPr="00BA2E6F">
        <w:rPr>
          <w:rFonts w:ascii="Consolas" w:eastAsia="宋体" w:hAnsi="Consolas" w:cs="宋体"/>
          <w:color w:val="000080"/>
          <w:kern w:val="0"/>
          <w:sz w:val="18"/>
          <w:szCs w:val="18"/>
          <w:rPrChange w:id="1088" w:author="zhang alex" w:date="2019-07-28T17:39:00Z">
            <w:rPr>
              <w:rFonts w:ascii="Consolas" w:eastAsia="宋体" w:hAnsi="Consolas" w:cs="宋体"/>
              <w:color w:val="000080"/>
              <w:kern w:val="0"/>
              <w:sz w:val="24"/>
              <w:szCs w:val="24"/>
            </w:rPr>
          </w:rPrChange>
        </w:rPr>
        <w:t>alias</w:t>
      </w:r>
      <w:r w:rsidRPr="00BA2E6F">
        <w:rPr>
          <w:rFonts w:ascii="Consolas" w:eastAsia="宋体" w:hAnsi="Consolas" w:cs="宋体"/>
          <w:color w:val="34302D"/>
          <w:kern w:val="0"/>
          <w:sz w:val="18"/>
          <w:szCs w:val="18"/>
          <w:rPrChange w:id="1089" w:author="zhang alex" w:date="2019-07-28T17:39:00Z">
            <w:rPr>
              <w:rFonts w:ascii="Consolas" w:eastAsia="宋体" w:hAnsi="Consolas" w:cs="宋体"/>
              <w:color w:val="34302D"/>
              <w:kern w:val="0"/>
              <w:sz w:val="24"/>
              <w:szCs w:val="24"/>
            </w:rPr>
          </w:rPrChange>
        </w:rPr>
        <w:t>=</w:t>
      </w:r>
      <w:r w:rsidRPr="00BA2E6F">
        <w:rPr>
          <w:rFonts w:ascii="Consolas" w:eastAsia="宋体" w:hAnsi="Consolas" w:cs="宋体"/>
          <w:color w:val="DD1144"/>
          <w:kern w:val="0"/>
          <w:sz w:val="18"/>
          <w:szCs w:val="18"/>
          <w:rPrChange w:id="1090" w:author="zhang alex" w:date="2019-07-28T17:39:00Z">
            <w:rPr>
              <w:rFonts w:ascii="Consolas" w:eastAsia="宋体" w:hAnsi="Consolas" w:cs="宋体"/>
              <w:color w:val="DD1144"/>
              <w:kern w:val="0"/>
              <w:sz w:val="24"/>
              <w:szCs w:val="24"/>
            </w:rPr>
          </w:rPrChange>
        </w:rPr>
        <w:t>"subsystemB-dataSource"</w:t>
      </w:r>
      <w:r w:rsidRPr="00BA2E6F">
        <w:rPr>
          <w:rFonts w:ascii="Consolas" w:eastAsia="宋体" w:hAnsi="Consolas" w:cs="宋体"/>
          <w:color w:val="008080"/>
          <w:kern w:val="0"/>
          <w:sz w:val="18"/>
          <w:szCs w:val="18"/>
          <w:rPrChange w:id="1091" w:author="zhang alex" w:date="2019-07-28T17:39: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each component and the main application can refer to the dataSource through a name that is unique and guaranteed not to clash with any other definition (effectively creating a namespace), yet they refer to the same bean.</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现在，每个组件和主应用程序都可以通过一个唯一的名称引用</w:t>
      </w:r>
      <w:r>
        <w:rPr>
          <w:rFonts w:ascii="Arial" w:hAnsi="Arial" w:cs="Arial"/>
          <w:color w:val="34302D"/>
          <w:shd w:val="clear" w:color="auto" w:fill="FFFFFF"/>
        </w:rPr>
        <w:t>dataSource</w:t>
      </w:r>
      <w:r>
        <w:rPr>
          <w:rFonts w:ascii="Arial" w:hAnsi="Arial" w:cs="Arial"/>
          <w:color w:val="34302D"/>
          <w:shd w:val="clear" w:color="auto" w:fill="FFFFFF"/>
        </w:rPr>
        <w:t>，并保证不与任何其他定义冲突（有效地创建命名空间），但它们引用相同的</w:t>
      </w:r>
      <w:r>
        <w:rPr>
          <w:rFonts w:ascii="Arial" w:hAnsi="Arial" w:cs="Arial"/>
          <w:color w:val="34302D"/>
          <w:shd w:val="clear" w:color="auto" w:fill="FFFFFF"/>
        </w:rPr>
        <w:t>bean</w:t>
      </w:r>
      <w:r>
        <w:rPr>
          <w:rFonts w:ascii="Arial" w:hAnsi="Arial" w:cs="Arial"/>
          <w:color w:val="34302D"/>
          <w:shd w:val="clear" w:color="auto" w:fill="FFFFFF"/>
        </w:rPr>
        <w:t>。</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Java-configuration</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Javaconfiguration,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can be used to provide aliases. See </w:t>
      </w:r>
      <w:hyperlink r:id="rId52" w:anchor="beans-java-bean-annotation" w:history="1">
        <w:r w:rsidRPr="00BA0D5D">
          <w:rPr>
            <w:rFonts w:ascii="inherit" w:eastAsia="宋体" w:hAnsi="inherit" w:cs="Arial"/>
            <w:color w:val="548E2E"/>
            <w:kern w:val="0"/>
            <w:sz w:val="24"/>
            <w:szCs w:val="24"/>
            <w:u w:val="single"/>
          </w:rPr>
          <w:t>Using the </w:t>
        </w:r>
        <w:r w:rsidRPr="00BA0D5D">
          <w:rPr>
            <w:rFonts w:ascii="Consolas" w:eastAsia="宋体" w:hAnsi="Consolas" w:cs="宋体"/>
            <w:color w:val="548E2E"/>
            <w:kern w:val="0"/>
            <w:sz w:val="23"/>
            <w:szCs w:val="23"/>
            <w:u w:val="single"/>
            <w:shd w:val="clear" w:color="auto" w:fill="F7F7F8"/>
          </w:rPr>
          <w:t>@Bean</w:t>
        </w:r>
        <w:r w:rsidRPr="00BA0D5D">
          <w:rPr>
            <w:rFonts w:ascii="inherit" w:eastAsia="宋体" w:hAnsi="inherit" w:cs="Arial"/>
            <w:color w:val="548E2E"/>
            <w:kern w:val="0"/>
            <w:sz w:val="24"/>
            <w:szCs w:val="24"/>
            <w:u w:val="single"/>
          </w:rPr>
          <w:t> Annotation</w:t>
        </w:r>
      </w:hyperlink>
      <w:r w:rsidRPr="00BA0D5D">
        <w:rPr>
          <w:rFonts w:ascii="inherit" w:eastAsia="宋体" w:hAnsi="inherit" w:cs="Arial"/>
          <w:color w:val="34302D"/>
          <w:kern w:val="0"/>
          <w:sz w:val="24"/>
          <w:szCs w:val="24"/>
        </w:rPr>
        <w:t> for details.</w:t>
      </w:r>
    </w:p>
    <w:p w:rsidR="00847F99" w:rsidRPr="00847F99" w:rsidRDefault="00847F99" w:rsidP="00847F99">
      <w:pPr>
        <w:widowControl/>
        <w:shd w:val="clear" w:color="auto" w:fill="F1F1F1"/>
        <w:jc w:val="center"/>
        <w:rPr>
          <w:rFonts w:ascii="Arial" w:eastAsia="宋体" w:hAnsi="Arial" w:cs="Arial"/>
          <w:color w:val="0B0A0A"/>
          <w:kern w:val="0"/>
          <w:sz w:val="41"/>
          <w:szCs w:val="41"/>
        </w:rPr>
      </w:pPr>
      <w:r w:rsidRPr="00847F99">
        <w:rPr>
          <w:rFonts w:ascii="Arial" w:eastAsia="宋体" w:hAnsi="Arial" w:cs="Arial"/>
          <w:color w:val="0B0A0A"/>
          <w:kern w:val="0"/>
          <w:sz w:val="41"/>
          <w:szCs w:val="41"/>
        </w:rPr>
        <w:t>Java</w:t>
      </w:r>
      <w:r w:rsidRPr="00847F99">
        <w:rPr>
          <w:rFonts w:ascii="Arial" w:eastAsia="宋体" w:hAnsi="Arial" w:cs="Arial"/>
          <w:color w:val="0B0A0A"/>
          <w:kern w:val="0"/>
          <w:sz w:val="41"/>
          <w:szCs w:val="41"/>
        </w:rPr>
        <w:t>的配置</w:t>
      </w:r>
    </w:p>
    <w:p w:rsidR="00847F99" w:rsidRPr="00847F99" w:rsidRDefault="00847F99" w:rsidP="00847F99">
      <w:pPr>
        <w:widowControl/>
        <w:shd w:val="clear" w:color="auto" w:fill="F1F1F1"/>
        <w:jc w:val="left"/>
        <w:rPr>
          <w:rFonts w:ascii="inherit" w:eastAsia="宋体" w:hAnsi="inherit" w:cs="Arial" w:hint="eastAsia"/>
          <w:color w:val="34302D"/>
          <w:kern w:val="0"/>
          <w:sz w:val="24"/>
          <w:szCs w:val="24"/>
        </w:rPr>
      </w:pPr>
      <w:r w:rsidRPr="00847F99">
        <w:rPr>
          <w:rFonts w:ascii="inherit" w:eastAsia="宋体" w:hAnsi="inherit" w:cs="Arial"/>
          <w:color w:val="34302D"/>
          <w:kern w:val="0"/>
          <w:sz w:val="24"/>
          <w:szCs w:val="24"/>
        </w:rPr>
        <w:t>如果使用</w:t>
      </w:r>
      <w:r w:rsidRPr="00847F99">
        <w:rPr>
          <w:rFonts w:ascii="inherit" w:eastAsia="宋体" w:hAnsi="inherit" w:cs="Arial"/>
          <w:color w:val="34302D"/>
          <w:kern w:val="0"/>
          <w:sz w:val="24"/>
          <w:szCs w:val="24"/>
        </w:rPr>
        <w:t>Javaconfiguration</w:t>
      </w:r>
      <w:r w:rsidRPr="00847F99">
        <w:rPr>
          <w:rFonts w:ascii="inherit" w:eastAsia="宋体" w:hAnsi="inherit" w:cs="Arial"/>
          <w:color w:val="34302D"/>
          <w:kern w:val="0"/>
          <w:sz w:val="24"/>
          <w:szCs w:val="24"/>
        </w:rPr>
        <w:t>，</w:t>
      </w:r>
      <w:del w:id="1092" w:author="zhang alex" w:date="2019-07-28T17:40:00Z">
        <w:r w:rsidRPr="00847F99" w:rsidDel="00BA2E6F">
          <w:rPr>
            <w:rFonts w:ascii="inherit" w:eastAsia="宋体" w:hAnsi="inherit" w:cs="Arial"/>
            <w:color w:val="34302D"/>
            <w:kern w:val="0"/>
            <w:sz w:val="24"/>
            <w:szCs w:val="24"/>
          </w:rPr>
          <w:delText>则</w:delText>
        </w:r>
      </w:del>
      <w:r w:rsidRPr="00847F99">
        <w:rPr>
          <w:rFonts w:ascii="Consolas" w:eastAsia="宋体" w:hAnsi="Consolas" w:cs="宋体"/>
          <w:color w:val="34302D"/>
          <w:kern w:val="0"/>
          <w:sz w:val="23"/>
          <w:szCs w:val="23"/>
          <w:shd w:val="clear" w:color="auto" w:fill="F7F7F8"/>
        </w:rPr>
        <w:t>@Bean</w:t>
      </w:r>
      <w:r w:rsidRPr="00847F99">
        <w:rPr>
          <w:rFonts w:ascii="inherit" w:eastAsia="宋体" w:hAnsi="inherit" w:cs="Arial"/>
          <w:color w:val="34302D"/>
          <w:kern w:val="0"/>
          <w:sz w:val="24"/>
          <w:szCs w:val="24"/>
        </w:rPr>
        <w:t>可以使用注释来提供别名。有关详细信息，请参阅</w:t>
      </w:r>
      <w:hyperlink r:id="rId53" w:anchor="beans-java-bean-annotation" w:history="1">
        <w:r w:rsidRPr="00847F99">
          <w:rPr>
            <w:rFonts w:ascii="inherit" w:eastAsia="宋体" w:hAnsi="inherit" w:cs="Arial"/>
            <w:color w:val="548E2E"/>
            <w:kern w:val="0"/>
            <w:sz w:val="24"/>
            <w:szCs w:val="24"/>
            <w:u w:val="single"/>
          </w:rPr>
          <w:t>使用</w:t>
        </w:r>
        <w:r w:rsidRPr="00847F99">
          <w:rPr>
            <w:rFonts w:ascii="Consolas" w:eastAsia="宋体" w:hAnsi="Consolas" w:cs="宋体"/>
            <w:color w:val="548E2E"/>
            <w:kern w:val="0"/>
            <w:sz w:val="23"/>
            <w:szCs w:val="23"/>
            <w:u w:val="single"/>
            <w:shd w:val="clear" w:color="auto" w:fill="F7F7F8"/>
          </w:rPr>
          <w:t>@Bean</w:t>
        </w:r>
        <w:r w:rsidRPr="00847F99">
          <w:rPr>
            <w:rFonts w:ascii="inherit" w:eastAsia="宋体" w:hAnsi="inherit" w:cs="Arial"/>
            <w:color w:val="548E2E"/>
            <w:kern w:val="0"/>
            <w:sz w:val="24"/>
            <w:szCs w:val="24"/>
            <w:u w:val="single"/>
          </w:rPr>
          <w:t>注释</w:t>
        </w:r>
      </w:hyperlink>
      <w:r w:rsidRPr="00847F99">
        <w:rPr>
          <w:rFonts w:ascii="inherit" w:eastAsia="宋体" w:hAnsi="inherit" w:cs="Arial"/>
          <w:color w:val="34302D"/>
          <w:kern w:val="0"/>
          <w:sz w:val="24"/>
          <w:szCs w:val="24"/>
        </w:rPr>
        <w:t>。</w:t>
      </w:r>
    </w:p>
    <w:p w:rsidR="00847F99" w:rsidRPr="00847F99" w:rsidRDefault="00847F99" w:rsidP="00BA0D5D">
      <w:pPr>
        <w:widowControl/>
        <w:shd w:val="clear" w:color="auto" w:fill="F1F1F1"/>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1.3.2. Instantiating Beans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bean definition is essentially a recipe for creating one or more objects. The container looks at the recipe for a named bean when asked and uses the configuration metadata encapsulated by that bean definition to create (or acquire) an actual object.</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定义本质上是用于创建一个或多个对象的配方。容器在被询问时查看命名</w:t>
      </w:r>
      <w:r>
        <w:rPr>
          <w:rFonts w:ascii="Arial" w:hAnsi="Arial" w:cs="Arial"/>
          <w:color w:val="34302D"/>
          <w:shd w:val="clear" w:color="auto" w:fill="FFFFFF"/>
        </w:rPr>
        <w:t>bean</w:t>
      </w:r>
      <w:r>
        <w:rPr>
          <w:rFonts w:ascii="Arial" w:hAnsi="Arial" w:cs="Arial"/>
          <w:color w:val="34302D"/>
          <w:shd w:val="clear" w:color="auto" w:fill="FFFFFF"/>
        </w:rPr>
        <w:t>的配方，并使用由该</w:t>
      </w:r>
      <w:r>
        <w:rPr>
          <w:rFonts w:ascii="Arial" w:hAnsi="Arial" w:cs="Arial"/>
          <w:color w:val="34302D"/>
          <w:shd w:val="clear" w:color="auto" w:fill="FFFFFF"/>
        </w:rPr>
        <w:t>bean</w:t>
      </w:r>
      <w:r>
        <w:rPr>
          <w:rFonts w:ascii="Arial" w:hAnsi="Arial" w:cs="Arial"/>
          <w:color w:val="34302D"/>
          <w:shd w:val="clear" w:color="auto" w:fill="FFFFFF"/>
        </w:rPr>
        <w:t>定义封装的配置元数据来创建（或获取）实际对象。</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XML-based configuration metadata, you specify the type (or class) of object that is to be instantiated in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attribute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This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(which, internally, is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property on a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instance) is usually mandatory. (For exceptions, see </w:t>
      </w:r>
      <w:hyperlink r:id="rId54" w:anchor="beans-factory-class-instance-factory-method" w:history="1">
        <w:r w:rsidRPr="00BA0D5D">
          <w:rPr>
            <w:rFonts w:ascii="inherit" w:eastAsia="宋体" w:hAnsi="inherit" w:cs="Arial"/>
            <w:color w:val="548E2E"/>
            <w:kern w:val="0"/>
            <w:sz w:val="24"/>
            <w:szCs w:val="24"/>
            <w:u w:val="single"/>
          </w:rPr>
          <w:t>Instantiation by Using an Instance Factory Method</w:t>
        </w:r>
      </w:hyperlink>
      <w:r w:rsidRPr="00BA0D5D">
        <w:rPr>
          <w:rFonts w:ascii="inherit" w:eastAsia="宋体" w:hAnsi="inherit" w:cs="Arial"/>
          <w:color w:val="34302D"/>
          <w:kern w:val="0"/>
          <w:sz w:val="24"/>
          <w:szCs w:val="24"/>
        </w:rPr>
        <w:t> and </w:t>
      </w:r>
      <w:hyperlink r:id="rId55" w:anchor="beans-child-bean-definitions" w:history="1">
        <w:r w:rsidRPr="00BA0D5D">
          <w:rPr>
            <w:rFonts w:ascii="inherit" w:eastAsia="宋体" w:hAnsi="inherit" w:cs="Arial"/>
            <w:color w:val="548E2E"/>
            <w:kern w:val="0"/>
            <w:sz w:val="24"/>
            <w:szCs w:val="24"/>
            <w:u w:val="single"/>
          </w:rPr>
          <w:t>Bean Definition Inheritance</w:t>
        </w:r>
      </w:hyperlink>
      <w:r w:rsidRPr="00BA0D5D">
        <w:rPr>
          <w:rFonts w:ascii="inherit" w:eastAsia="宋体" w:hAnsi="inherit" w:cs="Arial"/>
          <w:color w:val="34302D"/>
          <w:kern w:val="0"/>
          <w:sz w:val="24"/>
          <w:szCs w:val="24"/>
        </w:rPr>
        <w:t>.) You can use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property in one of two ways:</w:t>
      </w:r>
    </w:p>
    <w:p w:rsidR="00847F99" w:rsidRPr="00BA0D5D" w:rsidRDefault="00847F9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如果使用基于</w:t>
      </w:r>
      <w:r>
        <w:rPr>
          <w:rFonts w:ascii="Arial" w:hAnsi="Arial" w:cs="Arial"/>
          <w:color w:val="34302D"/>
          <w:shd w:val="clear" w:color="auto" w:fill="FFFFFF"/>
        </w:rPr>
        <w:t>XML</w:t>
      </w:r>
      <w:r>
        <w:rPr>
          <w:rFonts w:ascii="Arial" w:hAnsi="Arial" w:cs="Arial"/>
          <w:color w:val="34302D"/>
          <w:shd w:val="clear" w:color="auto" w:fill="FFFFFF"/>
        </w:rPr>
        <w:t>的配置元数据，则</w:t>
      </w:r>
      <w:del w:id="1093" w:author="zhang alex" w:date="2019-07-28T17:50:00Z">
        <w:r w:rsidDel="00725894">
          <w:rPr>
            <w:rFonts w:ascii="Arial" w:hAnsi="Arial" w:cs="Arial"/>
            <w:color w:val="34302D"/>
            <w:shd w:val="clear" w:color="auto" w:fill="FFFFFF"/>
          </w:rPr>
          <w:delText>指定</w:delText>
        </w:r>
      </w:del>
      <w:r>
        <w:rPr>
          <w:rFonts w:ascii="Arial" w:hAnsi="Arial" w:cs="Arial"/>
          <w:color w:val="34302D"/>
          <w:shd w:val="clear" w:color="auto" w:fill="FFFFFF"/>
        </w:rPr>
        <w:t>要在</w:t>
      </w:r>
      <w:ins w:id="1094" w:author="zhang alex" w:date="2019-07-28T17:51:00Z">
        <w:r w:rsidR="00725894">
          <w:rPr>
            <w:rStyle w:val="HTML"/>
            <w:rFonts w:ascii="Consolas" w:hAnsi="Consolas"/>
            <w:sz w:val="23"/>
            <w:szCs w:val="23"/>
            <w:shd w:val="clear" w:color="auto" w:fill="F7F7F8"/>
          </w:rPr>
          <w:t>&lt;bean/&gt;</w:t>
        </w:r>
      </w:ins>
      <w:r>
        <w:rPr>
          <w:rFonts w:ascii="Arial" w:hAnsi="Arial" w:cs="Arial"/>
          <w:color w:val="34302D"/>
          <w:shd w:val="clear" w:color="auto" w:fill="FFFFFF"/>
        </w:rPr>
        <w:t>元素的</w:t>
      </w:r>
      <w:r>
        <w:rPr>
          <w:rStyle w:val="HTML"/>
          <w:rFonts w:ascii="Consolas" w:hAnsi="Consolas"/>
          <w:sz w:val="23"/>
          <w:szCs w:val="23"/>
          <w:shd w:val="clear" w:color="auto" w:fill="F7F7F8"/>
        </w:rPr>
        <w:t>class</w:t>
      </w:r>
      <w:r>
        <w:rPr>
          <w:rFonts w:ascii="Arial" w:hAnsi="Arial" w:cs="Arial"/>
          <w:color w:val="34302D"/>
          <w:shd w:val="clear" w:color="auto" w:fill="FFFFFF"/>
        </w:rPr>
        <w:t>属性中</w:t>
      </w:r>
      <w:ins w:id="1095" w:author="zhang alex" w:date="2019-07-28T17:50:00Z">
        <w:r w:rsidR="00725894">
          <w:rPr>
            <w:rFonts w:ascii="Arial" w:hAnsi="Arial" w:cs="Arial"/>
            <w:color w:val="34302D"/>
            <w:shd w:val="clear" w:color="auto" w:fill="FFFFFF"/>
          </w:rPr>
          <w:t>指定</w:t>
        </w:r>
      </w:ins>
      <w:r>
        <w:rPr>
          <w:rFonts w:ascii="Arial" w:hAnsi="Arial" w:cs="Arial"/>
          <w:color w:val="34302D"/>
          <w:shd w:val="clear" w:color="auto" w:fill="FFFFFF"/>
        </w:rPr>
        <w:t>实例化的对象的类型（或类）</w:t>
      </w:r>
      <w:del w:id="1096" w:author="zhang alex" w:date="2019-07-28T17:51:00Z">
        <w:r w:rsidDel="00725894">
          <w:rPr>
            <w:rStyle w:val="HTML"/>
            <w:rFonts w:ascii="Consolas" w:hAnsi="Consolas"/>
            <w:sz w:val="23"/>
            <w:szCs w:val="23"/>
            <w:shd w:val="clear" w:color="auto" w:fill="F7F7F8"/>
          </w:rPr>
          <w:delText>&lt;bean/&gt;</w:delText>
        </w:r>
      </w:del>
      <w:r>
        <w:rPr>
          <w:rFonts w:ascii="Arial" w:hAnsi="Arial" w:cs="Arial"/>
          <w:color w:val="34302D"/>
          <w:shd w:val="clear" w:color="auto" w:fill="FFFFFF"/>
        </w:rPr>
        <w:t>。</w:t>
      </w:r>
      <w:del w:id="1097" w:author="zhang alex" w:date="2019-07-28T17:51:00Z">
        <w:r w:rsidDel="00600CC9">
          <w:rPr>
            <w:rFonts w:ascii="Arial" w:hAnsi="Arial" w:cs="Arial"/>
            <w:color w:val="34302D"/>
            <w:shd w:val="clear" w:color="auto" w:fill="FFFFFF"/>
          </w:rPr>
          <w:delText>此</w:delText>
        </w:r>
      </w:del>
      <w:r>
        <w:rPr>
          <w:rFonts w:ascii="Arial" w:hAnsi="Arial" w:cs="Arial"/>
          <w:color w:val="34302D"/>
          <w:shd w:val="clear" w:color="auto" w:fill="FFFFFF"/>
        </w:rPr>
        <w:t> </w:t>
      </w:r>
      <w:r>
        <w:rPr>
          <w:rStyle w:val="HTML"/>
          <w:rFonts w:ascii="Consolas" w:hAnsi="Consolas"/>
          <w:sz w:val="23"/>
          <w:szCs w:val="23"/>
          <w:shd w:val="clear" w:color="auto" w:fill="F7F7F8"/>
        </w:rPr>
        <w:t>class</w:t>
      </w:r>
      <w:r>
        <w:rPr>
          <w:rFonts w:ascii="Arial" w:hAnsi="Arial" w:cs="Arial"/>
          <w:color w:val="34302D"/>
          <w:shd w:val="clear" w:color="auto" w:fill="FFFFFF"/>
        </w:rPr>
        <w:t>属性（在内部，是</w:t>
      </w:r>
      <w:del w:id="1098" w:author="zhang alex" w:date="2019-07-28T17:52:00Z">
        <w:r w:rsidDel="00600CC9">
          <w:rPr>
            <w:rFonts w:ascii="Arial" w:hAnsi="Arial" w:cs="Arial"/>
            <w:color w:val="34302D"/>
            <w:shd w:val="clear" w:color="auto" w:fill="FFFFFF"/>
          </w:rPr>
          <w:delText>实例</w:delText>
        </w:r>
        <w:r w:rsidDel="00600CC9">
          <w:rPr>
            <w:rStyle w:val="HTML"/>
            <w:rFonts w:ascii="Consolas" w:hAnsi="Consolas"/>
            <w:sz w:val="23"/>
            <w:szCs w:val="23"/>
            <w:shd w:val="clear" w:color="auto" w:fill="F7F7F8"/>
          </w:rPr>
          <w:delText>Class</w:delText>
        </w:r>
        <w:r w:rsidDel="00600CC9">
          <w:rPr>
            <w:rFonts w:ascii="Arial" w:hAnsi="Arial" w:cs="Arial"/>
            <w:color w:val="34302D"/>
            <w:shd w:val="clear" w:color="auto" w:fill="FFFFFF"/>
          </w:rPr>
          <w:delText>上的属性</w:delText>
        </w:r>
      </w:del>
      <w:r>
        <w:rPr>
          <w:rStyle w:val="HTML"/>
          <w:rFonts w:ascii="Consolas" w:hAnsi="Consolas"/>
          <w:sz w:val="23"/>
          <w:szCs w:val="23"/>
          <w:shd w:val="clear" w:color="auto" w:fill="F7F7F8"/>
        </w:rPr>
        <w:t>BeanDefinition</w:t>
      </w:r>
      <w:ins w:id="1099" w:author="zhang alex" w:date="2019-07-28T17:52:00Z">
        <w:r w:rsidR="00600CC9" w:rsidRPr="00600CC9">
          <w:rPr>
            <w:rStyle w:val="HTML"/>
            <w:rFonts w:ascii="Consolas" w:hAnsi="Consolas" w:hint="eastAsia"/>
            <w:sz w:val="21"/>
            <w:szCs w:val="21"/>
            <w:shd w:val="clear" w:color="auto" w:fill="F7F7F8"/>
            <w:rPrChange w:id="1100" w:author="zhang alex" w:date="2019-07-28T17:52:00Z">
              <w:rPr>
                <w:rStyle w:val="HTML"/>
                <w:rFonts w:ascii="Consolas" w:hAnsi="Consolas" w:hint="eastAsia"/>
                <w:sz w:val="23"/>
                <w:szCs w:val="23"/>
                <w:shd w:val="clear" w:color="auto" w:fill="F7F7F8"/>
              </w:rPr>
            </w:rPrChange>
          </w:rPr>
          <w:t>实例的</w:t>
        </w:r>
        <w:r w:rsidR="00600CC9">
          <w:rPr>
            <w:rStyle w:val="HTML"/>
            <w:rFonts w:ascii="Consolas" w:hAnsi="Consolas"/>
            <w:sz w:val="23"/>
            <w:szCs w:val="23"/>
            <w:shd w:val="clear" w:color="auto" w:fill="F7F7F8"/>
          </w:rPr>
          <w:t>Class</w:t>
        </w:r>
        <w:r w:rsidR="00600CC9">
          <w:rPr>
            <w:rFonts w:ascii="Arial" w:hAnsi="Arial" w:cs="Arial"/>
            <w:color w:val="34302D"/>
            <w:shd w:val="clear" w:color="auto" w:fill="FFFFFF"/>
          </w:rPr>
          <w:t>属性</w:t>
        </w:r>
      </w:ins>
      <w:r>
        <w:rPr>
          <w:rFonts w:ascii="Arial" w:hAnsi="Arial" w:cs="Arial"/>
          <w:color w:val="34302D"/>
          <w:shd w:val="clear" w:color="auto" w:fill="FFFFFF"/>
        </w:rPr>
        <w:t>）通常是必需的。（有关例外，请参阅</w:t>
      </w:r>
      <w:r>
        <w:rPr>
          <w:rFonts w:ascii="Arial" w:hAnsi="Arial" w:cs="Arial"/>
          <w:color w:val="34302D"/>
          <w:shd w:val="clear" w:color="auto" w:fill="FFFFFF"/>
        </w:rPr>
        <w:t> </w:t>
      </w:r>
      <w:hyperlink r:id="rId56" w:anchor="beans-factory-class-instance-factory-method" w:history="1">
        <w:r>
          <w:rPr>
            <w:rStyle w:val="a4"/>
            <w:rFonts w:ascii="Arial" w:hAnsi="Arial" w:cs="Arial"/>
            <w:color w:val="548E2E"/>
            <w:shd w:val="clear" w:color="auto" w:fill="FFFFFF"/>
          </w:rPr>
          <w:t>使用实例工厂方法</w:t>
        </w:r>
      </w:hyperlink>
      <w:r>
        <w:rPr>
          <w:rFonts w:ascii="Arial" w:hAnsi="Arial" w:cs="Arial"/>
          <w:color w:val="34302D"/>
          <w:shd w:val="clear" w:color="auto" w:fill="FFFFFF"/>
        </w:rPr>
        <w:t>和</w:t>
      </w:r>
      <w:hyperlink r:id="rId57" w:anchor="beans-child-bean-definitions" w:history="1">
        <w:r>
          <w:rPr>
            <w:rStyle w:val="a4"/>
            <w:rFonts w:ascii="Arial" w:hAnsi="Arial" w:cs="Arial"/>
            <w:color w:val="548E2E"/>
            <w:shd w:val="clear" w:color="auto" w:fill="FFFFFF"/>
          </w:rPr>
          <w:t>Bean</w:t>
        </w:r>
        <w:r>
          <w:rPr>
            <w:rStyle w:val="a4"/>
            <w:rFonts w:ascii="Arial" w:hAnsi="Arial" w:cs="Arial"/>
            <w:color w:val="548E2E"/>
            <w:shd w:val="clear" w:color="auto" w:fill="FFFFFF"/>
          </w:rPr>
          <w:t>定义继承</w:t>
        </w:r>
      </w:hyperlink>
      <w:hyperlink r:id="rId58" w:anchor="beans-factory-class-instance-factory-method" w:history="1">
        <w:r>
          <w:rPr>
            <w:rStyle w:val="a4"/>
            <w:rFonts w:ascii="Arial" w:hAnsi="Arial" w:cs="Arial"/>
            <w:color w:val="548E2E"/>
            <w:shd w:val="clear" w:color="auto" w:fill="FFFFFF"/>
          </w:rPr>
          <w:t>进行实例化</w:t>
        </w:r>
      </w:hyperlink>
      <w:r>
        <w:rPr>
          <w:rFonts w:ascii="Arial" w:hAnsi="Arial" w:cs="Arial"/>
          <w:color w:val="34302D"/>
          <w:shd w:val="clear" w:color="auto" w:fill="FFFFFF"/>
        </w:rPr>
        <w:t>。）您可以通过以下</w:t>
      </w:r>
      <w:del w:id="1101" w:author="zhang alex" w:date="2019-07-28T17:54:00Z">
        <w:r w:rsidDel="00600CC9">
          <w:rPr>
            <w:rStyle w:val="HTML"/>
            <w:rFonts w:ascii="Consolas" w:hAnsi="Consolas"/>
            <w:sz w:val="23"/>
            <w:szCs w:val="23"/>
            <w:shd w:val="clear" w:color="auto" w:fill="F7F7F8"/>
          </w:rPr>
          <w:delText>Class</w:delText>
        </w:r>
      </w:del>
      <w:r>
        <w:rPr>
          <w:rFonts w:ascii="Arial" w:hAnsi="Arial" w:cs="Arial"/>
          <w:color w:val="34302D"/>
          <w:shd w:val="clear" w:color="auto" w:fill="FFFFFF"/>
        </w:rPr>
        <w:t>两种方式之一使用</w:t>
      </w:r>
      <w:ins w:id="1102" w:author="zhang alex" w:date="2019-07-28T17:54:00Z">
        <w:r w:rsidR="00600CC9">
          <w:rPr>
            <w:rStyle w:val="HTML"/>
            <w:rFonts w:ascii="Consolas" w:hAnsi="Consolas"/>
            <w:sz w:val="23"/>
            <w:szCs w:val="23"/>
            <w:shd w:val="clear" w:color="auto" w:fill="F7F7F8"/>
          </w:rPr>
          <w:t>Class</w:t>
        </w:r>
      </w:ins>
      <w:del w:id="1103" w:author="zhang alex" w:date="2019-07-28T17:54:00Z">
        <w:r w:rsidDel="00600CC9">
          <w:rPr>
            <w:rFonts w:ascii="Arial" w:hAnsi="Arial" w:cs="Arial"/>
            <w:color w:val="34302D"/>
            <w:shd w:val="clear" w:color="auto" w:fill="FFFFFF"/>
          </w:rPr>
          <w:delText>该</w:delText>
        </w:r>
      </w:del>
      <w:r>
        <w:rPr>
          <w:rFonts w:ascii="Arial" w:hAnsi="Arial" w:cs="Arial"/>
          <w:color w:val="34302D"/>
          <w:shd w:val="clear" w:color="auto" w:fill="FFFFFF"/>
        </w:rPr>
        <w:t>属性：</w:t>
      </w:r>
    </w:p>
    <w:p w:rsidR="00BA0D5D" w:rsidRDefault="00BA0D5D" w:rsidP="00BA0D5D">
      <w:pPr>
        <w:widowControl/>
        <w:numPr>
          <w:ilvl w:val="0"/>
          <w:numId w:val="4"/>
        </w:numPr>
        <w:shd w:val="clear" w:color="auto" w:fill="FFFFFF"/>
        <w:spacing w:after="150"/>
        <w:ind w:left="360"/>
        <w:jc w:val="left"/>
        <w:rPr>
          <w:ins w:id="1104" w:author="zhang alex" w:date="2019-07-28T17:54:00Z"/>
          <w:rFonts w:ascii="inherit" w:eastAsia="宋体" w:hAnsi="inherit" w:cs="Arial"/>
          <w:color w:val="34302D"/>
          <w:kern w:val="0"/>
          <w:sz w:val="24"/>
          <w:szCs w:val="24"/>
        </w:rPr>
      </w:pPr>
      <w:r w:rsidRPr="00BA0D5D">
        <w:rPr>
          <w:rFonts w:ascii="inherit" w:eastAsia="宋体" w:hAnsi="inherit" w:cs="Arial"/>
          <w:color w:val="34302D"/>
          <w:kern w:val="0"/>
          <w:sz w:val="24"/>
          <w:szCs w:val="24"/>
        </w:rPr>
        <w:t>Typically, to specify the bean class to be constructed in the case where the container itself directly creates the bean by calling its constructor reflectively, somewhat equivalent to Java code with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w:t>
      </w:r>
    </w:p>
    <w:p w:rsidR="00946F44" w:rsidRPr="00847F99" w:rsidRDefault="00946F44" w:rsidP="00946F44">
      <w:pPr>
        <w:widowControl/>
        <w:numPr>
          <w:ilvl w:val="0"/>
          <w:numId w:val="4"/>
        </w:numPr>
        <w:shd w:val="clear" w:color="auto" w:fill="FFFFFF"/>
        <w:tabs>
          <w:tab w:val="clear" w:pos="720"/>
        </w:tabs>
        <w:spacing w:after="150"/>
        <w:ind w:left="426" w:hanging="426"/>
        <w:jc w:val="left"/>
        <w:rPr>
          <w:ins w:id="1105" w:author="zhang alex" w:date="2019-07-28T17:54:00Z"/>
          <w:rFonts w:ascii="inherit" w:eastAsia="宋体" w:hAnsi="inherit" w:cs="Arial" w:hint="eastAsia"/>
          <w:color w:val="34302D"/>
          <w:kern w:val="0"/>
          <w:sz w:val="24"/>
          <w:szCs w:val="24"/>
        </w:rPr>
        <w:pPrChange w:id="1106" w:author="zhang alex" w:date="2019-07-28T17:55:00Z">
          <w:pPr>
            <w:widowControl/>
            <w:numPr>
              <w:numId w:val="4"/>
            </w:numPr>
            <w:shd w:val="clear" w:color="auto" w:fill="FFFFFF"/>
            <w:tabs>
              <w:tab w:val="num" w:pos="720"/>
            </w:tabs>
            <w:spacing w:after="150"/>
            <w:ind w:left="720" w:hanging="360"/>
            <w:jc w:val="left"/>
          </w:pPr>
        </w:pPrChange>
      </w:pPr>
      <w:ins w:id="1107" w:author="zhang alex" w:date="2019-07-28T17:54:00Z">
        <w:r w:rsidRPr="00847F99">
          <w:rPr>
            <w:rFonts w:ascii="inherit" w:eastAsia="宋体" w:hAnsi="inherit" w:cs="Arial"/>
            <w:color w:val="34302D"/>
            <w:kern w:val="0"/>
            <w:sz w:val="24"/>
            <w:szCs w:val="24"/>
          </w:rPr>
          <w:t>通常，在容器本身通过反向调用其构造函数直接创建</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的情况下指定要构造的</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类，稍微等同于使用</w:t>
        </w:r>
        <w:r w:rsidRPr="00847F99">
          <w:rPr>
            <w:rFonts w:ascii="Consolas" w:eastAsia="宋体" w:hAnsi="Consolas" w:cs="宋体"/>
            <w:color w:val="34302D"/>
            <w:kern w:val="0"/>
            <w:sz w:val="23"/>
            <w:szCs w:val="23"/>
            <w:shd w:val="clear" w:color="auto" w:fill="F7F7F8"/>
          </w:rPr>
          <w:t>new</w:t>
        </w:r>
        <w:r w:rsidRPr="00847F99">
          <w:rPr>
            <w:rFonts w:ascii="inherit" w:eastAsia="宋体" w:hAnsi="inherit" w:cs="Arial"/>
            <w:color w:val="34302D"/>
            <w:kern w:val="0"/>
            <w:sz w:val="24"/>
            <w:szCs w:val="24"/>
          </w:rPr>
          <w:t>运算符的</w:t>
        </w:r>
        <w:r w:rsidRPr="00847F99">
          <w:rPr>
            <w:rFonts w:ascii="inherit" w:eastAsia="宋体" w:hAnsi="inherit" w:cs="Arial"/>
            <w:color w:val="34302D"/>
            <w:kern w:val="0"/>
            <w:sz w:val="24"/>
            <w:szCs w:val="24"/>
          </w:rPr>
          <w:t>Java</w:t>
        </w:r>
        <w:r w:rsidRPr="00847F99">
          <w:rPr>
            <w:rFonts w:ascii="inherit" w:eastAsia="宋体" w:hAnsi="inherit" w:cs="Arial"/>
            <w:color w:val="34302D"/>
            <w:kern w:val="0"/>
            <w:sz w:val="24"/>
            <w:szCs w:val="24"/>
          </w:rPr>
          <w:t>代码。</w:t>
        </w:r>
      </w:ins>
    </w:p>
    <w:p w:rsidR="00946F44" w:rsidRPr="00BA0D5D" w:rsidDel="00946F44" w:rsidRDefault="00946F44" w:rsidP="00BA0D5D">
      <w:pPr>
        <w:widowControl/>
        <w:numPr>
          <w:ilvl w:val="0"/>
          <w:numId w:val="4"/>
        </w:numPr>
        <w:shd w:val="clear" w:color="auto" w:fill="FFFFFF"/>
        <w:spacing w:after="150"/>
        <w:ind w:left="360"/>
        <w:jc w:val="left"/>
        <w:rPr>
          <w:del w:id="1108" w:author="zhang alex" w:date="2019-07-28T17:54:00Z"/>
          <w:rFonts w:ascii="inherit" w:eastAsia="宋体" w:hAnsi="inherit" w:cs="Arial" w:hint="eastAsia"/>
          <w:color w:val="34302D"/>
          <w:kern w:val="0"/>
          <w:sz w:val="24"/>
          <w:szCs w:val="24"/>
        </w:rPr>
      </w:pPr>
    </w:p>
    <w:p w:rsidR="00BA0D5D" w:rsidRDefault="00BA0D5D" w:rsidP="00BA0D5D">
      <w:pPr>
        <w:widowControl/>
        <w:numPr>
          <w:ilvl w:val="0"/>
          <w:numId w:val="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specify the actual class containing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that is invoked to create the object, in the less common case where the container invokes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on a class to create the bean. The object type returned from the invocation of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may be the same class or another class entirely.</w:t>
      </w:r>
    </w:p>
    <w:p w:rsidR="00847F99" w:rsidRPr="00847F99" w:rsidDel="00946F44" w:rsidRDefault="00847F99" w:rsidP="00946F44">
      <w:pPr>
        <w:widowControl/>
        <w:numPr>
          <w:ilvl w:val="0"/>
          <w:numId w:val="4"/>
        </w:numPr>
        <w:shd w:val="clear" w:color="auto" w:fill="FFFFFF"/>
        <w:tabs>
          <w:tab w:val="clear" w:pos="720"/>
        </w:tabs>
        <w:spacing w:after="150"/>
        <w:ind w:left="426" w:hanging="426"/>
        <w:jc w:val="left"/>
        <w:rPr>
          <w:del w:id="1109" w:author="zhang alex" w:date="2019-07-28T17:54:00Z"/>
          <w:rFonts w:ascii="inherit" w:eastAsia="宋体" w:hAnsi="inherit" w:cs="Arial" w:hint="eastAsia"/>
          <w:color w:val="34302D"/>
          <w:kern w:val="0"/>
          <w:sz w:val="24"/>
          <w:szCs w:val="24"/>
        </w:rPr>
        <w:pPrChange w:id="1110" w:author="zhang alex" w:date="2019-07-28T17:55:00Z">
          <w:pPr>
            <w:widowControl/>
            <w:numPr>
              <w:numId w:val="4"/>
            </w:numPr>
            <w:shd w:val="clear" w:color="auto" w:fill="FFFFFF"/>
            <w:tabs>
              <w:tab w:val="num" w:pos="720"/>
            </w:tabs>
            <w:spacing w:after="150"/>
            <w:ind w:left="720" w:hanging="360"/>
            <w:jc w:val="left"/>
          </w:pPr>
        </w:pPrChange>
      </w:pPr>
      <w:del w:id="1111" w:author="zhang alex" w:date="2019-07-28T17:54:00Z">
        <w:r w:rsidRPr="00847F99" w:rsidDel="00946F44">
          <w:rPr>
            <w:rFonts w:ascii="inherit" w:eastAsia="宋体" w:hAnsi="inherit" w:cs="Arial"/>
            <w:color w:val="34302D"/>
            <w:kern w:val="0"/>
            <w:sz w:val="24"/>
            <w:szCs w:val="24"/>
          </w:rPr>
          <w:delText>通常，在容器本身通过反向调用其构造函数直接创建</w:delText>
        </w:r>
        <w:r w:rsidRPr="00847F99" w:rsidDel="00946F44">
          <w:rPr>
            <w:rFonts w:ascii="inherit" w:eastAsia="宋体" w:hAnsi="inherit" w:cs="Arial"/>
            <w:color w:val="34302D"/>
            <w:kern w:val="0"/>
            <w:sz w:val="24"/>
            <w:szCs w:val="24"/>
          </w:rPr>
          <w:delText>bean</w:delText>
        </w:r>
        <w:r w:rsidRPr="00847F99" w:rsidDel="00946F44">
          <w:rPr>
            <w:rFonts w:ascii="inherit" w:eastAsia="宋体" w:hAnsi="inherit" w:cs="Arial"/>
            <w:color w:val="34302D"/>
            <w:kern w:val="0"/>
            <w:sz w:val="24"/>
            <w:szCs w:val="24"/>
          </w:rPr>
          <w:delText>的情况下指定要构造的</w:delText>
        </w:r>
        <w:r w:rsidRPr="00847F99" w:rsidDel="00946F44">
          <w:rPr>
            <w:rFonts w:ascii="inherit" w:eastAsia="宋体" w:hAnsi="inherit" w:cs="Arial"/>
            <w:color w:val="34302D"/>
            <w:kern w:val="0"/>
            <w:sz w:val="24"/>
            <w:szCs w:val="24"/>
          </w:rPr>
          <w:delText>bean</w:delText>
        </w:r>
        <w:r w:rsidRPr="00847F99" w:rsidDel="00946F44">
          <w:rPr>
            <w:rFonts w:ascii="inherit" w:eastAsia="宋体" w:hAnsi="inherit" w:cs="Arial"/>
            <w:color w:val="34302D"/>
            <w:kern w:val="0"/>
            <w:sz w:val="24"/>
            <w:szCs w:val="24"/>
          </w:rPr>
          <w:delText>类，稍微等同于使用</w:delText>
        </w:r>
        <w:r w:rsidRPr="00946F44" w:rsidDel="00946F44">
          <w:rPr>
            <w:rFonts w:ascii="inherit" w:eastAsia="宋体" w:hAnsi="inherit" w:cs="Arial"/>
            <w:color w:val="34302D"/>
            <w:kern w:val="0"/>
            <w:sz w:val="24"/>
            <w:szCs w:val="24"/>
            <w:rPrChange w:id="1112" w:author="zhang alex" w:date="2019-07-28T17:55:00Z">
              <w:rPr>
                <w:rFonts w:ascii="Consolas" w:eastAsia="宋体" w:hAnsi="Consolas" w:cs="宋体"/>
                <w:color w:val="34302D"/>
                <w:kern w:val="0"/>
                <w:sz w:val="23"/>
                <w:szCs w:val="23"/>
                <w:shd w:val="clear" w:color="auto" w:fill="F7F7F8"/>
              </w:rPr>
            </w:rPrChange>
          </w:rPr>
          <w:delText>new</w:delText>
        </w:r>
        <w:r w:rsidRPr="00847F99" w:rsidDel="00946F44">
          <w:rPr>
            <w:rFonts w:ascii="inherit" w:eastAsia="宋体" w:hAnsi="inherit" w:cs="Arial"/>
            <w:color w:val="34302D"/>
            <w:kern w:val="0"/>
            <w:sz w:val="24"/>
            <w:szCs w:val="24"/>
          </w:rPr>
          <w:delText>运算符的</w:delText>
        </w:r>
        <w:r w:rsidRPr="00847F99" w:rsidDel="00946F44">
          <w:rPr>
            <w:rFonts w:ascii="inherit" w:eastAsia="宋体" w:hAnsi="inherit" w:cs="Arial"/>
            <w:color w:val="34302D"/>
            <w:kern w:val="0"/>
            <w:sz w:val="24"/>
            <w:szCs w:val="24"/>
          </w:rPr>
          <w:delText>Java</w:delText>
        </w:r>
        <w:r w:rsidRPr="00847F99" w:rsidDel="00946F44">
          <w:rPr>
            <w:rFonts w:ascii="inherit" w:eastAsia="宋体" w:hAnsi="inherit" w:cs="Arial"/>
            <w:color w:val="34302D"/>
            <w:kern w:val="0"/>
            <w:sz w:val="24"/>
            <w:szCs w:val="24"/>
          </w:rPr>
          <w:delText>代码。</w:delText>
        </w:r>
      </w:del>
    </w:p>
    <w:p w:rsidR="00847F99" w:rsidRPr="00847F99" w:rsidRDefault="00847F99" w:rsidP="00946F44">
      <w:pPr>
        <w:widowControl/>
        <w:numPr>
          <w:ilvl w:val="0"/>
          <w:numId w:val="4"/>
        </w:numPr>
        <w:shd w:val="clear" w:color="auto" w:fill="FFFFFF"/>
        <w:tabs>
          <w:tab w:val="clear" w:pos="720"/>
        </w:tabs>
        <w:spacing w:after="150"/>
        <w:ind w:left="426" w:hanging="426"/>
        <w:jc w:val="left"/>
        <w:rPr>
          <w:rFonts w:ascii="inherit" w:eastAsia="宋体" w:hAnsi="inherit" w:cs="Arial" w:hint="eastAsia"/>
          <w:color w:val="34302D"/>
          <w:kern w:val="0"/>
          <w:sz w:val="24"/>
          <w:szCs w:val="24"/>
        </w:rPr>
        <w:pPrChange w:id="1113" w:author="zhang alex" w:date="2019-07-28T17:55:00Z">
          <w:pPr>
            <w:widowControl/>
            <w:numPr>
              <w:numId w:val="4"/>
            </w:numPr>
            <w:shd w:val="clear" w:color="auto" w:fill="FFFFFF"/>
            <w:tabs>
              <w:tab w:val="num" w:pos="720"/>
            </w:tabs>
            <w:spacing w:after="150"/>
            <w:ind w:left="720" w:hanging="360"/>
            <w:jc w:val="left"/>
          </w:pPr>
        </w:pPrChange>
      </w:pPr>
      <w:r w:rsidRPr="00847F99">
        <w:rPr>
          <w:rFonts w:ascii="inherit" w:eastAsia="宋体" w:hAnsi="inherit" w:cs="Arial"/>
          <w:color w:val="34302D"/>
          <w:kern w:val="0"/>
          <w:sz w:val="24"/>
          <w:szCs w:val="24"/>
        </w:rPr>
        <w:t>要指定</w:t>
      </w:r>
      <w:del w:id="1114" w:author="zhang alex" w:date="2019-07-28T18:01:00Z">
        <w:r w:rsidRPr="00847F99" w:rsidDel="00822227">
          <w:rPr>
            <w:rFonts w:ascii="inherit" w:eastAsia="宋体" w:hAnsi="inherit" w:cs="Arial"/>
            <w:color w:val="34302D"/>
            <w:kern w:val="0"/>
            <w:sz w:val="24"/>
            <w:szCs w:val="24"/>
          </w:rPr>
          <w:delText>包含</w:delText>
        </w:r>
        <w:r w:rsidRPr="00946F44" w:rsidDel="00822227">
          <w:rPr>
            <w:rFonts w:ascii="inherit" w:eastAsia="宋体" w:hAnsi="inherit" w:cs="Arial"/>
            <w:color w:val="34302D"/>
            <w:kern w:val="0"/>
            <w:sz w:val="24"/>
            <w:szCs w:val="24"/>
            <w:rPrChange w:id="1115" w:author="zhang alex" w:date="2019-07-28T17:55:00Z">
              <w:rPr>
                <w:rFonts w:ascii="Consolas" w:eastAsia="宋体" w:hAnsi="Consolas" w:cs="宋体"/>
                <w:color w:val="34302D"/>
                <w:kern w:val="0"/>
                <w:sz w:val="23"/>
                <w:szCs w:val="23"/>
                <w:shd w:val="clear" w:color="auto" w:fill="F7F7F8"/>
              </w:rPr>
            </w:rPrChange>
          </w:rPr>
          <w:delText>static</w:delText>
        </w:r>
      </w:del>
      <w:r w:rsidRPr="00847F99">
        <w:rPr>
          <w:rFonts w:ascii="inherit" w:eastAsia="宋体" w:hAnsi="inherit" w:cs="Arial"/>
          <w:color w:val="34302D"/>
          <w:kern w:val="0"/>
          <w:sz w:val="24"/>
          <w:szCs w:val="24"/>
        </w:rPr>
        <w:t>为创建对象而调用</w:t>
      </w:r>
      <w:del w:id="1116" w:author="zhang alex" w:date="2019-07-28T18:01:00Z">
        <w:r w:rsidRPr="00847F99" w:rsidDel="00822227">
          <w:rPr>
            <w:rFonts w:ascii="inherit" w:eastAsia="宋体" w:hAnsi="inherit" w:cs="Arial"/>
            <w:color w:val="34302D"/>
            <w:kern w:val="0"/>
            <w:sz w:val="24"/>
            <w:szCs w:val="24"/>
          </w:rPr>
          <w:delText>的</w:delText>
        </w:r>
      </w:del>
      <w:ins w:id="1117" w:author="zhang alex" w:date="2019-07-28T18:01:00Z">
        <w:r w:rsidR="00822227" w:rsidRPr="00847F99">
          <w:rPr>
            <w:rFonts w:ascii="inherit" w:eastAsia="宋体" w:hAnsi="inherit" w:cs="Arial"/>
            <w:color w:val="34302D"/>
            <w:kern w:val="0"/>
            <w:sz w:val="24"/>
            <w:szCs w:val="24"/>
          </w:rPr>
          <w:t>包含</w:t>
        </w:r>
        <w:r w:rsidR="00822227" w:rsidRPr="00D81D40">
          <w:rPr>
            <w:rFonts w:ascii="inherit" w:eastAsia="宋体" w:hAnsi="inherit" w:cs="Arial"/>
            <w:color w:val="34302D"/>
            <w:kern w:val="0"/>
            <w:sz w:val="24"/>
            <w:szCs w:val="24"/>
          </w:rPr>
          <w:t>static</w:t>
        </w:r>
      </w:ins>
      <w:r w:rsidRPr="00847F99">
        <w:rPr>
          <w:rFonts w:ascii="inherit" w:eastAsia="宋体" w:hAnsi="inherit" w:cs="Arial"/>
          <w:color w:val="34302D"/>
          <w:kern w:val="0"/>
          <w:sz w:val="24"/>
          <w:szCs w:val="24"/>
        </w:rPr>
        <w:t>工厂方法的实际类，在不太常见的情况下，容器</w:t>
      </w:r>
      <w:del w:id="1118" w:author="zhang alex" w:date="2019-07-28T18:02:00Z">
        <w:r w:rsidRPr="00946F44" w:rsidDel="00822227">
          <w:rPr>
            <w:rFonts w:ascii="inherit" w:eastAsia="宋体" w:hAnsi="inherit" w:cs="Arial"/>
            <w:color w:val="34302D"/>
            <w:kern w:val="0"/>
            <w:sz w:val="24"/>
            <w:szCs w:val="24"/>
            <w:rPrChange w:id="1119" w:author="zhang alex" w:date="2019-07-28T17:55:00Z">
              <w:rPr>
                <w:rFonts w:ascii="Consolas" w:eastAsia="宋体" w:hAnsi="Consolas" w:cs="宋体"/>
                <w:color w:val="34302D"/>
                <w:kern w:val="0"/>
                <w:sz w:val="23"/>
                <w:szCs w:val="23"/>
                <w:shd w:val="clear" w:color="auto" w:fill="F7F7F8"/>
              </w:rPr>
            </w:rPrChange>
          </w:rPr>
          <w:delText>static</w:delText>
        </w:r>
      </w:del>
      <w:r w:rsidRPr="00847F99">
        <w:rPr>
          <w:rFonts w:ascii="inherit" w:eastAsia="宋体" w:hAnsi="inherit" w:cs="Arial"/>
          <w:color w:val="34302D"/>
          <w:kern w:val="0"/>
          <w:sz w:val="24"/>
          <w:szCs w:val="24"/>
        </w:rPr>
        <w:t>在类上调用</w:t>
      </w:r>
      <w:ins w:id="1120" w:author="zhang alex" w:date="2019-07-28T18:02:00Z">
        <w:r w:rsidR="00822227" w:rsidRPr="00D81D40">
          <w:rPr>
            <w:rFonts w:ascii="inherit" w:eastAsia="宋体" w:hAnsi="inherit" w:cs="Arial"/>
            <w:color w:val="34302D"/>
            <w:kern w:val="0"/>
            <w:sz w:val="24"/>
            <w:szCs w:val="24"/>
          </w:rPr>
          <w:t>static</w:t>
        </w:r>
      </w:ins>
      <w:del w:id="1121" w:author="zhang alex" w:date="2019-07-28T18:02:00Z">
        <w:r w:rsidRPr="00847F99" w:rsidDel="00822227">
          <w:rPr>
            <w:rFonts w:ascii="inherit" w:eastAsia="宋体" w:hAnsi="inherit" w:cs="Arial"/>
            <w:color w:val="34302D"/>
            <w:kern w:val="0"/>
            <w:sz w:val="24"/>
            <w:szCs w:val="24"/>
          </w:rPr>
          <w:delText> </w:delText>
        </w:r>
      </w:del>
      <w:r w:rsidRPr="00847F99">
        <w:rPr>
          <w:rFonts w:ascii="inherit" w:eastAsia="宋体" w:hAnsi="inherit" w:cs="Arial"/>
          <w:color w:val="34302D"/>
          <w:kern w:val="0"/>
          <w:sz w:val="24"/>
          <w:szCs w:val="24"/>
        </w:rPr>
        <w:t>工厂方法来创建</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w:t>
      </w:r>
      <w:del w:id="1122" w:author="zhang alex" w:date="2019-07-28T18:04:00Z">
        <w:r w:rsidRPr="00847F99" w:rsidDel="00822227">
          <w:rPr>
            <w:rFonts w:ascii="inherit" w:eastAsia="宋体" w:hAnsi="inherit" w:cs="Arial"/>
            <w:color w:val="34302D"/>
            <w:kern w:val="0"/>
            <w:sz w:val="24"/>
            <w:szCs w:val="24"/>
          </w:rPr>
          <w:delText>从</w:delText>
        </w:r>
      </w:del>
      <w:r w:rsidRPr="00847F99">
        <w:rPr>
          <w:rFonts w:ascii="inherit" w:eastAsia="宋体" w:hAnsi="inherit" w:cs="Arial"/>
          <w:color w:val="34302D"/>
          <w:kern w:val="0"/>
          <w:sz w:val="24"/>
          <w:szCs w:val="24"/>
        </w:rPr>
        <w:t>调用</w:t>
      </w:r>
      <w:r w:rsidRPr="00946F44">
        <w:rPr>
          <w:rFonts w:ascii="inherit" w:eastAsia="宋体" w:hAnsi="inherit" w:cs="Arial"/>
          <w:color w:val="34302D"/>
          <w:kern w:val="0"/>
          <w:sz w:val="24"/>
          <w:szCs w:val="24"/>
          <w:rPrChange w:id="1123" w:author="zhang alex" w:date="2019-07-28T17:55:00Z">
            <w:rPr>
              <w:rFonts w:ascii="Consolas" w:eastAsia="宋体" w:hAnsi="Consolas" w:cs="宋体"/>
              <w:color w:val="34302D"/>
              <w:kern w:val="0"/>
              <w:sz w:val="23"/>
              <w:szCs w:val="23"/>
              <w:shd w:val="clear" w:color="auto" w:fill="F7F7F8"/>
            </w:rPr>
          </w:rPrChange>
        </w:rPr>
        <w:t>static</w:t>
      </w:r>
      <w:r w:rsidRPr="00847F99">
        <w:rPr>
          <w:rFonts w:ascii="inherit" w:eastAsia="宋体" w:hAnsi="inherit" w:cs="Arial"/>
          <w:color w:val="34302D"/>
          <w:kern w:val="0"/>
          <w:sz w:val="24"/>
          <w:szCs w:val="24"/>
        </w:rPr>
        <w:t>工厂方法返回的对象类型可以</w:t>
      </w:r>
      <w:del w:id="1124" w:author="zhang alex" w:date="2019-07-28T18:04:00Z">
        <w:r w:rsidRPr="00847F99" w:rsidDel="00822227">
          <w:rPr>
            <w:rFonts w:ascii="inherit" w:eastAsia="宋体" w:hAnsi="inherit" w:cs="Arial"/>
            <w:color w:val="34302D"/>
            <w:kern w:val="0"/>
            <w:sz w:val="24"/>
            <w:szCs w:val="24"/>
          </w:rPr>
          <w:delText>完全</w:delText>
        </w:r>
      </w:del>
      <w:r w:rsidRPr="00847F99">
        <w:rPr>
          <w:rFonts w:ascii="inherit" w:eastAsia="宋体" w:hAnsi="inherit" w:cs="Arial"/>
          <w:color w:val="34302D"/>
          <w:kern w:val="0"/>
          <w:sz w:val="24"/>
          <w:szCs w:val="24"/>
        </w:rPr>
        <w:t>是同一个类或</w:t>
      </w:r>
      <w:ins w:id="1125" w:author="zhang alex" w:date="2019-07-28T18:04:00Z">
        <w:r w:rsidR="00822227">
          <w:rPr>
            <w:rFonts w:ascii="inherit" w:eastAsia="宋体" w:hAnsi="inherit" w:cs="Arial" w:hint="eastAsia"/>
            <w:color w:val="34302D"/>
            <w:kern w:val="0"/>
            <w:sz w:val="24"/>
            <w:szCs w:val="24"/>
          </w:rPr>
          <w:t>完全是</w:t>
        </w:r>
      </w:ins>
      <w:r w:rsidRPr="00847F99">
        <w:rPr>
          <w:rFonts w:ascii="inherit" w:eastAsia="宋体" w:hAnsi="inherit" w:cs="Arial"/>
          <w:color w:val="34302D"/>
          <w:kern w:val="0"/>
          <w:sz w:val="24"/>
          <w:szCs w:val="24"/>
        </w:rPr>
        <w:t>另一个类。</w:t>
      </w:r>
    </w:p>
    <w:p w:rsidR="00847F99" w:rsidRPr="00847F99" w:rsidRDefault="00847F99" w:rsidP="00847F99">
      <w:pPr>
        <w:widowControl/>
        <w:shd w:val="clear" w:color="auto" w:fill="FFFFFF"/>
        <w:spacing w:after="15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1F1F1"/>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Inner class names</w:t>
      </w:r>
    </w:p>
    <w:p w:rsidR="00BA0D5D" w:rsidRDefault="00BA0D5D" w:rsidP="00BA0D5D">
      <w:pPr>
        <w:widowControl/>
        <w:shd w:val="clear" w:color="auto" w:fill="F1F1F1"/>
        <w:spacing w:after="300"/>
        <w:jc w:val="left"/>
        <w:rPr>
          <w:ins w:id="1126" w:author="zhang alex" w:date="2019-07-28T18:06:00Z"/>
          <w:rFonts w:ascii="inherit" w:eastAsia="宋体" w:hAnsi="inherit" w:cs="Arial"/>
          <w:color w:val="34302D"/>
          <w:kern w:val="0"/>
          <w:sz w:val="24"/>
          <w:szCs w:val="24"/>
        </w:rPr>
      </w:pPr>
      <w:r w:rsidRPr="00BA0D5D">
        <w:rPr>
          <w:rFonts w:ascii="inherit" w:eastAsia="宋体" w:hAnsi="inherit" w:cs="Arial"/>
          <w:color w:val="34302D"/>
          <w:kern w:val="0"/>
          <w:sz w:val="24"/>
          <w:szCs w:val="24"/>
        </w:rPr>
        <w:t>If you want to configure a bean definition for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nested class, you have to use the binary name of the nested class.</w:t>
      </w:r>
    </w:p>
    <w:p w:rsidR="0001561C" w:rsidRPr="00847F99" w:rsidRDefault="0001561C" w:rsidP="0001561C">
      <w:pPr>
        <w:widowControl/>
        <w:shd w:val="clear" w:color="auto" w:fill="F1F1F1"/>
        <w:jc w:val="left"/>
        <w:rPr>
          <w:moveTo w:id="1127" w:author="zhang alex" w:date="2019-07-28T18:06:00Z"/>
          <w:rFonts w:ascii="Arial" w:eastAsia="宋体" w:hAnsi="Arial" w:cs="Arial"/>
          <w:i/>
          <w:iCs/>
          <w:color w:val="0B0A0A"/>
          <w:kern w:val="0"/>
          <w:sz w:val="24"/>
          <w:szCs w:val="24"/>
        </w:rPr>
      </w:pPr>
      <w:moveToRangeStart w:id="1128" w:author="zhang alex" w:date="2019-07-28T18:06:00Z" w:name="move15229584"/>
      <w:moveTo w:id="1129" w:author="zhang alex" w:date="2019-07-28T18:06:00Z">
        <w:r w:rsidRPr="00847F99">
          <w:rPr>
            <w:rFonts w:ascii="Arial" w:eastAsia="宋体" w:hAnsi="Arial" w:cs="Arial"/>
            <w:i/>
            <w:iCs/>
            <w:color w:val="0B0A0A"/>
            <w:kern w:val="0"/>
            <w:sz w:val="24"/>
            <w:szCs w:val="24"/>
          </w:rPr>
          <w:t>内部类名</w:t>
        </w:r>
      </w:moveTo>
    </w:p>
    <w:p w:rsidR="0001561C" w:rsidRPr="00BA0D5D" w:rsidRDefault="0001561C" w:rsidP="0001561C">
      <w:pPr>
        <w:widowControl/>
        <w:shd w:val="clear" w:color="auto" w:fill="F1F1F1"/>
        <w:spacing w:after="300"/>
        <w:jc w:val="left"/>
        <w:rPr>
          <w:rFonts w:ascii="inherit" w:eastAsia="宋体" w:hAnsi="inherit" w:cs="Arial" w:hint="eastAsia"/>
          <w:color w:val="34302D"/>
          <w:kern w:val="0"/>
          <w:sz w:val="24"/>
          <w:szCs w:val="24"/>
        </w:rPr>
      </w:pPr>
      <w:moveTo w:id="1130" w:author="zhang alex" w:date="2019-07-28T18:06:00Z">
        <w:r w:rsidRPr="00847F99">
          <w:rPr>
            <w:rFonts w:ascii="inherit" w:eastAsia="宋体" w:hAnsi="inherit" w:cs="Arial"/>
            <w:color w:val="34302D"/>
            <w:kern w:val="0"/>
            <w:sz w:val="24"/>
            <w:szCs w:val="24"/>
          </w:rPr>
          <w:t>如果要为</w:t>
        </w:r>
        <w:r w:rsidRPr="00847F99">
          <w:rPr>
            <w:rFonts w:ascii="Consolas" w:eastAsia="宋体" w:hAnsi="Consolas" w:cs="宋体"/>
            <w:color w:val="34302D"/>
            <w:kern w:val="0"/>
            <w:sz w:val="23"/>
            <w:szCs w:val="23"/>
            <w:shd w:val="clear" w:color="auto" w:fill="F7F7F8"/>
          </w:rPr>
          <w:t>static</w:t>
        </w:r>
        <w:r w:rsidRPr="00847F99">
          <w:rPr>
            <w:rFonts w:ascii="inherit" w:eastAsia="宋体" w:hAnsi="inherit" w:cs="Arial"/>
            <w:color w:val="34302D"/>
            <w:kern w:val="0"/>
            <w:sz w:val="24"/>
            <w:szCs w:val="24"/>
          </w:rPr>
          <w:t>嵌套类配置</w:t>
        </w:r>
        <w:r w:rsidRPr="00847F99">
          <w:rPr>
            <w:rFonts w:ascii="inherit" w:eastAsia="宋体" w:hAnsi="inherit" w:cs="Arial"/>
            <w:color w:val="34302D"/>
            <w:kern w:val="0"/>
            <w:sz w:val="24"/>
            <w:szCs w:val="24"/>
          </w:rPr>
          <w:t>bean</w:t>
        </w:r>
        <w:r w:rsidRPr="00847F99">
          <w:rPr>
            <w:rFonts w:ascii="inherit" w:eastAsia="宋体" w:hAnsi="inherit" w:cs="Arial"/>
            <w:color w:val="34302D"/>
            <w:kern w:val="0"/>
            <w:sz w:val="24"/>
            <w:szCs w:val="24"/>
          </w:rPr>
          <w:t>定义，则必须使用嵌套类的</w:t>
        </w:r>
        <w:del w:id="1131" w:author="zhang alex" w:date="2019-07-28T18:18:00Z">
          <w:r w:rsidRPr="00847F99" w:rsidDel="00472A67">
            <w:rPr>
              <w:rFonts w:ascii="inherit" w:eastAsia="宋体" w:hAnsi="inherit" w:cs="Arial" w:hint="eastAsia"/>
              <w:color w:val="34302D"/>
              <w:kern w:val="0"/>
              <w:sz w:val="24"/>
              <w:szCs w:val="24"/>
            </w:rPr>
            <w:delText>二</w:delText>
          </w:r>
        </w:del>
        <w:del w:id="1132" w:author="zhang alex" w:date="2019-07-28T18:16:00Z">
          <w:r w:rsidRPr="00847F99" w:rsidDel="00472A67">
            <w:rPr>
              <w:rFonts w:ascii="inherit" w:eastAsia="宋体" w:hAnsi="inherit" w:cs="Arial" w:hint="eastAsia"/>
              <w:color w:val="34302D"/>
              <w:kern w:val="0"/>
              <w:sz w:val="24"/>
              <w:szCs w:val="24"/>
            </w:rPr>
            <w:delText>进制</w:delText>
          </w:r>
        </w:del>
      </w:moveTo>
      <w:ins w:id="1133" w:author="zhang alex" w:date="2019-07-28T18:18:00Z">
        <w:r w:rsidR="00472A67">
          <w:rPr>
            <w:rFonts w:ascii="inherit" w:eastAsia="宋体" w:hAnsi="inherit" w:cs="Arial" w:hint="eastAsia"/>
            <w:color w:val="34302D"/>
            <w:kern w:val="0"/>
            <w:sz w:val="24"/>
            <w:szCs w:val="24"/>
          </w:rPr>
          <w:t>双</w:t>
        </w:r>
      </w:ins>
      <w:moveTo w:id="1134" w:author="zhang alex" w:date="2019-07-28T18:06:00Z">
        <w:r w:rsidRPr="00847F99">
          <w:rPr>
            <w:rFonts w:ascii="inherit" w:eastAsia="宋体" w:hAnsi="inherit" w:cs="Arial"/>
            <w:color w:val="34302D"/>
            <w:kern w:val="0"/>
            <w:sz w:val="24"/>
            <w:szCs w:val="24"/>
          </w:rPr>
          <w:t>名称。</w:t>
        </w:r>
      </w:moveTo>
      <w:moveToRangeEnd w:id="1128"/>
    </w:p>
    <w:p w:rsidR="00BA0D5D" w:rsidRDefault="00BA0D5D" w:rsidP="00BA0D5D">
      <w:pPr>
        <w:widowControl/>
        <w:shd w:val="clear" w:color="auto" w:fill="F1F1F1"/>
        <w:spacing w:after="300"/>
        <w:jc w:val="left"/>
        <w:rPr>
          <w:ins w:id="1135" w:author="zhang alex" w:date="2019-07-28T18:06:00Z"/>
          <w:rFonts w:ascii="inherit" w:eastAsia="宋体" w:hAnsi="inherit" w:cs="Arial"/>
          <w:color w:val="34302D"/>
          <w:kern w:val="0"/>
          <w:sz w:val="24"/>
          <w:szCs w:val="24"/>
        </w:rPr>
      </w:pPr>
      <w:r w:rsidRPr="00BA0D5D">
        <w:rPr>
          <w:rFonts w:ascii="inherit" w:eastAsia="宋体" w:hAnsi="inherit" w:cs="Arial"/>
          <w:color w:val="34302D"/>
          <w:kern w:val="0"/>
          <w:sz w:val="24"/>
          <w:szCs w:val="24"/>
        </w:rPr>
        <w:t>For example, if you have a class called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in the </w:t>
      </w:r>
      <w:r w:rsidRPr="00BA0D5D">
        <w:rPr>
          <w:rFonts w:ascii="Consolas" w:eastAsia="宋体" w:hAnsi="Consolas" w:cs="宋体"/>
          <w:color w:val="34302D"/>
          <w:kern w:val="0"/>
          <w:sz w:val="23"/>
          <w:szCs w:val="23"/>
          <w:shd w:val="clear" w:color="auto" w:fill="F7F7F8"/>
        </w:rPr>
        <w:t>com.example</w:t>
      </w:r>
      <w:r w:rsidRPr="00BA0D5D">
        <w:rPr>
          <w:rFonts w:ascii="inherit" w:eastAsia="宋体" w:hAnsi="inherit" w:cs="Arial"/>
          <w:color w:val="34302D"/>
          <w:kern w:val="0"/>
          <w:sz w:val="24"/>
          <w:szCs w:val="24"/>
        </w:rPr>
        <w:t> package, and this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class has a </w:t>
      </w:r>
      <w:r w:rsidRPr="00BA0D5D">
        <w:rPr>
          <w:rFonts w:ascii="Consolas" w:eastAsia="宋体" w:hAnsi="Consolas" w:cs="宋体"/>
          <w:color w:val="34302D"/>
          <w:kern w:val="0"/>
          <w:sz w:val="23"/>
          <w:szCs w:val="23"/>
          <w:shd w:val="clear" w:color="auto" w:fill="F7F7F8"/>
        </w:rPr>
        <w:t>static</w:t>
      </w:r>
      <w:ins w:id="1136" w:author="zhang alex" w:date="2019-07-28T18:14:00Z">
        <w:r w:rsidR="00F23BE8" w:rsidRPr="00BA0D5D">
          <w:rPr>
            <w:rFonts w:ascii="inherit" w:eastAsia="宋体" w:hAnsi="inherit" w:cs="Arial"/>
            <w:color w:val="34302D"/>
            <w:kern w:val="0"/>
            <w:sz w:val="24"/>
            <w:szCs w:val="24"/>
          </w:rPr>
          <w:t xml:space="preserve"> </w:t>
        </w:r>
      </w:ins>
      <w:r w:rsidRPr="00BA0D5D">
        <w:rPr>
          <w:rFonts w:ascii="inherit" w:eastAsia="宋体" w:hAnsi="inherit" w:cs="Arial"/>
          <w:color w:val="34302D"/>
          <w:kern w:val="0"/>
          <w:sz w:val="24"/>
          <w:szCs w:val="24"/>
        </w:rPr>
        <w:t>nested class called </w:t>
      </w:r>
      <w:r w:rsidRPr="00BA0D5D">
        <w:rPr>
          <w:rFonts w:ascii="Consolas" w:eastAsia="宋体" w:hAnsi="Consolas" w:cs="宋体"/>
          <w:color w:val="34302D"/>
          <w:kern w:val="0"/>
          <w:sz w:val="23"/>
          <w:szCs w:val="23"/>
          <w:shd w:val="clear" w:color="auto" w:fill="F7F7F8"/>
        </w:rPr>
        <w:t>OtherThing</w:t>
      </w:r>
      <w:r w:rsidRPr="00BA0D5D">
        <w:rPr>
          <w:rFonts w:ascii="inherit" w:eastAsia="宋体" w:hAnsi="inherit" w:cs="Arial"/>
          <w:color w:val="34302D"/>
          <w:kern w:val="0"/>
          <w:sz w:val="24"/>
          <w:szCs w:val="24"/>
        </w:rPr>
        <w:t>, the value of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on a bean definition would be </w:t>
      </w:r>
      <w:r w:rsidRPr="00BA0D5D">
        <w:rPr>
          <w:rFonts w:ascii="Consolas" w:eastAsia="宋体" w:hAnsi="Consolas" w:cs="宋体"/>
          <w:color w:val="34302D"/>
          <w:kern w:val="0"/>
          <w:sz w:val="23"/>
          <w:szCs w:val="23"/>
          <w:shd w:val="clear" w:color="auto" w:fill="F7F7F8"/>
        </w:rPr>
        <w:t>com.example.SomeThing$OtherThing</w:t>
      </w:r>
      <w:r w:rsidRPr="00BA0D5D">
        <w:rPr>
          <w:rFonts w:ascii="inherit" w:eastAsia="宋体" w:hAnsi="inherit" w:cs="Arial"/>
          <w:color w:val="34302D"/>
          <w:kern w:val="0"/>
          <w:sz w:val="24"/>
          <w:szCs w:val="24"/>
        </w:rPr>
        <w:t>.</w:t>
      </w:r>
    </w:p>
    <w:p w:rsidR="0001561C" w:rsidRPr="00847F99" w:rsidDel="0001561C" w:rsidRDefault="0001561C" w:rsidP="0001561C">
      <w:pPr>
        <w:widowControl/>
        <w:shd w:val="clear" w:color="auto" w:fill="F1F1F1"/>
        <w:spacing w:after="300"/>
        <w:jc w:val="left"/>
        <w:rPr>
          <w:del w:id="1137" w:author="zhang alex" w:date="2019-07-28T18:06:00Z"/>
          <w:moveTo w:id="1138" w:author="zhang alex" w:date="2019-07-28T18:06:00Z"/>
          <w:rFonts w:ascii="inherit" w:eastAsia="宋体" w:hAnsi="inherit" w:cs="Arial" w:hint="eastAsia"/>
          <w:color w:val="34302D"/>
          <w:kern w:val="0"/>
          <w:sz w:val="24"/>
          <w:szCs w:val="24"/>
        </w:rPr>
      </w:pPr>
      <w:moveToRangeStart w:id="1139" w:author="zhang alex" w:date="2019-07-28T18:06:00Z" w:name="move15229599"/>
      <w:moveTo w:id="1140" w:author="zhang alex" w:date="2019-07-28T18:06:00Z">
        <w:r w:rsidRPr="00847F99">
          <w:rPr>
            <w:rFonts w:ascii="inherit" w:eastAsia="宋体" w:hAnsi="inherit" w:cs="Arial"/>
            <w:color w:val="34302D"/>
            <w:kern w:val="0"/>
            <w:sz w:val="24"/>
            <w:szCs w:val="24"/>
          </w:rPr>
          <w:t>例如，如果</w:t>
        </w:r>
        <w:del w:id="1141" w:author="zhang alex" w:date="2019-07-28T18:11:00Z">
          <w:r w:rsidRPr="00847F99" w:rsidDel="00522D42">
            <w:rPr>
              <w:rFonts w:ascii="inherit" w:eastAsia="宋体" w:hAnsi="inherit" w:cs="Arial" w:hint="eastAsia"/>
              <w:color w:val="34302D"/>
              <w:kern w:val="0"/>
              <w:sz w:val="24"/>
              <w:szCs w:val="24"/>
            </w:rPr>
            <w:delText>您</w:delText>
          </w:r>
          <w:r w:rsidRPr="00847F99" w:rsidDel="00522D42">
            <w:rPr>
              <w:rFonts w:ascii="Consolas" w:eastAsia="宋体" w:hAnsi="Consolas" w:cs="宋体"/>
              <w:color w:val="34302D"/>
              <w:kern w:val="0"/>
              <w:sz w:val="23"/>
              <w:szCs w:val="23"/>
              <w:shd w:val="clear" w:color="auto" w:fill="F7F7F8"/>
            </w:rPr>
            <w:delText>SomeThing</w:delText>
          </w:r>
        </w:del>
        <w:r w:rsidRPr="00847F99">
          <w:rPr>
            <w:rFonts w:ascii="inherit" w:eastAsia="宋体" w:hAnsi="inherit" w:cs="Arial"/>
            <w:color w:val="34302D"/>
            <w:kern w:val="0"/>
            <w:sz w:val="24"/>
            <w:szCs w:val="24"/>
          </w:rPr>
          <w:t>在</w:t>
        </w:r>
        <w:r w:rsidRPr="00847F99">
          <w:rPr>
            <w:rFonts w:ascii="Consolas" w:eastAsia="宋体" w:hAnsi="Consolas" w:cs="宋体"/>
            <w:color w:val="34302D"/>
            <w:kern w:val="0"/>
            <w:sz w:val="23"/>
            <w:szCs w:val="23"/>
            <w:shd w:val="clear" w:color="auto" w:fill="F7F7F8"/>
          </w:rPr>
          <w:t>com.example</w:t>
        </w:r>
        <w:r w:rsidRPr="00847F99">
          <w:rPr>
            <w:rFonts w:ascii="inherit" w:eastAsia="宋体" w:hAnsi="inherit" w:cs="Arial"/>
            <w:color w:val="34302D"/>
            <w:kern w:val="0"/>
            <w:sz w:val="24"/>
            <w:szCs w:val="24"/>
          </w:rPr>
          <w:t>包中</w:t>
        </w:r>
      </w:moveTo>
      <w:ins w:id="1142" w:author="zhang alex" w:date="2019-07-28T18:12:00Z">
        <w:r w:rsidR="00522D42">
          <w:rPr>
            <w:rFonts w:ascii="inherit" w:eastAsia="宋体" w:hAnsi="inherit" w:cs="Arial" w:hint="eastAsia"/>
            <w:color w:val="34302D"/>
            <w:kern w:val="0"/>
            <w:sz w:val="24"/>
            <w:szCs w:val="24"/>
          </w:rPr>
          <w:t>有个</w:t>
        </w:r>
      </w:ins>
      <w:ins w:id="1143" w:author="zhang alex" w:date="2019-07-28T18:15:00Z">
        <w:r w:rsidR="00AD43E5">
          <w:rPr>
            <w:rFonts w:ascii="inherit" w:eastAsia="宋体" w:hAnsi="inherit" w:cs="Arial" w:hint="eastAsia"/>
            <w:color w:val="34302D"/>
            <w:kern w:val="0"/>
            <w:sz w:val="24"/>
            <w:szCs w:val="24"/>
          </w:rPr>
          <w:t>名</w:t>
        </w:r>
      </w:ins>
      <w:ins w:id="1144" w:author="zhang alex" w:date="2019-07-28T18:12:00Z">
        <w:r w:rsidR="00522D42">
          <w:rPr>
            <w:rFonts w:ascii="inherit" w:eastAsia="宋体" w:hAnsi="inherit" w:cs="Arial" w:hint="eastAsia"/>
            <w:color w:val="34302D"/>
            <w:kern w:val="0"/>
            <w:sz w:val="24"/>
            <w:szCs w:val="24"/>
          </w:rPr>
          <w:t>为</w:t>
        </w:r>
        <w:r w:rsidR="00522D42" w:rsidRPr="00847F99">
          <w:rPr>
            <w:rFonts w:ascii="Consolas" w:eastAsia="宋体" w:hAnsi="Consolas" w:cs="宋体"/>
            <w:color w:val="34302D"/>
            <w:kern w:val="0"/>
            <w:sz w:val="23"/>
            <w:szCs w:val="23"/>
            <w:shd w:val="clear" w:color="auto" w:fill="F7F7F8"/>
          </w:rPr>
          <w:t>SomeThing</w:t>
        </w:r>
        <w:r w:rsidR="00522D42">
          <w:rPr>
            <w:rFonts w:ascii="Consolas" w:eastAsia="宋体" w:hAnsi="Consolas" w:cs="宋体" w:hint="eastAsia"/>
            <w:color w:val="34302D"/>
            <w:kern w:val="0"/>
            <w:sz w:val="23"/>
            <w:szCs w:val="23"/>
            <w:shd w:val="clear" w:color="auto" w:fill="F7F7F8"/>
          </w:rPr>
          <w:t>的类</w:t>
        </w:r>
      </w:ins>
      <w:moveTo w:id="1145" w:author="zhang alex" w:date="2019-07-28T18:06:00Z">
        <w:del w:id="1146" w:author="zhang alex" w:date="2019-07-28T18:12:00Z">
          <w:r w:rsidRPr="00847F99" w:rsidDel="00522D42">
            <w:rPr>
              <w:rFonts w:ascii="inherit" w:eastAsia="宋体" w:hAnsi="inherit" w:cs="Arial"/>
              <w:color w:val="34302D"/>
              <w:kern w:val="0"/>
              <w:sz w:val="24"/>
              <w:szCs w:val="24"/>
            </w:rPr>
            <w:delText>调用了一个类</w:delText>
          </w:r>
        </w:del>
        <w:r w:rsidRPr="00847F99">
          <w:rPr>
            <w:rFonts w:ascii="inherit" w:eastAsia="宋体" w:hAnsi="inherit" w:cs="Arial"/>
            <w:color w:val="34302D"/>
            <w:kern w:val="0"/>
            <w:sz w:val="24"/>
            <w:szCs w:val="24"/>
          </w:rPr>
          <w:t>，并且</w:t>
        </w:r>
        <w:del w:id="1147" w:author="zhang alex" w:date="2019-07-28T18:12:00Z">
          <w:r w:rsidRPr="00847F99" w:rsidDel="00522D42">
            <w:rPr>
              <w:rFonts w:ascii="inherit" w:eastAsia="宋体" w:hAnsi="inherit" w:cs="Arial"/>
              <w:color w:val="34302D"/>
              <w:kern w:val="0"/>
              <w:sz w:val="24"/>
              <w:szCs w:val="24"/>
            </w:rPr>
            <w:delText>此</w:delText>
          </w:r>
        </w:del>
        <w:r w:rsidRPr="00847F99">
          <w:rPr>
            <w:rFonts w:ascii="inherit" w:eastAsia="宋体" w:hAnsi="inherit" w:cs="Arial"/>
            <w:color w:val="34302D"/>
            <w:kern w:val="0"/>
            <w:sz w:val="24"/>
            <w:szCs w:val="24"/>
          </w:rPr>
          <w:t>类</w:t>
        </w:r>
        <w:r w:rsidRPr="00847F99">
          <w:rPr>
            <w:rFonts w:ascii="inherit" w:eastAsia="宋体" w:hAnsi="inherit" w:cs="Arial"/>
            <w:color w:val="34302D"/>
            <w:kern w:val="0"/>
            <w:sz w:val="24"/>
            <w:szCs w:val="24"/>
          </w:rPr>
          <w:t> </w:t>
        </w:r>
        <w:r w:rsidRPr="00847F99">
          <w:rPr>
            <w:rFonts w:ascii="Consolas" w:eastAsia="宋体" w:hAnsi="Consolas" w:cs="宋体"/>
            <w:color w:val="34302D"/>
            <w:kern w:val="0"/>
            <w:sz w:val="23"/>
            <w:szCs w:val="23"/>
            <w:shd w:val="clear" w:color="auto" w:fill="F7F7F8"/>
          </w:rPr>
          <w:t>SomeThing</w:t>
        </w:r>
        <w:del w:id="1148" w:author="zhang alex" w:date="2019-07-28T18:13:00Z">
          <w:r w:rsidRPr="00847F99" w:rsidDel="00522D42">
            <w:rPr>
              <w:rFonts w:ascii="inherit" w:eastAsia="宋体" w:hAnsi="inherit" w:cs="Arial"/>
              <w:color w:val="34302D"/>
              <w:kern w:val="0"/>
              <w:sz w:val="24"/>
              <w:szCs w:val="24"/>
            </w:rPr>
            <w:delText>具</w:delText>
          </w:r>
        </w:del>
        <w:r w:rsidRPr="00847F99">
          <w:rPr>
            <w:rFonts w:ascii="inherit" w:eastAsia="宋体" w:hAnsi="inherit" w:cs="Arial"/>
            <w:color w:val="34302D"/>
            <w:kern w:val="0"/>
            <w:sz w:val="24"/>
            <w:szCs w:val="24"/>
          </w:rPr>
          <w:t>有一个</w:t>
        </w:r>
        <w:del w:id="1149" w:author="zhang alex" w:date="2019-07-28T18:13:00Z">
          <w:r w:rsidRPr="00847F99" w:rsidDel="00522D42">
            <w:rPr>
              <w:rFonts w:ascii="Consolas" w:eastAsia="宋体" w:hAnsi="Consolas" w:cs="宋体" w:hint="eastAsia"/>
              <w:color w:val="34302D"/>
              <w:kern w:val="0"/>
              <w:sz w:val="23"/>
              <w:szCs w:val="23"/>
              <w:shd w:val="clear" w:color="auto" w:fill="F7F7F8"/>
            </w:rPr>
            <w:delText>static</w:delText>
          </w:r>
        </w:del>
        <w:del w:id="1150" w:author="zhang alex" w:date="2019-07-28T18:15:00Z">
          <w:r w:rsidRPr="00847F99" w:rsidDel="00AD43E5">
            <w:rPr>
              <w:rFonts w:ascii="inherit" w:eastAsia="宋体" w:hAnsi="inherit" w:cs="Arial" w:hint="eastAsia"/>
              <w:color w:val="34302D"/>
              <w:kern w:val="0"/>
              <w:sz w:val="24"/>
              <w:szCs w:val="24"/>
            </w:rPr>
            <w:delText>被</w:delText>
          </w:r>
        </w:del>
      </w:moveTo>
      <w:ins w:id="1151" w:author="zhang alex" w:date="2019-07-28T18:15:00Z">
        <w:r w:rsidR="00AD43E5">
          <w:rPr>
            <w:rFonts w:ascii="inherit" w:eastAsia="宋体" w:hAnsi="inherit" w:cs="Arial" w:hint="eastAsia"/>
            <w:color w:val="34302D"/>
            <w:kern w:val="0"/>
            <w:sz w:val="24"/>
            <w:szCs w:val="24"/>
          </w:rPr>
          <w:t>名</w:t>
        </w:r>
      </w:ins>
      <w:ins w:id="1152" w:author="zhang alex" w:date="2019-07-28T18:13:00Z">
        <w:r w:rsidR="00522D42">
          <w:rPr>
            <w:rFonts w:ascii="inherit" w:eastAsia="宋体" w:hAnsi="inherit" w:cs="Arial" w:hint="eastAsia"/>
            <w:color w:val="34302D"/>
            <w:kern w:val="0"/>
            <w:sz w:val="24"/>
            <w:szCs w:val="24"/>
          </w:rPr>
          <w:t>为</w:t>
        </w:r>
      </w:ins>
      <w:moveTo w:id="1153" w:author="zhang alex" w:date="2019-07-28T18:06:00Z">
        <w:del w:id="1154" w:author="zhang alex" w:date="2019-07-28T18:13:00Z">
          <w:r w:rsidRPr="00847F99" w:rsidDel="00522D42">
            <w:rPr>
              <w:rFonts w:ascii="inherit" w:eastAsia="宋体" w:hAnsi="inherit" w:cs="Arial"/>
              <w:color w:val="34302D"/>
              <w:kern w:val="0"/>
              <w:sz w:val="24"/>
              <w:szCs w:val="24"/>
            </w:rPr>
            <w:delText>调用的嵌套</w:delText>
          </w:r>
        </w:del>
        <w:del w:id="1155" w:author="zhang alex" w:date="2019-07-28T18:15:00Z">
          <w:r w:rsidRPr="00847F99" w:rsidDel="00AD43E5">
            <w:rPr>
              <w:rFonts w:ascii="inherit" w:eastAsia="宋体" w:hAnsi="inherit" w:cs="Arial"/>
              <w:color w:val="34302D"/>
              <w:kern w:val="0"/>
              <w:sz w:val="24"/>
              <w:szCs w:val="24"/>
            </w:rPr>
            <w:delText>类</w:delText>
          </w:r>
        </w:del>
        <w:r w:rsidRPr="00847F99">
          <w:rPr>
            <w:rFonts w:ascii="Consolas" w:eastAsia="宋体" w:hAnsi="Consolas" w:cs="宋体"/>
            <w:color w:val="34302D"/>
            <w:kern w:val="0"/>
            <w:sz w:val="23"/>
            <w:szCs w:val="23"/>
            <w:shd w:val="clear" w:color="auto" w:fill="F7F7F8"/>
          </w:rPr>
          <w:t>OtherThing</w:t>
        </w:r>
      </w:moveTo>
      <w:ins w:id="1156" w:author="zhang alex" w:date="2019-07-28T18:13:00Z">
        <w:r w:rsidR="00522D42">
          <w:rPr>
            <w:rFonts w:ascii="Consolas" w:eastAsia="宋体" w:hAnsi="Consolas" w:cs="宋体" w:hint="eastAsia"/>
            <w:color w:val="34302D"/>
            <w:kern w:val="0"/>
            <w:sz w:val="23"/>
            <w:szCs w:val="23"/>
            <w:shd w:val="clear" w:color="auto" w:fill="F7F7F8"/>
          </w:rPr>
          <w:t>的</w:t>
        </w:r>
      </w:ins>
      <w:ins w:id="1157" w:author="zhang alex" w:date="2019-07-28T18:14:00Z">
        <w:r w:rsidR="00522D42" w:rsidRPr="00BA0D5D">
          <w:rPr>
            <w:rFonts w:ascii="Consolas" w:eastAsia="宋体" w:hAnsi="Consolas" w:cs="宋体"/>
            <w:color w:val="34302D"/>
            <w:kern w:val="0"/>
            <w:sz w:val="23"/>
            <w:szCs w:val="23"/>
            <w:shd w:val="clear" w:color="auto" w:fill="F7F7F8"/>
          </w:rPr>
          <w:t>static</w:t>
        </w:r>
      </w:ins>
      <w:ins w:id="1158" w:author="zhang alex" w:date="2019-07-28T18:13:00Z">
        <w:r w:rsidR="00522D42">
          <w:rPr>
            <w:rFonts w:ascii="Consolas" w:eastAsia="宋体" w:hAnsi="Consolas" w:cs="宋体" w:hint="eastAsia"/>
            <w:color w:val="34302D"/>
            <w:kern w:val="0"/>
            <w:sz w:val="23"/>
            <w:szCs w:val="23"/>
            <w:shd w:val="clear" w:color="auto" w:fill="F7F7F8"/>
          </w:rPr>
          <w:t>嵌套类</w:t>
        </w:r>
      </w:ins>
      <w:moveTo w:id="1159" w:author="zhang alex" w:date="2019-07-28T18:06:00Z">
        <w:r w:rsidRPr="00847F99">
          <w:rPr>
            <w:rFonts w:ascii="inherit" w:eastAsia="宋体" w:hAnsi="inherit" w:cs="Arial"/>
            <w:color w:val="34302D"/>
            <w:kern w:val="0"/>
            <w:sz w:val="24"/>
            <w:szCs w:val="24"/>
          </w:rPr>
          <w:t>，则</w:t>
        </w:r>
        <w:r w:rsidRPr="00847F99">
          <w:rPr>
            <w:rFonts w:ascii="Consolas" w:eastAsia="宋体" w:hAnsi="Consolas" w:cs="宋体"/>
            <w:color w:val="34302D"/>
            <w:kern w:val="0"/>
            <w:sz w:val="23"/>
            <w:szCs w:val="23"/>
            <w:shd w:val="clear" w:color="auto" w:fill="F7F7F8"/>
          </w:rPr>
          <w:t>class</w:t>
        </w:r>
        <w:r w:rsidRPr="00847F99">
          <w:rPr>
            <w:rFonts w:ascii="inherit" w:eastAsia="宋体" w:hAnsi="inherit" w:cs="Arial"/>
            <w:color w:val="34302D"/>
            <w:kern w:val="0"/>
            <w:sz w:val="24"/>
            <w:szCs w:val="24"/>
          </w:rPr>
          <w:t> bean</w:t>
        </w:r>
        <w:r w:rsidRPr="00847F99">
          <w:rPr>
            <w:rFonts w:ascii="inherit" w:eastAsia="宋体" w:hAnsi="inherit" w:cs="Arial"/>
            <w:color w:val="34302D"/>
            <w:kern w:val="0"/>
            <w:sz w:val="24"/>
            <w:szCs w:val="24"/>
          </w:rPr>
          <w:t>定义中的属性值将为</w:t>
        </w:r>
        <w:r w:rsidRPr="00847F99">
          <w:rPr>
            <w:rFonts w:ascii="Consolas" w:eastAsia="宋体" w:hAnsi="Consolas" w:cs="宋体"/>
            <w:color w:val="34302D"/>
            <w:kern w:val="0"/>
            <w:sz w:val="23"/>
            <w:szCs w:val="23"/>
            <w:shd w:val="clear" w:color="auto" w:fill="F7F7F8"/>
          </w:rPr>
          <w:t>com.example.SomeThing$OtherThing</w:t>
        </w:r>
        <w:r w:rsidRPr="00847F99">
          <w:rPr>
            <w:rFonts w:ascii="inherit" w:eastAsia="宋体" w:hAnsi="inherit" w:cs="Arial"/>
            <w:color w:val="34302D"/>
            <w:kern w:val="0"/>
            <w:sz w:val="24"/>
            <w:szCs w:val="24"/>
          </w:rPr>
          <w:t>。</w:t>
        </w:r>
      </w:moveTo>
    </w:p>
    <w:moveToRangeEnd w:id="1139"/>
    <w:p w:rsidR="0001561C" w:rsidRPr="0001561C" w:rsidRDefault="0001561C" w:rsidP="00BA0D5D">
      <w:pPr>
        <w:widowControl/>
        <w:shd w:val="clear" w:color="auto" w:fill="F1F1F1"/>
        <w:spacing w:after="300"/>
        <w:jc w:val="left"/>
        <w:rPr>
          <w:rFonts w:ascii="inherit" w:eastAsia="宋体" w:hAnsi="inherit" w:cs="Arial" w:hint="eastAsia"/>
          <w:color w:val="34302D"/>
          <w:kern w:val="0"/>
          <w:sz w:val="24"/>
          <w:szCs w:val="24"/>
          <w:rPrChange w:id="1160" w:author="zhang alex" w:date="2019-07-28T18:06:00Z">
            <w:rPr>
              <w:rFonts w:ascii="inherit" w:eastAsia="宋体" w:hAnsi="inherit" w:cs="Arial" w:hint="eastAsia"/>
              <w:color w:val="34302D"/>
              <w:kern w:val="0"/>
              <w:sz w:val="24"/>
              <w:szCs w:val="24"/>
            </w:rPr>
          </w:rPrChange>
        </w:rPr>
      </w:pPr>
    </w:p>
    <w:p w:rsidR="00BA0D5D" w:rsidDel="0001561C" w:rsidRDefault="00BA0D5D" w:rsidP="0001561C">
      <w:pPr>
        <w:widowControl/>
        <w:shd w:val="clear" w:color="auto" w:fill="F1F1F1"/>
        <w:jc w:val="left"/>
        <w:rPr>
          <w:del w:id="1161" w:author="zhang alex" w:date="2019-07-28T18:06:00Z"/>
          <w:rFonts w:ascii="Arial" w:eastAsia="宋体" w:hAnsi="Arial" w:cs="Arial"/>
          <w:i/>
          <w:iCs/>
          <w:color w:val="0B0A0A"/>
          <w:kern w:val="0"/>
          <w:sz w:val="24"/>
          <w:szCs w:val="24"/>
        </w:rPr>
        <w:pPrChange w:id="1162" w:author="zhang alex" w:date="2019-07-28T18:06:00Z">
          <w:pPr>
            <w:widowControl/>
            <w:shd w:val="clear" w:color="auto" w:fill="F1F1F1"/>
            <w:spacing w:after="300"/>
            <w:jc w:val="left"/>
          </w:pPr>
        </w:pPrChange>
      </w:pPr>
      <w:r w:rsidRPr="00BA0D5D">
        <w:rPr>
          <w:rFonts w:ascii="inherit" w:eastAsia="宋体" w:hAnsi="inherit" w:cs="Arial"/>
          <w:color w:val="34302D"/>
          <w:kern w:val="0"/>
          <w:sz w:val="24"/>
          <w:szCs w:val="24"/>
        </w:rPr>
        <w:t>Notice the use of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in the name to separate the nested class name from the outer class name.</w:t>
      </w:r>
    </w:p>
    <w:p w:rsidR="0001561C" w:rsidRDefault="0001561C" w:rsidP="00BA0D5D">
      <w:pPr>
        <w:widowControl/>
        <w:shd w:val="clear" w:color="auto" w:fill="F1F1F1"/>
        <w:jc w:val="left"/>
        <w:rPr>
          <w:ins w:id="1163" w:author="zhang alex" w:date="2019-07-28T18:06:00Z"/>
          <w:rFonts w:ascii="inherit" w:eastAsia="宋体" w:hAnsi="inherit" w:cs="Arial" w:hint="eastAsia"/>
          <w:color w:val="34302D"/>
          <w:kern w:val="0"/>
          <w:sz w:val="24"/>
          <w:szCs w:val="24"/>
        </w:rPr>
      </w:pPr>
    </w:p>
    <w:p w:rsidR="00847F99" w:rsidDel="0001561C" w:rsidRDefault="00847F99" w:rsidP="00BA0D5D">
      <w:pPr>
        <w:widowControl/>
        <w:shd w:val="clear" w:color="auto" w:fill="F1F1F1"/>
        <w:jc w:val="left"/>
        <w:rPr>
          <w:del w:id="1164" w:author="zhang alex" w:date="2019-07-28T18:06:00Z"/>
          <w:rFonts w:ascii="inherit" w:eastAsia="宋体" w:hAnsi="inherit" w:cs="Arial" w:hint="eastAsia"/>
          <w:color w:val="34302D"/>
          <w:kern w:val="0"/>
          <w:sz w:val="24"/>
          <w:szCs w:val="24"/>
        </w:rPr>
      </w:pPr>
    </w:p>
    <w:p w:rsidR="00847F99" w:rsidRPr="00847F99" w:rsidDel="0001561C" w:rsidRDefault="00847F99" w:rsidP="00847F99">
      <w:pPr>
        <w:widowControl/>
        <w:shd w:val="clear" w:color="auto" w:fill="F1F1F1"/>
        <w:jc w:val="left"/>
        <w:rPr>
          <w:moveFrom w:id="1165" w:author="zhang alex" w:date="2019-07-28T18:06:00Z"/>
          <w:rFonts w:ascii="Arial" w:eastAsia="宋体" w:hAnsi="Arial" w:cs="Arial"/>
          <w:i/>
          <w:iCs/>
          <w:color w:val="0B0A0A"/>
          <w:kern w:val="0"/>
          <w:sz w:val="24"/>
          <w:szCs w:val="24"/>
        </w:rPr>
      </w:pPr>
      <w:moveFromRangeStart w:id="1166" w:author="zhang alex" w:date="2019-07-28T18:06:00Z" w:name="move15229584"/>
      <w:moveFrom w:id="1167" w:author="zhang alex" w:date="2019-07-28T18:06:00Z">
        <w:r w:rsidRPr="00847F99" w:rsidDel="0001561C">
          <w:rPr>
            <w:rFonts w:ascii="Arial" w:eastAsia="宋体" w:hAnsi="Arial" w:cs="Arial"/>
            <w:i/>
            <w:iCs/>
            <w:color w:val="0B0A0A"/>
            <w:kern w:val="0"/>
            <w:sz w:val="24"/>
            <w:szCs w:val="24"/>
          </w:rPr>
          <w:t>内部类名</w:t>
        </w:r>
      </w:moveFrom>
    </w:p>
    <w:p w:rsidR="00847F99" w:rsidRPr="00847F99" w:rsidRDefault="00847F99" w:rsidP="0001561C">
      <w:pPr>
        <w:widowControl/>
        <w:shd w:val="clear" w:color="auto" w:fill="F1F1F1"/>
        <w:jc w:val="left"/>
        <w:rPr>
          <w:rFonts w:ascii="inherit" w:eastAsia="宋体" w:hAnsi="inherit" w:cs="Arial" w:hint="eastAsia"/>
          <w:color w:val="34302D"/>
          <w:kern w:val="0"/>
          <w:sz w:val="24"/>
          <w:szCs w:val="24"/>
        </w:rPr>
        <w:pPrChange w:id="1168" w:author="zhang alex" w:date="2019-07-28T18:06:00Z">
          <w:pPr>
            <w:widowControl/>
            <w:shd w:val="clear" w:color="auto" w:fill="F1F1F1"/>
            <w:spacing w:after="300"/>
            <w:jc w:val="left"/>
          </w:pPr>
        </w:pPrChange>
      </w:pPr>
      <w:moveFrom w:id="1169" w:author="zhang alex" w:date="2019-07-28T18:06:00Z">
        <w:r w:rsidRPr="00847F99" w:rsidDel="0001561C">
          <w:rPr>
            <w:rFonts w:ascii="inherit" w:eastAsia="宋体" w:hAnsi="inherit" w:cs="Arial"/>
            <w:color w:val="34302D"/>
            <w:kern w:val="0"/>
            <w:sz w:val="24"/>
            <w:szCs w:val="24"/>
          </w:rPr>
          <w:t>如果要为</w:t>
        </w:r>
        <w:r w:rsidRPr="00847F99" w:rsidDel="0001561C">
          <w:rPr>
            <w:rFonts w:ascii="Consolas" w:eastAsia="宋体" w:hAnsi="Consolas" w:cs="宋体"/>
            <w:color w:val="34302D"/>
            <w:kern w:val="0"/>
            <w:sz w:val="23"/>
            <w:szCs w:val="23"/>
            <w:shd w:val="clear" w:color="auto" w:fill="F7F7F8"/>
          </w:rPr>
          <w:t>static</w:t>
        </w:r>
        <w:r w:rsidRPr="00847F99" w:rsidDel="0001561C">
          <w:rPr>
            <w:rFonts w:ascii="inherit" w:eastAsia="宋体" w:hAnsi="inherit" w:cs="Arial"/>
            <w:color w:val="34302D"/>
            <w:kern w:val="0"/>
            <w:sz w:val="24"/>
            <w:szCs w:val="24"/>
          </w:rPr>
          <w:t>嵌套类配置</w:t>
        </w:r>
        <w:r w:rsidRPr="00847F99" w:rsidDel="0001561C">
          <w:rPr>
            <w:rFonts w:ascii="inherit" w:eastAsia="宋体" w:hAnsi="inherit" w:cs="Arial"/>
            <w:color w:val="34302D"/>
            <w:kern w:val="0"/>
            <w:sz w:val="24"/>
            <w:szCs w:val="24"/>
          </w:rPr>
          <w:t>bean</w:t>
        </w:r>
        <w:r w:rsidRPr="00847F99" w:rsidDel="0001561C">
          <w:rPr>
            <w:rFonts w:ascii="inherit" w:eastAsia="宋体" w:hAnsi="inherit" w:cs="Arial"/>
            <w:color w:val="34302D"/>
            <w:kern w:val="0"/>
            <w:sz w:val="24"/>
            <w:szCs w:val="24"/>
          </w:rPr>
          <w:t>定义，则必须使用嵌套类的二进制名称。</w:t>
        </w:r>
      </w:moveFrom>
      <w:moveFromRangeEnd w:id="1166"/>
    </w:p>
    <w:p w:rsidR="00847F99" w:rsidRPr="00847F99" w:rsidDel="0001561C" w:rsidRDefault="00847F99" w:rsidP="00847F99">
      <w:pPr>
        <w:widowControl/>
        <w:shd w:val="clear" w:color="auto" w:fill="F1F1F1"/>
        <w:spacing w:after="300"/>
        <w:jc w:val="left"/>
        <w:rPr>
          <w:moveFrom w:id="1170" w:author="zhang alex" w:date="2019-07-28T18:06:00Z"/>
          <w:rFonts w:ascii="inherit" w:eastAsia="宋体" w:hAnsi="inherit" w:cs="Arial" w:hint="eastAsia"/>
          <w:color w:val="34302D"/>
          <w:kern w:val="0"/>
          <w:sz w:val="24"/>
          <w:szCs w:val="24"/>
        </w:rPr>
      </w:pPr>
      <w:moveFromRangeStart w:id="1171" w:author="zhang alex" w:date="2019-07-28T18:06:00Z" w:name="move15229599"/>
      <w:moveFrom w:id="1172" w:author="zhang alex" w:date="2019-07-28T18:06:00Z">
        <w:r w:rsidRPr="00847F99" w:rsidDel="0001561C">
          <w:rPr>
            <w:rFonts w:ascii="inherit" w:eastAsia="宋体" w:hAnsi="inherit" w:cs="Arial"/>
            <w:color w:val="34302D"/>
            <w:kern w:val="0"/>
            <w:sz w:val="24"/>
            <w:szCs w:val="24"/>
          </w:rPr>
          <w:t>例如，如果您</w:t>
        </w:r>
        <w:r w:rsidRPr="00847F99" w:rsidDel="0001561C">
          <w:rPr>
            <w:rFonts w:ascii="Consolas" w:eastAsia="宋体" w:hAnsi="Consolas" w:cs="宋体"/>
            <w:color w:val="34302D"/>
            <w:kern w:val="0"/>
            <w:sz w:val="23"/>
            <w:szCs w:val="23"/>
            <w:shd w:val="clear" w:color="auto" w:fill="F7F7F8"/>
          </w:rPr>
          <w:t>SomeThing</w:t>
        </w:r>
        <w:r w:rsidRPr="00847F99" w:rsidDel="0001561C">
          <w:rPr>
            <w:rFonts w:ascii="inherit" w:eastAsia="宋体" w:hAnsi="inherit" w:cs="Arial"/>
            <w:color w:val="34302D"/>
            <w:kern w:val="0"/>
            <w:sz w:val="24"/>
            <w:szCs w:val="24"/>
          </w:rPr>
          <w:t>在</w:t>
        </w:r>
        <w:r w:rsidRPr="00847F99" w:rsidDel="0001561C">
          <w:rPr>
            <w:rFonts w:ascii="Consolas" w:eastAsia="宋体" w:hAnsi="Consolas" w:cs="宋体"/>
            <w:color w:val="34302D"/>
            <w:kern w:val="0"/>
            <w:sz w:val="23"/>
            <w:szCs w:val="23"/>
            <w:shd w:val="clear" w:color="auto" w:fill="F7F7F8"/>
          </w:rPr>
          <w:t>com.example</w:t>
        </w:r>
        <w:r w:rsidRPr="00847F99" w:rsidDel="0001561C">
          <w:rPr>
            <w:rFonts w:ascii="inherit" w:eastAsia="宋体" w:hAnsi="inherit" w:cs="Arial"/>
            <w:color w:val="34302D"/>
            <w:kern w:val="0"/>
            <w:sz w:val="24"/>
            <w:szCs w:val="24"/>
          </w:rPr>
          <w:t>包中调用了一个类，并且此类</w:t>
        </w:r>
        <w:r w:rsidRPr="00847F99" w:rsidDel="0001561C">
          <w:rPr>
            <w:rFonts w:ascii="inherit" w:eastAsia="宋体" w:hAnsi="inherit" w:cs="Arial"/>
            <w:color w:val="34302D"/>
            <w:kern w:val="0"/>
            <w:sz w:val="24"/>
            <w:szCs w:val="24"/>
          </w:rPr>
          <w:t> </w:t>
        </w:r>
        <w:r w:rsidRPr="00847F99" w:rsidDel="0001561C">
          <w:rPr>
            <w:rFonts w:ascii="Consolas" w:eastAsia="宋体" w:hAnsi="Consolas" w:cs="宋体"/>
            <w:color w:val="34302D"/>
            <w:kern w:val="0"/>
            <w:sz w:val="23"/>
            <w:szCs w:val="23"/>
            <w:shd w:val="clear" w:color="auto" w:fill="F7F7F8"/>
          </w:rPr>
          <w:t>SomeThing</w:t>
        </w:r>
        <w:r w:rsidRPr="00847F99" w:rsidDel="0001561C">
          <w:rPr>
            <w:rFonts w:ascii="inherit" w:eastAsia="宋体" w:hAnsi="inherit" w:cs="Arial"/>
            <w:color w:val="34302D"/>
            <w:kern w:val="0"/>
            <w:sz w:val="24"/>
            <w:szCs w:val="24"/>
          </w:rPr>
          <w:t>具有一个</w:t>
        </w:r>
        <w:r w:rsidRPr="00847F99" w:rsidDel="0001561C">
          <w:rPr>
            <w:rFonts w:ascii="Consolas" w:eastAsia="宋体" w:hAnsi="Consolas" w:cs="宋体"/>
            <w:color w:val="34302D"/>
            <w:kern w:val="0"/>
            <w:sz w:val="23"/>
            <w:szCs w:val="23"/>
            <w:shd w:val="clear" w:color="auto" w:fill="F7F7F8"/>
          </w:rPr>
          <w:t>static</w:t>
        </w:r>
        <w:r w:rsidRPr="00847F99" w:rsidDel="0001561C">
          <w:rPr>
            <w:rFonts w:ascii="inherit" w:eastAsia="宋体" w:hAnsi="inherit" w:cs="Arial"/>
            <w:color w:val="34302D"/>
            <w:kern w:val="0"/>
            <w:sz w:val="24"/>
            <w:szCs w:val="24"/>
          </w:rPr>
          <w:t>被调用的嵌套类</w:t>
        </w:r>
        <w:r w:rsidRPr="00847F99" w:rsidDel="0001561C">
          <w:rPr>
            <w:rFonts w:ascii="Consolas" w:eastAsia="宋体" w:hAnsi="Consolas" w:cs="宋体"/>
            <w:color w:val="34302D"/>
            <w:kern w:val="0"/>
            <w:sz w:val="23"/>
            <w:szCs w:val="23"/>
            <w:shd w:val="clear" w:color="auto" w:fill="F7F7F8"/>
          </w:rPr>
          <w:t>OtherThing</w:t>
        </w:r>
        <w:r w:rsidRPr="00847F99" w:rsidDel="0001561C">
          <w:rPr>
            <w:rFonts w:ascii="inherit" w:eastAsia="宋体" w:hAnsi="inherit" w:cs="Arial"/>
            <w:color w:val="34302D"/>
            <w:kern w:val="0"/>
            <w:sz w:val="24"/>
            <w:szCs w:val="24"/>
          </w:rPr>
          <w:t>，则</w:t>
        </w:r>
        <w:r w:rsidRPr="00847F99" w:rsidDel="0001561C">
          <w:rPr>
            <w:rFonts w:ascii="Consolas" w:eastAsia="宋体" w:hAnsi="Consolas" w:cs="宋体"/>
            <w:color w:val="34302D"/>
            <w:kern w:val="0"/>
            <w:sz w:val="23"/>
            <w:szCs w:val="23"/>
            <w:shd w:val="clear" w:color="auto" w:fill="F7F7F8"/>
          </w:rPr>
          <w:t>class</w:t>
        </w:r>
        <w:r w:rsidRPr="00847F99" w:rsidDel="0001561C">
          <w:rPr>
            <w:rFonts w:ascii="inherit" w:eastAsia="宋体" w:hAnsi="inherit" w:cs="Arial"/>
            <w:color w:val="34302D"/>
            <w:kern w:val="0"/>
            <w:sz w:val="24"/>
            <w:szCs w:val="24"/>
          </w:rPr>
          <w:t> bean</w:t>
        </w:r>
        <w:r w:rsidRPr="00847F99" w:rsidDel="0001561C">
          <w:rPr>
            <w:rFonts w:ascii="inherit" w:eastAsia="宋体" w:hAnsi="inherit" w:cs="Arial"/>
            <w:color w:val="34302D"/>
            <w:kern w:val="0"/>
            <w:sz w:val="24"/>
            <w:szCs w:val="24"/>
          </w:rPr>
          <w:t>定义中的属性值将为</w:t>
        </w:r>
        <w:r w:rsidRPr="00847F99" w:rsidDel="0001561C">
          <w:rPr>
            <w:rFonts w:ascii="Consolas" w:eastAsia="宋体" w:hAnsi="Consolas" w:cs="宋体"/>
            <w:color w:val="34302D"/>
            <w:kern w:val="0"/>
            <w:sz w:val="23"/>
            <w:szCs w:val="23"/>
            <w:shd w:val="clear" w:color="auto" w:fill="F7F7F8"/>
          </w:rPr>
          <w:t>com.example.SomeThing$OtherThing</w:t>
        </w:r>
        <w:r w:rsidRPr="00847F99" w:rsidDel="0001561C">
          <w:rPr>
            <w:rFonts w:ascii="inherit" w:eastAsia="宋体" w:hAnsi="inherit" w:cs="Arial"/>
            <w:color w:val="34302D"/>
            <w:kern w:val="0"/>
            <w:sz w:val="24"/>
            <w:szCs w:val="24"/>
          </w:rPr>
          <w:t>。</w:t>
        </w:r>
      </w:moveFrom>
    </w:p>
    <w:moveFromRangeEnd w:id="1171"/>
    <w:p w:rsidR="00847F99" w:rsidRPr="00847F99" w:rsidDel="006D7BB6" w:rsidRDefault="00847F99" w:rsidP="00847F99">
      <w:pPr>
        <w:widowControl/>
        <w:shd w:val="clear" w:color="auto" w:fill="F1F1F1"/>
        <w:jc w:val="left"/>
        <w:rPr>
          <w:del w:id="1173" w:author="zhang alex" w:date="2019-07-28T18:06:00Z"/>
          <w:rFonts w:ascii="inherit" w:eastAsia="宋体" w:hAnsi="inherit" w:cs="Arial" w:hint="eastAsia"/>
          <w:color w:val="34302D"/>
          <w:kern w:val="0"/>
          <w:sz w:val="24"/>
          <w:szCs w:val="24"/>
        </w:rPr>
      </w:pPr>
      <w:r w:rsidRPr="00847F99">
        <w:rPr>
          <w:rFonts w:ascii="inherit" w:eastAsia="宋体" w:hAnsi="inherit" w:cs="Arial"/>
          <w:color w:val="34302D"/>
          <w:kern w:val="0"/>
          <w:sz w:val="24"/>
          <w:szCs w:val="24"/>
        </w:rPr>
        <w:t>请注意，使用</w:t>
      </w:r>
      <w:r w:rsidRPr="00847F99">
        <w:rPr>
          <w:rFonts w:ascii="Consolas" w:eastAsia="宋体" w:hAnsi="Consolas" w:cs="宋体"/>
          <w:color w:val="34302D"/>
          <w:kern w:val="0"/>
          <w:sz w:val="23"/>
          <w:szCs w:val="23"/>
          <w:shd w:val="clear" w:color="auto" w:fill="F7F7F8"/>
        </w:rPr>
        <w:t>$</w:t>
      </w:r>
      <w:r w:rsidRPr="00847F99">
        <w:rPr>
          <w:rFonts w:ascii="inherit" w:eastAsia="宋体" w:hAnsi="inherit" w:cs="Arial"/>
          <w:color w:val="34302D"/>
          <w:kern w:val="0"/>
          <w:sz w:val="24"/>
          <w:szCs w:val="24"/>
        </w:rPr>
        <w:t>名称中的字符将嵌套类名与外部类名分开。</w:t>
      </w:r>
    </w:p>
    <w:p w:rsidR="00847F99" w:rsidRPr="00847F99" w:rsidRDefault="00847F99" w:rsidP="00BA0D5D">
      <w:pPr>
        <w:widowControl/>
        <w:shd w:val="clear" w:color="auto" w:fill="F1F1F1"/>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Instantiation with a Constructor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create a bean by the constructor approach, all normal classes are usable by and compatible with Spring. That is, the class being developed does not need to implement any specific interfaces or to be coded in a specific fashion. Simply specifying the bean class should suffice. However, depending on what type of IoC you use for that specific bean, you may need a default (empty) constructor.</w:t>
      </w:r>
    </w:p>
    <w:p w:rsidR="000E0EC9" w:rsidRPr="00E12B39" w:rsidRDefault="000E0EC9" w:rsidP="00E12B39">
      <w:pPr>
        <w:pStyle w:val="a3"/>
        <w:shd w:val="clear" w:color="auto" w:fill="FFFFFF"/>
        <w:spacing w:before="0" w:beforeAutospacing="0" w:after="300" w:afterAutospacing="0"/>
        <w:rPr>
          <w:rFonts w:ascii="inherit" w:hAnsi="inherit" w:cs="Arial" w:hint="eastAsia"/>
          <w:color w:val="34302D"/>
        </w:rPr>
      </w:pPr>
      <w:r w:rsidRPr="00E12B39">
        <w:rPr>
          <w:rFonts w:ascii="inherit" w:hAnsi="inherit" w:cs="Arial"/>
          <w:color w:val="34302D"/>
        </w:rPr>
        <w:t>使用构造函数实例化</w:t>
      </w:r>
    </w:p>
    <w:p w:rsidR="000E0EC9" w:rsidRDefault="000E0EC9" w:rsidP="000E0EC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当您通过构造</w:t>
      </w:r>
      <w:ins w:id="1174" w:author="zhang alex" w:date="2019-07-28T18:23:00Z">
        <w:r w:rsidR="0074066D">
          <w:rPr>
            <w:rFonts w:ascii="inherit" w:hAnsi="inherit" w:cs="Arial" w:hint="eastAsia"/>
            <w:color w:val="34302D"/>
          </w:rPr>
          <w:t>函数</w:t>
        </w:r>
      </w:ins>
      <w:del w:id="1175" w:author="zhang alex" w:date="2019-07-28T18:23:00Z">
        <w:r w:rsidDel="0074066D">
          <w:rPr>
            <w:rFonts w:ascii="inherit" w:hAnsi="inherit" w:cs="Arial"/>
            <w:color w:val="34302D"/>
          </w:rPr>
          <w:delText>方法</w:delText>
        </w:r>
      </w:del>
      <w:ins w:id="1176" w:author="zhang alex" w:date="2019-07-28T18:23:00Z">
        <w:r w:rsidR="0074066D">
          <w:rPr>
            <w:rFonts w:ascii="inherit" w:hAnsi="inherit" w:cs="Arial" w:hint="eastAsia"/>
            <w:color w:val="34302D"/>
          </w:rPr>
          <w:t>方式</w:t>
        </w:r>
      </w:ins>
      <w:r>
        <w:rPr>
          <w:rFonts w:ascii="inherit" w:hAnsi="inherit" w:cs="Arial"/>
          <w:color w:val="34302D"/>
        </w:rPr>
        <w:t>创建</w:t>
      </w:r>
      <w:r>
        <w:rPr>
          <w:rFonts w:ascii="inherit" w:hAnsi="inherit" w:cs="Arial"/>
          <w:color w:val="34302D"/>
        </w:rPr>
        <w:t>bean</w:t>
      </w:r>
      <w:r>
        <w:rPr>
          <w:rFonts w:ascii="inherit" w:hAnsi="inherit" w:cs="Arial"/>
          <w:color w:val="34302D"/>
        </w:rPr>
        <w:t>时，所有普通类都可以使用并与</w:t>
      </w:r>
      <w:r>
        <w:rPr>
          <w:rFonts w:ascii="inherit" w:hAnsi="inherit" w:cs="Arial"/>
          <w:color w:val="34302D"/>
        </w:rPr>
        <w:t>Spring</w:t>
      </w:r>
      <w:r>
        <w:rPr>
          <w:rFonts w:ascii="inherit" w:hAnsi="inherit" w:cs="Arial"/>
          <w:color w:val="34302D"/>
        </w:rPr>
        <w:t>兼容。也就是说，正在开发的类不需要实现任何特定接口或以特定方式编码。简单地指定</w:t>
      </w:r>
      <w:r>
        <w:rPr>
          <w:rFonts w:ascii="inherit" w:hAnsi="inherit" w:cs="Arial"/>
          <w:color w:val="34302D"/>
        </w:rPr>
        <w:t>bean</w:t>
      </w:r>
      <w:r>
        <w:rPr>
          <w:rFonts w:ascii="inherit" w:hAnsi="inherit" w:cs="Arial"/>
          <w:color w:val="34302D"/>
        </w:rPr>
        <w:t>类就足够了。但是，根据您</w:t>
      </w:r>
      <w:del w:id="1177" w:author="zhang alex" w:date="2019-07-28T18:25:00Z">
        <w:r w:rsidDel="0074066D">
          <w:rPr>
            <w:rFonts w:ascii="inherit" w:hAnsi="inherit" w:cs="Arial"/>
            <w:color w:val="34302D"/>
          </w:rPr>
          <w:delText>为该</w:delText>
        </w:r>
      </w:del>
      <w:r>
        <w:rPr>
          <w:rFonts w:ascii="inherit" w:hAnsi="inherit" w:cs="Arial"/>
          <w:color w:val="34302D"/>
        </w:rPr>
        <w:t>特定</w:t>
      </w:r>
      <w:r>
        <w:rPr>
          <w:rFonts w:ascii="inherit" w:hAnsi="inherit" w:cs="Arial"/>
          <w:color w:val="34302D"/>
        </w:rPr>
        <w:t>bean</w:t>
      </w:r>
      <w:r>
        <w:rPr>
          <w:rFonts w:ascii="inherit" w:hAnsi="inherit" w:cs="Arial"/>
          <w:color w:val="34302D"/>
        </w:rPr>
        <w:t>使用的</w:t>
      </w:r>
      <w:r>
        <w:rPr>
          <w:rFonts w:ascii="inherit" w:hAnsi="inherit" w:cs="Arial"/>
          <w:color w:val="34302D"/>
        </w:rPr>
        <w:t>IoC</w:t>
      </w:r>
      <w:r>
        <w:rPr>
          <w:rFonts w:ascii="inherit" w:hAnsi="inherit" w:cs="Arial"/>
          <w:color w:val="34302D"/>
        </w:rPr>
        <w:t>类型，您可能需要一个默认（空）构造函数。</w:t>
      </w:r>
    </w:p>
    <w:p w:rsidR="000E0EC9" w:rsidRPr="000E0EC9" w:rsidRDefault="000E0EC9"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ins w:id="1178" w:author="zhang alex" w:date="2019-07-28T18:26:00Z"/>
          <w:rFonts w:ascii="inherit" w:eastAsia="宋体" w:hAnsi="inherit" w:cs="Arial"/>
          <w:color w:val="34302D"/>
          <w:kern w:val="0"/>
          <w:sz w:val="24"/>
          <w:szCs w:val="24"/>
        </w:rPr>
      </w:pPr>
      <w:r w:rsidRPr="00BA0D5D">
        <w:rPr>
          <w:rFonts w:ascii="inherit" w:eastAsia="宋体" w:hAnsi="inherit" w:cs="Arial"/>
          <w:color w:val="34302D"/>
          <w:kern w:val="0"/>
          <w:sz w:val="24"/>
          <w:szCs w:val="24"/>
        </w:rPr>
        <w:t>The Spring IoC container can manage virtually any class you want it to manage. It is not limited to managing true JavaBeans. Most Spring users prefer actual JavaBeans with only a default (no-argument) constructor and appropriate setters and getters modeled after the properties in the container. You can also have more exotic non-bean-style classes in your container. If, for example, you need to use a legacy connection pool that absolutely does not adhere to the JavaBean specification, Spring can manage it as well.</w:t>
      </w:r>
    </w:p>
    <w:p w:rsidR="0074066D" w:rsidRPr="00BA0D5D" w:rsidRDefault="0074066D" w:rsidP="00BA0D5D">
      <w:pPr>
        <w:widowControl/>
        <w:shd w:val="clear" w:color="auto" w:fill="FFFFFF"/>
        <w:spacing w:after="300"/>
        <w:jc w:val="left"/>
        <w:rPr>
          <w:rFonts w:ascii="inherit" w:eastAsia="宋体" w:hAnsi="inherit" w:cs="Arial" w:hint="eastAsia"/>
          <w:color w:val="34302D"/>
          <w:kern w:val="0"/>
          <w:sz w:val="24"/>
          <w:szCs w:val="24"/>
        </w:rPr>
      </w:pPr>
      <w:moveToRangeStart w:id="1179" w:author="zhang alex" w:date="2019-07-28T18:26:00Z" w:name="move15230806"/>
      <w:moveTo w:id="1180" w:author="zhang alex" w:date="2019-07-28T18:26:00Z">
        <w:r>
          <w:rPr>
            <w:rFonts w:ascii="inherit" w:hAnsi="inherit" w:cs="Arial"/>
            <w:color w:val="34302D"/>
          </w:rPr>
          <w:t>Spring IoC</w:t>
        </w:r>
        <w:r>
          <w:rPr>
            <w:rFonts w:ascii="inherit" w:hAnsi="inherit" w:cs="Arial"/>
            <w:color w:val="34302D"/>
          </w:rPr>
          <w:t>容器几乎可以管理您希望它管理的任何类。它不仅限于管理真正的</w:t>
        </w:r>
        <w:r>
          <w:rPr>
            <w:rFonts w:ascii="inherit" w:hAnsi="inherit" w:cs="Arial"/>
            <w:color w:val="34302D"/>
          </w:rPr>
          <w:t>JavaBeans</w:t>
        </w:r>
        <w:r>
          <w:rPr>
            <w:rFonts w:ascii="inherit" w:hAnsi="inherit" w:cs="Arial"/>
            <w:color w:val="34302D"/>
          </w:rPr>
          <w:t>。大多数</w:t>
        </w:r>
        <w:r>
          <w:rPr>
            <w:rFonts w:ascii="inherit" w:hAnsi="inherit" w:cs="Arial"/>
            <w:color w:val="34302D"/>
          </w:rPr>
          <w:t>Spring</w:t>
        </w:r>
        <w:r>
          <w:rPr>
            <w:rFonts w:ascii="inherit" w:hAnsi="inherit" w:cs="Arial"/>
            <w:color w:val="34302D"/>
          </w:rPr>
          <w:t>用户更喜欢实际的</w:t>
        </w:r>
        <w:r>
          <w:rPr>
            <w:rFonts w:ascii="inherit" w:hAnsi="inherit" w:cs="Arial"/>
            <w:color w:val="34302D"/>
          </w:rPr>
          <w:t>JavaBeans</w:t>
        </w:r>
        <w:r>
          <w:rPr>
            <w:rFonts w:ascii="inherit" w:hAnsi="inherit" w:cs="Arial"/>
            <w:color w:val="34302D"/>
          </w:rPr>
          <w:t>，</w:t>
        </w:r>
      </w:moveTo>
      <w:ins w:id="1181" w:author="zhang alex" w:date="2019-07-28T18:29:00Z">
        <w:r w:rsidR="00DA5199">
          <w:rPr>
            <w:rFonts w:ascii="inherit" w:hAnsi="inherit" w:cs="Arial" w:hint="eastAsia"/>
            <w:color w:val="34302D"/>
          </w:rPr>
          <w:t>它</w:t>
        </w:r>
      </w:ins>
      <w:moveTo w:id="1182" w:author="zhang alex" w:date="2019-07-28T18:26:00Z">
        <w:r>
          <w:rPr>
            <w:rFonts w:ascii="inherit" w:hAnsi="inherit" w:cs="Arial"/>
            <w:color w:val="34302D"/>
          </w:rPr>
          <w:t>只有一个默认（无参数）构造函数，并且</w:t>
        </w:r>
        <w:del w:id="1183" w:author="zhang alex" w:date="2019-07-28T18:29:00Z">
          <w:r w:rsidDel="00DA5199">
            <w:rPr>
              <w:rFonts w:ascii="inherit" w:hAnsi="inherit" w:cs="Arial" w:hint="eastAsia"/>
              <w:color w:val="34302D"/>
            </w:rPr>
            <w:delText>在</w:delText>
          </w:r>
        </w:del>
      </w:moveTo>
      <w:ins w:id="1184" w:author="zhang alex" w:date="2019-07-28T18:29:00Z">
        <w:r w:rsidR="00DA5199">
          <w:rPr>
            <w:rFonts w:ascii="inherit" w:hAnsi="inherit" w:cs="Arial" w:hint="eastAsia"/>
            <w:color w:val="34302D"/>
          </w:rPr>
          <w:t>根据</w:t>
        </w:r>
      </w:ins>
      <w:moveTo w:id="1185" w:author="zhang alex" w:date="2019-07-28T18:26:00Z">
        <w:r>
          <w:rPr>
            <w:rFonts w:ascii="inherit" w:hAnsi="inherit" w:cs="Arial"/>
            <w:color w:val="34302D"/>
          </w:rPr>
          <w:t>容器中的属性</w:t>
        </w:r>
        <w:del w:id="1186" w:author="zhang alex" w:date="2019-07-28T18:30:00Z">
          <w:r w:rsidDel="00DA5199">
            <w:rPr>
              <w:rFonts w:ascii="inherit" w:hAnsi="inherit" w:cs="Arial" w:hint="eastAsia"/>
              <w:color w:val="34302D"/>
            </w:rPr>
            <w:delText>之后建模了适当的</w:delText>
          </w:r>
        </w:del>
      </w:moveTo>
      <w:ins w:id="1187" w:author="zhang alex" w:date="2019-07-28T18:30:00Z">
        <w:r w:rsidR="00DA5199">
          <w:rPr>
            <w:rFonts w:ascii="inherit" w:hAnsi="inherit" w:cs="Arial" w:hint="eastAsia"/>
            <w:color w:val="34302D"/>
          </w:rPr>
          <w:t>建模了适当的</w:t>
        </w:r>
      </w:ins>
      <w:moveTo w:id="1188" w:author="zhang alex" w:date="2019-07-28T18:26:00Z">
        <w:r>
          <w:rPr>
            <w:rFonts w:ascii="inherit" w:hAnsi="inherit" w:cs="Arial"/>
            <w:color w:val="34302D"/>
          </w:rPr>
          <w:t>setter</w:t>
        </w:r>
        <w:r>
          <w:rPr>
            <w:rFonts w:ascii="inherit" w:hAnsi="inherit" w:cs="Arial"/>
            <w:color w:val="34302D"/>
          </w:rPr>
          <w:t>和</w:t>
        </w:r>
        <w:r>
          <w:rPr>
            <w:rFonts w:ascii="inherit" w:hAnsi="inherit" w:cs="Arial"/>
            <w:color w:val="34302D"/>
          </w:rPr>
          <w:t>getter</w:t>
        </w:r>
        <w:r>
          <w:rPr>
            <w:rFonts w:ascii="inherit" w:hAnsi="inherit" w:cs="Arial"/>
            <w:color w:val="34302D"/>
          </w:rPr>
          <w:t>。您还可以在容器中拥有更多</w:t>
        </w:r>
        <w:del w:id="1189" w:author="zhang alex" w:date="2019-07-28T18:32:00Z">
          <w:r w:rsidDel="004020D3">
            <w:rPr>
              <w:rFonts w:ascii="inherit" w:hAnsi="inherit" w:cs="Arial" w:hint="eastAsia"/>
              <w:color w:val="34302D"/>
            </w:rPr>
            <w:delText>异国情调</w:delText>
          </w:r>
        </w:del>
      </w:moveTo>
      <w:ins w:id="1190" w:author="zhang alex" w:date="2019-07-28T18:32:00Z">
        <w:r w:rsidR="004020D3">
          <w:rPr>
            <w:rFonts w:ascii="inherit" w:hAnsi="inherit" w:cs="Arial" w:hint="eastAsia"/>
            <w:color w:val="34302D"/>
          </w:rPr>
          <w:t>奇异</w:t>
        </w:r>
      </w:ins>
      <w:moveTo w:id="1191" w:author="zhang alex" w:date="2019-07-28T18:26:00Z">
        <w:r>
          <w:rPr>
            <w:rFonts w:ascii="inherit" w:hAnsi="inherit" w:cs="Arial"/>
            <w:color w:val="34302D"/>
          </w:rPr>
          <w:t>的非</w:t>
        </w:r>
        <w:r>
          <w:rPr>
            <w:rFonts w:ascii="inherit" w:hAnsi="inherit" w:cs="Arial"/>
            <w:color w:val="34302D"/>
          </w:rPr>
          <w:t>bean</w:t>
        </w:r>
        <w:r>
          <w:rPr>
            <w:rFonts w:ascii="inherit" w:hAnsi="inherit" w:cs="Arial"/>
            <w:color w:val="34302D"/>
          </w:rPr>
          <w:t>样式类。例如，如果您需要使用绝对不符合</w:t>
        </w:r>
        <w:r>
          <w:rPr>
            <w:rFonts w:ascii="inherit" w:hAnsi="inherit" w:cs="Arial"/>
            <w:color w:val="34302D"/>
          </w:rPr>
          <w:t>JavaBean</w:t>
        </w:r>
        <w:r>
          <w:rPr>
            <w:rFonts w:ascii="inherit" w:hAnsi="inherit" w:cs="Arial"/>
            <w:color w:val="34302D"/>
          </w:rPr>
          <w:t>规范的旧连接池，那么</w:t>
        </w:r>
        <w:r>
          <w:rPr>
            <w:rFonts w:ascii="inherit" w:hAnsi="inherit" w:cs="Arial"/>
            <w:color w:val="34302D"/>
          </w:rPr>
          <w:t>Spring</w:t>
        </w:r>
        <w:r>
          <w:rPr>
            <w:rFonts w:ascii="inherit" w:hAnsi="inherit" w:cs="Arial"/>
            <w:color w:val="34302D"/>
          </w:rPr>
          <w:t>也可以对其进行管理。</w:t>
        </w:r>
      </w:moveTo>
      <w:moveToRangeEnd w:id="1179"/>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XML-based configuration metadata you can specify your bean class as follows:</w:t>
      </w:r>
    </w:p>
    <w:p w:rsidR="000E0EC9" w:rsidDel="0074066D" w:rsidRDefault="000E0EC9" w:rsidP="000E0EC9">
      <w:pPr>
        <w:pStyle w:val="a3"/>
        <w:shd w:val="clear" w:color="auto" w:fill="FFFFFF"/>
        <w:spacing w:before="0" w:beforeAutospacing="0" w:after="300" w:afterAutospacing="0"/>
        <w:rPr>
          <w:del w:id="1192" w:author="zhang alex" w:date="2019-07-28T18:26:00Z"/>
          <w:rFonts w:ascii="inherit" w:hAnsi="inherit" w:cs="Arial" w:hint="eastAsia"/>
          <w:color w:val="34302D"/>
        </w:rPr>
      </w:pPr>
      <w:moveFromRangeStart w:id="1193" w:author="zhang alex" w:date="2019-07-28T18:26:00Z" w:name="move15230806"/>
      <w:moveFrom w:id="1194" w:author="zhang alex" w:date="2019-07-28T18:26:00Z">
        <w:r w:rsidDel="0074066D">
          <w:rPr>
            <w:rFonts w:ascii="inherit" w:hAnsi="inherit" w:cs="Arial"/>
            <w:color w:val="34302D"/>
          </w:rPr>
          <w:t>Spring IoC</w:t>
        </w:r>
        <w:r w:rsidDel="0074066D">
          <w:rPr>
            <w:rFonts w:ascii="inherit" w:hAnsi="inherit" w:cs="Arial"/>
            <w:color w:val="34302D"/>
          </w:rPr>
          <w:t>容器几乎可以管理您希望它管理的任何类。它不仅限于管理真正的</w:t>
        </w:r>
        <w:r w:rsidDel="0074066D">
          <w:rPr>
            <w:rFonts w:ascii="inherit" w:hAnsi="inherit" w:cs="Arial"/>
            <w:color w:val="34302D"/>
          </w:rPr>
          <w:t>JavaBeans</w:t>
        </w:r>
        <w:r w:rsidDel="0074066D">
          <w:rPr>
            <w:rFonts w:ascii="inherit" w:hAnsi="inherit" w:cs="Arial"/>
            <w:color w:val="34302D"/>
          </w:rPr>
          <w:t>。大多数</w:t>
        </w:r>
        <w:r w:rsidDel="0074066D">
          <w:rPr>
            <w:rFonts w:ascii="inherit" w:hAnsi="inherit" w:cs="Arial"/>
            <w:color w:val="34302D"/>
          </w:rPr>
          <w:t>Spring</w:t>
        </w:r>
        <w:r w:rsidDel="0074066D">
          <w:rPr>
            <w:rFonts w:ascii="inherit" w:hAnsi="inherit" w:cs="Arial"/>
            <w:color w:val="34302D"/>
          </w:rPr>
          <w:t>用户更喜欢实际的</w:t>
        </w:r>
        <w:r w:rsidDel="0074066D">
          <w:rPr>
            <w:rFonts w:ascii="inherit" w:hAnsi="inherit" w:cs="Arial"/>
            <w:color w:val="34302D"/>
          </w:rPr>
          <w:t>JavaBeans</w:t>
        </w:r>
        <w:r w:rsidDel="0074066D">
          <w:rPr>
            <w:rFonts w:ascii="inherit" w:hAnsi="inherit" w:cs="Arial"/>
            <w:color w:val="34302D"/>
          </w:rPr>
          <w:t>，只有一个默认（无参数）构造函数，并且在容器中的属性之后建模了适当的</w:t>
        </w:r>
        <w:r w:rsidDel="0074066D">
          <w:rPr>
            <w:rFonts w:ascii="inherit" w:hAnsi="inherit" w:cs="Arial"/>
            <w:color w:val="34302D"/>
          </w:rPr>
          <w:t>setter</w:t>
        </w:r>
        <w:r w:rsidDel="0074066D">
          <w:rPr>
            <w:rFonts w:ascii="inherit" w:hAnsi="inherit" w:cs="Arial"/>
            <w:color w:val="34302D"/>
          </w:rPr>
          <w:t>和</w:t>
        </w:r>
        <w:r w:rsidDel="0074066D">
          <w:rPr>
            <w:rFonts w:ascii="inherit" w:hAnsi="inherit" w:cs="Arial"/>
            <w:color w:val="34302D"/>
          </w:rPr>
          <w:t>getter</w:t>
        </w:r>
        <w:r w:rsidDel="0074066D">
          <w:rPr>
            <w:rFonts w:ascii="inherit" w:hAnsi="inherit" w:cs="Arial"/>
            <w:color w:val="34302D"/>
          </w:rPr>
          <w:t>。您还可以在容器中拥有更多异国情调的非</w:t>
        </w:r>
        <w:r w:rsidDel="0074066D">
          <w:rPr>
            <w:rFonts w:ascii="inherit" w:hAnsi="inherit" w:cs="Arial"/>
            <w:color w:val="34302D"/>
          </w:rPr>
          <w:t>bean</w:t>
        </w:r>
        <w:r w:rsidDel="0074066D">
          <w:rPr>
            <w:rFonts w:ascii="inherit" w:hAnsi="inherit" w:cs="Arial"/>
            <w:color w:val="34302D"/>
          </w:rPr>
          <w:t>样式类。例如，如果您需要使用绝对不符合</w:t>
        </w:r>
        <w:r w:rsidDel="0074066D">
          <w:rPr>
            <w:rFonts w:ascii="inherit" w:hAnsi="inherit" w:cs="Arial"/>
            <w:color w:val="34302D"/>
          </w:rPr>
          <w:t>JavaBean</w:t>
        </w:r>
        <w:r w:rsidDel="0074066D">
          <w:rPr>
            <w:rFonts w:ascii="inherit" w:hAnsi="inherit" w:cs="Arial"/>
            <w:color w:val="34302D"/>
          </w:rPr>
          <w:t>规范的旧连接池，那么</w:t>
        </w:r>
        <w:r w:rsidDel="0074066D">
          <w:rPr>
            <w:rFonts w:ascii="inherit" w:hAnsi="inherit" w:cs="Arial"/>
            <w:color w:val="34302D"/>
          </w:rPr>
          <w:t>Spring</w:t>
        </w:r>
        <w:r w:rsidDel="0074066D">
          <w:rPr>
            <w:rFonts w:ascii="inherit" w:hAnsi="inherit" w:cs="Arial"/>
            <w:color w:val="34302D"/>
          </w:rPr>
          <w:t>也可以对其进行管理。</w:t>
        </w:r>
      </w:moveFrom>
      <w:moveFromRangeEnd w:id="1193"/>
    </w:p>
    <w:p w:rsidR="000E0EC9" w:rsidRDefault="000E0EC9" w:rsidP="000E0EC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使用基于</w:t>
      </w:r>
      <w:r>
        <w:rPr>
          <w:rFonts w:ascii="inherit" w:hAnsi="inherit" w:cs="Arial"/>
          <w:color w:val="34302D"/>
        </w:rPr>
        <w:t>XML</w:t>
      </w:r>
      <w:r>
        <w:rPr>
          <w:rFonts w:ascii="inherit" w:hAnsi="inherit" w:cs="Arial"/>
          <w:color w:val="34302D"/>
        </w:rPr>
        <w:t>的配置元数据，您可以按如下方式指定</w:t>
      </w:r>
      <w:r>
        <w:rPr>
          <w:rFonts w:ascii="inherit" w:hAnsi="inherit" w:cs="Arial"/>
          <w:color w:val="34302D"/>
        </w:rPr>
        <w:t>bean</w:t>
      </w:r>
      <w:r>
        <w:rPr>
          <w:rFonts w:ascii="inherit" w:hAnsi="inherit" w:cs="Arial"/>
          <w:color w:val="34302D"/>
        </w:rPr>
        <w:t>类：</w:t>
      </w:r>
    </w:p>
    <w:p w:rsidR="000E0EC9" w:rsidRPr="000E0EC9" w:rsidDel="004020D3" w:rsidRDefault="000E0EC9" w:rsidP="00BA0D5D">
      <w:pPr>
        <w:widowControl/>
        <w:shd w:val="clear" w:color="auto" w:fill="FFFFFF"/>
        <w:spacing w:after="300"/>
        <w:jc w:val="left"/>
        <w:rPr>
          <w:del w:id="1195" w:author="zhang alex" w:date="2019-07-28T18:33:00Z"/>
          <w:rFonts w:ascii="inherit" w:eastAsia="宋体" w:hAnsi="inherit" w:cs="Arial" w:hint="eastAsia"/>
          <w:color w:val="34302D"/>
          <w:kern w:val="0"/>
          <w:sz w:val="24"/>
          <w:szCs w:val="24"/>
        </w:rPr>
      </w:pPr>
    </w:p>
    <w:p w:rsidR="00BA0D5D" w:rsidRPr="004020D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196" w:author="zhang alex" w:date="2019-07-28T18:33:00Z">
            <w:rPr>
              <w:rFonts w:ascii="Consolas" w:eastAsia="宋体" w:hAnsi="Consolas" w:cs="宋体"/>
              <w:color w:val="34302D"/>
              <w:kern w:val="0"/>
              <w:sz w:val="24"/>
              <w:szCs w:val="24"/>
            </w:rPr>
          </w:rPrChange>
        </w:rPr>
      </w:pPr>
      <w:r w:rsidRPr="004020D3">
        <w:rPr>
          <w:rFonts w:ascii="Consolas" w:eastAsia="宋体" w:hAnsi="Consolas" w:cs="宋体"/>
          <w:color w:val="008080"/>
          <w:kern w:val="0"/>
          <w:sz w:val="18"/>
          <w:szCs w:val="18"/>
          <w:rPrChange w:id="1197" w:author="zhang alex" w:date="2019-07-28T18:33:00Z">
            <w:rPr>
              <w:rFonts w:ascii="Consolas" w:eastAsia="宋体" w:hAnsi="Consolas" w:cs="宋体"/>
              <w:color w:val="008080"/>
              <w:kern w:val="0"/>
              <w:sz w:val="24"/>
              <w:szCs w:val="24"/>
            </w:rPr>
          </w:rPrChange>
        </w:rPr>
        <w:t>&lt;bean</w:t>
      </w:r>
      <w:r w:rsidRPr="004020D3">
        <w:rPr>
          <w:rFonts w:ascii="Consolas" w:eastAsia="宋体" w:hAnsi="Consolas" w:cs="宋体"/>
          <w:color w:val="34302D"/>
          <w:kern w:val="0"/>
          <w:sz w:val="18"/>
          <w:szCs w:val="18"/>
          <w:rPrChange w:id="1198" w:author="zhang alex" w:date="2019-07-28T18:33:00Z">
            <w:rPr>
              <w:rFonts w:ascii="Consolas" w:eastAsia="宋体" w:hAnsi="Consolas" w:cs="宋体"/>
              <w:color w:val="34302D"/>
              <w:kern w:val="0"/>
              <w:sz w:val="24"/>
              <w:szCs w:val="24"/>
            </w:rPr>
          </w:rPrChange>
        </w:rPr>
        <w:t xml:space="preserve"> </w:t>
      </w:r>
      <w:r w:rsidRPr="004020D3">
        <w:rPr>
          <w:rFonts w:ascii="Consolas" w:eastAsia="宋体" w:hAnsi="Consolas" w:cs="宋体"/>
          <w:color w:val="000080"/>
          <w:kern w:val="0"/>
          <w:sz w:val="18"/>
          <w:szCs w:val="18"/>
          <w:rPrChange w:id="1199" w:author="zhang alex" w:date="2019-07-28T18:33:00Z">
            <w:rPr>
              <w:rFonts w:ascii="Consolas" w:eastAsia="宋体" w:hAnsi="Consolas" w:cs="宋体"/>
              <w:color w:val="000080"/>
              <w:kern w:val="0"/>
              <w:sz w:val="24"/>
              <w:szCs w:val="24"/>
            </w:rPr>
          </w:rPrChange>
        </w:rPr>
        <w:t>id</w:t>
      </w:r>
      <w:r w:rsidRPr="004020D3">
        <w:rPr>
          <w:rFonts w:ascii="Consolas" w:eastAsia="宋体" w:hAnsi="Consolas" w:cs="宋体"/>
          <w:color w:val="34302D"/>
          <w:kern w:val="0"/>
          <w:sz w:val="18"/>
          <w:szCs w:val="18"/>
          <w:rPrChange w:id="1200" w:author="zhang alex" w:date="2019-07-28T18:33:00Z">
            <w:rPr>
              <w:rFonts w:ascii="Consolas" w:eastAsia="宋体" w:hAnsi="Consolas" w:cs="宋体"/>
              <w:color w:val="34302D"/>
              <w:kern w:val="0"/>
              <w:sz w:val="24"/>
              <w:szCs w:val="24"/>
            </w:rPr>
          </w:rPrChange>
        </w:rPr>
        <w:t>=</w:t>
      </w:r>
      <w:r w:rsidRPr="004020D3">
        <w:rPr>
          <w:rFonts w:ascii="Consolas" w:eastAsia="宋体" w:hAnsi="Consolas" w:cs="宋体"/>
          <w:color w:val="DD1144"/>
          <w:kern w:val="0"/>
          <w:sz w:val="18"/>
          <w:szCs w:val="18"/>
          <w:rPrChange w:id="1201" w:author="zhang alex" w:date="2019-07-28T18:33:00Z">
            <w:rPr>
              <w:rFonts w:ascii="Consolas" w:eastAsia="宋体" w:hAnsi="Consolas" w:cs="宋体"/>
              <w:color w:val="DD1144"/>
              <w:kern w:val="0"/>
              <w:sz w:val="24"/>
              <w:szCs w:val="24"/>
            </w:rPr>
          </w:rPrChange>
        </w:rPr>
        <w:t>"exampleBean"</w:t>
      </w:r>
      <w:r w:rsidRPr="004020D3">
        <w:rPr>
          <w:rFonts w:ascii="Consolas" w:eastAsia="宋体" w:hAnsi="Consolas" w:cs="宋体"/>
          <w:color w:val="34302D"/>
          <w:kern w:val="0"/>
          <w:sz w:val="18"/>
          <w:szCs w:val="18"/>
          <w:rPrChange w:id="1202" w:author="zhang alex" w:date="2019-07-28T18:33:00Z">
            <w:rPr>
              <w:rFonts w:ascii="Consolas" w:eastAsia="宋体" w:hAnsi="Consolas" w:cs="宋体"/>
              <w:color w:val="34302D"/>
              <w:kern w:val="0"/>
              <w:sz w:val="24"/>
              <w:szCs w:val="24"/>
            </w:rPr>
          </w:rPrChange>
        </w:rPr>
        <w:t xml:space="preserve"> </w:t>
      </w:r>
      <w:r w:rsidRPr="004020D3">
        <w:rPr>
          <w:rFonts w:ascii="Consolas" w:eastAsia="宋体" w:hAnsi="Consolas" w:cs="宋体"/>
          <w:color w:val="000080"/>
          <w:kern w:val="0"/>
          <w:sz w:val="18"/>
          <w:szCs w:val="18"/>
          <w:rPrChange w:id="1203" w:author="zhang alex" w:date="2019-07-28T18:33:00Z">
            <w:rPr>
              <w:rFonts w:ascii="Consolas" w:eastAsia="宋体" w:hAnsi="Consolas" w:cs="宋体"/>
              <w:color w:val="000080"/>
              <w:kern w:val="0"/>
              <w:sz w:val="24"/>
              <w:szCs w:val="24"/>
            </w:rPr>
          </w:rPrChange>
        </w:rPr>
        <w:t>class</w:t>
      </w:r>
      <w:r w:rsidRPr="004020D3">
        <w:rPr>
          <w:rFonts w:ascii="Consolas" w:eastAsia="宋体" w:hAnsi="Consolas" w:cs="宋体"/>
          <w:color w:val="34302D"/>
          <w:kern w:val="0"/>
          <w:sz w:val="18"/>
          <w:szCs w:val="18"/>
          <w:rPrChange w:id="1204" w:author="zhang alex" w:date="2019-07-28T18:33:00Z">
            <w:rPr>
              <w:rFonts w:ascii="Consolas" w:eastAsia="宋体" w:hAnsi="Consolas" w:cs="宋体"/>
              <w:color w:val="34302D"/>
              <w:kern w:val="0"/>
              <w:sz w:val="24"/>
              <w:szCs w:val="24"/>
            </w:rPr>
          </w:rPrChange>
        </w:rPr>
        <w:t>=</w:t>
      </w:r>
      <w:r w:rsidRPr="004020D3">
        <w:rPr>
          <w:rFonts w:ascii="Consolas" w:eastAsia="宋体" w:hAnsi="Consolas" w:cs="宋体"/>
          <w:color w:val="DD1144"/>
          <w:kern w:val="0"/>
          <w:sz w:val="18"/>
          <w:szCs w:val="18"/>
          <w:rPrChange w:id="1205" w:author="zhang alex" w:date="2019-07-28T18:33:00Z">
            <w:rPr>
              <w:rFonts w:ascii="Consolas" w:eastAsia="宋体" w:hAnsi="Consolas" w:cs="宋体"/>
              <w:color w:val="DD1144"/>
              <w:kern w:val="0"/>
              <w:sz w:val="24"/>
              <w:szCs w:val="24"/>
            </w:rPr>
          </w:rPrChange>
        </w:rPr>
        <w:t>"examples.ExampleBean"</w:t>
      </w:r>
      <w:r w:rsidRPr="004020D3">
        <w:rPr>
          <w:rFonts w:ascii="Consolas" w:eastAsia="宋体" w:hAnsi="Consolas" w:cs="宋体"/>
          <w:color w:val="008080"/>
          <w:kern w:val="0"/>
          <w:sz w:val="18"/>
          <w:szCs w:val="18"/>
          <w:rPrChange w:id="1206" w:author="zhang alex" w:date="2019-07-28T18:33:00Z">
            <w:rPr>
              <w:rFonts w:ascii="Consolas" w:eastAsia="宋体" w:hAnsi="Consolas" w:cs="宋体"/>
              <w:color w:val="008080"/>
              <w:kern w:val="0"/>
              <w:sz w:val="24"/>
              <w:szCs w:val="24"/>
            </w:rPr>
          </w:rPrChange>
        </w:rPr>
        <w:t>/&gt;</w:t>
      </w:r>
    </w:p>
    <w:p w:rsidR="00BA0D5D" w:rsidRPr="004020D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07" w:author="zhang alex" w:date="2019-07-28T18:33:00Z">
            <w:rPr>
              <w:rFonts w:ascii="Consolas" w:eastAsia="宋体" w:hAnsi="Consolas" w:cs="宋体"/>
              <w:color w:val="34302D"/>
              <w:kern w:val="0"/>
              <w:sz w:val="24"/>
              <w:szCs w:val="24"/>
            </w:rPr>
          </w:rPrChange>
        </w:rPr>
      </w:pPr>
    </w:p>
    <w:p w:rsidR="00BA0D5D" w:rsidRPr="004020D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08" w:author="zhang alex" w:date="2019-07-28T18:33:00Z">
            <w:rPr>
              <w:rFonts w:ascii="Consolas" w:eastAsia="宋体" w:hAnsi="Consolas" w:cs="宋体"/>
              <w:color w:val="34302D"/>
              <w:kern w:val="0"/>
              <w:sz w:val="24"/>
              <w:szCs w:val="24"/>
            </w:rPr>
          </w:rPrChange>
        </w:rPr>
      </w:pPr>
      <w:r w:rsidRPr="004020D3">
        <w:rPr>
          <w:rFonts w:ascii="Consolas" w:eastAsia="宋体" w:hAnsi="Consolas" w:cs="宋体"/>
          <w:color w:val="008080"/>
          <w:kern w:val="0"/>
          <w:sz w:val="18"/>
          <w:szCs w:val="18"/>
          <w:rPrChange w:id="1209" w:author="zhang alex" w:date="2019-07-28T18:33:00Z">
            <w:rPr>
              <w:rFonts w:ascii="Consolas" w:eastAsia="宋体" w:hAnsi="Consolas" w:cs="宋体"/>
              <w:color w:val="008080"/>
              <w:kern w:val="0"/>
              <w:sz w:val="24"/>
              <w:szCs w:val="24"/>
            </w:rPr>
          </w:rPrChange>
        </w:rPr>
        <w:t>&lt;bean</w:t>
      </w:r>
      <w:r w:rsidRPr="004020D3">
        <w:rPr>
          <w:rFonts w:ascii="Consolas" w:eastAsia="宋体" w:hAnsi="Consolas" w:cs="宋体"/>
          <w:color w:val="34302D"/>
          <w:kern w:val="0"/>
          <w:sz w:val="18"/>
          <w:szCs w:val="18"/>
          <w:rPrChange w:id="1210" w:author="zhang alex" w:date="2019-07-28T18:33:00Z">
            <w:rPr>
              <w:rFonts w:ascii="Consolas" w:eastAsia="宋体" w:hAnsi="Consolas" w:cs="宋体"/>
              <w:color w:val="34302D"/>
              <w:kern w:val="0"/>
              <w:sz w:val="24"/>
              <w:szCs w:val="24"/>
            </w:rPr>
          </w:rPrChange>
        </w:rPr>
        <w:t xml:space="preserve"> </w:t>
      </w:r>
      <w:r w:rsidRPr="004020D3">
        <w:rPr>
          <w:rFonts w:ascii="Consolas" w:eastAsia="宋体" w:hAnsi="Consolas" w:cs="宋体"/>
          <w:color w:val="000080"/>
          <w:kern w:val="0"/>
          <w:sz w:val="18"/>
          <w:szCs w:val="18"/>
          <w:rPrChange w:id="1211" w:author="zhang alex" w:date="2019-07-28T18:33:00Z">
            <w:rPr>
              <w:rFonts w:ascii="Consolas" w:eastAsia="宋体" w:hAnsi="Consolas" w:cs="宋体"/>
              <w:color w:val="000080"/>
              <w:kern w:val="0"/>
              <w:sz w:val="24"/>
              <w:szCs w:val="24"/>
            </w:rPr>
          </w:rPrChange>
        </w:rPr>
        <w:t>name</w:t>
      </w:r>
      <w:r w:rsidRPr="004020D3">
        <w:rPr>
          <w:rFonts w:ascii="Consolas" w:eastAsia="宋体" w:hAnsi="Consolas" w:cs="宋体"/>
          <w:color w:val="34302D"/>
          <w:kern w:val="0"/>
          <w:sz w:val="18"/>
          <w:szCs w:val="18"/>
          <w:rPrChange w:id="1212" w:author="zhang alex" w:date="2019-07-28T18:33:00Z">
            <w:rPr>
              <w:rFonts w:ascii="Consolas" w:eastAsia="宋体" w:hAnsi="Consolas" w:cs="宋体"/>
              <w:color w:val="34302D"/>
              <w:kern w:val="0"/>
              <w:sz w:val="24"/>
              <w:szCs w:val="24"/>
            </w:rPr>
          </w:rPrChange>
        </w:rPr>
        <w:t>=</w:t>
      </w:r>
      <w:r w:rsidRPr="004020D3">
        <w:rPr>
          <w:rFonts w:ascii="Consolas" w:eastAsia="宋体" w:hAnsi="Consolas" w:cs="宋体"/>
          <w:color w:val="DD1144"/>
          <w:kern w:val="0"/>
          <w:sz w:val="18"/>
          <w:szCs w:val="18"/>
          <w:rPrChange w:id="1213" w:author="zhang alex" w:date="2019-07-28T18:33:00Z">
            <w:rPr>
              <w:rFonts w:ascii="Consolas" w:eastAsia="宋体" w:hAnsi="Consolas" w:cs="宋体"/>
              <w:color w:val="DD1144"/>
              <w:kern w:val="0"/>
              <w:sz w:val="24"/>
              <w:szCs w:val="24"/>
            </w:rPr>
          </w:rPrChange>
        </w:rPr>
        <w:t>"anotherExample"</w:t>
      </w:r>
      <w:r w:rsidRPr="004020D3">
        <w:rPr>
          <w:rFonts w:ascii="Consolas" w:eastAsia="宋体" w:hAnsi="Consolas" w:cs="宋体"/>
          <w:color w:val="34302D"/>
          <w:kern w:val="0"/>
          <w:sz w:val="18"/>
          <w:szCs w:val="18"/>
          <w:rPrChange w:id="1214" w:author="zhang alex" w:date="2019-07-28T18:33:00Z">
            <w:rPr>
              <w:rFonts w:ascii="Consolas" w:eastAsia="宋体" w:hAnsi="Consolas" w:cs="宋体"/>
              <w:color w:val="34302D"/>
              <w:kern w:val="0"/>
              <w:sz w:val="24"/>
              <w:szCs w:val="24"/>
            </w:rPr>
          </w:rPrChange>
        </w:rPr>
        <w:t xml:space="preserve"> </w:t>
      </w:r>
      <w:r w:rsidRPr="004020D3">
        <w:rPr>
          <w:rFonts w:ascii="Consolas" w:eastAsia="宋体" w:hAnsi="Consolas" w:cs="宋体"/>
          <w:color w:val="000080"/>
          <w:kern w:val="0"/>
          <w:sz w:val="18"/>
          <w:szCs w:val="18"/>
          <w:rPrChange w:id="1215" w:author="zhang alex" w:date="2019-07-28T18:33:00Z">
            <w:rPr>
              <w:rFonts w:ascii="Consolas" w:eastAsia="宋体" w:hAnsi="Consolas" w:cs="宋体"/>
              <w:color w:val="000080"/>
              <w:kern w:val="0"/>
              <w:sz w:val="24"/>
              <w:szCs w:val="24"/>
            </w:rPr>
          </w:rPrChange>
        </w:rPr>
        <w:t>class</w:t>
      </w:r>
      <w:r w:rsidRPr="004020D3">
        <w:rPr>
          <w:rFonts w:ascii="Consolas" w:eastAsia="宋体" w:hAnsi="Consolas" w:cs="宋体"/>
          <w:color w:val="34302D"/>
          <w:kern w:val="0"/>
          <w:sz w:val="18"/>
          <w:szCs w:val="18"/>
          <w:rPrChange w:id="1216" w:author="zhang alex" w:date="2019-07-28T18:33:00Z">
            <w:rPr>
              <w:rFonts w:ascii="Consolas" w:eastAsia="宋体" w:hAnsi="Consolas" w:cs="宋体"/>
              <w:color w:val="34302D"/>
              <w:kern w:val="0"/>
              <w:sz w:val="24"/>
              <w:szCs w:val="24"/>
            </w:rPr>
          </w:rPrChange>
        </w:rPr>
        <w:t>=</w:t>
      </w:r>
      <w:r w:rsidRPr="004020D3">
        <w:rPr>
          <w:rFonts w:ascii="Consolas" w:eastAsia="宋体" w:hAnsi="Consolas" w:cs="宋体"/>
          <w:color w:val="DD1144"/>
          <w:kern w:val="0"/>
          <w:sz w:val="18"/>
          <w:szCs w:val="18"/>
          <w:rPrChange w:id="1217" w:author="zhang alex" w:date="2019-07-28T18:33:00Z">
            <w:rPr>
              <w:rFonts w:ascii="Consolas" w:eastAsia="宋体" w:hAnsi="Consolas" w:cs="宋体"/>
              <w:color w:val="DD1144"/>
              <w:kern w:val="0"/>
              <w:sz w:val="24"/>
              <w:szCs w:val="24"/>
            </w:rPr>
          </w:rPrChange>
        </w:rPr>
        <w:t>"examples.ExampleBeanTwo"</w:t>
      </w:r>
      <w:r w:rsidRPr="004020D3">
        <w:rPr>
          <w:rFonts w:ascii="Consolas" w:eastAsia="宋体" w:hAnsi="Consolas" w:cs="宋体"/>
          <w:color w:val="008080"/>
          <w:kern w:val="0"/>
          <w:sz w:val="18"/>
          <w:szCs w:val="18"/>
          <w:rPrChange w:id="1218" w:author="zhang alex" w:date="2019-07-28T18:33: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details about the mechanism for supplying arguments to the constructor (if required) and setting object instance properties after the object is constructed, see </w:t>
      </w:r>
      <w:hyperlink r:id="rId59" w:anchor="beans-factory-collaborators" w:history="1">
        <w:r w:rsidRPr="00BA0D5D">
          <w:rPr>
            <w:rFonts w:ascii="inherit" w:eastAsia="宋体" w:hAnsi="inherit" w:cs="Arial"/>
            <w:color w:val="548E2E"/>
            <w:kern w:val="0"/>
            <w:sz w:val="24"/>
            <w:szCs w:val="24"/>
            <w:u w:val="single"/>
          </w:rPr>
          <w:t>Injecting Dependencies</w:t>
        </w:r>
      </w:hyperlink>
      <w:r w:rsidRPr="00BA0D5D">
        <w:rPr>
          <w:rFonts w:ascii="inherit" w:eastAsia="宋体" w:hAnsi="inherit" w:cs="Arial"/>
          <w:color w:val="34302D"/>
          <w:kern w:val="0"/>
          <w:sz w:val="24"/>
          <w:szCs w:val="24"/>
        </w:rPr>
        <w:t>.</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有关为构造函数提供参数的机制（如果需要）以及在构造对象后设置对象实例属性的详细信息，请参阅</w:t>
      </w:r>
      <w:r>
        <w:rPr>
          <w:rFonts w:ascii="Arial" w:hAnsi="Arial" w:cs="Arial"/>
          <w:color w:val="34302D"/>
          <w:shd w:val="clear" w:color="auto" w:fill="FFFFFF"/>
        </w:rPr>
        <w:t> </w:t>
      </w:r>
      <w:hyperlink r:id="rId60" w:anchor="beans-factory-collaborators" w:history="1">
        <w:r>
          <w:rPr>
            <w:rStyle w:val="a4"/>
            <w:rFonts w:ascii="Arial" w:hAnsi="Arial" w:cs="Arial"/>
            <w:color w:val="548E2E"/>
            <w:shd w:val="clear" w:color="auto" w:fill="FFFFFF"/>
          </w:rPr>
          <w:t>注入依赖项</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Instantiation with a Static Factory Method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defining a bean that you create with a static factory method, use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to specify the class that contains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and an attribute named </w:t>
      </w:r>
      <w:r w:rsidRPr="00BA0D5D">
        <w:rPr>
          <w:rFonts w:ascii="Consolas" w:eastAsia="宋体" w:hAnsi="Consolas" w:cs="宋体"/>
          <w:color w:val="34302D"/>
          <w:kern w:val="0"/>
          <w:sz w:val="23"/>
          <w:szCs w:val="23"/>
          <w:shd w:val="clear" w:color="auto" w:fill="F7F7F8"/>
        </w:rPr>
        <w:t>factory-method</w:t>
      </w:r>
      <w:r w:rsidRPr="00BA0D5D">
        <w:rPr>
          <w:rFonts w:ascii="inherit" w:eastAsia="宋体" w:hAnsi="inherit" w:cs="Arial"/>
          <w:color w:val="34302D"/>
          <w:kern w:val="0"/>
          <w:sz w:val="24"/>
          <w:szCs w:val="24"/>
        </w:rPr>
        <w:t> to specify the name of the factory method itself. You should be able to call this method (with optional arguments, as described later) and return a live object, which subsequently is treated as if it had been created through a constructor. One use for such a bean definition is to call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factories in legacy code.</w:t>
      </w:r>
    </w:p>
    <w:p w:rsidR="00EE2218" w:rsidRPr="00E12B39" w:rsidRDefault="00EE2218" w:rsidP="00E12B39">
      <w:pPr>
        <w:pStyle w:val="a3"/>
        <w:shd w:val="clear" w:color="auto" w:fill="FFFFFF"/>
        <w:spacing w:before="0" w:beforeAutospacing="0" w:after="300" w:afterAutospacing="0"/>
        <w:rPr>
          <w:rFonts w:ascii="inherit" w:hAnsi="inherit" w:cs="Arial" w:hint="eastAsia"/>
          <w:color w:val="34302D"/>
        </w:rPr>
      </w:pPr>
      <w:r w:rsidRPr="00E12B39">
        <w:rPr>
          <w:rFonts w:ascii="inherit" w:hAnsi="inherit" w:cs="Arial"/>
          <w:color w:val="34302D"/>
        </w:rPr>
        <w:t>使用静态工厂方法实例化</w:t>
      </w:r>
    </w:p>
    <w:p w:rsidR="00EE2218" w:rsidRDefault="00EE2218" w:rsidP="00EE2218">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定义使用静态工厂方法创建</w:t>
      </w:r>
      <w:del w:id="1219" w:author="zhang alex" w:date="2019-07-28T18:35:00Z">
        <w:r w:rsidDel="000A773B">
          <w:rPr>
            <w:rFonts w:ascii="inherit" w:hAnsi="inherit" w:cs="Arial"/>
            <w:color w:val="34302D"/>
          </w:rPr>
          <w:delText>的</w:delText>
        </w:r>
      </w:del>
      <w:r>
        <w:rPr>
          <w:rFonts w:ascii="inherit" w:hAnsi="inherit" w:cs="Arial"/>
          <w:color w:val="34302D"/>
        </w:rPr>
        <w:t>bean</w:t>
      </w:r>
      <w:r>
        <w:rPr>
          <w:rFonts w:ascii="inherit" w:hAnsi="inherit" w:cs="Arial"/>
          <w:color w:val="34302D"/>
        </w:rPr>
        <w:t>时，请使用</w:t>
      </w:r>
      <w:del w:id="1220" w:author="zhang alex" w:date="2019-07-28T18:35:00Z">
        <w:r w:rsidDel="000A773B">
          <w:rPr>
            <w:rFonts w:ascii="inherit" w:hAnsi="inherit" w:cs="Arial"/>
            <w:color w:val="34302D"/>
          </w:rPr>
          <w:delText>该</w:delText>
        </w:r>
      </w:del>
      <w:r>
        <w:rPr>
          <w:rStyle w:val="HTML"/>
          <w:rFonts w:ascii="Consolas" w:hAnsi="Consolas"/>
          <w:color w:val="34302D"/>
          <w:sz w:val="23"/>
          <w:szCs w:val="23"/>
          <w:shd w:val="clear" w:color="auto" w:fill="F7F7F8"/>
        </w:rPr>
        <w:t>class</w:t>
      </w:r>
      <w:r>
        <w:rPr>
          <w:rFonts w:ascii="inherit" w:hAnsi="inherit" w:cs="Arial"/>
          <w:color w:val="34302D"/>
        </w:rPr>
        <w:t> </w:t>
      </w:r>
      <w:r>
        <w:rPr>
          <w:rFonts w:ascii="inherit" w:hAnsi="inherit" w:cs="Arial"/>
          <w:color w:val="34302D"/>
        </w:rPr>
        <w:t>属性指定包含</w:t>
      </w:r>
      <w:r>
        <w:rPr>
          <w:rStyle w:val="HTML"/>
          <w:rFonts w:ascii="Consolas" w:hAnsi="Consolas"/>
          <w:color w:val="34302D"/>
          <w:sz w:val="23"/>
          <w:szCs w:val="23"/>
          <w:shd w:val="clear" w:color="auto" w:fill="F7F7F8"/>
        </w:rPr>
        <w:t>static</w:t>
      </w:r>
      <w:r>
        <w:rPr>
          <w:rFonts w:ascii="inherit" w:hAnsi="inherit" w:cs="Arial"/>
          <w:color w:val="34302D"/>
        </w:rPr>
        <w:t>工厂方法的类，并使用</w:t>
      </w:r>
      <w:r>
        <w:rPr>
          <w:rStyle w:val="HTML"/>
          <w:rFonts w:ascii="Consolas" w:hAnsi="Consolas"/>
          <w:color w:val="34302D"/>
          <w:sz w:val="23"/>
          <w:szCs w:val="23"/>
          <w:shd w:val="clear" w:color="auto" w:fill="F7F7F8"/>
        </w:rPr>
        <w:t>factory-method</w:t>
      </w:r>
      <w:r>
        <w:rPr>
          <w:rFonts w:ascii="inherit" w:hAnsi="inherit" w:cs="Arial"/>
          <w:color w:val="34302D"/>
        </w:rPr>
        <w:t>名称的属性指定工厂方法本身的名称。您应该能够调用此方法（使用可选参数，如稍后所述）并返回一个活动对象，随后将其视为通过构造函数创建的对象。这种</w:t>
      </w:r>
      <w:r>
        <w:rPr>
          <w:rFonts w:ascii="inherit" w:hAnsi="inherit" w:cs="Arial"/>
          <w:color w:val="34302D"/>
        </w:rPr>
        <w:t>bean</w:t>
      </w:r>
      <w:r>
        <w:rPr>
          <w:rFonts w:ascii="inherit" w:hAnsi="inherit" w:cs="Arial"/>
          <w:color w:val="34302D"/>
        </w:rPr>
        <w:t>定义的一个用途是</w:t>
      </w:r>
      <w:del w:id="1221" w:author="zhang alex" w:date="2019-07-28T18:37:00Z">
        <w:r w:rsidDel="000A773B">
          <w:rPr>
            <w:rStyle w:val="HTML"/>
            <w:rFonts w:ascii="Consolas" w:hAnsi="Consolas"/>
            <w:color w:val="34302D"/>
            <w:sz w:val="23"/>
            <w:szCs w:val="23"/>
            <w:shd w:val="clear" w:color="auto" w:fill="F7F7F8"/>
          </w:rPr>
          <w:delText>static</w:delText>
        </w:r>
      </w:del>
      <w:r>
        <w:rPr>
          <w:rFonts w:ascii="inherit" w:hAnsi="inherit" w:cs="Arial"/>
          <w:color w:val="34302D"/>
        </w:rPr>
        <w:t>在遗留代码中调用</w:t>
      </w:r>
      <w:ins w:id="1222" w:author="zhang alex" w:date="2019-07-28T18:37:00Z">
        <w:r w:rsidR="000A773B">
          <w:rPr>
            <w:rStyle w:val="HTML"/>
            <w:rFonts w:ascii="Consolas" w:hAnsi="Consolas"/>
            <w:color w:val="34302D"/>
            <w:sz w:val="23"/>
            <w:szCs w:val="23"/>
            <w:shd w:val="clear" w:color="auto" w:fill="F7F7F8"/>
          </w:rPr>
          <w:t>static</w:t>
        </w:r>
      </w:ins>
      <w:r>
        <w:rPr>
          <w:rFonts w:ascii="inherit" w:hAnsi="inherit" w:cs="Arial"/>
          <w:color w:val="34302D"/>
        </w:rPr>
        <w:t>工厂。</w:t>
      </w:r>
    </w:p>
    <w:p w:rsidR="00EE2218" w:rsidRPr="00EE2218" w:rsidDel="004B46CA" w:rsidRDefault="00EE2218" w:rsidP="00BA0D5D">
      <w:pPr>
        <w:widowControl/>
        <w:shd w:val="clear" w:color="auto" w:fill="FFFFFF"/>
        <w:spacing w:after="300"/>
        <w:jc w:val="left"/>
        <w:rPr>
          <w:del w:id="1223" w:author="zhang alex" w:date="2019-07-28T18:37:00Z"/>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bean definition specifies that the bean be created by calling a factory method. The definition does not specify the type (class) of the returned object, only the class containing the factory method. In this example, the </w:t>
      </w:r>
      <w:r w:rsidRPr="00BA0D5D">
        <w:rPr>
          <w:rFonts w:ascii="Consolas" w:eastAsia="宋体" w:hAnsi="Consolas" w:cs="宋体"/>
          <w:color w:val="34302D"/>
          <w:kern w:val="0"/>
          <w:sz w:val="23"/>
          <w:szCs w:val="23"/>
          <w:shd w:val="clear" w:color="auto" w:fill="F7F7F8"/>
        </w:rPr>
        <w:t>createInstance()</w:t>
      </w:r>
      <w:r w:rsidRPr="00BA0D5D">
        <w:rPr>
          <w:rFonts w:ascii="inherit" w:eastAsia="宋体" w:hAnsi="inherit" w:cs="Arial"/>
          <w:color w:val="34302D"/>
          <w:kern w:val="0"/>
          <w:sz w:val="24"/>
          <w:szCs w:val="24"/>
        </w:rPr>
        <w:t> method must be a static method. The following example shows how to specify a factory method:</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w:t>
      </w:r>
      <w:r>
        <w:rPr>
          <w:rFonts w:ascii="Arial" w:hAnsi="Arial" w:cs="Arial"/>
          <w:color w:val="34302D"/>
          <w:shd w:val="clear" w:color="auto" w:fill="FFFFFF"/>
        </w:rPr>
        <w:t>bean</w:t>
      </w:r>
      <w:r>
        <w:rPr>
          <w:rFonts w:ascii="Arial" w:hAnsi="Arial" w:cs="Arial"/>
          <w:color w:val="34302D"/>
          <w:shd w:val="clear" w:color="auto" w:fill="FFFFFF"/>
        </w:rPr>
        <w:t>定义指定通过调用工厂方法来创建</w:t>
      </w:r>
      <w:r>
        <w:rPr>
          <w:rFonts w:ascii="Arial" w:hAnsi="Arial" w:cs="Arial"/>
          <w:color w:val="34302D"/>
          <w:shd w:val="clear" w:color="auto" w:fill="FFFFFF"/>
        </w:rPr>
        <w:t>bean</w:t>
      </w:r>
      <w:r>
        <w:rPr>
          <w:rFonts w:ascii="Arial" w:hAnsi="Arial" w:cs="Arial"/>
          <w:color w:val="34302D"/>
          <w:shd w:val="clear" w:color="auto" w:fill="FFFFFF"/>
        </w:rPr>
        <w:t>。该定义未指定返回对象的类型（类），仅指定包含工厂方法的类。在此示例中，</w:t>
      </w:r>
      <w:del w:id="1224" w:author="zhang alex" w:date="2019-07-28T18:38:00Z">
        <w:r w:rsidDel="004B46CA">
          <w:rPr>
            <w:rFonts w:ascii="Arial" w:hAnsi="Arial" w:cs="Arial"/>
            <w:color w:val="34302D"/>
            <w:shd w:val="clear" w:color="auto" w:fill="FFFFFF"/>
          </w:rPr>
          <w:delText>该</w:delText>
        </w:r>
      </w:del>
      <w:r>
        <w:rPr>
          <w:rStyle w:val="HTML"/>
          <w:rFonts w:ascii="Consolas" w:hAnsi="Consolas"/>
          <w:sz w:val="23"/>
          <w:szCs w:val="23"/>
          <w:shd w:val="clear" w:color="auto" w:fill="F7F7F8"/>
        </w:rPr>
        <w:t>createInstance()</w:t>
      </w:r>
      <w:r>
        <w:rPr>
          <w:rFonts w:ascii="Arial" w:hAnsi="Arial" w:cs="Arial"/>
          <w:color w:val="34302D"/>
          <w:shd w:val="clear" w:color="auto" w:fill="FFFFFF"/>
        </w:rPr>
        <w:t> </w:t>
      </w:r>
      <w:r>
        <w:rPr>
          <w:rFonts w:ascii="Arial" w:hAnsi="Arial" w:cs="Arial"/>
          <w:color w:val="34302D"/>
          <w:shd w:val="clear" w:color="auto" w:fill="FFFFFF"/>
        </w:rPr>
        <w:t>方法必须是静态方法。以下示例显示如何指定工厂方法：</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25"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008080"/>
          <w:kern w:val="0"/>
          <w:sz w:val="18"/>
          <w:szCs w:val="18"/>
          <w:rPrChange w:id="1226" w:author="zhang alex" w:date="2019-07-28T18:38:00Z">
            <w:rPr>
              <w:rFonts w:ascii="Consolas" w:eastAsia="宋体" w:hAnsi="Consolas" w:cs="宋体"/>
              <w:color w:val="008080"/>
              <w:kern w:val="0"/>
              <w:sz w:val="24"/>
              <w:szCs w:val="24"/>
            </w:rPr>
          </w:rPrChange>
        </w:rPr>
        <w:lastRenderedPageBreak/>
        <w:t>&lt;bean</w:t>
      </w:r>
      <w:r w:rsidRPr="004B46CA">
        <w:rPr>
          <w:rFonts w:ascii="Consolas" w:eastAsia="宋体" w:hAnsi="Consolas" w:cs="宋体"/>
          <w:color w:val="34302D"/>
          <w:kern w:val="0"/>
          <w:sz w:val="18"/>
          <w:szCs w:val="18"/>
          <w:rPrChange w:id="1227"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color w:val="000080"/>
          <w:kern w:val="0"/>
          <w:sz w:val="18"/>
          <w:szCs w:val="18"/>
          <w:rPrChange w:id="1228" w:author="zhang alex" w:date="2019-07-28T18:38:00Z">
            <w:rPr>
              <w:rFonts w:ascii="Consolas" w:eastAsia="宋体" w:hAnsi="Consolas" w:cs="宋体"/>
              <w:color w:val="000080"/>
              <w:kern w:val="0"/>
              <w:sz w:val="24"/>
              <w:szCs w:val="24"/>
            </w:rPr>
          </w:rPrChange>
        </w:rPr>
        <w:t>id</w:t>
      </w:r>
      <w:r w:rsidRPr="004B46CA">
        <w:rPr>
          <w:rFonts w:ascii="Consolas" w:eastAsia="宋体" w:hAnsi="Consolas" w:cs="宋体"/>
          <w:color w:val="34302D"/>
          <w:kern w:val="0"/>
          <w:sz w:val="18"/>
          <w:szCs w:val="18"/>
          <w:rPrChange w:id="1229" w:author="zhang alex" w:date="2019-07-28T18:38:00Z">
            <w:rPr>
              <w:rFonts w:ascii="Consolas" w:eastAsia="宋体" w:hAnsi="Consolas" w:cs="宋体"/>
              <w:color w:val="34302D"/>
              <w:kern w:val="0"/>
              <w:sz w:val="24"/>
              <w:szCs w:val="24"/>
            </w:rPr>
          </w:rPrChange>
        </w:rPr>
        <w:t>=</w:t>
      </w:r>
      <w:r w:rsidRPr="004B46CA">
        <w:rPr>
          <w:rFonts w:ascii="Consolas" w:eastAsia="宋体" w:hAnsi="Consolas" w:cs="宋体"/>
          <w:color w:val="DD1144"/>
          <w:kern w:val="0"/>
          <w:sz w:val="18"/>
          <w:szCs w:val="18"/>
          <w:rPrChange w:id="1230" w:author="zhang alex" w:date="2019-07-28T18:38:00Z">
            <w:rPr>
              <w:rFonts w:ascii="Consolas" w:eastAsia="宋体" w:hAnsi="Consolas" w:cs="宋体"/>
              <w:color w:val="DD1144"/>
              <w:kern w:val="0"/>
              <w:sz w:val="24"/>
              <w:szCs w:val="24"/>
            </w:rPr>
          </w:rPrChange>
        </w:rPr>
        <w:t>"clientService"</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31"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232"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color w:val="000080"/>
          <w:kern w:val="0"/>
          <w:sz w:val="18"/>
          <w:szCs w:val="18"/>
          <w:rPrChange w:id="1233" w:author="zhang alex" w:date="2019-07-28T18:38:00Z">
            <w:rPr>
              <w:rFonts w:ascii="Consolas" w:eastAsia="宋体" w:hAnsi="Consolas" w:cs="宋体"/>
              <w:color w:val="000080"/>
              <w:kern w:val="0"/>
              <w:sz w:val="24"/>
              <w:szCs w:val="24"/>
            </w:rPr>
          </w:rPrChange>
        </w:rPr>
        <w:t>class</w:t>
      </w:r>
      <w:r w:rsidRPr="004B46CA">
        <w:rPr>
          <w:rFonts w:ascii="Consolas" w:eastAsia="宋体" w:hAnsi="Consolas" w:cs="宋体"/>
          <w:color w:val="34302D"/>
          <w:kern w:val="0"/>
          <w:sz w:val="18"/>
          <w:szCs w:val="18"/>
          <w:rPrChange w:id="1234" w:author="zhang alex" w:date="2019-07-28T18:38:00Z">
            <w:rPr>
              <w:rFonts w:ascii="Consolas" w:eastAsia="宋体" w:hAnsi="Consolas" w:cs="宋体"/>
              <w:color w:val="34302D"/>
              <w:kern w:val="0"/>
              <w:sz w:val="24"/>
              <w:szCs w:val="24"/>
            </w:rPr>
          </w:rPrChange>
        </w:rPr>
        <w:t>=</w:t>
      </w:r>
      <w:r w:rsidRPr="004B46CA">
        <w:rPr>
          <w:rFonts w:ascii="Consolas" w:eastAsia="宋体" w:hAnsi="Consolas" w:cs="宋体"/>
          <w:color w:val="DD1144"/>
          <w:kern w:val="0"/>
          <w:sz w:val="18"/>
          <w:szCs w:val="18"/>
          <w:rPrChange w:id="1235" w:author="zhang alex" w:date="2019-07-28T18:38:00Z">
            <w:rPr>
              <w:rFonts w:ascii="Consolas" w:eastAsia="宋体" w:hAnsi="Consolas" w:cs="宋体"/>
              <w:color w:val="DD1144"/>
              <w:kern w:val="0"/>
              <w:sz w:val="24"/>
              <w:szCs w:val="24"/>
            </w:rPr>
          </w:rPrChange>
        </w:rPr>
        <w:t>"examples.ClientService"</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36"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237"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color w:val="000080"/>
          <w:kern w:val="0"/>
          <w:sz w:val="18"/>
          <w:szCs w:val="18"/>
          <w:rPrChange w:id="1238" w:author="zhang alex" w:date="2019-07-28T18:38:00Z">
            <w:rPr>
              <w:rFonts w:ascii="Consolas" w:eastAsia="宋体" w:hAnsi="Consolas" w:cs="宋体"/>
              <w:color w:val="000080"/>
              <w:kern w:val="0"/>
              <w:sz w:val="24"/>
              <w:szCs w:val="24"/>
            </w:rPr>
          </w:rPrChange>
        </w:rPr>
        <w:t>factory-method</w:t>
      </w:r>
      <w:r w:rsidRPr="004B46CA">
        <w:rPr>
          <w:rFonts w:ascii="Consolas" w:eastAsia="宋体" w:hAnsi="Consolas" w:cs="宋体"/>
          <w:color w:val="34302D"/>
          <w:kern w:val="0"/>
          <w:sz w:val="18"/>
          <w:szCs w:val="18"/>
          <w:rPrChange w:id="1239" w:author="zhang alex" w:date="2019-07-28T18:38:00Z">
            <w:rPr>
              <w:rFonts w:ascii="Consolas" w:eastAsia="宋体" w:hAnsi="Consolas" w:cs="宋体"/>
              <w:color w:val="34302D"/>
              <w:kern w:val="0"/>
              <w:sz w:val="24"/>
              <w:szCs w:val="24"/>
            </w:rPr>
          </w:rPrChange>
        </w:rPr>
        <w:t>=</w:t>
      </w:r>
      <w:r w:rsidRPr="004B46CA">
        <w:rPr>
          <w:rFonts w:ascii="Consolas" w:eastAsia="宋体" w:hAnsi="Consolas" w:cs="宋体"/>
          <w:color w:val="DD1144"/>
          <w:kern w:val="0"/>
          <w:sz w:val="18"/>
          <w:szCs w:val="18"/>
          <w:rPrChange w:id="1240" w:author="zhang alex" w:date="2019-07-28T18:38:00Z">
            <w:rPr>
              <w:rFonts w:ascii="Consolas" w:eastAsia="宋体" w:hAnsi="Consolas" w:cs="宋体"/>
              <w:color w:val="DD1144"/>
              <w:kern w:val="0"/>
              <w:sz w:val="24"/>
              <w:szCs w:val="24"/>
            </w:rPr>
          </w:rPrChange>
        </w:rPr>
        <w:t>"createInstance"</w:t>
      </w:r>
      <w:r w:rsidRPr="004B46CA">
        <w:rPr>
          <w:rFonts w:ascii="Consolas" w:eastAsia="宋体" w:hAnsi="Consolas" w:cs="宋体"/>
          <w:color w:val="008080"/>
          <w:kern w:val="0"/>
          <w:sz w:val="18"/>
          <w:szCs w:val="18"/>
          <w:rPrChange w:id="1241" w:author="zhang alex" w:date="2019-07-28T18:38: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class that would work with the preceding bean definition:</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以下示例显示了一个可以使用前面的</w:t>
      </w:r>
      <w:r>
        <w:rPr>
          <w:rFonts w:ascii="Arial" w:hAnsi="Arial" w:cs="Arial"/>
          <w:color w:val="34302D"/>
          <w:shd w:val="clear" w:color="auto" w:fill="FFFFFF"/>
        </w:rPr>
        <w:t>bean</w:t>
      </w:r>
      <w:r>
        <w:rPr>
          <w:rFonts w:ascii="Arial" w:hAnsi="Arial" w:cs="Arial"/>
          <w:color w:val="34302D"/>
          <w:shd w:val="clear" w:color="auto" w:fill="FFFFFF"/>
        </w:rPr>
        <w:t>定义的类：</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42"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b/>
          <w:bCs/>
          <w:color w:val="34302D"/>
          <w:kern w:val="0"/>
          <w:sz w:val="18"/>
          <w:szCs w:val="18"/>
          <w:rPrChange w:id="1243" w:author="zhang alex" w:date="2019-07-28T18:38:00Z">
            <w:rPr>
              <w:rFonts w:ascii="Consolas" w:eastAsia="宋体" w:hAnsi="Consolas" w:cs="宋体"/>
              <w:b/>
              <w:bCs/>
              <w:color w:val="34302D"/>
              <w:kern w:val="0"/>
              <w:sz w:val="24"/>
              <w:szCs w:val="24"/>
            </w:rPr>
          </w:rPrChange>
        </w:rPr>
        <w:t>public</w:t>
      </w:r>
      <w:r w:rsidRPr="004B46CA">
        <w:rPr>
          <w:rFonts w:ascii="Consolas" w:eastAsia="宋体" w:hAnsi="Consolas" w:cs="宋体"/>
          <w:color w:val="34302D"/>
          <w:kern w:val="0"/>
          <w:sz w:val="18"/>
          <w:szCs w:val="18"/>
          <w:rPrChange w:id="1244"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245" w:author="zhang alex" w:date="2019-07-28T18:38:00Z">
            <w:rPr>
              <w:rFonts w:ascii="Consolas" w:eastAsia="宋体" w:hAnsi="Consolas" w:cs="宋体"/>
              <w:b/>
              <w:bCs/>
              <w:color w:val="34302D"/>
              <w:kern w:val="0"/>
              <w:sz w:val="24"/>
              <w:szCs w:val="24"/>
            </w:rPr>
          </w:rPrChange>
        </w:rPr>
        <w:t>class</w:t>
      </w:r>
      <w:r w:rsidRPr="004B46CA">
        <w:rPr>
          <w:rFonts w:ascii="Consolas" w:eastAsia="宋体" w:hAnsi="Consolas" w:cs="宋体"/>
          <w:color w:val="34302D"/>
          <w:kern w:val="0"/>
          <w:sz w:val="18"/>
          <w:szCs w:val="18"/>
          <w:rPrChange w:id="1246"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445588"/>
          <w:kern w:val="0"/>
          <w:sz w:val="18"/>
          <w:szCs w:val="18"/>
          <w:rPrChange w:id="1247" w:author="zhang alex" w:date="2019-07-28T18:38:00Z">
            <w:rPr>
              <w:rFonts w:ascii="Consolas" w:eastAsia="宋体" w:hAnsi="Consolas" w:cs="宋体"/>
              <w:b/>
              <w:bCs/>
              <w:color w:val="445588"/>
              <w:kern w:val="0"/>
              <w:sz w:val="24"/>
              <w:szCs w:val="24"/>
            </w:rPr>
          </w:rPrChange>
        </w:rPr>
        <w:t>ClientService</w:t>
      </w:r>
      <w:r w:rsidRPr="004B46CA">
        <w:rPr>
          <w:rFonts w:ascii="Consolas" w:eastAsia="宋体" w:hAnsi="Consolas" w:cs="宋体"/>
          <w:color w:val="34302D"/>
          <w:kern w:val="0"/>
          <w:sz w:val="18"/>
          <w:szCs w:val="18"/>
          <w:rPrChange w:id="1248" w:author="zhang alex" w:date="2019-07-28T18:38:00Z">
            <w:rPr>
              <w:rFonts w:ascii="Consolas" w:eastAsia="宋体" w:hAnsi="Consolas" w:cs="宋体"/>
              <w:color w:val="34302D"/>
              <w:kern w:val="0"/>
              <w:sz w:val="24"/>
              <w:szCs w:val="24"/>
            </w:rPr>
          </w:rPrChange>
        </w:rPr>
        <w:t xml:space="preserve"> {</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49"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250"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251" w:author="zhang alex" w:date="2019-07-28T18:38:00Z">
            <w:rPr>
              <w:rFonts w:ascii="Consolas" w:eastAsia="宋体" w:hAnsi="Consolas" w:cs="宋体"/>
              <w:b/>
              <w:bCs/>
              <w:color w:val="34302D"/>
              <w:kern w:val="0"/>
              <w:sz w:val="24"/>
              <w:szCs w:val="24"/>
            </w:rPr>
          </w:rPrChange>
        </w:rPr>
        <w:t>private</w:t>
      </w:r>
      <w:r w:rsidRPr="004B46CA">
        <w:rPr>
          <w:rFonts w:ascii="Consolas" w:eastAsia="宋体" w:hAnsi="Consolas" w:cs="宋体"/>
          <w:color w:val="34302D"/>
          <w:kern w:val="0"/>
          <w:sz w:val="18"/>
          <w:szCs w:val="18"/>
          <w:rPrChange w:id="1252"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253" w:author="zhang alex" w:date="2019-07-28T18:38:00Z">
            <w:rPr>
              <w:rFonts w:ascii="Consolas" w:eastAsia="宋体" w:hAnsi="Consolas" w:cs="宋体"/>
              <w:b/>
              <w:bCs/>
              <w:color w:val="34302D"/>
              <w:kern w:val="0"/>
              <w:sz w:val="24"/>
              <w:szCs w:val="24"/>
            </w:rPr>
          </w:rPrChange>
        </w:rPr>
        <w:t>static</w:t>
      </w:r>
      <w:r w:rsidRPr="004B46CA">
        <w:rPr>
          <w:rFonts w:ascii="Consolas" w:eastAsia="宋体" w:hAnsi="Consolas" w:cs="宋体"/>
          <w:color w:val="34302D"/>
          <w:kern w:val="0"/>
          <w:sz w:val="18"/>
          <w:szCs w:val="18"/>
          <w:rPrChange w:id="1254" w:author="zhang alex" w:date="2019-07-28T18:38:00Z">
            <w:rPr>
              <w:rFonts w:ascii="Consolas" w:eastAsia="宋体" w:hAnsi="Consolas" w:cs="宋体"/>
              <w:color w:val="34302D"/>
              <w:kern w:val="0"/>
              <w:sz w:val="24"/>
              <w:szCs w:val="24"/>
            </w:rPr>
          </w:rPrChange>
        </w:rPr>
        <w:t xml:space="preserve"> ClientService clientService = </w:t>
      </w:r>
      <w:r w:rsidRPr="004B46CA">
        <w:rPr>
          <w:rFonts w:ascii="Consolas" w:eastAsia="宋体" w:hAnsi="Consolas" w:cs="宋体"/>
          <w:b/>
          <w:bCs/>
          <w:color w:val="000000"/>
          <w:kern w:val="0"/>
          <w:sz w:val="18"/>
          <w:szCs w:val="18"/>
          <w:rPrChange w:id="1255" w:author="zhang alex" w:date="2019-07-28T18:38:00Z">
            <w:rPr>
              <w:rFonts w:ascii="Consolas" w:eastAsia="宋体" w:hAnsi="Consolas" w:cs="宋体"/>
              <w:b/>
              <w:bCs/>
              <w:color w:val="000000"/>
              <w:kern w:val="0"/>
              <w:sz w:val="24"/>
              <w:szCs w:val="24"/>
            </w:rPr>
          </w:rPrChange>
        </w:rPr>
        <w:t>new</w:t>
      </w:r>
      <w:r w:rsidRPr="004B46CA">
        <w:rPr>
          <w:rFonts w:ascii="Consolas" w:eastAsia="宋体" w:hAnsi="Consolas" w:cs="宋体"/>
          <w:color w:val="34302D"/>
          <w:kern w:val="0"/>
          <w:sz w:val="18"/>
          <w:szCs w:val="18"/>
          <w:rPrChange w:id="1256" w:author="zhang alex" w:date="2019-07-28T18:38:00Z">
            <w:rPr>
              <w:rFonts w:ascii="Consolas" w:eastAsia="宋体" w:hAnsi="Consolas" w:cs="宋体"/>
              <w:color w:val="34302D"/>
              <w:kern w:val="0"/>
              <w:sz w:val="24"/>
              <w:szCs w:val="24"/>
            </w:rPr>
          </w:rPrChange>
        </w:rPr>
        <w:t xml:space="preserve"> ClientService();</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57"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258"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259" w:author="zhang alex" w:date="2019-07-28T18:38:00Z">
            <w:rPr>
              <w:rFonts w:ascii="Consolas" w:eastAsia="宋体" w:hAnsi="Consolas" w:cs="宋体"/>
              <w:b/>
              <w:bCs/>
              <w:color w:val="34302D"/>
              <w:kern w:val="0"/>
              <w:sz w:val="24"/>
              <w:szCs w:val="24"/>
            </w:rPr>
          </w:rPrChange>
        </w:rPr>
        <w:t>private</w:t>
      </w:r>
      <w:r w:rsidRPr="004B46CA">
        <w:rPr>
          <w:rFonts w:ascii="Consolas" w:eastAsia="宋体" w:hAnsi="Consolas" w:cs="宋体"/>
          <w:color w:val="34302D"/>
          <w:kern w:val="0"/>
          <w:sz w:val="18"/>
          <w:szCs w:val="18"/>
          <w:rPrChange w:id="1260" w:author="zhang alex" w:date="2019-07-28T18:38:00Z">
            <w:rPr>
              <w:rFonts w:ascii="Consolas" w:eastAsia="宋体" w:hAnsi="Consolas" w:cs="宋体"/>
              <w:color w:val="34302D"/>
              <w:kern w:val="0"/>
              <w:sz w:val="24"/>
              <w:szCs w:val="24"/>
            </w:rPr>
          </w:rPrChange>
        </w:rPr>
        <w:t xml:space="preserve"> ClientService() {}</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61" w:author="zhang alex" w:date="2019-07-28T18:38:00Z">
            <w:rPr>
              <w:rFonts w:ascii="Consolas" w:eastAsia="宋体" w:hAnsi="Consolas" w:cs="宋体"/>
              <w:color w:val="34302D"/>
              <w:kern w:val="0"/>
              <w:sz w:val="24"/>
              <w:szCs w:val="24"/>
            </w:rPr>
          </w:rPrChange>
        </w:rPr>
      </w:pP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62"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263"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264" w:author="zhang alex" w:date="2019-07-28T18:38:00Z">
            <w:rPr>
              <w:rFonts w:ascii="Consolas" w:eastAsia="宋体" w:hAnsi="Consolas" w:cs="宋体"/>
              <w:b/>
              <w:bCs/>
              <w:color w:val="34302D"/>
              <w:kern w:val="0"/>
              <w:sz w:val="24"/>
              <w:szCs w:val="24"/>
            </w:rPr>
          </w:rPrChange>
        </w:rPr>
        <w:t>public</w:t>
      </w:r>
      <w:r w:rsidRPr="004B46CA">
        <w:rPr>
          <w:rFonts w:ascii="Consolas" w:eastAsia="宋体" w:hAnsi="Consolas" w:cs="宋体"/>
          <w:color w:val="34302D"/>
          <w:kern w:val="0"/>
          <w:sz w:val="18"/>
          <w:szCs w:val="18"/>
          <w:rPrChange w:id="1265"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34302D"/>
          <w:kern w:val="0"/>
          <w:sz w:val="18"/>
          <w:szCs w:val="18"/>
          <w:rPrChange w:id="1266" w:author="zhang alex" w:date="2019-07-28T18:38:00Z">
            <w:rPr>
              <w:rFonts w:ascii="Consolas" w:eastAsia="宋体" w:hAnsi="Consolas" w:cs="宋体"/>
              <w:b/>
              <w:bCs/>
              <w:color w:val="34302D"/>
              <w:kern w:val="0"/>
              <w:sz w:val="24"/>
              <w:szCs w:val="24"/>
            </w:rPr>
          </w:rPrChange>
        </w:rPr>
        <w:t>static</w:t>
      </w:r>
      <w:r w:rsidRPr="004B46CA">
        <w:rPr>
          <w:rFonts w:ascii="Consolas" w:eastAsia="宋体" w:hAnsi="Consolas" w:cs="宋体"/>
          <w:color w:val="34302D"/>
          <w:kern w:val="0"/>
          <w:sz w:val="18"/>
          <w:szCs w:val="18"/>
          <w:rPrChange w:id="1267" w:author="zhang alex" w:date="2019-07-28T18:38:00Z">
            <w:rPr>
              <w:rFonts w:ascii="Consolas" w:eastAsia="宋体" w:hAnsi="Consolas" w:cs="宋体"/>
              <w:color w:val="34302D"/>
              <w:kern w:val="0"/>
              <w:sz w:val="24"/>
              <w:szCs w:val="24"/>
            </w:rPr>
          </w:rPrChange>
        </w:rPr>
        <w:t xml:space="preserve"> ClientService createInstance() {</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68"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269" w:author="zhang alex" w:date="2019-07-28T18:38:00Z">
            <w:rPr>
              <w:rFonts w:ascii="Consolas" w:eastAsia="宋体" w:hAnsi="Consolas" w:cs="宋体"/>
              <w:color w:val="34302D"/>
              <w:kern w:val="0"/>
              <w:sz w:val="24"/>
              <w:szCs w:val="24"/>
            </w:rPr>
          </w:rPrChange>
        </w:rPr>
        <w:t xml:space="preserve">        </w:t>
      </w:r>
      <w:r w:rsidRPr="004B46CA">
        <w:rPr>
          <w:rFonts w:ascii="Consolas" w:eastAsia="宋体" w:hAnsi="Consolas" w:cs="宋体"/>
          <w:b/>
          <w:bCs/>
          <w:color w:val="000000"/>
          <w:kern w:val="0"/>
          <w:sz w:val="18"/>
          <w:szCs w:val="18"/>
          <w:rPrChange w:id="1270" w:author="zhang alex" w:date="2019-07-28T18:38:00Z">
            <w:rPr>
              <w:rFonts w:ascii="Consolas" w:eastAsia="宋体" w:hAnsi="Consolas" w:cs="宋体"/>
              <w:b/>
              <w:bCs/>
              <w:color w:val="000000"/>
              <w:kern w:val="0"/>
              <w:sz w:val="24"/>
              <w:szCs w:val="24"/>
            </w:rPr>
          </w:rPrChange>
        </w:rPr>
        <w:t>return</w:t>
      </w:r>
      <w:r w:rsidRPr="004B46CA">
        <w:rPr>
          <w:rFonts w:ascii="Consolas" w:eastAsia="宋体" w:hAnsi="Consolas" w:cs="宋体"/>
          <w:color w:val="34302D"/>
          <w:kern w:val="0"/>
          <w:sz w:val="18"/>
          <w:szCs w:val="18"/>
          <w:rPrChange w:id="1271" w:author="zhang alex" w:date="2019-07-28T18:38:00Z">
            <w:rPr>
              <w:rFonts w:ascii="Consolas" w:eastAsia="宋体" w:hAnsi="Consolas" w:cs="宋体"/>
              <w:color w:val="34302D"/>
              <w:kern w:val="0"/>
              <w:sz w:val="24"/>
              <w:szCs w:val="24"/>
            </w:rPr>
          </w:rPrChange>
        </w:rPr>
        <w:t xml:space="preserve"> clientService;</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72"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273" w:author="zhang alex" w:date="2019-07-28T18:38:00Z">
            <w:rPr>
              <w:rFonts w:ascii="Consolas" w:eastAsia="宋体" w:hAnsi="Consolas" w:cs="宋体"/>
              <w:color w:val="34302D"/>
              <w:kern w:val="0"/>
              <w:sz w:val="24"/>
              <w:szCs w:val="24"/>
            </w:rPr>
          </w:rPrChange>
        </w:rPr>
        <w:t xml:space="preserve">    }</w:t>
      </w:r>
    </w:p>
    <w:p w:rsidR="00BA0D5D" w:rsidRPr="004B46CA"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74" w:author="zhang alex" w:date="2019-07-28T18:38:00Z">
            <w:rPr>
              <w:rFonts w:ascii="Consolas" w:eastAsia="宋体" w:hAnsi="Consolas" w:cs="宋体"/>
              <w:color w:val="34302D"/>
              <w:kern w:val="0"/>
              <w:sz w:val="24"/>
              <w:szCs w:val="24"/>
            </w:rPr>
          </w:rPrChange>
        </w:rPr>
      </w:pPr>
      <w:r w:rsidRPr="004B46CA">
        <w:rPr>
          <w:rFonts w:ascii="Consolas" w:eastAsia="宋体" w:hAnsi="Consolas" w:cs="宋体"/>
          <w:color w:val="34302D"/>
          <w:kern w:val="0"/>
          <w:sz w:val="18"/>
          <w:szCs w:val="18"/>
          <w:rPrChange w:id="1275" w:author="zhang alex" w:date="2019-07-28T18:38: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details about the mechanism for supplying (optional) arguments to the factory method and setting object instance properties after the object is returned from the factory, see </w:t>
      </w:r>
      <w:hyperlink r:id="rId61" w:anchor="beans-factory-properties-detailed" w:history="1">
        <w:r w:rsidRPr="00BA0D5D">
          <w:rPr>
            <w:rFonts w:ascii="inherit" w:eastAsia="宋体" w:hAnsi="inherit" w:cs="Arial"/>
            <w:color w:val="548E2E"/>
            <w:kern w:val="0"/>
            <w:sz w:val="24"/>
            <w:szCs w:val="24"/>
            <w:u w:val="single"/>
          </w:rPr>
          <w:t>Dependencies and Configuration in Detail</w:t>
        </w:r>
      </w:hyperlink>
      <w:r w:rsidRPr="00BA0D5D">
        <w:rPr>
          <w:rFonts w:ascii="inherit" w:eastAsia="宋体" w:hAnsi="inherit" w:cs="Arial"/>
          <w:color w:val="34302D"/>
          <w:kern w:val="0"/>
          <w:sz w:val="24"/>
          <w:szCs w:val="24"/>
        </w:rPr>
        <w:t>.</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有关在从工厂返回对象后为工厂方法提供（可选）参数和设置对象实例属性的机制的详细信息，请参阅</w:t>
      </w:r>
      <w:hyperlink r:id="rId62" w:anchor="beans-factory-properties-detailed" w:history="1">
        <w:r>
          <w:rPr>
            <w:rStyle w:val="a4"/>
            <w:rFonts w:ascii="Arial" w:hAnsi="Arial" w:cs="Arial"/>
            <w:color w:val="548E2E"/>
            <w:shd w:val="clear" w:color="auto" w:fill="FFFFFF"/>
          </w:rPr>
          <w:t>依赖关系和详细配置</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Instantiation by Using an Instance Factory Method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Similar to instantiation through a </w:t>
      </w:r>
      <w:hyperlink r:id="rId63" w:anchor="beans-factory-class-static-factory-method" w:history="1">
        <w:r w:rsidRPr="00BA0D5D">
          <w:rPr>
            <w:rFonts w:ascii="inherit" w:eastAsia="宋体" w:hAnsi="inherit" w:cs="Arial"/>
            <w:color w:val="548E2E"/>
            <w:kern w:val="0"/>
            <w:sz w:val="24"/>
            <w:szCs w:val="24"/>
            <w:u w:val="single"/>
          </w:rPr>
          <w:t>static factory method</w:t>
        </w:r>
      </w:hyperlink>
      <w:r w:rsidRPr="00BA0D5D">
        <w:rPr>
          <w:rFonts w:ascii="inherit" w:eastAsia="宋体" w:hAnsi="inherit" w:cs="Arial"/>
          <w:color w:val="34302D"/>
          <w:kern w:val="0"/>
          <w:sz w:val="24"/>
          <w:szCs w:val="24"/>
        </w:rPr>
        <w:t>, instantiation with an instance factory method invokes a non-static method of an existing bean from the container to create a new bean. To use this mechanism, leave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empty and, in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attribute, specify the name of a bean in the current (or parent or ancestor) container that contains the instance method that is to be invoked to create the object. Set the name of the factory method itself with the </w:t>
      </w:r>
      <w:r w:rsidRPr="00BA0D5D">
        <w:rPr>
          <w:rFonts w:ascii="Consolas" w:eastAsia="宋体" w:hAnsi="Consolas" w:cs="宋体"/>
          <w:color w:val="34302D"/>
          <w:kern w:val="0"/>
          <w:sz w:val="23"/>
          <w:szCs w:val="23"/>
          <w:shd w:val="clear" w:color="auto" w:fill="F7F7F8"/>
        </w:rPr>
        <w:t>factory-method</w:t>
      </w:r>
      <w:ins w:id="1276" w:author="zhang alex" w:date="2019-07-28T18:46:00Z">
        <w:r w:rsidR="006E4494" w:rsidRPr="00BA0D5D">
          <w:rPr>
            <w:rFonts w:ascii="inherit" w:eastAsia="宋体" w:hAnsi="inherit" w:cs="Arial"/>
            <w:color w:val="34302D"/>
            <w:kern w:val="0"/>
            <w:sz w:val="24"/>
            <w:szCs w:val="24"/>
          </w:rPr>
          <w:t xml:space="preserve"> </w:t>
        </w:r>
      </w:ins>
      <w:r w:rsidRPr="00BA0D5D">
        <w:rPr>
          <w:rFonts w:ascii="inherit" w:eastAsia="宋体" w:hAnsi="inherit" w:cs="Arial"/>
          <w:color w:val="34302D"/>
          <w:kern w:val="0"/>
          <w:sz w:val="24"/>
          <w:szCs w:val="24"/>
        </w:rPr>
        <w:t>attribute. The following example shows how to configure such a bean:</w:t>
      </w:r>
    </w:p>
    <w:p w:rsidR="00EE2218" w:rsidRPr="00E12B39" w:rsidRDefault="00EE2218" w:rsidP="00E12B39">
      <w:pPr>
        <w:pStyle w:val="a3"/>
        <w:shd w:val="clear" w:color="auto" w:fill="FFFFFF"/>
        <w:spacing w:before="0" w:beforeAutospacing="0" w:after="300" w:afterAutospacing="0"/>
        <w:rPr>
          <w:rFonts w:ascii="inherit" w:hAnsi="inherit" w:cs="Arial" w:hint="eastAsia"/>
          <w:color w:val="34302D"/>
        </w:rPr>
      </w:pPr>
      <w:r w:rsidRPr="00E12B39">
        <w:rPr>
          <w:rFonts w:ascii="inherit" w:hAnsi="inherit" w:cs="Arial"/>
          <w:color w:val="34302D"/>
        </w:rPr>
        <w:t>使用实例工厂方法实例化</w:t>
      </w:r>
    </w:p>
    <w:p w:rsidR="00EE2218" w:rsidRDefault="00EE2218" w:rsidP="00EE2218">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与通过</w:t>
      </w:r>
      <w:hyperlink r:id="rId64" w:anchor="beans-factory-class-static-factory-method" w:history="1">
        <w:r>
          <w:rPr>
            <w:rStyle w:val="a4"/>
            <w:rFonts w:ascii="inherit" w:hAnsi="inherit" w:cs="Arial"/>
            <w:color w:val="548E2E"/>
          </w:rPr>
          <w:t>静态工厂方法</w:t>
        </w:r>
      </w:hyperlink>
      <w:r>
        <w:rPr>
          <w:rFonts w:ascii="inherit" w:hAnsi="inherit" w:cs="Arial"/>
          <w:color w:val="34302D"/>
        </w:rPr>
        <w:t>实例化类似，使用实例</w:t>
      </w:r>
      <w:del w:id="1277" w:author="zhang alex" w:date="2019-07-28T18:46:00Z">
        <w:r w:rsidR="00E91AFF" w:rsidRPr="006E4494" w:rsidDel="006E4494">
          <w:rPr>
            <w:color w:val="34302D"/>
            <w:rPrChange w:id="1278" w:author="zhang alex" w:date="2019-07-28T18:46:00Z">
              <w:rPr>
                <w:rStyle w:val="a4"/>
                <w:rFonts w:ascii="inherit" w:hAnsi="inherit" w:cs="Arial"/>
                <w:color w:val="548E2E"/>
              </w:rPr>
            </w:rPrChange>
          </w:rPr>
          <w:fldChar w:fldCharType="begin"/>
        </w:r>
        <w:r w:rsidR="00E91AFF" w:rsidRPr="006E4494" w:rsidDel="006E4494">
          <w:rPr>
            <w:color w:val="34302D"/>
            <w:rPrChange w:id="1279" w:author="zhang alex" w:date="2019-07-28T18:46:00Z">
              <w:rPr>
                <w:rStyle w:val="a4"/>
                <w:rFonts w:ascii="inherit" w:hAnsi="inherit" w:cs="Arial"/>
                <w:color w:val="548E2E"/>
              </w:rPr>
            </w:rPrChange>
          </w:rPr>
          <w:delInstrText xml:space="preserve"> HYPERLINK "https://docs.spring.io/spring/docs/5.1.8.RELEASE/spring-framework-reference/core.html" \l "beans-factory-class-static-factory-method" </w:delInstrText>
        </w:r>
        <w:r w:rsidR="00E91AFF" w:rsidRPr="006E4494" w:rsidDel="006E4494">
          <w:rPr>
            <w:color w:val="34302D"/>
            <w:rPrChange w:id="1280" w:author="zhang alex" w:date="2019-07-28T18:46:00Z">
              <w:rPr>
                <w:rStyle w:val="a4"/>
                <w:rFonts w:ascii="inherit" w:hAnsi="inherit" w:cs="Arial"/>
                <w:color w:val="548E2E"/>
              </w:rPr>
            </w:rPrChange>
          </w:rPr>
          <w:fldChar w:fldCharType="separate"/>
        </w:r>
        <w:r w:rsidRPr="006E4494" w:rsidDel="006E4494">
          <w:rPr>
            <w:color w:val="34302D"/>
            <w:rPrChange w:id="1281" w:author="zhang alex" w:date="2019-07-28T18:46:00Z">
              <w:rPr>
                <w:rStyle w:val="a4"/>
                <w:rFonts w:ascii="inherit" w:hAnsi="inherit" w:cs="Arial"/>
                <w:color w:val="548E2E"/>
              </w:rPr>
            </w:rPrChange>
          </w:rPr>
          <w:delText>工厂方法进行</w:delText>
        </w:r>
        <w:r w:rsidR="00E91AFF" w:rsidRPr="006E4494" w:rsidDel="006E4494">
          <w:rPr>
            <w:color w:val="34302D"/>
            <w:rPrChange w:id="1282" w:author="zhang alex" w:date="2019-07-28T18:46:00Z">
              <w:rPr>
                <w:rStyle w:val="a4"/>
                <w:rFonts w:ascii="inherit" w:hAnsi="inherit" w:cs="Arial"/>
                <w:color w:val="548E2E"/>
              </w:rPr>
            </w:rPrChange>
          </w:rPr>
          <w:fldChar w:fldCharType="end"/>
        </w:r>
      </w:del>
      <w:r w:rsidR="006E4494" w:rsidRPr="006E4494">
        <w:rPr>
          <w:color w:val="34302D"/>
          <w:rPrChange w:id="1283" w:author="zhang alex" w:date="2019-07-28T18:46:00Z">
            <w:rPr>
              <w:rStyle w:val="a4"/>
              <w:rFonts w:ascii="inherit" w:hAnsi="inherit" w:cs="Arial"/>
              <w:color w:val="548E2E"/>
            </w:rPr>
          </w:rPrChange>
        </w:rPr>
        <w:t>工厂方法进行</w:t>
      </w:r>
      <w:r>
        <w:rPr>
          <w:rFonts w:ascii="inherit" w:hAnsi="inherit" w:cs="Arial"/>
          <w:color w:val="34302D"/>
        </w:rPr>
        <w:t>实例化会从容器调用现有</w:t>
      </w:r>
      <w:r>
        <w:rPr>
          <w:rFonts w:ascii="inherit" w:hAnsi="inherit" w:cs="Arial"/>
          <w:color w:val="34302D"/>
        </w:rPr>
        <w:t>bean</w:t>
      </w:r>
      <w:r>
        <w:rPr>
          <w:rFonts w:ascii="inherit" w:hAnsi="inherit" w:cs="Arial"/>
          <w:color w:val="34302D"/>
        </w:rPr>
        <w:t>的非静态方法来创建新</w:t>
      </w:r>
      <w:r>
        <w:rPr>
          <w:rFonts w:ascii="inherit" w:hAnsi="inherit" w:cs="Arial"/>
          <w:color w:val="34302D"/>
        </w:rPr>
        <w:t>bean</w:t>
      </w:r>
      <w:r>
        <w:rPr>
          <w:rFonts w:ascii="inherit" w:hAnsi="inherit" w:cs="Arial"/>
          <w:color w:val="34302D"/>
        </w:rPr>
        <w:t>。要使用此机制，请将该</w:t>
      </w:r>
      <w:r>
        <w:rPr>
          <w:rStyle w:val="HTML"/>
          <w:rFonts w:ascii="Consolas" w:hAnsi="Consolas"/>
          <w:color w:val="34302D"/>
          <w:sz w:val="23"/>
          <w:szCs w:val="23"/>
          <w:shd w:val="clear" w:color="auto" w:fill="F7F7F8"/>
        </w:rPr>
        <w:t>class</w:t>
      </w:r>
      <w:r>
        <w:rPr>
          <w:rFonts w:ascii="inherit" w:hAnsi="inherit" w:cs="Arial"/>
          <w:color w:val="34302D"/>
        </w:rPr>
        <w:t>属性保留为空，并在</w:t>
      </w:r>
      <w:r>
        <w:rPr>
          <w:rStyle w:val="HTML"/>
          <w:rFonts w:ascii="Consolas" w:hAnsi="Consolas"/>
          <w:color w:val="34302D"/>
          <w:sz w:val="23"/>
          <w:szCs w:val="23"/>
          <w:shd w:val="clear" w:color="auto" w:fill="F7F7F8"/>
        </w:rPr>
        <w:t>factory-bean</w:t>
      </w:r>
      <w:r>
        <w:rPr>
          <w:rFonts w:ascii="inherit" w:hAnsi="inherit" w:cs="Arial"/>
          <w:color w:val="34302D"/>
        </w:rPr>
        <w:t>属性中指定当前（或父或祖先）容器中</w:t>
      </w:r>
      <w:r>
        <w:rPr>
          <w:rFonts w:ascii="inherit" w:hAnsi="inherit" w:cs="Arial"/>
          <w:color w:val="34302D"/>
        </w:rPr>
        <w:t>bean</w:t>
      </w:r>
      <w:r>
        <w:rPr>
          <w:rFonts w:ascii="inherit" w:hAnsi="inherit" w:cs="Arial"/>
          <w:color w:val="34302D"/>
        </w:rPr>
        <w:t>的名称，该容器包含要调用以创建对象的实例方法。使用</w:t>
      </w:r>
      <w:r>
        <w:rPr>
          <w:rStyle w:val="HTML"/>
          <w:rFonts w:ascii="Consolas" w:hAnsi="Consolas"/>
          <w:color w:val="34302D"/>
          <w:sz w:val="23"/>
          <w:szCs w:val="23"/>
          <w:shd w:val="clear" w:color="auto" w:fill="F7F7F8"/>
        </w:rPr>
        <w:t>factory-method</w:t>
      </w:r>
      <w:r>
        <w:rPr>
          <w:rFonts w:ascii="inherit" w:hAnsi="inherit" w:cs="Arial"/>
          <w:color w:val="34302D"/>
        </w:rPr>
        <w:t>属性设置工厂方法本身的名称。以下示例显示如何配置此类</w:t>
      </w:r>
      <w:r>
        <w:rPr>
          <w:rFonts w:ascii="inherit" w:hAnsi="inherit" w:cs="Arial"/>
          <w:color w:val="34302D"/>
        </w:rPr>
        <w:t>bean</w:t>
      </w:r>
      <w:r>
        <w:rPr>
          <w:rFonts w:ascii="inherit" w:hAnsi="inherit" w:cs="Arial"/>
          <w:color w:val="34302D"/>
        </w:rPr>
        <w:t>：</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84"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i/>
          <w:iCs/>
          <w:color w:val="999988"/>
          <w:kern w:val="0"/>
          <w:sz w:val="18"/>
          <w:szCs w:val="18"/>
          <w:rPrChange w:id="1285" w:author="zhang alex" w:date="2019-07-28T18:45:00Z">
            <w:rPr>
              <w:rFonts w:ascii="Consolas" w:eastAsia="宋体" w:hAnsi="Consolas" w:cs="宋体"/>
              <w:i/>
              <w:iCs/>
              <w:color w:val="999988"/>
              <w:kern w:val="0"/>
              <w:sz w:val="24"/>
              <w:szCs w:val="24"/>
            </w:rPr>
          </w:rPrChange>
        </w:rPr>
        <w:t>&lt;!-- the factory bean, which contains a method called createInstance() --&gt;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86"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008080"/>
          <w:kern w:val="0"/>
          <w:sz w:val="18"/>
          <w:szCs w:val="18"/>
          <w:rPrChange w:id="1287" w:author="zhang alex" w:date="2019-07-28T18:45:00Z">
            <w:rPr>
              <w:rFonts w:ascii="Consolas" w:eastAsia="宋体" w:hAnsi="Consolas" w:cs="宋体"/>
              <w:color w:val="008080"/>
              <w:kern w:val="0"/>
              <w:sz w:val="24"/>
              <w:szCs w:val="24"/>
            </w:rPr>
          </w:rPrChange>
        </w:rPr>
        <w:t>&lt;bean</w:t>
      </w:r>
      <w:r w:rsidRPr="006E4494">
        <w:rPr>
          <w:rFonts w:ascii="Consolas" w:eastAsia="宋体" w:hAnsi="Consolas" w:cs="宋体"/>
          <w:color w:val="34302D"/>
          <w:kern w:val="0"/>
          <w:sz w:val="18"/>
          <w:szCs w:val="18"/>
          <w:rPrChange w:id="1288"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289" w:author="zhang alex" w:date="2019-07-28T18:45:00Z">
            <w:rPr>
              <w:rFonts w:ascii="Consolas" w:eastAsia="宋体" w:hAnsi="Consolas" w:cs="宋体"/>
              <w:color w:val="000080"/>
              <w:kern w:val="0"/>
              <w:sz w:val="24"/>
              <w:szCs w:val="24"/>
            </w:rPr>
          </w:rPrChange>
        </w:rPr>
        <w:t>id</w:t>
      </w:r>
      <w:r w:rsidRPr="006E4494">
        <w:rPr>
          <w:rFonts w:ascii="Consolas" w:eastAsia="宋体" w:hAnsi="Consolas" w:cs="宋体"/>
          <w:color w:val="34302D"/>
          <w:kern w:val="0"/>
          <w:sz w:val="18"/>
          <w:szCs w:val="18"/>
          <w:rPrChange w:id="1290"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291" w:author="zhang alex" w:date="2019-07-28T18:45:00Z">
            <w:rPr>
              <w:rFonts w:ascii="Consolas" w:eastAsia="宋体" w:hAnsi="Consolas" w:cs="宋体"/>
              <w:color w:val="DD1144"/>
              <w:kern w:val="0"/>
              <w:sz w:val="24"/>
              <w:szCs w:val="24"/>
            </w:rPr>
          </w:rPrChange>
        </w:rPr>
        <w:t>"serviceLocator"</w:t>
      </w:r>
      <w:r w:rsidRPr="006E4494">
        <w:rPr>
          <w:rFonts w:ascii="Consolas" w:eastAsia="宋体" w:hAnsi="Consolas" w:cs="宋体"/>
          <w:color w:val="34302D"/>
          <w:kern w:val="0"/>
          <w:sz w:val="18"/>
          <w:szCs w:val="18"/>
          <w:rPrChange w:id="1292"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293" w:author="zhang alex" w:date="2019-07-28T18:45:00Z">
            <w:rPr>
              <w:rFonts w:ascii="Consolas" w:eastAsia="宋体" w:hAnsi="Consolas" w:cs="宋体"/>
              <w:color w:val="000080"/>
              <w:kern w:val="0"/>
              <w:sz w:val="24"/>
              <w:szCs w:val="24"/>
            </w:rPr>
          </w:rPrChange>
        </w:rPr>
        <w:t>class</w:t>
      </w:r>
      <w:r w:rsidRPr="006E4494">
        <w:rPr>
          <w:rFonts w:ascii="Consolas" w:eastAsia="宋体" w:hAnsi="Consolas" w:cs="宋体"/>
          <w:color w:val="34302D"/>
          <w:kern w:val="0"/>
          <w:sz w:val="18"/>
          <w:szCs w:val="18"/>
          <w:rPrChange w:id="1294"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295" w:author="zhang alex" w:date="2019-07-28T18:45:00Z">
            <w:rPr>
              <w:rFonts w:ascii="Consolas" w:eastAsia="宋体" w:hAnsi="Consolas" w:cs="宋体"/>
              <w:color w:val="DD1144"/>
              <w:kern w:val="0"/>
              <w:sz w:val="24"/>
              <w:szCs w:val="24"/>
            </w:rPr>
          </w:rPrChange>
        </w:rPr>
        <w:t>"examples.DefaultServiceLocator"</w:t>
      </w:r>
      <w:r w:rsidRPr="006E4494">
        <w:rPr>
          <w:rFonts w:ascii="Consolas" w:eastAsia="宋体" w:hAnsi="Consolas" w:cs="宋体"/>
          <w:color w:val="008080"/>
          <w:kern w:val="0"/>
          <w:sz w:val="18"/>
          <w:szCs w:val="18"/>
          <w:rPrChange w:id="1296" w:author="zhang alex" w:date="2019-07-28T18:45:00Z">
            <w:rPr>
              <w:rFonts w:ascii="Consolas" w:eastAsia="宋体" w:hAnsi="Consolas" w:cs="宋体"/>
              <w:color w:val="008080"/>
              <w:kern w:val="0"/>
              <w:sz w:val="24"/>
              <w:szCs w:val="24"/>
            </w:rPr>
          </w:rPrChange>
        </w:rPr>
        <w:t>&gt;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297"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34302D"/>
          <w:kern w:val="0"/>
          <w:sz w:val="18"/>
          <w:szCs w:val="18"/>
          <w:rPrChange w:id="1298"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i/>
          <w:iCs/>
          <w:color w:val="999988"/>
          <w:kern w:val="0"/>
          <w:sz w:val="18"/>
          <w:szCs w:val="18"/>
          <w:rPrChange w:id="1299" w:author="zhang alex" w:date="2019-07-28T18:45:00Z">
            <w:rPr>
              <w:rFonts w:ascii="Consolas" w:eastAsia="宋体" w:hAnsi="Consolas" w:cs="宋体"/>
              <w:i/>
              <w:iCs/>
              <w:color w:val="999988"/>
              <w:kern w:val="0"/>
              <w:sz w:val="24"/>
              <w:szCs w:val="24"/>
            </w:rPr>
          </w:rPrChange>
        </w:rPr>
        <w:t>&lt;!-- inject any dependencies required by this locator bean --&gt;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00"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008080"/>
          <w:kern w:val="0"/>
          <w:sz w:val="18"/>
          <w:szCs w:val="18"/>
          <w:rPrChange w:id="1301" w:author="zhang alex" w:date="2019-07-28T18:45:00Z">
            <w:rPr>
              <w:rFonts w:ascii="Consolas" w:eastAsia="宋体" w:hAnsi="Consolas" w:cs="宋体"/>
              <w:color w:val="008080"/>
              <w:kern w:val="0"/>
              <w:sz w:val="24"/>
              <w:szCs w:val="24"/>
            </w:rPr>
          </w:rPrChange>
        </w:rPr>
        <w:t>&lt;/bean&gt;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02" w:author="zhang alex" w:date="2019-07-28T18:45:00Z">
            <w:rPr>
              <w:rFonts w:ascii="Consolas" w:eastAsia="宋体" w:hAnsi="Consolas" w:cs="宋体"/>
              <w:color w:val="34302D"/>
              <w:kern w:val="0"/>
              <w:sz w:val="24"/>
              <w:szCs w:val="24"/>
            </w:rPr>
          </w:rPrChange>
        </w:rPr>
      </w:pP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03"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i/>
          <w:iCs/>
          <w:color w:val="999988"/>
          <w:kern w:val="0"/>
          <w:sz w:val="18"/>
          <w:szCs w:val="18"/>
          <w:rPrChange w:id="1304" w:author="zhang alex" w:date="2019-07-28T18:45:00Z">
            <w:rPr>
              <w:rFonts w:ascii="Consolas" w:eastAsia="宋体" w:hAnsi="Consolas" w:cs="宋体"/>
              <w:i/>
              <w:iCs/>
              <w:color w:val="999988"/>
              <w:kern w:val="0"/>
              <w:sz w:val="24"/>
              <w:szCs w:val="24"/>
            </w:rPr>
          </w:rPrChange>
        </w:rPr>
        <w:lastRenderedPageBreak/>
        <w:t>&lt;!-- the bean to be created via the factory bean --&gt;</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05"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008080"/>
          <w:kern w:val="0"/>
          <w:sz w:val="18"/>
          <w:szCs w:val="18"/>
          <w:rPrChange w:id="1306" w:author="zhang alex" w:date="2019-07-28T18:45:00Z">
            <w:rPr>
              <w:rFonts w:ascii="Consolas" w:eastAsia="宋体" w:hAnsi="Consolas" w:cs="宋体"/>
              <w:color w:val="008080"/>
              <w:kern w:val="0"/>
              <w:sz w:val="24"/>
              <w:szCs w:val="24"/>
            </w:rPr>
          </w:rPrChange>
        </w:rPr>
        <w:t>&lt;bean</w:t>
      </w:r>
      <w:r w:rsidRPr="006E4494">
        <w:rPr>
          <w:rFonts w:ascii="Consolas" w:eastAsia="宋体" w:hAnsi="Consolas" w:cs="宋体"/>
          <w:color w:val="34302D"/>
          <w:kern w:val="0"/>
          <w:sz w:val="18"/>
          <w:szCs w:val="18"/>
          <w:rPrChange w:id="1307"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308" w:author="zhang alex" w:date="2019-07-28T18:45:00Z">
            <w:rPr>
              <w:rFonts w:ascii="Consolas" w:eastAsia="宋体" w:hAnsi="Consolas" w:cs="宋体"/>
              <w:color w:val="000080"/>
              <w:kern w:val="0"/>
              <w:sz w:val="24"/>
              <w:szCs w:val="24"/>
            </w:rPr>
          </w:rPrChange>
        </w:rPr>
        <w:t>id</w:t>
      </w:r>
      <w:r w:rsidRPr="006E4494">
        <w:rPr>
          <w:rFonts w:ascii="Consolas" w:eastAsia="宋体" w:hAnsi="Consolas" w:cs="宋体"/>
          <w:color w:val="34302D"/>
          <w:kern w:val="0"/>
          <w:sz w:val="18"/>
          <w:szCs w:val="18"/>
          <w:rPrChange w:id="1309"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310" w:author="zhang alex" w:date="2019-07-28T18:45:00Z">
            <w:rPr>
              <w:rFonts w:ascii="Consolas" w:eastAsia="宋体" w:hAnsi="Consolas" w:cs="宋体"/>
              <w:color w:val="DD1144"/>
              <w:kern w:val="0"/>
              <w:sz w:val="24"/>
              <w:szCs w:val="24"/>
            </w:rPr>
          </w:rPrChange>
        </w:rPr>
        <w:t>"clientService"</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11"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34302D"/>
          <w:kern w:val="0"/>
          <w:sz w:val="18"/>
          <w:szCs w:val="18"/>
          <w:rPrChange w:id="1312"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313" w:author="zhang alex" w:date="2019-07-28T18:45:00Z">
            <w:rPr>
              <w:rFonts w:ascii="Consolas" w:eastAsia="宋体" w:hAnsi="Consolas" w:cs="宋体"/>
              <w:color w:val="000080"/>
              <w:kern w:val="0"/>
              <w:sz w:val="24"/>
              <w:szCs w:val="24"/>
            </w:rPr>
          </w:rPrChange>
        </w:rPr>
        <w:t>factory-bean</w:t>
      </w:r>
      <w:r w:rsidRPr="006E4494">
        <w:rPr>
          <w:rFonts w:ascii="Consolas" w:eastAsia="宋体" w:hAnsi="Consolas" w:cs="宋体"/>
          <w:color w:val="34302D"/>
          <w:kern w:val="0"/>
          <w:sz w:val="18"/>
          <w:szCs w:val="18"/>
          <w:rPrChange w:id="1314"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315" w:author="zhang alex" w:date="2019-07-28T18:45:00Z">
            <w:rPr>
              <w:rFonts w:ascii="Consolas" w:eastAsia="宋体" w:hAnsi="Consolas" w:cs="宋体"/>
              <w:color w:val="DD1144"/>
              <w:kern w:val="0"/>
              <w:sz w:val="24"/>
              <w:szCs w:val="24"/>
            </w:rPr>
          </w:rPrChange>
        </w:rPr>
        <w:t>"serviceLocator"</w:t>
      </w:r>
    </w:p>
    <w:p w:rsidR="00BA0D5D" w:rsidRPr="006E449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16" w:author="zhang alex" w:date="2019-07-28T18:45:00Z">
            <w:rPr>
              <w:rFonts w:ascii="Consolas" w:eastAsia="宋体" w:hAnsi="Consolas" w:cs="宋体"/>
              <w:color w:val="34302D"/>
              <w:kern w:val="0"/>
              <w:sz w:val="24"/>
              <w:szCs w:val="24"/>
            </w:rPr>
          </w:rPrChange>
        </w:rPr>
      </w:pPr>
      <w:r w:rsidRPr="006E4494">
        <w:rPr>
          <w:rFonts w:ascii="Consolas" w:eastAsia="宋体" w:hAnsi="Consolas" w:cs="宋体"/>
          <w:color w:val="34302D"/>
          <w:kern w:val="0"/>
          <w:sz w:val="18"/>
          <w:szCs w:val="18"/>
          <w:rPrChange w:id="1317" w:author="zhang alex" w:date="2019-07-28T18:45:00Z">
            <w:rPr>
              <w:rFonts w:ascii="Consolas" w:eastAsia="宋体" w:hAnsi="Consolas" w:cs="宋体"/>
              <w:color w:val="34302D"/>
              <w:kern w:val="0"/>
              <w:sz w:val="24"/>
              <w:szCs w:val="24"/>
            </w:rPr>
          </w:rPrChange>
        </w:rPr>
        <w:t xml:space="preserve">    </w:t>
      </w:r>
      <w:r w:rsidRPr="006E4494">
        <w:rPr>
          <w:rFonts w:ascii="Consolas" w:eastAsia="宋体" w:hAnsi="Consolas" w:cs="宋体"/>
          <w:color w:val="000080"/>
          <w:kern w:val="0"/>
          <w:sz w:val="18"/>
          <w:szCs w:val="18"/>
          <w:rPrChange w:id="1318" w:author="zhang alex" w:date="2019-07-28T18:45:00Z">
            <w:rPr>
              <w:rFonts w:ascii="Consolas" w:eastAsia="宋体" w:hAnsi="Consolas" w:cs="宋体"/>
              <w:color w:val="000080"/>
              <w:kern w:val="0"/>
              <w:sz w:val="24"/>
              <w:szCs w:val="24"/>
            </w:rPr>
          </w:rPrChange>
        </w:rPr>
        <w:t>factory-method</w:t>
      </w:r>
      <w:r w:rsidRPr="006E4494">
        <w:rPr>
          <w:rFonts w:ascii="Consolas" w:eastAsia="宋体" w:hAnsi="Consolas" w:cs="宋体"/>
          <w:color w:val="34302D"/>
          <w:kern w:val="0"/>
          <w:sz w:val="18"/>
          <w:szCs w:val="18"/>
          <w:rPrChange w:id="1319" w:author="zhang alex" w:date="2019-07-28T18:45:00Z">
            <w:rPr>
              <w:rFonts w:ascii="Consolas" w:eastAsia="宋体" w:hAnsi="Consolas" w:cs="宋体"/>
              <w:color w:val="34302D"/>
              <w:kern w:val="0"/>
              <w:sz w:val="24"/>
              <w:szCs w:val="24"/>
            </w:rPr>
          </w:rPrChange>
        </w:rPr>
        <w:t>=</w:t>
      </w:r>
      <w:r w:rsidRPr="006E4494">
        <w:rPr>
          <w:rFonts w:ascii="Consolas" w:eastAsia="宋体" w:hAnsi="Consolas" w:cs="宋体"/>
          <w:color w:val="DD1144"/>
          <w:kern w:val="0"/>
          <w:sz w:val="18"/>
          <w:szCs w:val="18"/>
          <w:rPrChange w:id="1320" w:author="zhang alex" w:date="2019-07-28T18:45:00Z">
            <w:rPr>
              <w:rFonts w:ascii="Consolas" w:eastAsia="宋体" w:hAnsi="Consolas" w:cs="宋体"/>
              <w:color w:val="DD1144"/>
              <w:kern w:val="0"/>
              <w:sz w:val="24"/>
              <w:szCs w:val="24"/>
            </w:rPr>
          </w:rPrChange>
        </w:rPr>
        <w:t>"createClientServiceInstance"</w:t>
      </w:r>
      <w:r w:rsidRPr="006E4494">
        <w:rPr>
          <w:rFonts w:ascii="Consolas" w:eastAsia="宋体" w:hAnsi="Consolas" w:cs="宋体"/>
          <w:color w:val="008080"/>
          <w:kern w:val="0"/>
          <w:sz w:val="18"/>
          <w:szCs w:val="18"/>
          <w:rPrChange w:id="1321" w:author="zhang alex" w:date="2019-07-28T18:45: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Java class:</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Fonts w:ascii="Arial" w:hAnsi="Arial" w:cs="Arial"/>
          <w:color w:val="34302D"/>
          <w:shd w:val="clear" w:color="auto" w:fill="FFFFFF"/>
        </w:rPr>
        <w:t>Java</w:t>
      </w:r>
      <w:r>
        <w:rPr>
          <w:rFonts w:ascii="Arial" w:hAnsi="Arial" w:cs="Arial"/>
          <w:color w:val="34302D"/>
          <w:shd w:val="clear" w:color="auto" w:fill="FFFFFF"/>
        </w:rPr>
        <w:t>类：</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22"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b/>
          <w:bCs/>
          <w:color w:val="34302D"/>
          <w:kern w:val="0"/>
          <w:sz w:val="18"/>
          <w:szCs w:val="18"/>
          <w:rPrChange w:id="1323" w:author="zhang alex" w:date="2019-07-28T18:47:00Z">
            <w:rPr>
              <w:rFonts w:ascii="Consolas" w:eastAsia="宋体" w:hAnsi="Consolas" w:cs="宋体"/>
              <w:b/>
              <w:bCs/>
              <w:color w:val="34302D"/>
              <w:kern w:val="0"/>
              <w:sz w:val="24"/>
              <w:szCs w:val="24"/>
            </w:rPr>
          </w:rPrChange>
        </w:rPr>
        <w:t>public</w:t>
      </w:r>
      <w:r w:rsidRPr="00C125D7">
        <w:rPr>
          <w:rFonts w:ascii="Consolas" w:eastAsia="宋体" w:hAnsi="Consolas" w:cs="宋体"/>
          <w:color w:val="34302D"/>
          <w:kern w:val="0"/>
          <w:sz w:val="18"/>
          <w:szCs w:val="18"/>
          <w:rPrChange w:id="1324"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34302D"/>
          <w:kern w:val="0"/>
          <w:sz w:val="18"/>
          <w:szCs w:val="18"/>
          <w:rPrChange w:id="1325" w:author="zhang alex" w:date="2019-07-28T18:47:00Z">
            <w:rPr>
              <w:rFonts w:ascii="Consolas" w:eastAsia="宋体" w:hAnsi="Consolas" w:cs="宋体"/>
              <w:b/>
              <w:bCs/>
              <w:color w:val="34302D"/>
              <w:kern w:val="0"/>
              <w:sz w:val="24"/>
              <w:szCs w:val="24"/>
            </w:rPr>
          </w:rPrChange>
        </w:rPr>
        <w:t>class</w:t>
      </w:r>
      <w:r w:rsidRPr="00C125D7">
        <w:rPr>
          <w:rFonts w:ascii="Consolas" w:eastAsia="宋体" w:hAnsi="Consolas" w:cs="宋体"/>
          <w:color w:val="34302D"/>
          <w:kern w:val="0"/>
          <w:sz w:val="18"/>
          <w:szCs w:val="18"/>
          <w:rPrChange w:id="1326"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445588"/>
          <w:kern w:val="0"/>
          <w:sz w:val="18"/>
          <w:szCs w:val="18"/>
          <w:rPrChange w:id="1327" w:author="zhang alex" w:date="2019-07-28T18:47:00Z">
            <w:rPr>
              <w:rFonts w:ascii="Consolas" w:eastAsia="宋体" w:hAnsi="Consolas" w:cs="宋体"/>
              <w:b/>
              <w:bCs/>
              <w:color w:val="445588"/>
              <w:kern w:val="0"/>
              <w:sz w:val="24"/>
              <w:szCs w:val="24"/>
            </w:rPr>
          </w:rPrChange>
        </w:rPr>
        <w:t>DefaultServiceLocator</w:t>
      </w:r>
      <w:r w:rsidRPr="00C125D7">
        <w:rPr>
          <w:rFonts w:ascii="Consolas" w:eastAsia="宋体" w:hAnsi="Consolas" w:cs="宋体"/>
          <w:color w:val="34302D"/>
          <w:kern w:val="0"/>
          <w:sz w:val="18"/>
          <w:szCs w:val="18"/>
          <w:rPrChange w:id="1328" w:author="zhang alex" w:date="2019-07-28T18:47:00Z">
            <w:rPr>
              <w:rFonts w:ascii="Consolas" w:eastAsia="宋体" w:hAnsi="Consolas" w:cs="宋体"/>
              <w:color w:val="34302D"/>
              <w:kern w:val="0"/>
              <w:sz w:val="24"/>
              <w:szCs w:val="24"/>
            </w:rPr>
          </w:rPrChange>
        </w:rPr>
        <w:t xml:space="preserve"> {</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29" w:author="zhang alex" w:date="2019-07-28T18:47:00Z">
            <w:rPr>
              <w:rFonts w:ascii="Consolas" w:eastAsia="宋体" w:hAnsi="Consolas" w:cs="宋体"/>
              <w:color w:val="34302D"/>
              <w:kern w:val="0"/>
              <w:sz w:val="24"/>
              <w:szCs w:val="24"/>
            </w:rPr>
          </w:rPrChange>
        </w:rPr>
      </w:pP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30"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331"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34302D"/>
          <w:kern w:val="0"/>
          <w:sz w:val="18"/>
          <w:szCs w:val="18"/>
          <w:rPrChange w:id="1332" w:author="zhang alex" w:date="2019-07-28T18:47:00Z">
            <w:rPr>
              <w:rFonts w:ascii="Consolas" w:eastAsia="宋体" w:hAnsi="Consolas" w:cs="宋体"/>
              <w:b/>
              <w:bCs/>
              <w:color w:val="34302D"/>
              <w:kern w:val="0"/>
              <w:sz w:val="24"/>
              <w:szCs w:val="24"/>
            </w:rPr>
          </w:rPrChange>
        </w:rPr>
        <w:t>private</w:t>
      </w:r>
      <w:r w:rsidRPr="00C125D7">
        <w:rPr>
          <w:rFonts w:ascii="Consolas" w:eastAsia="宋体" w:hAnsi="Consolas" w:cs="宋体"/>
          <w:color w:val="34302D"/>
          <w:kern w:val="0"/>
          <w:sz w:val="18"/>
          <w:szCs w:val="18"/>
          <w:rPrChange w:id="1333"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34302D"/>
          <w:kern w:val="0"/>
          <w:sz w:val="18"/>
          <w:szCs w:val="18"/>
          <w:rPrChange w:id="1334" w:author="zhang alex" w:date="2019-07-28T18:47:00Z">
            <w:rPr>
              <w:rFonts w:ascii="Consolas" w:eastAsia="宋体" w:hAnsi="Consolas" w:cs="宋体"/>
              <w:b/>
              <w:bCs/>
              <w:color w:val="34302D"/>
              <w:kern w:val="0"/>
              <w:sz w:val="24"/>
              <w:szCs w:val="24"/>
            </w:rPr>
          </w:rPrChange>
        </w:rPr>
        <w:t>static</w:t>
      </w:r>
      <w:r w:rsidRPr="00C125D7">
        <w:rPr>
          <w:rFonts w:ascii="Consolas" w:eastAsia="宋体" w:hAnsi="Consolas" w:cs="宋体"/>
          <w:color w:val="34302D"/>
          <w:kern w:val="0"/>
          <w:sz w:val="18"/>
          <w:szCs w:val="18"/>
          <w:rPrChange w:id="1335" w:author="zhang alex" w:date="2019-07-28T18:47:00Z">
            <w:rPr>
              <w:rFonts w:ascii="Consolas" w:eastAsia="宋体" w:hAnsi="Consolas" w:cs="宋体"/>
              <w:color w:val="34302D"/>
              <w:kern w:val="0"/>
              <w:sz w:val="24"/>
              <w:szCs w:val="24"/>
            </w:rPr>
          </w:rPrChange>
        </w:rPr>
        <w:t xml:space="preserve"> ClientService clientService = </w:t>
      </w:r>
      <w:r w:rsidRPr="00C125D7">
        <w:rPr>
          <w:rFonts w:ascii="Consolas" w:eastAsia="宋体" w:hAnsi="Consolas" w:cs="宋体"/>
          <w:b/>
          <w:bCs/>
          <w:color w:val="000000"/>
          <w:kern w:val="0"/>
          <w:sz w:val="18"/>
          <w:szCs w:val="18"/>
          <w:rPrChange w:id="1336" w:author="zhang alex" w:date="2019-07-28T18:47:00Z">
            <w:rPr>
              <w:rFonts w:ascii="Consolas" w:eastAsia="宋体" w:hAnsi="Consolas" w:cs="宋体"/>
              <w:b/>
              <w:bCs/>
              <w:color w:val="000000"/>
              <w:kern w:val="0"/>
              <w:sz w:val="24"/>
              <w:szCs w:val="24"/>
            </w:rPr>
          </w:rPrChange>
        </w:rPr>
        <w:t>new</w:t>
      </w:r>
      <w:r w:rsidRPr="00C125D7">
        <w:rPr>
          <w:rFonts w:ascii="Consolas" w:eastAsia="宋体" w:hAnsi="Consolas" w:cs="宋体"/>
          <w:color w:val="34302D"/>
          <w:kern w:val="0"/>
          <w:sz w:val="18"/>
          <w:szCs w:val="18"/>
          <w:rPrChange w:id="1337" w:author="zhang alex" w:date="2019-07-28T18:47:00Z">
            <w:rPr>
              <w:rFonts w:ascii="Consolas" w:eastAsia="宋体" w:hAnsi="Consolas" w:cs="宋体"/>
              <w:color w:val="34302D"/>
              <w:kern w:val="0"/>
              <w:sz w:val="24"/>
              <w:szCs w:val="24"/>
            </w:rPr>
          </w:rPrChange>
        </w:rPr>
        <w:t xml:space="preserve"> ClientServiceImpl();</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38" w:author="zhang alex" w:date="2019-07-28T18:47:00Z">
            <w:rPr>
              <w:rFonts w:ascii="Consolas" w:eastAsia="宋体" w:hAnsi="Consolas" w:cs="宋体"/>
              <w:color w:val="34302D"/>
              <w:kern w:val="0"/>
              <w:sz w:val="24"/>
              <w:szCs w:val="24"/>
            </w:rPr>
          </w:rPrChange>
        </w:rPr>
      </w:pP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39"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340"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34302D"/>
          <w:kern w:val="0"/>
          <w:sz w:val="18"/>
          <w:szCs w:val="18"/>
          <w:rPrChange w:id="1341" w:author="zhang alex" w:date="2019-07-28T18:47:00Z">
            <w:rPr>
              <w:rFonts w:ascii="Consolas" w:eastAsia="宋体" w:hAnsi="Consolas" w:cs="宋体"/>
              <w:b/>
              <w:bCs/>
              <w:color w:val="34302D"/>
              <w:kern w:val="0"/>
              <w:sz w:val="24"/>
              <w:szCs w:val="24"/>
            </w:rPr>
          </w:rPrChange>
        </w:rPr>
        <w:t>public</w:t>
      </w:r>
      <w:r w:rsidRPr="00C125D7">
        <w:rPr>
          <w:rFonts w:ascii="Consolas" w:eastAsia="宋体" w:hAnsi="Consolas" w:cs="宋体"/>
          <w:color w:val="34302D"/>
          <w:kern w:val="0"/>
          <w:sz w:val="18"/>
          <w:szCs w:val="18"/>
          <w:rPrChange w:id="1342" w:author="zhang alex" w:date="2019-07-28T18:47:00Z">
            <w:rPr>
              <w:rFonts w:ascii="Consolas" w:eastAsia="宋体" w:hAnsi="Consolas" w:cs="宋体"/>
              <w:color w:val="34302D"/>
              <w:kern w:val="0"/>
              <w:sz w:val="24"/>
              <w:szCs w:val="24"/>
            </w:rPr>
          </w:rPrChange>
        </w:rPr>
        <w:t xml:space="preserve"> ClientService createClientServiceInstance() {</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43"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344" w:author="zhang alex" w:date="2019-07-28T18:47:00Z">
            <w:rPr>
              <w:rFonts w:ascii="Consolas" w:eastAsia="宋体" w:hAnsi="Consolas" w:cs="宋体"/>
              <w:color w:val="34302D"/>
              <w:kern w:val="0"/>
              <w:sz w:val="24"/>
              <w:szCs w:val="24"/>
            </w:rPr>
          </w:rPrChange>
        </w:rPr>
        <w:t xml:space="preserve">        </w:t>
      </w:r>
      <w:r w:rsidRPr="00C125D7">
        <w:rPr>
          <w:rFonts w:ascii="Consolas" w:eastAsia="宋体" w:hAnsi="Consolas" w:cs="宋体"/>
          <w:b/>
          <w:bCs/>
          <w:color w:val="000000"/>
          <w:kern w:val="0"/>
          <w:sz w:val="18"/>
          <w:szCs w:val="18"/>
          <w:rPrChange w:id="1345" w:author="zhang alex" w:date="2019-07-28T18:47:00Z">
            <w:rPr>
              <w:rFonts w:ascii="Consolas" w:eastAsia="宋体" w:hAnsi="Consolas" w:cs="宋体"/>
              <w:b/>
              <w:bCs/>
              <w:color w:val="000000"/>
              <w:kern w:val="0"/>
              <w:sz w:val="24"/>
              <w:szCs w:val="24"/>
            </w:rPr>
          </w:rPrChange>
        </w:rPr>
        <w:t>return</w:t>
      </w:r>
      <w:r w:rsidRPr="00C125D7">
        <w:rPr>
          <w:rFonts w:ascii="Consolas" w:eastAsia="宋体" w:hAnsi="Consolas" w:cs="宋体"/>
          <w:color w:val="34302D"/>
          <w:kern w:val="0"/>
          <w:sz w:val="18"/>
          <w:szCs w:val="18"/>
          <w:rPrChange w:id="1346" w:author="zhang alex" w:date="2019-07-28T18:47:00Z">
            <w:rPr>
              <w:rFonts w:ascii="Consolas" w:eastAsia="宋体" w:hAnsi="Consolas" w:cs="宋体"/>
              <w:color w:val="34302D"/>
              <w:kern w:val="0"/>
              <w:sz w:val="24"/>
              <w:szCs w:val="24"/>
            </w:rPr>
          </w:rPrChange>
        </w:rPr>
        <w:t xml:space="preserve"> clientService;</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47"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348" w:author="zhang alex" w:date="2019-07-28T18:47:00Z">
            <w:rPr>
              <w:rFonts w:ascii="Consolas" w:eastAsia="宋体" w:hAnsi="Consolas" w:cs="宋体"/>
              <w:color w:val="34302D"/>
              <w:kern w:val="0"/>
              <w:sz w:val="24"/>
              <w:szCs w:val="24"/>
            </w:rPr>
          </w:rPrChange>
        </w:rPr>
        <w:t xml:space="preserve">    }</w:t>
      </w:r>
    </w:p>
    <w:p w:rsidR="00BA0D5D" w:rsidRPr="00C125D7"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49" w:author="zhang alex" w:date="2019-07-28T18:47:00Z">
            <w:rPr>
              <w:rFonts w:ascii="Consolas" w:eastAsia="宋体" w:hAnsi="Consolas" w:cs="宋体"/>
              <w:color w:val="34302D"/>
              <w:kern w:val="0"/>
              <w:sz w:val="24"/>
              <w:szCs w:val="24"/>
            </w:rPr>
          </w:rPrChange>
        </w:rPr>
      </w:pPr>
      <w:r w:rsidRPr="00C125D7">
        <w:rPr>
          <w:rFonts w:ascii="Consolas" w:eastAsia="宋体" w:hAnsi="Consolas" w:cs="宋体"/>
          <w:color w:val="34302D"/>
          <w:kern w:val="0"/>
          <w:sz w:val="18"/>
          <w:szCs w:val="18"/>
          <w:rPrChange w:id="1350" w:author="zhang alex" w:date="2019-07-28T18:47: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factory class can also hold more than one factory method, as the following example shows:</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一个工厂类也可以包含多个工厂方法，如以下示例所示：</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51"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008080"/>
          <w:kern w:val="0"/>
          <w:sz w:val="18"/>
          <w:szCs w:val="18"/>
          <w:rPrChange w:id="1352" w:author="zhang alex" w:date="2019-07-28T18:49:00Z">
            <w:rPr>
              <w:rFonts w:ascii="Consolas" w:eastAsia="宋体" w:hAnsi="Consolas" w:cs="宋体"/>
              <w:color w:val="008080"/>
              <w:kern w:val="0"/>
              <w:sz w:val="24"/>
              <w:szCs w:val="24"/>
            </w:rPr>
          </w:rPrChange>
        </w:rPr>
        <w:t>&lt;bean</w:t>
      </w:r>
      <w:r w:rsidRPr="00E96963">
        <w:rPr>
          <w:rFonts w:ascii="Consolas" w:eastAsia="宋体" w:hAnsi="Consolas" w:cs="宋体"/>
          <w:color w:val="34302D"/>
          <w:kern w:val="0"/>
          <w:sz w:val="18"/>
          <w:szCs w:val="18"/>
          <w:rPrChange w:id="1353"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54" w:author="zhang alex" w:date="2019-07-28T18:49:00Z">
            <w:rPr>
              <w:rFonts w:ascii="Consolas" w:eastAsia="宋体" w:hAnsi="Consolas" w:cs="宋体"/>
              <w:color w:val="000080"/>
              <w:kern w:val="0"/>
              <w:sz w:val="24"/>
              <w:szCs w:val="24"/>
            </w:rPr>
          </w:rPrChange>
        </w:rPr>
        <w:t>id</w:t>
      </w:r>
      <w:r w:rsidRPr="00E96963">
        <w:rPr>
          <w:rFonts w:ascii="Consolas" w:eastAsia="宋体" w:hAnsi="Consolas" w:cs="宋体"/>
          <w:color w:val="34302D"/>
          <w:kern w:val="0"/>
          <w:sz w:val="18"/>
          <w:szCs w:val="18"/>
          <w:rPrChange w:id="1355"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356" w:author="zhang alex" w:date="2019-07-28T18:49:00Z">
            <w:rPr>
              <w:rFonts w:ascii="Consolas" w:eastAsia="宋体" w:hAnsi="Consolas" w:cs="宋体"/>
              <w:color w:val="DD1144"/>
              <w:kern w:val="0"/>
              <w:sz w:val="24"/>
              <w:szCs w:val="24"/>
            </w:rPr>
          </w:rPrChange>
        </w:rPr>
        <w:t>"serviceLocator"</w:t>
      </w:r>
      <w:r w:rsidRPr="00E96963">
        <w:rPr>
          <w:rFonts w:ascii="Consolas" w:eastAsia="宋体" w:hAnsi="Consolas" w:cs="宋体"/>
          <w:color w:val="34302D"/>
          <w:kern w:val="0"/>
          <w:sz w:val="18"/>
          <w:szCs w:val="18"/>
          <w:rPrChange w:id="1357"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58" w:author="zhang alex" w:date="2019-07-28T18:49:00Z">
            <w:rPr>
              <w:rFonts w:ascii="Consolas" w:eastAsia="宋体" w:hAnsi="Consolas" w:cs="宋体"/>
              <w:color w:val="000080"/>
              <w:kern w:val="0"/>
              <w:sz w:val="24"/>
              <w:szCs w:val="24"/>
            </w:rPr>
          </w:rPrChange>
        </w:rPr>
        <w:t>class</w:t>
      </w:r>
      <w:r w:rsidRPr="00E96963">
        <w:rPr>
          <w:rFonts w:ascii="Consolas" w:eastAsia="宋体" w:hAnsi="Consolas" w:cs="宋体"/>
          <w:color w:val="34302D"/>
          <w:kern w:val="0"/>
          <w:sz w:val="18"/>
          <w:szCs w:val="18"/>
          <w:rPrChange w:id="1359"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360" w:author="zhang alex" w:date="2019-07-28T18:49:00Z">
            <w:rPr>
              <w:rFonts w:ascii="Consolas" w:eastAsia="宋体" w:hAnsi="Consolas" w:cs="宋体"/>
              <w:color w:val="DD1144"/>
              <w:kern w:val="0"/>
              <w:sz w:val="24"/>
              <w:szCs w:val="24"/>
            </w:rPr>
          </w:rPrChange>
        </w:rPr>
        <w:t>"examples.DefaultServiceLocator"</w:t>
      </w:r>
      <w:r w:rsidRPr="00E96963">
        <w:rPr>
          <w:rFonts w:ascii="Consolas" w:eastAsia="宋体" w:hAnsi="Consolas" w:cs="宋体"/>
          <w:color w:val="008080"/>
          <w:kern w:val="0"/>
          <w:sz w:val="18"/>
          <w:szCs w:val="18"/>
          <w:rPrChange w:id="1361" w:author="zhang alex" w:date="2019-07-28T18:49:00Z">
            <w:rPr>
              <w:rFonts w:ascii="Consolas" w:eastAsia="宋体" w:hAnsi="Consolas" w:cs="宋体"/>
              <w:color w:val="008080"/>
              <w:kern w:val="0"/>
              <w:sz w:val="24"/>
              <w:szCs w:val="24"/>
            </w:rPr>
          </w:rPrChange>
        </w:rPr>
        <w:t>&gt;</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62"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63"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i/>
          <w:iCs/>
          <w:color w:val="999988"/>
          <w:kern w:val="0"/>
          <w:sz w:val="18"/>
          <w:szCs w:val="18"/>
          <w:rPrChange w:id="1364" w:author="zhang alex" w:date="2019-07-28T18:49:00Z">
            <w:rPr>
              <w:rFonts w:ascii="Consolas" w:eastAsia="宋体" w:hAnsi="Consolas" w:cs="宋体"/>
              <w:i/>
              <w:iCs/>
              <w:color w:val="999988"/>
              <w:kern w:val="0"/>
              <w:sz w:val="24"/>
              <w:szCs w:val="24"/>
            </w:rPr>
          </w:rPrChange>
        </w:rPr>
        <w:t>&lt;!-- inject any dependencies required by this locator bean --&gt;</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65"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008080"/>
          <w:kern w:val="0"/>
          <w:sz w:val="18"/>
          <w:szCs w:val="18"/>
          <w:rPrChange w:id="1366" w:author="zhang alex" w:date="2019-07-28T18:49:00Z">
            <w:rPr>
              <w:rFonts w:ascii="Consolas" w:eastAsia="宋体" w:hAnsi="Consolas" w:cs="宋体"/>
              <w:color w:val="008080"/>
              <w:kern w:val="0"/>
              <w:sz w:val="24"/>
              <w:szCs w:val="24"/>
            </w:rPr>
          </w:rPrChange>
        </w:rPr>
        <w:t>&lt;/bean&gt;</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67" w:author="zhang alex" w:date="2019-07-28T18:49: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68"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008080"/>
          <w:kern w:val="0"/>
          <w:sz w:val="18"/>
          <w:szCs w:val="18"/>
          <w:rPrChange w:id="1369" w:author="zhang alex" w:date="2019-07-28T18:49:00Z">
            <w:rPr>
              <w:rFonts w:ascii="Consolas" w:eastAsia="宋体" w:hAnsi="Consolas" w:cs="宋体"/>
              <w:color w:val="008080"/>
              <w:kern w:val="0"/>
              <w:sz w:val="24"/>
              <w:szCs w:val="24"/>
            </w:rPr>
          </w:rPrChange>
        </w:rPr>
        <w:t>&lt;bean</w:t>
      </w:r>
      <w:r w:rsidRPr="00E96963">
        <w:rPr>
          <w:rFonts w:ascii="Consolas" w:eastAsia="宋体" w:hAnsi="Consolas" w:cs="宋体"/>
          <w:color w:val="34302D"/>
          <w:kern w:val="0"/>
          <w:sz w:val="18"/>
          <w:szCs w:val="18"/>
          <w:rPrChange w:id="1370"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71" w:author="zhang alex" w:date="2019-07-28T18:49:00Z">
            <w:rPr>
              <w:rFonts w:ascii="Consolas" w:eastAsia="宋体" w:hAnsi="Consolas" w:cs="宋体"/>
              <w:color w:val="000080"/>
              <w:kern w:val="0"/>
              <w:sz w:val="24"/>
              <w:szCs w:val="24"/>
            </w:rPr>
          </w:rPrChange>
        </w:rPr>
        <w:t>id</w:t>
      </w:r>
      <w:r w:rsidRPr="00E96963">
        <w:rPr>
          <w:rFonts w:ascii="Consolas" w:eastAsia="宋体" w:hAnsi="Consolas" w:cs="宋体"/>
          <w:color w:val="34302D"/>
          <w:kern w:val="0"/>
          <w:sz w:val="18"/>
          <w:szCs w:val="18"/>
          <w:rPrChange w:id="1372"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373" w:author="zhang alex" w:date="2019-07-28T18:49:00Z">
            <w:rPr>
              <w:rFonts w:ascii="Consolas" w:eastAsia="宋体" w:hAnsi="Consolas" w:cs="宋体"/>
              <w:color w:val="DD1144"/>
              <w:kern w:val="0"/>
              <w:sz w:val="24"/>
              <w:szCs w:val="24"/>
            </w:rPr>
          </w:rPrChange>
        </w:rPr>
        <w:t>"clientService"</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74"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75"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76" w:author="zhang alex" w:date="2019-07-28T18:49:00Z">
            <w:rPr>
              <w:rFonts w:ascii="Consolas" w:eastAsia="宋体" w:hAnsi="Consolas" w:cs="宋体"/>
              <w:color w:val="000080"/>
              <w:kern w:val="0"/>
              <w:sz w:val="24"/>
              <w:szCs w:val="24"/>
            </w:rPr>
          </w:rPrChange>
        </w:rPr>
        <w:t>factory-bean</w:t>
      </w:r>
      <w:r w:rsidRPr="00E96963">
        <w:rPr>
          <w:rFonts w:ascii="Consolas" w:eastAsia="宋体" w:hAnsi="Consolas" w:cs="宋体"/>
          <w:color w:val="34302D"/>
          <w:kern w:val="0"/>
          <w:sz w:val="18"/>
          <w:szCs w:val="18"/>
          <w:rPrChange w:id="1377"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378" w:author="zhang alex" w:date="2019-07-28T18:49:00Z">
            <w:rPr>
              <w:rFonts w:ascii="Consolas" w:eastAsia="宋体" w:hAnsi="Consolas" w:cs="宋体"/>
              <w:color w:val="DD1144"/>
              <w:kern w:val="0"/>
              <w:sz w:val="24"/>
              <w:szCs w:val="24"/>
            </w:rPr>
          </w:rPrChange>
        </w:rPr>
        <w:t>"serviceLocator"</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79"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80"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81" w:author="zhang alex" w:date="2019-07-28T18:49:00Z">
            <w:rPr>
              <w:rFonts w:ascii="Consolas" w:eastAsia="宋体" w:hAnsi="Consolas" w:cs="宋体"/>
              <w:color w:val="000080"/>
              <w:kern w:val="0"/>
              <w:sz w:val="24"/>
              <w:szCs w:val="24"/>
            </w:rPr>
          </w:rPrChange>
        </w:rPr>
        <w:t>factory-method</w:t>
      </w:r>
      <w:r w:rsidRPr="00E96963">
        <w:rPr>
          <w:rFonts w:ascii="Consolas" w:eastAsia="宋体" w:hAnsi="Consolas" w:cs="宋体"/>
          <w:color w:val="34302D"/>
          <w:kern w:val="0"/>
          <w:sz w:val="18"/>
          <w:szCs w:val="18"/>
          <w:rPrChange w:id="1382"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383" w:author="zhang alex" w:date="2019-07-28T18:49:00Z">
            <w:rPr>
              <w:rFonts w:ascii="Consolas" w:eastAsia="宋体" w:hAnsi="Consolas" w:cs="宋体"/>
              <w:color w:val="DD1144"/>
              <w:kern w:val="0"/>
              <w:sz w:val="24"/>
              <w:szCs w:val="24"/>
            </w:rPr>
          </w:rPrChange>
        </w:rPr>
        <w:t>"createClientServiceInstance"</w:t>
      </w:r>
      <w:r w:rsidRPr="00E96963">
        <w:rPr>
          <w:rFonts w:ascii="Consolas" w:eastAsia="宋体" w:hAnsi="Consolas" w:cs="宋体"/>
          <w:color w:val="008080"/>
          <w:kern w:val="0"/>
          <w:sz w:val="18"/>
          <w:szCs w:val="18"/>
          <w:rPrChange w:id="1384" w:author="zhang alex" w:date="2019-07-28T18:49:00Z">
            <w:rPr>
              <w:rFonts w:ascii="Consolas" w:eastAsia="宋体" w:hAnsi="Consolas" w:cs="宋体"/>
              <w:color w:val="008080"/>
              <w:kern w:val="0"/>
              <w:sz w:val="24"/>
              <w:szCs w:val="24"/>
            </w:rPr>
          </w:rPrChange>
        </w:rPr>
        <w:t>/&gt;</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85" w:author="zhang alex" w:date="2019-07-28T18:49: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86"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008080"/>
          <w:kern w:val="0"/>
          <w:sz w:val="18"/>
          <w:szCs w:val="18"/>
          <w:rPrChange w:id="1387" w:author="zhang alex" w:date="2019-07-28T18:49:00Z">
            <w:rPr>
              <w:rFonts w:ascii="Consolas" w:eastAsia="宋体" w:hAnsi="Consolas" w:cs="宋体"/>
              <w:color w:val="008080"/>
              <w:kern w:val="0"/>
              <w:sz w:val="24"/>
              <w:szCs w:val="24"/>
            </w:rPr>
          </w:rPrChange>
        </w:rPr>
        <w:t>&lt;bean</w:t>
      </w:r>
      <w:r w:rsidRPr="00E96963">
        <w:rPr>
          <w:rFonts w:ascii="Consolas" w:eastAsia="宋体" w:hAnsi="Consolas" w:cs="宋体"/>
          <w:color w:val="34302D"/>
          <w:kern w:val="0"/>
          <w:sz w:val="18"/>
          <w:szCs w:val="18"/>
          <w:rPrChange w:id="1388"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89" w:author="zhang alex" w:date="2019-07-28T18:49:00Z">
            <w:rPr>
              <w:rFonts w:ascii="Consolas" w:eastAsia="宋体" w:hAnsi="Consolas" w:cs="宋体"/>
              <w:color w:val="000080"/>
              <w:kern w:val="0"/>
              <w:sz w:val="24"/>
              <w:szCs w:val="24"/>
            </w:rPr>
          </w:rPrChange>
        </w:rPr>
        <w:t>id</w:t>
      </w:r>
      <w:r w:rsidRPr="00E96963">
        <w:rPr>
          <w:rFonts w:ascii="Consolas" w:eastAsia="宋体" w:hAnsi="Consolas" w:cs="宋体"/>
          <w:color w:val="34302D"/>
          <w:kern w:val="0"/>
          <w:sz w:val="18"/>
          <w:szCs w:val="18"/>
          <w:rPrChange w:id="1390"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391" w:author="zhang alex" w:date="2019-07-28T18:49:00Z">
            <w:rPr>
              <w:rFonts w:ascii="Consolas" w:eastAsia="宋体" w:hAnsi="Consolas" w:cs="宋体"/>
              <w:color w:val="DD1144"/>
              <w:kern w:val="0"/>
              <w:sz w:val="24"/>
              <w:szCs w:val="24"/>
            </w:rPr>
          </w:rPrChange>
        </w:rPr>
        <w:t>"accountService"</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92"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93"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94" w:author="zhang alex" w:date="2019-07-28T18:49:00Z">
            <w:rPr>
              <w:rFonts w:ascii="Consolas" w:eastAsia="宋体" w:hAnsi="Consolas" w:cs="宋体"/>
              <w:color w:val="000080"/>
              <w:kern w:val="0"/>
              <w:sz w:val="24"/>
              <w:szCs w:val="24"/>
            </w:rPr>
          </w:rPrChange>
        </w:rPr>
        <w:t>factory-bean</w:t>
      </w:r>
      <w:r w:rsidRPr="00E96963">
        <w:rPr>
          <w:rFonts w:ascii="Consolas" w:eastAsia="宋体" w:hAnsi="Consolas" w:cs="宋体"/>
          <w:color w:val="34302D"/>
          <w:kern w:val="0"/>
          <w:sz w:val="18"/>
          <w:szCs w:val="18"/>
          <w:rPrChange w:id="1395"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396" w:author="zhang alex" w:date="2019-07-28T18:49:00Z">
            <w:rPr>
              <w:rFonts w:ascii="Consolas" w:eastAsia="宋体" w:hAnsi="Consolas" w:cs="宋体"/>
              <w:color w:val="DD1144"/>
              <w:kern w:val="0"/>
              <w:sz w:val="24"/>
              <w:szCs w:val="24"/>
            </w:rPr>
          </w:rPrChange>
        </w:rPr>
        <w:t>"serviceLocator"</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397" w:author="zhang alex" w:date="2019-07-28T18:49: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398" w:author="zhang alex" w:date="2019-07-28T18:49:00Z">
            <w:rPr>
              <w:rFonts w:ascii="Consolas" w:eastAsia="宋体" w:hAnsi="Consolas" w:cs="宋体"/>
              <w:color w:val="34302D"/>
              <w:kern w:val="0"/>
              <w:sz w:val="24"/>
              <w:szCs w:val="24"/>
            </w:rPr>
          </w:rPrChange>
        </w:rPr>
        <w:t xml:space="preserve">    </w:t>
      </w:r>
      <w:r w:rsidRPr="00E96963">
        <w:rPr>
          <w:rFonts w:ascii="Consolas" w:eastAsia="宋体" w:hAnsi="Consolas" w:cs="宋体"/>
          <w:color w:val="000080"/>
          <w:kern w:val="0"/>
          <w:sz w:val="18"/>
          <w:szCs w:val="18"/>
          <w:rPrChange w:id="1399" w:author="zhang alex" w:date="2019-07-28T18:49:00Z">
            <w:rPr>
              <w:rFonts w:ascii="Consolas" w:eastAsia="宋体" w:hAnsi="Consolas" w:cs="宋体"/>
              <w:color w:val="000080"/>
              <w:kern w:val="0"/>
              <w:sz w:val="24"/>
              <w:szCs w:val="24"/>
            </w:rPr>
          </w:rPrChange>
        </w:rPr>
        <w:t>factory-method</w:t>
      </w:r>
      <w:r w:rsidRPr="00E96963">
        <w:rPr>
          <w:rFonts w:ascii="Consolas" w:eastAsia="宋体" w:hAnsi="Consolas" w:cs="宋体"/>
          <w:color w:val="34302D"/>
          <w:kern w:val="0"/>
          <w:sz w:val="18"/>
          <w:szCs w:val="18"/>
          <w:rPrChange w:id="1400" w:author="zhang alex" w:date="2019-07-28T18:49:00Z">
            <w:rPr>
              <w:rFonts w:ascii="Consolas" w:eastAsia="宋体" w:hAnsi="Consolas" w:cs="宋体"/>
              <w:color w:val="34302D"/>
              <w:kern w:val="0"/>
              <w:sz w:val="24"/>
              <w:szCs w:val="24"/>
            </w:rPr>
          </w:rPrChange>
        </w:rPr>
        <w:t>=</w:t>
      </w:r>
      <w:r w:rsidRPr="00E96963">
        <w:rPr>
          <w:rFonts w:ascii="Consolas" w:eastAsia="宋体" w:hAnsi="Consolas" w:cs="宋体"/>
          <w:color w:val="DD1144"/>
          <w:kern w:val="0"/>
          <w:sz w:val="18"/>
          <w:szCs w:val="18"/>
          <w:rPrChange w:id="1401" w:author="zhang alex" w:date="2019-07-28T18:49:00Z">
            <w:rPr>
              <w:rFonts w:ascii="Consolas" w:eastAsia="宋体" w:hAnsi="Consolas" w:cs="宋体"/>
              <w:color w:val="DD1144"/>
              <w:kern w:val="0"/>
              <w:sz w:val="24"/>
              <w:szCs w:val="24"/>
            </w:rPr>
          </w:rPrChange>
        </w:rPr>
        <w:t>"createAccountServiceInstance"</w:t>
      </w:r>
      <w:r w:rsidRPr="00E96963">
        <w:rPr>
          <w:rFonts w:ascii="Consolas" w:eastAsia="宋体" w:hAnsi="Consolas" w:cs="宋体"/>
          <w:color w:val="008080"/>
          <w:kern w:val="0"/>
          <w:sz w:val="18"/>
          <w:szCs w:val="18"/>
          <w:rPrChange w:id="1402" w:author="zhang alex" w:date="2019-07-28T18:49: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Java class:</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Fonts w:ascii="Arial" w:hAnsi="Arial" w:cs="Arial"/>
          <w:color w:val="34302D"/>
          <w:shd w:val="clear" w:color="auto" w:fill="FFFFFF"/>
        </w:rPr>
        <w:t>Java</w:t>
      </w:r>
      <w:r>
        <w:rPr>
          <w:rFonts w:ascii="Arial" w:hAnsi="Arial" w:cs="Arial"/>
          <w:color w:val="34302D"/>
          <w:shd w:val="clear" w:color="auto" w:fill="FFFFFF"/>
        </w:rPr>
        <w:t>类：</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03"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b/>
          <w:bCs/>
          <w:color w:val="34302D"/>
          <w:kern w:val="0"/>
          <w:sz w:val="18"/>
          <w:szCs w:val="18"/>
          <w:rPrChange w:id="1404" w:author="zhang alex" w:date="2019-07-28T18:50:00Z">
            <w:rPr>
              <w:rFonts w:ascii="Consolas" w:eastAsia="宋体" w:hAnsi="Consolas" w:cs="宋体"/>
              <w:b/>
              <w:bCs/>
              <w:color w:val="34302D"/>
              <w:kern w:val="0"/>
              <w:sz w:val="24"/>
              <w:szCs w:val="24"/>
            </w:rPr>
          </w:rPrChange>
        </w:rPr>
        <w:t>public</w:t>
      </w:r>
      <w:r w:rsidRPr="00E96963">
        <w:rPr>
          <w:rFonts w:ascii="Consolas" w:eastAsia="宋体" w:hAnsi="Consolas" w:cs="宋体"/>
          <w:color w:val="34302D"/>
          <w:kern w:val="0"/>
          <w:sz w:val="18"/>
          <w:szCs w:val="18"/>
          <w:rPrChange w:id="1405"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406" w:author="zhang alex" w:date="2019-07-28T18:50:00Z">
            <w:rPr>
              <w:rFonts w:ascii="Consolas" w:eastAsia="宋体" w:hAnsi="Consolas" w:cs="宋体"/>
              <w:b/>
              <w:bCs/>
              <w:color w:val="34302D"/>
              <w:kern w:val="0"/>
              <w:sz w:val="24"/>
              <w:szCs w:val="24"/>
            </w:rPr>
          </w:rPrChange>
        </w:rPr>
        <w:t>class</w:t>
      </w:r>
      <w:r w:rsidRPr="00E96963">
        <w:rPr>
          <w:rFonts w:ascii="Consolas" w:eastAsia="宋体" w:hAnsi="Consolas" w:cs="宋体"/>
          <w:color w:val="34302D"/>
          <w:kern w:val="0"/>
          <w:sz w:val="18"/>
          <w:szCs w:val="18"/>
          <w:rPrChange w:id="1407"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445588"/>
          <w:kern w:val="0"/>
          <w:sz w:val="18"/>
          <w:szCs w:val="18"/>
          <w:rPrChange w:id="1408" w:author="zhang alex" w:date="2019-07-28T18:50:00Z">
            <w:rPr>
              <w:rFonts w:ascii="Consolas" w:eastAsia="宋体" w:hAnsi="Consolas" w:cs="宋体"/>
              <w:b/>
              <w:bCs/>
              <w:color w:val="445588"/>
              <w:kern w:val="0"/>
              <w:sz w:val="24"/>
              <w:szCs w:val="24"/>
            </w:rPr>
          </w:rPrChange>
        </w:rPr>
        <w:t>DefaultServiceLocator</w:t>
      </w:r>
      <w:r w:rsidRPr="00E96963">
        <w:rPr>
          <w:rFonts w:ascii="Consolas" w:eastAsia="宋体" w:hAnsi="Consolas" w:cs="宋体"/>
          <w:color w:val="34302D"/>
          <w:kern w:val="0"/>
          <w:sz w:val="18"/>
          <w:szCs w:val="18"/>
          <w:rPrChange w:id="1409" w:author="zhang alex" w:date="2019-07-28T18:50:00Z">
            <w:rPr>
              <w:rFonts w:ascii="Consolas" w:eastAsia="宋体" w:hAnsi="Consolas" w:cs="宋体"/>
              <w:color w:val="34302D"/>
              <w:kern w:val="0"/>
              <w:sz w:val="24"/>
              <w:szCs w:val="24"/>
            </w:rPr>
          </w:rPrChange>
        </w:rPr>
        <w:t xml:space="preserv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10" w:author="zhang alex" w:date="2019-07-28T18:50: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11"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412"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413" w:author="zhang alex" w:date="2019-07-28T18:50:00Z">
            <w:rPr>
              <w:rFonts w:ascii="Consolas" w:eastAsia="宋体" w:hAnsi="Consolas" w:cs="宋体"/>
              <w:b/>
              <w:bCs/>
              <w:color w:val="34302D"/>
              <w:kern w:val="0"/>
              <w:sz w:val="24"/>
              <w:szCs w:val="24"/>
            </w:rPr>
          </w:rPrChange>
        </w:rPr>
        <w:t>private</w:t>
      </w:r>
      <w:r w:rsidRPr="00E96963">
        <w:rPr>
          <w:rFonts w:ascii="Consolas" w:eastAsia="宋体" w:hAnsi="Consolas" w:cs="宋体"/>
          <w:color w:val="34302D"/>
          <w:kern w:val="0"/>
          <w:sz w:val="18"/>
          <w:szCs w:val="18"/>
          <w:rPrChange w:id="1414"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415" w:author="zhang alex" w:date="2019-07-28T18:50:00Z">
            <w:rPr>
              <w:rFonts w:ascii="Consolas" w:eastAsia="宋体" w:hAnsi="Consolas" w:cs="宋体"/>
              <w:b/>
              <w:bCs/>
              <w:color w:val="34302D"/>
              <w:kern w:val="0"/>
              <w:sz w:val="24"/>
              <w:szCs w:val="24"/>
            </w:rPr>
          </w:rPrChange>
        </w:rPr>
        <w:t>static</w:t>
      </w:r>
      <w:r w:rsidRPr="00E96963">
        <w:rPr>
          <w:rFonts w:ascii="Consolas" w:eastAsia="宋体" w:hAnsi="Consolas" w:cs="宋体"/>
          <w:color w:val="34302D"/>
          <w:kern w:val="0"/>
          <w:sz w:val="18"/>
          <w:szCs w:val="18"/>
          <w:rPrChange w:id="1416" w:author="zhang alex" w:date="2019-07-28T18:50:00Z">
            <w:rPr>
              <w:rFonts w:ascii="Consolas" w:eastAsia="宋体" w:hAnsi="Consolas" w:cs="宋体"/>
              <w:color w:val="34302D"/>
              <w:kern w:val="0"/>
              <w:sz w:val="24"/>
              <w:szCs w:val="24"/>
            </w:rPr>
          </w:rPrChange>
        </w:rPr>
        <w:t xml:space="preserve"> ClientService clientService = </w:t>
      </w:r>
      <w:r w:rsidRPr="00E96963">
        <w:rPr>
          <w:rFonts w:ascii="Consolas" w:eastAsia="宋体" w:hAnsi="Consolas" w:cs="宋体"/>
          <w:b/>
          <w:bCs/>
          <w:color w:val="000000"/>
          <w:kern w:val="0"/>
          <w:sz w:val="18"/>
          <w:szCs w:val="18"/>
          <w:rPrChange w:id="1417" w:author="zhang alex" w:date="2019-07-28T18:50:00Z">
            <w:rPr>
              <w:rFonts w:ascii="Consolas" w:eastAsia="宋体" w:hAnsi="Consolas" w:cs="宋体"/>
              <w:b/>
              <w:bCs/>
              <w:color w:val="000000"/>
              <w:kern w:val="0"/>
              <w:sz w:val="24"/>
              <w:szCs w:val="24"/>
            </w:rPr>
          </w:rPrChange>
        </w:rPr>
        <w:t>new</w:t>
      </w:r>
      <w:r w:rsidRPr="00E96963">
        <w:rPr>
          <w:rFonts w:ascii="Consolas" w:eastAsia="宋体" w:hAnsi="Consolas" w:cs="宋体"/>
          <w:color w:val="34302D"/>
          <w:kern w:val="0"/>
          <w:sz w:val="18"/>
          <w:szCs w:val="18"/>
          <w:rPrChange w:id="1418" w:author="zhang alex" w:date="2019-07-28T18:50:00Z">
            <w:rPr>
              <w:rFonts w:ascii="Consolas" w:eastAsia="宋体" w:hAnsi="Consolas" w:cs="宋体"/>
              <w:color w:val="34302D"/>
              <w:kern w:val="0"/>
              <w:sz w:val="24"/>
              <w:szCs w:val="24"/>
            </w:rPr>
          </w:rPrChange>
        </w:rPr>
        <w:t xml:space="preserve"> ClientServiceImpl();</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19" w:author="zhang alex" w:date="2019-07-28T18:50: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20"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421"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422" w:author="zhang alex" w:date="2019-07-28T18:50:00Z">
            <w:rPr>
              <w:rFonts w:ascii="Consolas" w:eastAsia="宋体" w:hAnsi="Consolas" w:cs="宋体"/>
              <w:b/>
              <w:bCs/>
              <w:color w:val="34302D"/>
              <w:kern w:val="0"/>
              <w:sz w:val="24"/>
              <w:szCs w:val="24"/>
            </w:rPr>
          </w:rPrChange>
        </w:rPr>
        <w:t>private</w:t>
      </w:r>
      <w:r w:rsidRPr="00E96963">
        <w:rPr>
          <w:rFonts w:ascii="Consolas" w:eastAsia="宋体" w:hAnsi="Consolas" w:cs="宋体"/>
          <w:color w:val="34302D"/>
          <w:kern w:val="0"/>
          <w:sz w:val="18"/>
          <w:szCs w:val="18"/>
          <w:rPrChange w:id="1423"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424" w:author="zhang alex" w:date="2019-07-28T18:50:00Z">
            <w:rPr>
              <w:rFonts w:ascii="Consolas" w:eastAsia="宋体" w:hAnsi="Consolas" w:cs="宋体"/>
              <w:b/>
              <w:bCs/>
              <w:color w:val="34302D"/>
              <w:kern w:val="0"/>
              <w:sz w:val="24"/>
              <w:szCs w:val="24"/>
            </w:rPr>
          </w:rPrChange>
        </w:rPr>
        <w:t>static</w:t>
      </w:r>
      <w:r w:rsidRPr="00E96963">
        <w:rPr>
          <w:rFonts w:ascii="Consolas" w:eastAsia="宋体" w:hAnsi="Consolas" w:cs="宋体"/>
          <w:color w:val="34302D"/>
          <w:kern w:val="0"/>
          <w:sz w:val="18"/>
          <w:szCs w:val="18"/>
          <w:rPrChange w:id="1425" w:author="zhang alex" w:date="2019-07-28T18:50:00Z">
            <w:rPr>
              <w:rFonts w:ascii="Consolas" w:eastAsia="宋体" w:hAnsi="Consolas" w:cs="宋体"/>
              <w:color w:val="34302D"/>
              <w:kern w:val="0"/>
              <w:sz w:val="24"/>
              <w:szCs w:val="24"/>
            </w:rPr>
          </w:rPrChange>
        </w:rPr>
        <w:t xml:space="preserve"> AccountService accountService = </w:t>
      </w:r>
      <w:r w:rsidRPr="00E96963">
        <w:rPr>
          <w:rFonts w:ascii="Consolas" w:eastAsia="宋体" w:hAnsi="Consolas" w:cs="宋体"/>
          <w:b/>
          <w:bCs/>
          <w:color w:val="000000"/>
          <w:kern w:val="0"/>
          <w:sz w:val="18"/>
          <w:szCs w:val="18"/>
          <w:rPrChange w:id="1426" w:author="zhang alex" w:date="2019-07-28T18:50:00Z">
            <w:rPr>
              <w:rFonts w:ascii="Consolas" w:eastAsia="宋体" w:hAnsi="Consolas" w:cs="宋体"/>
              <w:b/>
              <w:bCs/>
              <w:color w:val="000000"/>
              <w:kern w:val="0"/>
              <w:sz w:val="24"/>
              <w:szCs w:val="24"/>
            </w:rPr>
          </w:rPrChange>
        </w:rPr>
        <w:t>new</w:t>
      </w:r>
      <w:r w:rsidRPr="00E96963">
        <w:rPr>
          <w:rFonts w:ascii="Consolas" w:eastAsia="宋体" w:hAnsi="Consolas" w:cs="宋体"/>
          <w:color w:val="34302D"/>
          <w:kern w:val="0"/>
          <w:sz w:val="18"/>
          <w:szCs w:val="18"/>
          <w:rPrChange w:id="1427" w:author="zhang alex" w:date="2019-07-28T18:50:00Z">
            <w:rPr>
              <w:rFonts w:ascii="Consolas" w:eastAsia="宋体" w:hAnsi="Consolas" w:cs="宋体"/>
              <w:color w:val="34302D"/>
              <w:kern w:val="0"/>
              <w:sz w:val="24"/>
              <w:szCs w:val="24"/>
            </w:rPr>
          </w:rPrChange>
        </w:rPr>
        <w:t xml:space="preserve"> AccountServiceImpl();</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28" w:author="zhang alex" w:date="2019-07-28T18:50: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29"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430"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431" w:author="zhang alex" w:date="2019-07-28T18:50:00Z">
            <w:rPr>
              <w:rFonts w:ascii="Consolas" w:eastAsia="宋体" w:hAnsi="Consolas" w:cs="宋体"/>
              <w:b/>
              <w:bCs/>
              <w:color w:val="34302D"/>
              <w:kern w:val="0"/>
              <w:sz w:val="24"/>
              <w:szCs w:val="24"/>
            </w:rPr>
          </w:rPrChange>
        </w:rPr>
        <w:t>public</w:t>
      </w:r>
      <w:r w:rsidRPr="00E96963">
        <w:rPr>
          <w:rFonts w:ascii="Consolas" w:eastAsia="宋体" w:hAnsi="Consolas" w:cs="宋体"/>
          <w:color w:val="34302D"/>
          <w:kern w:val="0"/>
          <w:sz w:val="18"/>
          <w:szCs w:val="18"/>
          <w:rPrChange w:id="1432" w:author="zhang alex" w:date="2019-07-28T18:50:00Z">
            <w:rPr>
              <w:rFonts w:ascii="Consolas" w:eastAsia="宋体" w:hAnsi="Consolas" w:cs="宋体"/>
              <w:color w:val="34302D"/>
              <w:kern w:val="0"/>
              <w:sz w:val="24"/>
              <w:szCs w:val="24"/>
            </w:rPr>
          </w:rPrChange>
        </w:rPr>
        <w:t xml:space="preserve"> ClientService createClientServiceInstance()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33"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434" w:author="zhang alex" w:date="2019-07-28T18:50:00Z">
            <w:rPr>
              <w:rFonts w:ascii="Consolas" w:eastAsia="宋体" w:hAnsi="Consolas" w:cs="宋体"/>
              <w:color w:val="34302D"/>
              <w:kern w:val="0"/>
              <w:sz w:val="24"/>
              <w:szCs w:val="24"/>
            </w:rPr>
          </w:rPrChange>
        </w:rPr>
        <w:lastRenderedPageBreak/>
        <w:t xml:space="preserve">        </w:t>
      </w:r>
      <w:r w:rsidRPr="00E96963">
        <w:rPr>
          <w:rFonts w:ascii="Consolas" w:eastAsia="宋体" w:hAnsi="Consolas" w:cs="宋体"/>
          <w:b/>
          <w:bCs/>
          <w:color w:val="000000"/>
          <w:kern w:val="0"/>
          <w:sz w:val="18"/>
          <w:szCs w:val="18"/>
          <w:rPrChange w:id="1435" w:author="zhang alex" w:date="2019-07-28T18:50:00Z">
            <w:rPr>
              <w:rFonts w:ascii="Consolas" w:eastAsia="宋体" w:hAnsi="Consolas" w:cs="宋体"/>
              <w:b/>
              <w:bCs/>
              <w:color w:val="000000"/>
              <w:kern w:val="0"/>
              <w:sz w:val="24"/>
              <w:szCs w:val="24"/>
            </w:rPr>
          </w:rPrChange>
        </w:rPr>
        <w:t>return</w:t>
      </w:r>
      <w:r w:rsidRPr="00E96963">
        <w:rPr>
          <w:rFonts w:ascii="Consolas" w:eastAsia="宋体" w:hAnsi="Consolas" w:cs="宋体"/>
          <w:color w:val="34302D"/>
          <w:kern w:val="0"/>
          <w:sz w:val="18"/>
          <w:szCs w:val="18"/>
          <w:rPrChange w:id="1436" w:author="zhang alex" w:date="2019-07-28T18:50:00Z">
            <w:rPr>
              <w:rFonts w:ascii="Consolas" w:eastAsia="宋体" w:hAnsi="Consolas" w:cs="宋体"/>
              <w:color w:val="34302D"/>
              <w:kern w:val="0"/>
              <w:sz w:val="24"/>
              <w:szCs w:val="24"/>
            </w:rPr>
          </w:rPrChange>
        </w:rPr>
        <w:t xml:space="preserve"> clientService;</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37"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438" w:author="zhang alex" w:date="2019-07-28T18:50:00Z">
            <w:rPr>
              <w:rFonts w:ascii="Consolas" w:eastAsia="宋体" w:hAnsi="Consolas" w:cs="宋体"/>
              <w:color w:val="34302D"/>
              <w:kern w:val="0"/>
              <w:sz w:val="24"/>
              <w:szCs w:val="24"/>
            </w:rPr>
          </w:rPrChange>
        </w:rPr>
        <w:t xml:space="preserv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39" w:author="zhang alex" w:date="2019-07-28T18:50:00Z">
            <w:rPr>
              <w:rFonts w:ascii="Consolas" w:eastAsia="宋体" w:hAnsi="Consolas" w:cs="宋体"/>
              <w:color w:val="34302D"/>
              <w:kern w:val="0"/>
              <w:sz w:val="24"/>
              <w:szCs w:val="24"/>
            </w:rPr>
          </w:rPrChange>
        </w:rPr>
      </w:pP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40"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441"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34302D"/>
          <w:kern w:val="0"/>
          <w:sz w:val="18"/>
          <w:szCs w:val="18"/>
          <w:rPrChange w:id="1442" w:author="zhang alex" w:date="2019-07-28T18:50:00Z">
            <w:rPr>
              <w:rFonts w:ascii="Consolas" w:eastAsia="宋体" w:hAnsi="Consolas" w:cs="宋体"/>
              <w:b/>
              <w:bCs/>
              <w:color w:val="34302D"/>
              <w:kern w:val="0"/>
              <w:sz w:val="24"/>
              <w:szCs w:val="24"/>
            </w:rPr>
          </w:rPrChange>
        </w:rPr>
        <w:t>public</w:t>
      </w:r>
      <w:r w:rsidRPr="00E96963">
        <w:rPr>
          <w:rFonts w:ascii="Consolas" w:eastAsia="宋体" w:hAnsi="Consolas" w:cs="宋体"/>
          <w:color w:val="34302D"/>
          <w:kern w:val="0"/>
          <w:sz w:val="18"/>
          <w:szCs w:val="18"/>
          <w:rPrChange w:id="1443" w:author="zhang alex" w:date="2019-07-28T18:50:00Z">
            <w:rPr>
              <w:rFonts w:ascii="Consolas" w:eastAsia="宋体" w:hAnsi="Consolas" w:cs="宋体"/>
              <w:color w:val="34302D"/>
              <w:kern w:val="0"/>
              <w:sz w:val="24"/>
              <w:szCs w:val="24"/>
            </w:rPr>
          </w:rPrChange>
        </w:rPr>
        <w:t xml:space="preserve"> AccountService createAccountServiceInstance()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44"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445" w:author="zhang alex" w:date="2019-07-28T18:50:00Z">
            <w:rPr>
              <w:rFonts w:ascii="Consolas" w:eastAsia="宋体" w:hAnsi="Consolas" w:cs="宋体"/>
              <w:color w:val="34302D"/>
              <w:kern w:val="0"/>
              <w:sz w:val="24"/>
              <w:szCs w:val="24"/>
            </w:rPr>
          </w:rPrChange>
        </w:rPr>
        <w:t xml:space="preserve">        </w:t>
      </w:r>
      <w:r w:rsidRPr="00E96963">
        <w:rPr>
          <w:rFonts w:ascii="Consolas" w:eastAsia="宋体" w:hAnsi="Consolas" w:cs="宋体"/>
          <w:b/>
          <w:bCs/>
          <w:color w:val="000000"/>
          <w:kern w:val="0"/>
          <w:sz w:val="18"/>
          <w:szCs w:val="18"/>
          <w:rPrChange w:id="1446" w:author="zhang alex" w:date="2019-07-28T18:50:00Z">
            <w:rPr>
              <w:rFonts w:ascii="Consolas" w:eastAsia="宋体" w:hAnsi="Consolas" w:cs="宋体"/>
              <w:b/>
              <w:bCs/>
              <w:color w:val="000000"/>
              <w:kern w:val="0"/>
              <w:sz w:val="24"/>
              <w:szCs w:val="24"/>
            </w:rPr>
          </w:rPrChange>
        </w:rPr>
        <w:t>return</w:t>
      </w:r>
      <w:r w:rsidRPr="00E96963">
        <w:rPr>
          <w:rFonts w:ascii="Consolas" w:eastAsia="宋体" w:hAnsi="Consolas" w:cs="宋体"/>
          <w:color w:val="34302D"/>
          <w:kern w:val="0"/>
          <w:sz w:val="18"/>
          <w:szCs w:val="18"/>
          <w:rPrChange w:id="1447" w:author="zhang alex" w:date="2019-07-28T18:50:00Z">
            <w:rPr>
              <w:rFonts w:ascii="Consolas" w:eastAsia="宋体" w:hAnsi="Consolas" w:cs="宋体"/>
              <w:color w:val="34302D"/>
              <w:kern w:val="0"/>
              <w:sz w:val="24"/>
              <w:szCs w:val="24"/>
            </w:rPr>
          </w:rPrChange>
        </w:rPr>
        <w:t xml:space="preserve"> accountService;</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48"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449" w:author="zhang alex" w:date="2019-07-28T18:50:00Z">
            <w:rPr>
              <w:rFonts w:ascii="Consolas" w:eastAsia="宋体" w:hAnsi="Consolas" w:cs="宋体"/>
              <w:color w:val="34302D"/>
              <w:kern w:val="0"/>
              <w:sz w:val="24"/>
              <w:szCs w:val="24"/>
            </w:rPr>
          </w:rPrChange>
        </w:rPr>
        <w:t xml:space="preserve">    }</w:t>
      </w:r>
    </w:p>
    <w:p w:rsidR="00BA0D5D" w:rsidRPr="00E96963"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50" w:author="zhang alex" w:date="2019-07-28T18:50:00Z">
            <w:rPr>
              <w:rFonts w:ascii="Consolas" w:eastAsia="宋体" w:hAnsi="Consolas" w:cs="宋体"/>
              <w:color w:val="34302D"/>
              <w:kern w:val="0"/>
              <w:sz w:val="24"/>
              <w:szCs w:val="24"/>
            </w:rPr>
          </w:rPrChange>
        </w:rPr>
      </w:pPr>
      <w:r w:rsidRPr="00E96963">
        <w:rPr>
          <w:rFonts w:ascii="Consolas" w:eastAsia="宋体" w:hAnsi="Consolas" w:cs="宋体"/>
          <w:color w:val="34302D"/>
          <w:kern w:val="0"/>
          <w:sz w:val="18"/>
          <w:szCs w:val="18"/>
          <w:rPrChange w:id="1451" w:author="zhang alex" w:date="2019-07-28T18:50: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approach shows that the factory bean itself can be managed and configured through dependency injection (DI). See </w:t>
      </w:r>
      <w:hyperlink r:id="rId65" w:anchor="beans-factory-properties-detailed" w:history="1">
        <w:r w:rsidRPr="00BA0D5D">
          <w:rPr>
            <w:rFonts w:ascii="inherit" w:eastAsia="宋体" w:hAnsi="inherit" w:cs="Arial"/>
            <w:color w:val="548E2E"/>
            <w:kern w:val="0"/>
            <w:sz w:val="24"/>
            <w:szCs w:val="24"/>
            <w:u w:val="single"/>
          </w:rPr>
          <w:t>Dependencies and Configuration in Detail</w:t>
        </w:r>
      </w:hyperlink>
      <w:r w:rsidRPr="00BA0D5D">
        <w:rPr>
          <w:rFonts w:ascii="inherit" w:eastAsia="宋体" w:hAnsi="inherit" w:cs="Arial"/>
          <w:color w:val="34302D"/>
          <w:kern w:val="0"/>
          <w:sz w:val="24"/>
          <w:szCs w:val="24"/>
        </w:rPr>
        <w:t>.</w:t>
      </w:r>
    </w:p>
    <w:p w:rsidR="00EE2218" w:rsidRPr="00BA0D5D" w:rsidRDefault="00EE221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这种</w:t>
      </w:r>
      <w:del w:id="1452" w:author="zhang alex" w:date="2019-07-28T19:06:00Z">
        <w:r w:rsidDel="00380867">
          <w:rPr>
            <w:rFonts w:ascii="Arial" w:hAnsi="Arial" w:cs="Arial" w:hint="eastAsia"/>
            <w:color w:val="34302D"/>
            <w:shd w:val="clear" w:color="auto" w:fill="FFFFFF"/>
          </w:rPr>
          <w:delText>方法</w:delText>
        </w:r>
      </w:del>
      <w:ins w:id="1453" w:author="zhang alex" w:date="2019-07-28T19:06:00Z">
        <w:r w:rsidR="00380867">
          <w:rPr>
            <w:rFonts w:ascii="Arial" w:hAnsi="Arial" w:cs="Arial" w:hint="eastAsia"/>
            <w:color w:val="34302D"/>
            <w:shd w:val="clear" w:color="auto" w:fill="FFFFFF"/>
          </w:rPr>
          <w:t>方式</w:t>
        </w:r>
      </w:ins>
      <w:r>
        <w:rPr>
          <w:rFonts w:ascii="Arial" w:hAnsi="Arial" w:cs="Arial"/>
          <w:color w:val="34302D"/>
          <w:shd w:val="clear" w:color="auto" w:fill="FFFFFF"/>
        </w:rPr>
        <w:t>表明工厂</w:t>
      </w:r>
      <w:r>
        <w:rPr>
          <w:rFonts w:ascii="Arial" w:hAnsi="Arial" w:cs="Arial"/>
          <w:color w:val="34302D"/>
          <w:shd w:val="clear" w:color="auto" w:fill="FFFFFF"/>
        </w:rPr>
        <w:t>bean</w:t>
      </w:r>
      <w:r>
        <w:rPr>
          <w:rFonts w:ascii="Arial" w:hAnsi="Arial" w:cs="Arial"/>
          <w:color w:val="34302D"/>
          <w:shd w:val="clear" w:color="auto" w:fill="FFFFFF"/>
        </w:rPr>
        <w:t>本身可以通过依赖注入（</w:t>
      </w:r>
      <w:r>
        <w:rPr>
          <w:rFonts w:ascii="Arial" w:hAnsi="Arial" w:cs="Arial"/>
          <w:color w:val="34302D"/>
          <w:shd w:val="clear" w:color="auto" w:fill="FFFFFF"/>
        </w:rPr>
        <w:t>DI</w:t>
      </w:r>
      <w:r>
        <w:rPr>
          <w:rFonts w:ascii="Arial" w:hAnsi="Arial" w:cs="Arial"/>
          <w:color w:val="34302D"/>
          <w:shd w:val="clear" w:color="auto" w:fill="FFFFFF"/>
        </w:rPr>
        <w:t>）进行管理和配置。请参阅</w:t>
      </w:r>
      <w:hyperlink r:id="rId66" w:anchor="beans-factory-properties-detailed" w:history="1">
        <w:r>
          <w:rPr>
            <w:rStyle w:val="a4"/>
            <w:rFonts w:ascii="Arial" w:hAnsi="Arial" w:cs="Arial"/>
            <w:color w:val="548E2E"/>
            <w:shd w:val="clear" w:color="auto" w:fill="FFFFFF"/>
          </w:rPr>
          <w:t>详细信息中的依赖关系和配置</w:t>
        </w:r>
      </w:hyperlink>
      <w:r>
        <w:rPr>
          <w:rFonts w:ascii="Arial" w:hAnsi="Arial" w:cs="Arial"/>
          <w:color w:val="34302D"/>
          <w:shd w:val="clear" w:color="auto" w:fill="FFFFFF"/>
        </w:rPr>
        <w:t>。</w:t>
      </w:r>
    </w:p>
    <w:tbl>
      <w:tblPr>
        <w:tblStyle w:val="a7"/>
        <w:tblW w:w="0" w:type="auto"/>
        <w:tblLook w:val="04A0" w:firstRow="1" w:lastRow="0" w:firstColumn="1" w:lastColumn="0" w:noHBand="0" w:noVBand="1"/>
      </w:tblPr>
      <w:tblGrid>
        <w:gridCol w:w="10457"/>
      </w:tblGrid>
      <w:tr w:rsidR="00707C29" w:rsidRPr="00BA0D5D" w:rsidTr="00CF36E0">
        <w:tc>
          <w:tcPr>
            <w:tcW w:w="0" w:type="auto"/>
            <w:hideMark/>
          </w:tcPr>
          <w:p w:rsidR="00707C29" w:rsidRDefault="00707C29"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Spring documentation, “factory bean” refers to a bean that is configured in the Spring container and that creates objects through an </w:t>
            </w:r>
            <w:hyperlink r:id="rId67" w:anchor="beans-factory-class-instance-factory-method" w:history="1">
              <w:r w:rsidRPr="00BA0D5D">
                <w:rPr>
                  <w:rFonts w:ascii="宋体" w:eastAsia="宋体" w:hAnsi="宋体" w:cs="宋体"/>
                  <w:color w:val="548E2E"/>
                  <w:kern w:val="0"/>
                  <w:sz w:val="24"/>
                  <w:szCs w:val="24"/>
                  <w:u w:val="single"/>
                </w:rPr>
                <w:t>instance</w:t>
              </w:r>
            </w:hyperlink>
            <w:r w:rsidRPr="00BA0D5D">
              <w:rPr>
                <w:rFonts w:ascii="宋体" w:eastAsia="宋体" w:hAnsi="宋体" w:cs="宋体"/>
                <w:kern w:val="0"/>
                <w:sz w:val="24"/>
                <w:szCs w:val="24"/>
              </w:rPr>
              <w:t> or </w:t>
            </w:r>
            <w:hyperlink r:id="rId68" w:anchor="beans-factory-class-static-factory-method" w:history="1">
              <w:r w:rsidRPr="00BA0D5D">
                <w:rPr>
                  <w:rFonts w:ascii="宋体" w:eastAsia="宋体" w:hAnsi="宋体" w:cs="宋体"/>
                  <w:color w:val="548E2E"/>
                  <w:kern w:val="0"/>
                  <w:sz w:val="24"/>
                  <w:szCs w:val="24"/>
                  <w:u w:val="single"/>
                </w:rPr>
                <w:t>static</w:t>
              </w:r>
            </w:hyperlink>
            <w:r w:rsidRPr="00BA0D5D">
              <w:rPr>
                <w:rFonts w:ascii="宋体" w:eastAsia="宋体" w:hAnsi="宋体" w:cs="宋体"/>
                <w:kern w:val="0"/>
                <w:sz w:val="24"/>
                <w:szCs w:val="24"/>
              </w:rPr>
              <w:t> factory method. By contrast, </w:t>
            </w:r>
            <w:r w:rsidRPr="00BA0D5D">
              <w:rPr>
                <w:rFonts w:ascii="Consolas" w:eastAsia="宋体" w:hAnsi="Consolas" w:cs="宋体"/>
                <w:kern w:val="0"/>
                <w:sz w:val="23"/>
                <w:szCs w:val="23"/>
                <w:shd w:val="clear" w:color="auto" w:fill="F7F7F8"/>
              </w:rPr>
              <w:t>FactoryBean</w:t>
            </w:r>
            <w:r w:rsidRPr="00BA0D5D">
              <w:rPr>
                <w:rFonts w:ascii="宋体" w:eastAsia="宋体" w:hAnsi="宋体" w:cs="宋体"/>
                <w:kern w:val="0"/>
                <w:sz w:val="24"/>
                <w:szCs w:val="24"/>
              </w:rPr>
              <w:t> (notice the capitalization) refers to a Spring-specific </w:t>
            </w:r>
            <w:hyperlink r:id="rId69" w:anchor="beans-factory-extension-factorybean" w:history="1">
              <w:r w:rsidRPr="00BA0D5D">
                <w:rPr>
                  <w:rFonts w:ascii="Consolas" w:eastAsia="宋体" w:hAnsi="Consolas" w:cs="宋体"/>
                  <w:color w:val="548E2E"/>
                  <w:kern w:val="0"/>
                  <w:sz w:val="23"/>
                  <w:szCs w:val="23"/>
                  <w:u w:val="single"/>
                  <w:shd w:val="clear" w:color="auto" w:fill="F7F7F8"/>
                </w:rPr>
                <w:t>FactoryBean</w:t>
              </w:r>
            </w:hyperlink>
            <w:r w:rsidRPr="00BA0D5D">
              <w:rPr>
                <w:rFonts w:ascii="宋体" w:eastAsia="宋体" w:hAnsi="宋体" w:cs="宋体"/>
                <w:kern w:val="0"/>
                <w:sz w:val="24"/>
                <w:szCs w:val="24"/>
              </w:rPr>
              <w:t>.</w:t>
            </w:r>
          </w:p>
          <w:p w:rsidR="00707C29" w:rsidRDefault="00707C29" w:rsidP="00BA0D5D">
            <w:pPr>
              <w:widowControl/>
              <w:jc w:val="left"/>
              <w:rPr>
                <w:rFonts w:ascii="宋体" w:eastAsia="宋体" w:hAnsi="宋体" w:cs="宋体"/>
                <w:kern w:val="0"/>
                <w:sz w:val="24"/>
                <w:szCs w:val="24"/>
              </w:rPr>
            </w:pPr>
          </w:p>
          <w:p w:rsidR="00707C29" w:rsidRPr="00BA0D5D" w:rsidRDefault="00707C29" w:rsidP="00BA0D5D">
            <w:pPr>
              <w:widowControl/>
              <w:jc w:val="left"/>
              <w:rPr>
                <w:rFonts w:ascii="宋体" w:eastAsia="宋体" w:hAnsi="宋体" w:cs="宋体"/>
                <w:kern w:val="0"/>
                <w:sz w:val="24"/>
                <w:szCs w:val="24"/>
              </w:rPr>
            </w:pPr>
            <w:r>
              <w:rPr>
                <w:rFonts w:ascii="Arial" w:hAnsi="Arial" w:cs="Arial"/>
                <w:shd w:val="clear" w:color="auto" w:fill="EBF1E7"/>
              </w:rPr>
              <w:t>在</w:t>
            </w:r>
            <w:r>
              <w:rPr>
                <w:rFonts w:ascii="Arial" w:hAnsi="Arial" w:cs="Arial"/>
                <w:shd w:val="clear" w:color="auto" w:fill="EBF1E7"/>
              </w:rPr>
              <w:t>Spring</w:t>
            </w:r>
            <w:r>
              <w:rPr>
                <w:rFonts w:ascii="Arial" w:hAnsi="Arial" w:cs="Arial"/>
                <w:shd w:val="clear" w:color="auto" w:fill="EBF1E7"/>
              </w:rPr>
              <w:t>文档中，</w:t>
            </w:r>
            <w:r>
              <w:rPr>
                <w:rFonts w:ascii="Arial" w:hAnsi="Arial" w:cs="Arial"/>
                <w:shd w:val="clear" w:color="auto" w:fill="EBF1E7"/>
              </w:rPr>
              <w:t>“</w:t>
            </w:r>
            <w:r w:rsidRPr="00EB40A0">
              <w:rPr>
                <w:rFonts w:ascii="Arial" w:hAnsi="Arial" w:cs="Arial"/>
                <w:shd w:val="clear" w:color="auto" w:fill="EBF1E7"/>
              </w:rPr>
              <w:t>factory</w:t>
            </w:r>
            <w:r>
              <w:rPr>
                <w:rFonts w:ascii="Arial" w:hAnsi="Arial" w:cs="Arial"/>
                <w:shd w:val="clear" w:color="auto" w:fill="EBF1E7"/>
              </w:rPr>
              <w:t xml:space="preserve"> bean”</w:t>
            </w:r>
            <w:r>
              <w:rPr>
                <w:rFonts w:ascii="Arial" w:hAnsi="Arial" w:cs="Arial"/>
                <w:shd w:val="clear" w:color="auto" w:fill="EBF1E7"/>
              </w:rPr>
              <w:t>是指在</w:t>
            </w:r>
            <w:r>
              <w:rPr>
                <w:rFonts w:ascii="Arial" w:hAnsi="Arial" w:cs="Arial"/>
                <w:shd w:val="clear" w:color="auto" w:fill="EBF1E7"/>
              </w:rPr>
              <w:t>Spring</w:t>
            </w:r>
            <w:r>
              <w:rPr>
                <w:rFonts w:ascii="Arial" w:hAnsi="Arial" w:cs="Arial"/>
                <w:shd w:val="clear" w:color="auto" w:fill="EBF1E7"/>
              </w:rPr>
              <w:t>容器中配置并通过</w:t>
            </w:r>
            <w:hyperlink r:id="rId70" w:anchor="beans-factory-class-instance-factory-method" w:history="1">
              <w:r>
                <w:rPr>
                  <w:rStyle w:val="a4"/>
                  <w:rFonts w:ascii="Arial" w:hAnsi="Arial" w:cs="Arial"/>
                  <w:color w:val="548E2E"/>
                  <w:shd w:val="clear" w:color="auto" w:fill="EBF1E7"/>
                </w:rPr>
                <w:t>实例</w:t>
              </w:r>
            </w:hyperlink>
            <w:r>
              <w:rPr>
                <w:rFonts w:ascii="Arial" w:hAnsi="Arial" w:cs="Arial"/>
                <w:shd w:val="clear" w:color="auto" w:fill="EBF1E7"/>
              </w:rPr>
              <w:t>或</w:t>
            </w:r>
            <w:r>
              <w:rPr>
                <w:rFonts w:ascii="Arial" w:hAnsi="Arial" w:cs="Arial"/>
                <w:shd w:val="clear" w:color="auto" w:fill="EBF1E7"/>
              </w:rPr>
              <w:t> </w:t>
            </w:r>
            <w:hyperlink r:id="rId71" w:anchor="beans-factory-class-static-factory-method" w:history="1">
              <w:r>
                <w:rPr>
                  <w:rStyle w:val="a4"/>
                  <w:rFonts w:ascii="Arial" w:hAnsi="Arial" w:cs="Arial"/>
                  <w:color w:val="548E2E"/>
                  <w:shd w:val="clear" w:color="auto" w:fill="EBF1E7"/>
                </w:rPr>
                <w:t>静态</w:t>
              </w:r>
            </w:hyperlink>
            <w:r>
              <w:rPr>
                <w:rFonts w:ascii="Arial" w:hAnsi="Arial" w:cs="Arial"/>
                <w:shd w:val="clear" w:color="auto" w:fill="EBF1E7"/>
              </w:rPr>
              <w:t>工厂方法创建对象的</w:t>
            </w:r>
            <w:r>
              <w:rPr>
                <w:rFonts w:ascii="Arial" w:hAnsi="Arial" w:cs="Arial"/>
                <w:shd w:val="clear" w:color="auto" w:fill="EBF1E7"/>
              </w:rPr>
              <w:t>bean </w:t>
            </w:r>
            <w:r>
              <w:rPr>
                <w:rFonts w:ascii="Arial" w:hAnsi="Arial" w:cs="Arial"/>
                <w:shd w:val="clear" w:color="auto" w:fill="EBF1E7"/>
              </w:rPr>
              <w:t>。相比之下，</w:t>
            </w:r>
            <w:r>
              <w:rPr>
                <w:rStyle w:val="HTML"/>
                <w:rFonts w:ascii="Consolas" w:hAnsi="Consolas"/>
                <w:sz w:val="23"/>
                <w:szCs w:val="23"/>
                <w:shd w:val="clear" w:color="auto" w:fill="F7F7F8"/>
              </w:rPr>
              <w:t>FactoryBean</w:t>
            </w:r>
            <w:r>
              <w:rPr>
                <w:rFonts w:ascii="Arial" w:hAnsi="Arial" w:cs="Arial"/>
                <w:shd w:val="clear" w:color="auto" w:fill="EBF1E7"/>
              </w:rPr>
              <w:t>（注意大写）指的是特定于</w:t>
            </w:r>
            <w:r>
              <w:rPr>
                <w:rFonts w:ascii="Arial" w:hAnsi="Arial" w:cs="Arial"/>
                <w:shd w:val="clear" w:color="auto" w:fill="EBF1E7"/>
              </w:rPr>
              <w:t>Spring</w:t>
            </w:r>
            <w:r>
              <w:rPr>
                <w:rFonts w:ascii="Arial" w:hAnsi="Arial" w:cs="Arial"/>
                <w:shd w:val="clear" w:color="auto" w:fill="EBF1E7"/>
              </w:rPr>
              <w:t>的</w:t>
            </w:r>
            <w:r>
              <w:rPr>
                <w:rFonts w:ascii="Arial" w:hAnsi="Arial" w:cs="Arial"/>
                <w:shd w:val="clear" w:color="auto" w:fill="EBF1E7"/>
              </w:rPr>
              <w:t> </w:t>
            </w:r>
            <w:hyperlink r:id="rId72" w:anchor="beans-factory-extension-factorybean" w:history="1">
              <w:r>
                <w:rPr>
                  <w:rStyle w:val="HTML"/>
                  <w:rFonts w:ascii="Consolas" w:hAnsi="Consolas"/>
                  <w:color w:val="548E2E"/>
                  <w:sz w:val="23"/>
                  <w:szCs w:val="23"/>
                  <w:u w:val="single"/>
                  <w:shd w:val="clear" w:color="auto" w:fill="F7F7F8"/>
                </w:rPr>
                <w:t>FactoryBean</w:t>
              </w:r>
            </w:hyperlink>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1454" w:name="_Toc15219495"/>
      <w:r w:rsidRPr="00BA0D5D">
        <w:rPr>
          <w:rFonts w:ascii="Arial" w:eastAsia="宋体" w:hAnsi="Arial" w:cs="Arial"/>
          <w:color w:val="34302D"/>
          <w:kern w:val="0"/>
          <w:sz w:val="41"/>
          <w:szCs w:val="41"/>
        </w:rPr>
        <w:t>1.4. Dependencies</w:t>
      </w:r>
      <w:bookmarkEnd w:id="1454"/>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typical enterprise application does not consist of a single object (or bean in the Spring parlance). Even the simplest application has a few objects that work together to present what the end-user sees as a coherent application. This next section explains how you go from defining a number of bean definitions that stand alone to a fully realized application where objects collaborate to achieve a goal.</w:t>
      </w:r>
    </w:p>
    <w:p w:rsidR="008C7515" w:rsidRPr="00BA0D5D" w:rsidRDefault="008C751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典型的企业应用程序不包含单个对象（或</w:t>
      </w:r>
      <w:r>
        <w:rPr>
          <w:rFonts w:ascii="Arial" w:hAnsi="Arial" w:cs="Arial"/>
          <w:color w:val="34302D"/>
          <w:shd w:val="clear" w:color="auto" w:fill="FFFFFF"/>
        </w:rPr>
        <w:t>Spring</w:t>
      </w:r>
      <w:r>
        <w:rPr>
          <w:rFonts w:ascii="Arial" w:hAnsi="Arial" w:cs="Arial"/>
          <w:color w:val="34302D"/>
          <w:shd w:val="clear" w:color="auto" w:fill="FFFFFF"/>
        </w:rPr>
        <w:t>用法中的</w:t>
      </w:r>
      <w:r>
        <w:rPr>
          <w:rFonts w:ascii="Arial" w:hAnsi="Arial" w:cs="Arial"/>
          <w:color w:val="34302D"/>
          <w:shd w:val="clear" w:color="auto" w:fill="FFFFFF"/>
        </w:rPr>
        <w:t>bean</w:t>
      </w:r>
      <w:r>
        <w:rPr>
          <w:rFonts w:ascii="Arial" w:hAnsi="Arial" w:cs="Arial"/>
          <w:color w:val="34302D"/>
          <w:shd w:val="clear" w:color="auto" w:fill="FFFFFF"/>
        </w:rPr>
        <w:t>）。即使是最简单的应用程序也有一些对象可以协同工作，以呈现最终用户所看到</w:t>
      </w:r>
      <w:del w:id="1455" w:author="zhang alex" w:date="2019-07-28T19:14:00Z">
        <w:r w:rsidDel="00875CF5">
          <w:rPr>
            <w:rFonts w:ascii="Arial" w:hAnsi="Arial" w:cs="Arial"/>
            <w:color w:val="34302D"/>
            <w:shd w:val="clear" w:color="auto" w:fill="FFFFFF"/>
          </w:rPr>
          <w:delText>的</w:delText>
        </w:r>
      </w:del>
      <w:r>
        <w:rPr>
          <w:rFonts w:ascii="Arial" w:hAnsi="Arial" w:cs="Arial"/>
          <w:color w:val="34302D"/>
          <w:shd w:val="clear" w:color="auto" w:fill="FFFFFF"/>
        </w:rPr>
        <w:t>连贯</w:t>
      </w:r>
      <w:ins w:id="1456" w:author="zhang alex" w:date="2019-07-28T19:14:00Z">
        <w:r w:rsidR="00875CF5">
          <w:rPr>
            <w:rFonts w:ascii="Arial" w:hAnsi="Arial" w:cs="Arial" w:hint="eastAsia"/>
            <w:color w:val="34302D"/>
            <w:shd w:val="clear" w:color="auto" w:fill="FFFFFF"/>
          </w:rPr>
          <w:t>的</w:t>
        </w:r>
      </w:ins>
      <w:r>
        <w:rPr>
          <w:rFonts w:ascii="Arial" w:hAnsi="Arial" w:cs="Arial"/>
          <w:color w:val="34302D"/>
          <w:shd w:val="clear" w:color="auto" w:fill="FFFFFF"/>
        </w:rPr>
        <w:t>应用程序。下一节将介绍如何定义多个独立的</w:t>
      </w:r>
      <w:r>
        <w:rPr>
          <w:rFonts w:ascii="Arial" w:hAnsi="Arial" w:cs="Arial"/>
          <w:color w:val="34302D"/>
          <w:shd w:val="clear" w:color="auto" w:fill="FFFFFF"/>
        </w:rPr>
        <w:t>bean</w:t>
      </w:r>
      <w:r>
        <w:rPr>
          <w:rFonts w:ascii="Arial" w:hAnsi="Arial" w:cs="Arial"/>
          <w:color w:val="34302D"/>
          <w:shd w:val="clear" w:color="auto" w:fill="FFFFFF"/>
        </w:rPr>
        <w:t>定义，以及对象协作实现目标的</w:t>
      </w:r>
      <w:del w:id="1457" w:author="zhang alex" w:date="2019-07-28T19:17:00Z">
        <w:r w:rsidDel="00875CF5">
          <w:rPr>
            <w:rFonts w:ascii="Arial" w:hAnsi="Arial" w:cs="Arial"/>
            <w:color w:val="34302D"/>
            <w:shd w:val="clear" w:color="auto" w:fill="FFFFFF"/>
          </w:rPr>
          <w:delText>完全实现的</w:delText>
        </w:r>
      </w:del>
      <w:r>
        <w:rPr>
          <w:rFonts w:ascii="Arial" w:hAnsi="Arial" w:cs="Arial"/>
          <w:color w:val="34302D"/>
          <w:shd w:val="clear" w:color="auto" w:fill="FFFFFF"/>
        </w:rPr>
        <w:t>应用程序。</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1.4.1. Dependency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Dependency injection (DI) is a process whereby objects define their dependencies (that is, the other objects with which they work) only through constructor arguments, arguments to a factory method, or properties that are set on the object instance after it is constructed or returned from a factory method. The container then injects those dependencies when it creates the bean. This process is fundamentally the inverse (hence the name, Inversion of Control) of the bean itself controlling the instantiation or location of its dependencies on its own by using direct construction of classes or the Service Locator pattern.</w:t>
      </w:r>
    </w:p>
    <w:p w:rsidR="00B054FA" w:rsidRPr="00BA0D5D" w:rsidRDefault="00B054F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依赖注入（</w:t>
      </w:r>
      <w:r>
        <w:rPr>
          <w:rFonts w:ascii="Arial" w:hAnsi="Arial" w:cs="Arial"/>
          <w:color w:val="34302D"/>
          <w:shd w:val="clear" w:color="auto" w:fill="FFFFFF"/>
        </w:rPr>
        <w:t>DI</w:t>
      </w:r>
      <w:r>
        <w:rPr>
          <w:rFonts w:ascii="Arial" w:hAnsi="Arial" w:cs="Arial"/>
          <w:color w:val="34302D"/>
          <w:shd w:val="clear" w:color="auto" w:fill="FFFFFF"/>
        </w:rPr>
        <w:t>）</w:t>
      </w:r>
      <w:ins w:id="1458" w:author="zhang alex" w:date="2019-07-28T19:20:00Z">
        <w:r w:rsidR="00875CF5" w:rsidRPr="00875CF5">
          <w:rPr>
            <w:rFonts w:ascii="Arial" w:hAnsi="Arial" w:cs="Arial" w:hint="eastAsia"/>
            <w:color w:val="34302D"/>
            <w:shd w:val="clear" w:color="auto" w:fill="FFFFFF"/>
          </w:rPr>
          <w:t>是一个过程，通过这个过程，对象只能通过构造函数参数、工厂方法的参数来定义</w:t>
        </w:r>
        <w:r w:rsidR="002B28DF">
          <w:rPr>
            <w:rFonts w:ascii="Arial" w:hAnsi="Arial" w:cs="Arial" w:hint="eastAsia"/>
            <w:color w:val="34302D"/>
            <w:shd w:val="clear" w:color="auto" w:fill="FFFFFF"/>
          </w:rPr>
          <w:t>他们的依赖关系，或在从构造函数、工厂方法返回后的对象实例上设置</w:t>
        </w:r>
      </w:ins>
      <w:ins w:id="1459" w:author="zhang alex" w:date="2019-07-28T19:21:00Z">
        <w:r w:rsidR="002B28DF">
          <w:rPr>
            <w:rFonts w:ascii="Arial" w:hAnsi="Arial" w:cs="Arial" w:hint="eastAsia"/>
            <w:color w:val="34302D"/>
            <w:shd w:val="clear" w:color="auto" w:fill="FFFFFF"/>
          </w:rPr>
          <w:t>的</w:t>
        </w:r>
      </w:ins>
      <w:ins w:id="1460" w:author="zhang alex" w:date="2019-07-28T19:20:00Z">
        <w:r w:rsidR="00875CF5" w:rsidRPr="00875CF5">
          <w:rPr>
            <w:rFonts w:ascii="Arial" w:hAnsi="Arial" w:cs="Arial" w:hint="eastAsia"/>
            <w:color w:val="34302D"/>
            <w:shd w:val="clear" w:color="auto" w:fill="FFFFFF"/>
          </w:rPr>
          <w:t>属性来定义它们的依赖关系（即，它们使用的其他对象）。</w:t>
        </w:r>
      </w:ins>
      <w:del w:id="1461" w:author="zhang alex" w:date="2019-07-28T19:20:00Z">
        <w:r w:rsidDel="00875CF5">
          <w:rPr>
            <w:rFonts w:ascii="Arial" w:hAnsi="Arial" w:cs="Arial"/>
            <w:color w:val="34302D"/>
            <w:shd w:val="clear" w:color="auto" w:fill="FFFFFF"/>
          </w:rPr>
          <w:delText>是一个过程，通过这个过程，对象只能通过构造函数参数，工厂方法的参数或在构造对象实例后在对象实例上设置的属性来定义它们的依赖关系（即，它们使用的其他对象）。</w:delText>
        </w:r>
      </w:del>
      <w:r>
        <w:rPr>
          <w:rFonts w:ascii="Arial" w:hAnsi="Arial" w:cs="Arial"/>
          <w:color w:val="34302D"/>
          <w:shd w:val="clear" w:color="auto" w:fill="FFFFFF"/>
        </w:rPr>
        <w:t>从工厂方法返回。</w:t>
      </w:r>
      <w:ins w:id="1462" w:author="zhang alex" w:date="2019-07-28T19:22:00Z">
        <w:r w:rsidR="00797C30">
          <w:rPr>
            <w:rFonts w:ascii="Arial" w:hAnsi="Arial" w:cs="Arial"/>
            <w:color w:val="34302D"/>
            <w:shd w:val="clear" w:color="auto" w:fill="FFFFFF"/>
          </w:rPr>
          <w:t>然后容器在创建</w:t>
        </w:r>
        <w:r w:rsidR="00797C30">
          <w:rPr>
            <w:rFonts w:ascii="Arial" w:hAnsi="Arial" w:cs="Arial"/>
            <w:color w:val="34302D"/>
            <w:shd w:val="clear" w:color="auto" w:fill="FFFFFF"/>
          </w:rPr>
          <w:t>bean</w:t>
        </w:r>
        <w:r w:rsidR="00797C30">
          <w:rPr>
            <w:rFonts w:ascii="Arial" w:hAnsi="Arial" w:cs="Arial"/>
            <w:color w:val="34302D"/>
            <w:shd w:val="clear" w:color="auto" w:fill="FFFFFF"/>
          </w:rPr>
          <w:t>时注入这些依赖项。此过程基本上是</w:t>
        </w:r>
        <w:r w:rsidR="00797C30">
          <w:rPr>
            <w:rFonts w:ascii="Arial" w:hAnsi="Arial" w:cs="Arial"/>
            <w:color w:val="34302D"/>
            <w:shd w:val="clear" w:color="auto" w:fill="FFFFFF"/>
          </w:rPr>
          <w:t>bean</w:t>
        </w:r>
        <w:r w:rsidR="00797C30">
          <w:rPr>
            <w:rFonts w:ascii="Arial" w:hAnsi="Arial" w:cs="Arial" w:hint="eastAsia"/>
            <w:color w:val="34302D"/>
            <w:shd w:val="clear" w:color="auto" w:fill="FFFFFF"/>
          </w:rPr>
          <w:t>自身</w:t>
        </w:r>
        <w:r w:rsidR="00797C30">
          <w:rPr>
            <w:rFonts w:ascii="Arial" w:hAnsi="Arial" w:cs="Arial"/>
            <w:color w:val="34302D"/>
            <w:shd w:val="clear" w:color="auto" w:fill="FFFFFF"/>
          </w:rPr>
          <w:t>通过使用类的直接构造</w:t>
        </w:r>
        <w:r w:rsidR="00797C30">
          <w:rPr>
            <w:rFonts w:ascii="Arial" w:hAnsi="Arial" w:cs="Arial" w:hint="eastAsia"/>
            <w:color w:val="34302D"/>
            <w:shd w:val="clear" w:color="auto" w:fill="FFFFFF"/>
          </w:rPr>
          <w:t>函数</w:t>
        </w:r>
        <w:r w:rsidR="00797C30">
          <w:rPr>
            <w:rFonts w:ascii="Arial" w:hAnsi="Arial" w:cs="Arial"/>
            <w:color w:val="34302D"/>
            <w:shd w:val="clear" w:color="auto" w:fill="FFFFFF"/>
          </w:rPr>
          <w:t>或诸如服务定位器模式的机制来控制其依赖关系的实例化或位置的逆</w:t>
        </w:r>
        <w:r w:rsidR="00797C30">
          <w:rPr>
            <w:rFonts w:ascii="Arial" w:hAnsi="Arial" w:cs="Arial" w:hint="eastAsia"/>
            <w:color w:val="34302D"/>
            <w:shd w:val="clear" w:color="auto" w:fill="FFFFFF"/>
          </w:rPr>
          <w:t>过程</w:t>
        </w:r>
        <w:r w:rsidR="00797C30">
          <w:rPr>
            <w:rFonts w:ascii="Arial" w:hAnsi="Arial" w:cs="Arial"/>
            <w:color w:val="34302D"/>
            <w:shd w:val="clear" w:color="auto" w:fill="FFFFFF"/>
          </w:rPr>
          <w:t>（因此</w:t>
        </w:r>
        <w:r w:rsidR="00797C30">
          <w:rPr>
            <w:rFonts w:ascii="Arial" w:hAnsi="Arial" w:cs="Arial" w:hint="eastAsia"/>
            <w:color w:val="34302D"/>
            <w:shd w:val="clear" w:color="auto" w:fill="FFFFFF"/>
          </w:rPr>
          <w:t>命名</w:t>
        </w:r>
        <w:r w:rsidR="00797C30">
          <w:rPr>
            <w:rFonts w:ascii="Arial" w:hAnsi="Arial" w:cs="Arial"/>
            <w:color w:val="34302D"/>
            <w:shd w:val="clear" w:color="auto" w:fill="FFFFFF"/>
          </w:rPr>
          <w:t>控制反转）。</w:t>
        </w:r>
      </w:ins>
      <w:del w:id="1463" w:author="zhang alex" w:date="2019-07-28T19:22:00Z">
        <w:r w:rsidDel="00797C30">
          <w:rPr>
            <w:rFonts w:ascii="Arial" w:hAnsi="Arial" w:cs="Arial"/>
            <w:color w:val="34302D"/>
            <w:shd w:val="clear" w:color="auto" w:fill="FFFFFF"/>
          </w:rPr>
          <w:delText>然后容器在创建</w:delText>
        </w:r>
        <w:r w:rsidDel="00797C30">
          <w:rPr>
            <w:rFonts w:ascii="Arial" w:hAnsi="Arial" w:cs="Arial"/>
            <w:color w:val="34302D"/>
            <w:shd w:val="clear" w:color="auto" w:fill="FFFFFF"/>
          </w:rPr>
          <w:delText>bean</w:delText>
        </w:r>
        <w:r w:rsidDel="00797C30">
          <w:rPr>
            <w:rFonts w:ascii="Arial" w:hAnsi="Arial" w:cs="Arial"/>
            <w:color w:val="34302D"/>
            <w:shd w:val="clear" w:color="auto" w:fill="FFFFFF"/>
          </w:rPr>
          <w:delText>时注入这些依赖项。这个过程基本上是</w:delText>
        </w:r>
        <w:r w:rsidDel="00797C30">
          <w:rPr>
            <w:rFonts w:ascii="Arial" w:hAnsi="Arial" w:cs="Arial"/>
            <w:color w:val="34302D"/>
            <w:shd w:val="clear" w:color="auto" w:fill="FFFFFF"/>
          </w:rPr>
          <w:delText>bean</w:delText>
        </w:r>
        <w:r w:rsidDel="00797C30">
          <w:rPr>
            <w:rFonts w:ascii="Arial" w:hAnsi="Arial" w:cs="Arial"/>
            <w:color w:val="34302D"/>
            <w:shd w:val="clear" w:color="auto" w:fill="FFFFFF"/>
          </w:rPr>
          <w:delText>本身的反向（因此</w:delText>
        </w:r>
        <w:r w:rsidR="00C557C4" w:rsidDel="00797C30">
          <w:rPr>
            <w:rFonts w:ascii="Arial" w:hAnsi="Arial" w:cs="Arial" w:hint="eastAsia"/>
            <w:color w:val="34302D"/>
            <w:shd w:val="clear" w:color="auto" w:fill="FFFFFF"/>
          </w:rPr>
          <w:delText>叫</w:delText>
        </w:r>
        <w:r w:rsidDel="00797C30">
          <w:rPr>
            <w:rFonts w:ascii="Arial" w:hAnsi="Arial" w:cs="Arial"/>
            <w:color w:val="34302D"/>
            <w:shd w:val="clear" w:color="auto" w:fill="FFFFFF"/>
          </w:rPr>
          <w:delText>控制反转），它通过使用类的直接构造或服务定位器模式来控制其依赖项的实例化或位置。</w:delText>
        </w:r>
      </w:del>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Code is cleaner with the DI principle, and decoupling is more effective when objects are provided with their dependencies. The object does not look up its dependencies and does not know the location or class of the </w:t>
      </w:r>
      <w:r w:rsidRPr="00BA0D5D">
        <w:rPr>
          <w:rFonts w:ascii="inherit" w:eastAsia="宋体" w:hAnsi="inherit" w:cs="Arial"/>
          <w:color w:val="34302D"/>
          <w:kern w:val="0"/>
          <w:sz w:val="24"/>
          <w:szCs w:val="24"/>
        </w:rPr>
        <w:lastRenderedPageBreak/>
        <w:t>dependencies. As a result, your classes become easier to test, particularly when the dependencies are on interfaces or abstract base classes, which allow for stub or mock implementations to be used in unit tests.</w:t>
      </w:r>
    </w:p>
    <w:p w:rsidR="005E4E7A" w:rsidRPr="00BA0D5D" w:rsidRDefault="005E4E7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Fonts w:ascii="Arial" w:hAnsi="Arial" w:cs="Arial"/>
          <w:color w:val="34302D"/>
          <w:shd w:val="clear" w:color="auto" w:fill="FFFFFF"/>
        </w:rPr>
        <w:t>DI</w:t>
      </w:r>
      <w:r>
        <w:rPr>
          <w:rFonts w:ascii="Arial" w:hAnsi="Arial" w:cs="Arial"/>
          <w:color w:val="34302D"/>
          <w:shd w:val="clear" w:color="auto" w:fill="FFFFFF"/>
        </w:rPr>
        <w:t>原则的代码更清晰，当</w:t>
      </w:r>
      <w:ins w:id="1464" w:author="zhang alex" w:date="2019-07-28T19:24:00Z">
        <w:r w:rsidR="00613994">
          <w:rPr>
            <w:rFonts w:ascii="Arial" w:hAnsi="Arial" w:cs="Arial" w:hint="eastAsia"/>
            <w:color w:val="34302D"/>
            <w:shd w:val="clear" w:color="auto" w:fill="FFFFFF"/>
          </w:rPr>
          <w:t>需要</w:t>
        </w:r>
      </w:ins>
      <w:r>
        <w:rPr>
          <w:rFonts w:ascii="Arial" w:hAnsi="Arial" w:cs="Arial"/>
          <w:color w:val="34302D"/>
          <w:shd w:val="clear" w:color="auto" w:fill="FFFFFF"/>
        </w:rPr>
        <w:t>对象提供其依赖项时，解耦更有效。</w:t>
      </w:r>
      <w:del w:id="1465" w:author="zhang alex" w:date="2019-07-28T19:24:00Z">
        <w:r w:rsidDel="001807EF">
          <w:rPr>
            <w:rFonts w:ascii="Arial" w:hAnsi="Arial" w:cs="Arial"/>
            <w:color w:val="34302D"/>
            <w:shd w:val="clear" w:color="auto" w:fill="FFFFFF"/>
          </w:rPr>
          <w:delText>该</w:delText>
        </w:r>
      </w:del>
      <w:r>
        <w:rPr>
          <w:rFonts w:ascii="Arial" w:hAnsi="Arial" w:cs="Arial"/>
          <w:color w:val="34302D"/>
          <w:shd w:val="clear" w:color="auto" w:fill="FFFFFF"/>
        </w:rPr>
        <w:t>对象不查找其依赖项，也不知道依赖项的位置或</w:t>
      </w:r>
      <w:ins w:id="1466" w:author="zhang alex" w:date="2019-07-28T19:25:00Z">
        <w:r w:rsidR="001807EF">
          <w:rPr>
            <w:rFonts w:ascii="Arial" w:hAnsi="Arial" w:cs="Arial" w:hint="eastAsia"/>
            <w:color w:val="34302D"/>
            <w:shd w:val="clear" w:color="auto" w:fill="FFFFFF"/>
          </w:rPr>
          <w:t>依赖项的</w:t>
        </w:r>
      </w:ins>
      <w:r>
        <w:rPr>
          <w:rFonts w:ascii="Arial" w:hAnsi="Arial" w:cs="Arial"/>
          <w:color w:val="34302D"/>
          <w:shd w:val="clear" w:color="auto" w:fill="FFFFFF"/>
        </w:rPr>
        <w:t>类。因此，您的类变得更容易测试，特别是当依赖关系在接口或抽象基类上时，这允许在单元测试中使用存根或模拟实现。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DI exists in two major variants: </w:t>
      </w:r>
      <w:hyperlink r:id="rId73" w:anchor="beans-constructor-injection" w:history="1">
        <w:r w:rsidRPr="00BA0D5D">
          <w:rPr>
            <w:rFonts w:ascii="inherit" w:eastAsia="宋体" w:hAnsi="inherit" w:cs="Arial"/>
            <w:color w:val="548E2E"/>
            <w:kern w:val="0"/>
            <w:sz w:val="24"/>
            <w:szCs w:val="24"/>
            <w:u w:val="single"/>
          </w:rPr>
          <w:t>Constructor-based dependency injection</w:t>
        </w:r>
      </w:hyperlink>
      <w:r w:rsidRPr="00BA0D5D">
        <w:rPr>
          <w:rFonts w:ascii="inherit" w:eastAsia="宋体" w:hAnsi="inherit" w:cs="Arial"/>
          <w:color w:val="34302D"/>
          <w:kern w:val="0"/>
          <w:sz w:val="24"/>
          <w:szCs w:val="24"/>
        </w:rPr>
        <w:t> and </w:t>
      </w:r>
      <w:hyperlink r:id="rId74" w:anchor="beans-setter-injection" w:history="1">
        <w:r w:rsidRPr="00BA0D5D">
          <w:rPr>
            <w:rFonts w:ascii="inherit" w:eastAsia="宋体" w:hAnsi="inherit" w:cs="Arial"/>
            <w:color w:val="548E2E"/>
            <w:kern w:val="0"/>
            <w:sz w:val="24"/>
            <w:szCs w:val="24"/>
            <w:u w:val="single"/>
          </w:rPr>
          <w:t>Setter-based dependency injection</w:t>
        </w:r>
      </w:hyperlink>
      <w:r w:rsidRPr="00BA0D5D">
        <w:rPr>
          <w:rFonts w:ascii="inherit" w:eastAsia="宋体" w:hAnsi="inherit" w:cs="Arial"/>
          <w:color w:val="34302D"/>
          <w:kern w:val="0"/>
          <w:sz w:val="24"/>
          <w:szCs w:val="24"/>
        </w:rPr>
        <w:t>.</w:t>
      </w:r>
    </w:p>
    <w:p w:rsidR="005E4E7A" w:rsidRPr="00BA0D5D" w:rsidRDefault="005E4E7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DI</w:t>
      </w:r>
      <w:ins w:id="1467" w:author="zhang alex" w:date="2019-07-28T20:05:00Z">
        <w:r w:rsidR="009D5BA2">
          <w:rPr>
            <w:rFonts w:ascii="Arial" w:hAnsi="Arial" w:cs="Arial" w:hint="eastAsia"/>
            <w:color w:val="34302D"/>
            <w:shd w:val="clear" w:color="auto" w:fill="FFFFFF"/>
          </w:rPr>
          <w:t>主要</w:t>
        </w:r>
      </w:ins>
      <w:del w:id="1468" w:author="zhang alex" w:date="2019-07-28T20:05:00Z">
        <w:r w:rsidDel="006005B6">
          <w:rPr>
            <w:rFonts w:ascii="Arial" w:hAnsi="Arial" w:cs="Arial" w:hint="eastAsia"/>
            <w:color w:val="34302D"/>
            <w:shd w:val="clear" w:color="auto" w:fill="FFFFFF"/>
          </w:rPr>
          <w:delText>存在</w:delText>
        </w:r>
      </w:del>
      <w:ins w:id="1469" w:author="zhang alex" w:date="2019-07-28T20:05:00Z">
        <w:r w:rsidR="006005B6">
          <w:rPr>
            <w:rFonts w:ascii="Arial" w:hAnsi="Arial" w:cs="Arial" w:hint="eastAsia"/>
            <w:color w:val="34302D"/>
            <w:shd w:val="clear" w:color="auto" w:fill="FFFFFF"/>
          </w:rPr>
          <w:t>有</w:t>
        </w:r>
      </w:ins>
      <w:r>
        <w:rPr>
          <w:rFonts w:ascii="Arial" w:hAnsi="Arial" w:cs="Arial"/>
          <w:color w:val="34302D"/>
          <w:shd w:val="clear" w:color="auto" w:fill="FFFFFF"/>
        </w:rPr>
        <w:t>两个</w:t>
      </w:r>
      <w:del w:id="1470" w:author="zhang alex" w:date="2019-07-28T20:05:00Z">
        <w:r w:rsidDel="009D5BA2">
          <w:rPr>
            <w:rFonts w:ascii="Arial" w:hAnsi="Arial" w:cs="Arial"/>
            <w:color w:val="34302D"/>
            <w:shd w:val="clear" w:color="auto" w:fill="FFFFFF"/>
          </w:rPr>
          <w:delText>主要</w:delText>
        </w:r>
      </w:del>
      <w:r>
        <w:rPr>
          <w:rFonts w:ascii="Arial" w:hAnsi="Arial" w:cs="Arial"/>
          <w:color w:val="34302D"/>
          <w:shd w:val="clear" w:color="auto" w:fill="FFFFFF"/>
        </w:rPr>
        <w:t>变体：</w:t>
      </w:r>
      <w:hyperlink r:id="rId75" w:anchor="beans-constructor-injection" w:history="1">
        <w:r>
          <w:rPr>
            <w:rStyle w:val="a4"/>
            <w:rFonts w:ascii="Arial" w:hAnsi="Arial" w:cs="Arial"/>
            <w:color w:val="548E2E"/>
            <w:shd w:val="clear" w:color="auto" w:fill="FFFFFF"/>
          </w:rPr>
          <w:t>基于构造函数的依赖注入</w:t>
        </w:r>
      </w:hyperlink>
      <w:r>
        <w:rPr>
          <w:rFonts w:ascii="Arial" w:hAnsi="Arial" w:cs="Arial"/>
          <w:color w:val="34302D"/>
          <w:shd w:val="clear" w:color="auto" w:fill="FFFFFF"/>
        </w:rPr>
        <w:t>和</w:t>
      </w:r>
      <w:hyperlink r:id="rId76" w:anchor="beans-setter-injection" w:history="1">
        <w:r>
          <w:rPr>
            <w:rStyle w:val="a4"/>
            <w:rFonts w:ascii="Arial" w:hAnsi="Arial" w:cs="Arial"/>
            <w:color w:val="548E2E"/>
            <w:shd w:val="clear" w:color="auto" w:fill="FFFFFF"/>
          </w:rPr>
          <w:t>基于</w:t>
        </w:r>
        <w:r>
          <w:rPr>
            <w:rStyle w:val="a4"/>
            <w:rFonts w:ascii="Arial" w:hAnsi="Arial" w:cs="Arial"/>
            <w:color w:val="548E2E"/>
            <w:shd w:val="clear" w:color="auto" w:fill="FFFFFF"/>
          </w:rPr>
          <w:t>Setter</w:t>
        </w:r>
        <w:r>
          <w:rPr>
            <w:rStyle w:val="a4"/>
            <w:rFonts w:ascii="Arial" w:hAnsi="Arial" w:cs="Arial"/>
            <w:color w:val="548E2E"/>
            <w:shd w:val="clear" w:color="auto" w:fill="FFFFFF"/>
          </w:rPr>
          <w:t>的依赖注入</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Constructor-based Dependency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Constructor-based DI is accomplished by the container invoking a constructor with a number of arguments, each representing a dependency. Calling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with specific arguments to construct the bean is nearly equivalent, and this discussion treats arguments to a constructor and to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similarly. The following example shows a class that can only be dependency-injected with constructor injection:</w:t>
      </w:r>
    </w:p>
    <w:p w:rsidR="004F6759" w:rsidRPr="00BA0D5D" w:rsidRDefault="004F675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基于构造函数的</w:t>
      </w:r>
      <w:r>
        <w:rPr>
          <w:rFonts w:ascii="Arial" w:hAnsi="Arial" w:cs="Arial"/>
          <w:color w:val="34302D"/>
          <w:shd w:val="clear" w:color="auto" w:fill="FFFFFF"/>
        </w:rPr>
        <w:t>DI</w:t>
      </w:r>
      <w:r>
        <w:rPr>
          <w:rFonts w:ascii="Arial" w:hAnsi="Arial" w:cs="Arial"/>
          <w:color w:val="34302D"/>
          <w:shd w:val="clear" w:color="auto" w:fill="FFFFFF"/>
        </w:rPr>
        <w:t>由容器调用具有多个参数的构造函数来完成，每个参数表示一个依赖项。调用</w:t>
      </w:r>
      <w:del w:id="1471" w:author="zhang alex" w:date="2019-07-28T20:07:00Z">
        <w:r w:rsidDel="00DF6EC4">
          <w:rPr>
            <w:rStyle w:val="HTML"/>
            <w:rFonts w:ascii="Consolas" w:hAnsi="Consolas"/>
            <w:sz w:val="23"/>
            <w:szCs w:val="23"/>
            <w:shd w:val="clear" w:color="auto" w:fill="F7F7F8"/>
          </w:rPr>
          <w:delText>static</w:delText>
        </w:r>
      </w:del>
      <w:r>
        <w:rPr>
          <w:rFonts w:ascii="Arial" w:hAnsi="Arial" w:cs="Arial"/>
          <w:color w:val="34302D"/>
          <w:shd w:val="clear" w:color="auto" w:fill="FFFFFF"/>
        </w:rPr>
        <w:t>具有特定参数的</w:t>
      </w:r>
      <w:ins w:id="1472" w:author="zhang alex" w:date="2019-07-28T20:07:00Z">
        <w:r w:rsidR="00DF6EC4">
          <w:rPr>
            <w:rStyle w:val="HTML"/>
            <w:rFonts w:ascii="Consolas" w:hAnsi="Consolas"/>
            <w:sz w:val="23"/>
            <w:szCs w:val="23"/>
            <w:shd w:val="clear" w:color="auto" w:fill="F7F7F8"/>
          </w:rPr>
          <w:t>static</w:t>
        </w:r>
      </w:ins>
      <w:r>
        <w:rPr>
          <w:rFonts w:ascii="Arial" w:hAnsi="Arial" w:cs="Arial"/>
          <w:color w:val="34302D"/>
          <w:shd w:val="clear" w:color="auto" w:fill="FFFFFF"/>
        </w:rPr>
        <w:t>工厂方法来构造</w:t>
      </w:r>
      <w:r>
        <w:rPr>
          <w:rFonts w:ascii="Arial" w:hAnsi="Arial" w:cs="Arial"/>
          <w:color w:val="34302D"/>
          <w:shd w:val="clear" w:color="auto" w:fill="FFFFFF"/>
        </w:rPr>
        <w:t>bean</w:t>
      </w:r>
      <w:r>
        <w:rPr>
          <w:rFonts w:ascii="Arial" w:hAnsi="Arial" w:cs="Arial"/>
          <w:color w:val="34302D"/>
          <w:shd w:val="clear" w:color="auto" w:fill="FFFFFF"/>
        </w:rPr>
        <w:t>几乎是等效的，本讨论同样处理构造函数和</w:t>
      </w:r>
      <w:r>
        <w:rPr>
          <w:rStyle w:val="HTML"/>
          <w:rFonts w:ascii="Consolas" w:hAnsi="Consolas"/>
          <w:sz w:val="23"/>
          <w:szCs w:val="23"/>
          <w:shd w:val="clear" w:color="auto" w:fill="F7F7F8"/>
        </w:rPr>
        <w:t>static</w:t>
      </w:r>
      <w:r>
        <w:rPr>
          <w:rFonts w:ascii="Arial" w:hAnsi="Arial" w:cs="Arial"/>
          <w:color w:val="34302D"/>
          <w:shd w:val="clear" w:color="auto" w:fill="FFFFFF"/>
        </w:rPr>
        <w:t>工厂方法的参数。以下示例显示了一个只能通过构造函数</w:t>
      </w:r>
      <w:del w:id="1473" w:author="zhang alex" w:date="2019-07-28T20:08:00Z">
        <w:r w:rsidDel="00101FAC">
          <w:rPr>
            <w:rFonts w:ascii="Arial" w:hAnsi="Arial" w:cs="Arial"/>
            <w:color w:val="34302D"/>
            <w:shd w:val="clear" w:color="auto" w:fill="FFFFFF"/>
          </w:rPr>
          <w:delText>注入</w:delText>
        </w:r>
      </w:del>
      <w:r>
        <w:rPr>
          <w:rFonts w:ascii="Arial" w:hAnsi="Arial" w:cs="Arial"/>
          <w:color w:val="34302D"/>
          <w:shd w:val="clear" w:color="auto" w:fill="FFFFFF"/>
        </w:rPr>
        <w:t>进行依赖注入的类：</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74"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b/>
          <w:bCs/>
          <w:color w:val="34302D"/>
          <w:kern w:val="0"/>
          <w:sz w:val="18"/>
          <w:szCs w:val="18"/>
          <w:rPrChange w:id="1475" w:author="zhang alex" w:date="2019-07-28T20:08: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476"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477" w:author="zhang alex" w:date="2019-07-28T20:08:00Z">
            <w:rPr>
              <w:rFonts w:ascii="Consolas" w:eastAsia="宋体" w:hAnsi="Consolas" w:cs="宋体"/>
              <w:b/>
              <w:bCs/>
              <w:color w:val="34302D"/>
              <w:kern w:val="0"/>
              <w:sz w:val="24"/>
              <w:szCs w:val="24"/>
            </w:rPr>
          </w:rPrChange>
        </w:rPr>
        <w:t>class</w:t>
      </w:r>
      <w:r w:rsidRPr="00101FAC">
        <w:rPr>
          <w:rFonts w:ascii="Consolas" w:eastAsia="宋体" w:hAnsi="Consolas" w:cs="宋体"/>
          <w:color w:val="34302D"/>
          <w:kern w:val="0"/>
          <w:sz w:val="18"/>
          <w:szCs w:val="18"/>
          <w:rPrChange w:id="1478"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445588"/>
          <w:kern w:val="0"/>
          <w:sz w:val="18"/>
          <w:szCs w:val="18"/>
          <w:rPrChange w:id="1479" w:author="zhang alex" w:date="2019-07-28T20:08:00Z">
            <w:rPr>
              <w:rFonts w:ascii="Consolas" w:eastAsia="宋体" w:hAnsi="Consolas" w:cs="宋体"/>
              <w:b/>
              <w:bCs/>
              <w:color w:val="445588"/>
              <w:kern w:val="0"/>
              <w:sz w:val="24"/>
              <w:szCs w:val="24"/>
            </w:rPr>
          </w:rPrChange>
        </w:rPr>
        <w:t>SimpleMovieLister</w:t>
      </w:r>
      <w:r w:rsidRPr="00101FAC">
        <w:rPr>
          <w:rFonts w:ascii="Consolas" w:eastAsia="宋体" w:hAnsi="Consolas" w:cs="宋体"/>
          <w:color w:val="34302D"/>
          <w:kern w:val="0"/>
          <w:sz w:val="18"/>
          <w:szCs w:val="18"/>
          <w:rPrChange w:id="1480" w:author="zhang alex" w:date="2019-07-28T20:08: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81" w:author="zhang alex" w:date="2019-07-28T20:08: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82"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83"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484" w:author="zhang alex" w:date="2019-07-28T20:08:00Z">
            <w:rPr>
              <w:rFonts w:ascii="Consolas" w:eastAsia="宋体" w:hAnsi="Consolas" w:cs="宋体"/>
              <w:i/>
              <w:iCs/>
              <w:color w:val="999988"/>
              <w:kern w:val="0"/>
              <w:sz w:val="24"/>
              <w:szCs w:val="24"/>
            </w:rPr>
          </w:rPrChange>
        </w:rPr>
        <w:t>// the SimpleMovieLister has a dependency on a MovieFinder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85"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86"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487" w:author="zhang alex" w:date="2019-07-28T20:08:00Z">
            <w:rPr>
              <w:rFonts w:ascii="Consolas" w:eastAsia="宋体" w:hAnsi="Consolas" w:cs="宋体"/>
              <w:b/>
              <w:bCs/>
              <w:color w:val="34302D"/>
              <w:kern w:val="0"/>
              <w:sz w:val="24"/>
              <w:szCs w:val="24"/>
            </w:rPr>
          </w:rPrChange>
        </w:rPr>
        <w:t>private</w:t>
      </w:r>
      <w:r w:rsidRPr="00101FAC">
        <w:rPr>
          <w:rFonts w:ascii="Consolas" w:eastAsia="宋体" w:hAnsi="Consolas" w:cs="宋体"/>
          <w:color w:val="34302D"/>
          <w:kern w:val="0"/>
          <w:sz w:val="18"/>
          <w:szCs w:val="18"/>
          <w:rPrChange w:id="1488" w:author="zhang alex" w:date="2019-07-28T20:08:00Z">
            <w:rPr>
              <w:rFonts w:ascii="Consolas" w:eastAsia="宋体" w:hAnsi="Consolas" w:cs="宋体"/>
              <w:color w:val="34302D"/>
              <w:kern w:val="0"/>
              <w:sz w:val="24"/>
              <w:szCs w:val="24"/>
            </w:rPr>
          </w:rPrChange>
        </w:rPr>
        <w:t xml:space="preserve"> MovieFinder movieFinder;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89" w:author="zhang alex" w:date="2019-07-28T20:08: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90"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91"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492" w:author="zhang alex" w:date="2019-07-28T20:08:00Z">
            <w:rPr>
              <w:rFonts w:ascii="Consolas" w:eastAsia="宋体" w:hAnsi="Consolas" w:cs="宋体"/>
              <w:i/>
              <w:iCs/>
              <w:color w:val="999988"/>
              <w:kern w:val="0"/>
              <w:sz w:val="24"/>
              <w:szCs w:val="24"/>
            </w:rPr>
          </w:rPrChange>
        </w:rPr>
        <w:t>// a constructor so that the Spring container can inject a MovieFinder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93"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94"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495" w:author="zhang alex" w:date="2019-07-28T20:08: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496" w:author="zhang alex" w:date="2019-07-28T20:08:00Z">
            <w:rPr>
              <w:rFonts w:ascii="Consolas" w:eastAsia="宋体" w:hAnsi="Consolas" w:cs="宋体"/>
              <w:color w:val="34302D"/>
              <w:kern w:val="0"/>
              <w:sz w:val="24"/>
              <w:szCs w:val="24"/>
            </w:rPr>
          </w:rPrChange>
        </w:rPr>
        <w:t xml:space="preserve"> SimpleMovieLister(MovieFinder movieFinder)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497"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498"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color w:val="996633"/>
          <w:kern w:val="0"/>
          <w:sz w:val="18"/>
          <w:szCs w:val="18"/>
          <w:rPrChange w:id="1499" w:author="zhang alex" w:date="2019-07-28T20:08:00Z">
            <w:rPr>
              <w:rFonts w:ascii="Consolas" w:eastAsia="宋体" w:hAnsi="Consolas" w:cs="宋体"/>
              <w:color w:val="996633"/>
              <w:kern w:val="0"/>
              <w:sz w:val="24"/>
              <w:szCs w:val="24"/>
            </w:rPr>
          </w:rPrChange>
        </w:rPr>
        <w:t>this</w:t>
      </w:r>
      <w:r w:rsidRPr="00101FAC">
        <w:rPr>
          <w:rFonts w:ascii="Consolas" w:eastAsia="宋体" w:hAnsi="Consolas" w:cs="宋体"/>
          <w:color w:val="34302D"/>
          <w:kern w:val="0"/>
          <w:sz w:val="18"/>
          <w:szCs w:val="18"/>
          <w:rPrChange w:id="1500" w:author="zhang alex" w:date="2019-07-28T20:08:00Z">
            <w:rPr>
              <w:rFonts w:ascii="Consolas" w:eastAsia="宋体" w:hAnsi="Consolas" w:cs="宋体"/>
              <w:color w:val="34302D"/>
              <w:kern w:val="0"/>
              <w:sz w:val="24"/>
              <w:szCs w:val="24"/>
            </w:rPr>
          </w:rPrChange>
        </w:rPr>
        <w:t>.movieFinder = movieFinder;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01"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02" w:author="zhang alex" w:date="2019-07-28T20:08: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03" w:author="zhang alex" w:date="2019-07-28T20:08: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04"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05" w:author="zhang alex" w:date="2019-07-28T20:08: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506" w:author="zhang alex" w:date="2019-07-28T20:08:00Z">
            <w:rPr>
              <w:rFonts w:ascii="Consolas" w:eastAsia="宋体" w:hAnsi="Consolas" w:cs="宋体"/>
              <w:i/>
              <w:iCs/>
              <w:color w:val="999988"/>
              <w:kern w:val="0"/>
              <w:sz w:val="24"/>
              <w:szCs w:val="24"/>
            </w:rPr>
          </w:rPrChange>
        </w:rPr>
        <w:t>// business logic that actually uses the injected MovieFinder is omitted...</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07" w:author="zhang alex" w:date="2019-07-28T20:08: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08" w:author="zhang alex" w:date="2019-07-28T20:08: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that there is nothing special about this class. It is a POJO that has no dependencies on container specific interfaces, base classes or annotations.</w:t>
      </w:r>
    </w:p>
    <w:p w:rsidR="003243C1" w:rsidRPr="00BA0D5D" w:rsidRDefault="003243C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请注意，这个类没有什么特别之处。它是一个</w:t>
      </w:r>
      <w:r>
        <w:rPr>
          <w:rFonts w:ascii="Arial" w:hAnsi="Arial" w:cs="Arial"/>
          <w:color w:val="34302D"/>
          <w:shd w:val="clear" w:color="auto" w:fill="FFFFFF"/>
        </w:rPr>
        <w:t>POJO</w:t>
      </w:r>
      <w:r>
        <w:rPr>
          <w:rFonts w:ascii="Arial" w:hAnsi="Arial" w:cs="Arial"/>
          <w:color w:val="34302D"/>
          <w:shd w:val="clear" w:color="auto" w:fill="FFFFFF"/>
        </w:rPr>
        <w:t>，它不依赖于容器特定的接口，基类或注释。</w:t>
      </w:r>
    </w:p>
    <w:p w:rsidR="00BA0D5D" w:rsidRPr="00652300" w:rsidRDefault="00BA0D5D" w:rsidP="00652300">
      <w:pPr>
        <w:widowControl/>
        <w:shd w:val="clear" w:color="auto" w:fill="FFFFFF"/>
        <w:jc w:val="left"/>
        <w:rPr>
          <w:rFonts w:ascii="Arial" w:eastAsia="宋体" w:hAnsi="Arial" w:cs="Arial"/>
          <w:i/>
          <w:iCs/>
          <w:color w:val="0B0A0A"/>
          <w:kern w:val="0"/>
          <w:sz w:val="24"/>
          <w:szCs w:val="24"/>
          <w:rPrChange w:id="1509" w:author="zhang alex" w:date="2019-07-28T20:19:00Z">
            <w:rPr>
              <w:rFonts w:ascii="Arial" w:eastAsia="宋体" w:hAnsi="Arial" w:cs="Arial"/>
              <w:color w:val="34302D"/>
              <w:kern w:val="0"/>
              <w:sz w:val="24"/>
              <w:szCs w:val="24"/>
            </w:rPr>
          </w:rPrChange>
        </w:rPr>
        <w:pPrChange w:id="1510" w:author="zhang alex" w:date="2019-07-28T20:19:00Z">
          <w:pPr>
            <w:widowControl/>
            <w:shd w:val="clear" w:color="auto" w:fill="FFFFFF"/>
            <w:spacing w:before="240" w:after="120"/>
            <w:jc w:val="left"/>
            <w:outlineLvl w:val="5"/>
          </w:pPr>
        </w:pPrChange>
      </w:pPr>
      <w:r w:rsidRPr="00652300">
        <w:rPr>
          <w:rFonts w:ascii="Arial" w:eastAsia="宋体" w:hAnsi="Arial" w:cs="Arial"/>
          <w:i/>
          <w:iCs/>
          <w:color w:val="0B0A0A"/>
          <w:kern w:val="0"/>
          <w:sz w:val="24"/>
          <w:szCs w:val="24"/>
          <w:rPrChange w:id="1511" w:author="zhang alex" w:date="2019-07-28T20:19:00Z">
            <w:rPr>
              <w:rFonts w:ascii="Arial" w:eastAsia="宋体" w:hAnsi="Arial" w:cs="Arial"/>
              <w:color w:val="34302D"/>
              <w:kern w:val="0"/>
              <w:sz w:val="24"/>
              <w:szCs w:val="24"/>
            </w:rPr>
          </w:rPrChange>
        </w:rPr>
        <w:t>Constructor Argument Resolution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Constructor argument resolution matching occurs by using the argument’s type. If no potential ambiguity exists in the constructor arguments of a bean definition, the order in which the constructor arguments are defined in a bean definition is the order in which those arguments are supplied to the appropriate constructor when the bean is being instantiated. Consider the following class:</w:t>
      </w:r>
    </w:p>
    <w:p w:rsidR="00BA21D4" w:rsidRPr="00BA21D4" w:rsidRDefault="00BA21D4" w:rsidP="00BA21D4">
      <w:pPr>
        <w:pStyle w:val="a3"/>
        <w:shd w:val="clear" w:color="auto" w:fill="FFFFFF"/>
        <w:spacing w:before="0" w:beforeAutospacing="0" w:after="300" w:afterAutospacing="0"/>
        <w:rPr>
          <w:rFonts w:ascii="inherit" w:hAnsi="inherit" w:cs="Arial" w:hint="eastAsia"/>
          <w:color w:val="34302D"/>
        </w:rPr>
      </w:pPr>
      <w:r w:rsidRPr="00BA21D4">
        <w:rPr>
          <w:rFonts w:ascii="inherit" w:hAnsi="inherit" w:cs="Arial"/>
          <w:color w:val="34302D"/>
        </w:rPr>
        <w:t>构造函数参数解析</w:t>
      </w:r>
    </w:p>
    <w:p w:rsidR="00BA21D4" w:rsidRDefault="00BA21D4" w:rsidP="00BA21D4">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lastRenderedPageBreak/>
        <w:t>通过使用参数的类型进行构造函数参数解析匹配。如果</w:t>
      </w:r>
      <w:r>
        <w:rPr>
          <w:rFonts w:ascii="inherit" w:hAnsi="inherit" w:cs="Arial"/>
          <w:color w:val="34302D"/>
        </w:rPr>
        <w:t>bean</w:t>
      </w:r>
      <w:r>
        <w:rPr>
          <w:rFonts w:ascii="inherit" w:hAnsi="inherit" w:cs="Arial"/>
          <w:color w:val="34302D"/>
        </w:rPr>
        <w:t>定义的构造函数参数中不存在潜在的歧义，那么在</w:t>
      </w:r>
      <w:r>
        <w:rPr>
          <w:rFonts w:ascii="inherit" w:hAnsi="inherit" w:cs="Arial"/>
          <w:color w:val="34302D"/>
        </w:rPr>
        <w:t>bean</w:t>
      </w:r>
      <w:r>
        <w:rPr>
          <w:rFonts w:ascii="inherit" w:hAnsi="inherit" w:cs="Arial"/>
          <w:color w:val="34302D"/>
        </w:rPr>
        <w:t>定义中定义构造函数参数的顺序是在实例化</w:t>
      </w:r>
      <w:r>
        <w:rPr>
          <w:rFonts w:ascii="inherit" w:hAnsi="inherit" w:cs="Arial"/>
          <w:color w:val="34302D"/>
        </w:rPr>
        <w:t>bean</w:t>
      </w:r>
      <w:r>
        <w:rPr>
          <w:rFonts w:ascii="inherit" w:hAnsi="inherit" w:cs="Arial"/>
          <w:color w:val="34302D"/>
        </w:rPr>
        <w:t>时将这些参数提供给适当的构造函数的顺序。考虑以下课程：</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12"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b/>
          <w:bCs/>
          <w:color w:val="000000"/>
          <w:kern w:val="0"/>
          <w:sz w:val="18"/>
          <w:szCs w:val="18"/>
          <w:rPrChange w:id="1513" w:author="zhang alex" w:date="2019-07-28T20:16:00Z">
            <w:rPr>
              <w:rFonts w:ascii="Consolas" w:eastAsia="宋体" w:hAnsi="Consolas" w:cs="宋体"/>
              <w:b/>
              <w:bCs/>
              <w:color w:val="000000"/>
              <w:kern w:val="0"/>
              <w:sz w:val="24"/>
              <w:szCs w:val="24"/>
            </w:rPr>
          </w:rPrChange>
        </w:rPr>
        <w:t>package</w:t>
      </w:r>
      <w:r w:rsidRPr="00101FAC">
        <w:rPr>
          <w:rFonts w:ascii="Consolas" w:eastAsia="宋体" w:hAnsi="Consolas" w:cs="宋体"/>
          <w:color w:val="34302D"/>
          <w:kern w:val="0"/>
          <w:sz w:val="18"/>
          <w:szCs w:val="18"/>
          <w:rPrChange w:id="1514" w:author="zhang alex" w:date="2019-07-28T20:16:00Z">
            <w:rPr>
              <w:rFonts w:ascii="Consolas" w:eastAsia="宋体" w:hAnsi="Consolas" w:cs="宋体"/>
              <w:color w:val="34302D"/>
              <w:kern w:val="0"/>
              <w:sz w:val="24"/>
              <w:szCs w:val="24"/>
            </w:rPr>
          </w:rPrChange>
        </w:rPr>
        <w:t xml:space="preserve"> x.y;</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15"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16"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b/>
          <w:bCs/>
          <w:color w:val="34302D"/>
          <w:kern w:val="0"/>
          <w:sz w:val="18"/>
          <w:szCs w:val="18"/>
          <w:rPrChange w:id="1517" w:author="zhang alex" w:date="2019-07-28T20:16: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518"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519" w:author="zhang alex" w:date="2019-07-28T20:16:00Z">
            <w:rPr>
              <w:rFonts w:ascii="Consolas" w:eastAsia="宋体" w:hAnsi="Consolas" w:cs="宋体"/>
              <w:b/>
              <w:bCs/>
              <w:color w:val="34302D"/>
              <w:kern w:val="0"/>
              <w:sz w:val="24"/>
              <w:szCs w:val="24"/>
            </w:rPr>
          </w:rPrChange>
        </w:rPr>
        <w:t>class</w:t>
      </w:r>
      <w:r w:rsidRPr="00101FAC">
        <w:rPr>
          <w:rFonts w:ascii="Consolas" w:eastAsia="宋体" w:hAnsi="Consolas" w:cs="宋体"/>
          <w:color w:val="34302D"/>
          <w:kern w:val="0"/>
          <w:sz w:val="18"/>
          <w:szCs w:val="18"/>
          <w:rPrChange w:id="1520"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445588"/>
          <w:kern w:val="0"/>
          <w:sz w:val="18"/>
          <w:szCs w:val="18"/>
          <w:rPrChange w:id="1521" w:author="zhang alex" w:date="2019-07-28T20:16:00Z">
            <w:rPr>
              <w:rFonts w:ascii="Consolas" w:eastAsia="宋体" w:hAnsi="Consolas" w:cs="宋体"/>
              <w:b/>
              <w:bCs/>
              <w:color w:val="445588"/>
              <w:kern w:val="0"/>
              <w:sz w:val="24"/>
              <w:szCs w:val="24"/>
            </w:rPr>
          </w:rPrChange>
        </w:rPr>
        <w:t>ThingOne</w:t>
      </w:r>
      <w:r w:rsidRPr="00101FAC">
        <w:rPr>
          <w:rFonts w:ascii="Consolas" w:eastAsia="宋体" w:hAnsi="Consolas" w:cs="宋体"/>
          <w:color w:val="34302D"/>
          <w:kern w:val="0"/>
          <w:sz w:val="18"/>
          <w:szCs w:val="18"/>
          <w:rPrChange w:id="1522" w:author="zhang alex" w:date="2019-07-28T20:16: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23"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24"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25"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526" w:author="zhang alex" w:date="2019-07-28T20:16: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527" w:author="zhang alex" w:date="2019-07-28T20:16:00Z">
            <w:rPr>
              <w:rFonts w:ascii="Consolas" w:eastAsia="宋体" w:hAnsi="Consolas" w:cs="宋体"/>
              <w:color w:val="34302D"/>
              <w:kern w:val="0"/>
              <w:sz w:val="24"/>
              <w:szCs w:val="24"/>
            </w:rPr>
          </w:rPrChange>
        </w:rPr>
        <w:t xml:space="preserve"> ThingOne(ThingTwo thingTwo, ThingThree thingThree)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28"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29"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530" w:author="zhang alex" w:date="2019-07-28T20:16:00Z">
            <w:rPr>
              <w:rFonts w:ascii="Consolas" w:eastAsia="宋体" w:hAnsi="Consolas" w:cs="宋体"/>
              <w:i/>
              <w:iCs/>
              <w:color w:val="999988"/>
              <w:kern w:val="0"/>
              <w:sz w:val="24"/>
              <w:szCs w:val="24"/>
            </w:rPr>
          </w:rPrChange>
        </w:rPr>
        <w:t>//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31"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32" w:author="zhang alex" w:date="2019-07-28T20:16: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33"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34" w:author="zhang alex" w:date="2019-07-28T20:16: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Assuming that </w:t>
      </w:r>
      <w:r w:rsidRPr="00BA0D5D">
        <w:rPr>
          <w:rFonts w:ascii="Consolas" w:eastAsia="宋体" w:hAnsi="Consolas" w:cs="宋体"/>
          <w:color w:val="34302D"/>
          <w:kern w:val="0"/>
          <w:sz w:val="23"/>
          <w:szCs w:val="23"/>
          <w:shd w:val="clear" w:color="auto" w:fill="F7F7F8"/>
        </w:rPr>
        <w:t>ThingTwo</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ThingThree</w:t>
      </w:r>
      <w:r w:rsidRPr="00BA0D5D">
        <w:rPr>
          <w:rFonts w:ascii="inherit" w:eastAsia="宋体" w:hAnsi="inherit" w:cs="Arial"/>
          <w:color w:val="34302D"/>
          <w:kern w:val="0"/>
          <w:sz w:val="24"/>
          <w:szCs w:val="24"/>
        </w:rPr>
        <w:t> classes are not related by inheritance, no potential ambiguity exists. Thus, the following configuration works fine, and you do not need to specify the constructor argument indexes or types explicitly in the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element.</w:t>
      </w:r>
    </w:p>
    <w:p w:rsidR="009426D9" w:rsidRPr="00BA0D5D" w:rsidRDefault="009426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w:t>
      </w:r>
      <w:r>
        <w:rPr>
          <w:rStyle w:val="HTML"/>
          <w:rFonts w:ascii="Consolas" w:hAnsi="Consolas"/>
          <w:sz w:val="23"/>
          <w:szCs w:val="23"/>
          <w:shd w:val="clear" w:color="auto" w:fill="F7F7F8"/>
        </w:rPr>
        <w:t>ThingTwo</w:t>
      </w:r>
      <w:r>
        <w:rPr>
          <w:rFonts w:ascii="Arial" w:hAnsi="Arial" w:cs="Arial" w:hint="eastAsia"/>
          <w:color w:val="34302D"/>
          <w:shd w:val="clear" w:color="auto" w:fill="FFFFFF"/>
        </w:rPr>
        <w:t>和</w:t>
      </w:r>
      <w:r>
        <w:rPr>
          <w:rStyle w:val="HTML"/>
          <w:rFonts w:ascii="Consolas" w:hAnsi="Consolas"/>
          <w:sz w:val="23"/>
          <w:szCs w:val="23"/>
          <w:shd w:val="clear" w:color="auto" w:fill="F7F7F8"/>
        </w:rPr>
        <w:t>ThingThree</w:t>
      </w:r>
      <w:r>
        <w:rPr>
          <w:rFonts w:ascii="Arial" w:hAnsi="Arial" w:cs="Arial"/>
          <w:color w:val="34302D"/>
          <w:shd w:val="clear" w:color="auto" w:fill="FFFFFF"/>
        </w:rPr>
        <w:t>类与继承无关，则不存在潜在的歧义。因此，以下配置工作正常，您不需要在</w:t>
      </w:r>
      <w:r>
        <w:rPr>
          <w:rStyle w:val="HTML"/>
          <w:rFonts w:ascii="Consolas" w:hAnsi="Consolas"/>
          <w:sz w:val="23"/>
          <w:szCs w:val="23"/>
          <w:shd w:val="clear" w:color="auto" w:fill="F7F7F8"/>
        </w:rPr>
        <w:t>&lt;constructor-arg/&gt;</w:t>
      </w:r>
      <w:r>
        <w:rPr>
          <w:rFonts w:ascii="Arial" w:hAnsi="Arial" w:cs="Arial"/>
          <w:color w:val="34302D"/>
          <w:shd w:val="clear" w:color="auto" w:fill="FFFFFF"/>
        </w:rPr>
        <w:t> </w:t>
      </w:r>
      <w:r>
        <w:rPr>
          <w:rFonts w:ascii="Arial" w:hAnsi="Arial" w:cs="Arial"/>
          <w:color w:val="34302D"/>
          <w:shd w:val="clear" w:color="auto" w:fill="FFFFFF"/>
        </w:rPr>
        <w:t>元素中显式指定构造函数参数索引或类型。</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35"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008080"/>
          <w:kern w:val="0"/>
          <w:sz w:val="18"/>
          <w:szCs w:val="18"/>
          <w:rPrChange w:id="1536" w:author="zhang alex" w:date="2019-07-28T20:16:00Z">
            <w:rPr>
              <w:rFonts w:ascii="Consolas" w:eastAsia="宋体" w:hAnsi="Consolas" w:cs="宋体"/>
              <w:color w:val="008080"/>
              <w:kern w:val="0"/>
              <w:sz w:val="24"/>
              <w:szCs w:val="24"/>
            </w:rPr>
          </w:rPrChange>
        </w:rPr>
        <w:t>&lt;beans&gt;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37"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38"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539" w:author="zhang alex" w:date="2019-07-28T20:16:00Z">
            <w:rPr>
              <w:rFonts w:ascii="Consolas" w:eastAsia="宋体" w:hAnsi="Consolas" w:cs="宋体"/>
              <w:color w:val="008080"/>
              <w:kern w:val="0"/>
              <w:sz w:val="24"/>
              <w:szCs w:val="24"/>
            </w:rPr>
          </w:rPrChange>
        </w:rPr>
        <w:t>&lt;bean</w:t>
      </w:r>
      <w:r w:rsidRPr="00101FAC">
        <w:rPr>
          <w:rFonts w:ascii="Consolas" w:eastAsia="宋体" w:hAnsi="Consolas" w:cs="宋体"/>
          <w:color w:val="34302D"/>
          <w:kern w:val="0"/>
          <w:sz w:val="18"/>
          <w:szCs w:val="18"/>
          <w:rPrChange w:id="1540"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541" w:author="zhang alex" w:date="2019-07-28T20:16:00Z">
            <w:rPr>
              <w:rFonts w:ascii="Consolas" w:eastAsia="宋体" w:hAnsi="Consolas" w:cs="宋体"/>
              <w:color w:val="000080"/>
              <w:kern w:val="0"/>
              <w:sz w:val="24"/>
              <w:szCs w:val="24"/>
            </w:rPr>
          </w:rPrChange>
        </w:rPr>
        <w:t>id</w:t>
      </w:r>
      <w:r w:rsidRPr="00101FAC">
        <w:rPr>
          <w:rFonts w:ascii="Consolas" w:eastAsia="宋体" w:hAnsi="Consolas" w:cs="宋体"/>
          <w:color w:val="34302D"/>
          <w:kern w:val="0"/>
          <w:sz w:val="18"/>
          <w:szCs w:val="18"/>
          <w:rPrChange w:id="1542"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543" w:author="zhang alex" w:date="2019-07-28T20:16:00Z">
            <w:rPr>
              <w:rFonts w:ascii="Consolas" w:eastAsia="宋体" w:hAnsi="Consolas" w:cs="宋体"/>
              <w:color w:val="DD1144"/>
              <w:kern w:val="0"/>
              <w:sz w:val="24"/>
              <w:szCs w:val="24"/>
            </w:rPr>
          </w:rPrChange>
        </w:rPr>
        <w:t>"beanOne"</w:t>
      </w:r>
      <w:r w:rsidRPr="00101FAC">
        <w:rPr>
          <w:rFonts w:ascii="Consolas" w:eastAsia="宋体" w:hAnsi="Consolas" w:cs="宋体"/>
          <w:color w:val="34302D"/>
          <w:kern w:val="0"/>
          <w:sz w:val="18"/>
          <w:szCs w:val="18"/>
          <w:rPrChange w:id="1544"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545" w:author="zhang alex" w:date="2019-07-28T20:16:00Z">
            <w:rPr>
              <w:rFonts w:ascii="Consolas" w:eastAsia="宋体" w:hAnsi="Consolas" w:cs="宋体"/>
              <w:color w:val="000080"/>
              <w:kern w:val="0"/>
              <w:sz w:val="24"/>
              <w:szCs w:val="24"/>
            </w:rPr>
          </w:rPrChange>
        </w:rPr>
        <w:t>class</w:t>
      </w:r>
      <w:r w:rsidRPr="00101FAC">
        <w:rPr>
          <w:rFonts w:ascii="Consolas" w:eastAsia="宋体" w:hAnsi="Consolas" w:cs="宋体"/>
          <w:color w:val="34302D"/>
          <w:kern w:val="0"/>
          <w:sz w:val="18"/>
          <w:szCs w:val="18"/>
          <w:rPrChange w:id="1546"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547" w:author="zhang alex" w:date="2019-07-28T20:16:00Z">
            <w:rPr>
              <w:rFonts w:ascii="Consolas" w:eastAsia="宋体" w:hAnsi="Consolas" w:cs="宋体"/>
              <w:color w:val="DD1144"/>
              <w:kern w:val="0"/>
              <w:sz w:val="24"/>
              <w:szCs w:val="24"/>
            </w:rPr>
          </w:rPrChange>
        </w:rPr>
        <w:t>"x.y.ThingOne"</w:t>
      </w:r>
      <w:r w:rsidRPr="00101FAC">
        <w:rPr>
          <w:rFonts w:ascii="Consolas" w:eastAsia="宋体" w:hAnsi="Consolas" w:cs="宋体"/>
          <w:color w:val="008080"/>
          <w:kern w:val="0"/>
          <w:sz w:val="18"/>
          <w:szCs w:val="18"/>
          <w:rPrChange w:id="1548"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49"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50"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551" w:author="zhang alex" w:date="2019-07-28T20:16:00Z">
            <w:rPr>
              <w:rFonts w:ascii="Consolas" w:eastAsia="宋体" w:hAnsi="Consolas" w:cs="宋体"/>
              <w:color w:val="008080"/>
              <w:kern w:val="0"/>
              <w:sz w:val="24"/>
              <w:szCs w:val="24"/>
            </w:rPr>
          </w:rPrChange>
        </w:rPr>
        <w:t>&lt;constructor-arg</w:t>
      </w:r>
      <w:r w:rsidRPr="00101FAC">
        <w:rPr>
          <w:rFonts w:ascii="Consolas" w:eastAsia="宋体" w:hAnsi="Consolas" w:cs="宋体"/>
          <w:color w:val="34302D"/>
          <w:kern w:val="0"/>
          <w:sz w:val="18"/>
          <w:szCs w:val="18"/>
          <w:rPrChange w:id="1552"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553" w:author="zhang alex" w:date="2019-07-28T20:16:00Z">
            <w:rPr>
              <w:rFonts w:ascii="Consolas" w:eastAsia="宋体" w:hAnsi="Consolas" w:cs="宋体"/>
              <w:color w:val="000080"/>
              <w:kern w:val="0"/>
              <w:sz w:val="24"/>
              <w:szCs w:val="24"/>
            </w:rPr>
          </w:rPrChange>
        </w:rPr>
        <w:t>ref</w:t>
      </w:r>
      <w:r w:rsidRPr="00101FAC">
        <w:rPr>
          <w:rFonts w:ascii="Consolas" w:eastAsia="宋体" w:hAnsi="Consolas" w:cs="宋体"/>
          <w:color w:val="34302D"/>
          <w:kern w:val="0"/>
          <w:sz w:val="18"/>
          <w:szCs w:val="18"/>
          <w:rPrChange w:id="1554"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555" w:author="zhang alex" w:date="2019-07-28T20:16:00Z">
            <w:rPr>
              <w:rFonts w:ascii="Consolas" w:eastAsia="宋体" w:hAnsi="Consolas" w:cs="宋体"/>
              <w:color w:val="DD1144"/>
              <w:kern w:val="0"/>
              <w:sz w:val="24"/>
              <w:szCs w:val="24"/>
            </w:rPr>
          </w:rPrChange>
        </w:rPr>
        <w:t>"beanTwo"</w:t>
      </w:r>
      <w:r w:rsidRPr="00101FAC">
        <w:rPr>
          <w:rFonts w:ascii="Consolas" w:eastAsia="宋体" w:hAnsi="Consolas" w:cs="宋体"/>
          <w:color w:val="008080"/>
          <w:kern w:val="0"/>
          <w:sz w:val="18"/>
          <w:szCs w:val="18"/>
          <w:rPrChange w:id="1556"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57"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58"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559" w:author="zhang alex" w:date="2019-07-28T20:16:00Z">
            <w:rPr>
              <w:rFonts w:ascii="Consolas" w:eastAsia="宋体" w:hAnsi="Consolas" w:cs="宋体"/>
              <w:color w:val="008080"/>
              <w:kern w:val="0"/>
              <w:sz w:val="24"/>
              <w:szCs w:val="24"/>
            </w:rPr>
          </w:rPrChange>
        </w:rPr>
        <w:t>&lt;constructor-arg</w:t>
      </w:r>
      <w:r w:rsidRPr="00101FAC">
        <w:rPr>
          <w:rFonts w:ascii="Consolas" w:eastAsia="宋体" w:hAnsi="Consolas" w:cs="宋体"/>
          <w:color w:val="34302D"/>
          <w:kern w:val="0"/>
          <w:sz w:val="18"/>
          <w:szCs w:val="18"/>
          <w:rPrChange w:id="1560"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561" w:author="zhang alex" w:date="2019-07-28T20:16:00Z">
            <w:rPr>
              <w:rFonts w:ascii="Consolas" w:eastAsia="宋体" w:hAnsi="Consolas" w:cs="宋体"/>
              <w:color w:val="000080"/>
              <w:kern w:val="0"/>
              <w:sz w:val="24"/>
              <w:szCs w:val="24"/>
            </w:rPr>
          </w:rPrChange>
        </w:rPr>
        <w:t>ref</w:t>
      </w:r>
      <w:r w:rsidRPr="00101FAC">
        <w:rPr>
          <w:rFonts w:ascii="Consolas" w:eastAsia="宋体" w:hAnsi="Consolas" w:cs="宋体"/>
          <w:color w:val="34302D"/>
          <w:kern w:val="0"/>
          <w:sz w:val="18"/>
          <w:szCs w:val="18"/>
          <w:rPrChange w:id="1562"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563" w:author="zhang alex" w:date="2019-07-28T20:16:00Z">
            <w:rPr>
              <w:rFonts w:ascii="Consolas" w:eastAsia="宋体" w:hAnsi="Consolas" w:cs="宋体"/>
              <w:color w:val="DD1144"/>
              <w:kern w:val="0"/>
              <w:sz w:val="24"/>
              <w:szCs w:val="24"/>
            </w:rPr>
          </w:rPrChange>
        </w:rPr>
        <w:t>"beanThree"</w:t>
      </w:r>
      <w:r w:rsidRPr="00101FAC">
        <w:rPr>
          <w:rFonts w:ascii="Consolas" w:eastAsia="宋体" w:hAnsi="Consolas" w:cs="宋体"/>
          <w:color w:val="008080"/>
          <w:kern w:val="0"/>
          <w:sz w:val="18"/>
          <w:szCs w:val="18"/>
          <w:rPrChange w:id="1564"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65"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66"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567" w:author="zhang alex" w:date="2019-07-28T20:16:00Z">
            <w:rPr>
              <w:rFonts w:ascii="Consolas" w:eastAsia="宋体" w:hAnsi="Consolas" w:cs="宋体"/>
              <w:color w:val="008080"/>
              <w:kern w:val="0"/>
              <w:sz w:val="24"/>
              <w:szCs w:val="24"/>
            </w:rPr>
          </w:rPrChange>
        </w:rPr>
        <w:t>&lt;/bean&gt;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68"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69"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70"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571" w:author="zhang alex" w:date="2019-07-28T20:16:00Z">
            <w:rPr>
              <w:rFonts w:ascii="Consolas" w:eastAsia="宋体" w:hAnsi="Consolas" w:cs="宋体"/>
              <w:color w:val="008080"/>
              <w:kern w:val="0"/>
              <w:sz w:val="24"/>
              <w:szCs w:val="24"/>
            </w:rPr>
          </w:rPrChange>
        </w:rPr>
        <w:t>&lt;bean</w:t>
      </w:r>
      <w:r w:rsidRPr="00101FAC">
        <w:rPr>
          <w:rFonts w:ascii="Consolas" w:eastAsia="宋体" w:hAnsi="Consolas" w:cs="宋体"/>
          <w:color w:val="34302D"/>
          <w:kern w:val="0"/>
          <w:sz w:val="18"/>
          <w:szCs w:val="18"/>
          <w:rPrChange w:id="1572"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573" w:author="zhang alex" w:date="2019-07-28T20:16:00Z">
            <w:rPr>
              <w:rFonts w:ascii="Consolas" w:eastAsia="宋体" w:hAnsi="Consolas" w:cs="宋体"/>
              <w:color w:val="000080"/>
              <w:kern w:val="0"/>
              <w:sz w:val="24"/>
              <w:szCs w:val="24"/>
            </w:rPr>
          </w:rPrChange>
        </w:rPr>
        <w:t>id</w:t>
      </w:r>
      <w:r w:rsidRPr="00101FAC">
        <w:rPr>
          <w:rFonts w:ascii="Consolas" w:eastAsia="宋体" w:hAnsi="Consolas" w:cs="宋体"/>
          <w:color w:val="34302D"/>
          <w:kern w:val="0"/>
          <w:sz w:val="18"/>
          <w:szCs w:val="18"/>
          <w:rPrChange w:id="1574"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575" w:author="zhang alex" w:date="2019-07-28T20:16:00Z">
            <w:rPr>
              <w:rFonts w:ascii="Consolas" w:eastAsia="宋体" w:hAnsi="Consolas" w:cs="宋体"/>
              <w:color w:val="DD1144"/>
              <w:kern w:val="0"/>
              <w:sz w:val="24"/>
              <w:szCs w:val="24"/>
            </w:rPr>
          </w:rPrChange>
        </w:rPr>
        <w:t>"beanTwo"</w:t>
      </w:r>
      <w:r w:rsidRPr="00101FAC">
        <w:rPr>
          <w:rFonts w:ascii="Consolas" w:eastAsia="宋体" w:hAnsi="Consolas" w:cs="宋体"/>
          <w:color w:val="34302D"/>
          <w:kern w:val="0"/>
          <w:sz w:val="18"/>
          <w:szCs w:val="18"/>
          <w:rPrChange w:id="1576"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577" w:author="zhang alex" w:date="2019-07-28T20:16:00Z">
            <w:rPr>
              <w:rFonts w:ascii="Consolas" w:eastAsia="宋体" w:hAnsi="Consolas" w:cs="宋体"/>
              <w:color w:val="000080"/>
              <w:kern w:val="0"/>
              <w:sz w:val="24"/>
              <w:szCs w:val="24"/>
            </w:rPr>
          </w:rPrChange>
        </w:rPr>
        <w:t>class</w:t>
      </w:r>
      <w:r w:rsidRPr="00101FAC">
        <w:rPr>
          <w:rFonts w:ascii="Consolas" w:eastAsia="宋体" w:hAnsi="Consolas" w:cs="宋体"/>
          <w:color w:val="34302D"/>
          <w:kern w:val="0"/>
          <w:sz w:val="18"/>
          <w:szCs w:val="18"/>
          <w:rPrChange w:id="1578"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579" w:author="zhang alex" w:date="2019-07-28T20:16:00Z">
            <w:rPr>
              <w:rFonts w:ascii="Consolas" w:eastAsia="宋体" w:hAnsi="Consolas" w:cs="宋体"/>
              <w:color w:val="DD1144"/>
              <w:kern w:val="0"/>
              <w:sz w:val="24"/>
              <w:szCs w:val="24"/>
            </w:rPr>
          </w:rPrChange>
        </w:rPr>
        <w:t>"x.y.ThingTwo"</w:t>
      </w:r>
      <w:r w:rsidRPr="00101FAC">
        <w:rPr>
          <w:rFonts w:ascii="Consolas" w:eastAsia="宋体" w:hAnsi="Consolas" w:cs="宋体"/>
          <w:color w:val="008080"/>
          <w:kern w:val="0"/>
          <w:sz w:val="18"/>
          <w:szCs w:val="18"/>
          <w:rPrChange w:id="1580"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81"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82"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583"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8080"/>
          <w:kern w:val="0"/>
          <w:sz w:val="18"/>
          <w:szCs w:val="18"/>
          <w:rPrChange w:id="1584" w:author="zhang alex" w:date="2019-07-28T20:16:00Z">
            <w:rPr>
              <w:rFonts w:ascii="Consolas" w:eastAsia="宋体" w:hAnsi="Consolas" w:cs="宋体"/>
              <w:color w:val="008080"/>
              <w:kern w:val="0"/>
              <w:sz w:val="24"/>
              <w:szCs w:val="24"/>
            </w:rPr>
          </w:rPrChange>
        </w:rPr>
        <w:t>&lt;bean</w:t>
      </w:r>
      <w:r w:rsidRPr="00101FAC">
        <w:rPr>
          <w:rFonts w:ascii="Consolas" w:eastAsia="宋体" w:hAnsi="Consolas" w:cs="宋体"/>
          <w:color w:val="34302D"/>
          <w:kern w:val="0"/>
          <w:sz w:val="18"/>
          <w:szCs w:val="18"/>
          <w:rPrChange w:id="1585"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586" w:author="zhang alex" w:date="2019-07-28T20:16:00Z">
            <w:rPr>
              <w:rFonts w:ascii="Consolas" w:eastAsia="宋体" w:hAnsi="Consolas" w:cs="宋体"/>
              <w:color w:val="000080"/>
              <w:kern w:val="0"/>
              <w:sz w:val="24"/>
              <w:szCs w:val="24"/>
            </w:rPr>
          </w:rPrChange>
        </w:rPr>
        <w:t>id</w:t>
      </w:r>
      <w:r w:rsidRPr="00101FAC">
        <w:rPr>
          <w:rFonts w:ascii="Consolas" w:eastAsia="宋体" w:hAnsi="Consolas" w:cs="宋体"/>
          <w:color w:val="34302D"/>
          <w:kern w:val="0"/>
          <w:sz w:val="18"/>
          <w:szCs w:val="18"/>
          <w:rPrChange w:id="1587"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588" w:author="zhang alex" w:date="2019-07-28T20:16:00Z">
            <w:rPr>
              <w:rFonts w:ascii="Consolas" w:eastAsia="宋体" w:hAnsi="Consolas" w:cs="宋体"/>
              <w:color w:val="DD1144"/>
              <w:kern w:val="0"/>
              <w:sz w:val="24"/>
              <w:szCs w:val="24"/>
            </w:rPr>
          </w:rPrChange>
        </w:rPr>
        <w:t>"beanThree"</w:t>
      </w:r>
      <w:r w:rsidRPr="00101FAC">
        <w:rPr>
          <w:rFonts w:ascii="Consolas" w:eastAsia="宋体" w:hAnsi="Consolas" w:cs="宋体"/>
          <w:color w:val="34302D"/>
          <w:kern w:val="0"/>
          <w:sz w:val="18"/>
          <w:szCs w:val="18"/>
          <w:rPrChange w:id="1589"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000080"/>
          <w:kern w:val="0"/>
          <w:sz w:val="18"/>
          <w:szCs w:val="18"/>
          <w:rPrChange w:id="1590" w:author="zhang alex" w:date="2019-07-28T20:16:00Z">
            <w:rPr>
              <w:rFonts w:ascii="Consolas" w:eastAsia="宋体" w:hAnsi="Consolas" w:cs="宋体"/>
              <w:color w:val="000080"/>
              <w:kern w:val="0"/>
              <w:sz w:val="24"/>
              <w:szCs w:val="24"/>
            </w:rPr>
          </w:rPrChange>
        </w:rPr>
        <w:t>class</w:t>
      </w:r>
      <w:r w:rsidRPr="00101FAC">
        <w:rPr>
          <w:rFonts w:ascii="Consolas" w:eastAsia="宋体" w:hAnsi="Consolas" w:cs="宋体"/>
          <w:color w:val="34302D"/>
          <w:kern w:val="0"/>
          <w:sz w:val="18"/>
          <w:szCs w:val="18"/>
          <w:rPrChange w:id="1591" w:author="zhang alex" w:date="2019-07-28T20:16:00Z">
            <w:rPr>
              <w:rFonts w:ascii="Consolas" w:eastAsia="宋体" w:hAnsi="Consolas" w:cs="宋体"/>
              <w:color w:val="34302D"/>
              <w:kern w:val="0"/>
              <w:sz w:val="24"/>
              <w:szCs w:val="24"/>
            </w:rPr>
          </w:rPrChange>
        </w:rPr>
        <w:t>=</w:t>
      </w:r>
      <w:r w:rsidRPr="00101FAC">
        <w:rPr>
          <w:rFonts w:ascii="Consolas" w:eastAsia="宋体" w:hAnsi="Consolas" w:cs="宋体"/>
          <w:color w:val="DD1144"/>
          <w:kern w:val="0"/>
          <w:sz w:val="18"/>
          <w:szCs w:val="18"/>
          <w:rPrChange w:id="1592" w:author="zhang alex" w:date="2019-07-28T20:16:00Z">
            <w:rPr>
              <w:rFonts w:ascii="Consolas" w:eastAsia="宋体" w:hAnsi="Consolas" w:cs="宋体"/>
              <w:color w:val="DD1144"/>
              <w:kern w:val="0"/>
              <w:sz w:val="24"/>
              <w:szCs w:val="24"/>
            </w:rPr>
          </w:rPrChange>
        </w:rPr>
        <w:t>"x.y.ThingThree"</w:t>
      </w:r>
      <w:r w:rsidRPr="00101FAC">
        <w:rPr>
          <w:rFonts w:ascii="Consolas" w:eastAsia="宋体" w:hAnsi="Consolas" w:cs="宋体"/>
          <w:color w:val="008080"/>
          <w:kern w:val="0"/>
          <w:sz w:val="18"/>
          <w:szCs w:val="18"/>
          <w:rPrChange w:id="1593" w:author="zhang alex" w:date="2019-07-28T20:16:00Z">
            <w:rPr>
              <w:rFonts w:ascii="Consolas" w:eastAsia="宋体" w:hAnsi="Consolas" w:cs="宋体"/>
              <w:color w:val="008080"/>
              <w:kern w:val="0"/>
              <w:sz w:val="24"/>
              <w:szCs w:val="24"/>
            </w:rPr>
          </w:rPrChange>
        </w:rPr>
        <w:t>/&gt;</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94"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008080"/>
          <w:kern w:val="0"/>
          <w:sz w:val="18"/>
          <w:szCs w:val="18"/>
          <w:rPrChange w:id="1595" w:author="zhang alex" w:date="2019-07-28T20:16:00Z">
            <w:rPr>
              <w:rFonts w:ascii="Consolas" w:eastAsia="宋体" w:hAnsi="Consolas" w:cs="宋体"/>
              <w:color w:val="008080"/>
              <w:kern w:val="0"/>
              <w:sz w:val="24"/>
              <w:szCs w:val="24"/>
            </w:rPr>
          </w:rPrChange>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another bean is referenced, the type is known, and matching can occur (as was the case with the preceding example). When a simple type is used, such as </w:t>
      </w:r>
      <w:r w:rsidRPr="00BA0D5D">
        <w:rPr>
          <w:rFonts w:ascii="Consolas" w:eastAsia="宋体" w:hAnsi="Consolas" w:cs="宋体"/>
          <w:color w:val="34302D"/>
          <w:kern w:val="0"/>
          <w:sz w:val="23"/>
          <w:szCs w:val="23"/>
          <w:shd w:val="clear" w:color="auto" w:fill="F7F7F8"/>
        </w:rPr>
        <w:t>&lt;value&gt;true&lt;/value&gt;</w:t>
      </w:r>
      <w:r w:rsidRPr="00BA0D5D">
        <w:rPr>
          <w:rFonts w:ascii="inherit" w:eastAsia="宋体" w:hAnsi="inherit" w:cs="Arial"/>
          <w:color w:val="34302D"/>
          <w:kern w:val="0"/>
          <w:sz w:val="24"/>
          <w:szCs w:val="24"/>
        </w:rPr>
        <w:t>, Spring cannot determine the type of the value, and so cannot match by type without help. Consider the following class:</w:t>
      </w:r>
    </w:p>
    <w:p w:rsidR="00B0720F" w:rsidRPr="00BA0D5D" w:rsidRDefault="00B0720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当引用另一个</w:t>
      </w:r>
      <w:r>
        <w:rPr>
          <w:rFonts w:ascii="Arial" w:hAnsi="Arial" w:cs="Arial"/>
          <w:color w:val="34302D"/>
          <w:shd w:val="clear" w:color="auto" w:fill="FFFFFF"/>
        </w:rPr>
        <w:t>bean</w:t>
      </w:r>
      <w:r>
        <w:rPr>
          <w:rFonts w:ascii="Arial" w:hAnsi="Arial" w:cs="Arial"/>
          <w:color w:val="34302D"/>
          <w:shd w:val="clear" w:color="auto" w:fill="FFFFFF"/>
        </w:rPr>
        <w:t>时，类型是已知的，并且可以发生匹配（与前面的示例一样）。当使用简单类型时，例如</w:t>
      </w:r>
      <w:r>
        <w:rPr>
          <w:rFonts w:ascii="Arial" w:hAnsi="Arial" w:cs="Arial"/>
          <w:color w:val="34302D"/>
          <w:shd w:val="clear" w:color="auto" w:fill="FFFFFF"/>
        </w:rPr>
        <w:t> </w:t>
      </w:r>
      <w:r>
        <w:rPr>
          <w:rStyle w:val="HTML"/>
          <w:rFonts w:ascii="Consolas" w:hAnsi="Consolas"/>
          <w:sz w:val="23"/>
          <w:szCs w:val="23"/>
          <w:shd w:val="clear" w:color="auto" w:fill="F7F7F8"/>
        </w:rPr>
        <w:t>&lt;value&gt;true&lt;/value&gt;</w:t>
      </w:r>
      <w:r>
        <w:rPr>
          <w:rFonts w:ascii="Arial" w:hAnsi="Arial" w:cs="Arial"/>
          <w:color w:val="34302D"/>
          <w:shd w:val="clear" w:color="auto" w:fill="FFFFFF"/>
        </w:rPr>
        <w:t>，</w:t>
      </w:r>
      <w:r>
        <w:rPr>
          <w:rFonts w:ascii="Arial" w:hAnsi="Arial" w:cs="Arial"/>
          <w:color w:val="34302D"/>
          <w:shd w:val="clear" w:color="auto" w:fill="FFFFFF"/>
        </w:rPr>
        <w:t>Spring</w:t>
      </w:r>
      <w:r>
        <w:rPr>
          <w:rFonts w:ascii="Arial" w:hAnsi="Arial" w:cs="Arial"/>
          <w:color w:val="34302D"/>
          <w:shd w:val="clear" w:color="auto" w:fill="FFFFFF"/>
        </w:rPr>
        <w:t>无法确定值的类型，因此无法在没有帮助的情况下按类型进行匹配。考虑以下课程：</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96"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b/>
          <w:bCs/>
          <w:color w:val="000000"/>
          <w:kern w:val="0"/>
          <w:sz w:val="18"/>
          <w:szCs w:val="18"/>
          <w:rPrChange w:id="1597" w:author="zhang alex" w:date="2019-07-28T20:16:00Z">
            <w:rPr>
              <w:rFonts w:ascii="Consolas" w:eastAsia="宋体" w:hAnsi="Consolas" w:cs="宋体"/>
              <w:b/>
              <w:bCs/>
              <w:color w:val="000000"/>
              <w:kern w:val="0"/>
              <w:sz w:val="24"/>
              <w:szCs w:val="24"/>
            </w:rPr>
          </w:rPrChange>
        </w:rPr>
        <w:t>package</w:t>
      </w:r>
      <w:r w:rsidRPr="00101FAC">
        <w:rPr>
          <w:rFonts w:ascii="Consolas" w:eastAsia="宋体" w:hAnsi="Consolas" w:cs="宋体"/>
          <w:color w:val="34302D"/>
          <w:kern w:val="0"/>
          <w:sz w:val="18"/>
          <w:szCs w:val="18"/>
          <w:rPrChange w:id="1598" w:author="zhang alex" w:date="2019-07-28T20:16:00Z">
            <w:rPr>
              <w:rFonts w:ascii="Consolas" w:eastAsia="宋体" w:hAnsi="Consolas" w:cs="宋体"/>
              <w:color w:val="34302D"/>
              <w:kern w:val="0"/>
              <w:sz w:val="24"/>
              <w:szCs w:val="24"/>
            </w:rPr>
          </w:rPrChange>
        </w:rPr>
        <w:t xml:space="preserve"> examples;</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599"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00"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b/>
          <w:bCs/>
          <w:color w:val="34302D"/>
          <w:kern w:val="0"/>
          <w:sz w:val="18"/>
          <w:szCs w:val="18"/>
          <w:rPrChange w:id="1601" w:author="zhang alex" w:date="2019-07-28T20:16: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602"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603" w:author="zhang alex" w:date="2019-07-28T20:16:00Z">
            <w:rPr>
              <w:rFonts w:ascii="Consolas" w:eastAsia="宋体" w:hAnsi="Consolas" w:cs="宋体"/>
              <w:b/>
              <w:bCs/>
              <w:color w:val="34302D"/>
              <w:kern w:val="0"/>
              <w:sz w:val="24"/>
              <w:szCs w:val="24"/>
            </w:rPr>
          </w:rPrChange>
        </w:rPr>
        <w:t>class</w:t>
      </w:r>
      <w:r w:rsidRPr="00101FAC">
        <w:rPr>
          <w:rFonts w:ascii="Consolas" w:eastAsia="宋体" w:hAnsi="Consolas" w:cs="宋体"/>
          <w:color w:val="34302D"/>
          <w:kern w:val="0"/>
          <w:sz w:val="18"/>
          <w:szCs w:val="18"/>
          <w:rPrChange w:id="1604"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445588"/>
          <w:kern w:val="0"/>
          <w:sz w:val="18"/>
          <w:szCs w:val="18"/>
          <w:rPrChange w:id="1605" w:author="zhang alex" w:date="2019-07-28T20:16:00Z">
            <w:rPr>
              <w:rFonts w:ascii="Consolas" w:eastAsia="宋体" w:hAnsi="Consolas" w:cs="宋体"/>
              <w:b/>
              <w:bCs/>
              <w:color w:val="445588"/>
              <w:kern w:val="0"/>
              <w:sz w:val="24"/>
              <w:szCs w:val="24"/>
            </w:rPr>
          </w:rPrChange>
        </w:rPr>
        <w:t>ExampleBean</w:t>
      </w:r>
      <w:r w:rsidRPr="00101FAC">
        <w:rPr>
          <w:rFonts w:ascii="Consolas" w:eastAsia="宋体" w:hAnsi="Consolas" w:cs="宋体"/>
          <w:color w:val="34302D"/>
          <w:kern w:val="0"/>
          <w:sz w:val="18"/>
          <w:szCs w:val="18"/>
          <w:rPrChange w:id="1606" w:author="zhang alex" w:date="2019-07-28T20:16: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07"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08"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609"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i/>
          <w:iCs/>
          <w:color w:val="999988"/>
          <w:kern w:val="0"/>
          <w:sz w:val="18"/>
          <w:szCs w:val="18"/>
          <w:rPrChange w:id="1610" w:author="zhang alex" w:date="2019-07-28T20:16:00Z">
            <w:rPr>
              <w:rFonts w:ascii="Consolas" w:eastAsia="宋体" w:hAnsi="Consolas" w:cs="宋体"/>
              <w:i/>
              <w:iCs/>
              <w:color w:val="999988"/>
              <w:kern w:val="0"/>
              <w:sz w:val="24"/>
              <w:szCs w:val="24"/>
            </w:rPr>
          </w:rPrChange>
        </w:rPr>
        <w:t>// Number of years to calculate the Ultimate Answer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11"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612"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613" w:author="zhang alex" w:date="2019-07-28T20:16:00Z">
            <w:rPr>
              <w:rFonts w:ascii="Consolas" w:eastAsia="宋体" w:hAnsi="Consolas" w:cs="宋体"/>
              <w:b/>
              <w:bCs/>
              <w:color w:val="34302D"/>
              <w:kern w:val="0"/>
              <w:sz w:val="24"/>
              <w:szCs w:val="24"/>
            </w:rPr>
          </w:rPrChange>
        </w:rPr>
        <w:t>private</w:t>
      </w:r>
      <w:r w:rsidRPr="00101FAC">
        <w:rPr>
          <w:rFonts w:ascii="Consolas" w:eastAsia="宋体" w:hAnsi="Consolas" w:cs="宋体"/>
          <w:color w:val="34302D"/>
          <w:kern w:val="0"/>
          <w:sz w:val="18"/>
          <w:szCs w:val="18"/>
          <w:rPrChange w:id="1614"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615" w:author="zhang alex" w:date="2019-07-28T20:16:00Z">
            <w:rPr>
              <w:rFonts w:ascii="Consolas" w:eastAsia="宋体" w:hAnsi="Consolas" w:cs="宋体"/>
              <w:b/>
              <w:bCs/>
              <w:color w:val="34302D"/>
              <w:kern w:val="0"/>
              <w:sz w:val="24"/>
              <w:szCs w:val="24"/>
            </w:rPr>
          </w:rPrChange>
        </w:rPr>
        <w:t>int</w:t>
      </w:r>
      <w:r w:rsidRPr="00101FAC">
        <w:rPr>
          <w:rFonts w:ascii="Consolas" w:eastAsia="宋体" w:hAnsi="Consolas" w:cs="宋体"/>
          <w:color w:val="34302D"/>
          <w:kern w:val="0"/>
          <w:sz w:val="18"/>
          <w:szCs w:val="18"/>
          <w:rPrChange w:id="1616" w:author="zhang alex" w:date="2019-07-28T20:16:00Z">
            <w:rPr>
              <w:rFonts w:ascii="Consolas" w:eastAsia="宋体" w:hAnsi="Consolas" w:cs="宋体"/>
              <w:color w:val="34302D"/>
              <w:kern w:val="0"/>
              <w:sz w:val="24"/>
              <w:szCs w:val="24"/>
            </w:rPr>
          </w:rPrChange>
        </w:rPr>
        <w:t xml:space="preserve"> years;</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17"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18"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619" w:author="zhang alex" w:date="2019-07-28T20:16:00Z">
            <w:rPr>
              <w:rFonts w:ascii="Consolas" w:eastAsia="宋体" w:hAnsi="Consolas" w:cs="宋体"/>
              <w:color w:val="34302D"/>
              <w:kern w:val="0"/>
              <w:sz w:val="24"/>
              <w:szCs w:val="24"/>
            </w:rPr>
          </w:rPrChange>
        </w:rPr>
        <w:lastRenderedPageBreak/>
        <w:t xml:space="preserve">    </w:t>
      </w:r>
      <w:r w:rsidRPr="00101FAC">
        <w:rPr>
          <w:rFonts w:ascii="Consolas" w:eastAsia="宋体" w:hAnsi="Consolas" w:cs="宋体"/>
          <w:i/>
          <w:iCs/>
          <w:color w:val="999988"/>
          <w:kern w:val="0"/>
          <w:sz w:val="18"/>
          <w:szCs w:val="18"/>
          <w:rPrChange w:id="1620" w:author="zhang alex" w:date="2019-07-28T20:16:00Z">
            <w:rPr>
              <w:rFonts w:ascii="Consolas" w:eastAsia="宋体" w:hAnsi="Consolas" w:cs="宋体"/>
              <w:i/>
              <w:iCs/>
              <w:color w:val="999988"/>
              <w:kern w:val="0"/>
              <w:sz w:val="24"/>
              <w:szCs w:val="24"/>
            </w:rPr>
          </w:rPrChange>
        </w:rPr>
        <w:t>// The Answer to Life, the Universe, and Everything</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21"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622"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623" w:author="zhang alex" w:date="2019-07-28T20:16:00Z">
            <w:rPr>
              <w:rFonts w:ascii="Consolas" w:eastAsia="宋体" w:hAnsi="Consolas" w:cs="宋体"/>
              <w:b/>
              <w:bCs/>
              <w:color w:val="34302D"/>
              <w:kern w:val="0"/>
              <w:sz w:val="24"/>
              <w:szCs w:val="24"/>
            </w:rPr>
          </w:rPrChange>
        </w:rPr>
        <w:t>private</w:t>
      </w:r>
      <w:r w:rsidRPr="00101FAC">
        <w:rPr>
          <w:rFonts w:ascii="Consolas" w:eastAsia="宋体" w:hAnsi="Consolas" w:cs="宋体"/>
          <w:color w:val="34302D"/>
          <w:kern w:val="0"/>
          <w:sz w:val="18"/>
          <w:szCs w:val="18"/>
          <w:rPrChange w:id="1624" w:author="zhang alex" w:date="2019-07-28T20:16:00Z">
            <w:rPr>
              <w:rFonts w:ascii="Consolas" w:eastAsia="宋体" w:hAnsi="Consolas" w:cs="宋体"/>
              <w:color w:val="34302D"/>
              <w:kern w:val="0"/>
              <w:sz w:val="24"/>
              <w:szCs w:val="24"/>
            </w:rPr>
          </w:rPrChange>
        </w:rPr>
        <w:t xml:space="preserve"> String ultimateAnswer;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25" w:author="zhang alex" w:date="2019-07-28T20:16:00Z">
            <w:rPr>
              <w:rFonts w:ascii="Consolas" w:eastAsia="宋体" w:hAnsi="Consolas" w:cs="宋体"/>
              <w:color w:val="34302D"/>
              <w:kern w:val="0"/>
              <w:sz w:val="24"/>
              <w:szCs w:val="24"/>
            </w:rPr>
          </w:rPrChange>
        </w:rPr>
      </w:pP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26"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627"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b/>
          <w:bCs/>
          <w:color w:val="34302D"/>
          <w:kern w:val="0"/>
          <w:sz w:val="18"/>
          <w:szCs w:val="18"/>
          <w:rPrChange w:id="1628" w:author="zhang alex" w:date="2019-07-28T20:16:00Z">
            <w:rPr>
              <w:rFonts w:ascii="Consolas" w:eastAsia="宋体" w:hAnsi="Consolas" w:cs="宋体"/>
              <w:b/>
              <w:bCs/>
              <w:color w:val="34302D"/>
              <w:kern w:val="0"/>
              <w:sz w:val="24"/>
              <w:szCs w:val="24"/>
            </w:rPr>
          </w:rPrChange>
        </w:rPr>
        <w:t>public</w:t>
      </w:r>
      <w:r w:rsidRPr="00101FAC">
        <w:rPr>
          <w:rFonts w:ascii="Consolas" w:eastAsia="宋体" w:hAnsi="Consolas" w:cs="宋体"/>
          <w:color w:val="34302D"/>
          <w:kern w:val="0"/>
          <w:sz w:val="18"/>
          <w:szCs w:val="18"/>
          <w:rPrChange w:id="1629" w:author="zhang alex" w:date="2019-07-28T20:16:00Z">
            <w:rPr>
              <w:rFonts w:ascii="Consolas" w:eastAsia="宋体" w:hAnsi="Consolas" w:cs="宋体"/>
              <w:color w:val="34302D"/>
              <w:kern w:val="0"/>
              <w:sz w:val="24"/>
              <w:szCs w:val="24"/>
            </w:rPr>
          </w:rPrChange>
        </w:rPr>
        <w:t xml:space="preserve"> ExampleBean(</w:t>
      </w:r>
      <w:r w:rsidRPr="00101FAC">
        <w:rPr>
          <w:rFonts w:ascii="Consolas" w:eastAsia="宋体" w:hAnsi="Consolas" w:cs="宋体"/>
          <w:b/>
          <w:bCs/>
          <w:color w:val="34302D"/>
          <w:kern w:val="0"/>
          <w:sz w:val="18"/>
          <w:szCs w:val="18"/>
          <w:rPrChange w:id="1630" w:author="zhang alex" w:date="2019-07-28T20:16:00Z">
            <w:rPr>
              <w:rFonts w:ascii="Consolas" w:eastAsia="宋体" w:hAnsi="Consolas" w:cs="宋体"/>
              <w:b/>
              <w:bCs/>
              <w:color w:val="34302D"/>
              <w:kern w:val="0"/>
              <w:sz w:val="24"/>
              <w:szCs w:val="24"/>
            </w:rPr>
          </w:rPrChange>
        </w:rPr>
        <w:t>int</w:t>
      </w:r>
      <w:r w:rsidRPr="00101FAC">
        <w:rPr>
          <w:rFonts w:ascii="Consolas" w:eastAsia="宋体" w:hAnsi="Consolas" w:cs="宋体"/>
          <w:color w:val="34302D"/>
          <w:kern w:val="0"/>
          <w:sz w:val="18"/>
          <w:szCs w:val="18"/>
          <w:rPrChange w:id="1631" w:author="zhang alex" w:date="2019-07-28T20:16:00Z">
            <w:rPr>
              <w:rFonts w:ascii="Consolas" w:eastAsia="宋体" w:hAnsi="Consolas" w:cs="宋体"/>
              <w:color w:val="34302D"/>
              <w:kern w:val="0"/>
              <w:sz w:val="24"/>
              <w:szCs w:val="24"/>
            </w:rPr>
          </w:rPrChange>
        </w:rPr>
        <w:t xml:space="preserve"> years, String ultimateAnswer)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32"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633"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996633"/>
          <w:kern w:val="0"/>
          <w:sz w:val="18"/>
          <w:szCs w:val="18"/>
          <w:rPrChange w:id="1634" w:author="zhang alex" w:date="2019-07-28T20:16:00Z">
            <w:rPr>
              <w:rFonts w:ascii="Consolas" w:eastAsia="宋体" w:hAnsi="Consolas" w:cs="宋体"/>
              <w:color w:val="996633"/>
              <w:kern w:val="0"/>
              <w:sz w:val="24"/>
              <w:szCs w:val="24"/>
            </w:rPr>
          </w:rPrChange>
        </w:rPr>
        <w:t>this</w:t>
      </w:r>
      <w:r w:rsidRPr="00101FAC">
        <w:rPr>
          <w:rFonts w:ascii="Consolas" w:eastAsia="宋体" w:hAnsi="Consolas" w:cs="宋体"/>
          <w:color w:val="34302D"/>
          <w:kern w:val="0"/>
          <w:sz w:val="18"/>
          <w:szCs w:val="18"/>
          <w:rPrChange w:id="1635" w:author="zhang alex" w:date="2019-07-28T20:16:00Z">
            <w:rPr>
              <w:rFonts w:ascii="Consolas" w:eastAsia="宋体" w:hAnsi="Consolas" w:cs="宋体"/>
              <w:color w:val="34302D"/>
              <w:kern w:val="0"/>
              <w:sz w:val="24"/>
              <w:szCs w:val="24"/>
            </w:rPr>
          </w:rPrChange>
        </w:rPr>
        <w:t>.years = years;</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36"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637" w:author="zhang alex" w:date="2019-07-28T20:16:00Z">
            <w:rPr>
              <w:rFonts w:ascii="Consolas" w:eastAsia="宋体" w:hAnsi="Consolas" w:cs="宋体"/>
              <w:color w:val="34302D"/>
              <w:kern w:val="0"/>
              <w:sz w:val="24"/>
              <w:szCs w:val="24"/>
            </w:rPr>
          </w:rPrChange>
        </w:rPr>
        <w:t xml:space="preserve">        </w:t>
      </w:r>
      <w:r w:rsidRPr="00101FAC">
        <w:rPr>
          <w:rFonts w:ascii="Consolas" w:eastAsia="宋体" w:hAnsi="Consolas" w:cs="宋体"/>
          <w:color w:val="996633"/>
          <w:kern w:val="0"/>
          <w:sz w:val="18"/>
          <w:szCs w:val="18"/>
          <w:rPrChange w:id="1638" w:author="zhang alex" w:date="2019-07-28T20:16:00Z">
            <w:rPr>
              <w:rFonts w:ascii="Consolas" w:eastAsia="宋体" w:hAnsi="Consolas" w:cs="宋体"/>
              <w:color w:val="996633"/>
              <w:kern w:val="0"/>
              <w:sz w:val="24"/>
              <w:szCs w:val="24"/>
            </w:rPr>
          </w:rPrChange>
        </w:rPr>
        <w:t>this</w:t>
      </w:r>
      <w:r w:rsidRPr="00101FAC">
        <w:rPr>
          <w:rFonts w:ascii="Consolas" w:eastAsia="宋体" w:hAnsi="Consolas" w:cs="宋体"/>
          <w:color w:val="34302D"/>
          <w:kern w:val="0"/>
          <w:sz w:val="18"/>
          <w:szCs w:val="18"/>
          <w:rPrChange w:id="1639" w:author="zhang alex" w:date="2019-07-28T20:16:00Z">
            <w:rPr>
              <w:rFonts w:ascii="Consolas" w:eastAsia="宋体" w:hAnsi="Consolas" w:cs="宋体"/>
              <w:color w:val="34302D"/>
              <w:kern w:val="0"/>
              <w:sz w:val="24"/>
              <w:szCs w:val="24"/>
            </w:rPr>
          </w:rPrChange>
        </w:rPr>
        <w:t>.ultimateAnswer = ultimateAnswer;</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40"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641" w:author="zhang alex" w:date="2019-07-28T20:16:00Z">
            <w:rPr>
              <w:rFonts w:ascii="Consolas" w:eastAsia="宋体" w:hAnsi="Consolas" w:cs="宋体"/>
              <w:color w:val="34302D"/>
              <w:kern w:val="0"/>
              <w:sz w:val="24"/>
              <w:szCs w:val="24"/>
            </w:rPr>
          </w:rPrChange>
        </w:rPr>
        <w:t xml:space="preserve">    }</w:t>
      </w:r>
    </w:p>
    <w:p w:rsidR="00BA0D5D" w:rsidRPr="00101FAC"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42" w:author="zhang alex" w:date="2019-07-28T20:16:00Z">
            <w:rPr>
              <w:rFonts w:ascii="Consolas" w:eastAsia="宋体" w:hAnsi="Consolas" w:cs="宋体"/>
              <w:color w:val="34302D"/>
              <w:kern w:val="0"/>
              <w:sz w:val="24"/>
              <w:szCs w:val="24"/>
            </w:rPr>
          </w:rPrChange>
        </w:rPr>
      </w:pPr>
      <w:r w:rsidRPr="00101FAC">
        <w:rPr>
          <w:rFonts w:ascii="Consolas" w:eastAsia="宋体" w:hAnsi="Consolas" w:cs="宋体"/>
          <w:color w:val="34302D"/>
          <w:kern w:val="0"/>
          <w:sz w:val="18"/>
          <w:szCs w:val="18"/>
          <w:rPrChange w:id="1643" w:author="zhang alex" w:date="2019-07-28T20:16:00Z">
            <w:rPr>
              <w:rFonts w:ascii="Consolas" w:eastAsia="宋体" w:hAnsi="Consolas" w:cs="宋体"/>
              <w:color w:val="34302D"/>
              <w:kern w:val="0"/>
              <w:sz w:val="24"/>
              <w:szCs w:val="24"/>
            </w:rPr>
          </w:rPrChange>
        </w:rPr>
        <w:t>}</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Constructor argument type matching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scenario, the container can use type matching with simple types if you explicitly specify the type of the constructor argument by using the </w:t>
      </w:r>
      <w:r w:rsidRPr="00BA0D5D">
        <w:rPr>
          <w:rFonts w:ascii="Consolas" w:eastAsia="宋体" w:hAnsi="Consolas" w:cs="宋体"/>
          <w:color w:val="34302D"/>
          <w:kern w:val="0"/>
          <w:sz w:val="23"/>
          <w:szCs w:val="23"/>
          <w:shd w:val="clear" w:color="auto" w:fill="F7F7F8"/>
        </w:rPr>
        <w:t>type</w:t>
      </w:r>
      <w:r w:rsidRPr="00BA0D5D">
        <w:rPr>
          <w:rFonts w:ascii="inherit" w:eastAsia="宋体" w:hAnsi="inherit" w:cs="Arial"/>
          <w:color w:val="34302D"/>
          <w:kern w:val="0"/>
          <w:sz w:val="24"/>
          <w:szCs w:val="24"/>
        </w:rPr>
        <w:t> attribute. as the following example shows:</w:t>
      </w:r>
    </w:p>
    <w:p w:rsidR="00266C63" w:rsidRPr="00266C63" w:rsidRDefault="00266C63" w:rsidP="00266C63">
      <w:pPr>
        <w:widowControl/>
        <w:shd w:val="clear" w:color="auto" w:fill="FFFFFF"/>
        <w:jc w:val="left"/>
        <w:rPr>
          <w:rFonts w:ascii="Arial" w:eastAsia="宋体" w:hAnsi="Arial" w:cs="Arial"/>
          <w:i/>
          <w:iCs/>
          <w:color w:val="0B0A0A"/>
          <w:kern w:val="0"/>
          <w:sz w:val="24"/>
          <w:szCs w:val="24"/>
        </w:rPr>
      </w:pPr>
      <w:r w:rsidRPr="00266C63">
        <w:rPr>
          <w:rFonts w:ascii="Arial" w:eastAsia="宋体" w:hAnsi="Arial" w:cs="Arial"/>
          <w:i/>
          <w:iCs/>
          <w:color w:val="0B0A0A"/>
          <w:kern w:val="0"/>
          <w:sz w:val="24"/>
          <w:szCs w:val="24"/>
        </w:rPr>
        <w:t>构造函数参数类型匹配</w:t>
      </w:r>
    </w:p>
    <w:p w:rsidR="00266C63" w:rsidRPr="00266C63" w:rsidRDefault="00266C63" w:rsidP="00266C63">
      <w:pPr>
        <w:widowControl/>
        <w:shd w:val="clear" w:color="auto" w:fill="FFFFFF"/>
        <w:spacing w:after="300"/>
        <w:jc w:val="left"/>
        <w:rPr>
          <w:rFonts w:ascii="inherit" w:eastAsia="宋体" w:hAnsi="inherit" w:cs="Arial" w:hint="eastAsia"/>
          <w:color w:val="34302D"/>
          <w:kern w:val="0"/>
          <w:sz w:val="24"/>
          <w:szCs w:val="24"/>
        </w:rPr>
      </w:pPr>
      <w:r w:rsidRPr="00266C63">
        <w:rPr>
          <w:rFonts w:ascii="inherit" w:eastAsia="宋体" w:hAnsi="inherit" w:cs="Arial"/>
          <w:color w:val="34302D"/>
          <w:kern w:val="0"/>
          <w:sz w:val="24"/>
          <w:szCs w:val="24"/>
        </w:rPr>
        <w:t>在前面的场景中，如果使用</w:t>
      </w:r>
      <w:r w:rsidRPr="00266C63">
        <w:rPr>
          <w:rFonts w:ascii="Consolas" w:eastAsia="宋体" w:hAnsi="Consolas" w:cs="宋体"/>
          <w:color w:val="34302D"/>
          <w:kern w:val="0"/>
          <w:sz w:val="23"/>
          <w:szCs w:val="23"/>
          <w:shd w:val="clear" w:color="auto" w:fill="F7F7F8"/>
        </w:rPr>
        <w:t>type</w:t>
      </w:r>
      <w:r w:rsidRPr="00266C63">
        <w:rPr>
          <w:rFonts w:ascii="inherit" w:eastAsia="宋体" w:hAnsi="inherit" w:cs="Arial"/>
          <w:color w:val="34302D"/>
          <w:kern w:val="0"/>
          <w:sz w:val="24"/>
          <w:szCs w:val="24"/>
        </w:rPr>
        <w:t>属性显式指定构造函数参数的类型，则容器可以使用与简单类型的类型匹配。如下例所示：</w:t>
      </w:r>
    </w:p>
    <w:p w:rsidR="00266C63" w:rsidRPr="00BA0D5D" w:rsidDel="00F26CEB" w:rsidRDefault="00266C63" w:rsidP="00BA0D5D">
      <w:pPr>
        <w:widowControl/>
        <w:shd w:val="clear" w:color="auto" w:fill="FFFFFF"/>
        <w:spacing w:after="300"/>
        <w:jc w:val="left"/>
        <w:rPr>
          <w:del w:id="1644" w:author="zhang alex" w:date="2019-07-28T20:21:00Z"/>
          <w:rFonts w:ascii="inherit" w:eastAsia="宋体" w:hAnsi="inherit" w:cs="Arial" w:hint="eastAsia"/>
          <w:color w:val="34302D"/>
          <w:kern w:val="0"/>
          <w:sz w:val="24"/>
          <w:szCs w:val="24"/>
        </w:rPr>
      </w:pPr>
    </w:p>
    <w:p w:rsidR="00BA0D5D" w:rsidRPr="00F26CEB"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45" w:author="zhang alex" w:date="2019-07-28T20:21:00Z">
            <w:rPr>
              <w:rFonts w:ascii="Consolas" w:eastAsia="宋体" w:hAnsi="Consolas" w:cs="宋体"/>
              <w:color w:val="34302D"/>
              <w:kern w:val="0"/>
              <w:sz w:val="24"/>
              <w:szCs w:val="24"/>
            </w:rPr>
          </w:rPrChange>
        </w:rPr>
      </w:pPr>
      <w:r w:rsidRPr="00F26CEB">
        <w:rPr>
          <w:rFonts w:ascii="Consolas" w:eastAsia="宋体" w:hAnsi="Consolas" w:cs="宋体"/>
          <w:color w:val="008080"/>
          <w:kern w:val="0"/>
          <w:sz w:val="18"/>
          <w:szCs w:val="18"/>
          <w:rPrChange w:id="1646" w:author="zhang alex" w:date="2019-07-28T20:21:00Z">
            <w:rPr>
              <w:rFonts w:ascii="Consolas" w:eastAsia="宋体" w:hAnsi="Consolas" w:cs="宋体"/>
              <w:color w:val="008080"/>
              <w:kern w:val="0"/>
              <w:sz w:val="24"/>
              <w:szCs w:val="24"/>
            </w:rPr>
          </w:rPrChange>
        </w:rPr>
        <w:t>&lt;bean</w:t>
      </w:r>
      <w:r w:rsidRPr="00F26CEB">
        <w:rPr>
          <w:rFonts w:ascii="Consolas" w:eastAsia="宋体" w:hAnsi="Consolas" w:cs="宋体"/>
          <w:color w:val="34302D"/>
          <w:kern w:val="0"/>
          <w:sz w:val="18"/>
          <w:szCs w:val="18"/>
          <w:rPrChange w:id="1647"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648" w:author="zhang alex" w:date="2019-07-28T20:21:00Z">
            <w:rPr>
              <w:rFonts w:ascii="Consolas" w:eastAsia="宋体" w:hAnsi="Consolas" w:cs="宋体"/>
              <w:color w:val="000080"/>
              <w:kern w:val="0"/>
              <w:sz w:val="24"/>
              <w:szCs w:val="24"/>
            </w:rPr>
          </w:rPrChange>
        </w:rPr>
        <w:t>id</w:t>
      </w:r>
      <w:r w:rsidRPr="00F26CEB">
        <w:rPr>
          <w:rFonts w:ascii="Consolas" w:eastAsia="宋体" w:hAnsi="Consolas" w:cs="宋体"/>
          <w:color w:val="34302D"/>
          <w:kern w:val="0"/>
          <w:sz w:val="18"/>
          <w:szCs w:val="18"/>
          <w:rPrChange w:id="1649"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650" w:author="zhang alex" w:date="2019-07-28T20:21:00Z">
            <w:rPr>
              <w:rFonts w:ascii="Consolas" w:eastAsia="宋体" w:hAnsi="Consolas" w:cs="宋体"/>
              <w:color w:val="DD1144"/>
              <w:kern w:val="0"/>
              <w:sz w:val="24"/>
              <w:szCs w:val="24"/>
            </w:rPr>
          </w:rPrChange>
        </w:rPr>
        <w:t>"exampleBean"</w:t>
      </w:r>
      <w:r w:rsidRPr="00F26CEB">
        <w:rPr>
          <w:rFonts w:ascii="Consolas" w:eastAsia="宋体" w:hAnsi="Consolas" w:cs="宋体"/>
          <w:color w:val="34302D"/>
          <w:kern w:val="0"/>
          <w:sz w:val="18"/>
          <w:szCs w:val="18"/>
          <w:rPrChange w:id="1651"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652" w:author="zhang alex" w:date="2019-07-28T20:21:00Z">
            <w:rPr>
              <w:rFonts w:ascii="Consolas" w:eastAsia="宋体" w:hAnsi="Consolas" w:cs="宋体"/>
              <w:color w:val="000080"/>
              <w:kern w:val="0"/>
              <w:sz w:val="24"/>
              <w:szCs w:val="24"/>
            </w:rPr>
          </w:rPrChange>
        </w:rPr>
        <w:t>class</w:t>
      </w:r>
      <w:r w:rsidRPr="00F26CEB">
        <w:rPr>
          <w:rFonts w:ascii="Consolas" w:eastAsia="宋体" w:hAnsi="Consolas" w:cs="宋体"/>
          <w:color w:val="34302D"/>
          <w:kern w:val="0"/>
          <w:sz w:val="18"/>
          <w:szCs w:val="18"/>
          <w:rPrChange w:id="1653"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654" w:author="zhang alex" w:date="2019-07-28T20:21:00Z">
            <w:rPr>
              <w:rFonts w:ascii="Consolas" w:eastAsia="宋体" w:hAnsi="Consolas" w:cs="宋体"/>
              <w:color w:val="DD1144"/>
              <w:kern w:val="0"/>
              <w:sz w:val="24"/>
              <w:szCs w:val="24"/>
            </w:rPr>
          </w:rPrChange>
        </w:rPr>
        <w:t>"examples.ExampleBean"</w:t>
      </w:r>
      <w:r w:rsidRPr="00F26CEB">
        <w:rPr>
          <w:rFonts w:ascii="Consolas" w:eastAsia="宋体" w:hAnsi="Consolas" w:cs="宋体"/>
          <w:color w:val="008080"/>
          <w:kern w:val="0"/>
          <w:sz w:val="18"/>
          <w:szCs w:val="18"/>
          <w:rPrChange w:id="1655" w:author="zhang alex" w:date="2019-07-28T20:21:00Z">
            <w:rPr>
              <w:rFonts w:ascii="Consolas" w:eastAsia="宋体" w:hAnsi="Consolas" w:cs="宋体"/>
              <w:color w:val="008080"/>
              <w:kern w:val="0"/>
              <w:sz w:val="24"/>
              <w:szCs w:val="24"/>
            </w:rPr>
          </w:rPrChange>
        </w:rPr>
        <w:t>&gt;</w:t>
      </w:r>
    </w:p>
    <w:p w:rsidR="00BA0D5D" w:rsidRPr="00F26CEB"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56" w:author="zhang alex" w:date="2019-07-28T20:21:00Z">
            <w:rPr>
              <w:rFonts w:ascii="Consolas" w:eastAsia="宋体" w:hAnsi="Consolas" w:cs="宋体"/>
              <w:color w:val="34302D"/>
              <w:kern w:val="0"/>
              <w:sz w:val="24"/>
              <w:szCs w:val="24"/>
            </w:rPr>
          </w:rPrChange>
        </w:rPr>
      </w:pPr>
      <w:r w:rsidRPr="00F26CEB">
        <w:rPr>
          <w:rFonts w:ascii="Consolas" w:eastAsia="宋体" w:hAnsi="Consolas" w:cs="宋体"/>
          <w:color w:val="34302D"/>
          <w:kern w:val="0"/>
          <w:sz w:val="18"/>
          <w:szCs w:val="18"/>
          <w:rPrChange w:id="1657"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8080"/>
          <w:kern w:val="0"/>
          <w:sz w:val="18"/>
          <w:szCs w:val="18"/>
          <w:rPrChange w:id="1658" w:author="zhang alex" w:date="2019-07-28T20:21:00Z">
            <w:rPr>
              <w:rFonts w:ascii="Consolas" w:eastAsia="宋体" w:hAnsi="Consolas" w:cs="宋体"/>
              <w:color w:val="008080"/>
              <w:kern w:val="0"/>
              <w:sz w:val="24"/>
              <w:szCs w:val="24"/>
            </w:rPr>
          </w:rPrChange>
        </w:rPr>
        <w:t>&lt;constructor-arg</w:t>
      </w:r>
      <w:r w:rsidRPr="00F26CEB">
        <w:rPr>
          <w:rFonts w:ascii="Consolas" w:eastAsia="宋体" w:hAnsi="Consolas" w:cs="宋体"/>
          <w:color w:val="34302D"/>
          <w:kern w:val="0"/>
          <w:sz w:val="18"/>
          <w:szCs w:val="18"/>
          <w:rPrChange w:id="1659"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660" w:author="zhang alex" w:date="2019-07-28T20:21:00Z">
            <w:rPr>
              <w:rFonts w:ascii="Consolas" w:eastAsia="宋体" w:hAnsi="Consolas" w:cs="宋体"/>
              <w:color w:val="000080"/>
              <w:kern w:val="0"/>
              <w:sz w:val="24"/>
              <w:szCs w:val="24"/>
            </w:rPr>
          </w:rPrChange>
        </w:rPr>
        <w:t>type</w:t>
      </w:r>
      <w:r w:rsidRPr="00F26CEB">
        <w:rPr>
          <w:rFonts w:ascii="Consolas" w:eastAsia="宋体" w:hAnsi="Consolas" w:cs="宋体"/>
          <w:color w:val="34302D"/>
          <w:kern w:val="0"/>
          <w:sz w:val="18"/>
          <w:szCs w:val="18"/>
          <w:rPrChange w:id="1661"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662" w:author="zhang alex" w:date="2019-07-28T20:21:00Z">
            <w:rPr>
              <w:rFonts w:ascii="Consolas" w:eastAsia="宋体" w:hAnsi="Consolas" w:cs="宋体"/>
              <w:color w:val="DD1144"/>
              <w:kern w:val="0"/>
              <w:sz w:val="24"/>
              <w:szCs w:val="24"/>
            </w:rPr>
          </w:rPrChange>
        </w:rPr>
        <w:t>"int"</w:t>
      </w:r>
      <w:r w:rsidRPr="00F26CEB">
        <w:rPr>
          <w:rFonts w:ascii="Consolas" w:eastAsia="宋体" w:hAnsi="Consolas" w:cs="宋体"/>
          <w:color w:val="34302D"/>
          <w:kern w:val="0"/>
          <w:sz w:val="18"/>
          <w:szCs w:val="18"/>
          <w:rPrChange w:id="1663"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664" w:author="zhang alex" w:date="2019-07-28T20:21:00Z">
            <w:rPr>
              <w:rFonts w:ascii="Consolas" w:eastAsia="宋体" w:hAnsi="Consolas" w:cs="宋体"/>
              <w:color w:val="000080"/>
              <w:kern w:val="0"/>
              <w:sz w:val="24"/>
              <w:szCs w:val="24"/>
            </w:rPr>
          </w:rPrChange>
        </w:rPr>
        <w:t>value</w:t>
      </w:r>
      <w:r w:rsidRPr="00F26CEB">
        <w:rPr>
          <w:rFonts w:ascii="Consolas" w:eastAsia="宋体" w:hAnsi="Consolas" w:cs="宋体"/>
          <w:color w:val="34302D"/>
          <w:kern w:val="0"/>
          <w:sz w:val="18"/>
          <w:szCs w:val="18"/>
          <w:rPrChange w:id="1665"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666" w:author="zhang alex" w:date="2019-07-28T20:21:00Z">
            <w:rPr>
              <w:rFonts w:ascii="Consolas" w:eastAsia="宋体" w:hAnsi="Consolas" w:cs="宋体"/>
              <w:color w:val="DD1144"/>
              <w:kern w:val="0"/>
              <w:sz w:val="24"/>
              <w:szCs w:val="24"/>
            </w:rPr>
          </w:rPrChange>
        </w:rPr>
        <w:t>"7500000"</w:t>
      </w:r>
      <w:r w:rsidRPr="00F26CEB">
        <w:rPr>
          <w:rFonts w:ascii="Consolas" w:eastAsia="宋体" w:hAnsi="Consolas" w:cs="宋体"/>
          <w:color w:val="008080"/>
          <w:kern w:val="0"/>
          <w:sz w:val="18"/>
          <w:szCs w:val="18"/>
          <w:rPrChange w:id="1667" w:author="zhang alex" w:date="2019-07-28T20:21:00Z">
            <w:rPr>
              <w:rFonts w:ascii="Consolas" w:eastAsia="宋体" w:hAnsi="Consolas" w:cs="宋体"/>
              <w:color w:val="008080"/>
              <w:kern w:val="0"/>
              <w:sz w:val="24"/>
              <w:szCs w:val="24"/>
            </w:rPr>
          </w:rPrChange>
        </w:rPr>
        <w:t>/&gt;</w:t>
      </w:r>
    </w:p>
    <w:p w:rsidR="00BA0D5D" w:rsidRPr="00F26CEB"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68" w:author="zhang alex" w:date="2019-07-28T20:21:00Z">
            <w:rPr>
              <w:rFonts w:ascii="Consolas" w:eastAsia="宋体" w:hAnsi="Consolas" w:cs="宋体"/>
              <w:color w:val="34302D"/>
              <w:kern w:val="0"/>
              <w:sz w:val="24"/>
              <w:szCs w:val="24"/>
            </w:rPr>
          </w:rPrChange>
        </w:rPr>
      </w:pPr>
      <w:r w:rsidRPr="00F26CEB">
        <w:rPr>
          <w:rFonts w:ascii="Consolas" w:eastAsia="宋体" w:hAnsi="Consolas" w:cs="宋体"/>
          <w:color w:val="34302D"/>
          <w:kern w:val="0"/>
          <w:sz w:val="18"/>
          <w:szCs w:val="18"/>
          <w:rPrChange w:id="1669"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8080"/>
          <w:kern w:val="0"/>
          <w:sz w:val="18"/>
          <w:szCs w:val="18"/>
          <w:rPrChange w:id="1670" w:author="zhang alex" w:date="2019-07-28T20:21:00Z">
            <w:rPr>
              <w:rFonts w:ascii="Consolas" w:eastAsia="宋体" w:hAnsi="Consolas" w:cs="宋体"/>
              <w:color w:val="008080"/>
              <w:kern w:val="0"/>
              <w:sz w:val="24"/>
              <w:szCs w:val="24"/>
            </w:rPr>
          </w:rPrChange>
        </w:rPr>
        <w:t>&lt;constructor-arg</w:t>
      </w:r>
      <w:r w:rsidRPr="00F26CEB">
        <w:rPr>
          <w:rFonts w:ascii="Consolas" w:eastAsia="宋体" w:hAnsi="Consolas" w:cs="宋体"/>
          <w:color w:val="34302D"/>
          <w:kern w:val="0"/>
          <w:sz w:val="18"/>
          <w:szCs w:val="18"/>
          <w:rPrChange w:id="1671"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672" w:author="zhang alex" w:date="2019-07-28T20:21:00Z">
            <w:rPr>
              <w:rFonts w:ascii="Consolas" w:eastAsia="宋体" w:hAnsi="Consolas" w:cs="宋体"/>
              <w:color w:val="000080"/>
              <w:kern w:val="0"/>
              <w:sz w:val="24"/>
              <w:szCs w:val="24"/>
            </w:rPr>
          </w:rPrChange>
        </w:rPr>
        <w:t>type</w:t>
      </w:r>
      <w:r w:rsidRPr="00F26CEB">
        <w:rPr>
          <w:rFonts w:ascii="Consolas" w:eastAsia="宋体" w:hAnsi="Consolas" w:cs="宋体"/>
          <w:color w:val="34302D"/>
          <w:kern w:val="0"/>
          <w:sz w:val="18"/>
          <w:szCs w:val="18"/>
          <w:rPrChange w:id="1673"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674" w:author="zhang alex" w:date="2019-07-28T20:21:00Z">
            <w:rPr>
              <w:rFonts w:ascii="Consolas" w:eastAsia="宋体" w:hAnsi="Consolas" w:cs="宋体"/>
              <w:color w:val="DD1144"/>
              <w:kern w:val="0"/>
              <w:sz w:val="24"/>
              <w:szCs w:val="24"/>
            </w:rPr>
          </w:rPrChange>
        </w:rPr>
        <w:t>"java.lang.String"</w:t>
      </w:r>
      <w:r w:rsidRPr="00F26CEB">
        <w:rPr>
          <w:rFonts w:ascii="Consolas" w:eastAsia="宋体" w:hAnsi="Consolas" w:cs="宋体"/>
          <w:color w:val="34302D"/>
          <w:kern w:val="0"/>
          <w:sz w:val="18"/>
          <w:szCs w:val="18"/>
          <w:rPrChange w:id="1675" w:author="zhang alex" w:date="2019-07-28T20:21:00Z">
            <w:rPr>
              <w:rFonts w:ascii="Consolas" w:eastAsia="宋体" w:hAnsi="Consolas" w:cs="宋体"/>
              <w:color w:val="34302D"/>
              <w:kern w:val="0"/>
              <w:sz w:val="24"/>
              <w:szCs w:val="24"/>
            </w:rPr>
          </w:rPrChange>
        </w:rPr>
        <w:t xml:space="preserve"> </w:t>
      </w:r>
      <w:r w:rsidRPr="00F26CEB">
        <w:rPr>
          <w:rFonts w:ascii="Consolas" w:eastAsia="宋体" w:hAnsi="Consolas" w:cs="宋体"/>
          <w:color w:val="000080"/>
          <w:kern w:val="0"/>
          <w:sz w:val="18"/>
          <w:szCs w:val="18"/>
          <w:rPrChange w:id="1676" w:author="zhang alex" w:date="2019-07-28T20:21:00Z">
            <w:rPr>
              <w:rFonts w:ascii="Consolas" w:eastAsia="宋体" w:hAnsi="Consolas" w:cs="宋体"/>
              <w:color w:val="000080"/>
              <w:kern w:val="0"/>
              <w:sz w:val="24"/>
              <w:szCs w:val="24"/>
            </w:rPr>
          </w:rPrChange>
        </w:rPr>
        <w:t>value</w:t>
      </w:r>
      <w:r w:rsidRPr="00F26CEB">
        <w:rPr>
          <w:rFonts w:ascii="Consolas" w:eastAsia="宋体" w:hAnsi="Consolas" w:cs="宋体"/>
          <w:color w:val="34302D"/>
          <w:kern w:val="0"/>
          <w:sz w:val="18"/>
          <w:szCs w:val="18"/>
          <w:rPrChange w:id="1677" w:author="zhang alex" w:date="2019-07-28T20:21:00Z">
            <w:rPr>
              <w:rFonts w:ascii="Consolas" w:eastAsia="宋体" w:hAnsi="Consolas" w:cs="宋体"/>
              <w:color w:val="34302D"/>
              <w:kern w:val="0"/>
              <w:sz w:val="24"/>
              <w:szCs w:val="24"/>
            </w:rPr>
          </w:rPrChange>
        </w:rPr>
        <w:t>=</w:t>
      </w:r>
      <w:r w:rsidRPr="00F26CEB">
        <w:rPr>
          <w:rFonts w:ascii="Consolas" w:eastAsia="宋体" w:hAnsi="Consolas" w:cs="宋体"/>
          <w:color w:val="DD1144"/>
          <w:kern w:val="0"/>
          <w:sz w:val="18"/>
          <w:szCs w:val="18"/>
          <w:rPrChange w:id="1678" w:author="zhang alex" w:date="2019-07-28T20:21:00Z">
            <w:rPr>
              <w:rFonts w:ascii="Consolas" w:eastAsia="宋体" w:hAnsi="Consolas" w:cs="宋体"/>
              <w:color w:val="DD1144"/>
              <w:kern w:val="0"/>
              <w:sz w:val="24"/>
              <w:szCs w:val="24"/>
            </w:rPr>
          </w:rPrChange>
        </w:rPr>
        <w:t>"42"</w:t>
      </w:r>
      <w:r w:rsidRPr="00F26CEB">
        <w:rPr>
          <w:rFonts w:ascii="Consolas" w:eastAsia="宋体" w:hAnsi="Consolas" w:cs="宋体"/>
          <w:color w:val="008080"/>
          <w:kern w:val="0"/>
          <w:sz w:val="18"/>
          <w:szCs w:val="18"/>
          <w:rPrChange w:id="1679" w:author="zhang alex" w:date="2019-07-28T20:21:00Z">
            <w:rPr>
              <w:rFonts w:ascii="Consolas" w:eastAsia="宋体" w:hAnsi="Consolas" w:cs="宋体"/>
              <w:color w:val="008080"/>
              <w:kern w:val="0"/>
              <w:sz w:val="24"/>
              <w:szCs w:val="24"/>
            </w:rPr>
          </w:rPrChange>
        </w:rPr>
        <w:t>/&gt;</w:t>
      </w:r>
    </w:p>
    <w:p w:rsidR="00BA0D5D" w:rsidRPr="00F26CEB"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80" w:author="zhang alex" w:date="2019-07-28T20:21:00Z">
            <w:rPr>
              <w:rFonts w:ascii="Consolas" w:eastAsia="宋体" w:hAnsi="Consolas" w:cs="宋体"/>
              <w:color w:val="34302D"/>
              <w:kern w:val="0"/>
              <w:sz w:val="24"/>
              <w:szCs w:val="24"/>
            </w:rPr>
          </w:rPrChange>
        </w:rPr>
      </w:pPr>
      <w:r w:rsidRPr="00F26CEB">
        <w:rPr>
          <w:rFonts w:ascii="Consolas" w:eastAsia="宋体" w:hAnsi="Consolas" w:cs="宋体"/>
          <w:color w:val="008080"/>
          <w:kern w:val="0"/>
          <w:sz w:val="18"/>
          <w:szCs w:val="18"/>
          <w:rPrChange w:id="1681" w:author="zhang alex" w:date="2019-07-28T20:21:00Z">
            <w:rPr>
              <w:rFonts w:ascii="Consolas" w:eastAsia="宋体" w:hAnsi="Consolas" w:cs="宋体"/>
              <w:color w:val="008080"/>
              <w:kern w:val="0"/>
              <w:sz w:val="24"/>
              <w:szCs w:val="24"/>
            </w:rPr>
          </w:rPrChange>
        </w:rPr>
        <w:t>&lt;/bean&gt;</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Constructor argument index</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index</w:t>
      </w:r>
      <w:r w:rsidRPr="00BA0D5D">
        <w:rPr>
          <w:rFonts w:ascii="inherit" w:eastAsia="宋体" w:hAnsi="inherit" w:cs="Arial"/>
          <w:color w:val="34302D"/>
          <w:kern w:val="0"/>
          <w:sz w:val="24"/>
          <w:szCs w:val="24"/>
        </w:rPr>
        <w:t> attribute to specify explicitly the index of constructor arguments, as the following example shows:</w:t>
      </w:r>
    </w:p>
    <w:p w:rsidR="004066A5" w:rsidRPr="004066A5" w:rsidRDefault="004066A5" w:rsidP="004066A5">
      <w:pPr>
        <w:widowControl/>
        <w:shd w:val="clear" w:color="auto" w:fill="FFFFFF"/>
        <w:jc w:val="left"/>
        <w:rPr>
          <w:rFonts w:ascii="Arial" w:eastAsia="宋体" w:hAnsi="Arial" w:cs="Arial"/>
          <w:i/>
          <w:iCs/>
          <w:color w:val="0B0A0A"/>
          <w:kern w:val="0"/>
          <w:sz w:val="24"/>
          <w:szCs w:val="24"/>
        </w:rPr>
      </w:pPr>
      <w:r w:rsidRPr="004066A5">
        <w:rPr>
          <w:rFonts w:ascii="Arial" w:eastAsia="宋体" w:hAnsi="Arial" w:cs="Arial"/>
          <w:i/>
          <w:iCs/>
          <w:color w:val="0B0A0A"/>
          <w:kern w:val="0"/>
          <w:sz w:val="24"/>
          <w:szCs w:val="24"/>
        </w:rPr>
        <w:t>构造函数参数索引</w:t>
      </w:r>
    </w:p>
    <w:p w:rsidR="004066A5" w:rsidRPr="004066A5" w:rsidRDefault="004066A5" w:rsidP="004066A5">
      <w:pPr>
        <w:widowControl/>
        <w:shd w:val="clear" w:color="auto" w:fill="FFFFFF"/>
        <w:spacing w:after="300"/>
        <w:jc w:val="left"/>
        <w:rPr>
          <w:rFonts w:ascii="inherit" w:eastAsia="宋体" w:hAnsi="inherit" w:cs="Arial" w:hint="eastAsia"/>
          <w:color w:val="34302D"/>
          <w:kern w:val="0"/>
          <w:sz w:val="24"/>
          <w:szCs w:val="24"/>
        </w:rPr>
      </w:pPr>
      <w:r w:rsidRPr="004066A5">
        <w:rPr>
          <w:rFonts w:ascii="inherit" w:eastAsia="宋体" w:hAnsi="inherit" w:cs="Arial"/>
          <w:color w:val="34302D"/>
          <w:kern w:val="0"/>
          <w:sz w:val="24"/>
          <w:szCs w:val="24"/>
        </w:rPr>
        <w:t>您可以使用该</w:t>
      </w:r>
      <w:r w:rsidRPr="004066A5">
        <w:rPr>
          <w:rFonts w:ascii="Consolas" w:eastAsia="宋体" w:hAnsi="Consolas" w:cs="宋体"/>
          <w:color w:val="34302D"/>
          <w:kern w:val="0"/>
          <w:sz w:val="23"/>
          <w:szCs w:val="23"/>
          <w:shd w:val="clear" w:color="auto" w:fill="F7F7F8"/>
        </w:rPr>
        <w:t>index</w:t>
      </w:r>
      <w:r w:rsidRPr="004066A5">
        <w:rPr>
          <w:rFonts w:ascii="inherit" w:eastAsia="宋体" w:hAnsi="inherit" w:cs="Arial"/>
          <w:color w:val="34302D"/>
          <w:kern w:val="0"/>
          <w:sz w:val="24"/>
          <w:szCs w:val="24"/>
        </w:rPr>
        <w:t>属性显式指定构造函数参数的索引，如以下示例所示：</w:t>
      </w:r>
    </w:p>
    <w:p w:rsidR="004066A5" w:rsidRPr="004066A5" w:rsidDel="00DC0C1E" w:rsidRDefault="004066A5" w:rsidP="00BA0D5D">
      <w:pPr>
        <w:widowControl/>
        <w:shd w:val="clear" w:color="auto" w:fill="FFFFFF"/>
        <w:spacing w:after="300"/>
        <w:jc w:val="left"/>
        <w:rPr>
          <w:del w:id="1682" w:author="zhang alex" w:date="2019-07-28T20:22:00Z"/>
          <w:rFonts w:ascii="inherit" w:eastAsia="宋体" w:hAnsi="inherit" w:cs="Arial" w:hint="eastAsia"/>
          <w:color w:val="34302D"/>
          <w:kern w:val="0"/>
          <w:sz w:val="24"/>
          <w:szCs w:val="24"/>
        </w:rPr>
      </w:pPr>
    </w:p>
    <w:p w:rsidR="00BA0D5D" w:rsidRPr="00DC0C1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83" w:author="zhang alex" w:date="2019-07-28T20:22:00Z">
            <w:rPr>
              <w:rFonts w:ascii="Consolas" w:eastAsia="宋体" w:hAnsi="Consolas" w:cs="宋体"/>
              <w:color w:val="34302D"/>
              <w:kern w:val="0"/>
              <w:sz w:val="24"/>
              <w:szCs w:val="24"/>
            </w:rPr>
          </w:rPrChange>
        </w:rPr>
      </w:pPr>
      <w:r w:rsidRPr="00DC0C1E">
        <w:rPr>
          <w:rFonts w:ascii="Consolas" w:eastAsia="宋体" w:hAnsi="Consolas" w:cs="宋体"/>
          <w:color w:val="008080"/>
          <w:kern w:val="0"/>
          <w:sz w:val="18"/>
          <w:szCs w:val="18"/>
          <w:rPrChange w:id="1684" w:author="zhang alex" w:date="2019-07-28T20:22:00Z">
            <w:rPr>
              <w:rFonts w:ascii="Consolas" w:eastAsia="宋体" w:hAnsi="Consolas" w:cs="宋体"/>
              <w:color w:val="008080"/>
              <w:kern w:val="0"/>
              <w:sz w:val="24"/>
              <w:szCs w:val="24"/>
            </w:rPr>
          </w:rPrChange>
        </w:rPr>
        <w:t>&lt;bean</w:t>
      </w:r>
      <w:r w:rsidRPr="00DC0C1E">
        <w:rPr>
          <w:rFonts w:ascii="Consolas" w:eastAsia="宋体" w:hAnsi="Consolas" w:cs="宋体"/>
          <w:color w:val="34302D"/>
          <w:kern w:val="0"/>
          <w:sz w:val="18"/>
          <w:szCs w:val="18"/>
          <w:rPrChange w:id="1685"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686" w:author="zhang alex" w:date="2019-07-28T20:22:00Z">
            <w:rPr>
              <w:rFonts w:ascii="Consolas" w:eastAsia="宋体" w:hAnsi="Consolas" w:cs="宋体"/>
              <w:color w:val="000080"/>
              <w:kern w:val="0"/>
              <w:sz w:val="24"/>
              <w:szCs w:val="24"/>
            </w:rPr>
          </w:rPrChange>
        </w:rPr>
        <w:t>id</w:t>
      </w:r>
      <w:r w:rsidRPr="00DC0C1E">
        <w:rPr>
          <w:rFonts w:ascii="Consolas" w:eastAsia="宋体" w:hAnsi="Consolas" w:cs="宋体"/>
          <w:color w:val="34302D"/>
          <w:kern w:val="0"/>
          <w:sz w:val="18"/>
          <w:szCs w:val="18"/>
          <w:rPrChange w:id="1687"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688" w:author="zhang alex" w:date="2019-07-28T20:22:00Z">
            <w:rPr>
              <w:rFonts w:ascii="Consolas" w:eastAsia="宋体" w:hAnsi="Consolas" w:cs="宋体"/>
              <w:color w:val="DD1144"/>
              <w:kern w:val="0"/>
              <w:sz w:val="24"/>
              <w:szCs w:val="24"/>
            </w:rPr>
          </w:rPrChange>
        </w:rPr>
        <w:t>"exampleBean"</w:t>
      </w:r>
      <w:r w:rsidRPr="00DC0C1E">
        <w:rPr>
          <w:rFonts w:ascii="Consolas" w:eastAsia="宋体" w:hAnsi="Consolas" w:cs="宋体"/>
          <w:color w:val="34302D"/>
          <w:kern w:val="0"/>
          <w:sz w:val="18"/>
          <w:szCs w:val="18"/>
          <w:rPrChange w:id="1689"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690" w:author="zhang alex" w:date="2019-07-28T20:22:00Z">
            <w:rPr>
              <w:rFonts w:ascii="Consolas" w:eastAsia="宋体" w:hAnsi="Consolas" w:cs="宋体"/>
              <w:color w:val="000080"/>
              <w:kern w:val="0"/>
              <w:sz w:val="24"/>
              <w:szCs w:val="24"/>
            </w:rPr>
          </w:rPrChange>
        </w:rPr>
        <w:t>class</w:t>
      </w:r>
      <w:r w:rsidRPr="00DC0C1E">
        <w:rPr>
          <w:rFonts w:ascii="Consolas" w:eastAsia="宋体" w:hAnsi="Consolas" w:cs="宋体"/>
          <w:color w:val="34302D"/>
          <w:kern w:val="0"/>
          <w:sz w:val="18"/>
          <w:szCs w:val="18"/>
          <w:rPrChange w:id="1691"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692" w:author="zhang alex" w:date="2019-07-28T20:22:00Z">
            <w:rPr>
              <w:rFonts w:ascii="Consolas" w:eastAsia="宋体" w:hAnsi="Consolas" w:cs="宋体"/>
              <w:color w:val="DD1144"/>
              <w:kern w:val="0"/>
              <w:sz w:val="24"/>
              <w:szCs w:val="24"/>
            </w:rPr>
          </w:rPrChange>
        </w:rPr>
        <w:t>"examples.ExampleBean"</w:t>
      </w:r>
      <w:r w:rsidRPr="00DC0C1E">
        <w:rPr>
          <w:rFonts w:ascii="Consolas" w:eastAsia="宋体" w:hAnsi="Consolas" w:cs="宋体"/>
          <w:color w:val="008080"/>
          <w:kern w:val="0"/>
          <w:sz w:val="18"/>
          <w:szCs w:val="18"/>
          <w:rPrChange w:id="1693" w:author="zhang alex" w:date="2019-07-28T20:22:00Z">
            <w:rPr>
              <w:rFonts w:ascii="Consolas" w:eastAsia="宋体" w:hAnsi="Consolas" w:cs="宋体"/>
              <w:color w:val="008080"/>
              <w:kern w:val="0"/>
              <w:sz w:val="24"/>
              <w:szCs w:val="24"/>
            </w:rPr>
          </w:rPrChange>
        </w:rPr>
        <w:t>&gt;</w:t>
      </w:r>
    </w:p>
    <w:p w:rsidR="00BA0D5D" w:rsidRPr="00DC0C1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694" w:author="zhang alex" w:date="2019-07-28T20:22:00Z">
            <w:rPr>
              <w:rFonts w:ascii="Consolas" w:eastAsia="宋体" w:hAnsi="Consolas" w:cs="宋体"/>
              <w:color w:val="34302D"/>
              <w:kern w:val="0"/>
              <w:sz w:val="24"/>
              <w:szCs w:val="24"/>
            </w:rPr>
          </w:rPrChange>
        </w:rPr>
      </w:pPr>
      <w:r w:rsidRPr="00DC0C1E">
        <w:rPr>
          <w:rFonts w:ascii="Consolas" w:eastAsia="宋体" w:hAnsi="Consolas" w:cs="宋体"/>
          <w:color w:val="34302D"/>
          <w:kern w:val="0"/>
          <w:sz w:val="18"/>
          <w:szCs w:val="18"/>
          <w:rPrChange w:id="1695"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8080"/>
          <w:kern w:val="0"/>
          <w:sz w:val="18"/>
          <w:szCs w:val="18"/>
          <w:rPrChange w:id="1696" w:author="zhang alex" w:date="2019-07-28T20:22:00Z">
            <w:rPr>
              <w:rFonts w:ascii="Consolas" w:eastAsia="宋体" w:hAnsi="Consolas" w:cs="宋体"/>
              <w:color w:val="008080"/>
              <w:kern w:val="0"/>
              <w:sz w:val="24"/>
              <w:szCs w:val="24"/>
            </w:rPr>
          </w:rPrChange>
        </w:rPr>
        <w:t>&lt;constructor-arg</w:t>
      </w:r>
      <w:r w:rsidRPr="00DC0C1E">
        <w:rPr>
          <w:rFonts w:ascii="Consolas" w:eastAsia="宋体" w:hAnsi="Consolas" w:cs="宋体"/>
          <w:color w:val="34302D"/>
          <w:kern w:val="0"/>
          <w:sz w:val="18"/>
          <w:szCs w:val="18"/>
          <w:rPrChange w:id="1697"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698" w:author="zhang alex" w:date="2019-07-28T20:22:00Z">
            <w:rPr>
              <w:rFonts w:ascii="Consolas" w:eastAsia="宋体" w:hAnsi="Consolas" w:cs="宋体"/>
              <w:color w:val="000080"/>
              <w:kern w:val="0"/>
              <w:sz w:val="24"/>
              <w:szCs w:val="24"/>
            </w:rPr>
          </w:rPrChange>
        </w:rPr>
        <w:t>index</w:t>
      </w:r>
      <w:r w:rsidRPr="00DC0C1E">
        <w:rPr>
          <w:rFonts w:ascii="Consolas" w:eastAsia="宋体" w:hAnsi="Consolas" w:cs="宋体"/>
          <w:color w:val="34302D"/>
          <w:kern w:val="0"/>
          <w:sz w:val="18"/>
          <w:szCs w:val="18"/>
          <w:rPrChange w:id="1699"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700" w:author="zhang alex" w:date="2019-07-28T20:22:00Z">
            <w:rPr>
              <w:rFonts w:ascii="Consolas" w:eastAsia="宋体" w:hAnsi="Consolas" w:cs="宋体"/>
              <w:color w:val="DD1144"/>
              <w:kern w:val="0"/>
              <w:sz w:val="24"/>
              <w:szCs w:val="24"/>
            </w:rPr>
          </w:rPrChange>
        </w:rPr>
        <w:t>"0"</w:t>
      </w:r>
      <w:r w:rsidRPr="00DC0C1E">
        <w:rPr>
          <w:rFonts w:ascii="Consolas" w:eastAsia="宋体" w:hAnsi="Consolas" w:cs="宋体"/>
          <w:color w:val="34302D"/>
          <w:kern w:val="0"/>
          <w:sz w:val="18"/>
          <w:szCs w:val="18"/>
          <w:rPrChange w:id="1701"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702" w:author="zhang alex" w:date="2019-07-28T20:22:00Z">
            <w:rPr>
              <w:rFonts w:ascii="Consolas" w:eastAsia="宋体" w:hAnsi="Consolas" w:cs="宋体"/>
              <w:color w:val="000080"/>
              <w:kern w:val="0"/>
              <w:sz w:val="24"/>
              <w:szCs w:val="24"/>
            </w:rPr>
          </w:rPrChange>
        </w:rPr>
        <w:t>value</w:t>
      </w:r>
      <w:r w:rsidRPr="00DC0C1E">
        <w:rPr>
          <w:rFonts w:ascii="Consolas" w:eastAsia="宋体" w:hAnsi="Consolas" w:cs="宋体"/>
          <w:color w:val="34302D"/>
          <w:kern w:val="0"/>
          <w:sz w:val="18"/>
          <w:szCs w:val="18"/>
          <w:rPrChange w:id="1703"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704" w:author="zhang alex" w:date="2019-07-28T20:22:00Z">
            <w:rPr>
              <w:rFonts w:ascii="Consolas" w:eastAsia="宋体" w:hAnsi="Consolas" w:cs="宋体"/>
              <w:color w:val="DD1144"/>
              <w:kern w:val="0"/>
              <w:sz w:val="24"/>
              <w:szCs w:val="24"/>
            </w:rPr>
          </w:rPrChange>
        </w:rPr>
        <w:t>"7500000"</w:t>
      </w:r>
      <w:r w:rsidRPr="00DC0C1E">
        <w:rPr>
          <w:rFonts w:ascii="Consolas" w:eastAsia="宋体" w:hAnsi="Consolas" w:cs="宋体"/>
          <w:color w:val="008080"/>
          <w:kern w:val="0"/>
          <w:sz w:val="18"/>
          <w:szCs w:val="18"/>
          <w:rPrChange w:id="1705" w:author="zhang alex" w:date="2019-07-28T20:22:00Z">
            <w:rPr>
              <w:rFonts w:ascii="Consolas" w:eastAsia="宋体" w:hAnsi="Consolas" w:cs="宋体"/>
              <w:color w:val="008080"/>
              <w:kern w:val="0"/>
              <w:sz w:val="24"/>
              <w:szCs w:val="24"/>
            </w:rPr>
          </w:rPrChange>
        </w:rPr>
        <w:t>/&gt;</w:t>
      </w:r>
    </w:p>
    <w:p w:rsidR="00BA0D5D" w:rsidRPr="00DC0C1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06" w:author="zhang alex" w:date="2019-07-28T20:22:00Z">
            <w:rPr>
              <w:rFonts w:ascii="Consolas" w:eastAsia="宋体" w:hAnsi="Consolas" w:cs="宋体"/>
              <w:color w:val="34302D"/>
              <w:kern w:val="0"/>
              <w:sz w:val="24"/>
              <w:szCs w:val="24"/>
            </w:rPr>
          </w:rPrChange>
        </w:rPr>
      </w:pPr>
      <w:r w:rsidRPr="00DC0C1E">
        <w:rPr>
          <w:rFonts w:ascii="Consolas" w:eastAsia="宋体" w:hAnsi="Consolas" w:cs="宋体"/>
          <w:color w:val="34302D"/>
          <w:kern w:val="0"/>
          <w:sz w:val="18"/>
          <w:szCs w:val="18"/>
          <w:rPrChange w:id="1707"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8080"/>
          <w:kern w:val="0"/>
          <w:sz w:val="18"/>
          <w:szCs w:val="18"/>
          <w:rPrChange w:id="1708" w:author="zhang alex" w:date="2019-07-28T20:22:00Z">
            <w:rPr>
              <w:rFonts w:ascii="Consolas" w:eastAsia="宋体" w:hAnsi="Consolas" w:cs="宋体"/>
              <w:color w:val="008080"/>
              <w:kern w:val="0"/>
              <w:sz w:val="24"/>
              <w:szCs w:val="24"/>
            </w:rPr>
          </w:rPrChange>
        </w:rPr>
        <w:t>&lt;constructor-arg</w:t>
      </w:r>
      <w:r w:rsidRPr="00DC0C1E">
        <w:rPr>
          <w:rFonts w:ascii="Consolas" w:eastAsia="宋体" w:hAnsi="Consolas" w:cs="宋体"/>
          <w:color w:val="34302D"/>
          <w:kern w:val="0"/>
          <w:sz w:val="18"/>
          <w:szCs w:val="18"/>
          <w:rPrChange w:id="1709"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710" w:author="zhang alex" w:date="2019-07-28T20:22:00Z">
            <w:rPr>
              <w:rFonts w:ascii="Consolas" w:eastAsia="宋体" w:hAnsi="Consolas" w:cs="宋体"/>
              <w:color w:val="000080"/>
              <w:kern w:val="0"/>
              <w:sz w:val="24"/>
              <w:szCs w:val="24"/>
            </w:rPr>
          </w:rPrChange>
        </w:rPr>
        <w:t>index</w:t>
      </w:r>
      <w:r w:rsidRPr="00DC0C1E">
        <w:rPr>
          <w:rFonts w:ascii="Consolas" w:eastAsia="宋体" w:hAnsi="Consolas" w:cs="宋体"/>
          <w:color w:val="34302D"/>
          <w:kern w:val="0"/>
          <w:sz w:val="18"/>
          <w:szCs w:val="18"/>
          <w:rPrChange w:id="1711"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712" w:author="zhang alex" w:date="2019-07-28T20:22:00Z">
            <w:rPr>
              <w:rFonts w:ascii="Consolas" w:eastAsia="宋体" w:hAnsi="Consolas" w:cs="宋体"/>
              <w:color w:val="DD1144"/>
              <w:kern w:val="0"/>
              <w:sz w:val="24"/>
              <w:szCs w:val="24"/>
            </w:rPr>
          </w:rPrChange>
        </w:rPr>
        <w:t>"1"</w:t>
      </w:r>
      <w:r w:rsidRPr="00DC0C1E">
        <w:rPr>
          <w:rFonts w:ascii="Consolas" w:eastAsia="宋体" w:hAnsi="Consolas" w:cs="宋体"/>
          <w:color w:val="34302D"/>
          <w:kern w:val="0"/>
          <w:sz w:val="18"/>
          <w:szCs w:val="18"/>
          <w:rPrChange w:id="1713" w:author="zhang alex" w:date="2019-07-28T20:22:00Z">
            <w:rPr>
              <w:rFonts w:ascii="Consolas" w:eastAsia="宋体" w:hAnsi="Consolas" w:cs="宋体"/>
              <w:color w:val="34302D"/>
              <w:kern w:val="0"/>
              <w:sz w:val="24"/>
              <w:szCs w:val="24"/>
            </w:rPr>
          </w:rPrChange>
        </w:rPr>
        <w:t xml:space="preserve"> </w:t>
      </w:r>
      <w:r w:rsidRPr="00DC0C1E">
        <w:rPr>
          <w:rFonts w:ascii="Consolas" w:eastAsia="宋体" w:hAnsi="Consolas" w:cs="宋体"/>
          <w:color w:val="000080"/>
          <w:kern w:val="0"/>
          <w:sz w:val="18"/>
          <w:szCs w:val="18"/>
          <w:rPrChange w:id="1714" w:author="zhang alex" w:date="2019-07-28T20:22:00Z">
            <w:rPr>
              <w:rFonts w:ascii="Consolas" w:eastAsia="宋体" w:hAnsi="Consolas" w:cs="宋体"/>
              <w:color w:val="000080"/>
              <w:kern w:val="0"/>
              <w:sz w:val="24"/>
              <w:szCs w:val="24"/>
            </w:rPr>
          </w:rPrChange>
        </w:rPr>
        <w:t>value</w:t>
      </w:r>
      <w:r w:rsidRPr="00DC0C1E">
        <w:rPr>
          <w:rFonts w:ascii="Consolas" w:eastAsia="宋体" w:hAnsi="Consolas" w:cs="宋体"/>
          <w:color w:val="34302D"/>
          <w:kern w:val="0"/>
          <w:sz w:val="18"/>
          <w:szCs w:val="18"/>
          <w:rPrChange w:id="1715" w:author="zhang alex" w:date="2019-07-28T20:22:00Z">
            <w:rPr>
              <w:rFonts w:ascii="Consolas" w:eastAsia="宋体" w:hAnsi="Consolas" w:cs="宋体"/>
              <w:color w:val="34302D"/>
              <w:kern w:val="0"/>
              <w:sz w:val="24"/>
              <w:szCs w:val="24"/>
            </w:rPr>
          </w:rPrChange>
        </w:rPr>
        <w:t>=</w:t>
      </w:r>
      <w:r w:rsidRPr="00DC0C1E">
        <w:rPr>
          <w:rFonts w:ascii="Consolas" w:eastAsia="宋体" w:hAnsi="Consolas" w:cs="宋体"/>
          <w:color w:val="DD1144"/>
          <w:kern w:val="0"/>
          <w:sz w:val="18"/>
          <w:szCs w:val="18"/>
          <w:rPrChange w:id="1716" w:author="zhang alex" w:date="2019-07-28T20:22:00Z">
            <w:rPr>
              <w:rFonts w:ascii="Consolas" w:eastAsia="宋体" w:hAnsi="Consolas" w:cs="宋体"/>
              <w:color w:val="DD1144"/>
              <w:kern w:val="0"/>
              <w:sz w:val="24"/>
              <w:szCs w:val="24"/>
            </w:rPr>
          </w:rPrChange>
        </w:rPr>
        <w:t>"42"</w:t>
      </w:r>
      <w:r w:rsidRPr="00DC0C1E">
        <w:rPr>
          <w:rFonts w:ascii="Consolas" w:eastAsia="宋体" w:hAnsi="Consolas" w:cs="宋体"/>
          <w:color w:val="008080"/>
          <w:kern w:val="0"/>
          <w:sz w:val="18"/>
          <w:szCs w:val="18"/>
          <w:rPrChange w:id="1717" w:author="zhang alex" w:date="2019-07-28T20:22:00Z">
            <w:rPr>
              <w:rFonts w:ascii="Consolas" w:eastAsia="宋体" w:hAnsi="Consolas" w:cs="宋体"/>
              <w:color w:val="008080"/>
              <w:kern w:val="0"/>
              <w:sz w:val="24"/>
              <w:szCs w:val="24"/>
            </w:rPr>
          </w:rPrChange>
        </w:rPr>
        <w:t>/&gt;</w:t>
      </w:r>
    </w:p>
    <w:p w:rsidR="00BA0D5D" w:rsidRPr="00DC0C1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18" w:author="zhang alex" w:date="2019-07-28T20:22:00Z">
            <w:rPr>
              <w:rFonts w:ascii="Consolas" w:eastAsia="宋体" w:hAnsi="Consolas" w:cs="宋体"/>
              <w:color w:val="34302D"/>
              <w:kern w:val="0"/>
              <w:sz w:val="24"/>
              <w:szCs w:val="24"/>
            </w:rPr>
          </w:rPrChange>
        </w:rPr>
      </w:pPr>
      <w:r w:rsidRPr="00DC0C1E">
        <w:rPr>
          <w:rFonts w:ascii="Consolas" w:eastAsia="宋体" w:hAnsi="Consolas" w:cs="宋体"/>
          <w:color w:val="008080"/>
          <w:kern w:val="0"/>
          <w:sz w:val="18"/>
          <w:szCs w:val="18"/>
          <w:rPrChange w:id="1719" w:author="zhang alex" w:date="2019-07-28T20:22:00Z">
            <w:rPr>
              <w:rFonts w:ascii="Consolas" w:eastAsia="宋体" w:hAnsi="Consolas" w:cs="宋体"/>
              <w:color w:val="008080"/>
              <w:kern w:val="0"/>
              <w:sz w:val="24"/>
              <w:szCs w:val="24"/>
            </w:rPr>
          </w:rPrChange>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resolving the ambiguity of multiple simple values, specifying an index resolves ambiguity where a constructor has two arguments of the same type.</w:t>
      </w:r>
    </w:p>
    <w:p w:rsidR="009A3E7F" w:rsidRPr="00BA0D5D" w:rsidRDefault="009A3E7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除了解决多个简单值的歧义之外，指定索引还可以解决构造函数具有相同类型的两个参数的歧义。</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3135"/>
      </w:tblGrid>
      <w:tr w:rsidR="00BA0D5D" w:rsidRPr="00BA0D5D" w:rsidTr="009A3E7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index is 0-based.</w:t>
            </w:r>
          </w:p>
          <w:p w:rsidR="005C0455" w:rsidRPr="00BA0D5D" w:rsidRDefault="00092925" w:rsidP="00BA0D5D">
            <w:pPr>
              <w:widowControl/>
              <w:jc w:val="left"/>
              <w:rPr>
                <w:rFonts w:ascii="宋体" w:eastAsia="宋体" w:hAnsi="宋体" w:cs="宋体"/>
                <w:kern w:val="0"/>
                <w:sz w:val="24"/>
                <w:szCs w:val="24"/>
              </w:rPr>
            </w:pPr>
            <w:r>
              <w:rPr>
                <w:rFonts w:ascii="Arial" w:hAnsi="Arial" w:cs="Arial" w:hint="eastAsia"/>
                <w:shd w:val="clear" w:color="auto" w:fill="EBF1E7"/>
              </w:rPr>
              <w:t>index</w:t>
            </w:r>
            <w:r w:rsidR="005C0455">
              <w:rPr>
                <w:rFonts w:ascii="Arial" w:hAnsi="Arial" w:cs="Arial"/>
                <w:shd w:val="clear" w:color="auto" w:fill="EBF1E7"/>
              </w:rPr>
              <w:t>从</w:t>
            </w:r>
            <w:r w:rsidR="005C0455">
              <w:rPr>
                <w:rFonts w:ascii="Arial" w:hAnsi="Arial" w:cs="Arial"/>
                <w:shd w:val="clear" w:color="auto" w:fill="EBF1E7"/>
              </w:rPr>
              <w:t>0</w:t>
            </w:r>
            <w:r w:rsidR="005C0455">
              <w:rPr>
                <w:rFonts w:ascii="Arial" w:hAnsi="Arial" w:cs="Arial"/>
                <w:shd w:val="clear" w:color="auto" w:fill="EBF1E7"/>
              </w:rPr>
              <w:t>开始。</w:t>
            </w:r>
          </w:p>
        </w:tc>
      </w:tr>
    </w:tbl>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Constructor argument name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the constructor parameter name for value disambiguation, as the following example shows:</w:t>
      </w:r>
    </w:p>
    <w:p w:rsidR="004776CF" w:rsidRPr="004776CF" w:rsidRDefault="004776CF" w:rsidP="004776CF">
      <w:pPr>
        <w:widowControl/>
        <w:shd w:val="clear" w:color="auto" w:fill="FFFFFF"/>
        <w:jc w:val="left"/>
        <w:rPr>
          <w:rFonts w:ascii="Arial" w:eastAsia="宋体" w:hAnsi="Arial" w:cs="Arial"/>
          <w:i/>
          <w:iCs/>
          <w:color w:val="0B0A0A"/>
          <w:kern w:val="0"/>
          <w:sz w:val="24"/>
          <w:szCs w:val="24"/>
        </w:rPr>
      </w:pPr>
      <w:r w:rsidRPr="004776CF">
        <w:rPr>
          <w:rFonts w:ascii="Arial" w:eastAsia="宋体" w:hAnsi="Arial" w:cs="Arial"/>
          <w:i/>
          <w:iCs/>
          <w:color w:val="0B0A0A"/>
          <w:kern w:val="0"/>
          <w:sz w:val="24"/>
          <w:szCs w:val="24"/>
        </w:rPr>
        <w:t>构造函数参数名称</w:t>
      </w:r>
    </w:p>
    <w:p w:rsidR="004776CF" w:rsidRPr="004776CF" w:rsidRDefault="004776CF" w:rsidP="00BA0D5D">
      <w:pPr>
        <w:widowControl/>
        <w:shd w:val="clear" w:color="auto" w:fill="FFFFFF"/>
        <w:spacing w:after="300"/>
        <w:jc w:val="left"/>
        <w:rPr>
          <w:rFonts w:ascii="inherit" w:eastAsia="宋体" w:hAnsi="inherit" w:cs="Arial" w:hint="eastAsia"/>
          <w:color w:val="34302D"/>
          <w:kern w:val="0"/>
          <w:sz w:val="24"/>
          <w:szCs w:val="24"/>
        </w:rPr>
      </w:pPr>
      <w:r w:rsidRPr="004776CF">
        <w:rPr>
          <w:rFonts w:ascii="inherit" w:eastAsia="宋体" w:hAnsi="inherit" w:cs="Arial"/>
          <w:color w:val="34302D"/>
          <w:kern w:val="0"/>
          <w:sz w:val="24"/>
          <w:szCs w:val="24"/>
        </w:rPr>
        <w:t>您还可以使用构造函数参数名称进行值消歧，如以下示例所示：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"years"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"7500000"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"ultimateAnswer"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"42"</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Keep in mind that, to make this work out of the box, your code must be compiled with the debug flag enabled so that Spring can look up the parameter name from the constructor. If you cannot or do not want to compile your code with the debug flag, you can use the </w:t>
      </w:r>
      <w:hyperlink r:id="rId77" w:history="1">
        <w:r w:rsidRPr="00BA0D5D">
          <w:rPr>
            <w:rFonts w:ascii="inherit" w:eastAsia="宋体" w:hAnsi="inherit" w:cs="Arial"/>
            <w:color w:val="548E2E"/>
            <w:kern w:val="0"/>
            <w:sz w:val="24"/>
            <w:szCs w:val="24"/>
            <w:u w:val="single"/>
          </w:rPr>
          <w:t>@ConstructorProperties</w:t>
        </w:r>
      </w:hyperlink>
      <w:r w:rsidRPr="00BA0D5D">
        <w:rPr>
          <w:rFonts w:ascii="inherit" w:eastAsia="宋体" w:hAnsi="inherit" w:cs="Arial"/>
          <w:color w:val="34302D"/>
          <w:kern w:val="0"/>
          <w:sz w:val="24"/>
          <w:szCs w:val="24"/>
        </w:rPr>
        <w:t> JDK annotation to explicitly name your constructor arguments. The sample class would then have to look as follows:</w:t>
      </w:r>
    </w:p>
    <w:p w:rsidR="004776CF" w:rsidRPr="00BA0D5D" w:rsidRDefault="004776C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请记住，为了使这项工作开箱即用，必须在启用调试标志的情况下编译代码，以便</w:t>
      </w:r>
      <w:r>
        <w:rPr>
          <w:rFonts w:ascii="Arial" w:hAnsi="Arial" w:cs="Arial"/>
          <w:color w:val="34302D"/>
          <w:shd w:val="clear" w:color="auto" w:fill="FFFFFF"/>
        </w:rPr>
        <w:t>Spring</w:t>
      </w:r>
      <w:r>
        <w:rPr>
          <w:rFonts w:ascii="Arial" w:hAnsi="Arial" w:cs="Arial"/>
          <w:color w:val="34302D"/>
          <w:shd w:val="clear" w:color="auto" w:fill="FFFFFF"/>
        </w:rPr>
        <w:t>可以从构造函数中查找参数名称。如果您不能或不想使用</w:t>
      </w:r>
      <w:r>
        <w:rPr>
          <w:rFonts w:ascii="Arial" w:hAnsi="Arial" w:cs="Arial"/>
          <w:color w:val="34302D"/>
          <w:shd w:val="clear" w:color="auto" w:fill="FFFFFF"/>
        </w:rPr>
        <w:t>debug</w:t>
      </w:r>
      <w:r>
        <w:rPr>
          <w:rFonts w:ascii="Arial" w:hAnsi="Arial" w:cs="Arial"/>
          <w:color w:val="34302D"/>
          <w:shd w:val="clear" w:color="auto" w:fill="FFFFFF"/>
        </w:rPr>
        <w:t>标志编译代码，则可以使用</w:t>
      </w:r>
      <w:r>
        <w:rPr>
          <w:rFonts w:ascii="Arial" w:hAnsi="Arial" w:cs="Arial"/>
          <w:color w:val="34302D"/>
          <w:shd w:val="clear" w:color="auto" w:fill="FFFFFF"/>
        </w:rPr>
        <w:t> </w:t>
      </w:r>
      <w:hyperlink r:id="rId78" w:history="1">
        <w:r>
          <w:rPr>
            <w:rStyle w:val="a4"/>
            <w:rFonts w:ascii="Arial" w:hAnsi="Arial" w:cs="Arial"/>
            <w:color w:val="548E2E"/>
            <w:shd w:val="clear" w:color="auto" w:fill="FFFFFF"/>
          </w:rPr>
          <w:t>@ConstructorProperties</w:t>
        </w:r>
      </w:hyperlink>
      <w:r>
        <w:rPr>
          <w:rFonts w:ascii="Arial" w:hAnsi="Arial" w:cs="Arial"/>
          <w:color w:val="34302D"/>
          <w:shd w:val="clear" w:color="auto" w:fill="FFFFFF"/>
        </w:rPr>
        <w:t> JDK</w:t>
      </w:r>
      <w:r>
        <w:rPr>
          <w:rFonts w:ascii="Arial" w:hAnsi="Arial" w:cs="Arial"/>
          <w:color w:val="34302D"/>
          <w:shd w:val="clear" w:color="auto" w:fill="FFFFFF"/>
        </w:rPr>
        <w:t>批注显式命名构造函数参数。然后，示例类必须如下所示：</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20"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b/>
          <w:bCs/>
          <w:color w:val="000000"/>
          <w:kern w:val="0"/>
          <w:sz w:val="18"/>
          <w:szCs w:val="18"/>
          <w:rPrChange w:id="1721" w:author="zhang alex" w:date="2019-07-28T21:16:00Z">
            <w:rPr>
              <w:rFonts w:ascii="Consolas" w:eastAsia="宋体" w:hAnsi="Consolas" w:cs="宋体"/>
              <w:b/>
              <w:bCs/>
              <w:color w:val="000000"/>
              <w:kern w:val="0"/>
              <w:sz w:val="24"/>
              <w:szCs w:val="24"/>
            </w:rPr>
          </w:rPrChange>
        </w:rPr>
        <w:t>package</w:t>
      </w:r>
      <w:r w:rsidRPr="00BF21C4">
        <w:rPr>
          <w:rFonts w:ascii="Consolas" w:eastAsia="宋体" w:hAnsi="Consolas" w:cs="宋体"/>
          <w:color w:val="34302D"/>
          <w:kern w:val="0"/>
          <w:sz w:val="18"/>
          <w:szCs w:val="18"/>
          <w:rPrChange w:id="1722" w:author="zhang alex" w:date="2019-07-28T21:16:00Z">
            <w:rPr>
              <w:rFonts w:ascii="Consolas" w:eastAsia="宋体" w:hAnsi="Consolas" w:cs="宋体"/>
              <w:color w:val="34302D"/>
              <w:kern w:val="0"/>
              <w:sz w:val="24"/>
              <w:szCs w:val="24"/>
            </w:rPr>
          </w:rPrChange>
        </w:rPr>
        <w:t xml:space="preserve"> examples;</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23" w:author="zhang alex" w:date="2019-07-28T21:16:00Z">
            <w:rPr>
              <w:rFonts w:ascii="Consolas" w:eastAsia="宋体" w:hAnsi="Consolas" w:cs="宋体"/>
              <w:color w:val="34302D"/>
              <w:kern w:val="0"/>
              <w:sz w:val="24"/>
              <w:szCs w:val="24"/>
            </w:rPr>
          </w:rPrChange>
        </w:rPr>
      </w:pP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24"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b/>
          <w:bCs/>
          <w:color w:val="34302D"/>
          <w:kern w:val="0"/>
          <w:sz w:val="18"/>
          <w:szCs w:val="18"/>
          <w:rPrChange w:id="1725" w:author="zhang alex" w:date="2019-07-28T21:16:00Z">
            <w:rPr>
              <w:rFonts w:ascii="Consolas" w:eastAsia="宋体" w:hAnsi="Consolas" w:cs="宋体"/>
              <w:b/>
              <w:bCs/>
              <w:color w:val="34302D"/>
              <w:kern w:val="0"/>
              <w:sz w:val="24"/>
              <w:szCs w:val="24"/>
            </w:rPr>
          </w:rPrChange>
        </w:rPr>
        <w:t>public</w:t>
      </w:r>
      <w:r w:rsidRPr="00BF21C4">
        <w:rPr>
          <w:rFonts w:ascii="Consolas" w:eastAsia="宋体" w:hAnsi="Consolas" w:cs="宋体"/>
          <w:color w:val="34302D"/>
          <w:kern w:val="0"/>
          <w:sz w:val="18"/>
          <w:szCs w:val="18"/>
          <w:rPrChange w:id="1726"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b/>
          <w:bCs/>
          <w:color w:val="34302D"/>
          <w:kern w:val="0"/>
          <w:sz w:val="18"/>
          <w:szCs w:val="18"/>
          <w:rPrChange w:id="1727" w:author="zhang alex" w:date="2019-07-28T21:16:00Z">
            <w:rPr>
              <w:rFonts w:ascii="Consolas" w:eastAsia="宋体" w:hAnsi="Consolas" w:cs="宋体"/>
              <w:b/>
              <w:bCs/>
              <w:color w:val="34302D"/>
              <w:kern w:val="0"/>
              <w:sz w:val="24"/>
              <w:szCs w:val="24"/>
            </w:rPr>
          </w:rPrChange>
        </w:rPr>
        <w:t>class</w:t>
      </w:r>
      <w:r w:rsidRPr="00BF21C4">
        <w:rPr>
          <w:rFonts w:ascii="Consolas" w:eastAsia="宋体" w:hAnsi="Consolas" w:cs="宋体"/>
          <w:color w:val="34302D"/>
          <w:kern w:val="0"/>
          <w:sz w:val="18"/>
          <w:szCs w:val="18"/>
          <w:rPrChange w:id="1728"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b/>
          <w:bCs/>
          <w:color w:val="445588"/>
          <w:kern w:val="0"/>
          <w:sz w:val="18"/>
          <w:szCs w:val="18"/>
          <w:rPrChange w:id="1729" w:author="zhang alex" w:date="2019-07-28T21:16:00Z">
            <w:rPr>
              <w:rFonts w:ascii="Consolas" w:eastAsia="宋体" w:hAnsi="Consolas" w:cs="宋体"/>
              <w:b/>
              <w:bCs/>
              <w:color w:val="445588"/>
              <w:kern w:val="0"/>
              <w:sz w:val="24"/>
              <w:szCs w:val="24"/>
            </w:rPr>
          </w:rPrChange>
        </w:rPr>
        <w:t>ExampleBean</w:t>
      </w:r>
      <w:r w:rsidRPr="00BF21C4">
        <w:rPr>
          <w:rFonts w:ascii="Consolas" w:eastAsia="宋体" w:hAnsi="Consolas" w:cs="宋体"/>
          <w:color w:val="34302D"/>
          <w:kern w:val="0"/>
          <w:sz w:val="18"/>
          <w:szCs w:val="18"/>
          <w:rPrChange w:id="1730" w:author="zhang alex" w:date="2019-07-28T21:16:00Z">
            <w:rPr>
              <w:rFonts w:ascii="Consolas" w:eastAsia="宋体" w:hAnsi="Consolas" w:cs="宋体"/>
              <w:color w:val="34302D"/>
              <w:kern w:val="0"/>
              <w:sz w:val="24"/>
              <w:szCs w:val="24"/>
            </w:rPr>
          </w:rPrChange>
        </w:rPr>
        <w:t xml:space="preserve"> {</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31" w:author="zhang alex" w:date="2019-07-28T21:16:00Z">
            <w:rPr>
              <w:rFonts w:ascii="Consolas" w:eastAsia="宋体" w:hAnsi="Consolas" w:cs="宋体"/>
              <w:color w:val="34302D"/>
              <w:kern w:val="0"/>
              <w:sz w:val="24"/>
              <w:szCs w:val="24"/>
            </w:rPr>
          </w:rPrChange>
        </w:rPr>
      </w:pP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32"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733"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i/>
          <w:iCs/>
          <w:color w:val="999988"/>
          <w:kern w:val="0"/>
          <w:sz w:val="18"/>
          <w:szCs w:val="18"/>
          <w:rPrChange w:id="1734" w:author="zhang alex" w:date="2019-07-28T21:16:00Z">
            <w:rPr>
              <w:rFonts w:ascii="Consolas" w:eastAsia="宋体" w:hAnsi="Consolas" w:cs="宋体"/>
              <w:i/>
              <w:iCs/>
              <w:color w:val="999988"/>
              <w:kern w:val="0"/>
              <w:sz w:val="24"/>
              <w:szCs w:val="24"/>
            </w:rPr>
          </w:rPrChange>
        </w:rPr>
        <w:t>// Fields omitted</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35" w:author="zhang alex" w:date="2019-07-28T21:16:00Z">
            <w:rPr>
              <w:rFonts w:ascii="Consolas" w:eastAsia="宋体" w:hAnsi="Consolas" w:cs="宋体"/>
              <w:color w:val="34302D"/>
              <w:kern w:val="0"/>
              <w:sz w:val="24"/>
              <w:szCs w:val="24"/>
            </w:rPr>
          </w:rPrChange>
        </w:rPr>
      </w:pP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36"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737"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color w:val="000077"/>
          <w:kern w:val="0"/>
          <w:sz w:val="18"/>
          <w:szCs w:val="18"/>
          <w:rPrChange w:id="1738" w:author="zhang alex" w:date="2019-07-28T21:16:00Z">
            <w:rPr>
              <w:rFonts w:ascii="Consolas" w:eastAsia="宋体" w:hAnsi="Consolas" w:cs="宋体"/>
              <w:color w:val="000077"/>
              <w:kern w:val="0"/>
              <w:sz w:val="24"/>
              <w:szCs w:val="24"/>
            </w:rPr>
          </w:rPrChange>
        </w:rPr>
        <w:t>@ConstructorProperties</w:t>
      </w:r>
      <w:r w:rsidRPr="00BF21C4">
        <w:rPr>
          <w:rFonts w:ascii="Consolas" w:eastAsia="宋体" w:hAnsi="Consolas" w:cs="宋体"/>
          <w:color w:val="34302D"/>
          <w:kern w:val="0"/>
          <w:sz w:val="18"/>
          <w:szCs w:val="18"/>
          <w:rPrChange w:id="1739" w:author="zhang alex" w:date="2019-07-28T21:16:00Z">
            <w:rPr>
              <w:rFonts w:ascii="Consolas" w:eastAsia="宋体" w:hAnsi="Consolas" w:cs="宋体"/>
              <w:color w:val="34302D"/>
              <w:kern w:val="0"/>
              <w:sz w:val="24"/>
              <w:szCs w:val="24"/>
            </w:rPr>
          </w:rPrChange>
        </w:rPr>
        <w:t>({</w:t>
      </w:r>
      <w:r w:rsidRPr="00BF21C4">
        <w:rPr>
          <w:rFonts w:ascii="Consolas" w:eastAsia="宋体" w:hAnsi="Consolas" w:cs="宋体"/>
          <w:color w:val="DD1144"/>
          <w:kern w:val="0"/>
          <w:sz w:val="18"/>
          <w:szCs w:val="18"/>
          <w:rPrChange w:id="1740" w:author="zhang alex" w:date="2019-07-28T21:16:00Z">
            <w:rPr>
              <w:rFonts w:ascii="Consolas" w:eastAsia="宋体" w:hAnsi="Consolas" w:cs="宋体"/>
              <w:color w:val="DD1144"/>
              <w:kern w:val="0"/>
              <w:sz w:val="24"/>
              <w:szCs w:val="24"/>
            </w:rPr>
          </w:rPrChange>
        </w:rPr>
        <w:t>"years"</w:t>
      </w:r>
      <w:r w:rsidRPr="00BF21C4">
        <w:rPr>
          <w:rFonts w:ascii="Consolas" w:eastAsia="宋体" w:hAnsi="Consolas" w:cs="宋体"/>
          <w:color w:val="34302D"/>
          <w:kern w:val="0"/>
          <w:sz w:val="18"/>
          <w:szCs w:val="18"/>
          <w:rPrChange w:id="1741"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color w:val="DD1144"/>
          <w:kern w:val="0"/>
          <w:sz w:val="18"/>
          <w:szCs w:val="18"/>
          <w:rPrChange w:id="1742" w:author="zhang alex" w:date="2019-07-28T21:16:00Z">
            <w:rPr>
              <w:rFonts w:ascii="Consolas" w:eastAsia="宋体" w:hAnsi="Consolas" w:cs="宋体"/>
              <w:color w:val="DD1144"/>
              <w:kern w:val="0"/>
              <w:sz w:val="24"/>
              <w:szCs w:val="24"/>
            </w:rPr>
          </w:rPrChange>
        </w:rPr>
        <w:t>"ultimateAnswer"</w:t>
      </w:r>
      <w:r w:rsidRPr="00BF21C4">
        <w:rPr>
          <w:rFonts w:ascii="Consolas" w:eastAsia="宋体" w:hAnsi="Consolas" w:cs="宋体"/>
          <w:color w:val="34302D"/>
          <w:kern w:val="0"/>
          <w:sz w:val="18"/>
          <w:szCs w:val="18"/>
          <w:rPrChange w:id="1743" w:author="zhang alex" w:date="2019-07-28T21:16:00Z">
            <w:rPr>
              <w:rFonts w:ascii="Consolas" w:eastAsia="宋体" w:hAnsi="Consolas" w:cs="宋体"/>
              <w:color w:val="34302D"/>
              <w:kern w:val="0"/>
              <w:sz w:val="24"/>
              <w:szCs w:val="24"/>
            </w:rPr>
          </w:rPrChange>
        </w:rPr>
        <w:t>})</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44"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745"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b/>
          <w:bCs/>
          <w:color w:val="34302D"/>
          <w:kern w:val="0"/>
          <w:sz w:val="18"/>
          <w:szCs w:val="18"/>
          <w:rPrChange w:id="1746" w:author="zhang alex" w:date="2019-07-28T21:16:00Z">
            <w:rPr>
              <w:rFonts w:ascii="Consolas" w:eastAsia="宋体" w:hAnsi="Consolas" w:cs="宋体"/>
              <w:b/>
              <w:bCs/>
              <w:color w:val="34302D"/>
              <w:kern w:val="0"/>
              <w:sz w:val="24"/>
              <w:szCs w:val="24"/>
            </w:rPr>
          </w:rPrChange>
        </w:rPr>
        <w:t>public</w:t>
      </w:r>
      <w:r w:rsidRPr="00BF21C4">
        <w:rPr>
          <w:rFonts w:ascii="Consolas" w:eastAsia="宋体" w:hAnsi="Consolas" w:cs="宋体"/>
          <w:color w:val="34302D"/>
          <w:kern w:val="0"/>
          <w:sz w:val="18"/>
          <w:szCs w:val="18"/>
          <w:rPrChange w:id="1747" w:author="zhang alex" w:date="2019-07-28T21:16:00Z">
            <w:rPr>
              <w:rFonts w:ascii="Consolas" w:eastAsia="宋体" w:hAnsi="Consolas" w:cs="宋体"/>
              <w:color w:val="34302D"/>
              <w:kern w:val="0"/>
              <w:sz w:val="24"/>
              <w:szCs w:val="24"/>
            </w:rPr>
          </w:rPrChange>
        </w:rPr>
        <w:t xml:space="preserve"> ExampleBean(</w:t>
      </w:r>
      <w:r w:rsidRPr="00BF21C4">
        <w:rPr>
          <w:rFonts w:ascii="Consolas" w:eastAsia="宋体" w:hAnsi="Consolas" w:cs="宋体"/>
          <w:b/>
          <w:bCs/>
          <w:color w:val="34302D"/>
          <w:kern w:val="0"/>
          <w:sz w:val="18"/>
          <w:szCs w:val="18"/>
          <w:rPrChange w:id="1748" w:author="zhang alex" w:date="2019-07-28T21:16:00Z">
            <w:rPr>
              <w:rFonts w:ascii="Consolas" w:eastAsia="宋体" w:hAnsi="Consolas" w:cs="宋体"/>
              <w:b/>
              <w:bCs/>
              <w:color w:val="34302D"/>
              <w:kern w:val="0"/>
              <w:sz w:val="24"/>
              <w:szCs w:val="24"/>
            </w:rPr>
          </w:rPrChange>
        </w:rPr>
        <w:t>int</w:t>
      </w:r>
      <w:r w:rsidRPr="00BF21C4">
        <w:rPr>
          <w:rFonts w:ascii="Consolas" w:eastAsia="宋体" w:hAnsi="Consolas" w:cs="宋体"/>
          <w:color w:val="34302D"/>
          <w:kern w:val="0"/>
          <w:sz w:val="18"/>
          <w:szCs w:val="18"/>
          <w:rPrChange w:id="1749" w:author="zhang alex" w:date="2019-07-28T21:16:00Z">
            <w:rPr>
              <w:rFonts w:ascii="Consolas" w:eastAsia="宋体" w:hAnsi="Consolas" w:cs="宋体"/>
              <w:color w:val="34302D"/>
              <w:kern w:val="0"/>
              <w:sz w:val="24"/>
              <w:szCs w:val="24"/>
            </w:rPr>
          </w:rPrChange>
        </w:rPr>
        <w:t xml:space="preserve"> years, String ultimateAnswer) {</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50"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751"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color w:val="996633"/>
          <w:kern w:val="0"/>
          <w:sz w:val="18"/>
          <w:szCs w:val="18"/>
          <w:rPrChange w:id="1752" w:author="zhang alex" w:date="2019-07-28T21:16:00Z">
            <w:rPr>
              <w:rFonts w:ascii="Consolas" w:eastAsia="宋体" w:hAnsi="Consolas" w:cs="宋体"/>
              <w:color w:val="996633"/>
              <w:kern w:val="0"/>
              <w:sz w:val="24"/>
              <w:szCs w:val="24"/>
            </w:rPr>
          </w:rPrChange>
        </w:rPr>
        <w:t>this</w:t>
      </w:r>
      <w:r w:rsidRPr="00BF21C4">
        <w:rPr>
          <w:rFonts w:ascii="Consolas" w:eastAsia="宋体" w:hAnsi="Consolas" w:cs="宋体"/>
          <w:color w:val="34302D"/>
          <w:kern w:val="0"/>
          <w:sz w:val="18"/>
          <w:szCs w:val="18"/>
          <w:rPrChange w:id="1753" w:author="zhang alex" w:date="2019-07-28T21:16:00Z">
            <w:rPr>
              <w:rFonts w:ascii="Consolas" w:eastAsia="宋体" w:hAnsi="Consolas" w:cs="宋体"/>
              <w:color w:val="34302D"/>
              <w:kern w:val="0"/>
              <w:sz w:val="24"/>
              <w:szCs w:val="24"/>
            </w:rPr>
          </w:rPrChange>
        </w:rPr>
        <w:t>.years = years;</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54"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755" w:author="zhang alex" w:date="2019-07-28T21:16:00Z">
            <w:rPr>
              <w:rFonts w:ascii="Consolas" w:eastAsia="宋体" w:hAnsi="Consolas" w:cs="宋体"/>
              <w:color w:val="34302D"/>
              <w:kern w:val="0"/>
              <w:sz w:val="24"/>
              <w:szCs w:val="24"/>
            </w:rPr>
          </w:rPrChange>
        </w:rPr>
        <w:t xml:space="preserve">        </w:t>
      </w:r>
      <w:r w:rsidRPr="00BF21C4">
        <w:rPr>
          <w:rFonts w:ascii="Consolas" w:eastAsia="宋体" w:hAnsi="Consolas" w:cs="宋体"/>
          <w:color w:val="996633"/>
          <w:kern w:val="0"/>
          <w:sz w:val="18"/>
          <w:szCs w:val="18"/>
          <w:rPrChange w:id="1756" w:author="zhang alex" w:date="2019-07-28T21:16:00Z">
            <w:rPr>
              <w:rFonts w:ascii="Consolas" w:eastAsia="宋体" w:hAnsi="Consolas" w:cs="宋体"/>
              <w:color w:val="996633"/>
              <w:kern w:val="0"/>
              <w:sz w:val="24"/>
              <w:szCs w:val="24"/>
            </w:rPr>
          </w:rPrChange>
        </w:rPr>
        <w:t>this</w:t>
      </w:r>
      <w:r w:rsidRPr="00BF21C4">
        <w:rPr>
          <w:rFonts w:ascii="Consolas" w:eastAsia="宋体" w:hAnsi="Consolas" w:cs="宋体"/>
          <w:color w:val="34302D"/>
          <w:kern w:val="0"/>
          <w:sz w:val="18"/>
          <w:szCs w:val="18"/>
          <w:rPrChange w:id="1757" w:author="zhang alex" w:date="2019-07-28T21:16:00Z">
            <w:rPr>
              <w:rFonts w:ascii="Consolas" w:eastAsia="宋体" w:hAnsi="Consolas" w:cs="宋体"/>
              <w:color w:val="34302D"/>
              <w:kern w:val="0"/>
              <w:sz w:val="24"/>
              <w:szCs w:val="24"/>
            </w:rPr>
          </w:rPrChange>
        </w:rPr>
        <w:t>.ultimateAnswer = ultimateAnswer;</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58"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759" w:author="zhang alex" w:date="2019-07-28T21:16:00Z">
            <w:rPr>
              <w:rFonts w:ascii="Consolas" w:eastAsia="宋体" w:hAnsi="Consolas" w:cs="宋体"/>
              <w:color w:val="34302D"/>
              <w:kern w:val="0"/>
              <w:sz w:val="24"/>
              <w:szCs w:val="24"/>
            </w:rPr>
          </w:rPrChange>
        </w:rPr>
        <w:t xml:space="preserve">    }</w:t>
      </w:r>
    </w:p>
    <w:p w:rsidR="00BA0D5D" w:rsidRPr="00BF21C4"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60" w:author="zhang alex" w:date="2019-07-28T21:16:00Z">
            <w:rPr>
              <w:rFonts w:ascii="Consolas" w:eastAsia="宋体" w:hAnsi="Consolas" w:cs="宋体"/>
              <w:color w:val="34302D"/>
              <w:kern w:val="0"/>
              <w:sz w:val="24"/>
              <w:szCs w:val="24"/>
            </w:rPr>
          </w:rPrChange>
        </w:rPr>
      </w:pPr>
      <w:r w:rsidRPr="00BF21C4">
        <w:rPr>
          <w:rFonts w:ascii="Consolas" w:eastAsia="宋体" w:hAnsi="Consolas" w:cs="宋体"/>
          <w:color w:val="34302D"/>
          <w:kern w:val="0"/>
          <w:sz w:val="18"/>
          <w:szCs w:val="18"/>
          <w:rPrChange w:id="1761" w:author="zhang alex" w:date="2019-07-28T21:16:00Z">
            <w:rPr>
              <w:rFonts w:ascii="Consolas" w:eastAsia="宋体" w:hAnsi="Consolas" w:cs="宋体"/>
              <w:color w:val="34302D"/>
              <w:kern w:val="0"/>
              <w:sz w:val="24"/>
              <w:szCs w:val="24"/>
            </w:rPr>
          </w:rPrChange>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Setter-based Dependency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Setter-based DI is accomplished by the container calling setter methods on your beans after invoking a no-argument constructor or a no-argument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to instantiate your bean.</w:t>
      </w:r>
    </w:p>
    <w:p w:rsidR="00D563C8" w:rsidRPr="00BC3457" w:rsidRDefault="00D563C8" w:rsidP="00D563C8">
      <w:pPr>
        <w:pStyle w:val="a3"/>
        <w:shd w:val="clear" w:color="auto" w:fill="FFFFFF"/>
        <w:spacing w:before="0" w:beforeAutospacing="0" w:after="300" w:afterAutospacing="0"/>
        <w:rPr>
          <w:rFonts w:ascii="inherit" w:hAnsi="inherit" w:cs="Arial" w:hint="eastAsia"/>
          <w:color w:val="34302D"/>
        </w:rPr>
      </w:pPr>
      <w:r w:rsidRPr="00BC3457">
        <w:rPr>
          <w:rFonts w:ascii="inherit" w:hAnsi="inherit" w:cs="Arial"/>
          <w:color w:val="34302D"/>
        </w:rPr>
        <w:t>基于</w:t>
      </w:r>
      <w:r w:rsidRPr="00BC3457">
        <w:rPr>
          <w:rFonts w:ascii="inherit" w:hAnsi="inherit" w:cs="Arial"/>
          <w:color w:val="34302D"/>
        </w:rPr>
        <w:t>Setter</w:t>
      </w:r>
      <w:r w:rsidRPr="00BC3457">
        <w:rPr>
          <w:rFonts w:ascii="inherit" w:hAnsi="inherit" w:cs="Arial"/>
          <w:color w:val="34302D"/>
        </w:rPr>
        <w:t>的依赖注入</w:t>
      </w:r>
    </w:p>
    <w:p w:rsidR="00D563C8" w:rsidRPr="00BA0D5D" w:rsidRDefault="00D563C8" w:rsidP="00D563C8">
      <w:pPr>
        <w:widowControl/>
        <w:shd w:val="clear" w:color="auto" w:fill="FFFFFF"/>
        <w:spacing w:after="300"/>
        <w:jc w:val="left"/>
        <w:rPr>
          <w:rFonts w:ascii="inherit" w:eastAsia="宋体" w:hAnsi="inherit" w:cs="Arial" w:hint="eastAsia"/>
          <w:color w:val="34302D"/>
          <w:kern w:val="0"/>
          <w:sz w:val="24"/>
          <w:szCs w:val="24"/>
        </w:rPr>
      </w:pPr>
      <w:r>
        <w:rPr>
          <w:rFonts w:ascii="inherit" w:hAnsi="inherit" w:cs="Arial"/>
          <w:color w:val="34302D"/>
        </w:rPr>
        <w:t>在调用无参数构造函数或无参数</w:t>
      </w:r>
      <w:r>
        <w:rPr>
          <w:rStyle w:val="HTML"/>
          <w:rFonts w:ascii="Consolas" w:hAnsi="Consolas"/>
          <w:color w:val="34302D"/>
          <w:sz w:val="23"/>
          <w:szCs w:val="23"/>
          <w:shd w:val="clear" w:color="auto" w:fill="F7F7F8"/>
        </w:rPr>
        <w:t>static</w:t>
      </w:r>
      <w:r>
        <w:rPr>
          <w:rFonts w:ascii="inherit" w:hAnsi="inherit" w:cs="Arial"/>
          <w:color w:val="34302D"/>
        </w:rPr>
        <w:t>工厂方法来实例化</w:t>
      </w:r>
      <w:r>
        <w:rPr>
          <w:rFonts w:ascii="inherit" w:hAnsi="inherit" w:cs="Arial"/>
          <w:color w:val="34302D"/>
        </w:rPr>
        <w:t>bean</w:t>
      </w:r>
      <w:r>
        <w:rPr>
          <w:rFonts w:ascii="inherit" w:hAnsi="inherit" w:cs="Arial"/>
          <w:color w:val="34302D"/>
        </w:rPr>
        <w:t>之后，基于</w:t>
      </w:r>
      <w:r>
        <w:rPr>
          <w:rFonts w:ascii="inherit" w:hAnsi="inherit" w:cs="Arial"/>
          <w:color w:val="34302D"/>
        </w:rPr>
        <w:t>setter</w:t>
      </w:r>
      <w:r>
        <w:rPr>
          <w:rFonts w:ascii="inherit" w:hAnsi="inherit" w:cs="Arial"/>
          <w:color w:val="34302D"/>
        </w:rPr>
        <w:t>的</w:t>
      </w:r>
      <w:r>
        <w:rPr>
          <w:rFonts w:ascii="inherit" w:hAnsi="inherit" w:cs="Arial"/>
          <w:color w:val="34302D"/>
        </w:rPr>
        <w:t>DI</w:t>
      </w:r>
      <w:r>
        <w:rPr>
          <w:rFonts w:ascii="inherit" w:hAnsi="inherit" w:cs="Arial"/>
          <w:color w:val="34302D"/>
        </w:rPr>
        <w:t>由</w:t>
      </w:r>
      <w:r>
        <w:rPr>
          <w:rFonts w:ascii="inherit" w:hAnsi="inherit" w:cs="Arial"/>
          <w:color w:val="34302D"/>
        </w:rPr>
        <w:t>bean</w:t>
      </w:r>
      <w:r>
        <w:rPr>
          <w:rFonts w:ascii="inherit" w:hAnsi="inherit" w:cs="Arial"/>
          <w:color w:val="34302D"/>
        </w:rPr>
        <w:t>上的容器调用</w:t>
      </w:r>
      <w:r>
        <w:rPr>
          <w:rFonts w:ascii="inherit" w:hAnsi="inherit" w:cs="Arial"/>
          <w:color w:val="34302D"/>
        </w:rPr>
        <w:t>setter</w:t>
      </w:r>
      <w:r>
        <w:rPr>
          <w:rFonts w:ascii="inherit" w:hAnsi="inherit" w:cs="Arial"/>
          <w:color w:val="34302D"/>
        </w:rPr>
        <w:t>方法完成。</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class that can only be dependency-injected by using pure setter injection. This class is conventional Java. It is a POJO that has no dependencies on container specific interfaces, base classes, or annotations.</w:t>
      </w:r>
    </w:p>
    <w:p w:rsidR="00BC3457" w:rsidDel="0089444E" w:rsidRDefault="00BC3457" w:rsidP="00BF21C4">
      <w:pPr>
        <w:widowControl/>
        <w:shd w:val="clear" w:color="auto" w:fill="FFFFFF"/>
        <w:spacing w:after="300"/>
        <w:jc w:val="left"/>
        <w:rPr>
          <w:del w:id="1762" w:author="zhang alex" w:date="2019-07-28T21:26:00Z"/>
          <w:rFonts w:ascii="inherit" w:hAnsi="inherit" w:cs="Arial" w:hint="eastAsia"/>
          <w:color w:val="34302D"/>
        </w:rPr>
        <w:pPrChange w:id="1763" w:author="zhang alex" w:date="2019-07-28T21:26:00Z">
          <w:pPr>
            <w:pStyle w:val="a3"/>
            <w:shd w:val="clear" w:color="auto" w:fill="FFFFFF"/>
            <w:spacing w:before="0" w:beforeAutospacing="0" w:after="300" w:afterAutospacing="0"/>
          </w:pPr>
        </w:pPrChange>
      </w:pPr>
      <w:r>
        <w:rPr>
          <w:rFonts w:ascii="inherit" w:hAnsi="inherit" w:cs="Arial"/>
          <w:color w:val="34302D"/>
        </w:rPr>
        <w:t>以下示例显示了一个只能通过使用纯</w:t>
      </w:r>
      <w:r>
        <w:rPr>
          <w:rFonts w:ascii="inherit" w:hAnsi="inherit" w:cs="Arial"/>
          <w:color w:val="34302D"/>
        </w:rPr>
        <w:t>setter</w:t>
      </w:r>
      <w:r>
        <w:rPr>
          <w:rFonts w:ascii="inherit" w:hAnsi="inherit" w:cs="Arial"/>
          <w:color w:val="34302D"/>
        </w:rPr>
        <w:t>注入进行依赖注入的类。这个类是传统的</w:t>
      </w:r>
      <w:r>
        <w:rPr>
          <w:rFonts w:ascii="inherit" w:hAnsi="inherit" w:cs="Arial"/>
          <w:color w:val="34302D"/>
        </w:rPr>
        <w:t>Java</w:t>
      </w:r>
      <w:r>
        <w:rPr>
          <w:rFonts w:ascii="inherit" w:hAnsi="inherit" w:cs="Arial"/>
          <w:color w:val="34302D"/>
        </w:rPr>
        <w:t>。它是一个</w:t>
      </w:r>
      <w:r>
        <w:rPr>
          <w:rFonts w:ascii="inherit" w:hAnsi="inherit" w:cs="Arial"/>
          <w:color w:val="34302D"/>
        </w:rPr>
        <w:t>POJO</w:t>
      </w:r>
      <w:r>
        <w:rPr>
          <w:rFonts w:ascii="inherit" w:hAnsi="inherit" w:cs="Arial"/>
          <w:color w:val="34302D"/>
        </w:rPr>
        <w:t>，它不依赖于容器特定的接口，基类或注释。</w:t>
      </w:r>
    </w:p>
    <w:p w:rsidR="00BC3457" w:rsidRPr="00BC3457" w:rsidRDefault="00BC3457"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64"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b/>
          <w:bCs/>
          <w:color w:val="34302D"/>
          <w:kern w:val="0"/>
          <w:sz w:val="18"/>
          <w:szCs w:val="18"/>
          <w:rPrChange w:id="1765" w:author="zhang alex" w:date="2019-07-28T21:26:00Z">
            <w:rPr>
              <w:rFonts w:ascii="Consolas" w:eastAsia="宋体" w:hAnsi="Consolas" w:cs="宋体"/>
              <w:b/>
              <w:bCs/>
              <w:color w:val="34302D"/>
              <w:kern w:val="0"/>
              <w:sz w:val="24"/>
              <w:szCs w:val="24"/>
            </w:rPr>
          </w:rPrChange>
        </w:rPr>
        <w:t>public</w:t>
      </w:r>
      <w:r w:rsidRPr="0089444E">
        <w:rPr>
          <w:rFonts w:ascii="Consolas" w:eastAsia="宋体" w:hAnsi="Consolas" w:cs="宋体"/>
          <w:color w:val="34302D"/>
          <w:kern w:val="0"/>
          <w:sz w:val="18"/>
          <w:szCs w:val="18"/>
          <w:rPrChange w:id="1766"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34302D"/>
          <w:kern w:val="0"/>
          <w:sz w:val="18"/>
          <w:szCs w:val="18"/>
          <w:rPrChange w:id="1767" w:author="zhang alex" w:date="2019-07-28T21:26:00Z">
            <w:rPr>
              <w:rFonts w:ascii="Consolas" w:eastAsia="宋体" w:hAnsi="Consolas" w:cs="宋体"/>
              <w:b/>
              <w:bCs/>
              <w:color w:val="34302D"/>
              <w:kern w:val="0"/>
              <w:sz w:val="24"/>
              <w:szCs w:val="24"/>
            </w:rPr>
          </w:rPrChange>
        </w:rPr>
        <w:t>class</w:t>
      </w:r>
      <w:r w:rsidRPr="0089444E">
        <w:rPr>
          <w:rFonts w:ascii="Consolas" w:eastAsia="宋体" w:hAnsi="Consolas" w:cs="宋体"/>
          <w:color w:val="34302D"/>
          <w:kern w:val="0"/>
          <w:sz w:val="18"/>
          <w:szCs w:val="18"/>
          <w:rPrChange w:id="1768"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445588"/>
          <w:kern w:val="0"/>
          <w:sz w:val="18"/>
          <w:szCs w:val="18"/>
          <w:rPrChange w:id="1769" w:author="zhang alex" w:date="2019-07-28T21:26:00Z">
            <w:rPr>
              <w:rFonts w:ascii="Consolas" w:eastAsia="宋体" w:hAnsi="Consolas" w:cs="宋体"/>
              <w:b/>
              <w:bCs/>
              <w:color w:val="445588"/>
              <w:kern w:val="0"/>
              <w:sz w:val="24"/>
              <w:szCs w:val="24"/>
            </w:rPr>
          </w:rPrChange>
        </w:rPr>
        <w:t>SimpleMovieLister</w:t>
      </w:r>
      <w:r w:rsidRPr="0089444E">
        <w:rPr>
          <w:rFonts w:ascii="Consolas" w:eastAsia="宋体" w:hAnsi="Consolas" w:cs="宋体"/>
          <w:color w:val="34302D"/>
          <w:kern w:val="0"/>
          <w:sz w:val="18"/>
          <w:szCs w:val="18"/>
          <w:rPrChange w:id="1770" w:author="zhang alex" w:date="2019-07-28T21:26:00Z">
            <w:rPr>
              <w:rFonts w:ascii="Consolas" w:eastAsia="宋体" w:hAnsi="Consolas" w:cs="宋体"/>
              <w:color w:val="34302D"/>
              <w:kern w:val="0"/>
              <w:sz w:val="24"/>
              <w:szCs w:val="24"/>
            </w:rPr>
          </w:rPrChange>
        </w:rPr>
        <w:t xml:space="preserve"> {</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71" w:author="zhang alex" w:date="2019-07-28T21:26:00Z">
            <w:rPr>
              <w:rFonts w:ascii="Consolas" w:eastAsia="宋体" w:hAnsi="Consolas" w:cs="宋体"/>
              <w:color w:val="34302D"/>
              <w:kern w:val="0"/>
              <w:sz w:val="24"/>
              <w:szCs w:val="24"/>
            </w:rPr>
          </w:rPrChange>
        </w:rPr>
      </w:pP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72"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73" w:author="zhang alex" w:date="2019-07-28T21:26:00Z">
            <w:rPr>
              <w:rFonts w:ascii="Consolas" w:eastAsia="宋体" w:hAnsi="Consolas" w:cs="宋体"/>
              <w:color w:val="34302D"/>
              <w:kern w:val="0"/>
              <w:sz w:val="24"/>
              <w:szCs w:val="24"/>
            </w:rPr>
          </w:rPrChange>
        </w:rPr>
        <w:lastRenderedPageBreak/>
        <w:t xml:space="preserve">    </w:t>
      </w:r>
      <w:r w:rsidRPr="0089444E">
        <w:rPr>
          <w:rFonts w:ascii="Consolas" w:eastAsia="宋体" w:hAnsi="Consolas" w:cs="宋体"/>
          <w:i/>
          <w:iCs/>
          <w:color w:val="999988"/>
          <w:kern w:val="0"/>
          <w:sz w:val="18"/>
          <w:szCs w:val="18"/>
          <w:rPrChange w:id="1774" w:author="zhang alex" w:date="2019-07-28T21:26:00Z">
            <w:rPr>
              <w:rFonts w:ascii="Consolas" w:eastAsia="宋体" w:hAnsi="Consolas" w:cs="宋体"/>
              <w:i/>
              <w:iCs/>
              <w:color w:val="999988"/>
              <w:kern w:val="0"/>
              <w:sz w:val="24"/>
              <w:szCs w:val="24"/>
            </w:rPr>
          </w:rPrChange>
        </w:rPr>
        <w:t>// the SimpleMovieLister has a dependency on the MovieFinder</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75"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76"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34302D"/>
          <w:kern w:val="0"/>
          <w:sz w:val="18"/>
          <w:szCs w:val="18"/>
          <w:rPrChange w:id="1777" w:author="zhang alex" w:date="2019-07-28T21:26:00Z">
            <w:rPr>
              <w:rFonts w:ascii="Consolas" w:eastAsia="宋体" w:hAnsi="Consolas" w:cs="宋体"/>
              <w:b/>
              <w:bCs/>
              <w:color w:val="34302D"/>
              <w:kern w:val="0"/>
              <w:sz w:val="24"/>
              <w:szCs w:val="24"/>
            </w:rPr>
          </w:rPrChange>
        </w:rPr>
        <w:t>private</w:t>
      </w:r>
      <w:r w:rsidRPr="0089444E">
        <w:rPr>
          <w:rFonts w:ascii="Consolas" w:eastAsia="宋体" w:hAnsi="Consolas" w:cs="宋体"/>
          <w:color w:val="34302D"/>
          <w:kern w:val="0"/>
          <w:sz w:val="18"/>
          <w:szCs w:val="18"/>
          <w:rPrChange w:id="1778" w:author="zhang alex" w:date="2019-07-28T21:26:00Z">
            <w:rPr>
              <w:rFonts w:ascii="Consolas" w:eastAsia="宋体" w:hAnsi="Consolas" w:cs="宋体"/>
              <w:color w:val="34302D"/>
              <w:kern w:val="0"/>
              <w:sz w:val="24"/>
              <w:szCs w:val="24"/>
            </w:rPr>
          </w:rPrChange>
        </w:rPr>
        <w:t xml:space="preserve"> MovieFinder movieFinder;</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79" w:author="zhang alex" w:date="2019-07-28T21:26:00Z">
            <w:rPr>
              <w:rFonts w:ascii="Consolas" w:eastAsia="宋体" w:hAnsi="Consolas" w:cs="宋体"/>
              <w:color w:val="34302D"/>
              <w:kern w:val="0"/>
              <w:sz w:val="24"/>
              <w:szCs w:val="24"/>
            </w:rPr>
          </w:rPrChange>
        </w:rPr>
      </w:pP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80"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81"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i/>
          <w:iCs/>
          <w:color w:val="999988"/>
          <w:kern w:val="0"/>
          <w:sz w:val="18"/>
          <w:szCs w:val="18"/>
          <w:rPrChange w:id="1782" w:author="zhang alex" w:date="2019-07-28T21:26:00Z">
            <w:rPr>
              <w:rFonts w:ascii="Consolas" w:eastAsia="宋体" w:hAnsi="Consolas" w:cs="宋体"/>
              <w:i/>
              <w:iCs/>
              <w:color w:val="999988"/>
              <w:kern w:val="0"/>
              <w:sz w:val="24"/>
              <w:szCs w:val="24"/>
            </w:rPr>
          </w:rPrChange>
        </w:rPr>
        <w:t>// a setter method so that the Spring container can inject a MovieFinder</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83"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84"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34302D"/>
          <w:kern w:val="0"/>
          <w:sz w:val="18"/>
          <w:szCs w:val="18"/>
          <w:rPrChange w:id="1785" w:author="zhang alex" w:date="2019-07-28T21:26:00Z">
            <w:rPr>
              <w:rFonts w:ascii="Consolas" w:eastAsia="宋体" w:hAnsi="Consolas" w:cs="宋体"/>
              <w:b/>
              <w:bCs/>
              <w:color w:val="34302D"/>
              <w:kern w:val="0"/>
              <w:sz w:val="24"/>
              <w:szCs w:val="24"/>
            </w:rPr>
          </w:rPrChange>
        </w:rPr>
        <w:t>public</w:t>
      </w:r>
      <w:r w:rsidRPr="0089444E">
        <w:rPr>
          <w:rFonts w:ascii="Consolas" w:eastAsia="宋体" w:hAnsi="Consolas" w:cs="宋体"/>
          <w:color w:val="34302D"/>
          <w:kern w:val="0"/>
          <w:sz w:val="18"/>
          <w:szCs w:val="18"/>
          <w:rPrChange w:id="1786"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b/>
          <w:bCs/>
          <w:color w:val="34302D"/>
          <w:kern w:val="0"/>
          <w:sz w:val="18"/>
          <w:szCs w:val="18"/>
          <w:rPrChange w:id="1787" w:author="zhang alex" w:date="2019-07-28T21:26:00Z">
            <w:rPr>
              <w:rFonts w:ascii="Consolas" w:eastAsia="宋体" w:hAnsi="Consolas" w:cs="宋体"/>
              <w:b/>
              <w:bCs/>
              <w:color w:val="34302D"/>
              <w:kern w:val="0"/>
              <w:sz w:val="24"/>
              <w:szCs w:val="24"/>
            </w:rPr>
          </w:rPrChange>
        </w:rPr>
        <w:t>void</w:t>
      </w:r>
      <w:r w:rsidRPr="0089444E">
        <w:rPr>
          <w:rFonts w:ascii="Consolas" w:eastAsia="宋体" w:hAnsi="Consolas" w:cs="宋体"/>
          <w:color w:val="34302D"/>
          <w:kern w:val="0"/>
          <w:sz w:val="18"/>
          <w:szCs w:val="18"/>
          <w:rPrChange w:id="1788" w:author="zhang alex" w:date="2019-07-28T21:26:00Z">
            <w:rPr>
              <w:rFonts w:ascii="Consolas" w:eastAsia="宋体" w:hAnsi="Consolas" w:cs="宋体"/>
              <w:color w:val="34302D"/>
              <w:kern w:val="0"/>
              <w:sz w:val="24"/>
              <w:szCs w:val="24"/>
            </w:rPr>
          </w:rPrChange>
        </w:rPr>
        <w:t xml:space="preserve"> setMovieFinder(MovieFinder movieFinder) {</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89"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90"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color w:val="996633"/>
          <w:kern w:val="0"/>
          <w:sz w:val="18"/>
          <w:szCs w:val="18"/>
          <w:rPrChange w:id="1791" w:author="zhang alex" w:date="2019-07-28T21:26:00Z">
            <w:rPr>
              <w:rFonts w:ascii="Consolas" w:eastAsia="宋体" w:hAnsi="Consolas" w:cs="宋体"/>
              <w:color w:val="996633"/>
              <w:kern w:val="0"/>
              <w:sz w:val="24"/>
              <w:szCs w:val="24"/>
            </w:rPr>
          </w:rPrChange>
        </w:rPr>
        <w:t>this</w:t>
      </w:r>
      <w:r w:rsidRPr="0089444E">
        <w:rPr>
          <w:rFonts w:ascii="Consolas" w:eastAsia="宋体" w:hAnsi="Consolas" w:cs="宋体"/>
          <w:color w:val="34302D"/>
          <w:kern w:val="0"/>
          <w:sz w:val="18"/>
          <w:szCs w:val="18"/>
          <w:rPrChange w:id="1792" w:author="zhang alex" w:date="2019-07-28T21:26:00Z">
            <w:rPr>
              <w:rFonts w:ascii="Consolas" w:eastAsia="宋体" w:hAnsi="Consolas" w:cs="宋体"/>
              <w:color w:val="34302D"/>
              <w:kern w:val="0"/>
              <w:sz w:val="24"/>
              <w:szCs w:val="24"/>
            </w:rPr>
          </w:rPrChange>
        </w:rPr>
        <w:t>.movieFinder = movieFinder;</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93"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94" w:author="zhang alex" w:date="2019-07-28T21:26:00Z">
            <w:rPr>
              <w:rFonts w:ascii="Consolas" w:eastAsia="宋体" w:hAnsi="Consolas" w:cs="宋体"/>
              <w:color w:val="34302D"/>
              <w:kern w:val="0"/>
              <w:sz w:val="24"/>
              <w:szCs w:val="24"/>
            </w:rPr>
          </w:rPrChange>
        </w:rPr>
        <w:t xml:space="preserve">    }</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95" w:author="zhang alex" w:date="2019-07-28T21:26:00Z">
            <w:rPr>
              <w:rFonts w:ascii="Consolas" w:eastAsia="宋体" w:hAnsi="Consolas" w:cs="宋体"/>
              <w:color w:val="34302D"/>
              <w:kern w:val="0"/>
              <w:sz w:val="24"/>
              <w:szCs w:val="24"/>
            </w:rPr>
          </w:rPrChange>
        </w:rPr>
      </w:pP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96"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797" w:author="zhang alex" w:date="2019-07-28T21:26:00Z">
            <w:rPr>
              <w:rFonts w:ascii="Consolas" w:eastAsia="宋体" w:hAnsi="Consolas" w:cs="宋体"/>
              <w:color w:val="34302D"/>
              <w:kern w:val="0"/>
              <w:sz w:val="24"/>
              <w:szCs w:val="24"/>
            </w:rPr>
          </w:rPrChange>
        </w:rPr>
        <w:t xml:space="preserve">    </w:t>
      </w:r>
      <w:r w:rsidRPr="0089444E">
        <w:rPr>
          <w:rFonts w:ascii="Consolas" w:eastAsia="宋体" w:hAnsi="Consolas" w:cs="宋体"/>
          <w:i/>
          <w:iCs/>
          <w:color w:val="999988"/>
          <w:kern w:val="0"/>
          <w:sz w:val="18"/>
          <w:szCs w:val="18"/>
          <w:rPrChange w:id="1798" w:author="zhang alex" w:date="2019-07-28T21:26:00Z">
            <w:rPr>
              <w:rFonts w:ascii="Consolas" w:eastAsia="宋体" w:hAnsi="Consolas" w:cs="宋体"/>
              <w:i/>
              <w:iCs/>
              <w:color w:val="999988"/>
              <w:kern w:val="0"/>
              <w:sz w:val="24"/>
              <w:szCs w:val="24"/>
            </w:rPr>
          </w:rPrChange>
        </w:rPr>
        <w:t>// business logic that actually uses the injected MovieFinder is omitted...</w:t>
      </w:r>
    </w:p>
    <w:p w:rsidR="00BA0D5D" w:rsidRPr="0089444E"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1799" w:author="zhang alex" w:date="2019-07-28T21:26:00Z">
            <w:rPr>
              <w:rFonts w:ascii="Consolas" w:eastAsia="宋体" w:hAnsi="Consolas" w:cs="宋体"/>
              <w:color w:val="34302D"/>
              <w:kern w:val="0"/>
              <w:sz w:val="24"/>
              <w:szCs w:val="24"/>
            </w:rPr>
          </w:rPrChange>
        </w:rPr>
      </w:pPr>
      <w:r w:rsidRPr="0089444E">
        <w:rPr>
          <w:rFonts w:ascii="Consolas" w:eastAsia="宋体" w:hAnsi="Consolas" w:cs="宋体"/>
          <w:color w:val="34302D"/>
          <w:kern w:val="0"/>
          <w:sz w:val="18"/>
          <w:szCs w:val="18"/>
          <w:rPrChange w:id="1800" w:author="zhang alex" w:date="2019-07-28T21:26: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supports constructor-based and setter-based DI for the beans it manages. It also supports setter-based DI after some dependencies have already been injected through the constructor approach. You configure the dependencies in the form of a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which you use in conjunction with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to convert properties from one format to another. However, most Spring users do not work with these classes directly (that is, programmatically) but rather with XML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definitions, annotated components (that is, classes 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and so forth), or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Java-based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These sources are then converted internally into instances of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and used to load an entire Spring IoC container instance.</w:t>
      </w:r>
    </w:p>
    <w:p w:rsidR="00075C37" w:rsidRPr="00BA0D5D" w:rsidRDefault="00075C37" w:rsidP="0050464B">
      <w:pPr>
        <w:widowControl/>
        <w:shd w:val="clear" w:color="auto" w:fill="FFFFFF"/>
        <w:spacing w:after="300"/>
        <w:ind w:firstLineChars="200" w:firstLine="420"/>
        <w:jc w:val="left"/>
        <w:rPr>
          <w:rFonts w:ascii="inherit" w:eastAsia="宋体" w:hAnsi="inherit" w:cs="Arial" w:hint="eastAsia"/>
          <w:color w:val="34302D"/>
          <w:kern w:val="0"/>
          <w:sz w:val="24"/>
          <w:szCs w:val="24"/>
        </w:rPr>
        <w:pPrChange w:id="1801" w:author="zhang alex" w:date="2019-07-28T21:32:00Z">
          <w:pPr>
            <w:widowControl/>
            <w:shd w:val="clear" w:color="auto" w:fill="FFFFFF"/>
            <w:spacing w:after="300"/>
            <w:jc w:val="left"/>
          </w:pPr>
        </w:pPrChange>
      </w:pPr>
      <w:del w:id="1802" w:author="zhang alex" w:date="2019-07-28T21:28:00Z">
        <w:r w:rsidDel="0089444E">
          <w:rPr>
            <w:rFonts w:ascii="Arial" w:hAnsi="Arial" w:cs="Arial"/>
            <w:color w:val="34302D"/>
            <w:shd w:val="clear" w:color="auto" w:fill="FFFFFF"/>
          </w:rPr>
          <w:delText>它</w:delText>
        </w:r>
      </w:del>
      <w:r>
        <w:rPr>
          <w:rStyle w:val="HTML"/>
          <w:rFonts w:ascii="Consolas" w:hAnsi="Consolas"/>
          <w:sz w:val="23"/>
          <w:szCs w:val="23"/>
          <w:shd w:val="clear" w:color="auto" w:fill="F7F7F8"/>
        </w:rPr>
        <w:t>ApplicationContext</w:t>
      </w:r>
      <w:del w:id="1803" w:author="zhang alex" w:date="2019-07-28T21:29:00Z">
        <w:r w:rsidDel="0089444E">
          <w:rPr>
            <w:rFonts w:ascii="Arial" w:hAnsi="Arial" w:cs="Arial"/>
            <w:color w:val="34302D"/>
            <w:shd w:val="clear" w:color="auto" w:fill="FFFFFF"/>
          </w:rPr>
          <w:delText>支持它</w:delText>
        </w:r>
      </w:del>
      <w:r>
        <w:rPr>
          <w:rFonts w:ascii="Arial" w:hAnsi="Arial" w:cs="Arial"/>
          <w:color w:val="34302D"/>
          <w:shd w:val="clear" w:color="auto" w:fill="FFFFFF"/>
        </w:rPr>
        <w:t>管理的</w:t>
      </w:r>
      <w:r>
        <w:rPr>
          <w:rFonts w:ascii="Arial" w:hAnsi="Arial" w:cs="Arial"/>
          <w:color w:val="34302D"/>
          <w:shd w:val="clear" w:color="auto" w:fill="FFFFFF"/>
        </w:rPr>
        <w:t>bean</w:t>
      </w:r>
      <w:ins w:id="1804" w:author="zhang alex" w:date="2019-07-28T21:29:00Z">
        <w:r w:rsidR="0089444E">
          <w:rPr>
            <w:rFonts w:ascii="Arial" w:hAnsi="Arial" w:cs="Arial" w:hint="eastAsia"/>
            <w:color w:val="34302D"/>
            <w:shd w:val="clear" w:color="auto" w:fill="FFFFFF"/>
          </w:rPr>
          <w:t>支持</w:t>
        </w:r>
      </w:ins>
      <w:del w:id="1805" w:author="zhang alex" w:date="2019-07-28T21:29:00Z">
        <w:r w:rsidDel="0089444E">
          <w:rPr>
            <w:rFonts w:ascii="Arial" w:hAnsi="Arial" w:cs="Arial"/>
            <w:color w:val="34302D"/>
            <w:shd w:val="clear" w:color="auto" w:fill="FFFFFF"/>
          </w:rPr>
          <w:delText>的</w:delText>
        </w:r>
      </w:del>
      <w:r>
        <w:rPr>
          <w:rFonts w:ascii="Arial" w:hAnsi="Arial" w:cs="Arial"/>
          <w:color w:val="34302D"/>
          <w:shd w:val="clear" w:color="auto" w:fill="FFFFFF"/>
        </w:rPr>
        <w:t>基于构造函数和基于</w:t>
      </w:r>
      <w:r>
        <w:rPr>
          <w:rFonts w:ascii="Arial" w:hAnsi="Arial" w:cs="Arial"/>
          <w:color w:val="34302D"/>
          <w:shd w:val="clear" w:color="auto" w:fill="FFFFFF"/>
        </w:rPr>
        <w:t>setter</w:t>
      </w:r>
      <w:r>
        <w:rPr>
          <w:rFonts w:ascii="Arial" w:hAnsi="Arial" w:cs="Arial"/>
          <w:color w:val="34302D"/>
          <w:shd w:val="clear" w:color="auto" w:fill="FFFFFF"/>
        </w:rPr>
        <w:t>的</w:t>
      </w:r>
      <w:r>
        <w:rPr>
          <w:rFonts w:ascii="Arial" w:hAnsi="Arial" w:cs="Arial"/>
          <w:color w:val="34302D"/>
          <w:shd w:val="clear" w:color="auto" w:fill="FFFFFF"/>
        </w:rPr>
        <w:t>DI</w:t>
      </w:r>
      <w:r>
        <w:rPr>
          <w:rFonts w:ascii="Arial" w:hAnsi="Arial" w:cs="Arial"/>
          <w:color w:val="34302D"/>
          <w:shd w:val="clear" w:color="auto" w:fill="FFFFFF"/>
        </w:rPr>
        <w:t>。在通过构造函数方法注入了一些依赖项之后，它还支持基于</w:t>
      </w:r>
      <w:r>
        <w:rPr>
          <w:rFonts w:ascii="Arial" w:hAnsi="Arial" w:cs="Arial"/>
          <w:color w:val="34302D"/>
          <w:shd w:val="clear" w:color="auto" w:fill="FFFFFF"/>
        </w:rPr>
        <w:t>setter</w:t>
      </w:r>
      <w:r>
        <w:rPr>
          <w:rFonts w:ascii="Arial" w:hAnsi="Arial" w:cs="Arial"/>
          <w:color w:val="34302D"/>
          <w:shd w:val="clear" w:color="auto" w:fill="FFFFFF"/>
        </w:rPr>
        <w:t>的</w:t>
      </w:r>
      <w:r>
        <w:rPr>
          <w:rFonts w:ascii="Arial" w:hAnsi="Arial" w:cs="Arial"/>
          <w:color w:val="34302D"/>
          <w:shd w:val="clear" w:color="auto" w:fill="FFFFFF"/>
        </w:rPr>
        <w:t>DI</w:t>
      </w:r>
      <w:r>
        <w:rPr>
          <w:rFonts w:ascii="Arial" w:hAnsi="Arial" w:cs="Arial"/>
          <w:color w:val="34302D"/>
          <w:shd w:val="clear" w:color="auto" w:fill="FFFFFF"/>
        </w:rPr>
        <w:t>。您可以以</w:t>
      </w:r>
      <w:ins w:id="1806" w:author="zhang alex" w:date="2019-07-28T21:30:00Z">
        <w:r w:rsidR="005F0CDE">
          <w:rPr>
            <w:rFonts w:ascii="Arial" w:hAnsi="Arial" w:cs="Arial" w:hint="eastAsia"/>
            <w:color w:val="34302D"/>
            <w:shd w:val="clear" w:color="auto" w:fill="FFFFFF"/>
          </w:rPr>
          <w:t>一个</w:t>
        </w:r>
        <w:r w:rsidR="0089444E" w:rsidRPr="00BA0D5D">
          <w:rPr>
            <w:rFonts w:ascii="Consolas" w:eastAsia="宋体" w:hAnsi="Consolas" w:cs="宋体"/>
            <w:color w:val="34302D"/>
            <w:kern w:val="0"/>
            <w:sz w:val="23"/>
            <w:szCs w:val="23"/>
            <w:shd w:val="clear" w:color="auto" w:fill="F7F7F8"/>
          </w:rPr>
          <w:t>BeanDefinition</w:t>
        </w:r>
        <w:r w:rsidR="0089444E" w:rsidDel="0089444E">
          <w:rPr>
            <w:rFonts w:ascii="Arial" w:hAnsi="Arial" w:cs="Arial"/>
            <w:color w:val="34302D"/>
            <w:shd w:val="clear" w:color="auto" w:fill="FFFFFF"/>
          </w:rPr>
          <w:t xml:space="preserve"> </w:t>
        </w:r>
      </w:ins>
      <w:del w:id="1807" w:author="zhang alex" w:date="2019-07-28T21:30:00Z">
        <w:r w:rsidDel="0089444E">
          <w:rPr>
            <w:rFonts w:ascii="Arial" w:hAnsi="Arial" w:cs="Arial"/>
            <w:color w:val="34302D"/>
            <w:shd w:val="clear" w:color="auto" w:fill="FFFFFF"/>
          </w:rPr>
          <w:delText>a</w:delText>
        </w:r>
      </w:del>
      <w:r>
        <w:rPr>
          <w:rFonts w:ascii="Arial" w:hAnsi="Arial" w:cs="Arial"/>
          <w:color w:val="34302D"/>
          <w:shd w:val="clear" w:color="auto" w:fill="FFFFFF"/>
        </w:rPr>
        <w:t>的形式配置依赖项，并将</w:t>
      </w:r>
      <w:del w:id="1808" w:author="zhang alex" w:date="2019-07-28T21:30:00Z">
        <w:r w:rsidDel="0050464B">
          <w:rPr>
            <w:rStyle w:val="HTML"/>
            <w:rFonts w:ascii="Consolas" w:hAnsi="Consolas"/>
            <w:sz w:val="23"/>
            <w:szCs w:val="23"/>
            <w:shd w:val="clear" w:color="auto" w:fill="F7F7F8"/>
          </w:rPr>
          <w:delText>BeanDefinition</w:delText>
        </w:r>
      </w:del>
      <w:r>
        <w:rPr>
          <w:rFonts w:ascii="Arial" w:hAnsi="Arial" w:cs="Arial"/>
          <w:color w:val="34302D"/>
          <w:shd w:val="clear" w:color="auto" w:fill="FFFFFF"/>
        </w:rPr>
        <w:t>其与</w:t>
      </w:r>
      <w:r>
        <w:rPr>
          <w:rStyle w:val="HTML"/>
          <w:rFonts w:ascii="Consolas" w:hAnsi="Consolas"/>
          <w:sz w:val="23"/>
          <w:szCs w:val="23"/>
          <w:shd w:val="clear" w:color="auto" w:fill="F7F7F8"/>
        </w:rPr>
        <w:t>PropertyEditor</w:t>
      </w:r>
      <w:r>
        <w:rPr>
          <w:rFonts w:ascii="Arial" w:hAnsi="Arial" w:cs="Arial"/>
          <w:color w:val="34302D"/>
          <w:shd w:val="clear" w:color="auto" w:fill="FFFFFF"/>
        </w:rPr>
        <w:t>实例结合使用，以将属性从一种格式转换为另一种格式。然而，大多数</w:t>
      </w:r>
      <w:r>
        <w:rPr>
          <w:rFonts w:ascii="Arial" w:hAnsi="Arial" w:cs="Arial"/>
          <w:color w:val="34302D"/>
          <w:shd w:val="clear" w:color="auto" w:fill="FFFFFF"/>
        </w:rPr>
        <w:t>Spring</w:t>
      </w:r>
      <w:r>
        <w:rPr>
          <w:rFonts w:ascii="Arial" w:hAnsi="Arial" w:cs="Arial"/>
          <w:color w:val="34302D"/>
          <w:shd w:val="clear" w:color="auto" w:fill="FFFFFF"/>
        </w:rPr>
        <w:t>用户不直接与这些类（即，编程），而是用</w:t>
      </w:r>
      <w:r>
        <w:rPr>
          <w:rFonts w:ascii="Arial" w:hAnsi="Arial" w:cs="Arial"/>
          <w:color w:val="34302D"/>
          <w:shd w:val="clear" w:color="auto" w:fill="FFFFFF"/>
        </w:rPr>
        <w:t>XML </w:t>
      </w:r>
      <w:r>
        <w:rPr>
          <w:rStyle w:val="HTML"/>
          <w:rFonts w:ascii="Consolas" w:hAnsi="Consolas"/>
          <w:sz w:val="23"/>
          <w:szCs w:val="23"/>
          <w:shd w:val="clear" w:color="auto" w:fill="F7F7F8"/>
        </w:rPr>
        <w:t>bean</w:t>
      </w:r>
      <w:r>
        <w:rPr>
          <w:rFonts w:ascii="Arial" w:hAnsi="Arial" w:cs="Arial"/>
          <w:color w:val="34302D"/>
          <w:shd w:val="clear" w:color="auto" w:fill="FFFFFF"/>
        </w:rPr>
        <w:t> </w:t>
      </w:r>
      <w:r>
        <w:rPr>
          <w:rFonts w:ascii="Arial" w:hAnsi="Arial" w:cs="Arial"/>
          <w:color w:val="34302D"/>
          <w:shd w:val="clear" w:color="auto" w:fill="FFFFFF"/>
        </w:rPr>
        <w:t>定义注释的组件（也就是带注释类</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Style w:val="HTML"/>
          <w:rFonts w:ascii="Consolas" w:hAnsi="Consolas"/>
          <w:sz w:val="23"/>
          <w:szCs w:val="23"/>
          <w:shd w:val="clear" w:color="auto" w:fill="F7F7F8"/>
        </w:rPr>
        <w:t>@Controller</w:t>
      </w:r>
      <w:r>
        <w:rPr>
          <w:rFonts w:ascii="Arial" w:hAnsi="Arial" w:cs="Arial"/>
          <w:color w:val="34302D"/>
          <w:shd w:val="clear" w:color="auto" w:fill="FFFFFF"/>
        </w:rPr>
        <w:t>等），或者</w:t>
      </w:r>
      <w:r>
        <w:rPr>
          <w:rStyle w:val="HTML"/>
          <w:rFonts w:ascii="Consolas" w:hAnsi="Consolas"/>
          <w:sz w:val="23"/>
          <w:szCs w:val="23"/>
          <w:shd w:val="clear" w:color="auto" w:fill="F7F7F8"/>
        </w:rPr>
        <w:t>@Bean</w:t>
      </w:r>
      <w:r>
        <w:rPr>
          <w:rFonts w:ascii="Arial" w:hAnsi="Arial" w:cs="Arial"/>
          <w:color w:val="34302D"/>
          <w:shd w:val="clear" w:color="auto" w:fill="FFFFFF"/>
        </w:rPr>
        <w:t>方法在基于</w:t>
      </w:r>
      <w:r>
        <w:rPr>
          <w:rFonts w:ascii="Arial" w:hAnsi="Arial" w:cs="Arial"/>
          <w:color w:val="34302D"/>
          <w:shd w:val="clear" w:color="auto" w:fill="FFFFFF"/>
        </w:rPr>
        <w:t>Java</w:t>
      </w:r>
      <w:r>
        <w:rPr>
          <w:rFonts w:ascii="Arial" w:hAnsi="Arial" w:cs="Arial"/>
          <w:color w:val="34302D"/>
          <w:shd w:val="clear" w:color="auto" w:fill="FFFFFF"/>
        </w:rPr>
        <w:t>的</w:t>
      </w:r>
      <w:r>
        <w:rPr>
          <w:rStyle w:val="HTML"/>
          <w:rFonts w:ascii="Consolas" w:hAnsi="Consolas"/>
          <w:sz w:val="23"/>
          <w:szCs w:val="23"/>
          <w:shd w:val="clear" w:color="auto" w:fill="F7F7F8"/>
        </w:rPr>
        <w:t>@Configuration</w:t>
      </w:r>
      <w:r>
        <w:rPr>
          <w:rFonts w:ascii="Arial" w:hAnsi="Arial" w:cs="Arial"/>
          <w:color w:val="34302D"/>
          <w:shd w:val="clear" w:color="auto" w:fill="FFFFFF"/>
        </w:rPr>
        <w:t>类。然后，这些源在内部转换为</w:t>
      </w:r>
      <w:del w:id="1809" w:author="zhang alex" w:date="2019-07-28T21:32:00Z">
        <w:r w:rsidDel="0050464B">
          <w:rPr>
            <w:rFonts w:ascii="Arial" w:hAnsi="Arial" w:cs="Arial"/>
            <w:color w:val="34302D"/>
            <w:shd w:val="clear" w:color="auto" w:fill="FFFFFF"/>
          </w:rPr>
          <w:delText>实例</w:delText>
        </w:r>
      </w:del>
      <w:r>
        <w:rPr>
          <w:rStyle w:val="HTML"/>
          <w:rFonts w:ascii="Consolas" w:hAnsi="Consolas"/>
          <w:sz w:val="23"/>
          <w:szCs w:val="23"/>
          <w:shd w:val="clear" w:color="auto" w:fill="F7F7F8"/>
        </w:rPr>
        <w:t>BeanDefinition</w:t>
      </w:r>
      <w:ins w:id="1810" w:author="zhang alex" w:date="2019-07-28T21:32:00Z">
        <w:r w:rsidR="0050464B">
          <w:rPr>
            <w:rFonts w:ascii="Arial" w:hAnsi="Arial" w:cs="Arial"/>
            <w:color w:val="34302D"/>
            <w:shd w:val="clear" w:color="auto" w:fill="FFFFFF"/>
          </w:rPr>
          <w:t>实例，</w:t>
        </w:r>
      </w:ins>
      <w:r>
        <w:rPr>
          <w:rFonts w:ascii="Arial" w:hAnsi="Arial" w:cs="Arial"/>
          <w:color w:val="34302D"/>
          <w:shd w:val="clear" w:color="auto" w:fill="FFFFFF"/>
        </w:rPr>
        <w:t>并用于加载整个</w:t>
      </w:r>
      <w:r>
        <w:rPr>
          <w:rFonts w:ascii="Arial" w:hAnsi="Arial" w:cs="Arial"/>
          <w:color w:val="34302D"/>
          <w:shd w:val="clear" w:color="auto" w:fill="FFFFFF"/>
        </w:rPr>
        <w:t>Spring IoC</w:t>
      </w:r>
      <w:r>
        <w:rPr>
          <w:rFonts w:ascii="Arial" w:hAnsi="Arial" w:cs="Arial"/>
          <w:color w:val="34302D"/>
          <w:shd w:val="clear" w:color="auto" w:fill="FFFFFF"/>
        </w:rPr>
        <w:t>容器实例。</w:t>
      </w:r>
    </w:p>
    <w:p w:rsidR="00BA0D5D" w:rsidRDefault="00BA0D5D" w:rsidP="00BA0D5D">
      <w:pPr>
        <w:widowControl/>
        <w:shd w:val="clear" w:color="auto" w:fill="F1F1F1"/>
        <w:jc w:val="center"/>
        <w:rPr>
          <w:ins w:id="1811" w:author="zhang alex" w:date="2019-07-28T21:33:00Z"/>
          <w:rFonts w:ascii="Arial" w:eastAsia="宋体" w:hAnsi="Arial" w:cs="Arial"/>
          <w:color w:val="0B0A0A"/>
          <w:kern w:val="0"/>
          <w:sz w:val="41"/>
          <w:szCs w:val="41"/>
        </w:rPr>
      </w:pPr>
      <w:r w:rsidRPr="00BA0D5D">
        <w:rPr>
          <w:rFonts w:ascii="Arial" w:eastAsia="宋体" w:hAnsi="Arial" w:cs="Arial"/>
          <w:color w:val="0B0A0A"/>
          <w:kern w:val="0"/>
          <w:sz w:val="41"/>
          <w:szCs w:val="41"/>
        </w:rPr>
        <w:t>Constructor-based or setter-based DI?</w:t>
      </w:r>
    </w:p>
    <w:p w:rsidR="0050464B" w:rsidRPr="00BA0D5D" w:rsidRDefault="0050464B" w:rsidP="00BA0D5D">
      <w:pPr>
        <w:widowControl/>
        <w:shd w:val="clear" w:color="auto" w:fill="F1F1F1"/>
        <w:jc w:val="center"/>
        <w:rPr>
          <w:rFonts w:ascii="Arial" w:eastAsia="宋体" w:hAnsi="Arial" w:cs="Arial"/>
          <w:color w:val="0B0A0A"/>
          <w:kern w:val="0"/>
          <w:sz w:val="41"/>
          <w:szCs w:val="41"/>
        </w:rPr>
      </w:pPr>
      <w:moveToRangeStart w:id="1812" w:author="zhang alex" w:date="2019-07-28T21:33:00Z" w:name="move15242009"/>
      <w:moveTo w:id="1813" w:author="zhang alex" w:date="2019-07-28T21:33:00Z">
        <w:r w:rsidRPr="00075C37">
          <w:rPr>
            <w:rFonts w:ascii="Arial" w:eastAsia="宋体" w:hAnsi="Arial" w:cs="Arial"/>
            <w:color w:val="0B0A0A"/>
            <w:kern w:val="0"/>
            <w:sz w:val="41"/>
            <w:szCs w:val="41"/>
          </w:rPr>
          <w:t>基于构造函数</w:t>
        </w:r>
        <w:del w:id="1814" w:author="zhang alex" w:date="2019-07-28T21:33:00Z">
          <w:r w:rsidRPr="00075C37" w:rsidDel="0050464B">
            <w:rPr>
              <w:rFonts w:ascii="Arial" w:eastAsia="宋体" w:hAnsi="Arial" w:cs="Arial" w:hint="eastAsia"/>
              <w:color w:val="0B0A0A"/>
              <w:kern w:val="0"/>
              <w:sz w:val="41"/>
              <w:szCs w:val="41"/>
            </w:rPr>
            <w:delText>或</w:delText>
          </w:r>
        </w:del>
      </w:moveTo>
      <w:ins w:id="1815" w:author="zhang alex" w:date="2019-07-28T21:33:00Z">
        <w:r>
          <w:rPr>
            <w:rFonts w:ascii="Arial" w:eastAsia="宋体" w:hAnsi="Arial" w:cs="Arial" w:hint="eastAsia"/>
            <w:color w:val="0B0A0A"/>
            <w:kern w:val="0"/>
            <w:sz w:val="41"/>
            <w:szCs w:val="41"/>
          </w:rPr>
          <w:t>还是</w:t>
        </w:r>
      </w:ins>
      <w:moveTo w:id="1816" w:author="zhang alex" w:date="2019-07-28T21:33:00Z">
        <w:r w:rsidRPr="00075C37">
          <w:rPr>
            <w:rFonts w:ascii="Arial" w:eastAsia="宋体" w:hAnsi="Arial" w:cs="Arial"/>
            <w:color w:val="0B0A0A"/>
            <w:kern w:val="0"/>
            <w:sz w:val="41"/>
            <w:szCs w:val="41"/>
          </w:rPr>
          <w:t>基于</w:t>
        </w:r>
        <w:r w:rsidRPr="00075C37">
          <w:rPr>
            <w:rFonts w:ascii="Arial" w:eastAsia="宋体" w:hAnsi="Arial" w:cs="Arial"/>
            <w:color w:val="0B0A0A"/>
            <w:kern w:val="0"/>
            <w:sz w:val="41"/>
            <w:szCs w:val="41"/>
          </w:rPr>
          <w:t>setter</w:t>
        </w:r>
        <w:r w:rsidRPr="00075C37">
          <w:rPr>
            <w:rFonts w:ascii="Arial" w:eastAsia="宋体" w:hAnsi="Arial" w:cs="Arial"/>
            <w:color w:val="0B0A0A"/>
            <w:kern w:val="0"/>
            <w:sz w:val="41"/>
            <w:szCs w:val="41"/>
          </w:rPr>
          <w:t>的</w:t>
        </w:r>
        <w:r w:rsidRPr="00075C37">
          <w:rPr>
            <w:rFonts w:ascii="Arial" w:eastAsia="宋体" w:hAnsi="Arial" w:cs="Arial"/>
            <w:color w:val="0B0A0A"/>
            <w:kern w:val="0"/>
            <w:sz w:val="41"/>
            <w:szCs w:val="41"/>
          </w:rPr>
          <w:t>DI</w:t>
        </w:r>
        <w:r w:rsidRPr="00075C37">
          <w:rPr>
            <w:rFonts w:ascii="Arial" w:eastAsia="宋体" w:hAnsi="Arial" w:cs="Arial"/>
            <w:color w:val="0B0A0A"/>
            <w:kern w:val="0"/>
            <w:sz w:val="41"/>
            <w:szCs w:val="41"/>
          </w:rPr>
          <w:t>？</w:t>
        </w:r>
      </w:moveTo>
      <w:moveToRangeEnd w:id="1812"/>
    </w:p>
    <w:p w:rsidR="00BA0D5D" w:rsidRDefault="00BA0D5D" w:rsidP="00BA0D5D">
      <w:pPr>
        <w:widowControl/>
        <w:shd w:val="clear" w:color="auto" w:fill="F1F1F1"/>
        <w:spacing w:after="300"/>
        <w:jc w:val="left"/>
        <w:rPr>
          <w:ins w:id="1817" w:author="zhang alex" w:date="2019-07-28T21:33:00Z"/>
          <w:rFonts w:ascii="inherit" w:eastAsia="宋体" w:hAnsi="inherit" w:cs="Arial"/>
          <w:color w:val="34302D"/>
          <w:kern w:val="0"/>
          <w:sz w:val="24"/>
          <w:szCs w:val="24"/>
        </w:rPr>
      </w:pPr>
      <w:r w:rsidRPr="00BA0D5D">
        <w:rPr>
          <w:rFonts w:ascii="inherit" w:eastAsia="宋体" w:hAnsi="inherit" w:cs="Arial"/>
          <w:color w:val="34302D"/>
          <w:kern w:val="0"/>
          <w:sz w:val="24"/>
          <w:szCs w:val="24"/>
        </w:rPr>
        <w:t>Since you can mix constructor-based and setter-based DI, it is a good rule of thumb to use constructors for mandatory dependencies and setter methods or configuration methods for optional dependencies. Note that use of the </w:t>
      </w:r>
      <w:hyperlink r:id="rId79" w:anchor="beans-required-annotation" w:history="1">
        <w:r w:rsidRPr="00BA0D5D">
          <w:rPr>
            <w:rFonts w:ascii="inherit" w:eastAsia="宋体" w:hAnsi="inherit" w:cs="Arial"/>
            <w:color w:val="548E2E"/>
            <w:kern w:val="0"/>
            <w:sz w:val="24"/>
            <w:szCs w:val="24"/>
            <w:u w:val="single"/>
          </w:rPr>
          <w:t>@Required</w:t>
        </w:r>
      </w:hyperlink>
      <w:r w:rsidRPr="00BA0D5D">
        <w:rPr>
          <w:rFonts w:ascii="inherit" w:eastAsia="宋体" w:hAnsi="inherit" w:cs="Arial"/>
          <w:color w:val="34302D"/>
          <w:kern w:val="0"/>
          <w:sz w:val="24"/>
          <w:szCs w:val="24"/>
        </w:rPr>
        <w:t>annotation on a setter method can be used to make the property be a required dependency; however, constructor injection with programmatic validation of arguments is preferable.</w:t>
      </w:r>
    </w:p>
    <w:p w:rsidR="001F4406" w:rsidRPr="00BA0D5D" w:rsidRDefault="001F4406" w:rsidP="00BA0D5D">
      <w:pPr>
        <w:widowControl/>
        <w:shd w:val="clear" w:color="auto" w:fill="F1F1F1"/>
        <w:spacing w:after="300"/>
        <w:jc w:val="left"/>
        <w:rPr>
          <w:rFonts w:ascii="inherit" w:eastAsia="宋体" w:hAnsi="inherit" w:cs="Arial" w:hint="eastAsia"/>
          <w:color w:val="34302D"/>
          <w:kern w:val="0"/>
          <w:sz w:val="24"/>
          <w:szCs w:val="24"/>
        </w:rPr>
      </w:pPr>
      <w:moveToRangeStart w:id="1818" w:author="zhang alex" w:date="2019-07-28T21:33:00Z" w:name="move15242043"/>
      <w:moveTo w:id="1819" w:author="zhang alex" w:date="2019-07-28T21:33:00Z">
        <w:r w:rsidRPr="00075C37">
          <w:rPr>
            <w:rFonts w:ascii="inherit" w:eastAsia="宋体" w:hAnsi="inherit" w:cs="Arial"/>
            <w:color w:val="34302D"/>
            <w:kern w:val="0"/>
            <w:sz w:val="24"/>
            <w:szCs w:val="24"/>
          </w:rPr>
          <w:t>由于您可以</w:t>
        </w:r>
      </w:moveTo>
      <w:ins w:id="1820" w:author="zhang alex" w:date="2019-07-28T21:43:00Z">
        <w:r w:rsidR="00997D93">
          <w:rPr>
            <w:rFonts w:ascii="inherit" w:eastAsia="宋体" w:hAnsi="inherit" w:cs="Arial" w:hint="eastAsia"/>
            <w:color w:val="34302D"/>
            <w:kern w:val="0"/>
            <w:sz w:val="24"/>
            <w:szCs w:val="24"/>
          </w:rPr>
          <w:t>使用</w:t>
        </w:r>
      </w:ins>
      <w:moveTo w:id="1821" w:author="zhang alex" w:date="2019-07-28T21:33:00Z">
        <w:r w:rsidRPr="00075C37">
          <w:rPr>
            <w:rFonts w:ascii="inherit" w:eastAsia="宋体" w:hAnsi="inherit" w:cs="Arial"/>
            <w:color w:val="34302D"/>
            <w:kern w:val="0"/>
            <w:sz w:val="24"/>
            <w:szCs w:val="24"/>
          </w:rPr>
          <w:t>混合基于构造函数和基于</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的</w:t>
        </w:r>
        <w:r w:rsidRPr="00075C37">
          <w:rPr>
            <w:rFonts w:ascii="inherit" w:eastAsia="宋体" w:hAnsi="inherit" w:cs="Arial"/>
            <w:color w:val="34302D"/>
            <w:kern w:val="0"/>
            <w:sz w:val="24"/>
            <w:szCs w:val="24"/>
          </w:rPr>
          <w:t>DI</w:t>
        </w:r>
        <w:r w:rsidRPr="00075C37">
          <w:rPr>
            <w:rFonts w:ascii="inherit" w:eastAsia="宋体" w:hAnsi="inherit" w:cs="Arial"/>
            <w:color w:val="34302D"/>
            <w:kern w:val="0"/>
            <w:sz w:val="24"/>
            <w:szCs w:val="24"/>
          </w:rPr>
          <w:t>，</w:t>
        </w:r>
      </w:moveTo>
      <w:ins w:id="1822" w:author="zhang alex" w:date="2019-07-28T21:40:00Z">
        <w:r w:rsidR="00657981" w:rsidRPr="00657981">
          <w:rPr>
            <w:rFonts w:ascii="inherit" w:eastAsia="宋体" w:hAnsi="inherit" w:cs="Arial" w:hint="eastAsia"/>
            <w:color w:val="34302D"/>
            <w:kern w:val="0"/>
            <w:sz w:val="24"/>
            <w:szCs w:val="24"/>
          </w:rPr>
          <w:t>对于强制依赖项使用构造函数，对于可选依赖项使用</w:t>
        </w:r>
        <w:r w:rsidR="00657981" w:rsidRPr="00657981">
          <w:rPr>
            <w:rFonts w:ascii="inherit" w:eastAsia="宋体" w:hAnsi="inherit" w:cs="Arial" w:hint="eastAsia"/>
            <w:color w:val="34302D"/>
            <w:kern w:val="0"/>
            <w:sz w:val="24"/>
            <w:szCs w:val="24"/>
          </w:rPr>
          <w:t>setter</w:t>
        </w:r>
        <w:r w:rsidR="00657981" w:rsidRPr="00657981">
          <w:rPr>
            <w:rFonts w:ascii="inherit" w:eastAsia="宋体" w:hAnsi="inherit" w:cs="Arial" w:hint="eastAsia"/>
            <w:color w:val="34302D"/>
            <w:kern w:val="0"/>
            <w:sz w:val="24"/>
            <w:szCs w:val="24"/>
          </w:rPr>
          <w:t>方法或配置方法是一个很好的经验法则。</w:t>
        </w:r>
      </w:ins>
      <w:moveTo w:id="1823" w:author="zhang alex" w:date="2019-07-28T21:33:00Z">
        <w:del w:id="1824" w:author="zhang alex" w:date="2019-07-28T21:40:00Z">
          <w:r w:rsidRPr="00075C37" w:rsidDel="00657981">
            <w:rPr>
              <w:rFonts w:ascii="inherit" w:eastAsia="宋体" w:hAnsi="inherit" w:cs="Arial"/>
              <w:color w:val="34302D"/>
              <w:kern w:val="0"/>
              <w:sz w:val="24"/>
              <w:szCs w:val="24"/>
            </w:rPr>
            <w:delText>因此将构造函数用于强制依赖项和</w:delText>
          </w:r>
          <w:r w:rsidRPr="00075C37" w:rsidDel="00657981">
            <w:rPr>
              <w:rFonts w:ascii="inherit" w:eastAsia="宋体" w:hAnsi="inherit" w:cs="Arial"/>
              <w:color w:val="34302D"/>
              <w:kern w:val="0"/>
              <w:sz w:val="24"/>
              <w:szCs w:val="24"/>
            </w:rPr>
            <w:delText>setter</w:delText>
          </w:r>
          <w:r w:rsidRPr="00075C37" w:rsidDel="00657981">
            <w:rPr>
              <w:rFonts w:ascii="inherit" w:eastAsia="宋体" w:hAnsi="inherit" w:cs="Arial"/>
              <w:color w:val="34302D"/>
              <w:kern w:val="0"/>
              <w:sz w:val="24"/>
              <w:szCs w:val="24"/>
            </w:rPr>
            <w:delText>方法或可选依赖项的配置方法是一个很好的经验法则。</w:delText>
          </w:r>
        </w:del>
        <w:r w:rsidRPr="00075C37">
          <w:rPr>
            <w:rFonts w:ascii="inherit" w:eastAsia="宋体" w:hAnsi="inherit" w:cs="Arial"/>
            <w:color w:val="34302D"/>
            <w:kern w:val="0"/>
            <w:sz w:val="24"/>
            <w:szCs w:val="24"/>
          </w:rPr>
          <w:t>请注意，</w:t>
        </w:r>
        <w:r w:rsidRPr="00075C37">
          <w:rPr>
            <w:rFonts w:ascii="inherit" w:eastAsia="宋体" w:hAnsi="inherit" w:cs="Arial"/>
            <w:color w:val="34302D"/>
            <w:kern w:val="0"/>
            <w:sz w:val="24"/>
            <w:szCs w:val="24"/>
          </w:rPr>
          <w:t> </w:t>
        </w:r>
      </w:moveTo>
      <w:ins w:id="1825" w:author="zhang alex" w:date="2019-07-28T21:41:00Z">
        <w:r w:rsidR="002543AE">
          <w:rPr>
            <w:rFonts w:ascii="inherit" w:eastAsia="宋体" w:hAnsi="inherit" w:cs="Arial" w:hint="eastAsia"/>
            <w:color w:val="34302D"/>
            <w:kern w:val="0"/>
            <w:sz w:val="24"/>
            <w:szCs w:val="24"/>
          </w:rPr>
          <w:t>可以</w:t>
        </w:r>
      </w:ins>
      <w:moveTo w:id="1826" w:author="zhang alex" w:date="2019-07-28T21:33:00Z">
        <w:r w:rsidRPr="00075C37">
          <w:rPr>
            <w:rFonts w:ascii="inherit" w:eastAsia="宋体" w:hAnsi="inherit" w:cs="Arial"/>
            <w:color w:val="34302D"/>
            <w:kern w:val="0"/>
            <w:sz w:val="24"/>
            <w:szCs w:val="24"/>
          </w:rPr>
          <w:t>在</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方法上使用</w:t>
        </w:r>
        <w:r>
          <w:rPr>
            <w:rFonts w:ascii="inherit" w:eastAsia="宋体" w:hAnsi="inherit" w:cs="Arial"/>
            <w:color w:val="548E2E"/>
            <w:kern w:val="0"/>
            <w:sz w:val="24"/>
            <w:szCs w:val="24"/>
            <w:u w:val="single"/>
          </w:rPr>
          <w:fldChar w:fldCharType="begin"/>
        </w:r>
        <w:r>
          <w:rPr>
            <w:rFonts w:ascii="inherit" w:eastAsia="宋体" w:hAnsi="inherit" w:cs="Arial"/>
            <w:color w:val="548E2E"/>
            <w:kern w:val="0"/>
            <w:sz w:val="24"/>
            <w:szCs w:val="24"/>
            <w:u w:val="single"/>
          </w:rPr>
          <w:instrText xml:space="preserve"> HYPERLINK "https://docs.spring.io/spring/docs/5.1.8.RELEASE/spring-framework-reference/core.html" \l "beans-required-annotation" </w:instrText>
        </w:r>
        <w:r>
          <w:rPr>
            <w:rFonts w:ascii="inherit" w:eastAsia="宋体" w:hAnsi="inherit" w:cs="Arial"/>
            <w:color w:val="548E2E"/>
            <w:kern w:val="0"/>
            <w:sz w:val="24"/>
            <w:szCs w:val="24"/>
            <w:u w:val="single"/>
          </w:rPr>
          <w:fldChar w:fldCharType="separate"/>
        </w:r>
        <w:r w:rsidRPr="00075C37">
          <w:rPr>
            <w:rFonts w:ascii="inherit" w:eastAsia="宋体" w:hAnsi="inherit" w:cs="Arial"/>
            <w:color w:val="548E2E"/>
            <w:kern w:val="0"/>
            <w:sz w:val="24"/>
            <w:szCs w:val="24"/>
            <w:u w:val="single"/>
          </w:rPr>
          <w:t>@Required</w:t>
        </w:r>
        <w:r>
          <w:rPr>
            <w:rFonts w:ascii="inherit" w:eastAsia="宋体" w:hAnsi="inherit" w:cs="Arial"/>
            <w:color w:val="548E2E"/>
            <w:kern w:val="0"/>
            <w:sz w:val="24"/>
            <w:szCs w:val="24"/>
            <w:u w:val="single"/>
          </w:rPr>
          <w:fldChar w:fldCharType="end"/>
        </w:r>
        <w:r w:rsidRPr="00075C37">
          <w:rPr>
            <w:rFonts w:ascii="inherit" w:eastAsia="宋体" w:hAnsi="inherit" w:cs="Arial"/>
            <w:color w:val="34302D"/>
            <w:kern w:val="0"/>
            <w:sz w:val="24"/>
            <w:szCs w:val="24"/>
          </w:rPr>
          <w:t>注释</w:t>
        </w:r>
        <w:del w:id="1827" w:author="zhang alex" w:date="2019-07-28T21:42:00Z">
          <w:r w:rsidRPr="00075C37" w:rsidDel="002543AE">
            <w:rPr>
              <w:rFonts w:ascii="inherit" w:eastAsia="宋体" w:hAnsi="inherit" w:cs="Arial"/>
              <w:color w:val="34302D"/>
              <w:kern w:val="0"/>
              <w:sz w:val="24"/>
              <w:szCs w:val="24"/>
            </w:rPr>
            <w:delText>可用于</w:delText>
          </w:r>
        </w:del>
        <w:r w:rsidRPr="00075C37">
          <w:rPr>
            <w:rFonts w:ascii="inherit" w:eastAsia="宋体" w:hAnsi="inherit" w:cs="Arial"/>
            <w:color w:val="34302D"/>
            <w:kern w:val="0"/>
            <w:sz w:val="24"/>
            <w:szCs w:val="24"/>
          </w:rPr>
          <w:t>使属性成为必需的依赖项</w:t>
        </w:r>
        <w:r w:rsidRPr="00075C37">
          <w:rPr>
            <w:rFonts w:ascii="inherit" w:eastAsia="宋体" w:hAnsi="inherit" w:cs="Arial"/>
            <w:color w:val="34302D"/>
            <w:kern w:val="0"/>
            <w:sz w:val="24"/>
            <w:szCs w:val="24"/>
          </w:rPr>
          <w:t>; </w:t>
        </w:r>
        <w:r w:rsidRPr="00075C37">
          <w:rPr>
            <w:rFonts w:ascii="inherit" w:eastAsia="宋体" w:hAnsi="inherit" w:cs="Arial"/>
            <w:color w:val="34302D"/>
            <w:kern w:val="0"/>
            <w:sz w:val="24"/>
            <w:szCs w:val="24"/>
          </w:rPr>
          <w:t>但是，最好使用</w:t>
        </w:r>
      </w:moveTo>
      <w:ins w:id="1828" w:author="zhang alex" w:date="2019-07-28T21:42:00Z">
        <w:r w:rsidR="002543AE">
          <w:rPr>
            <w:rFonts w:ascii="inherit" w:eastAsia="宋体" w:hAnsi="inherit" w:cs="Arial" w:hint="eastAsia"/>
            <w:color w:val="34302D"/>
            <w:kern w:val="0"/>
            <w:sz w:val="24"/>
            <w:szCs w:val="24"/>
          </w:rPr>
          <w:t>带有参数</w:t>
        </w:r>
      </w:ins>
      <w:moveTo w:id="1829" w:author="zhang alex" w:date="2019-07-28T21:33:00Z">
        <w:r w:rsidRPr="00075C37">
          <w:rPr>
            <w:rFonts w:ascii="inherit" w:eastAsia="宋体" w:hAnsi="inherit" w:cs="Arial"/>
            <w:color w:val="34302D"/>
            <w:kern w:val="0"/>
            <w:sz w:val="24"/>
            <w:szCs w:val="24"/>
          </w:rPr>
          <w:t>编程验证</w:t>
        </w:r>
        <w:del w:id="1830" w:author="zhang alex" w:date="2019-07-28T21:43:00Z">
          <w:r w:rsidRPr="00075C37" w:rsidDel="002543AE">
            <w:rPr>
              <w:rFonts w:ascii="inherit" w:eastAsia="宋体" w:hAnsi="inherit" w:cs="Arial"/>
              <w:color w:val="34302D"/>
              <w:kern w:val="0"/>
              <w:sz w:val="24"/>
              <w:szCs w:val="24"/>
            </w:rPr>
            <w:delText>参数</w:delText>
          </w:r>
        </w:del>
        <w:r w:rsidRPr="00075C37">
          <w:rPr>
            <w:rFonts w:ascii="inherit" w:eastAsia="宋体" w:hAnsi="inherit" w:cs="Arial"/>
            <w:color w:val="34302D"/>
            <w:kern w:val="0"/>
            <w:sz w:val="24"/>
            <w:szCs w:val="24"/>
          </w:rPr>
          <w:t>的构造函数注入。</w:t>
        </w:r>
      </w:moveTo>
      <w:moveToRangeEnd w:id="1818"/>
    </w:p>
    <w:p w:rsidR="00BA0D5D" w:rsidRDefault="00BA0D5D" w:rsidP="00BA0D5D">
      <w:pPr>
        <w:widowControl/>
        <w:shd w:val="clear" w:color="auto" w:fill="F1F1F1"/>
        <w:spacing w:after="300"/>
        <w:jc w:val="left"/>
        <w:rPr>
          <w:ins w:id="1831" w:author="zhang alex" w:date="2019-07-28T21:43:00Z"/>
          <w:rFonts w:ascii="inherit" w:eastAsia="宋体" w:hAnsi="inherit" w:cs="Arial"/>
          <w:color w:val="34302D"/>
          <w:kern w:val="0"/>
          <w:sz w:val="24"/>
          <w:szCs w:val="24"/>
        </w:rPr>
      </w:pPr>
      <w:r w:rsidRPr="00BA0D5D">
        <w:rPr>
          <w:rFonts w:ascii="inherit" w:eastAsia="宋体" w:hAnsi="inherit" w:cs="Arial"/>
          <w:color w:val="34302D"/>
          <w:kern w:val="0"/>
          <w:sz w:val="24"/>
          <w:szCs w:val="24"/>
        </w:rPr>
        <w:t>The Spring team generally advocates constructor injection, as it lets you implement application components as immutable objects and ensures that required dependencies are not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Furthermore, constructor-injected components are always returned to the client (calling) code in a fully initialized state. As a side note, a large number of constructor arguments is a bad code smell, implying that the class likely has too many responsibilities and should be refactored to better address proper separation of concerns.</w:t>
      </w:r>
    </w:p>
    <w:p w:rsidR="00A37CDA" w:rsidRPr="00BA0D5D" w:rsidRDefault="00A37CDA" w:rsidP="00BA0D5D">
      <w:pPr>
        <w:widowControl/>
        <w:shd w:val="clear" w:color="auto" w:fill="F1F1F1"/>
        <w:spacing w:after="300"/>
        <w:jc w:val="left"/>
        <w:rPr>
          <w:rFonts w:ascii="inherit" w:eastAsia="宋体" w:hAnsi="inherit" w:cs="Arial" w:hint="eastAsia"/>
          <w:color w:val="34302D"/>
          <w:kern w:val="0"/>
          <w:sz w:val="24"/>
          <w:szCs w:val="24"/>
        </w:rPr>
      </w:pPr>
      <w:moveToRangeStart w:id="1832" w:author="zhang alex" w:date="2019-07-28T21:43:00Z" w:name="move15242644"/>
      <w:moveTo w:id="1833" w:author="zhang alex" w:date="2019-07-28T21:43:00Z">
        <w:r w:rsidRPr="00075C37">
          <w:rPr>
            <w:rFonts w:ascii="inherit" w:eastAsia="宋体" w:hAnsi="inherit" w:cs="Arial"/>
            <w:color w:val="34302D"/>
            <w:kern w:val="0"/>
            <w:sz w:val="24"/>
            <w:szCs w:val="24"/>
          </w:rPr>
          <w:t>Spring</w:t>
        </w:r>
        <w:r w:rsidRPr="00075C37">
          <w:rPr>
            <w:rFonts w:ascii="inherit" w:eastAsia="宋体" w:hAnsi="inherit" w:cs="Arial"/>
            <w:color w:val="34302D"/>
            <w:kern w:val="0"/>
            <w:sz w:val="24"/>
            <w:szCs w:val="24"/>
          </w:rPr>
          <w:t>团队通常提倡构造函数注入，因为它允许您将应用程序组件实现为不可变对象，并确保所需的依赖项不是</w:t>
        </w:r>
        <w:r w:rsidRPr="00075C37">
          <w:rPr>
            <w:rFonts w:ascii="Consolas" w:eastAsia="宋体" w:hAnsi="Consolas" w:cs="宋体"/>
            <w:color w:val="34302D"/>
            <w:kern w:val="0"/>
            <w:sz w:val="23"/>
            <w:szCs w:val="23"/>
            <w:shd w:val="clear" w:color="auto" w:fill="F7F7F8"/>
          </w:rPr>
          <w:t>null</w:t>
        </w:r>
        <w:r w:rsidRPr="00075C37">
          <w:rPr>
            <w:rFonts w:ascii="inherit" w:eastAsia="宋体" w:hAnsi="inherit" w:cs="Arial"/>
            <w:color w:val="34302D"/>
            <w:kern w:val="0"/>
            <w:sz w:val="24"/>
            <w:szCs w:val="24"/>
          </w:rPr>
          <w:t>。此外，构造函数注入的组件始终以完全初始化的状态返回到客户端（调用）代</w:t>
        </w:r>
        <w:r w:rsidRPr="00075C37">
          <w:rPr>
            <w:rFonts w:ascii="inherit" w:eastAsia="宋体" w:hAnsi="inherit" w:cs="Arial"/>
            <w:color w:val="34302D"/>
            <w:kern w:val="0"/>
            <w:sz w:val="24"/>
            <w:szCs w:val="24"/>
          </w:rPr>
          <w:lastRenderedPageBreak/>
          <w:t>码。</w:t>
        </w:r>
        <w:del w:id="1834" w:author="zhang alex" w:date="2019-07-28T21:47:00Z">
          <w:r w:rsidRPr="00075C37" w:rsidDel="00CB2427">
            <w:rPr>
              <w:rFonts w:ascii="inherit" w:eastAsia="宋体" w:hAnsi="inherit" w:cs="Arial" w:hint="eastAsia"/>
              <w:color w:val="34302D"/>
              <w:kern w:val="0"/>
              <w:sz w:val="24"/>
              <w:szCs w:val="24"/>
            </w:rPr>
            <w:delText>作为旁注</w:delText>
          </w:r>
        </w:del>
      </w:moveTo>
      <w:ins w:id="1835" w:author="zhang alex" w:date="2019-07-28T21:47:00Z">
        <w:r w:rsidR="00CB2427">
          <w:rPr>
            <w:rFonts w:ascii="inherit" w:eastAsia="宋体" w:hAnsi="inherit" w:cs="Arial" w:hint="eastAsia"/>
            <w:color w:val="34302D"/>
            <w:kern w:val="0"/>
            <w:sz w:val="24"/>
            <w:szCs w:val="24"/>
          </w:rPr>
          <w:t>另一点需要注意</w:t>
        </w:r>
      </w:ins>
      <w:moveTo w:id="1836" w:author="zhang alex" w:date="2019-07-28T21:43:00Z">
        <w:r w:rsidRPr="00075C37">
          <w:rPr>
            <w:rFonts w:ascii="inherit" w:eastAsia="宋体" w:hAnsi="inherit" w:cs="Arial"/>
            <w:color w:val="34302D"/>
            <w:kern w:val="0"/>
            <w:sz w:val="24"/>
            <w:szCs w:val="24"/>
          </w:rPr>
          <w:t>，大量的构造函数参数是一个糟糕的代码</w:t>
        </w:r>
        <w:del w:id="1837" w:author="zhang alex" w:date="2019-07-28T21:44:00Z">
          <w:r w:rsidRPr="00075C37" w:rsidDel="00A37CDA">
            <w:rPr>
              <w:rFonts w:ascii="inherit" w:eastAsia="宋体" w:hAnsi="inherit" w:cs="Arial"/>
              <w:color w:val="34302D"/>
              <w:kern w:val="0"/>
              <w:sz w:val="24"/>
              <w:szCs w:val="24"/>
            </w:rPr>
            <w:delText>气味</w:delText>
          </w:r>
        </w:del>
        <w:r w:rsidRPr="00075C37">
          <w:rPr>
            <w:rFonts w:ascii="inherit" w:eastAsia="宋体" w:hAnsi="inherit" w:cs="Arial"/>
            <w:color w:val="34302D"/>
            <w:kern w:val="0"/>
            <w:sz w:val="24"/>
            <w:szCs w:val="24"/>
          </w:rPr>
          <w:t>，暗示该类可能有太多的责任，应该重构以更好地解决关注点的</w:t>
        </w:r>
        <w:del w:id="1838" w:author="zhang alex" w:date="2019-07-28T21:46:00Z">
          <w:r w:rsidRPr="00075C37" w:rsidDel="00A37CDA">
            <w:rPr>
              <w:rFonts w:ascii="inherit" w:eastAsia="宋体" w:hAnsi="inherit" w:cs="Arial"/>
              <w:color w:val="34302D"/>
              <w:kern w:val="0"/>
              <w:sz w:val="24"/>
              <w:szCs w:val="24"/>
            </w:rPr>
            <w:delText>正确</w:delText>
          </w:r>
        </w:del>
        <w:r w:rsidRPr="00075C37">
          <w:rPr>
            <w:rFonts w:ascii="inherit" w:eastAsia="宋体" w:hAnsi="inherit" w:cs="Arial"/>
            <w:color w:val="34302D"/>
            <w:kern w:val="0"/>
            <w:sz w:val="24"/>
            <w:szCs w:val="24"/>
          </w:rPr>
          <w:t>分离</w:t>
        </w:r>
      </w:moveTo>
      <w:ins w:id="1839" w:author="zhang alex" w:date="2019-07-28T21:46:00Z">
        <w:r w:rsidRPr="00075C37">
          <w:rPr>
            <w:rFonts w:ascii="inherit" w:eastAsia="宋体" w:hAnsi="inherit" w:cs="Arial"/>
            <w:color w:val="34302D"/>
            <w:kern w:val="0"/>
            <w:sz w:val="24"/>
            <w:szCs w:val="24"/>
          </w:rPr>
          <w:t>正确</w:t>
        </w:r>
        <w:r>
          <w:rPr>
            <w:rFonts w:ascii="inherit" w:eastAsia="宋体" w:hAnsi="inherit" w:cs="Arial" w:hint="eastAsia"/>
            <w:color w:val="34302D"/>
            <w:kern w:val="0"/>
            <w:sz w:val="24"/>
            <w:szCs w:val="24"/>
          </w:rPr>
          <w:t>性</w:t>
        </w:r>
      </w:ins>
      <w:moveTo w:id="1840" w:author="zhang alex" w:date="2019-07-28T21:43:00Z">
        <w:r w:rsidRPr="00075C37">
          <w:rPr>
            <w:rFonts w:ascii="inherit" w:eastAsia="宋体" w:hAnsi="inherit" w:cs="Arial"/>
            <w:color w:val="34302D"/>
            <w:kern w:val="0"/>
            <w:sz w:val="24"/>
            <w:szCs w:val="24"/>
          </w:rPr>
          <w:t>。</w:t>
        </w:r>
      </w:moveTo>
      <w:moveToRangeEnd w:id="1832"/>
    </w:p>
    <w:p w:rsidR="00BA0D5D" w:rsidRDefault="00BA0D5D" w:rsidP="00BA0D5D">
      <w:pPr>
        <w:widowControl/>
        <w:shd w:val="clear" w:color="auto" w:fill="F1F1F1"/>
        <w:spacing w:after="300"/>
        <w:jc w:val="left"/>
        <w:rPr>
          <w:ins w:id="1841" w:author="zhang alex" w:date="2019-07-28T21:47:00Z"/>
          <w:rFonts w:ascii="inherit" w:eastAsia="宋体" w:hAnsi="inherit" w:cs="Arial"/>
          <w:color w:val="34302D"/>
          <w:kern w:val="0"/>
          <w:sz w:val="24"/>
          <w:szCs w:val="24"/>
        </w:rPr>
      </w:pPr>
      <w:r w:rsidRPr="00BA0D5D">
        <w:rPr>
          <w:rFonts w:ascii="inherit" w:eastAsia="宋体" w:hAnsi="inherit" w:cs="Arial"/>
          <w:color w:val="34302D"/>
          <w:kern w:val="0"/>
          <w:sz w:val="24"/>
          <w:szCs w:val="24"/>
        </w:rPr>
        <w:t>Setter injection should primarily only be used for optional dependencies that can be assigned reasonable default values within the class. Otherwise, not-null checks must be performed everywhere the code uses the dependency. One benefit of setter injection is that setter methods make objects of that class amenable to reconfiguration or re-injection later. Management through </w:t>
      </w:r>
      <w:hyperlink r:id="rId80" w:anchor="jmx" w:history="1">
        <w:r w:rsidRPr="00BA0D5D">
          <w:rPr>
            <w:rFonts w:ascii="inherit" w:eastAsia="宋体" w:hAnsi="inherit" w:cs="Arial"/>
            <w:color w:val="548E2E"/>
            <w:kern w:val="0"/>
            <w:sz w:val="24"/>
            <w:szCs w:val="24"/>
            <w:u w:val="single"/>
          </w:rPr>
          <w:t>JMX MBeans</w:t>
        </w:r>
      </w:hyperlink>
      <w:r w:rsidRPr="00BA0D5D">
        <w:rPr>
          <w:rFonts w:ascii="inherit" w:eastAsia="宋体" w:hAnsi="inherit" w:cs="Arial"/>
          <w:color w:val="34302D"/>
          <w:kern w:val="0"/>
          <w:sz w:val="24"/>
          <w:szCs w:val="24"/>
        </w:rPr>
        <w:t> is therefore a compelling use case for setter injection.</w:t>
      </w:r>
    </w:p>
    <w:p w:rsidR="008F7CD3" w:rsidRPr="00075C37" w:rsidDel="008F7CD3" w:rsidRDefault="008F7CD3" w:rsidP="008F7CD3">
      <w:pPr>
        <w:widowControl/>
        <w:shd w:val="clear" w:color="auto" w:fill="F1F1F1"/>
        <w:spacing w:after="300"/>
        <w:jc w:val="left"/>
        <w:rPr>
          <w:del w:id="1842" w:author="zhang alex" w:date="2019-07-28T21:47:00Z"/>
          <w:moveTo w:id="1843" w:author="zhang alex" w:date="2019-07-28T21:47:00Z"/>
          <w:rFonts w:ascii="inherit" w:eastAsia="宋体" w:hAnsi="inherit" w:cs="Arial" w:hint="eastAsia"/>
          <w:color w:val="34302D"/>
          <w:kern w:val="0"/>
          <w:sz w:val="24"/>
          <w:szCs w:val="24"/>
        </w:rPr>
      </w:pPr>
      <w:moveToRangeStart w:id="1844" w:author="zhang alex" w:date="2019-07-28T21:47:00Z" w:name="move15242884"/>
      <w:moveTo w:id="1845" w:author="zhang alex" w:date="2019-07-28T21:47:00Z">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注入应主要</w:t>
        </w:r>
        <w:del w:id="1846" w:author="zhang alex" w:date="2019-07-28T21:48:00Z">
          <w:r w:rsidRPr="00075C37" w:rsidDel="00B75A54">
            <w:rPr>
              <w:rFonts w:ascii="inherit" w:eastAsia="宋体" w:hAnsi="inherit" w:cs="Arial"/>
              <w:color w:val="34302D"/>
              <w:kern w:val="0"/>
              <w:sz w:val="24"/>
              <w:szCs w:val="24"/>
            </w:rPr>
            <w:delText>仅</w:delText>
          </w:r>
        </w:del>
        <w:r w:rsidRPr="00075C37">
          <w:rPr>
            <w:rFonts w:ascii="inherit" w:eastAsia="宋体" w:hAnsi="inherit" w:cs="Arial"/>
            <w:color w:val="34302D"/>
            <w:kern w:val="0"/>
            <w:sz w:val="24"/>
            <w:szCs w:val="24"/>
          </w:rPr>
          <w:t>用于可在类中指定合理默认值的可选依赖项。否则，必须在代码使用依赖项的任何位置执行非空检查。</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注入的一个好处是</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方法使该类的对象可以在以后重新配置或重新注入。因此，通过</w:t>
        </w:r>
        <w:r>
          <w:rPr>
            <w:rFonts w:ascii="inherit" w:eastAsia="宋体" w:hAnsi="inherit" w:cs="Arial"/>
            <w:color w:val="548E2E"/>
            <w:kern w:val="0"/>
            <w:sz w:val="24"/>
            <w:szCs w:val="24"/>
            <w:u w:val="single"/>
          </w:rPr>
          <w:fldChar w:fldCharType="begin"/>
        </w:r>
        <w:r>
          <w:rPr>
            <w:rFonts w:ascii="inherit" w:eastAsia="宋体" w:hAnsi="inherit" w:cs="Arial"/>
            <w:color w:val="548E2E"/>
            <w:kern w:val="0"/>
            <w:sz w:val="24"/>
            <w:szCs w:val="24"/>
            <w:u w:val="single"/>
          </w:rPr>
          <w:instrText xml:space="preserve"> HYPERLINK "https://docs.spring.io/spring/docs/5.1.8.RELEASE/spring-framework-reference/integration.html" \l "jmx" </w:instrText>
        </w:r>
        <w:r>
          <w:rPr>
            <w:rFonts w:ascii="inherit" w:eastAsia="宋体" w:hAnsi="inherit" w:cs="Arial"/>
            <w:color w:val="548E2E"/>
            <w:kern w:val="0"/>
            <w:sz w:val="24"/>
            <w:szCs w:val="24"/>
            <w:u w:val="single"/>
          </w:rPr>
          <w:fldChar w:fldCharType="separate"/>
        </w:r>
        <w:r w:rsidRPr="00075C37">
          <w:rPr>
            <w:rFonts w:ascii="inherit" w:eastAsia="宋体" w:hAnsi="inherit" w:cs="Arial"/>
            <w:color w:val="548E2E"/>
            <w:kern w:val="0"/>
            <w:sz w:val="24"/>
            <w:szCs w:val="24"/>
            <w:u w:val="single"/>
          </w:rPr>
          <w:t>JMX MBean</w:t>
        </w:r>
        <w:r w:rsidRPr="008368BB">
          <w:rPr>
            <w:rFonts w:ascii="inherit" w:eastAsia="宋体" w:hAnsi="inherit" w:cs="Arial"/>
            <w:color w:val="34302D"/>
            <w:kern w:val="0"/>
            <w:sz w:val="24"/>
            <w:szCs w:val="24"/>
            <w:rPrChange w:id="1847" w:author="zhang alex" w:date="2019-07-28T21:50:00Z">
              <w:rPr>
                <w:rFonts w:ascii="inherit" w:eastAsia="宋体" w:hAnsi="inherit" w:cs="Arial"/>
                <w:color w:val="548E2E"/>
                <w:kern w:val="0"/>
                <w:sz w:val="24"/>
                <w:szCs w:val="24"/>
                <w:u w:val="single"/>
              </w:rPr>
            </w:rPrChange>
          </w:rPr>
          <w:t>进行</w:t>
        </w:r>
        <w:r>
          <w:rPr>
            <w:rFonts w:ascii="inherit" w:eastAsia="宋体" w:hAnsi="inherit" w:cs="Arial"/>
            <w:color w:val="548E2E"/>
            <w:kern w:val="0"/>
            <w:sz w:val="24"/>
            <w:szCs w:val="24"/>
            <w:u w:val="single"/>
          </w:rPr>
          <w:fldChar w:fldCharType="end"/>
        </w:r>
        <w:r w:rsidRPr="00075C37">
          <w:rPr>
            <w:rFonts w:ascii="inherit" w:eastAsia="宋体" w:hAnsi="inherit" w:cs="Arial"/>
            <w:color w:val="34302D"/>
            <w:kern w:val="0"/>
            <w:sz w:val="24"/>
            <w:szCs w:val="24"/>
          </w:rPr>
          <w:t>管理是二次注入的一个引人注目的</w:t>
        </w:r>
        <w:del w:id="1848" w:author="zhang alex" w:date="2019-07-28T21:49:00Z">
          <w:r w:rsidRPr="00075C37" w:rsidDel="00B75A54">
            <w:rPr>
              <w:rFonts w:ascii="inherit" w:eastAsia="宋体" w:hAnsi="inherit" w:cs="Arial" w:hint="eastAsia"/>
              <w:color w:val="34302D"/>
              <w:kern w:val="0"/>
              <w:sz w:val="24"/>
              <w:szCs w:val="24"/>
            </w:rPr>
            <w:delText>用例</w:delText>
          </w:r>
        </w:del>
      </w:moveTo>
      <w:ins w:id="1849" w:author="zhang alex" w:date="2019-07-28T21:49:00Z">
        <w:r w:rsidR="00B75A54">
          <w:rPr>
            <w:rFonts w:ascii="inherit" w:eastAsia="宋体" w:hAnsi="inherit" w:cs="Arial" w:hint="eastAsia"/>
            <w:color w:val="34302D"/>
            <w:kern w:val="0"/>
            <w:sz w:val="24"/>
            <w:szCs w:val="24"/>
          </w:rPr>
          <w:t>例子</w:t>
        </w:r>
      </w:ins>
      <w:moveTo w:id="1850" w:author="zhang alex" w:date="2019-07-28T21:47:00Z">
        <w:r w:rsidRPr="00075C37">
          <w:rPr>
            <w:rFonts w:ascii="inherit" w:eastAsia="宋体" w:hAnsi="inherit" w:cs="Arial"/>
            <w:color w:val="34302D"/>
            <w:kern w:val="0"/>
            <w:sz w:val="24"/>
            <w:szCs w:val="24"/>
          </w:rPr>
          <w:t>。</w:t>
        </w:r>
      </w:moveTo>
    </w:p>
    <w:moveToRangeEnd w:id="1844"/>
    <w:p w:rsidR="008F7CD3" w:rsidRPr="008F7CD3" w:rsidRDefault="008F7CD3" w:rsidP="00BA0D5D">
      <w:pPr>
        <w:widowControl/>
        <w:shd w:val="clear" w:color="auto" w:fill="F1F1F1"/>
        <w:spacing w:after="300"/>
        <w:jc w:val="left"/>
        <w:rPr>
          <w:rFonts w:ascii="inherit" w:eastAsia="宋体" w:hAnsi="inherit" w:cs="Arial" w:hint="eastAsia"/>
          <w:color w:val="34302D"/>
          <w:kern w:val="0"/>
          <w:sz w:val="24"/>
          <w:szCs w:val="24"/>
          <w:rPrChange w:id="1851" w:author="zhang alex" w:date="2019-07-28T21:47:00Z">
            <w:rPr>
              <w:rFonts w:ascii="inherit" w:eastAsia="宋体" w:hAnsi="inherit" w:cs="Arial" w:hint="eastAsia"/>
              <w:color w:val="34302D"/>
              <w:kern w:val="0"/>
              <w:sz w:val="24"/>
              <w:szCs w:val="24"/>
            </w:rPr>
          </w:rPrChange>
        </w:rPr>
      </w:pPr>
    </w:p>
    <w:p w:rsidR="00BA0D5D" w:rsidDel="008F7CD3" w:rsidRDefault="00BA0D5D" w:rsidP="00BA0D5D">
      <w:pPr>
        <w:widowControl/>
        <w:shd w:val="clear" w:color="auto" w:fill="F1F1F1"/>
        <w:jc w:val="left"/>
        <w:rPr>
          <w:del w:id="1852" w:author="zhang alex" w:date="2019-07-28T21:47: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Use the DI style that makes the most sense for a particular class. Sometimes, when dealing with third-party classes for which you do not have the source, the choice is made for you. For example, if a third-party class does not expose any setter methods, then constructor injection may be the only available form of DI.</w:t>
      </w:r>
    </w:p>
    <w:p w:rsidR="00075C37" w:rsidRPr="00075C37" w:rsidDel="008F7CD3" w:rsidRDefault="00075C37" w:rsidP="008F7CD3">
      <w:pPr>
        <w:widowControl/>
        <w:shd w:val="clear" w:color="auto" w:fill="F1F1F1"/>
        <w:jc w:val="left"/>
        <w:rPr>
          <w:del w:id="1853" w:author="zhang alex" w:date="2019-07-28T21:47:00Z"/>
          <w:rFonts w:ascii="Arial" w:eastAsia="宋体" w:hAnsi="Arial" w:cs="Arial"/>
          <w:color w:val="0B0A0A"/>
          <w:kern w:val="0"/>
          <w:sz w:val="41"/>
          <w:szCs w:val="41"/>
        </w:rPr>
        <w:pPrChange w:id="1854" w:author="zhang alex" w:date="2019-07-28T21:47:00Z">
          <w:pPr>
            <w:widowControl/>
            <w:shd w:val="clear" w:color="auto" w:fill="F1F1F1"/>
            <w:jc w:val="center"/>
          </w:pPr>
        </w:pPrChange>
      </w:pPr>
      <w:moveFromRangeStart w:id="1855" w:author="zhang alex" w:date="2019-07-28T21:33:00Z" w:name="move15242009"/>
      <w:moveFrom w:id="1856" w:author="zhang alex" w:date="2019-07-28T21:33:00Z">
        <w:r w:rsidRPr="00075C37" w:rsidDel="0050464B">
          <w:rPr>
            <w:rFonts w:ascii="Arial" w:eastAsia="宋体" w:hAnsi="Arial" w:cs="Arial"/>
            <w:color w:val="0B0A0A"/>
            <w:kern w:val="0"/>
            <w:sz w:val="41"/>
            <w:szCs w:val="41"/>
          </w:rPr>
          <w:t>基于构造函数或基于</w:t>
        </w:r>
        <w:r w:rsidRPr="00075C37" w:rsidDel="0050464B">
          <w:rPr>
            <w:rFonts w:ascii="Arial" w:eastAsia="宋体" w:hAnsi="Arial" w:cs="Arial"/>
            <w:color w:val="0B0A0A"/>
            <w:kern w:val="0"/>
            <w:sz w:val="41"/>
            <w:szCs w:val="41"/>
          </w:rPr>
          <w:t>setter</w:t>
        </w:r>
        <w:r w:rsidRPr="00075C37" w:rsidDel="0050464B">
          <w:rPr>
            <w:rFonts w:ascii="Arial" w:eastAsia="宋体" w:hAnsi="Arial" w:cs="Arial"/>
            <w:color w:val="0B0A0A"/>
            <w:kern w:val="0"/>
            <w:sz w:val="41"/>
            <w:szCs w:val="41"/>
          </w:rPr>
          <w:t>的</w:t>
        </w:r>
        <w:r w:rsidRPr="00075C37" w:rsidDel="0050464B">
          <w:rPr>
            <w:rFonts w:ascii="Arial" w:eastAsia="宋体" w:hAnsi="Arial" w:cs="Arial"/>
            <w:color w:val="0B0A0A"/>
            <w:kern w:val="0"/>
            <w:sz w:val="41"/>
            <w:szCs w:val="41"/>
          </w:rPr>
          <w:t>DI</w:t>
        </w:r>
        <w:r w:rsidRPr="00075C37" w:rsidDel="0050464B">
          <w:rPr>
            <w:rFonts w:ascii="Arial" w:eastAsia="宋体" w:hAnsi="Arial" w:cs="Arial"/>
            <w:color w:val="0B0A0A"/>
            <w:kern w:val="0"/>
            <w:sz w:val="41"/>
            <w:szCs w:val="41"/>
          </w:rPr>
          <w:t>？</w:t>
        </w:r>
      </w:moveFrom>
      <w:moveFromRangeEnd w:id="1855"/>
    </w:p>
    <w:p w:rsidR="00075C37" w:rsidRPr="00075C37" w:rsidDel="008F7CD3" w:rsidRDefault="00075C37" w:rsidP="008F7CD3">
      <w:pPr>
        <w:widowControl/>
        <w:shd w:val="clear" w:color="auto" w:fill="F1F1F1"/>
        <w:jc w:val="left"/>
        <w:rPr>
          <w:del w:id="1857" w:author="zhang alex" w:date="2019-07-28T21:47:00Z"/>
          <w:rFonts w:ascii="inherit" w:eastAsia="宋体" w:hAnsi="inherit" w:cs="Arial" w:hint="eastAsia"/>
          <w:color w:val="34302D"/>
          <w:kern w:val="0"/>
          <w:sz w:val="24"/>
          <w:szCs w:val="24"/>
        </w:rPr>
        <w:pPrChange w:id="1858" w:author="zhang alex" w:date="2019-07-28T21:47:00Z">
          <w:pPr>
            <w:widowControl/>
            <w:shd w:val="clear" w:color="auto" w:fill="F1F1F1"/>
            <w:spacing w:after="300"/>
            <w:jc w:val="left"/>
          </w:pPr>
        </w:pPrChange>
      </w:pPr>
      <w:moveFromRangeStart w:id="1859" w:author="zhang alex" w:date="2019-07-28T21:33:00Z" w:name="move15242043"/>
      <w:moveFrom w:id="1860" w:author="zhang alex" w:date="2019-07-28T21:33:00Z">
        <w:r w:rsidRPr="00075C37" w:rsidDel="001F4406">
          <w:rPr>
            <w:rFonts w:ascii="inherit" w:eastAsia="宋体" w:hAnsi="inherit" w:cs="Arial"/>
            <w:color w:val="34302D"/>
            <w:kern w:val="0"/>
            <w:sz w:val="24"/>
            <w:szCs w:val="24"/>
          </w:rPr>
          <w:t>由于您可以混合基于构造函数和基于</w:t>
        </w:r>
        <w:r w:rsidRPr="00075C37" w:rsidDel="001F4406">
          <w:rPr>
            <w:rFonts w:ascii="inherit" w:eastAsia="宋体" w:hAnsi="inherit" w:cs="Arial"/>
            <w:color w:val="34302D"/>
            <w:kern w:val="0"/>
            <w:sz w:val="24"/>
            <w:szCs w:val="24"/>
          </w:rPr>
          <w:t>setter</w:t>
        </w:r>
        <w:r w:rsidRPr="00075C37" w:rsidDel="001F4406">
          <w:rPr>
            <w:rFonts w:ascii="inherit" w:eastAsia="宋体" w:hAnsi="inherit" w:cs="Arial"/>
            <w:color w:val="34302D"/>
            <w:kern w:val="0"/>
            <w:sz w:val="24"/>
            <w:szCs w:val="24"/>
          </w:rPr>
          <w:t>的</w:t>
        </w:r>
        <w:r w:rsidRPr="00075C37" w:rsidDel="001F4406">
          <w:rPr>
            <w:rFonts w:ascii="inherit" w:eastAsia="宋体" w:hAnsi="inherit" w:cs="Arial"/>
            <w:color w:val="34302D"/>
            <w:kern w:val="0"/>
            <w:sz w:val="24"/>
            <w:szCs w:val="24"/>
          </w:rPr>
          <w:t>DI</w:t>
        </w:r>
        <w:r w:rsidRPr="00075C37" w:rsidDel="001F4406">
          <w:rPr>
            <w:rFonts w:ascii="inherit" w:eastAsia="宋体" w:hAnsi="inherit" w:cs="Arial"/>
            <w:color w:val="34302D"/>
            <w:kern w:val="0"/>
            <w:sz w:val="24"/>
            <w:szCs w:val="24"/>
          </w:rPr>
          <w:t>，因此将构造函数用于强制依赖项和</w:t>
        </w:r>
        <w:r w:rsidRPr="00075C37" w:rsidDel="001F4406">
          <w:rPr>
            <w:rFonts w:ascii="inherit" w:eastAsia="宋体" w:hAnsi="inherit" w:cs="Arial"/>
            <w:color w:val="34302D"/>
            <w:kern w:val="0"/>
            <w:sz w:val="24"/>
            <w:szCs w:val="24"/>
          </w:rPr>
          <w:t>setter</w:t>
        </w:r>
        <w:r w:rsidRPr="00075C37" w:rsidDel="001F4406">
          <w:rPr>
            <w:rFonts w:ascii="inherit" w:eastAsia="宋体" w:hAnsi="inherit" w:cs="Arial"/>
            <w:color w:val="34302D"/>
            <w:kern w:val="0"/>
            <w:sz w:val="24"/>
            <w:szCs w:val="24"/>
          </w:rPr>
          <w:t>方法或可选依赖项的配置方法是一个很好的经验法则。请注意，</w:t>
        </w:r>
        <w:r w:rsidRPr="00075C37" w:rsidDel="001F4406">
          <w:rPr>
            <w:rFonts w:ascii="inherit" w:eastAsia="宋体" w:hAnsi="inherit" w:cs="Arial"/>
            <w:color w:val="34302D"/>
            <w:kern w:val="0"/>
            <w:sz w:val="24"/>
            <w:szCs w:val="24"/>
          </w:rPr>
          <w:t> </w:t>
        </w:r>
        <w:r w:rsidRPr="00075C37" w:rsidDel="001F4406">
          <w:rPr>
            <w:rFonts w:ascii="inherit" w:eastAsia="宋体" w:hAnsi="inherit" w:cs="Arial"/>
            <w:color w:val="34302D"/>
            <w:kern w:val="0"/>
            <w:sz w:val="24"/>
            <w:szCs w:val="24"/>
          </w:rPr>
          <w:t>在</w:t>
        </w:r>
        <w:r w:rsidRPr="00075C37" w:rsidDel="001F4406">
          <w:rPr>
            <w:rFonts w:ascii="inherit" w:eastAsia="宋体" w:hAnsi="inherit" w:cs="Arial"/>
            <w:color w:val="34302D"/>
            <w:kern w:val="0"/>
            <w:sz w:val="24"/>
            <w:szCs w:val="24"/>
          </w:rPr>
          <w:t>setter</w:t>
        </w:r>
        <w:r w:rsidRPr="00075C37" w:rsidDel="001F4406">
          <w:rPr>
            <w:rFonts w:ascii="inherit" w:eastAsia="宋体" w:hAnsi="inherit" w:cs="Arial"/>
            <w:color w:val="34302D"/>
            <w:kern w:val="0"/>
            <w:sz w:val="24"/>
            <w:szCs w:val="24"/>
          </w:rPr>
          <w:t>方法上使用</w:t>
        </w:r>
        <w:r w:rsidR="00E91AFF" w:rsidDel="001F4406">
          <w:rPr>
            <w:rFonts w:ascii="inherit" w:eastAsia="宋体" w:hAnsi="inherit" w:cs="Arial"/>
            <w:color w:val="548E2E"/>
            <w:kern w:val="0"/>
            <w:sz w:val="24"/>
            <w:szCs w:val="24"/>
            <w:u w:val="single"/>
          </w:rPr>
          <w:fldChar w:fldCharType="begin"/>
        </w:r>
        <w:r w:rsidR="00E91AFF" w:rsidDel="001F4406">
          <w:rPr>
            <w:rFonts w:ascii="inherit" w:eastAsia="宋体" w:hAnsi="inherit" w:cs="Arial"/>
            <w:color w:val="548E2E"/>
            <w:kern w:val="0"/>
            <w:sz w:val="24"/>
            <w:szCs w:val="24"/>
            <w:u w:val="single"/>
          </w:rPr>
          <w:instrText xml:space="preserve"> HYPERLINK "https://docs.spring.io/spring/docs/5.1.8.RELEASE/spring-framework-reference/core.html" \l "beans-required-annotation" </w:instrText>
        </w:r>
        <w:r w:rsidR="00E91AFF" w:rsidDel="001F4406">
          <w:rPr>
            <w:rFonts w:ascii="inherit" w:eastAsia="宋体" w:hAnsi="inherit" w:cs="Arial"/>
            <w:color w:val="548E2E"/>
            <w:kern w:val="0"/>
            <w:sz w:val="24"/>
            <w:szCs w:val="24"/>
            <w:u w:val="single"/>
          </w:rPr>
          <w:fldChar w:fldCharType="separate"/>
        </w:r>
        <w:r w:rsidRPr="00075C37" w:rsidDel="001F4406">
          <w:rPr>
            <w:rFonts w:ascii="inherit" w:eastAsia="宋体" w:hAnsi="inherit" w:cs="Arial"/>
            <w:color w:val="548E2E"/>
            <w:kern w:val="0"/>
            <w:sz w:val="24"/>
            <w:szCs w:val="24"/>
            <w:u w:val="single"/>
          </w:rPr>
          <w:t>@Required</w:t>
        </w:r>
        <w:r w:rsidR="00E91AFF" w:rsidDel="001F4406">
          <w:rPr>
            <w:rFonts w:ascii="inherit" w:eastAsia="宋体" w:hAnsi="inherit" w:cs="Arial"/>
            <w:color w:val="548E2E"/>
            <w:kern w:val="0"/>
            <w:sz w:val="24"/>
            <w:szCs w:val="24"/>
            <w:u w:val="single"/>
          </w:rPr>
          <w:fldChar w:fldCharType="end"/>
        </w:r>
        <w:r w:rsidRPr="00075C37" w:rsidDel="001F4406">
          <w:rPr>
            <w:rFonts w:ascii="inherit" w:eastAsia="宋体" w:hAnsi="inherit" w:cs="Arial"/>
            <w:color w:val="34302D"/>
            <w:kern w:val="0"/>
            <w:sz w:val="24"/>
            <w:szCs w:val="24"/>
          </w:rPr>
          <w:t>注释可用于使属性成为必需的依赖项</w:t>
        </w:r>
        <w:r w:rsidRPr="00075C37" w:rsidDel="001F4406">
          <w:rPr>
            <w:rFonts w:ascii="inherit" w:eastAsia="宋体" w:hAnsi="inherit" w:cs="Arial"/>
            <w:color w:val="34302D"/>
            <w:kern w:val="0"/>
            <w:sz w:val="24"/>
            <w:szCs w:val="24"/>
          </w:rPr>
          <w:t>; </w:t>
        </w:r>
        <w:r w:rsidRPr="00075C37" w:rsidDel="001F4406">
          <w:rPr>
            <w:rFonts w:ascii="inherit" w:eastAsia="宋体" w:hAnsi="inherit" w:cs="Arial"/>
            <w:color w:val="34302D"/>
            <w:kern w:val="0"/>
            <w:sz w:val="24"/>
            <w:szCs w:val="24"/>
          </w:rPr>
          <w:t>但是，最好使用编程验证参数的构造</w:t>
        </w:r>
        <w:del w:id="1861" w:author="zhang alex" w:date="2019-07-28T21:47:00Z">
          <w:r w:rsidRPr="00075C37" w:rsidDel="008F7CD3">
            <w:rPr>
              <w:rFonts w:ascii="inherit" w:eastAsia="宋体" w:hAnsi="inherit" w:cs="Arial"/>
              <w:color w:val="34302D"/>
              <w:kern w:val="0"/>
              <w:sz w:val="24"/>
              <w:szCs w:val="24"/>
            </w:rPr>
            <w:delText>函数注入。</w:delText>
          </w:r>
        </w:del>
      </w:moveFrom>
      <w:moveFromRangeEnd w:id="1859"/>
    </w:p>
    <w:p w:rsidR="00075C37" w:rsidRPr="00075C37" w:rsidRDefault="00075C37" w:rsidP="00075C37">
      <w:pPr>
        <w:widowControl/>
        <w:shd w:val="clear" w:color="auto" w:fill="F1F1F1"/>
        <w:spacing w:after="300"/>
        <w:jc w:val="left"/>
        <w:rPr>
          <w:rFonts w:ascii="inherit" w:eastAsia="宋体" w:hAnsi="inherit" w:cs="Arial" w:hint="eastAsia"/>
          <w:color w:val="34302D"/>
          <w:kern w:val="0"/>
          <w:sz w:val="24"/>
          <w:szCs w:val="24"/>
        </w:rPr>
      </w:pPr>
      <w:moveFromRangeStart w:id="1862" w:author="zhang alex" w:date="2019-07-28T21:43:00Z" w:name="move15242644"/>
      <w:moveFrom w:id="1863" w:author="zhang alex" w:date="2019-07-28T21:43:00Z">
        <w:r w:rsidRPr="00075C37" w:rsidDel="00A37CDA">
          <w:rPr>
            <w:rFonts w:ascii="inherit" w:eastAsia="宋体" w:hAnsi="inherit" w:cs="Arial"/>
            <w:color w:val="34302D"/>
            <w:kern w:val="0"/>
            <w:sz w:val="24"/>
            <w:szCs w:val="24"/>
          </w:rPr>
          <w:t>Spring</w:t>
        </w:r>
        <w:r w:rsidRPr="00075C37" w:rsidDel="00A37CDA">
          <w:rPr>
            <w:rFonts w:ascii="inherit" w:eastAsia="宋体" w:hAnsi="inherit" w:cs="Arial"/>
            <w:color w:val="34302D"/>
            <w:kern w:val="0"/>
            <w:sz w:val="24"/>
            <w:szCs w:val="24"/>
          </w:rPr>
          <w:t>团队通常提倡构造函数注入，因为它允许您将应用程序组件实现为不可变对象，并确保所需的依赖项不是</w:t>
        </w:r>
        <w:r w:rsidRPr="00075C37" w:rsidDel="00A37CDA">
          <w:rPr>
            <w:rFonts w:ascii="Consolas" w:eastAsia="宋体" w:hAnsi="Consolas" w:cs="宋体"/>
            <w:color w:val="34302D"/>
            <w:kern w:val="0"/>
            <w:sz w:val="23"/>
            <w:szCs w:val="23"/>
            <w:shd w:val="clear" w:color="auto" w:fill="F7F7F8"/>
          </w:rPr>
          <w:t>null</w:t>
        </w:r>
        <w:r w:rsidRPr="00075C37" w:rsidDel="00A37CDA">
          <w:rPr>
            <w:rFonts w:ascii="inherit" w:eastAsia="宋体" w:hAnsi="inherit" w:cs="Arial"/>
            <w:color w:val="34302D"/>
            <w:kern w:val="0"/>
            <w:sz w:val="24"/>
            <w:szCs w:val="24"/>
          </w:rPr>
          <w:t>。此外，构造函数注入的组件始终以完全初始化的状态返回到客户端（调用）代码。作为旁注，大量的构造函数参数是一个糟糕的代码气味，暗示该类可能有太多的责任，应该重构以更好地解决关注点的正确分离。</w:t>
        </w:r>
      </w:moveFrom>
      <w:moveFromRangeEnd w:id="1862"/>
    </w:p>
    <w:p w:rsidR="00075C37" w:rsidRPr="00075C37" w:rsidDel="008F7CD3" w:rsidRDefault="00075C37" w:rsidP="00075C37">
      <w:pPr>
        <w:widowControl/>
        <w:shd w:val="clear" w:color="auto" w:fill="F1F1F1"/>
        <w:spacing w:after="300"/>
        <w:jc w:val="left"/>
        <w:rPr>
          <w:moveFrom w:id="1864" w:author="zhang alex" w:date="2019-07-28T21:47:00Z"/>
          <w:rFonts w:ascii="inherit" w:eastAsia="宋体" w:hAnsi="inherit" w:cs="Arial" w:hint="eastAsia"/>
          <w:color w:val="34302D"/>
          <w:kern w:val="0"/>
          <w:sz w:val="24"/>
          <w:szCs w:val="24"/>
        </w:rPr>
      </w:pPr>
      <w:moveFromRangeStart w:id="1865" w:author="zhang alex" w:date="2019-07-28T21:47:00Z" w:name="move15242884"/>
      <w:moveFrom w:id="1866" w:author="zhang alex" w:date="2019-07-28T21:47:00Z">
        <w:r w:rsidRPr="00075C37" w:rsidDel="008F7CD3">
          <w:rPr>
            <w:rFonts w:ascii="inherit" w:eastAsia="宋体" w:hAnsi="inherit" w:cs="Arial"/>
            <w:color w:val="34302D"/>
            <w:kern w:val="0"/>
            <w:sz w:val="24"/>
            <w:szCs w:val="24"/>
          </w:rPr>
          <w:t>Setter</w:t>
        </w:r>
        <w:r w:rsidRPr="00075C37" w:rsidDel="008F7CD3">
          <w:rPr>
            <w:rFonts w:ascii="inherit" w:eastAsia="宋体" w:hAnsi="inherit" w:cs="Arial"/>
            <w:color w:val="34302D"/>
            <w:kern w:val="0"/>
            <w:sz w:val="24"/>
            <w:szCs w:val="24"/>
          </w:rPr>
          <w:t>注入应主要仅用于可在类中指定合理默认值的可选依赖项。否则，必须在代码使用依赖项的任何位置执行非空检查。</w:t>
        </w:r>
        <w:r w:rsidRPr="00075C37" w:rsidDel="008F7CD3">
          <w:rPr>
            <w:rFonts w:ascii="inherit" w:eastAsia="宋体" w:hAnsi="inherit" w:cs="Arial"/>
            <w:color w:val="34302D"/>
            <w:kern w:val="0"/>
            <w:sz w:val="24"/>
            <w:szCs w:val="24"/>
          </w:rPr>
          <w:t>setter</w:t>
        </w:r>
        <w:r w:rsidRPr="00075C37" w:rsidDel="008F7CD3">
          <w:rPr>
            <w:rFonts w:ascii="inherit" w:eastAsia="宋体" w:hAnsi="inherit" w:cs="Arial"/>
            <w:color w:val="34302D"/>
            <w:kern w:val="0"/>
            <w:sz w:val="24"/>
            <w:szCs w:val="24"/>
          </w:rPr>
          <w:t>注入的一个好处是</w:t>
        </w:r>
        <w:r w:rsidRPr="00075C37" w:rsidDel="008F7CD3">
          <w:rPr>
            <w:rFonts w:ascii="inherit" w:eastAsia="宋体" w:hAnsi="inherit" w:cs="Arial"/>
            <w:color w:val="34302D"/>
            <w:kern w:val="0"/>
            <w:sz w:val="24"/>
            <w:szCs w:val="24"/>
          </w:rPr>
          <w:t>setter</w:t>
        </w:r>
        <w:r w:rsidRPr="00075C37" w:rsidDel="008F7CD3">
          <w:rPr>
            <w:rFonts w:ascii="inherit" w:eastAsia="宋体" w:hAnsi="inherit" w:cs="Arial"/>
            <w:color w:val="34302D"/>
            <w:kern w:val="0"/>
            <w:sz w:val="24"/>
            <w:szCs w:val="24"/>
          </w:rPr>
          <w:t>方法使该类的对象可以在以后重新配置或重新注入。因此，通过</w:t>
        </w:r>
        <w:r w:rsidR="00E91AFF" w:rsidDel="008F7CD3">
          <w:rPr>
            <w:rFonts w:ascii="inherit" w:eastAsia="宋体" w:hAnsi="inherit" w:cs="Arial"/>
            <w:color w:val="548E2E"/>
            <w:kern w:val="0"/>
            <w:sz w:val="24"/>
            <w:szCs w:val="24"/>
            <w:u w:val="single"/>
          </w:rPr>
          <w:fldChar w:fldCharType="begin"/>
        </w:r>
        <w:r w:rsidR="00E91AFF" w:rsidDel="008F7CD3">
          <w:rPr>
            <w:rFonts w:ascii="inherit" w:eastAsia="宋体" w:hAnsi="inherit" w:cs="Arial"/>
            <w:color w:val="548E2E"/>
            <w:kern w:val="0"/>
            <w:sz w:val="24"/>
            <w:szCs w:val="24"/>
            <w:u w:val="single"/>
          </w:rPr>
          <w:instrText xml:space="preserve"> HYPERLINK "https://docs.spring.io/spring/docs/5.1.8.RELEASE/spring-framework-reference/integration.html" \l "jmx" </w:instrText>
        </w:r>
        <w:r w:rsidR="00E91AFF" w:rsidDel="008F7CD3">
          <w:rPr>
            <w:rFonts w:ascii="inherit" w:eastAsia="宋体" w:hAnsi="inherit" w:cs="Arial"/>
            <w:color w:val="548E2E"/>
            <w:kern w:val="0"/>
            <w:sz w:val="24"/>
            <w:szCs w:val="24"/>
            <w:u w:val="single"/>
          </w:rPr>
          <w:fldChar w:fldCharType="separate"/>
        </w:r>
        <w:r w:rsidRPr="00075C37" w:rsidDel="008F7CD3">
          <w:rPr>
            <w:rFonts w:ascii="inherit" w:eastAsia="宋体" w:hAnsi="inherit" w:cs="Arial"/>
            <w:color w:val="548E2E"/>
            <w:kern w:val="0"/>
            <w:sz w:val="24"/>
            <w:szCs w:val="24"/>
            <w:u w:val="single"/>
          </w:rPr>
          <w:t>JMX MBean</w:t>
        </w:r>
        <w:r w:rsidRPr="00075C37" w:rsidDel="008F7CD3">
          <w:rPr>
            <w:rFonts w:ascii="inherit" w:eastAsia="宋体" w:hAnsi="inherit" w:cs="Arial"/>
            <w:color w:val="548E2E"/>
            <w:kern w:val="0"/>
            <w:sz w:val="24"/>
            <w:szCs w:val="24"/>
            <w:u w:val="single"/>
          </w:rPr>
          <w:t>进行</w:t>
        </w:r>
        <w:r w:rsidR="00E91AFF" w:rsidDel="008F7CD3">
          <w:rPr>
            <w:rFonts w:ascii="inherit" w:eastAsia="宋体" w:hAnsi="inherit" w:cs="Arial"/>
            <w:color w:val="548E2E"/>
            <w:kern w:val="0"/>
            <w:sz w:val="24"/>
            <w:szCs w:val="24"/>
            <w:u w:val="single"/>
          </w:rPr>
          <w:fldChar w:fldCharType="end"/>
        </w:r>
        <w:r w:rsidRPr="00075C37" w:rsidDel="008F7CD3">
          <w:rPr>
            <w:rFonts w:ascii="inherit" w:eastAsia="宋体" w:hAnsi="inherit" w:cs="Arial"/>
            <w:color w:val="34302D"/>
            <w:kern w:val="0"/>
            <w:sz w:val="24"/>
            <w:szCs w:val="24"/>
          </w:rPr>
          <w:t>管理是二次注入的一个引人注目的用例。</w:t>
        </w:r>
      </w:moveFrom>
    </w:p>
    <w:moveFromRangeEnd w:id="1865"/>
    <w:p w:rsidR="00075C37" w:rsidRPr="00075C37" w:rsidRDefault="00075C37" w:rsidP="00075C37">
      <w:pPr>
        <w:widowControl/>
        <w:shd w:val="clear" w:color="auto" w:fill="F1F1F1"/>
        <w:jc w:val="left"/>
        <w:rPr>
          <w:rFonts w:ascii="inherit" w:eastAsia="宋体" w:hAnsi="inherit" w:cs="Arial" w:hint="eastAsia"/>
          <w:color w:val="34302D"/>
          <w:kern w:val="0"/>
          <w:sz w:val="24"/>
          <w:szCs w:val="24"/>
        </w:rPr>
      </w:pPr>
      <w:r w:rsidRPr="00075C37">
        <w:rPr>
          <w:rFonts w:ascii="inherit" w:eastAsia="宋体" w:hAnsi="inherit" w:cs="Arial"/>
          <w:color w:val="34302D"/>
          <w:kern w:val="0"/>
          <w:sz w:val="24"/>
          <w:szCs w:val="24"/>
        </w:rPr>
        <w:t>使用对特定类最有意义的</w:t>
      </w:r>
      <w:r w:rsidRPr="00075C37">
        <w:rPr>
          <w:rFonts w:ascii="inherit" w:eastAsia="宋体" w:hAnsi="inherit" w:cs="Arial"/>
          <w:color w:val="34302D"/>
          <w:kern w:val="0"/>
          <w:sz w:val="24"/>
          <w:szCs w:val="24"/>
        </w:rPr>
        <w:t>DI</w:t>
      </w:r>
      <w:r w:rsidRPr="00075C37">
        <w:rPr>
          <w:rFonts w:ascii="inherit" w:eastAsia="宋体" w:hAnsi="inherit" w:cs="Arial"/>
          <w:color w:val="34302D"/>
          <w:kern w:val="0"/>
          <w:sz w:val="24"/>
          <w:szCs w:val="24"/>
        </w:rPr>
        <w:t>样式。有时，在处理您没有源的第三方类时，</w:t>
      </w:r>
      <w:del w:id="1867" w:author="zhang alex" w:date="2019-07-28T21:52:00Z">
        <w:r w:rsidRPr="00075C37" w:rsidDel="008368BB">
          <w:rPr>
            <w:rFonts w:ascii="inherit" w:eastAsia="宋体" w:hAnsi="inherit" w:cs="Arial" w:hint="eastAsia"/>
            <w:color w:val="34302D"/>
            <w:kern w:val="0"/>
            <w:sz w:val="24"/>
            <w:szCs w:val="24"/>
          </w:rPr>
          <w:delText>会选择您</w:delText>
        </w:r>
      </w:del>
      <w:ins w:id="1868" w:author="zhang alex" w:date="2019-07-28T21:52:00Z">
        <w:r w:rsidR="008368BB">
          <w:rPr>
            <w:rFonts w:ascii="inherit" w:eastAsia="宋体" w:hAnsi="inherit" w:cs="Arial" w:hint="eastAsia"/>
            <w:color w:val="34302D"/>
            <w:kern w:val="0"/>
            <w:sz w:val="24"/>
            <w:szCs w:val="24"/>
          </w:rPr>
          <w:t>会为你做出选择</w:t>
        </w:r>
      </w:ins>
      <w:r w:rsidRPr="00075C37">
        <w:rPr>
          <w:rFonts w:ascii="inherit" w:eastAsia="宋体" w:hAnsi="inherit" w:cs="Arial"/>
          <w:color w:val="34302D"/>
          <w:kern w:val="0"/>
          <w:sz w:val="24"/>
          <w:szCs w:val="24"/>
        </w:rPr>
        <w:t>。例如，如果第三方类没有公开任何</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方法，那么构造函数注入可能是唯一可用的</w:t>
      </w:r>
      <w:r w:rsidRPr="00075C37">
        <w:rPr>
          <w:rFonts w:ascii="inherit" w:eastAsia="宋体" w:hAnsi="inherit" w:cs="Arial"/>
          <w:color w:val="34302D"/>
          <w:kern w:val="0"/>
          <w:sz w:val="24"/>
          <w:szCs w:val="24"/>
        </w:rPr>
        <w:t>DI</w:t>
      </w:r>
      <w:r w:rsidRPr="00075C37">
        <w:rPr>
          <w:rFonts w:ascii="inherit" w:eastAsia="宋体" w:hAnsi="inherit" w:cs="Arial"/>
          <w:color w:val="34302D"/>
          <w:kern w:val="0"/>
          <w:sz w:val="24"/>
          <w:szCs w:val="24"/>
        </w:rPr>
        <w:t>形式。</w:t>
      </w:r>
    </w:p>
    <w:p w:rsidR="00075C37" w:rsidRPr="00075C37" w:rsidRDefault="00075C37" w:rsidP="00BA0D5D">
      <w:pPr>
        <w:widowControl/>
        <w:shd w:val="clear" w:color="auto" w:fill="F1F1F1"/>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before="240" w:after="120"/>
        <w:jc w:val="left"/>
        <w:outlineLvl w:val="4"/>
        <w:rPr>
          <w:ins w:id="1869" w:author="zhang alex" w:date="2019-07-28T21:55:00Z"/>
          <w:rFonts w:ascii="Arial" w:eastAsia="宋体" w:hAnsi="Arial" w:cs="Arial"/>
          <w:color w:val="34302D"/>
          <w:kern w:val="0"/>
          <w:sz w:val="27"/>
          <w:szCs w:val="27"/>
        </w:rPr>
      </w:pPr>
      <w:r w:rsidRPr="00BA0D5D">
        <w:rPr>
          <w:rFonts w:ascii="Arial" w:eastAsia="宋体" w:hAnsi="Arial" w:cs="Arial"/>
          <w:color w:val="34302D"/>
          <w:kern w:val="0"/>
          <w:sz w:val="27"/>
          <w:szCs w:val="27"/>
        </w:rPr>
        <w:t>Dependency Resolution Process</w:t>
      </w:r>
    </w:p>
    <w:p w:rsidR="00FE7820" w:rsidRPr="00FE7820" w:rsidRDefault="00FE7820" w:rsidP="00FE7820">
      <w:pPr>
        <w:pStyle w:val="a3"/>
        <w:shd w:val="clear" w:color="auto" w:fill="FFFFFF"/>
        <w:spacing w:before="0" w:beforeAutospacing="0" w:after="300" w:afterAutospacing="0"/>
        <w:rPr>
          <w:rFonts w:ascii="inherit" w:hAnsi="inherit" w:cs="Arial" w:hint="eastAsia"/>
          <w:color w:val="34302D"/>
          <w:rPrChange w:id="1870" w:author="zhang alex" w:date="2019-07-28T21:55:00Z">
            <w:rPr>
              <w:rFonts w:ascii="Arial" w:eastAsia="宋体" w:hAnsi="Arial" w:cs="Arial" w:hint="eastAsia"/>
              <w:color w:val="34302D"/>
              <w:kern w:val="0"/>
              <w:sz w:val="27"/>
              <w:szCs w:val="27"/>
            </w:rPr>
          </w:rPrChange>
        </w:rPr>
        <w:pPrChange w:id="1871" w:author="zhang alex" w:date="2019-07-28T21:55:00Z">
          <w:pPr>
            <w:widowControl/>
            <w:shd w:val="clear" w:color="auto" w:fill="FFFFFF"/>
            <w:spacing w:before="240" w:after="120"/>
            <w:jc w:val="left"/>
            <w:outlineLvl w:val="4"/>
          </w:pPr>
        </w:pPrChange>
      </w:pPr>
      <w:ins w:id="1872" w:author="zhang alex" w:date="2019-07-28T21:55:00Z">
        <w:r w:rsidRPr="00075C37">
          <w:rPr>
            <w:rFonts w:ascii="inherit" w:hAnsi="inherit" w:cs="Arial"/>
            <w:color w:val="34302D"/>
          </w:rPr>
          <w:t>依赖</w:t>
        </w:r>
        <w:r>
          <w:rPr>
            <w:rFonts w:ascii="inherit" w:hAnsi="inherit" w:cs="Arial" w:hint="eastAsia"/>
            <w:color w:val="34302D"/>
          </w:rPr>
          <w:t>解析</w:t>
        </w:r>
        <w:r w:rsidRPr="00075C37">
          <w:rPr>
            <w:rFonts w:ascii="inherit" w:hAnsi="inherit" w:cs="Arial"/>
            <w:color w:val="34302D"/>
          </w:rPr>
          <w:t>过程</w:t>
        </w:r>
      </w:ins>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container performs bean dependency resolution as follows:</w:t>
      </w:r>
    </w:p>
    <w:p w:rsidR="00075C37" w:rsidRPr="00075C37" w:rsidDel="00FE7820" w:rsidRDefault="00075C37" w:rsidP="00075C37">
      <w:pPr>
        <w:pStyle w:val="a3"/>
        <w:shd w:val="clear" w:color="auto" w:fill="FFFFFF"/>
        <w:spacing w:before="0" w:beforeAutospacing="0" w:after="300" w:afterAutospacing="0"/>
        <w:rPr>
          <w:del w:id="1873" w:author="zhang alex" w:date="2019-07-28T21:55:00Z"/>
          <w:rFonts w:ascii="inherit" w:hAnsi="inherit" w:cs="Arial" w:hint="eastAsia"/>
          <w:color w:val="34302D"/>
        </w:rPr>
      </w:pPr>
      <w:del w:id="1874" w:author="zhang alex" w:date="2019-07-28T21:55:00Z">
        <w:r w:rsidRPr="00075C37" w:rsidDel="00FE7820">
          <w:rPr>
            <w:rFonts w:ascii="inherit" w:hAnsi="inherit" w:cs="Arial"/>
            <w:color w:val="34302D"/>
          </w:rPr>
          <w:delText>依赖</w:delText>
        </w:r>
        <w:r w:rsidRPr="00075C37" w:rsidDel="00850FD8">
          <w:rPr>
            <w:rFonts w:ascii="inherit" w:hAnsi="inherit" w:cs="Arial" w:hint="eastAsia"/>
            <w:color w:val="34302D"/>
          </w:rPr>
          <w:delText>性解决</w:delText>
        </w:r>
        <w:r w:rsidRPr="00075C37" w:rsidDel="00FE7820">
          <w:rPr>
            <w:rFonts w:ascii="inherit" w:hAnsi="inherit" w:cs="Arial"/>
            <w:color w:val="34302D"/>
          </w:rPr>
          <w:delText>过程</w:delText>
        </w:r>
      </w:del>
    </w:p>
    <w:p w:rsidR="00075C37" w:rsidRDefault="00075C37" w:rsidP="00075C37">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容器执行</w:t>
      </w:r>
      <w:r>
        <w:rPr>
          <w:rFonts w:ascii="inherit" w:hAnsi="inherit" w:cs="Arial"/>
          <w:color w:val="34302D"/>
        </w:rPr>
        <w:t>bean</w:t>
      </w:r>
      <w:r>
        <w:rPr>
          <w:rFonts w:ascii="inherit" w:hAnsi="inherit" w:cs="Arial"/>
          <w:color w:val="34302D"/>
        </w:rPr>
        <w:t>依赖</w:t>
      </w:r>
      <w:del w:id="1875" w:author="zhang alex" w:date="2019-07-28T21:55:00Z">
        <w:r w:rsidDel="00FE7820">
          <w:rPr>
            <w:rFonts w:ascii="inherit" w:hAnsi="inherit" w:cs="Arial"/>
            <w:color w:val="34302D"/>
          </w:rPr>
          <w:delText>性</w:delText>
        </w:r>
      </w:del>
      <w:r>
        <w:rPr>
          <w:rFonts w:ascii="inherit" w:hAnsi="inherit" w:cs="Arial"/>
          <w:color w:val="34302D"/>
        </w:rPr>
        <w:t>解析，如下所示：</w:t>
      </w:r>
    </w:p>
    <w:p w:rsidR="00075C37" w:rsidRPr="00075C37" w:rsidDel="00FE7820" w:rsidRDefault="00075C37" w:rsidP="00BA0D5D">
      <w:pPr>
        <w:widowControl/>
        <w:shd w:val="clear" w:color="auto" w:fill="FFFFFF"/>
        <w:spacing w:after="300"/>
        <w:jc w:val="left"/>
        <w:rPr>
          <w:del w:id="1876" w:author="zhang alex" w:date="2019-07-28T21:55:00Z"/>
          <w:rFonts w:ascii="inherit" w:eastAsia="宋体" w:hAnsi="inherit" w:cs="Arial" w:hint="eastAsia"/>
          <w:color w:val="34302D"/>
          <w:kern w:val="0"/>
          <w:sz w:val="24"/>
          <w:szCs w:val="24"/>
        </w:rPr>
      </w:pPr>
    </w:p>
    <w:p w:rsidR="00BA0D5D" w:rsidRDefault="00BA0D5D" w:rsidP="00BA0D5D">
      <w:pPr>
        <w:widowControl/>
        <w:numPr>
          <w:ilvl w:val="0"/>
          <w:numId w:val="5"/>
        </w:numPr>
        <w:shd w:val="clear" w:color="auto" w:fill="FFFFFF"/>
        <w:spacing w:after="150"/>
        <w:ind w:left="360"/>
        <w:jc w:val="left"/>
        <w:rPr>
          <w:ins w:id="1877" w:author="zhang alex" w:date="2019-07-28T21:56:00Z"/>
          <w:rFonts w:ascii="inherit" w:eastAsia="宋体" w:hAnsi="inherit" w:cs="Arial"/>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created and initialized with configuration metadata that describes all the beans. Configuration metadata can be specified by XML, Java code, or annotations.</w:t>
      </w:r>
    </w:p>
    <w:p w:rsidR="008640E5" w:rsidRPr="00075C37" w:rsidDel="008640E5" w:rsidRDefault="008640E5" w:rsidP="008640E5">
      <w:pPr>
        <w:widowControl/>
        <w:numPr>
          <w:ilvl w:val="0"/>
          <w:numId w:val="5"/>
        </w:numPr>
        <w:shd w:val="clear" w:color="auto" w:fill="FFFFFF"/>
        <w:tabs>
          <w:tab w:val="clear" w:pos="720"/>
          <w:tab w:val="num" w:pos="851"/>
        </w:tabs>
        <w:spacing w:after="150"/>
        <w:ind w:left="426" w:hanging="426"/>
        <w:jc w:val="left"/>
        <w:rPr>
          <w:del w:id="1878" w:author="zhang alex" w:date="2019-07-28T21:56:00Z"/>
          <w:moveTo w:id="1879" w:author="zhang alex" w:date="2019-07-28T21:56:00Z"/>
          <w:rFonts w:ascii="inherit" w:eastAsia="宋体" w:hAnsi="inherit" w:cs="Arial" w:hint="eastAsia"/>
          <w:color w:val="34302D"/>
          <w:kern w:val="0"/>
          <w:sz w:val="24"/>
          <w:szCs w:val="24"/>
        </w:rPr>
        <w:pPrChange w:id="1880" w:author="zhang alex" w:date="2019-07-28T21:57:00Z">
          <w:pPr>
            <w:widowControl/>
            <w:numPr>
              <w:numId w:val="5"/>
            </w:numPr>
            <w:shd w:val="clear" w:color="auto" w:fill="FFFFFF"/>
            <w:tabs>
              <w:tab w:val="num" w:pos="720"/>
            </w:tabs>
            <w:spacing w:after="150"/>
            <w:ind w:left="720" w:hanging="360"/>
            <w:jc w:val="left"/>
          </w:pPr>
        </w:pPrChange>
      </w:pPr>
      <w:moveToRangeStart w:id="1881" w:author="zhang alex" w:date="2019-07-28T21:56:00Z" w:name="move15243377"/>
      <w:moveTo w:id="1882" w:author="zhang alex" w:date="2019-07-28T21:56:00Z">
        <w:del w:id="1883" w:author="zhang alex" w:date="2019-07-28T22:00:00Z">
          <w:r w:rsidRPr="00075C37" w:rsidDel="003F5E6B">
            <w:rPr>
              <w:rFonts w:ascii="inherit" w:eastAsia="宋体" w:hAnsi="inherit" w:cs="Arial"/>
              <w:color w:val="34302D"/>
              <w:kern w:val="0"/>
              <w:sz w:val="24"/>
              <w:szCs w:val="24"/>
            </w:rPr>
            <w:delText>使用</w:delText>
          </w:r>
        </w:del>
        <w:r w:rsidRPr="00075C37">
          <w:rPr>
            <w:rFonts w:ascii="Consolas" w:eastAsia="宋体" w:hAnsi="Consolas" w:cs="宋体"/>
            <w:color w:val="34302D"/>
            <w:kern w:val="0"/>
            <w:sz w:val="23"/>
            <w:szCs w:val="23"/>
            <w:shd w:val="clear" w:color="auto" w:fill="F7F7F8"/>
          </w:rPr>
          <w:t>ApplicationContext</w:t>
        </w:r>
      </w:moveTo>
      <w:ins w:id="1884" w:author="zhang alex" w:date="2019-07-28T22:01:00Z">
        <w:r w:rsidR="00A26F40">
          <w:rPr>
            <w:rFonts w:ascii="inherit" w:eastAsia="宋体" w:hAnsi="inherit" w:cs="Arial" w:hint="eastAsia"/>
            <w:color w:val="34302D"/>
            <w:kern w:val="0"/>
            <w:sz w:val="24"/>
            <w:szCs w:val="24"/>
          </w:rPr>
          <w:t>使用</w:t>
        </w:r>
      </w:ins>
      <w:moveTo w:id="1885" w:author="zhang alex" w:date="2019-07-28T21:56:00Z">
        <w:r w:rsidRPr="00075C37">
          <w:rPr>
            <w:rFonts w:ascii="inherit" w:eastAsia="宋体" w:hAnsi="inherit" w:cs="Arial"/>
            <w:color w:val="34302D"/>
            <w:kern w:val="0"/>
            <w:sz w:val="24"/>
            <w:szCs w:val="24"/>
          </w:rPr>
          <w:t>描述所有</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的配置元数据创建和初始化。配置元数据可以由</w:t>
        </w:r>
        <w:r w:rsidRPr="00075C37">
          <w:rPr>
            <w:rFonts w:ascii="inherit" w:eastAsia="宋体" w:hAnsi="inherit" w:cs="Arial"/>
            <w:color w:val="34302D"/>
            <w:kern w:val="0"/>
            <w:sz w:val="24"/>
            <w:szCs w:val="24"/>
          </w:rPr>
          <w:t>XML</w:t>
        </w:r>
        <w:r w:rsidRPr="00075C37">
          <w:rPr>
            <w:rFonts w:ascii="inherit" w:eastAsia="宋体" w:hAnsi="inherit" w:cs="Arial"/>
            <w:color w:val="34302D"/>
            <w:kern w:val="0"/>
            <w:sz w:val="24"/>
            <w:szCs w:val="24"/>
          </w:rPr>
          <w:t>，</w:t>
        </w:r>
        <w:r w:rsidRPr="00075C37">
          <w:rPr>
            <w:rFonts w:ascii="inherit" w:eastAsia="宋体" w:hAnsi="inherit" w:cs="Arial"/>
            <w:color w:val="34302D"/>
            <w:kern w:val="0"/>
            <w:sz w:val="24"/>
            <w:szCs w:val="24"/>
          </w:rPr>
          <w:t>Java</w:t>
        </w:r>
        <w:r w:rsidRPr="00075C37">
          <w:rPr>
            <w:rFonts w:ascii="inherit" w:eastAsia="宋体" w:hAnsi="inherit" w:cs="Arial"/>
            <w:color w:val="34302D"/>
            <w:kern w:val="0"/>
            <w:sz w:val="24"/>
            <w:szCs w:val="24"/>
          </w:rPr>
          <w:t>代码或注释指定。</w:t>
        </w:r>
      </w:moveTo>
    </w:p>
    <w:moveToRangeEnd w:id="1881"/>
    <w:p w:rsidR="008640E5" w:rsidRPr="008640E5" w:rsidRDefault="008640E5" w:rsidP="008640E5">
      <w:pPr>
        <w:widowControl/>
        <w:numPr>
          <w:ilvl w:val="0"/>
          <w:numId w:val="5"/>
        </w:numPr>
        <w:shd w:val="clear" w:color="auto" w:fill="FFFFFF"/>
        <w:tabs>
          <w:tab w:val="clear" w:pos="720"/>
          <w:tab w:val="num" w:pos="851"/>
        </w:tabs>
        <w:spacing w:after="150"/>
        <w:ind w:left="426" w:hanging="426"/>
        <w:jc w:val="left"/>
        <w:rPr>
          <w:rFonts w:ascii="inherit" w:eastAsia="宋体" w:hAnsi="inherit" w:cs="Arial" w:hint="eastAsia"/>
          <w:color w:val="34302D"/>
          <w:kern w:val="0"/>
          <w:sz w:val="24"/>
          <w:szCs w:val="24"/>
          <w:rPrChange w:id="1886" w:author="zhang alex" w:date="2019-07-28T21:56:00Z">
            <w:rPr>
              <w:rFonts w:ascii="inherit" w:eastAsia="宋体" w:hAnsi="inherit" w:cs="Arial" w:hint="eastAsia"/>
              <w:color w:val="34302D"/>
              <w:kern w:val="0"/>
              <w:sz w:val="24"/>
              <w:szCs w:val="24"/>
            </w:rPr>
          </w:rPrChange>
        </w:rPr>
        <w:pPrChange w:id="1887" w:author="zhang alex" w:date="2019-07-28T21:57:00Z">
          <w:pPr>
            <w:widowControl/>
            <w:numPr>
              <w:numId w:val="5"/>
            </w:numPr>
            <w:shd w:val="clear" w:color="auto" w:fill="FFFFFF"/>
            <w:tabs>
              <w:tab w:val="num" w:pos="720"/>
            </w:tabs>
            <w:spacing w:after="150"/>
            <w:ind w:left="360" w:hanging="360"/>
            <w:jc w:val="left"/>
          </w:pPr>
        </w:pPrChange>
      </w:pPr>
    </w:p>
    <w:p w:rsidR="00BA0D5D" w:rsidRDefault="00BA0D5D" w:rsidP="00BA0D5D">
      <w:pPr>
        <w:widowControl/>
        <w:numPr>
          <w:ilvl w:val="0"/>
          <w:numId w:val="5"/>
        </w:numPr>
        <w:shd w:val="clear" w:color="auto" w:fill="FFFFFF"/>
        <w:spacing w:after="150"/>
        <w:ind w:left="360"/>
        <w:jc w:val="left"/>
        <w:rPr>
          <w:ins w:id="1888" w:author="zhang alex" w:date="2019-07-28T21:57:00Z"/>
          <w:rFonts w:ascii="inherit" w:eastAsia="宋体" w:hAnsi="inherit" w:cs="Arial"/>
          <w:color w:val="34302D"/>
          <w:kern w:val="0"/>
          <w:sz w:val="24"/>
          <w:szCs w:val="24"/>
        </w:rPr>
      </w:pPr>
      <w:r w:rsidRPr="00BA0D5D">
        <w:rPr>
          <w:rFonts w:ascii="inherit" w:eastAsia="宋体" w:hAnsi="inherit" w:cs="Arial"/>
          <w:color w:val="34302D"/>
          <w:kern w:val="0"/>
          <w:sz w:val="24"/>
          <w:szCs w:val="24"/>
        </w:rPr>
        <w:t>For each bean, its dependencies are expressed in the form of properties, constructor arguments, or arguments to the static-factory method (if you use that instead of a normal constructor). These dependencies are provided to the bean, when the bean is actually created.</w:t>
      </w:r>
    </w:p>
    <w:p w:rsidR="008640E5" w:rsidRPr="00075C37" w:rsidDel="008640E5" w:rsidRDefault="008640E5" w:rsidP="008640E5">
      <w:pPr>
        <w:widowControl/>
        <w:numPr>
          <w:ilvl w:val="0"/>
          <w:numId w:val="5"/>
        </w:numPr>
        <w:shd w:val="clear" w:color="auto" w:fill="FFFFFF"/>
        <w:tabs>
          <w:tab w:val="clear" w:pos="720"/>
          <w:tab w:val="num" w:pos="851"/>
        </w:tabs>
        <w:spacing w:after="150"/>
        <w:ind w:left="426" w:hanging="426"/>
        <w:jc w:val="left"/>
        <w:rPr>
          <w:del w:id="1889" w:author="zhang alex" w:date="2019-07-28T21:58:00Z"/>
          <w:moveTo w:id="1890" w:author="zhang alex" w:date="2019-07-28T21:57:00Z"/>
          <w:rFonts w:ascii="inherit" w:eastAsia="宋体" w:hAnsi="inherit" w:cs="Arial" w:hint="eastAsia"/>
          <w:color w:val="34302D"/>
          <w:kern w:val="0"/>
          <w:sz w:val="24"/>
          <w:szCs w:val="24"/>
        </w:rPr>
        <w:pPrChange w:id="1891" w:author="zhang alex" w:date="2019-07-28T21:58:00Z">
          <w:pPr>
            <w:widowControl/>
            <w:numPr>
              <w:numId w:val="5"/>
            </w:numPr>
            <w:shd w:val="clear" w:color="auto" w:fill="FFFFFF"/>
            <w:tabs>
              <w:tab w:val="num" w:pos="720"/>
            </w:tabs>
            <w:spacing w:after="150"/>
            <w:ind w:left="720" w:hanging="360"/>
            <w:jc w:val="left"/>
          </w:pPr>
        </w:pPrChange>
      </w:pPr>
      <w:moveToRangeStart w:id="1892" w:author="zhang alex" w:date="2019-07-28T21:57:00Z" w:name="move15243485"/>
      <w:moveTo w:id="1893" w:author="zhang alex" w:date="2019-07-28T21:57:00Z">
        <w:r w:rsidRPr="00075C37">
          <w:rPr>
            <w:rFonts w:ascii="inherit" w:eastAsia="宋体" w:hAnsi="inherit" w:cs="Arial"/>
            <w:color w:val="34302D"/>
            <w:kern w:val="0"/>
            <w:sz w:val="24"/>
            <w:szCs w:val="24"/>
          </w:rPr>
          <w:t>对于每个</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，它的依赖关系</w:t>
        </w:r>
      </w:moveTo>
      <w:ins w:id="1894" w:author="zhang alex" w:date="2019-07-28T22:03:00Z">
        <w:r w:rsidR="00A26F40">
          <w:rPr>
            <w:rFonts w:ascii="inherit" w:eastAsia="宋体" w:hAnsi="inherit" w:cs="Arial" w:hint="eastAsia"/>
            <w:color w:val="34302D"/>
            <w:kern w:val="0"/>
            <w:sz w:val="24"/>
            <w:szCs w:val="24"/>
          </w:rPr>
          <w:t>都</w:t>
        </w:r>
      </w:ins>
      <w:moveTo w:id="1895" w:author="zhang alex" w:date="2019-07-28T21:57:00Z">
        <w:r w:rsidRPr="00075C37">
          <w:rPr>
            <w:rFonts w:ascii="inherit" w:eastAsia="宋体" w:hAnsi="inherit" w:cs="Arial"/>
            <w:color w:val="34302D"/>
            <w:kern w:val="0"/>
            <w:sz w:val="24"/>
            <w:szCs w:val="24"/>
          </w:rPr>
          <w:t>以属性，构造函数参数或</w:t>
        </w:r>
        <w:r w:rsidRPr="00075C37">
          <w:rPr>
            <w:rFonts w:ascii="inherit" w:eastAsia="宋体" w:hAnsi="inherit" w:cs="Arial"/>
            <w:color w:val="34302D"/>
            <w:kern w:val="0"/>
            <w:sz w:val="24"/>
            <w:szCs w:val="24"/>
          </w:rPr>
          <w:t>static-factory</w:t>
        </w:r>
        <w:r w:rsidRPr="00075C37">
          <w:rPr>
            <w:rFonts w:ascii="inherit" w:eastAsia="宋体" w:hAnsi="inherit" w:cs="Arial"/>
            <w:color w:val="34302D"/>
            <w:kern w:val="0"/>
            <w:sz w:val="24"/>
            <w:szCs w:val="24"/>
          </w:rPr>
          <w:t>方法的参数的形式表示（如果使用</w:t>
        </w:r>
        <w:del w:id="1896" w:author="zhang alex" w:date="2019-07-28T22:04:00Z">
          <w:r w:rsidRPr="00075C37" w:rsidDel="00A26F40">
            <w:rPr>
              <w:rFonts w:ascii="inherit" w:eastAsia="宋体" w:hAnsi="inherit" w:cs="Arial" w:hint="eastAsia"/>
              <w:color w:val="34302D"/>
              <w:kern w:val="0"/>
              <w:sz w:val="24"/>
              <w:szCs w:val="24"/>
            </w:rPr>
            <w:delText>它</w:delText>
          </w:r>
        </w:del>
      </w:moveTo>
      <w:ins w:id="1897" w:author="zhang alex" w:date="2019-07-28T22:04:00Z">
        <w:r w:rsidR="00A26F40">
          <w:rPr>
            <w:rFonts w:ascii="inherit" w:eastAsia="宋体" w:hAnsi="inherit" w:cs="Arial" w:hint="eastAsia"/>
            <w:color w:val="34302D"/>
            <w:kern w:val="0"/>
            <w:sz w:val="24"/>
            <w:szCs w:val="24"/>
          </w:rPr>
          <w:t>该方法</w:t>
        </w:r>
      </w:ins>
      <w:moveTo w:id="1898" w:author="zhang alex" w:date="2019-07-28T21:57:00Z">
        <w:r w:rsidRPr="00075C37">
          <w:rPr>
            <w:rFonts w:ascii="inherit" w:eastAsia="宋体" w:hAnsi="inherit" w:cs="Arial"/>
            <w:color w:val="34302D"/>
            <w:kern w:val="0"/>
            <w:sz w:val="24"/>
            <w:szCs w:val="24"/>
          </w:rPr>
          <w:t>而不是普通的构造函数）。</w:t>
        </w:r>
      </w:moveTo>
      <w:ins w:id="1899" w:author="zhang alex" w:date="2019-07-28T22:04:00Z">
        <w:r w:rsidR="00FF3480">
          <w:rPr>
            <w:rFonts w:ascii="inherit" w:eastAsia="宋体" w:hAnsi="inherit" w:cs="Arial" w:hint="eastAsia"/>
            <w:color w:val="34302D"/>
            <w:kern w:val="0"/>
            <w:sz w:val="24"/>
            <w:szCs w:val="24"/>
          </w:rPr>
          <w:t>当</w:t>
        </w:r>
      </w:ins>
      <w:moveTo w:id="1900" w:author="zhang alex" w:date="2019-07-28T21:57:00Z">
        <w:r w:rsidRPr="00075C37">
          <w:rPr>
            <w:rFonts w:ascii="inherit" w:eastAsia="宋体" w:hAnsi="inherit" w:cs="Arial"/>
            <w:color w:val="34302D"/>
            <w:kern w:val="0"/>
            <w:sz w:val="24"/>
            <w:szCs w:val="24"/>
          </w:rPr>
          <w:t>实际创建</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时，会将这些依赖项提供给</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w:t>
        </w:r>
      </w:moveTo>
    </w:p>
    <w:moveToRangeEnd w:id="1892"/>
    <w:p w:rsidR="008640E5" w:rsidRPr="008640E5" w:rsidRDefault="008640E5" w:rsidP="008640E5">
      <w:pPr>
        <w:widowControl/>
        <w:numPr>
          <w:ilvl w:val="0"/>
          <w:numId w:val="5"/>
        </w:numPr>
        <w:shd w:val="clear" w:color="auto" w:fill="FFFFFF"/>
        <w:tabs>
          <w:tab w:val="clear" w:pos="720"/>
          <w:tab w:val="num" w:pos="851"/>
        </w:tabs>
        <w:spacing w:after="150"/>
        <w:ind w:left="426" w:hanging="426"/>
        <w:jc w:val="left"/>
        <w:rPr>
          <w:rFonts w:ascii="inherit" w:eastAsia="宋体" w:hAnsi="inherit" w:cs="Arial" w:hint="eastAsia"/>
          <w:color w:val="34302D"/>
          <w:kern w:val="0"/>
          <w:sz w:val="24"/>
          <w:szCs w:val="24"/>
          <w:rPrChange w:id="1901" w:author="zhang alex" w:date="2019-07-28T21:58:00Z">
            <w:rPr>
              <w:rFonts w:ascii="inherit" w:eastAsia="宋体" w:hAnsi="inherit" w:cs="Arial" w:hint="eastAsia"/>
              <w:color w:val="34302D"/>
              <w:kern w:val="0"/>
              <w:sz w:val="24"/>
              <w:szCs w:val="24"/>
            </w:rPr>
          </w:rPrChange>
        </w:rPr>
        <w:pPrChange w:id="1902" w:author="zhang alex" w:date="2019-07-28T21:58:00Z">
          <w:pPr>
            <w:widowControl/>
            <w:numPr>
              <w:numId w:val="5"/>
            </w:numPr>
            <w:shd w:val="clear" w:color="auto" w:fill="FFFFFF"/>
            <w:tabs>
              <w:tab w:val="num" w:pos="720"/>
            </w:tabs>
            <w:spacing w:after="150"/>
            <w:ind w:left="360" w:hanging="360"/>
            <w:jc w:val="left"/>
          </w:pPr>
        </w:pPrChange>
      </w:pPr>
    </w:p>
    <w:p w:rsidR="00BA0D5D" w:rsidRDefault="00BA0D5D" w:rsidP="00BA0D5D">
      <w:pPr>
        <w:widowControl/>
        <w:numPr>
          <w:ilvl w:val="0"/>
          <w:numId w:val="5"/>
        </w:numPr>
        <w:shd w:val="clear" w:color="auto" w:fill="FFFFFF"/>
        <w:spacing w:after="150"/>
        <w:ind w:left="360"/>
        <w:jc w:val="left"/>
        <w:rPr>
          <w:ins w:id="1903" w:author="zhang alex" w:date="2019-07-28T21:57:00Z"/>
          <w:rFonts w:ascii="inherit" w:eastAsia="宋体" w:hAnsi="inherit" w:cs="Arial"/>
          <w:color w:val="34302D"/>
          <w:kern w:val="0"/>
          <w:sz w:val="24"/>
          <w:szCs w:val="24"/>
        </w:rPr>
      </w:pPr>
      <w:r w:rsidRPr="00BA0D5D">
        <w:rPr>
          <w:rFonts w:ascii="inherit" w:eastAsia="宋体" w:hAnsi="inherit" w:cs="Arial"/>
          <w:color w:val="34302D"/>
          <w:kern w:val="0"/>
          <w:sz w:val="24"/>
          <w:szCs w:val="24"/>
        </w:rPr>
        <w:t>Each property or constructor argument is an actual definition of the value to set, or a reference to another bean in the container.</w:t>
      </w:r>
    </w:p>
    <w:p w:rsidR="008640E5" w:rsidRPr="008640E5" w:rsidRDefault="008640E5" w:rsidP="00EB277E">
      <w:pPr>
        <w:widowControl/>
        <w:numPr>
          <w:ilvl w:val="0"/>
          <w:numId w:val="5"/>
        </w:numPr>
        <w:shd w:val="clear" w:color="auto" w:fill="FFFFFF"/>
        <w:tabs>
          <w:tab w:val="clear" w:pos="720"/>
          <w:tab w:val="num" w:pos="851"/>
        </w:tabs>
        <w:spacing w:after="150"/>
        <w:ind w:left="426" w:hanging="426"/>
        <w:jc w:val="left"/>
        <w:rPr>
          <w:rFonts w:ascii="inherit" w:eastAsia="宋体" w:hAnsi="inherit" w:cs="Arial" w:hint="eastAsia"/>
          <w:color w:val="34302D"/>
          <w:kern w:val="0"/>
          <w:sz w:val="24"/>
          <w:szCs w:val="24"/>
          <w:rPrChange w:id="1904" w:author="zhang alex" w:date="2019-07-28T21:58:00Z">
            <w:rPr>
              <w:rFonts w:ascii="inherit" w:eastAsia="宋体" w:hAnsi="inherit" w:cs="Arial" w:hint="eastAsia"/>
              <w:color w:val="34302D"/>
              <w:kern w:val="0"/>
              <w:sz w:val="24"/>
              <w:szCs w:val="24"/>
            </w:rPr>
          </w:rPrChange>
        </w:rPr>
        <w:pPrChange w:id="1905" w:author="zhang alex" w:date="2019-07-28T21:58:00Z">
          <w:pPr>
            <w:widowControl/>
            <w:numPr>
              <w:numId w:val="5"/>
            </w:numPr>
            <w:shd w:val="clear" w:color="auto" w:fill="FFFFFF"/>
            <w:tabs>
              <w:tab w:val="num" w:pos="720"/>
            </w:tabs>
            <w:spacing w:after="150"/>
            <w:ind w:left="360" w:hanging="360"/>
            <w:jc w:val="left"/>
          </w:pPr>
        </w:pPrChange>
      </w:pPr>
      <w:ins w:id="1906" w:author="zhang alex" w:date="2019-07-28T21:57:00Z">
        <w:r w:rsidRPr="008640E5">
          <w:rPr>
            <w:rFonts w:ascii="inherit" w:eastAsia="宋体" w:hAnsi="inherit" w:cs="Arial"/>
            <w:color w:val="34302D"/>
            <w:kern w:val="0"/>
            <w:sz w:val="24"/>
            <w:szCs w:val="24"/>
            <w:rPrChange w:id="1907" w:author="zhang alex" w:date="2019-07-28T21:58:00Z">
              <w:rPr>
                <w:rFonts w:ascii="inherit" w:eastAsia="宋体" w:hAnsi="inherit" w:cs="Arial"/>
                <w:color w:val="34302D"/>
                <w:kern w:val="0"/>
                <w:sz w:val="24"/>
                <w:szCs w:val="24"/>
              </w:rPr>
            </w:rPrChange>
          </w:rPr>
          <w:t>每个属性或构造函数参数都是要设置值的实际定义，或者是对容器中另一个</w:t>
        </w:r>
        <w:r w:rsidRPr="008640E5">
          <w:rPr>
            <w:rFonts w:ascii="inherit" w:eastAsia="宋体" w:hAnsi="inherit" w:cs="Arial"/>
            <w:color w:val="34302D"/>
            <w:kern w:val="0"/>
            <w:sz w:val="24"/>
            <w:szCs w:val="24"/>
            <w:rPrChange w:id="1908" w:author="zhang alex" w:date="2019-07-28T21:58:00Z">
              <w:rPr>
                <w:rFonts w:ascii="inherit" w:eastAsia="宋体" w:hAnsi="inherit" w:cs="Arial"/>
                <w:color w:val="34302D"/>
                <w:kern w:val="0"/>
                <w:sz w:val="24"/>
                <w:szCs w:val="24"/>
              </w:rPr>
            </w:rPrChange>
          </w:rPr>
          <w:t>bean</w:t>
        </w:r>
        <w:r w:rsidRPr="008640E5">
          <w:rPr>
            <w:rFonts w:ascii="inherit" w:eastAsia="宋体" w:hAnsi="inherit" w:cs="Arial"/>
            <w:color w:val="34302D"/>
            <w:kern w:val="0"/>
            <w:sz w:val="24"/>
            <w:szCs w:val="24"/>
            <w:rPrChange w:id="1909" w:author="zhang alex" w:date="2019-07-28T21:58:00Z">
              <w:rPr>
                <w:rFonts w:ascii="inherit" w:eastAsia="宋体" w:hAnsi="inherit" w:cs="Arial"/>
                <w:color w:val="34302D"/>
                <w:kern w:val="0"/>
                <w:sz w:val="24"/>
                <w:szCs w:val="24"/>
              </w:rPr>
            </w:rPrChange>
          </w:rPr>
          <w:t>的引用。</w:t>
        </w:r>
      </w:ins>
    </w:p>
    <w:p w:rsidR="00BA0D5D" w:rsidRDefault="00BA0D5D" w:rsidP="00BA0D5D">
      <w:pPr>
        <w:widowControl/>
        <w:numPr>
          <w:ilvl w:val="0"/>
          <w:numId w:val="5"/>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property or constructor argument that is a value is converted from its specified format to the actual type of that property or constructor argument. By default, Spring can convert a value supplied in string format to all built-in types, such as </w:t>
      </w:r>
      <w:r w:rsidRPr="00BA0D5D">
        <w:rPr>
          <w:rFonts w:ascii="Consolas" w:eastAsia="宋体" w:hAnsi="Consolas" w:cs="宋体"/>
          <w:color w:val="34302D"/>
          <w:kern w:val="0"/>
          <w:sz w:val="23"/>
          <w:szCs w:val="23"/>
          <w:shd w:val="clear" w:color="auto" w:fill="F7F7F8"/>
        </w:rPr>
        <w:t>int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Arial"/>
          <w:color w:val="34302D"/>
          <w:kern w:val="0"/>
          <w:sz w:val="24"/>
          <w:szCs w:val="24"/>
        </w:rPr>
        <w:t>, and so forth.</w:t>
      </w:r>
    </w:p>
    <w:p w:rsidR="00075C37" w:rsidRPr="00075C37" w:rsidDel="008640E5" w:rsidRDefault="00075C37" w:rsidP="008640E5">
      <w:pPr>
        <w:widowControl/>
        <w:numPr>
          <w:ilvl w:val="0"/>
          <w:numId w:val="5"/>
        </w:numPr>
        <w:shd w:val="clear" w:color="auto" w:fill="FFFFFF"/>
        <w:tabs>
          <w:tab w:val="clear" w:pos="720"/>
          <w:tab w:val="num" w:pos="851"/>
        </w:tabs>
        <w:spacing w:after="150"/>
        <w:ind w:left="426" w:hanging="426"/>
        <w:jc w:val="left"/>
        <w:rPr>
          <w:moveFrom w:id="1910" w:author="zhang alex" w:date="2019-07-28T21:56:00Z"/>
          <w:rFonts w:ascii="inherit" w:eastAsia="宋体" w:hAnsi="inherit" w:cs="Arial" w:hint="eastAsia"/>
          <w:color w:val="34302D"/>
          <w:kern w:val="0"/>
          <w:sz w:val="24"/>
          <w:szCs w:val="24"/>
        </w:rPr>
        <w:pPrChange w:id="1911" w:author="zhang alex" w:date="2019-07-28T21:58:00Z">
          <w:pPr>
            <w:widowControl/>
            <w:numPr>
              <w:numId w:val="5"/>
            </w:numPr>
            <w:shd w:val="clear" w:color="auto" w:fill="FFFFFF"/>
            <w:tabs>
              <w:tab w:val="num" w:pos="720"/>
            </w:tabs>
            <w:spacing w:after="150"/>
            <w:ind w:left="720" w:hanging="360"/>
            <w:jc w:val="left"/>
          </w:pPr>
        </w:pPrChange>
      </w:pPr>
      <w:moveFromRangeStart w:id="1912" w:author="zhang alex" w:date="2019-07-28T21:56:00Z" w:name="move15243377"/>
      <w:moveFrom w:id="1913" w:author="zhang alex" w:date="2019-07-28T21:56:00Z">
        <w:r w:rsidRPr="00075C37" w:rsidDel="008640E5">
          <w:rPr>
            <w:rFonts w:ascii="inherit" w:eastAsia="宋体" w:hAnsi="inherit" w:cs="Arial"/>
            <w:color w:val="34302D"/>
            <w:kern w:val="0"/>
            <w:sz w:val="24"/>
            <w:szCs w:val="24"/>
          </w:rPr>
          <w:lastRenderedPageBreak/>
          <w:t>使用</w:t>
        </w:r>
        <w:r w:rsidRPr="008640E5" w:rsidDel="008640E5">
          <w:rPr>
            <w:rFonts w:ascii="inherit" w:eastAsia="宋体" w:hAnsi="inherit" w:cs="Arial"/>
            <w:color w:val="34302D"/>
            <w:kern w:val="0"/>
            <w:sz w:val="24"/>
            <w:szCs w:val="24"/>
            <w:rPrChange w:id="1914" w:author="zhang alex" w:date="2019-07-28T21:58:00Z">
              <w:rPr>
                <w:rFonts w:ascii="Consolas" w:eastAsia="宋体" w:hAnsi="Consolas" w:cs="宋体"/>
                <w:color w:val="34302D"/>
                <w:kern w:val="0"/>
                <w:sz w:val="23"/>
                <w:szCs w:val="23"/>
                <w:shd w:val="clear" w:color="auto" w:fill="F7F7F8"/>
              </w:rPr>
            </w:rPrChange>
          </w:rPr>
          <w:t>ApplicationContext</w:t>
        </w:r>
        <w:r w:rsidRPr="00075C37" w:rsidDel="008640E5">
          <w:rPr>
            <w:rFonts w:ascii="inherit" w:eastAsia="宋体" w:hAnsi="inherit" w:cs="Arial"/>
            <w:color w:val="34302D"/>
            <w:kern w:val="0"/>
            <w:sz w:val="24"/>
            <w:szCs w:val="24"/>
          </w:rPr>
          <w:t>描述所有</w:t>
        </w:r>
        <w:r w:rsidRPr="00075C37" w:rsidDel="008640E5">
          <w:rPr>
            <w:rFonts w:ascii="inherit" w:eastAsia="宋体" w:hAnsi="inherit" w:cs="Arial"/>
            <w:color w:val="34302D"/>
            <w:kern w:val="0"/>
            <w:sz w:val="24"/>
            <w:szCs w:val="24"/>
          </w:rPr>
          <w:t>bean</w:t>
        </w:r>
        <w:r w:rsidRPr="00075C37" w:rsidDel="008640E5">
          <w:rPr>
            <w:rFonts w:ascii="inherit" w:eastAsia="宋体" w:hAnsi="inherit" w:cs="Arial"/>
            <w:color w:val="34302D"/>
            <w:kern w:val="0"/>
            <w:sz w:val="24"/>
            <w:szCs w:val="24"/>
          </w:rPr>
          <w:t>的配置元数据创建和初始化。配置元数据可以由</w:t>
        </w:r>
        <w:r w:rsidRPr="00075C37" w:rsidDel="008640E5">
          <w:rPr>
            <w:rFonts w:ascii="inherit" w:eastAsia="宋体" w:hAnsi="inherit" w:cs="Arial"/>
            <w:color w:val="34302D"/>
            <w:kern w:val="0"/>
            <w:sz w:val="24"/>
            <w:szCs w:val="24"/>
          </w:rPr>
          <w:t>XML</w:t>
        </w:r>
        <w:r w:rsidRPr="00075C37" w:rsidDel="008640E5">
          <w:rPr>
            <w:rFonts w:ascii="inherit" w:eastAsia="宋体" w:hAnsi="inherit" w:cs="Arial"/>
            <w:color w:val="34302D"/>
            <w:kern w:val="0"/>
            <w:sz w:val="24"/>
            <w:szCs w:val="24"/>
          </w:rPr>
          <w:t>，</w:t>
        </w:r>
        <w:r w:rsidRPr="00075C37" w:rsidDel="008640E5">
          <w:rPr>
            <w:rFonts w:ascii="inherit" w:eastAsia="宋体" w:hAnsi="inherit" w:cs="Arial"/>
            <w:color w:val="34302D"/>
            <w:kern w:val="0"/>
            <w:sz w:val="24"/>
            <w:szCs w:val="24"/>
          </w:rPr>
          <w:t>Java</w:t>
        </w:r>
        <w:r w:rsidRPr="00075C37" w:rsidDel="008640E5">
          <w:rPr>
            <w:rFonts w:ascii="inherit" w:eastAsia="宋体" w:hAnsi="inherit" w:cs="Arial"/>
            <w:color w:val="34302D"/>
            <w:kern w:val="0"/>
            <w:sz w:val="24"/>
            <w:szCs w:val="24"/>
          </w:rPr>
          <w:t>代码或注释指定。</w:t>
        </w:r>
      </w:moveFrom>
    </w:p>
    <w:p w:rsidR="00075C37" w:rsidRPr="00075C37" w:rsidDel="008640E5" w:rsidRDefault="00075C37" w:rsidP="008640E5">
      <w:pPr>
        <w:widowControl/>
        <w:numPr>
          <w:ilvl w:val="0"/>
          <w:numId w:val="5"/>
        </w:numPr>
        <w:shd w:val="clear" w:color="auto" w:fill="FFFFFF"/>
        <w:tabs>
          <w:tab w:val="clear" w:pos="720"/>
          <w:tab w:val="num" w:pos="851"/>
        </w:tabs>
        <w:spacing w:after="150"/>
        <w:ind w:left="426" w:hanging="426"/>
        <w:jc w:val="left"/>
        <w:rPr>
          <w:moveFrom w:id="1915" w:author="zhang alex" w:date="2019-07-28T21:57:00Z"/>
          <w:rFonts w:ascii="inherit" w:eastAsia="宋体" w:hAnsi="inherit" w:cs="Arial" w:hint="eastAsia"/>
          <w:color w:val="34302D"/>
          <w:kern w:val="0"/>
          <w:sz w:val="24"/>
          <w:szCs w:val="24"/>
        </w:rPr>
        <w:pPrChange w:id="1916" w:author="zhang alex" w:date="2019-07-28T21:58:00Z">
          <w:pPr>
            <w:widowControl/>
            <w:numPr>
              <w:numId w:val="5"/>
            </w:numPr>
            <w:shd w:val="clear" w:color="auto" w:fill="FFFFFF"/>
            <w:tabs>
              <w:tab w:val="num" w:pos="720"/>
            </w:tabs>
            <w:spacing w:after="150"/>
            <w:ind w:left="720" w:hanging="360"/>
            <w:jc w:val="left"/>
          </w:pPr>
        </w:pPrChange>
      </w:pPr>
      <w:moveFromRangeStart w:id="1917" w:author="zhang alex" w:date="2019-07-28T21:57:00Z" w:name="move15243485"/>
      <w:moveFromRangeEnd w:id="1912"/>
      <w:moveFrom w:id="1918" w:author="zhang alex" w:date="2019-07-28T21:57:00Z">
        <w:r w:rsidRPr="00075C37" w:rsidDel="008640E5">
          <w:rPr>
            <w:rFonts w:ascii="inherit" w:eastAsia="宋体" w:hAnsi="inherit" w:cs="Arial"/>
            <w:color w:val="34302D"/>
            <w:kern w:val="0"/>
            <w:sz w:val="24"/>
            <w:szCs w:val="24"/>
          </w:rPr>
          <w:t>对于每个</w:t>
        </w:r>
        <w:r w:rsidRPr="00075C37" w:rsidDel="008640E5">
          <w:rPr>
            <w:rFonts w:ascii="inherit" w:eastAsia="宋体" w:hAnsi="inherit" w:cs="Arial"/>
            <w:color w:val="34302D"/>
            <w:kern w:val="0"/>
            <w:sz w:val="24"/>
            <w:szCs w:val="24"/>
          </w:rPr>
          <w:t>bean</w:t>
        </w:r>
        <w:r w:rsidRPr="00075C37" w:rsidDel="008640E5">
          <w:rPr>
            <w:rFonts w:ascii="inherit" w:eastAsia="宋体" w:hAnsi="inherit" w:cs="Arial"/>
            <w:color w:val="34302D"/>
            <w:kern w:val="0"/>
            <w:sz w:val="24"/>
            <w:szCs w:val="24"/>
          </w:rPr>
          <w:t>，它的依赖关系以属性，构造函数参数或</w:t>
        </w:r>
        <w:r w:rsidRPr="00075C37" w:rsidDel="008640E5">
          <w:rPr>
            <w:rFonts w:ascii="inherit" w:eastAsia="宋体" w:hAnsi="inherit" w:cs="Arial"/>
            <w:color w:val="34302D"/>
            <w:kern w:val="0"/>
            <w:sz w:val="24"/>
            <w:szCs w:val="24"/>
          </w:rPr>
          <w:t>static-factory</w:t>
        </w:r>
        <w:r w:rsidRPr="00075C37" w:rsidDel="008640E5">
          <w:rPr>
            <w:rFonts w:ascii="inherit" w:eastAsia="宋体" w:hAnsi="inherit" w:cs="Arial"/>
            <w:color w:val="34302D"/>
            <w:kern w:val="0"/>
            <w:sz w:val="24"/>
            <w:szCs w:val="24"/>
          </w:rPr>
          <w:t>方法的参数的形式表示（如果使用它而不是普通的构造函数）。实际创建</w:t>
        </w:r>
        <w:r w:rsidRPr="00075C37" w:rsidDel="008640E5">
          <w:rPr>
            <w:rFonts w:ascii="inherit" w:eastAsia="宋体" w:hAnsi="inherit" w:cs="Arial"/>
            <w:color w:val="34302D"/>
            <w:kern w:val="0"/>
            <w:sz w:val="24"/>
            <w:szCs w:val="24"/>
          </w:rPr>
          <w:t>bean</w:t>
        </w:r>
        <w:r w:rsidRPr="00075C37" w:rsidDel="008640E5">
          <w:rPr>
            <w:rFonts w:ascii="inherit" w:eastAsia="宋体" w:hAnsi="inherit" w:cs="Arial"/>
            <w:color w:val="34302D"/>
            <w:kern w:val="0"/>
            <w:sz w:val="24"/>
            <w:szCs w:val="24"/>
          </w:rPr>
          <w:t>时，会将这些依赖项提供给</w:t>
        </w:r>
        <w:r w:rsidRPr="00075C37" w:rsidDel="008640E5">
          <w:rPr>
            <w:rFonts w:ascii="inherit" w:eastAsia="宋体" w:hAnsi="inherit" w:cs="Arial"/>
            <w:color w:val="34302D"/>
            <w:kern w:val="0"/>
            <w:sz w:val="24"/>
            <w:szCs w:val="24"/>
          </w:rPr>
          <w:t>bean</w:t>
        </w:r>
        <w:r w:rsidRPr="00075C37" w:rsidDel="008640E5">
          <w:rPr>
            <w:rFonts w:ascii="inherit" w:eastAsia="宋体" w:hAnsi="inherit" w:cs="Arial"/>
            <w:color w:val="34302D"/>
            <w:kern w:val="0"/>
            <w:sz w:val="24"/>
            <w:szCs w:val="24"/>
          </w:rPr>
          <w:t>。</w:t>
        </w:r>
      </w:moveFrom>
    </w:p>
    <w:moveFromRangeEnd w:id="1917"/>
    <w:p w:rsidR="00075C37" w:rsidRPr="00075C37" w:rsidDel="008640E5" w:rsidRDefault="00075C37" w:rsidP="008640E5">
      <w:pPr>
        <w:widowControl/>
        <w:numPr>
          <w:ilvl w:val="0"/>
          <w:numId w:val="5"/>
        </w:numPr>
        <w:shd w:val="clear" w:color="auto" w:fill="FFFFFF"/>
        <w:tabs>
          <w:tab w:val="clear" w:pos="720"/>
          <w:tab w:val="num" w:pos="851"/>
        </w:tabs>
        <w:spacing w:after="150"/>
        <w:ind w:left="426" w:hanging="426"/>
        <w:jc w:val="left"/>
        <w:rPr>
          <w:del w:id="1919" w:author="zhang alex" w:date="2019-07-28T21:57:00Z"/>
          <w:rFonts w:ascii="inherit" w:eastAsia="宋体" w:hAnsi="inherit" w:cs="Arial" w:hint="eastAsia"/>
          <w:color w:val="34302D"/>
          <w:kern w:val="0"/>
          <w:sz w:val="24"/>
          <w:szCs w:val="24"/>
        </w:rPr>
        <w:pPrChange w:id="1920" w:author="zhang alex" w:date="2019-07-28T21:58:00Z">
          <w:pPr>
            <w:widowControl/>
            <w:numPr>
              <w:numId w:val="5"/>
            </w:numPr>
            <w:shd w:val="clear" w:color="auto" w:fill="FFFFFF"/>
            <w:tabs>
              <w:tab w:val="num" w:pos="720"/>
            </w:tabs>
            <w:spacing w:after="150"/>
            <w:ind w:left="720" w:hanging="360"/>
            <w:jc w:val="left"/>
          </w:pPr>
        </w:pPrChange>
      </w:pPr>
      <w:del w:id="1921" w:author="zhang alex" w:date="2019-07-28T21:57:00Z">
        <w:r w:rsidRPr="00075C37" w:rsidDel="008640E5">
          <w:rPr>
            <w:rFonts w:ascii="inherit" w:eastAsia="宋体" w:hAnsi="inherit" w:cs="Arial"/>
            <w:color w:val="34302D"/>
            <w:kern w:val="0"/>
            <w:sz w:val="24"/>
            <w:szCs w:val="24"/>
          </w:rPr>
          <w:delText>每个属性或构造函数参数都是要设置的值的实际定义，或者是对容器中另一个</w:delText>
        </w:r>
        <w:r w:rsidRPr="00075C37" w:rsidDel="008640E5">
          <w:rPr>
            <w:rFonts w:ascii="inherit" w:eastAsia="宋体" w:hAnsi="inherit" w:cs="Arial"/>
            <w:color w:val="34302D"/>
            <w:kern w:val="0"/>
            <w:sz w:val="24"/>
            <w:szCs w:val="24"/>
          </w:rPr>
          <w:delText>bean</w:delText>
        </w:r>
        <w:r w:rsidRPr="00075C37" w:rsidDel="008640E5">
          <w:rPr>
            <w:rFonts w:ascii="inherit" w:eastAsia="宋体" w:hAnsi="inherit" w:cs="Arial"/>
            <w:color w:val="34302D"/>
            <w:kern w:val="0"/>
            <w:sz w:val="24"/>
            <w:szCs w:val="24"/>
          </w:rPr>
          <w:delText>的引用。</w:delText>
        </w:r>
      </w:del>
    </w:p>
    <w:p w:rsidR="00075C37" w:rsidRPr="00075C37" w:rsidDel="008640E5" w:rsidRDefault="00075C37" w:rsidP="008640E5">
      <w:pPr>
        <w:widowControl/>
        <w:numPr>
          <w:ilvl w:val="0"/>
          <w:numId w:val="5"/>
        </w:numPr>
        <w:shd w:val="clear" w:color="auto" w:fill="FFFFFF"/>
        <w:tabs>
          <w:tab w:val="clear" w:pos="720"/>
          <w:tab w:val="num" w:pos="851"/>
        </w:tabs>
        <w:spacing w:after="150"/>
        <w:ind w:left="426" w:hanging="426"/>
        <w:jc w:val="left"/>
        <w:rPr>
          <w:del w:id="1922" w:author="zhang alex" w:date="2019-07-28T21:58:00Z"/>
          <w:rFonts w:ascii="inherit" w:eastAsia="宋体" w:hAnsi="inherit" w:cs="Arial" w:hint="eastAsia"/>
          <w:color w:val="34302D"/>
          <w:kern w:val="0"/>
          <w:sz w:val="24"/>
          <w:szCs w:val="24"/>
        </w:rPr>
        <w:pPrChange w:id="1923" w:author="zhang alex" w:date="2019-07-28T21:58:00Z">
          <w:pPr>
            <w:widowControl/>
            <w:numPr>
              <w:numId w:val="5"/>
            </w:numPr>
            <w:shd w:val="clear" w:color="auto" w:fill="FFFFFF"/>
            <w:tabs>
              <w:tab w:val="num" w:pos="720"/>
            </w:tabs>
            <w:spacing w:after="150"/>
            <w:ind w:left="720" w:hanging="360"/>
            <w:jc w:val="left"/>
          </w:pPr>
        </w:pPrChange>
      </w:pPr>
      <w:r w:rsidRPr="00075C37">
        <w:rPr>
          <w:rFonts w:ascii="inherit" w:eastAsia="宋体" w:hAnsi="inherit" w:cs="Arial"/>
          <w:color w:val="34302D"/>
          <w:kern w:val="0"/>
          <w:sz w:val="24"/>
          <w:szCs w:val="24"/>
        </w:rPr>
        <w:t>作为值的每个属性或构造函数参数都从其指定的格式转换为该属性或构造函数参数的实际类型。默认情况下，</w:t>
      </w:r>
      <w:r w:rsidRPr="00075C37">
        <w:rPr>
          <w:rFonts w:ascii="inherit" w:eastAsia="宋体" w:hAnsi="inherit" w:cs="Arial"/>
          <w:color w:val="34302D"/>
          <w:kern w:val="0"/>
          <w:sz w:val="24"/>
          <w:szCs w:val="24"/>
        </w:rPr>
        <w:t>Spring</w:t>
      </w:r>
      <w:r w:rsidRPr="00075C37">
        <w:rPr>
          <w:rFonts w:ascii="inherit" w:eastAsia="宋体" w:hAnsi="inherit" w:cs="Arial"/>
          <w:color w:val="34302D"/>
          <w:kern w:val="0"/>
          <w:sz w:val="24"/>
          <w:szCs w:val="24"/>
        </w:rPr>
        <w:t>能够</w:t>
      </w:r>
      <w:del w:id="1924" w:author="zhang alex" w:date="2019-07-28T22:10:00Z">
        <w:r w:rsidRPr="00075C37" w:rsidDel="00082B8E">
          <w:rPr>
            <w:rFonts w:ascii="inherit" w:eastAsia="宋体" w:hAnsi="inherit" w:cs="Arial"/>
            <w:color w:val="34302D"/>
            <w:kern w:val="0"/>
            <w:sz w:val="24"/>
            <w:szCs w:val="24"/>
          </w:rPr>
          <w:delText>转换成</w:delText>
        </w:r>
      </w:del>
      <w:ins w:id="1925" w:author="zhang alex" w:date="2019-07-28T22:10:00Z">
        <w:r w:rsidR="00082B8E">
          <w:rPr>
            <w:rFonts w:ascii="inherit" w:eastAsia="宋体" w:hAnsi="inherit" w:cs="Arial" w:hint="eastAsia"/>
            <w:color w:val="34302D"/>
            <w:kern w:val="0"/>
            <w:sz w:val="24"/>
            <w:szCs w:val="24"/>
          </w:rPr>
          <w:t>将提供的</w:t>
        </w:r>
      </w:ins>
      <w:r w:rsidRPr="00075C37">
        <w:rPr>
          <w:rFonts w:ascii="inherit" w:eastAsia="宋体" w:hAnsi="inherit" w:cs="Arial"/>
          <w:color w:val="34302D"/>
          <w:kern w:val="0"/>
          <w:sz w:val="24"/>
          <w:szCs w:val="24"/>
        </w:rPr>
        <w:t>字符串格式</w:t>
      </w:r>
      <w:ins w:id="1926" w:author="zhang alex" w:date="2019-07-28T22:11:00Z">
        <w:r w:rsidR="00E03C1D">
          <w:rPr>
            <w:rFonts w:ascii="inherit" w:eastAsia="宋体" w:hAnsi="inherit" w:cs="Arial" w:hint="eastAsia"/>
            <w:color w:val="34302D"/>
            <w:kern w:val="0"/>
            <w:sz w:val="24"/>
            <w:szCs w:val="24"/>
          </w:rPr>
          <w:t>的</w:t>
        </w:r>
      </w:ins>
      <w:ins w:id="1927" w:author="zhang alex" w:date="2019-07-28T22:10:00Z">
        <w:r w:rsidR="00082B8E">
          <w:rPr>
            <w:rFonts w:ascii="inherit" w:eastAsia="宋体" w:hAnsi="inherit" w:cs="Arial" w:hint="eastAsia"/>
            <w:color w:val="34302D"/>
            <w:kern w:val="0"/>
            <w:sz w:val="24"/>
            <w:szCs w:val="24"/>
          </w:rPr>
          <w:t>值</w:t>
        </w:r>
        <w:r w:rsidR="00082B8E" w:rsidRPr="00075C37">
          <w:rPr>
            <w:rFonts w:ascii="inherit" w:eastAsia="宋体" w:hAnsi="inherit" w:cs="Arial"/>
            <w:color w:val="34302D"/>
            <w:kern w:val="0"/>
            <w:sz w:val="24"/>
            <w:szCs w:val="24"/>
          </w:rPr>
          <w:t>转换成</w:t>
        </w:r>
      </w:ins>
      <w:del w:id="1928" w:author="zhang alex" w:date="2019-07-28T22:10:00Z">
        <w:r w:rsidRPr="00075C37" w:rsidDel="00082B8E">
          <w:rPr>
            <w:rFonts w:ascii="inherit" w:eastAsia="宋体" w:hAnsi="inherit" w:cs="Arial"/>
            <w:color w:val="34302D"/>
            <w:kern w:val="0"/>
            <w:sz w:val="24"/>
            <w:szCs w:val="24"/>
          </w:rPr>
          <w:delText>提供给</w:delText>
        </w:r>
      </w:del>
      <w:r w:rsidRPr="00075C37">
        <w:rPr>
          <w:rFonts w:ascii="inherit" w:eastAsia="宋体" w:hAnsi="inherit" w:cs="Arial"/>
          <w:color w:val="34302D"/>
          <w:kern w:val="0"/>
          <w:sz w:val="24"/>
          <w:szCs w:val="24"/>
        </w:rPr>
        <w:t>所有内置类型的值，例如</w:t>
      </w:r>
      <w:r w:rsidRPr="008640E5">
        <w:rPr>
          <w:rFonts w:ascii="inherit" w:eastAsia="宋体" w:hAnsi="inherit" w:cs="Arial"/>
          <w:color w:val="34302D"/>
          <w:kern w:val="0"/>
          <w:sz w:val="24"/>
          <w:szCs w:val="24"/>
          <w:rPrChange w:id="1929" w:author="zhang alex" w:date="2019-07-28T21:58:00Z">
            <w:rPr>
              <w:rFonts w:ascii="Consolas" w:eastAsia="宋体" w:hAnsi="Consolas" w:cs="宋体"/>
              <w:color w:val="34302D"/>
              <w:kern w:val="0"/>
              <w:sz w:val="23"/>
              <w:szCs w:val="23"/>
              <w:shd w:val="clear" w:color="auto" w:fill="F7F7F8"/>
            </w:rPr>
          </w:rPrChange>
        </w:rPr>
        <w:t>int</w:t>
      </w:r>
      <w:ins w:id="1930" w:author="zhang alex" w:date="2019-07-28T22:11:00Z">
        <w:r w:rsidR="00E03C1D">
          <w:rPr>
            <w:rFonts w:ascii="inherit" w:eastAsia="宋体" w:hAnsi="inherit" w:cs="Arial"/>
            <w:color w:val="34302D"/>
            <w:kern w:val="0"/>
            <w:sz w:val="24"/>
            <w:szCs w:val="24"/>
          </w:rPr>
          <w:t>、</w:t>
        </w:r>
      </w:ins>
      <w:del w:id="1931" w:author="zhang alex" w:date="2019-07-28T22:11:00Z">
        <w:r w:rsidRPr="00075C37" w:rsidDel="00E03C1D">
          <w:rPr>
            <w:rFonts w:ascii="inherit" w:eastAsia="宋体" w:hAnsi="inherit" w:cs="Arial"/>
            <w:color w:val="34302D"/>
            <w:kern w:val="0"/>
            <w:sz w:val="24"/>
            <w:szCs w:val="24"/>
          </w:rPr>
          <w:delText>，</w:delText>
        </w:r>
      </w:del>
      <w:r w:rsidRPr="00075C37">
        <w:rPr>
          <w:rFonts w:ascii="inherit" w:eastAsia="宋体" w:hAnsi="inherit" w:cs="Arial"/>
          <w:color w:val="34302D"/>
          <w:kern w:val="0"/>
          <w:sz w:val="24"/>
          <w:szCs w:val="24"/>
        </w:rPr>
        <w:t> </w:t>
      </w:r>
      <w:r w:rsidRPr="008640E5">
        <w:rPr>
          <w:rFonts w:ascii="inherit" w:eastAsia="宋体" w:hAnsi="inherit" w:cs="Arial"/>
          <w:color w:val="34302D"/>
          <w:kern w:val="0"/>
          <w:sz w:val="24"/>
          <w:szCs w:val="24"/>
          <w:rPrChange w:id="1932" w:author="zhang alex" w:date="2019-07-28T21:58:00Z">
            <w:rPr>
              <w:rFonts w:ascii="Consolas" w:eastAsia="宋体" w:hAnsi="Consolas" w:cs="宋体"/>
              <w:color w:val="34302D"/>
              <w:kern w:val="0"/>
              <w:sz w:val="23"/>
              <w:szCs w:val="23"/>
              <w:shd w:val="clear" w:color="auto" w:fill="F7F7F8"/>
            </w:rPr>
          </w:rPrChange>
        </w:rPr>
        <w:t>long</w:t>
      </w:r>
      <w:ins w:id="1933" w:author="zhang alex" w:date="2019-07-28T22:11:00Z">
        <w:r w:rsidR="00E03C1D">
          <w:rPr>
            <w:rFonts w:ascii="inherit" w:eastAsia="宋体" w:hAnsi="inherit" w:cs="Arial"/>
            <w:color w:val="34302D"/>
            <w:kern w:val="0"/>
            <w:sz w:val="24"/>
            <w:szCs w:val="24"/>
          </w:rPr>
          <w:t>、</w:t>
        </w:r>
      </w:ins>
      <w:del w:id="1934" w:author="zhang alex" w:date="2019-07-28T22:11:00Z">
        <w:r w:rsidRPr="00075C37" w:rsidDel="00E03C1D">
          <w:rPr>
            <w:rFonts w:ascii="inherit" w:eastAsia="宋体" w:hAnsi="inherit" w:cs="Arial"/>
            <w:color w:val="34302D"/>
            <w:kern w:val="0"/>
            <w:sz w:val="24"/>
            <w:szCs w:val="24"/>
          </w:rPr>
          <w:delText>，</w:delText>
        </w:r>
      </w:del>
      <w:r w:rsidRPr="008640E5">
        <w:rPr>
          <w:rFonts w:ascii="inherit" w:eastAsia="宋体" w:hAnsi="inherit" w:cs="Arial"/>
          <w:color w:val="34302D"/>
          <w:kern w:val="0"/>
          <w:sz w:val="24"/>
          <w:szCs w:val="24"/>
          <w:rPrChange w:id="1935" w:author="zhang alex" w:date="2019-07-28T21:58:00Z">
            <w:rPr>
              <w:rFonts w:ascii="Consolas" w:eastAsia="宋体" w:hAnsi="Consolas" w:cs="宋体"/>
              <w:color w:val="34302D"/>
              <w:kern w:val="0"/>
              <w:sz w:val="23"/>
              <w:szCs w:val="23"/>
              <w:shd w:val="clear" w:color="auto" w:fill="F7F7F8"/>
            </w:rPr>
          </w:rPrChange>
        </w:rPr>
        <w:t>String</w:t>
      </w:r>
      <w:ins w:id="1936" w:author="zhang alex" w:date="2019-07-28T22:11:00Z">
        <w:r w:rsidR="00E03C1D">
          <w:rPr>
            <w:rFonts w:ascii="inherit" w:eastAsia="宋体" w:hAnsi="inherit" w:cs="Arial"/>
            <w:color w:val="34302D"/>
            <w:kern w:val="0"/>
            <w:sz w:val="24"/>
            <w:szCs w:val="24"/>
          </w:rPr>
          <w:t>、</w:t>
        </w:r>
      </w:ins>
      <w:del w:id="1937" w:author="zhang alex" w:date="2019-07-28T22:11:00Z">
        <w:r w:rsidRPr="00075C37" w:rsidDel="00E03C1D">
          <w:rPr>
            <w:rFonts w:ascii="inherit" w:eastAsia="宋体" w:hAnsi="inherit" w:cs="Arial"/>
            <w:color w:val="34302D"/>
            <w:kern w:val="0"/>
            <w:sz w:val="24"/>
            <w:szCs w:val="24"/>
          </w:rPr>
          <w:delText>，</w:delText>
        </w:r>
      </w:del>
      <w:r w:rsidRPr="008640E5">
        <w:rPr>
          <w:rFonts w:ascii="inherit" w:eastAsia="宋体" w:hAnsi="inherit" w:cs="Arial"/>
          <w:color w:val="34302D"/>
          <w:kern w:val="0"/>
          <w:sz w:val="24"/>
          <w:szCs w:val="24"/>
          <w:rPrChange w:id="1938" w:author="zhang alex" w:date="2019-07-28T21:58:00Z">
            <w:rPr>
              <w:rFonts w:ascii="Consolas" w:eastAsia="宋体" w:hAnsi="Consolas" w:cs="宋体"/>
              <w:color w:val="34302D"/>
              <w:kern w:val="0"/>
              <w:sz w:val="23"/>
              <w:szCs w:val="23"/>
              <w:shd w:val="clear" w:color="auto" w:fill="F7F7F8"/>
            </w:rPr>
          </w:rPrChange>
        </w:rPr>
        <w:t>boolean</w:t>
      </w:r>
      <w:del w:id="1939" w:author="zhang alex" w:date="2019-07-28T22:09:00Z">
        <w:r w:rsidRPr="00075C37" w:rsidDel="00082B8E">
          <w:rPr>
            <w:rFonts w:ascii="inherit" w:eastAsia="宋体" w:hAnsi="inherit" w:cs="Arial"/>
            <w:color w:val="34302D"/>
            <w:kern w:val="0"/>
            <w:sz w:val="24"/>
            <w:szCs w:val="24"/>
          </w:rPr>
          <w:delText>，</w:delText>
        </w:r>
      </w:del>
      <w:r w:rsidRPr="00075C37">
        <w:rPr>
          <w:rFonts w:ascii="inherit" w:eastAsia="宋体" w:hAnsi="inherit" w:cs="Arial"/>
          <w:color w:val="34302D"/>
          <w:kern w:val="0"/>
          <w:sz w:val="24"/>
          <w:szCs w:val="24"/>
        </w:rPr>
        <w:t>等等。</w:t>
      </w:r>
    </w:p>
    <w:p w:rsidR="00075C37" w:rsidRPr="008640E5" w:rsidRDefault="00075C37" w:rsidP="00075C37">
      <w:pPr>
        <w:widowControl/>
        <w:numPr>
          <w:ilvl w:val="0"/>
          <w:numId w:val="5"/>
        </w:numPr>
        <w:shd w:val="clear" w:color="auto" w:fill="FFFFFF"/>
        <w:tabs>
          <w:tab w:val="clear" w:pos="720"/>
          <w:tab w:val="num" w:pos="851"/>
        </w:tabs>
        <w:spacing w:after="150"/>
        <w:ind w:left="426" w:hanging="426"/>
        <w:jc w:val="left"/>
        <w:rPr>
          <w:rFonts w:ascii="inherit" w:eastAsia="宋体" w:hAnsi="inherit" w:cs="Arial" w:hint="eastAsia"/>
          <w:color w:val="34302D"/>
          <w:kern w:val="0"/>
          <w:sz w:val="24"/>
          <w:szCs w:val="24"/>
          <w:rPrChange w:id="1940" w:author="zhang alex" w:date="2019-07-28T21:58:00Z">
            <w:rPr>
              <w:rFonts w:ascii="inherit" w:eastAsia="宋体" w:hAnsi="inherit" w:cs="Arial" w:hint="eastAsia"/>
              <w:color w:val="34302D"/>
              <w:kern w:val="0"/>
              <w:sz w:val="24"/>
              <w:szCs w:val="24"/>
            </w:rPr>
          </w:rPrChange>
        </w:rPr>
        <w:pPrChange w:id="1941" w:author="zhang alex" w:date="2019-07-28T21:58:00Z">
          <w:pPr>
            <w:widowControl/>
            <w:shd w:val="clear" w:color="auto" w:fill="FFFFFF"/>
            <w:spacing w:after="150"/>
            <w:jc w:val="left"/>
          </w:pPr>
        </w:pPrChange>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validates the configuration of each bean as the container is created. However, the bean properties themselves are not set until the bean is actually created. Beans that are singleton-scoped and set to be pre-instantiated (the default) are created when the container is created. Scopes are defined in </w:t>
      </w:r>
      <w:hyperlink r:id="rId81" w:anchor="beans-factory-scopes" w:history="1">
        <w:r w:rsidRPr="00BA0D5D">
          <w:rPr>
            <w:rFonts w:ascii="inherit" w:eastAsia="宋体" w:hAnsi="inherit" w:cs="Arial"/>
            <w:color w:val="548E2E"/>
            <w:kern w:val="0"/>
            <w:sz w:val="24"/>
            <w:szCs w:val="24"/>
            <w:u w:val="single"/>
          </w:rPr>
          <w:t>Bean Scopes</w:t>
        </w:r>
      </w:hyperlink>
      <w:r w:rsidRPr="00BA0D5D">
        <w:rPr>
          <w:rFonts w:ascii="inherit" w:eastAsia="宋体" w:hAnsi="inherit" w:cs="Arial"/>
          <w:color w:val="34302D"/>
          <w:kern w:val="0"/>
          <w:sz w:val="24"/>
          <w:szCs w:val="24"/>
        </w:rPr>
        <w:t>. Otherwise, the bean is created only when it is requested. Creation of a bean potentially causes a graph of beans to be created, as the bean’s dependencies and its dependencies' dependencies (and so on) are created and assigned. Note that resolution mismatches among those dependencies may show up late — that is, on first creation of the affected bean.</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容器在创建容器时验证每个</w:t>
      </w:r>
      <w:r>
        <w:rPr>
          <w:rFonts w:ascii="Arial" w:hAnsi="Arial" w:cs="Arial"/>
          <w:color w:val="34302D"/>
          <w:shd w:val="clear" w:color="auto" w:fill="FFFFFF"/>
        </w:rPr>
        <w:t>bean</w:t>
      </w:r>
      <w:r>
        <w:rPr>
          <w:rFonts w:ascii="Arial" w:hAnsi="Arial" w:cs="Arial"/>
          <w:color w:val="34302D"/>
          <w:shd w:val="clear" w:color="auto" w:fill="FFFFFF"/>
        </w:rPr>
        <w:t>的配置。但是，在实际创建</w:t>
      </w:r>
      <w:r>
        <w:rPr>
          <w:rFonts w:ascii="Arial" w:hAnsi="Arial" w:cs="Arial"/>
          <w:color w:val="34302D"/>
          <w:shd w:val="clear" w:color="auto" w:fill="FFFFFF"/>
        </w:rPr>
        <w:t>bean</w:t>
      </w:r>
      <w:r>
        <w:rPr>
          <w:rFonts w:ascii="Arial" w:hAnsi="Arial" w:cs="Arial"/>
          <w:color w:val="34302D"/>
          <w:shd w:val="clear" w:color="auto" w:fill="FFFFFF"/>
        </w:rPr>
        <w:t>之前，不会设置</w:t>
      </w:r>
      <w:r>
        <w:rPr>
          <w:rFonts w:ascii="Arial" w:hAnsi="Arial" w:cs="Arial"/>
          <w:color w:val="34302D"/>
          <w:shd w:val="clear" w:color="auto" w:fill="FFFFFF"/>
        </w:rPr>
        <w:t>bean</w:t>
      </w:r>
      <w:r>
        <w:rPr>
          <w:rFonts w:ascii="Arial" w:hAnsi="Arial" w:cs="Arial"/>
          <w:color w:val="34302D"/>
          <w:shd w:val="clear" w:color="auto" w:fill="FFFFFF"/>
        </w:rPr>
        <w:t>属性本身。创建容器时会创建单例作用域并设置为预先实例化（默认值）的</w:t>
      </w:r>
      <w:r>
        <w:rPr>
          <w:rFonts w:ascii="Arial" w:hAnsi="Arial" w:cs="Arial"/>
          <w:color w:val="34302D"/>
          <w:shd w:val="clear" w:color="auto" w:fill="FFFFFF"/>
        </w:rPr>
        <w:t>Bean</w:t>
      </w:r>
      <w:r>
        <w:rPr>
          <w:rFonts w:ascii="Arial" w:hAnsi="Arial" w:cs="Arial"/>
          <w:color w:val="34302D"/>
          <w:shd w:val="clear" w:color="auto" w:fill="FFFFFF"/>
        </w:rPr>
        <w:t>。范围在</w:t>
      </w:r>
      <w:hyperlink r:id="rId82" w:anchor="beans-factory-scopes" w:history="1">
        <w:r>
          <w:rPr>
            <w:rStyle w:val="a4"/>
            <w:rFonts w:ascii="Arial" w:hAnsi="Arial" w:cs="Arial"/>
            <w:color w:val="548E2E"/>
            <w:shd w:val="clear" w:color="auto" w:fill="FFFFFF"/>
          </w:rPr>
          <w:t>Bean</w:t>
        </w:r>
        <w:r>
          <w:rPr>
            <w:rStyle w:val="a4"/>
            <w:rFonts w:ascii="Arial" w:hAnsi="Arial" w:cs="Arial"/>
            <w:color w:val="548E2E"/>
            <w:shd w:val="clear" w:color="auto" w:fill="FFFFFF"/>
          </w:rPr>
          <w:t>范围</w:t>
        </w:r>
      </w:hyperlink>
      <w:r>
        <w:rPr>
          <w:rFonts w:ascii="Arial" w:hAnsi="Arial" w:cs="Arial"/>
          <w:color w:val="34302D"/>
          <w:shd w:val="clear" w:color="auto" w:fill="FFFFFF"/>
        </w:rPr>
        <w:t>中定义。否则，仅在请求时才创建</w:t>
      </w:r>
      <w:r>
        <w:rPr>
          <w:rFonts w:ascii="Arial" w:hAnsi="Arial" w:cs="Arial"/>
          <w:color w:val="34302D"/>
          <w:shd w:val="clear" w:color="auto" w:fill="FFFFFF"/>
        </w:rPr>
        <w:t>bean</w:t>
      </w:r>
      <w:r>
        <w:rPr>
          <w:rFonts w:ascii="Arial" w:hAnsi="Arial" w:cs="Arial"/>
          <w:color w:val="34302D"/>
          <w:shd w:val="clear" w:color="auto" w:fill="FFFFFF"/>
        </w:rPr>
        <w:t>。创建</w:t>
      </w:r>
      <w:r>
        <w:rPr>
          <w:rFonts w:ascii="Arial" w:hAnsi="Arial" w:cs="Arial"/>
          <w:color w:val="34302D"/>
          <w:shd w:val="clear" w:color="auto" w:fill="FFFFFF"/>
        </w:rPr>
        <w:t>bean</w:t>
      </w:r>
      <w:r>
        <w:rPr>
          <w:rFonts w:ascii="Arial" w:hAnsi="Arial" w:cs="Arial"/>
          <w:color w:val="34302D"/>
          <w:shd w:val="clear" w:color="auto" w:fill="FFFFFF"/>
        </w:rPr>
        <w:t>可能会导致创建</w:t>
      </w:r>
      <w:r>
        <w:rPr>
          <w:rFonts w:ascii="Arial" w:hAnsi="Arial" w:cs="Arial"/>
          <w:color w:val="34302D"/>
          <w:shd w:val="clear" w:color="auto" w:fill="FFFFFF"/>
        </w:rPr>
        <w:t>bean</w:t>
      </w:r>
      <w:r>
        <w:rPr>
          <w:rFonts w:ascii="Arial" w:hAnsi="Arial" w:cs="Arial"/>
          <w:color w:val="34302D"/>
          <w:shd w:val="clear" w:color="auto" w:fill="FFFFFF"/>
        </w:rPr>
        <w:t>的图形，因为</w:t>
      </w:r>
      <w:r>
        <w:rPr>
          <w:rFonts w:ascii="Arial" w:hAnsi="Arial" w:cs="Arial"/>
          <w:color w:val="34302D"/>
          <w:shd w:val="clear" w:color="auto" w:fill="FFFFFF"/>
        </w:rPr>
        <w:t>bean</w:t>
      </w:r>
      <w:r>
        <w:rPr>
          <w:rFonts w:ascii="Arial" w:hAnsi="Arial" w:cs="Arial"/>
          <w:color w:val="34302D"/>
          <w:shd w:val="clear" w:color="auto" w:fill="FFFFFF"/>
        </w:rPr>
        <w:t>的</w:t>
      </w:r>
      <w:del w:id="1942" w:author="zhang alex" w:date="2019-07-28T22:14:00Z">
        <w:r w:rsidDel="008E6CDD">
          <w:rPr>
            <w:rFonts w:ascii="Arial" w:hAnsi="Arial" w:cs="Arial"/>
            <w:color w:val="34302D"/>
            <w:shd w:val="clear" w:color="auto" w:fill="FFFFFF"/>
          </w:rPr>
          <w:delText>依赖关系</w:delText>
        </w:r>
      </w:del>
      <w:ins w:id="1943" w:author="zhang alex" w:date="2019-07-28T22:15:00Z">
        <w:r w:rsidR="008E6CDD">
          <w:rPr>
            <w:rFonts w:ascii="Arial" w:hAnsi="Arial" w:cs="Arial" w:hint="eastAsia"/>
            <w:color w:val="34302D"/>
            <w:shd w:val="clear" w:color="auto" w:fill="FFFFFF"/>
          </w:rPr>
          <w:t>依赖项</w:t>
        </w:r>
      </w:ins>
      <w:r>
        <w:rPr>
          <w:rFonts w:ascii="Arial" w:hAnsi="Arial" w:cs="Arial"/>
          <w:color w:val="34302D"/>
          <w:shd w:val="clear" w:color="auto" w:fill="FFFFFF"/>
        </w:rPr>
        <w:t>及其依赖</w:t>
      </w:r>
      <w:del w:id="1944" w:author="zhang alex" w:date="2019-07-28T22:15:00Z">
        <w:r w:rsidDel="008E6CDD">
          <w:rPr>
            <w:rFonts w:ascii="Arial" w:hAnsi="Arial" w:cs="Arial" w:hint="eastAsia"/>
            <w:color w:val="34302D"/>
            <w:shd w:val="clear" w:color="auto" w:fill="FFFFFF"/>
          </w:rPr>
          <w:delText>关系</w:delText>
        </w:r>
      </w:del>
      <w:ins w:id="1945" w:author="zhang alex" w:date="2019-07-28T22:15:00Z">
        <w:r w:rsidR="008E6CDD">
          <w:rPr>
            <w:rFonts w:ascii="Arial" w:hAnsi="Arial" w:cs="Arial" w:hint="eastAsia"/>
            <w:color w:val="34302D"/>
            <w:shd w:val="clear" w:color="auto" w:fill="FFFFFF"/>
          </w:rPr>
          <w:t>项的依赖项</w:t>
        </w:r>
      </w:ins>
      <w:r>
        <w:rPr>
          <w:rFonts w:ascii="Arial" w:hAnsi="Arial" w:cs="Arial"/>
          <w:color w:val="34302D"/>
          <w:shd w:val="clear" w:color="auto" w:fill="FFFFFF"/>
        </w:rPr>
        <w:t>（依此类推）被创建和分配。请注意，这些依赖项之间的</w:t>
      </w:r>
      <w:del w:id="1946" w:author="zhang alex" w:date="2019-07-28T22:15:00Z">
        <w:r w:rsidDel="0059508F">
          <w:rPr>
            <w:rFonts w:ascii="Arial" w:hAnsi="Arial" w:cs="Arial"/>
            <w:color w:val="34302D"/>
            <w:shd w:val="clear" w:color="auto" w:fill="FFFFFF"/>
          </w:rPr>
          <w:delText>解决方案</w:delText>
        </w:r>
      </w:del>
      <w:r>
        <w:rPr>
          <w:rFonts w:ascii="Arial" w:hAnsi="Arial" w:cs="Arial"/>
          <w:color w:val="34302D"/>
          <w:shd w:val="clear" w:color="auto" w:fill="FFFFFF"/>
        </w:rPr>
        <w:t>不匹配</w:t>
      </w:r>
      <w:ins w:id="1947" w:author="zhang alex" w:date="2019-07-28T22:16:00Z">
        <w:r w:rsidR="0059508F">
          <w:rPr>
            <w:rFonts w:ascii="Arial" w:hAnsi="Arial" w:cs="Arial" w:hint="eastAsia"/>
            <w:color w:val="34302D"/>
            <w:shd w:val="clear" w:color="auto" w:fill="FFFFFF"/>
          </w:rPr>
          <w:t>解析</w:t>
        </w:r>
      </w:ins>
      <w:r>
        <w:rPr>
          <w:rFonts w:ascii="Arial" w:hAnsi="Arial" w:cs="Arial"/>
          <w:color w:val="34302D"/>
          <w:shd w:val="clear" w:color="auto" w:fill="FFFFFF"/>
        </w:rPr>
        <w:t>可能会</w:t>
      </w:r>
      <w:del w:id="1948" w:author="zhang alex" w:date="2019-07-28T22:16:00Z">
        <w:r w:rsidDel="0059508F">
          <w:rPr>
            <w:rFonts w:ascii="Arial" w:hAnsi="Arial" w:cs="Arial" w:hint="eastAsia"/>
            <w:color w:val="34302D"/>
            <w:shd w:val="clear" w:color="auto" w:fill="FFFFFF"/>
          </w:rPr>
          <w:delText>显示</w:delText>
        </w:r>
      </w:del>
      <w:ins w:id="1949" w:author="zhang alex" w:date="2019-07-28T22:16:00Z">
        <w:r w:rsidR="0059508F">
          <w:rPr>
            <w:rFonts w:ascii="Arial" w:hAnsi="Arial" w:cs="Arial" w:hint="eastAsia"/>
            <w:color w:val="34302D"/>
            <w:shd w:val="clear" w:color="auto" w:fill="FFFFFF"/>
          </w:rPr>
          <w:t>出现</w:t>
        </w:r>
      </w:ins>
      <w:r>
        <w:rPr>
          <w:rFonts w:ascii="Arial" w:hAnsi="Arial" w:cs="Arial"/>
          <w:color w:val="34302D"/>
          <w:shd w:val="clear" w:color="auto" w:fill="FFFFFF"/>
        </w:rPr>
        <w:t>较晚</w:t>
      </w:r>
      <w:r>
        <w:rPr>
          <w:rFonts w:ascii="Arial" w:hAnsi="Arial" w:cs="Arial"/>
          <w:color w:val="34302D"/>
          <w:shd w:val="clear" w:color="auto" w:fill="FFFFFF"/>
        </w:rPr>
        <w:t xml:space="preserve"> - </w:t>
      </w:r>
      <w:r>
        <w:rPr>
          <w:rFonts w:ascii="Arial" w:hAnsi="Arial" w:cs="Arial"/>
          <w:color w:val="34302D"/>
          <w:shd w:val="clear" w:color="auto" w:fill="FFFFFF"/>
        </w:rPr>
        <w:t>也就是说，</w:t>
      </w:r>
      <w:ins w:id="1950" w:author="zhang alex" w:date="2019-07-28T22:17:00Z">
        <w:r w:rsidR="0059508F">
          <w:rPr>
            <w:rFonts w:ascii="Arial" w:hAnsi="Arial" w:cs="Arial" w:hint="eastAsia"/>
            <w:color w:val="34302D"/>
            <w:shd w:val="clear" w:color="auto" w:fill="FFFFFF"/>
          </w:rPr>
          <w:t>在</w:t>
        </w:r>
      </w:ins>
      <w:r>
        <w:rPr>
          <w:rFonts w:ascii="Arial" w:hAnsi="Arial" w:cs="Arial"/>
          <w:color w:val="34302D"/>
          <w:shd w:val="clear" w:color="auto" w:fill="FFFFFF"/>
        </w:rPr>
        <w:t>首次创建受影响的</w:t>
      </w:r>
      <w:r>
        <w:rPr>
          <w:rFonts w:ascii="Arial" w:hAnsi="Arial" w:cs="Arial"/>
          <w:color w:val="34302D"/>
          <w:shd w:val="clear" w:color="auto" w:fill="FFFFFF"/>
        </w:rPr>
        <w:t>bean</w:t>
      </w:r>
      <w:r>
        <w:rPr>
          <w:rFonts w:ascii="Arial" w:hAnsi="Arial" w:cs="Arial"/>
          <w:color w:val="34302D"/>
          <w:shd w:val="clear" w:color="auto" w:fill="FFFFFF"/>
        </w:rPr>
        <w:t>时</w:t>
      </w:r>
      <w:ins w:id="1951" w:author="zhang alex" w:date="2019-07-28T22:17:00Z">
        <w:r w:rsidR="00232CE9">
          <w:rPr>
            <w:rFonts w:ascii="Arial" w:hAnsi="Arial" w:cs="Arial" w:hint="eastAsia"/>
            <w:color w:val="34302D"/>
            <w:shd w:val="clear" w:color="auto" w:fill="FFFFFF"/>
          </w:rPr>
          <w:t>才会出现</w:t>
        </w:r>
      </w:ins>
      <w:r>
        <w:rPr>
          <w:rFonts w:ascii="Arial" w:hAnsi="Arial" w:cs="Arial"/>
          <w:color w:val="34302D"/>
          <w:shd w:val="clear" w:color="auto" w:fill="FFFFFF"/>
        </w:rPr>
        <w:t>。</w:t>
      </w:r>
    </w:p>
    <w:p w:rsidR="00BA0D5D" w:rsidRDefault="00BA0D5D" w:rsidP="00BA0D5D">
      <w:pPr>
        <w:widowControl/>
        <w:shd w:val="clear" w:color="auto" w:fill="F1F1F1"/>
        <w:jc w:val="center"/>
        <w:rPr>
          <w:ins w:id="1952" w:author="zhang alex" w:date="2019-07-28T22:18:00Z"/>
          <w:rFonts w:ascii="Arial" w:eastAsia="宋体" w:hAnsi="Arial" w:cs="Arial"/>
          <w:color w:val="0B0A0A"/>
          <w:kern w:val="0"/>
          <w:sz w:val="41"/>
          <w:szCs w:val="41"/>
        </w:rPr>
      </w:pPr>
      <w:r w:rsidRPr="00BA0D5D">
        <w:rPr>
          <w:rFonts w:ascii="Arial" w:eastAsia="宋体" w:hAnsi="Arial" w:cs="Arial"/>
          <w:color w:val="0B0A0A"/>
          <w:kern w:val="0"/>
          <w:sz w:val="41"/>
          <w:szCs w:val="41"/>
        </w:rPr>
        <w:t>Circular dependencies</w:t>
      </w:r>
    </w:p>
    <w:p w:rsidR="00A7521B" w:rsidRPr="00BA0D5D" w:rsidRDefault="00A7521B" w:rsidP="00BA0D5D">
      <w:pPr>
        <w:widowControl/>
        <w:shd w:val="clear" w:color="auto" w:fill="F1F1F1"/>
        <w:jc w:val="center"/>
        <w:rPr>
          <w:rFonts w:ascii="Arial" w:eastAsia="宋体" w:hAnsi="Arial" w:cs="Arial"/>
          <w:color w:val="0B0A0A"/>
          <w:kern w:val="0"/>
          <w:sz w:val="41"/>
          <w:szCs w:val="41"/>
        </w:rPr>
      </w:pPr>
      <w:moveToRangeStart w:id="1953" w:author="zhang alex" w:date="2019-07-28T22:18:00Z" w:name="move15244705"/>
      <w:moveTo w:id="1954" w:author="zhang alex" w:date="2019-07-28T22:18:00Z">
        <w:r w:rsidRPr="00075C37">
          <w:rPr>
            <w:rFonts w:ascii="Arial" w:eastAsia="宋体" w:hAnsi="Arial" w:cs="Arial"/>
            <w:color w:val="0B0A0A"/>
            <w:kern w:val="0"/>
            <w:sz w:val="41"/>
            <w:szCs w:val="41"/>
          </w:rPr>
          <w:t>循环依赖</w:t>
        </w:r>
      </w:moveTo>
      <w:moveToRangeEnd w:id="1953"/>
    </w:p>
    <w:p w:rsidR="00BA0D5D" w:rsidRDefault="00BA0D5D" w:rsidP="00BA0D5D">
      <w:pPr>
        <w:widowControl/>
        <w:shd w:val="clear" w:color="auto" w:fill="F1F1F1"/>
        <w:spacing w:after="300"/>
        <w:jc w:val="left"/>
        <w:rPr>
          <w:ins w:id="1955" w:author="zhang alex" w:date="2019-07-28T22:18:00Z"/>
          <w:rFonts w:ascii="inherit" w:eastAsia="宋体" w:hAnsi="inherit" w:cs="Arial"/>
          <w:color w:val="34302D"/>
          <w:kern w:val="0"/>
          <w:sz w:val="24"/>
          <w:szCs w:val="24"/>
        </w:rPr>
      </w:pPr>
      <w:r w:rsidRPr="00BA0D5D">
        <w:rPr>
          <w:rFonts w:ascii="inherit" w:eastAsia="宋体" w:hAnsi="inherit" w:cs="Arial"/>
          <w:color w:val="34302D"/>
          <w:kern w:val="0"/>
          <w:sz w:val="24"/>
          <w:szCs w:val="24"/>
        </w:rPr>
        <w:t>If you use predominantly constructor injection, it is possible to create an unresolvable circular dependency scenario.</w:t>
      </w:r>
    </w:p>
    <w:p w:rsidR="00A7521B" w:rsidRPr="00BA0D5D" w:rsidRDefault="00A7521B" w:rsidP="00BA0D5D">
      <w:pPr>
        <w:widowControl/>
        <w:shd w:val="clear" w:color="auto" w:fill="F1F1F1"/>
        <w:spacing w:after="300"/>
        <w:jc w:val="left"/>
        <w:rPr>
          <w:rFonts w:ascii="inherit" w:eastAsia="宋体" w:hAnsi="inherit" w:cs="Arial" w:hint="eastAsia"/>
          <w:color w:val="34302D"/>
          <w:kern w:val="0"/>
          <w:sz w:val="24"/>
          <w:szCs w:val="24"/>
        </w:rPr>
      </w:pPr>
      <w:moveToRangeStart w:id="1956" w:author="zhang alex" w:date="2019-07-28T22:18:00Z" w:name="move15244714"/>
      <w:moveTo w:id="1957" w:author="zhang alex" w:date="2019-07-28T22:18:00Z">
        <w:r w:rsidRPr="00075C37">
          <w:rPr>
            <w:rFonts w:ascii="inherit" w:eastAsia="宋体" w:hAnsi="inherit" w:cs="Arial"/>
            <w:color w:val="34302D"/>
            <w:kern w:val="0"/>
            <w:sz w:val="24"/>
            <w:szCs w:val="24"/>
          </w:rPr>
          <w:t>如果您主要使用构造函数注入，则</w:t>
        </w:r>
        <w:del w:id="1958" w:author="zhang alex" w:date="2019-07-28T22:19:00Z">
          <w:r w:rsidRPr="00075C37" w:rsidDel="00D56070">
            <w:rPr>
              <w:rFonts w:ascii="inherit" w:eastAsia="宋体" w:hAnsi="inherit" w:cs="Arial" w:hint="eastAsia"/>
              <w:color w:val="34302D"/>
              <w:kern w:val="0"/>
              <w:sz w:val="24"/>
              <w:szCs w:val="24"/>
            </w:rPr>
            <w:delText>可以</w:delText>
          </w:r>
        </w:del>
      </w:moveTo>
      <w:ins w:id="1959" w:author="zhang alex" w:date="2019-07-28T22:19:00Z">
        <w:r w:rsidR="00D56070">
          <w:rPr>
            <w:rFonts w:ascii="inherit" w:eastAsia="宋体" w:hAnsi="inherit" w:cs="Arial" w:hint="eastAsia"/>
            <w:color w:val="34302D"/>
            <w:kern w:val="0"/>
            <w:sz w:val="24"/>
            <w:szCs w:val="24"/>
          </w:rPr>
          <w:t>有可能会</w:t>
        </w:r>
      </w:ins>
      <w:moveTo w:id="1960" w:author="zhang alex" w:date="2019-07-28T22:18:00Z">
        <w:r w:rsidRPr="00075C37">
          <w:rPr>
            <w:rFonts w:ascii="inherit" w:eastAsia="宋体" w:hAnsi="inherit" w:cs="Arial"/>
            <w:color w:val="34302D"/>
            <w:kern w:val="0"/>
            <w:sz w:val="24"/>
            <w:szCs w:val="24"/>
          </w:rPr>
          <w:t>创建无法解析的循环依赖</w:t>
        </w:r>
        <w:del w:id="1961" w:author="zhang alex" w:date="2019-07-28T22:19:00Z">
          <w:r w:rsidRPr="00075C37" w:rsidDel="00D56070">
            <w:rPr>
              <w:rFonts w:ascii="inherit" w:eastAsia="宋体" w:hAnsi="inherit" w:cs="Arial"/>
              <w:color w:val="34302D"/>
              <w:kern w:val="0"/>
              <w:sz w:val="24"/>
              <w:szCs w:val="24"/>
            </w:rPr>
            <w:delText>关系</w:delText>
          </w:r>
        </w:del>
        <w:r w:rsidRPr="00075C37">
          <w:rPr>
            <w:rFonts w:ascii="inherit" w:eastAsia="宋体" w:hAnsi="inherit" w:cs="Arial"/>
            <w:color w:val="34302D"/>
            <w:kern w:val="0"/>
            <w:sz w:val="24"/>
            <w:szCs w:val="24"/>
          </w:rPr>
          <w:t>场景。</w:t>
        </w:r>
      </w:moveTo>
      <w:moveToRangeEnd w:id="1956"/>
    </w:p>
    <w:p w:rsidR="00BA0D5D" w:rsidRDefault="00BA0D5D" w:rsidP="00BA0D5D">
      <w:pPr>
        <w:widowControl/>
        <w:shd w:val="clear" w:color="auto" w:fill="F1F1F1"/>
        <w:spacing w:after="300"/>
        <w:jc w:val="left"/>
        <w:rPr>
          <w:ins w:id="1962" w:author="zhang alex" w:date="2019-07-28T22:18:00Z"/>
          <w:rFonts w:ascii="inherit" w:eastAsia="宋体" w:hAnsi="inherit" w:cs="Arial"/>
          <w:color w:val="34302D"/>
          <w:kern w:val="0"/>
          <w:sz w:val="24"/>
          <w:szCs w:val="24"/>
        </w:rPr>
      </w:pPr>
      <w:r w:rsidRPr="00BA0D5D">
        <w:rPr>
          <w:rFonts w:ascii="inherit" w:eastAsia="宋体" w:hAnsi="inherit" w:cs="Arial"/>
          <w:color w:val="34302D"/>
          <w:kern w:val="0"/>
          <w:sz w:val="24"/>
          <w:szCs w:val="24"/>
        </w:rPr>
        <w:t>For example: Class A requires an instance of class B through constructor injection, and class B requires an instance of class A through constructor injection. If you configure beans for classes A and B to be injected into each other, the Spring IoC container detects this circular reference at runtime, and throws a </w:t>
      </w:r>
      <w:r w:rsidRPr="00BA0D5D">
        <w:rPr>
          <w:rFonts w:ascii="Consolas" w:eastAsia="宋体" w:hAnsi="Consolas" w:cs="宋体"/>
          <w:color w:val="34302D"/>
          <w:kern w:val="0"/>
          <w:sz w:val="23"/>
          <w:szCs w:val="23"/>
          <w:shd w:val="clear" w:color="auto" w:fill="F7F7F8"/>
        </w:rPr>
        <w:t>BeanCurrentlyInCreationException</w:t>
      </w:r>
      <w:r w:rsidRPr="00BA0D5D">
        <w:rPr>
          <w:rFonts w:ascii="inherit" w:eastAsia="宋体" w:hAnsi="inherit" w:cs="Arial"/>
          <w:color w:val="34302D"/>
          <w:kern w:val="0"/>
          <w:sz w:val="24"/>
          <w:szCs w:val="24"/>
        </w:rPr>
        <w:t>.</w:t>
      </w:r>
    </w:p>
    <w:p w:rsidR="00A7521B" w:rsidRPr="00BA0D5D" w:rsidRDefault="00A7521B" w:rsidP="00BA0D5D">
      <w:pPr>
        <w:widowControl/>
        <w:shd w:val="clear" w:color="auto" w:fill="F1F1F1"/>
        <w:spacing w:after="300"/>
        <w:jc w:val="left"/>
        <w:rPr>
          <w:rFonts w:ascii="inherit" w:eastAsia="宋体" w:hAnsi="inherit" w:cs="Arial" w:hint="eastAsia"/>
          <w:color w:val="34302D"/>
          <w:kern w:val="0"/>
          <w:sz w:val="24"/>
          <w:szCs w:val="24"/>
        </w:rPr>
      </w:pPr>
      <w:moveToRangeStart w:id="1963" w:author="zhang alex" w:date="2019-07-28T22:18:00Z" w:name="move15244721"/>
      <w:moveTo w:id="1964" w:author="zhang alex" w:date="2019-07-28T22:18:00Z">
        <w:r w:rsidRPr="00075C37">
          <w:rPr>
            <w:rFonts w:ascii="inherit" w:eastAsia="宋体" w:hAnsi="inherit" w:cs="Arial"/>
            <w:color w:val="34302D"/>
            <w:kern w:val="0"/>
            <w:sz w:val="24"/>
            <w:szCs w:val="24"/>
          </w:rPr>
          <w:t>例如：类</w:t>
        </w:r>
        <w:r w:rsidRPr="00075C37">
          <w:rPr>
            <w:rFonts w:ascii="inherit" w:eastAsia="宋体" w:hAnsi="inherit" w:cs="Arial"/>
            <w:color w:val="34302D"/>
            <w:kern w:val="0"/>
            <w:sz w:val="24"/>
            <w:szCs w:val="24"/>
          </w:rPr>
          <w:t>A</w:t>
        </w:r>
        <w:r w:rsidRPr="00075C37">
          <w:rPr>
            <w:rFonts w:ascii="inherit" w:eastAsia="宋体" w:hAnsi="inherit" w:cs="Arial"/>
            <w:color w:val="34302D"/>
            <w:kern w:val="0"/>
            <w:sz w:val="24"/>
            <w:szCs w:val="24"/>
          </w:rPr>
          <w:t>通过构造函数注入需要</w:t>
        </w:r>
      </w:moveTo>
      <w:ins w:id="1965" w:author="zhang alex" w:date="2019-07-28T22:20:00Z">
        <w:r w:rsidR="006D300C">
          <w:rPr>
            <w:rFonts w:ascii="inherit" w:eastAsia="宋体" w:hAnsi="inherit" w:cs="Arial" w:hint="eastAsia"/>
            <w:color w:val="34302D"/>
            <w:kern w:val="0"/>
            <w:sz w:val="24"/>
            <w:szCs w:val="24"/>
          </w:rPr>
          <w:t>的</w:t>
        </w:r>
      </w:ins>
      <w:moveTo w:id="1966" w:author="zhang alex" w:date="2019-07-28T22:18:00Z">
        <w:r w:rsidRPr="00075C37">
          <w:rPr>
            <w:rFonts w:ascii="inherit" w:eastAsia="宋体" w:hAnsi="inherit" w:cs="Arial"/>
            <w:color w:val="34302D"/>
            <w:kern w:val="0"/>
            <w:sz w:val="24"/>
            <w:szCs w:val="24"/>
          </w:rPr>
          <w:t>类</w:t>
        </w:r>
        <w:r w:rsidRPr="00075C37">
          <w:rPr>
            <w:rFonts w:ascii="inherit" w:eastAsia="宋体" w:hAnsi="inherit" w:cs="Arial"/>
            <w:color w:val="34302D"/>
            <w:kern w:val="0"/>
            <w:sz w:val="24"/>
            <w:szCs w:val="24"/>
          </w:rPr>
          <w:t>B</w:t>
        </w:r>
        <w:del w:id="1967" w:author="zhang alex" w:date="2019-07-28T22:20:00Z">
          <w:r w:rsidRPr="00075C37" w:rsidDel="006D300C">
            <w:rPr>
              <w:rFonts w:ascii="inherit" w:eastAsia="宋体" w:hAnsi="inherit" w:cs="Arial"/>
              <w:color w:val="34302D"/>
              <w:kern w:val="0"/>
              <w:sz w:val="24"/>
              <w:szCs w:val="24"/>
            </w:rPr>
            <w:delText>的</w:delText>
          </w:r>
        </w:del>
      </w:moveTo>
      <w:ins w:id="1968" w:author="zhang alex" w:date="2019-07-28T22:21:00Z">
        <w:r w:rsidR="006D300C">
          <w:rPr>
            <w:rFonts w:ascii="inherit" w:eastAsia="宋体" w:hAnsi="inherit" w:cs="Arial" w:hint="eastAsia"/>
            <w:color w:val="34302D"/>
            <w:kern w:val="0"/>
            <w:sz w:val="24"/>
            <w:szCs w:val="24"/>
          </w:rPr>
          <w:t>的</w:t>
        </w:r>
      </w:ins>
      <w:moveTo w:id="1969" w:author="zhang alex" w:date="2019-07-28T22:18:00Z">
        <w:r w:rsidRPr="00075C37">
          <w:rPr>
            <w:rFonts w:ascii="inherit" w:eastAsia="宋体" w:hAnsi="inherit" w:cs="Arial"/>
            <w:color w:val="34302D"/>
            <w:kern w:val="0"/>
            <w:sz w:val="24"/>
            <w:szCs w:val="24"/>
          </w:rPr>
          <w:t>实例，而类</w:t>
        </w:r>
        <w:r w:rsidRPr="00075C37">
          <w:rPr>
            <w:rFonts w:ascii="inherit" w:eastAsia="宋体" w:hAnsi="inherit" w:cs="Arial"/>
            <w:color w:val="34302D"/>
            <w:kern w:val="0"/>
            <w:sz w:val="24"/>
            <w:szCs w:val="24"/>
          </w:rPr>
          <w:t>B</w:t>
        </w:r>
        <w:r w:rsidRPr="00075C37">
          <w:rPr>
            <w:rFonts w:ascii="inherit" w:eastAsia="宋体" w:hAnsi="inherit" w:cs="Arial"/>
            <w:color w:val="34302D"/>
            <w:kern w:val="0"/>
            <w:sz w:val="24"/>
            <w:szCs w:val="24"/>
          </w:rPr>
          <w:t>通过构造函数注入需要</w:t>
        </w:r>
      </w:moveTo>
      <w:ins w:id="1970" w:author="zhang alex" w:date="2019-07-28T22:21:00Z">
        <w:r w:rsidR="006D300C">
          <w:rPr>
            <w:rFonts w:ascii="inherit" w:eastAsia="宋体" w:hAnsi="inherit" w:cs="Arial" w:hint="eastAsia"/>
            <w:color w:val="34302D"/>
            <w:kern w:val="0"/>
            <w:sz w:val="24"/>
            <w:szCs w:val="24"/>
          </w:rPr>
          <w:t>的</w:t>
        </w:r>
      </w:ins>
      <w:moveTo w:id="1971" w:author="zhang alex" w:date="2019-07-28T22:18:00Z">
        <w:r w:rsidRPr="00075C37">
          <w:rPr>
            <w:rFonts w:ascii="inherit" w:eastAsia="宋体" w:hAnsi="inherit" w:cs="Arial"/>
            <w:color w:val="34302D"/>
            <w:kern w:val="0"/>
            <w:sz w:val="24"/>
            <w:szCs w:val="24"/>
          </w:rPr>
          <w:t>类</w:t>
        </w:r>
        <w:r w:rsidRPr="00075C37">
          <w:rPr>
            <w:rFonts w:ascii="inherit" w:eastAsia="宋体" w:hAnsi="inherit" w:cs="Arial"/>
            <w:color w:val="34302D"/>
            <w:kern w:val="0"/>
            <w:sz w:val="24"/>
            <w:szCs w:val="24"/>
          </w:rPr>
          <w:t>A</w:t>
        </w:r>
        <w:r w:rsidRPr="00075C37">
          <w:rPr>
            <w:rFonts w:ascii="inherit" w:eastAsia="宋体" w:hAnsi="inherit" w:cs="Arial"/>
            <w:color w:val="34302D"/>
            <w:kern w:val="0"/>
            <w:sz w:val="24"/>
            <w:szCs w:val="24"/>
          </w:rPr>
          <w:t>的实例。如果将</w:t>
        </w:r>
        <w:r w:rsidRPr="00075C37">
          <w:rPr>
            <w:rFonts w:ascii="inherit" w:eastAsia="宋体" w:hAnsi="inherit" w:cs="Arial"/>
            <w:color w:val="34302D"/>
            <w:kern w:val="0"/>
            <w:sz w:val="24"/>
            <w:szCs w:val="24"/>
          </w:rPr>
          <w:t>A</w:t>
        </w:r>
        <w:r w:rsidRPr="00075C37">
          <w:rPr>
            <w:rFonts w:ascii="inherit" w:eastAsia="宋体" w:hAnsi="inherit" w:cs="Arial"/>
            <w:color w:val="34302D"/>
            <w:kern w:val="0"/>
            <w:sz w:val="24"/>
            <w:szCs w:val="24"/>
          </w:rPr>
          <w:t>类和</w:t>
        </w:r>
        <w:r w:rsidRPr="00075C37">
          <w:rPr>
            <w:rFonts w:ascii="inherit" w:eastAsia="宋体" w:hAnsi="inherit" w:cs="Arial"/>
            <w:color w:val="34302D"/>
            <w:kern w:val="0"/>
            <w:sz w:val="24"/>
            <w:szCs w:val="24"/>
          </w:rPr>
          <w:t>B</w:t>
        </w:r>
        <w:r w:rsidRPr="00075C37">
          <w:rPr>
            <w:rFonts w:ascii="inherit" w:eastAsia="宋体" w:hAnsi="inherit" w:cs="Arial"/>
            <w:color w:val="34302D"/>
            <w:kern w:val="0"/>
            <w:sz w:val="24"/>
            <w:szCs w:val="24"/>
          </w:rPr>
          <w:t>类的</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配置为相互注入，则</w:t>
        </w:r>
        <w:r w:rsidRPr="00075C37">
          <w:rPr>
            <w:rFonts w:ascii="inherit" w:eastAsia="宋体" w:hAnsi="inherit" w:cs="Arial"/>
            <w:color w:val="34302D"/>
            <w:kern w:val="0"/>
            <w:sz w:val="24"/>
            <w:szCs w:val="24"/>
          </w:rPr>
          <w:t>Spring IoC</w:t>
        </w:r>
        <w:r w:rsidRPr="00075C37">
          <w:rPr>
            <w:rFonts w:ascii="inherit" w:eastAsia="宋体" w:hAnsi="inherit" w:cs="Arial"/>
            <w:color w:val="34302D"/>
            <w:kern w:val="0"/>
            <w:sz w:val="24"/>
            <w:szCs w:val="24"/>
          </w:rPr>
          <w:t>容器会在运行时检测到此循环引用，并抛出</w:t>
        </w:r>
        <w:del w:id="1972" w:author="zhang alex" w:date="2019-07-28T22:21:00Z">
          <w:r w:rsidRPr="00075C37" w:rsidDel="006D300C">
            <w:rPr>
              <w:rFonts w:ascii="inherit" w:eastAsia="宋体" w:hAnsi="inherit" w:cs="Arial"/>
              <w:color w:val="34302D"/>
              <w:kern w:val="0"/>
              <w:sz w:val="24"/>
              <w:szCs w:val="24"/>
            </w:rPr>
            <w:delText>a </w:delText>
          </w:r>
        </w:del>
        <w:r w:rsidRPr="00075C37">
          <w:rPr>
            <w:rFonts w:ascii="Consolas" w:eastAsia="宋体" w:hAnsi="Consolas" w:cs="宋体"/>
            <w:color w:val="34302D"/>
            <w:kern w:val="0"/>
            <w:sz w:val="23"/>
            <w:szCs w:val="23"/>
            <w:shd w:val="clear" w:color="auto" w:fill="F7F7F8"/>
          </w:rPr>
          <w:t>BeanCurrentlyInCreationException</w:t>
        </w:r>
        <w:r w:rsidRPr="00075C37">
          <w:rPr>
            <w:rFonts w:ascii="inherit" w:eastAsia="宋体" w:hAnsi="inherit" w:cs="Arial"/>
            <w:color w:val="34302D"/>
            <w:kern w:val="0"/>
            <w:sz w:val="24"/>
            <w:szCs w:val="24"/>
          </w:rPr>
          <w:t>。</w:t>
        </w:r>
      </w:moveTo>
      <w:moveToRangeEnd w:id="1963"/>
    </w:p>
    <w:p w:rsidR="00BA0D5D" w:rsidRDefault="00BA0D5D" w:rsidP="00BA0D5D">
      <w:pPr>
        <w:widowControl/>
        <w:shd w:val="clear" w:color="auto" w:fill="F1F1F1"/>
        <w:spacing w:after="300"/>
        <w:jc w:val="left"/>
        <w:rPr>
          <w:ins w:id="1973" w:author="zhang alex" w:date="2019-07-28T22:18:00Z"/>
          <w:rFonts w:ascii="inherit" w:eastAsia="宋体" w:hAnsi="inherit" w:cs="Arial"/>
          <w:color w:val="34302D"/>
          <w:kern w:val="0"/>
          <w:sz w:val="24"/>
          <w:szCs w:val="24"/>
        </w:rPr>
      </w:pPr>
      <w:r w:rsidRPr="00BA0D5D">
        <w:rPr>
          <w:rFonts w:ascii="inherit" w:eastAsia="宋体" w:hAnsi="inherit" w:cs="Arial"/>
          <w:color w:val="34302D"/>
          <w:kern w:val="0"/>
          <w:sz w:val="24"/>
          <w:szCs w:val="24"/>
        </w:rPr>
        <w:t>One possible solution is to edit the source code of some classes to be configured by setters rather than constructors. Alternatively, avoid constructor injection and use setter injection only. In other words, although it is not recommended, you can configure circular dependencies with setter injection.</w:t>
      </w:r>
    </w:p>
    <w:p w:rsidR="00A7521B" w:rsidRPr="00BA0D5D" w:rsidRDefault="00A7521B" w:rsidP="00BA0D5D">
      <w:pPr>
        <w:widowControl/>
        <w:shd w:val="clear" w:color="auto" w:fill="F1F1F1"/>
        <w:spacing w:after="300"/>
        <w:jc w:val="left"/>
        <w:rPr>
          <w:rFonts w:ascii="inherit" w:eastAsia="宋体" w:hAnsi="inherit" w:cs="Arial" w:hint="eastAsia"/>
          <w:color w:val="34302D"/>
          <w:kern w:val="0"/>
          <w:sz w:val="24"/>
          <w:szCs w:val="24"/>
        </w:rPr>
      </w:pPr>
      <w:moveToRangeStart w:id="1974" w:author="zhang alex" w:date="2019-07-28T22:18:00Z" w:name="move15244731"/>
      <w:moveTo w:id="1975" w:author="zhang alex" w:date="2019-07-28T22:18:00Z">
        <w:r w:rsidRPr="00075C37">
          <w:rPr>
            <w:rFonts w:ascii="inherit" w:eastAsia="宋体" w:hAnsi="inherit" w:cs="Arial"/>
            <w:color w:val="34302D"/>
            <w:kern w:val="0"/>
            <w:sz w:val="24"/>
            <w:szCs w:val="24"/>
          </w:rPr>
          <w:t>一种可能的解决方案是编辑</w:t>
        </w:r>
      </w:moveTo>
      <w:ins w:id="1976" w:author="zhang alex" w:date="2019-07-28T22:23:00Z">
        <w:r w:rsidR="006D300C">
          <w:rPr>
            <w:rFonts w:ascii="inherit" w:eastAsia="宋体" w:hAnsi="inherit" w:cs="Arial" w:hint="eastAsia"/>
            <w:color w:val="34302D"/>
            <w:kern w:val="0"/>
            <w:sz w:val="24"/>
            <w:szCs w:val="24"/>
          </w:rPr>
          <w:t>一些类的源代码，</w:t>
        </w:r>
      </w:ins>
      <w:ins w:id="1977" w:author="zhang alex" w:date="2019-07-28T22:24:00Z">
        <w:r w:rsidR="006D300C">
          <w:rPr>
            <w:rFonts w:ascii="inherit" w:eastAsia="宋体" w:hAnsi="inherit" w:cs="Arial" w:hint="eastAsia"/>
            <w:color w:val="34302D"/>
            <w:kern w:val="0"/>
            <w:sz w:val="24"/>
            <w:szCs w:val="24"/>
          </w:rPr>
          <w:t>这些类</w:t>
        </w:r>
      </w:ins>
      <w:moveTo w:id="1978" w:author="zhang alex" w:date="2019-07-28T22:18:00Z">
        <w:r w:rsidRPr="00075C37">
          <w:rPr>
            <w:rFonts w:ascii="inherit" w:eastAsia="宋体" w:hAnsi="inherit" w:cs="Arial"/>
            <w:color w:val="34302D"/>
            <w:kern w:val="0"/>
            <w:sz w:val="24"/>
            <w:szCs w:val="24"/>
          </w:rPr>
          <w:t>由</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而不是构造函数配置</w:t>
        </w:r>
        <w:del w:id="1979" w:author="zhang alex" w:date="2019-07-28T22:24:00Z">
          <w:r w:rsidRPr="00075C37" w:rsidDel="006D300C">
            <w:rPr>
              <w:rFonts w:ascii="inherit" w:eastAsia="宋体" w:hAnsi="inherit" w:cs="Arial"/>
              <w:color w:val="34302D"/>
              <w:kern w:val="0"/>
              <w:sz w:val="24"/>
              <w:szCs w:val="24"/>
            </w:rPr>
            <w:delText>的某些类的源代码</w:delText>
          </w:r>
        </w:del>
        <w:r w:rsidRPr="00075C37">
          <w:rPr>
            <w:rFonts w:ascii="inherit" w:eastAsia="宋体" w:hAnsi="inherit" w:cs="Arial"/>
            <w:color w:val="34302D"/>
            <w:kern w:val="0"/>
            <w:sz w:val="24"/>
            <w:szCs w:val="24"/>
          </w:rPr>
          <w:t>。或者，避免构造函数注入并仅使用</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注入。换句话说，尽管不推荐使用，但您可以使用</w:t>
        </w:r>
        <w:r w:rsidRPr="00075C37">
          <w:rPr>
            <w:rFonts w:ascii="inherit" w:eastAsia="宋体" w:hAnsi="inherit" w:cs="Arial"/>
            <w:color w:val="34302D"/>
            <w:kern w:val="0"/>
            <w:sz w:val="24"/>
            <w:szCs w:val="24"/>
          </w:rPr>
          <w:t>setter</w:t>
        </w:r>
        <w:r w:rsidRPr="00075C37">
          <w:rPr>
            <w:rFonts w:ascii="inherit" w:eastAsia="宋体" w:hAnsi="inherit" w:cs="Arial"/>
            <w:color w:val="34302D"/>
            <w:kern w:val="0"/>
            <w:sz w:val="24"/>
            <w:szCs w:val="24"/>
          </w:rPr>
          <w:t>注入配置循环依赖项。</w:t>
        </w:r>
      </w:moveTo>
      <w:moveToRangeEnd w:id="1974"/>
    </w:p>
    <w:p w:rsidR="00BA0D5D" w:rsidDel="00A7521B" w:rsidRDefault="00BA0D5D" w:rsidP="00BA0D5D">
      <w:pPr>
        <w:widowControl/>
        <w:shd w:val="clear" w:color="auto" w:fill="F1F1F1"/>
        <w:jc w:val="left"/>
        <w:rPr>
          <w:del w:id="1980" w:author="zhang alex" w:date="2019-07-28T22:18:00Z"/>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Unlike the typical case (with no circular dependencies), a circular dependency between bean A and bean B forces one of the beans to be injected into the other prior to being fully initialized itself (a classic chicken-and-egg scenario).</w:t>
      </w:r>
    </w:p>
    <w:p w:rsidR="00075C37" w:rsidRPr="00075C37" w:rsidDel="00A7521B" w:rsidRDefault="00075C37" w:rsidP="00A7521B">
      <w:pPr>
        <w:widowControl/>
        <w:shd w:val="clear" w:color="auto" w:fill="F1F1F1"/>
        <w:jc w:val="left"/>
        <w:rPr>
          <w:del w:id="1981" w:author="zhang alex" w:date="2019-07-28T22:18:00Z"/>
          <w:rFonts w:ascii="Arial" w:eastAsia="宋体" w:hAnsi="Arial" w:cs="Arial"/>
          <w:color w:val="0B0A0A"/>
          <w:kern w:val="0"/>
          <w:sz w:val="41"/>
          <w:szCs w:val="41"/>
        </w:rPr>
        <w:pPrChange w:id="1982" w:author="zhang alex" w:date="2019-07-28T22:18:00Z">
          <w:pPr>
            <w:widowControl/>
            <w:shd w:val="clear" w:color="auto" w:fill="F1F1F1"/>
            <w:jc w:val="center"/>
          </w:pPr>
        </w:pPrChange>
      </w:pPr>
      <w:moveFromRangeStart w:id="1983" w:author="zhang alex" w:date="2019-07-28T22:18:00Z" w:name="move15244705"/>
      <w:moveFrom w:id="1984" w:author="zhang alex" w:date="2019-07-28T22:18:00Z">
        <w:r w:rsidRPr="00075C37" w:rsidDel="00A7521B">
          <w:rPr>
            <w:rFonts w:ascii="Arial" w:eastAsia="宋体" w:hAnsi="Arial" w:cs="Arial"/>
            <w:color w:val="0B0A0A"/>
            <w:kern w:val="0"/>
            <w:sz w:val="41"/>
            <w:szCs w:val="41"/>
          </w:rPr>
          <w:t>循环依赖</w:t>
        </w:r>
      </w:moveFrom>
      <w:moveFromRangeEnd w:id="1983"/>
    </w:p>
    <w:p w:rsidR="00075C37" w:rsidRPr="00075C37" w:rsidDel="00A7521B" w:rsidRDefault="00075C37" w:rsidP="00A7521B">
      <w:pPr>
        <w:widowControl/>
        <w:shd w:val="clear" w:color="auto" w:fill="F1F1F1"/>
        <w:jc w:val="left"/>
        <w:rPr>
          <w:del w:id="1985" w:author="zhang alex" w:date="2019-07-28T22:18:00Z"/>
          <w:rFonts w:ascii="inherit" w:eastAsia="宋体" w:hAnsi="inherit" w:cs="Arial" w:hint="eastAsia"/>
          <w:color w:val="34302D"/>
          <w:kern w:val="0"/>
          <w:sz w:val="24"/>
          <w:szCs w:val="24"/>
        </w:rPr>
        <w:pPrChange w:id="1986" w:author="zhang alex" w:date="2019-07-28T22:18:00Z">
          <w:pPr>
            <w:widowControl/>
            <w:shd w:val="clear" w:color="auto" w:fill="F1F1F1"/>
            <w:spacing w:after="300"/>
            <w:jc w:val="left"/>
          </w:pPr>
        </w:pPrChange>
      </w:pPr>
      <w:moveFromRangeStart w:id="1987" w:author="zhang alex" w:date="2019-07-28T22:18:00Z" w:name="move15244714"/>
      <w:moveFrom w:id="1988" w:author="zhang alex" w:date="2019-07-28T22:18:00Z">
        <w:r w:rsidRPr="00075C37" w:rsidDel="00A7521B">
          <w:rPr>
            <w:rFonts w:ascii="inherit" w:eastAsia="宋体" w:hAnsi="inherit" w:cs="Arial"/>
            <w:color w:val="34302D"/>
            <w:kern w:val="0"/>
            <w:sz w:val="24"/>
            <w:szCs w:val="24"/>
          </w:rPr>
          <w:t>如果您主要使用构造函数注入，则可以创建无法解析的循环依赖关系场景。</w:t>
        </w:r>
      </w:moveFrom>
      <w:moveFromRangeEnd w:id="1987"/>
    </w:p>
    <w:p w:rsidR="00075C37" w:rsidRPr="00075C37" w:rsidDel="00A7521B" w:rsidRDefault="00075C37" w:rsidP="00A7521B">
      <w:pPr>
        <w:widowControl/>
        <w:shd w:val="clear" w:color="auto" w:fill="F1F1F1"/>
        <w:jc w:val="left"/>
        <w:rPr>
          <w:del w:id="1989" w:author="zhang alex" w:date="2019-07-28T22:18:00Z"/>
          <w:rFonts w:ascii="inherit" w:eastAsia="宋体" w:hAnsi="inherit" w:cs="Arial" w:hint="eastAsia"/>
          <w:color w:val="34302D"/>
          <w:kern w:val="0"/>
          <w:sz w:val="24"/>
          <w:szCs w:val="24"/>
        </w:rPr>
        <w:pPrChange w:id="1990" w:author="zhang alex" w:date="2019-07-28T22:18:00Z">
          <w:pPr>
            <w:widowControl/>
            <w:shd w:val="clear" w:color="auto" w:fill="F1F1F1"/>
            <w:spacing w:after="300"/>
            <w:jc w:val="left"/>
          </w:pPr>
        </w:pPrChange>
      </w:pPr>
      <w:moveFromRangeStart w:id="1991" w:author="zhang alex" w:date="2019-07-28T22:18:00Z" w:name="move15244721"/>
      <w:moveFrom w:id="1992" w:author="zhang alex" w:date="2019-07-28T22:18:00Z">
        <w:r w:rsidRPr="00075C37" w:rsidDel="00A7521B">
          <w:rPr>
            <w:rFonts w:ascii="inherit" w:eastAsia="宋体" w:hAnsi="inherit" w:cs="Arial"/>
            <w:color w:val="34302D"/>
            <w:kern w:val="0"/>
            <w:sz w:val="24"/>
            <w:szCs w:val="24"/>
          </w:rPr>
          <w:t>例如：类</w:t>
        </w:r>
        <w:r w:rsidRPr="00075C37" w:rsidDel="00A7521B">
          <w:rPr>
            <w:rFonts w:ascii="inherit" w:eastAsia="宋体" w:hAnsi="inherit" w:cs="Arial"/>
            <w:color w:val="34302D"/>
            <w:kern w:val="0"/>
            <w:sz w:val="24"/>
            <w:szCs w:val="24"/>
          </w:rPr>
          <w:t>A</w:t>
        </w:r>
        <w:r w:rsidRPr="00075C37" w:rsidDel="00A7521B">
          <w:rPr>
            <w:rFonts w:ascii="inherit" w:eastAsia="宋体" w:hAnsi="inherit" w:cs="Arial"/>
            <w:color w:val="34302D"/>
            <w:kern w:val="0"/>
            <w:sz w:val="24"/>
            <w:szCs w:val="24"/>
          </w:rPr>
          <w:t>通过构造函数注入需要类</w:t>
        </w:r>
        <w:r w:rsidRPr="00075C37" w:rsidDel="00A7521B">
          <w:rPr>
            <w:rFonts w:ascii="inherit" w:eastAsia="宋体" w:hAnsi="inherit" w:cs="Arial"/>
            <w:color w:val="34302D"/>
            <w:kern w:val="0"/>
            <w:sz w:val="24"/>
            <w:szCs w:val="24"/>
          </w:rPr>
          <w:t>B</w:t>
        </w:r>
        <w:r w:rsidRPr="00075C37" w:rsidDel="00A7521B">
          <w:rPr>
            <w:rFonts w:ascii="inherit" w:eastAsia="宋体" w:hAnsi="inherit" w:cs="Arial"/>
            <w:color w:val="34302D"/>
            <w:kern w:val="0"/>
            <w:sz w:val="24"/>
            <w:szCs w:val="24"/>
          </w:rPr>
          <w:t>的实例，而类</w:t>
        </w:r>
        <w:r w:rsidRPr="00075C37" w:rsidDel="00A7521B">
          <w:rPr>
            <w:rFonts w:ascii="inherit" w:eastAsia="宋体" w:hAnsi="inherit" w:cs="Arial"/>
            <w:color w:val="34302D"/>
            <w:kern w:val="0"/>
            <w:sz w:val="24"/>
            <w:szCs w:val="24"/>
          </w:rPr>
          <w:t>B</w:t>
        </w:r>
        <w:r w:rsidRPr="00075C37" w:rsidDel="00A7521B">
          <w:rPr>
            <w:rFonts w:ascii="inherit" w:eastAsia="宋体" w:hAnsi="inherit" w:cs="Arial"/>
            <w:color w:val="34302D"/>
            <w:kern w:val="0"/>
            <w:sz w:val="24"/>
            <w:szCs w:val="24"/>
          </w:rPr>
          <w:t>通过构造函数注入需要类</w:t>
        </w:r>
        <w:r w:rsidRPr="00075C37" w:rsidDel="00A7521B">
          <w:rPr>
            <w:rFonts w:ascii="inherit" w:eastAsia="宋体" w:hAnsi="inherit" w:cs="Arial"/>
            <w:color w:val="34302D"/>
            <w:kern w:val="0"/>
            <w:sz w:val="24"/>
            <w:szCs w:val="24"/>
          </w:rPr>
          <w:t>A</w:t>
        </w:r>
        <w:r w:rsidRPr="00075C37" w:rsidDel="00A7521B">
          <w:rPr>
            <w:rFonts w:ascii="inherit" w:eastAsia="宋体" w:hAnsi="inherit" w:cs="Arial"/>
            <w:color w:val="34302D"/>
            <w:kern w:val="0"/>
            <w:sz w:val="24"/>
            <w:szCs w:val="24"/>
          </w:rPr>
          <w:t>的实例。如果将</w:t>
        </w:r>
        <w:r w:rsidRPr="00075C37" w:rsidDel="00A7521B">
          <w:rPr>
            <w:rFonts w:ascii="inherit" w:eastAsia="宋体" w:hAnsi="inherit" w:cs="Arial"/>
            <w:color w:val="34302D"/>
            <w:kern w:val="0"/>
            <w:sz w:val="24"/>
            <w:szCs w:val="24"/>
          </w:rPr>
          <w:t>A</w:t>
        </w:r>
        <w:r w:rsidRPr="00075C37" w:rsidDel="00A7521B">
          <w:rPr>
            <w:rFonts w:ascii="inherit" w:eastAsia="宋体" w:hAnsi="inherit" w:cs="Arial"/>
            <w:color w:val="34302D"/>
            <w:kern w:val="0"/>
            <w:sz w:val="24"/>
            <w:szCs w:val="24"/>
          </w:rPr>
          <w:t>类和</w:t>
        </w:r>
        <w:r w:rsidRPr="00075C37" w:rsidDel="00A7521B">
          <w:rPr>
            <w:rFonts w:ascii="inherit" w:eastAsia="宋体" w:hAnsi="inherit" w:cs="Arial"/>
            <w:color w:val="34302D"/>
            <w:kern w:val="0"/>
            <w:sz w:val="24"/>
            <w:szCs w:val="24"/>
          </w:rPr>
          <w:t>B</w:t>
        </w:r>
        <w:r w:rsidRPr="00075C37" w:rsidDel="00A7521B">
          <w:rPr>
            <w:rFonts w:ascii="inherit" w:eastAsia="宋体" w:hAnsi="inherit" w:cs="Arial"/>
            <w:color w:val="34302D"/>
            <w:kern w:val="0"/>
            <w:sz w:val="24"/>
            <w:szCs w:val="24"/>
          </w:rPr>
          <w:t>类的</w:t>
        </w:r>
        <w:r w:rsidRPr="00075C37" w:rsidDel="00A7521B">
          <w:rPr>
            <w:rFonts w:ascii="inherit" w:eastAsia="宋体" w:hAnsi="inherit" w:cs="Arial"/>
            <w:color w:val="34302D"/>
            <w:kern w:val="0"/>
            <w:sz w:val="24"/>
            <w:szCs w:val="24"/>
          </w:rPr>
          <w:t>bean</w:t>
        </w:r>
        <w:r w:rsidRPr="00075C37" w:rsidDel="00A7521B">
          <w:rPr>
            <w:rFonts w:ascii="inherit" w:eastAsia="宋体" w:hAnsi="inherit" w:cs="Arial"/>
            <w:color w:val="34302D"/>
            <w:kern w:val="0"/>
            <w:sz w:val="24"/>
            <w:szCs w:val="24"/>
          </w:rPr>
          <w:t>配置为相互注入，则</w:t>
        </w:r>
        <w:r w:rsidRPr="00075C37" w:rsidDel="00A7521B">
          <w:rPr>
            <w:rFonts w:ascii="inherit" w:eastAsia="宋体" w:hAnsi="inherit" w:cs="Arial"/>
            <w:color w:val="34302D"/>
            <w:kern w:val="0"/>
            <w:sz w:val="24"/>
            <w:szCs w:val="24"/>
          </w:rPr>
          <w:t>Spring IoC</w:t>
        </w:r>
        <w:r w:rsidRPr="00075C37" w:rsidDel="00A7521B">
          <w:rPr>
            <w:rFonts w:ascii="inherit" w:eastAsia="宋体" w:hAnsi="inherit" w:cs="Arial"/>
            <w:color w:val="34302D"/>
            <w:kern w:val="0"/>
            <w:sz w:val="24"/>
            <w:szCs w:val="24"/>
          </w:rPr>
          <w:t>容器会在运行时检测到此循环引用，并抛出</w:t>
        </w:r>
        <w:r w:rsidRPr="00075C37" w:rsidDel="00A7521B">
          <w:rPr>
            <w:rFonts w:ascii="inherit" w:eastAsia="宋体" w:hAnsi="inherit" w:cs="Arial"/>
            <w:color w:val="34302D"/>
            <w:kern w:val="0"/>
            <w:sz w:val="24"/>
            <w:szCs w:val="24"/>
          </w:rPr>
          <w:t>a </w:t>
        </w:r>
        <w:r w:rsidRPr="00075C37" w:rsidDel="00A7521B">
          <w:rPr>
            <w:rFonts w:ascii="Consolas" w:eastAsia="宋体" w:hAnsi="Consolas" w:cs="宋体"/>
            <w:color w:val="34302D"/>
            <w:kern w:val="0"/>
            <w:sz w:val="23"/>
            <w:szCs w:val="23"/>
            <w:shd w:val="clear" w:color="auto" w:fill="F7F7F8"/>
          </w:rPr>
          <w:t>BeanCurrentlyInCreationException</w:t>
        </w:r>
        <w:r w:rsidRPr="00075C37" w:rsidDel="00A7521B">
          <w:rPr>
            <w:rFonts w:ascii="inherit" w:eastAsia="宋体" w:hAnsi="inherit" w:cs="Arial"/>
            <w:color w:val="34302D"/>
            <w:kern w:val="0"/>
            <w:sz w:val="24"/>
            <w:szCs w:val="24"/>
          </w:rPr>
          <w:t>。</w:t>
        </w:r>
      </w:moveFrom>
      <w:moveFromRangeEnd w:id="1991"/>
    </w:p>
    <w:p w:rsidR="00075C37" w:rsidDel="00A7521B" w:rsidRDefault="00075C37" w:rsidP="00BA0D5D">
      <w:pPr>
        <w:widowControl/>
        <w:shd w:val="clear" w:color="auto" w:fill="F1F1F1"/>
        <w:jc w:val="left"/>
        <w:rPr>
          <w:del w:id="1993" w:author="zhang alex" w:date="2019-07-28T22:18:00Z"/>
          <w:rFonts w:ascii="inherit" w:eastAsia="宋体" w:hAnsi="inherit" w:cs="Arial"/>
          <w:color w:val="34302D"/>
          <w:kern w:val="0"/>
          <w:sz w:val="24"/>
          <w:szCs w:val="24"/>
        </w:rPr>
      </w:pPr>
      <w:moveFromRangeStart w:id="1994" w:author="zhang alex" w:date="2019-07-28T22:18:00Z" w:name="move15244731"/>
      <w:moveFrom w:id="1995" w:author="zhang alex" w:date="2019-07-28T22:18:00Z">
        <w:r w:rsidRPr="00075C37" w:rsidDel="00A7521B">
          <w:rPr>
            <w:rFonts w:ascii="inherit" w:eastAsia="宋体" w:hAnsi="inherit" w:cs="Arial"/>
            <w:color w:val="34302D"/>
            <w:kern w:val="0"/>
            <w:sz w:val="24"/>
            <w:szCs w:val="24"/>
          </w:rPr>
          <w:t>一种可能的解决方案是编辑由</w:t>
        </w:r>
        <w:r w:rsidRPr="00075C37" w:rsidDel="00A7521B">
          <w:rPr>
            <w:rFonts w:ascii="inherit" w:eastAsia="宋体" w:hAnsi="inherit" w:cs="Arial"/>
            <w:color w:val="34302D"/>
            <w:kern w:val="0"/>
            <w:sz w:val="24"/>
            <w:szCs w:val="24"/>
          </w:rPr>
          <w:t>setter</w:t>
        </w:r>
        <w:r w:rsidRPr="00075C37" w:rsidDel="00A7521B">
          <w:rPr>
            <w:rFonts w:ascii="inherit" w:eastAsia="宋体" w:hAnsi="inherit" w:cs="Arial"/>
            <w:color w:val="34302D"/>
            <w:kern w:val="0"/>
            <w:sz w:val="24"/>
            <w:szCs w:val="24"/>
          </w:rPr>
          <w:t>而不是构造函数配置的某些类的源代码。或者，避免构造函数注入并仅使用</w:t>
        </w:r>
        <w:r w:rsidRPr="00075C37" w:rsidDel="00A7521B">
          <w:rPr>
            <w:rFonts w:ascii="inherit" w:eastAsia="宋体" w:hAnsi="inherit" w:cs="Arial"/>
            <w:color w:val="34302D"/>
            <w:kern w:val="0"/>
            <w:sz w:val="24"/>
            <w:szCs w:val="24"/>
          </w:rPr>
          <w:t>setter</w:t>
        </w:r>
        <w:r w:rsidRPr="00075C37" w:rsidDel="00A7521B">
          <w:rPr>
            <w:rFonts w:ascii="inherit" w:eastAsia="宋体" w:hAnsi="inherit" w:cs="Arial"/>
            <w:color w:val="34302D"/>
            <w:kern w:val="0"/>
            <w:sz w:val="24"/>
            <w:szCs w:val="24"/>
          </w:rPr>
          <w:t>注入。换句话说，尽管不推荐使用，但您可以使用</w:t>
        </w:r>
        <w:r w:rsidRPr="00075C37" w:rsidDel="00A7521B">
          <w:rPr>
            <w:rFonts w:ascii="inherit" w:eastAsia="宋体" w:hAnsi="inherit" w:cs="Arial"/>
            <w:color w:val="34302D"/>
            <w:kern w:val="0"/>
            <w:sz w:val="24"/>
            <w:szCs w:val="24"/>
          </w:rPr>
          <w:t>setter</w:t>
        </w:r>
        <w:r w:rsidRPr="00075C37" w:rsidDel="00A7521B">
          <w:rPr>
            <w:rFonts w:ascii="inherit" w:eastAsia="宋体" w:hAnsi="inherit" w:cs="Arial"/>
            <w:color w:val="34302D"/>
            <w:kern w:val="0"/>
            <w:sz w:val="24"/>
            <w:szCs w:val="24"/>
          </w:rPr>
          <w:t>注入配置循环依赖项。</w:t>
        </w:r>
      </w:moveFrom>
      <w:moveFromRangeEnd w:id="1994"/>
    </w:p>
    <w:p w:rsidR="00A7521B" w:rsidRDefault="00A7521B" w:rsidP="00A7521B">
      <w:pPr>
        <w:widowControl/>
        <w:shd w:val="clear" w:color="auto" w:fill="F1F1F1"/>
        <w:jc w:val="left"/>
        <w:rPr>
          <w:ins w:id="1996" w:author="zhang alex" w:date="2019-07-28T22:18:00Z"/>
          <w:rFonts w:ascii="inherit" w:eastAsia="宋体" w:hAnsi="inherit" w:cs="Arial"/>
          <w:color w:val="34302D"/>
          <w:kern w:val="0"/>
          <w:sz w:val="24"/>
          <w:szCs w:val="24"/>
        </w:rPr>
        <w:pPrChange w:id="1997" w:author="zhang alex" w:date="2019-07-28T22:18:00Z">
          <w:pPr>
            <w:widowControl/>
            <w:shd w:val="clear" w:color="auto" w:fill="F1F1F1"/>
            <w:spacing w:after="300"/>
            <w:jc w:val="left"/>
          </w:pPr>
        </w:pPrChange>
      </w:pPr>
    </w:p>
    <w:p w:rsidR="00A7521B" w:rsidRPr="00075C37" w:rsidRDefault="00A7521B" w:rsidP="00A7521B">
      <w:pPr>
        <w:widowControl/>
        <w:shd w:val="clear" w:color="auto" w:fill="F1F1F1"/>
        <w:jc w:val="left"/>
        <w:rPr>
          <w:ins w:id="1998" w:author="zhang alex" w:date="2019-07-28T22:18:00Z"/>
          <w:rFonts w:ascii="inherit" w:eastAsia="宋体" w:hAnsi="inherit" w:cs="Arial" w:hint="eastAsia"/>
          <w:color w:val="34302D"/>
          <w:kern w:val="0"/>
          <w:sz w:val="24"/>
          <w:szCs w:val="24"/>
        </w:rPr>
        <w:pPrChange w:id="1999" w:author="zhang alex" w:date="2019-07-28T22:18:00Z">
          <w:pPr>
            <w:widowControl/>
            <w:shd w:val="clear" w:color="auto" w:fill="F1F1F1"/>
            <w:spacing w:after="300"/>
            <w:jc w:val="left"/>
          </w:pPr>
        </w:pPrChange>
      </w:pPr>
    </w:p>
    <w:p w:rsidR="00075C37" w:rsidRPr="00075C37" w:rsidDel="00A7521B" w:rsidRDefault="00075C37" w:rsidP="00075C37">
      <w:pPr>
        <w:widowControl/>
        <w:shd w:val="clear" w:color="auto" w:fill="F1F1F1"/>
        <w:jc w:val="left"/>
        <w:rPr>
          <w:del w:id="2000" w:author="zhang alex" w:date="2019-07-28T22:18:00Z"/>
          <w:rFonts w:ascii="inherit" w:eastAsia="宋体" w:hAnsi="inherit" w:cs="Arial" w:hint="eastAsia"/>
          <w:color w:val="34302D"/>
          <w:kern w:val="0"/>
          <w:sz w:val="24"/>
          <w:szCs w:val="24"/>
        </w:rPr>
      </w:pPr>
      <w:r w:rsidRPr="00075C37">
        <w:rPr>
          <w:rFonts w:ascii="inherit" w:eastAsia="宋体" w:hAnsi="inherit" w:cs="Arial"/>
          <w:color w:val="34302D"/>
          <w:kern w:val="0"/>
          <w:sz w:val="24"/>
          <w:szCs w:val="24"/>
        </w:rPr>
        <w:t>与典型情况（没有循环依赖）不同，</w:t>
      </w:r>
      <w:r w:rsidRPr="00075C37">
        <w:rPr>
          <w:rFonts w:ascii="inherit" w:eastAsia="宋体" w:hAnsi="inherit" w:cs="Arial"/>
          <w:color w:val="34302D"/>
          <w:kern w:val="0"/>
          <w:sz w:val="24"/>
          <w:szCs w:val="24"/>
        </w:rPr>
        <w:t>bean A</w:t>
      </w:r>
      <w:r w:rsidRPr="00075C37">
        <w:rPr>
          <w:rFonts w:ascii="inherit" w:eastAsia="宋体" w:hAnsi="inherit" w:cs="Arial"/>
          <w:color w:val="34302D"/>
          <w:kern w:val="0"/>
          <w:sz w:val="24"/>
          <w:szCs w:val="24"/>
        </w:rPr>
        <w:t>和</w:t>
      </w:r>
      <w:r w:rsidRPr="00075C37">
        <w:rPr>
          <w:rFonts w:ascii="inherit" w:eastAsia="宋体" w:hAnsi="inherit" w:cs="Arial"/>
          <w:color w:val="34302D"/>
          <w:kern w:val="0"/>
          <w:sz w:val="24"/>
          <w:szCs w:val="24"/>
        </w:rPr>
        <w:t>bean B</w:t>
      </w:r>
      <w:r w:rsidRPr="00075C37">
        <w:rPr>
          <w:rFonts w:ascii="inherit" w:eastAsia="宋体" w:hAnsi="inherit" w:cs="Arial"/>
          <w:color w:val="34302D"/>
          <w:kern w:val="0"/>
          <w:sz w:val="24"/>
          <w:szCs w:val="24"/>
        </w:rPr>
        <w:t>之间的循环依赖强制其中一个</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在完全初始化之前被注入另一个</w:t>
      </w:r>
      <w:r w:rsidRPr="00075C37">
        <w:rPr>
          <w:rFonts w:ascii="inherit" w:eastAsia="宋体" w:hAnsi="inherit" w:cs="Arial"/>
          <w:color w:val="34302D"/>
          <w:kern w:val="0"/>
          <w:sz w:val="24"/>
          <w:szCs w:val="24"/>
        </w:rPr>
        <w:t>bean</w:t>
      </w:r>
      <w:r w:rsidRPr="00075C37">
        <w:rPr>
          <w:rFonts w:ascii="inherit" w:eastAsia="宋体" w:hAnsi="inherit" w:cs="Arial"/>
          <w:color w:val="34302D"/>
          <w:kern w:val="0"/>
          <w:sz w:val="24"/>
          <w:szCs w:val="24"/>
        </w:rPr>
        <w:t>（一个经典的鸡与蛋的场景）。</w:t>
      </w:r>
    </w:p>
    <w:p w:rsidR="00075C37" w:rsidRPr="00075C37" w:rsidRDefault="00075C37" w:rsidP="00BA0D5D">
      <w:pPr>
        <w:widowControl/>
        <w:shd w:val="clear" w:color="auto" w:fill="F1F1F1"/>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generally trust Spring to do the right thing. It detects configuration problems, such as references to non-existent beans and circular dependencies, at container load-time. Spring sets properties and resolves dependencies as late as possible, when the bean is actually created. This means that a Spring container that has loaded correctly can later generate an exception when you request an object if there is a problem creating that object or one of its dependencies — for example, the bean throws an exception as a result of a missing or invalid property. This potentially delayed visibility of some configuration issues is why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 by default pre-instantiate singleton beans. At the cost of some upfront time and memory to create these beans before they are actually needed, you discover configuration issues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created, not later. You can still override this default behavior so that singleton beans initialize lazily, rather than being pre-instantiated.</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你通常可以相信</w:t>
      </w:r>
      <w:r>
        <w:rPr>
          <w:rFonts w:ascii="Arial" w:hAnsi="Arial" w:cs="Arial"/>
          <w:color w:val="34302D"/>
          <w:shd w:val="clear" w:color="auto" w:fill="FFFFFF"/>
        </w:rPr>
        <w:t>Spring</w:t>
      </w:r>
      <w:ins w:id="2001" w:author="zhang alex" w:date="2019-07-28T22:25:00Z">
        <w:r w:rsidR="00BD43F5">
          <w:rPr>
            <w:rFonts w:ascii="Arial" w:hAnsi="Arial" w:cs="Arial" w:hint="eastAsia"/>
            <w:color w:val="34302D"/>
            <w:shd w:val="clear" w:color="auto" w:fill="FFFFFF"/>
          </w:rPr>
          <w:t>会</w:t>
        </w:r>
      </w:ins>
      <w:r>
        <w:rPr>
          <w:rFonts w:ascii="Arial" w:hAnsi="Arial" w:cs="Arial"/>
          <w:color w:val="34302D"/>
          <w:shd w:val="clear" w:color="auto" w:fill="FFFFFF"/>
        </w:rPr>
        <w:t>做正确的事。它在容器加载时检测配置问题，例如对不存在的</w:t>
      </w:r>
      <w:r>
        <w:rPr>
          <w:rFonts w:ascii="Arial" w:hAnsi="Arial" w:cs="Arial"/>
          <w:color w:val="34302D"/>
          <w:shd w:val="clear" w:color="auto" w:fill="FFFFFF"/>
        </w:rPr>
        <w:t>bean</w:t>
      </w:r>
      <w:r>
        <w:rPr>
          <w:rFonts w:ascii="Arial" w:hAnsi="Arial" w:cs="Arial"/>
          <w:color w:val="34302D"/>
          <w:shd w:val="clear" w:color="auto" w:fill="FFFFFF"/>
        </w:rPr>
        <w:t>和循环依赖关系的引用。当实际创建</w:t>
      </w:r>
      <w:r>
        <w:rPr>
          <w:rFonts w:ascii="Arial" w:hAnsi="Arial" w:cs="Arial"/>
          <w:color w:val="34302D"/>
          <w:shd w:val="clear" w:color="auto" w:fill="FFFFFF"/>
        </w:rPr>
        <w:t>bean</w:t>
      </w:r>
      <w:r>
        <w:rPr>
          <w:rFonts w:ascii="Arial" w:hAnsi="Arial" w:cs="Arial"/>
          <w:color w:val="34302D"/>
          <w:shd w:val="clear" w:color="auto" w:fill="FFFFFF"/>
        </w:rPr>
        <w:t>时，</w:t>
      </w:r>
      <w:r>
        <w:rPr>
          <w:rFonts w:ascii="Arial" w:hAnsi="Arial" w:cs="Arial"/>
          <w:color w:val="34302D"/>
          <w:shd w:val="clear" w:color="auto" w:fill="FFFFFF"/>
        </w:rPr>
        <w:t>Spring</w:t>
      </w:r>
      <w:r>
        <w:rPr>
          <w:rFonts w:ascii="Arial" w:hAnsi="Arial" w:cs="Arial"/>
          <w:color w:val="34302D"/>
          <w:shd w:val="clear" w:color="auto" w:fill="FFFFFF"/>
        </w:rPr>
        <w:t>会尽可能晚地设置属性并解析依赖关系。这意味着，如果在创建该对象或其中一个依赖项时出现问题，则在请求对象时，正确加载的</w:t>
      </w:r>
      <w:r>
        <w:rPr>
          <w:rFonts w:ascii="Arial" w:hAnsi="Arial" w:cs="Arial"/>
          <w:color w:val="34302D"/>
          <w:shd w:val="clear" w:color="auto" w:fill="FFFFFF"/>
        </w:rPr>
        <w:t>Spring</w:t>
      </w:r>
      <w:r>
        <w:rPr>
          <w:rFonts w:ascii="Arial" w:hAnsi="Arial" w:cs="Arial"/>
          <w:color w:val="34302D"/>
          <w:shd w:val="clear" w:color="auto" w:fill="FFFFFF"/>
        </w:rPr>
        <w:t>容器可以在以后生成异常</w:t>
      </w:r>
      <w:r>
        <w:rPr>
          <w:rFonts w:ascii="Arial" w:hAnsi="Arial" w:cs="Arial"/>
          <w:color w:val="34302D"/>
          <w:shd w:val="clear" w:color="auto" w:fill="FFFFFF"/>
        </w:rPr>
        <w:t xml:space="preserve"> - </w:t>
      </w:r>
      <w:r>
        <w:rPr>
          <w:rFonts w:ascii="Arial" w:hAnsi="Arial" w:cs="Arial"/>
          <w:color w:val="34302D"/>
          <w:shd w:val="clear" w:color="auto" w:fill="FFFFFF"/>
        </w:rPr>
        <w:t>例如，</w:t>
      </w:r>
      <w:r>
        <w:rPr>
          <w:rFonts w:ascii="Arial" w:hAnsi="Arial" w:cs="Arial"/>
          <w:color w:val="34302D"/>
          <w:shd w:val="clear" w:color="auto" w:fill="FFFFFF"/>
        </w:rPr>
        <w:t>bean</w:t>
      </w:r>
      <w:r>
        <w:rPr>
          <w:rFonts w:ascii="Arial" w:hAnsi="Arial" w:cs="Arial"/>
          <w:color w:val="34302D"/>
          <w:shd w:val="clear" w:color="auto" w:fill="FFFFFF"/>
        </w:rPr>
        <w:t>因缺失或无效而抛出异常属性。这可能会延迟一些配置问题的可见性</w:t>
      </w:r>
      <w:ins w:id="2002" w:author="zhang alex" w:date="2019-07-28T22:28:00Z">
        <w:r w:rsidR="00BD43F5">
          <w:rPr>
            <w:rFonts w:ascii="Arial" w:hAnsi="Arial" w:cs="Arial"/>
            <w:color w:val="34302D"/>
            <w:shd w:val="clear" w:color="auto" w:fill="FFFFFF"/>
          </w:rPr>
          <w:t>，</w:t>
        </w:r>
        <w:r w:rsidR="00BD43F5">
          <w:rPr>
            <w:rFonts w:ascii="Arial" w:hAnsi="Arial" w:cs="Arial" w:hint="eastAsia"/>
            <w:color w:val="34302D"/>
            <w:shd w:val="clear" w:color="auto" w:fill="FFFFFF"/>
          </w:rPr>
          <w:t>这是</w:t>
        </w:r>
      </w:ins>
      <w:r>
        <w:rPr>
          <w:rStyle w:val="HTML"/>
          <w:rFonts w:ascii="Consolas" w:hAnsi="Consolas"/>
          <w:sz w:val="23"/>
          <w:szCs w:val="23"/>
          <w:shd w:val="clear" w:color="auto" w:fill="F7F7F8"/>
        </w:rPr>
        <w:t>ApplicationContext</w:t>
      </w:r>
      <w:r>
        <w:rPr>
          <w:rFonts w:ascii="Arial" w:hAnsi="Arial" w:cs="Arial"/>
          <w:color w:val="34302D"/>
          <w:shd w:val="clear" w:color="auto" w:fill="FFFFFF"/>
        </w:rPr>
        <w:t>默认情况下实现预实例化单例</w:t>
      </w:r>
      <w:r>
        <w:rPr>
          <w:rFonts w:ascii="Arial" w:hAnsi="Arial" w:cs="Arial"/>
          <w:color w:val="34302D"/>
          <w:shd w:val="clear" w:color="auto" w:fill="FFFFFF"/>
        </w:rPr>
        <w:t>bean</w:t>
      </w:r>
      <w:ins w:id="2003" w:author="zhang alex" w:date="2019-07-28T22:28:00Z">
        <w:r w:rsidR="00BD43F5">
          <w:rPr>
            <w:rFonts w:ascii="Arial" w:hAnsi="Arial" w:cs="Arial" w:hint="eastAsia"/>
            <w:color w:val="34302D"/>
            <w:shd w:val="clear" w:color="auto" w:fill="FFFFFF"/>
          </w:rPr>
          <w:t>的</w:t>
        </w:r>
      </w:ins>
      <w:ins w:id="2004" w:author="zhang alex" w:date="2019-07-28T22:29:00Z">
        <w:r w:rsidR="00BD43F5">
          <w:rPr>
            <w:rFonts w:ascii="Arial" w:hAnsi="Arial" w:cs="Arial" w:hint="eastAsia"/>
            <w:color w:val="34302D"/>
            <w:shd w:val="clear" w:color="auto" w:fill="FFFFFF"/>
          </w:rPr>
          <w:t>原因</w:t>
        </w:r>
      </w:ins>
      <w:r>
        <w:rPr>
          <w:rFonts w:ascii="Arial" w:hAnsi="Arial" w:cs="Arial"/>
          <w:color w:val="34302D"/>
          <w:shd w:val="clear" w:color="auto" w:fill="FFFFFF"/>
        </w:rPr>
        <w:t>。以实际需要之前创建这些</w:t>
      </w:r>
      <w:r>
        <w:rPr>
          <w:rFonts w:ascii="Arial" w:hAnsi="Arial" w:cs="Arial"/>
          <w:color w:val="34302D"/>
          <w:shd w:val="clear" w:color="auto" w:fill="FFFFFF"/>
        </w:rPr>
        <w:t>bean</w:t>
      </w:r>
      <w:r>
        <w:rPr>
          <w:rFonts w:ascii="Arial" w:hAnsi="Arial" w:cs="Arial"/>
          <w:color w:val="34302D"/>
          <w:shd w:val="clear" w:color="auto" w:fill="FFFFFF"/>
        </w:rPr>
        <w:t>的一些前期时间和内存为代价，您</w:t>
      </w:r>
      <w:del w:id="2005" w:author="zhang alex" w:date="2019-07-28T22:29:00Z">
        <w:r w:rsidDel="00BD43F5">
          <w:rPr>
            <w:rStyle w:val="HTML"/>
            <w:rFonts w:ascii="Consolas" w:hAnsi="Consolas"/>
            <w:sz w:val="23"/>
            <w:szCs w:val="23"/>
            <w:shd w:val="clear" w:color="auto" w:fill="F7F7F8"/>
          </w:rPr>
          <w:delText>ApplicationContext</w:delText>
        </w:r>
      </w:del>
      <w:r>
        <w:rPr>
          <w:rFonts w:ascii="Arial" w:hAnsi="Arial" w:cs="Arial"/>
          <w:color w:val="34302D"/>
          <w:shd w:val="clear" w:color="auto" w:fill="FFFFFF"/>
        </w:rPr>
        <w:t>会在创建</w:t>
      </w:r>
      <w:ins w:id="2006" w:author="zhang alex" w:date="2019-07-28T22:29:00Z">
        <w:r w:rsidR="00BD43F5">
          <w:rPr>
            <w:rStyle w:val="HTML"/>
            <w:rFonts w:ascii="Consolas" w:hAnsi="Consolas"/>
            <w:sz w:val="23"/>
            <w:szCs w:val="23"/>
            <w:shd w:val="clear" w:color="auto" w:fill="F7F7F8"/>
          </w:rPr>
          <w:t>ApplicationContext</w:t>
        </w:r>
      </w:ins>
      <w:r>
        <w:rPr>
          <w:rFonts w:ascii="Arial" w:hAnsi="Arial" w:cs="Arial"/>
          <w:color w:val="34302D"/>
          <w:shd w:val="clear" w:color="auto" w:fill="FFFFFF"/>
        </w:rPr>
        <w:t>时发现配置问题，而不是更晚。您仍然可以覆盖此默认行为，以便单例</w:t>
      </w:r>
      <w:r>
        <w:rPr>
          <w:rFonts w:ascii="Arial" w:hAnsi="Arial" w:cs="Arial"/>
          <w:color w:val="34302D"/>
          <w:shd w:val="clear" w:color="auto" w:fill="FFFFFF"/>
        </w:rPr>
        <w:t>bean</w:t>
      </w:r>
      <w:r>
        <w:rPr>
          <w:rFonts w:ascii="Arial" w:hAnsi="Arial" w:cs="Arial"/>
          <w:color w:val="34302D"/>
          <w:shd w:val="clear" w:color="auto" w:fill="FFFFFF"/>
        </w:rPr>
        <w:t>可以懒惰地初始化，而不是预先实例化。</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circular dependencies exist, when one or more collaborating beans are being injected into a dependent bean, each collaborating bean is totally configured prior to being injected into the dependent bean. This means that, if bean A has a dependency on bean B, the Spring IoC container completely configures bean B prior to invoking the setter method on bean A. In other words, the bean is instantiated (if it is not a pre-instantiated singleton), its dependencies are set, and the relevant lifecycle methods (such as a </w:t>
      </w:r>
      <w:hyperlink r:id="rId83" w:anchor="beans-factory-lifecycle-initializingbean" w:history="1">
        <w:r w:rsidRPr="00BA0D5D">
          <w:rPr>
            <w:rFonts w:ascii="inherit" w:eastAsia="宋体" w:hAnsi="inherit" w:cs="Arial"/>
            <w:color w:val="548E2E"/>
            <w:kern w:val="0"/>
            <w:sz w:val="24"/>
            <w:szCs w:val="24"/>
            <w:u w:val="single"/>
          </w:rPr>
          <w:t>configured init method</w:t>
        </w:r>
      </w:hyperlink>
      <w:r w:rsidRPr="00BA0D5D">
        <w:rPr>
          <w:rFonts w:ascii="inherit" w:eastAsia="宋体" w:hAnsi="inherit" w:cs="Arial"/>
          <w:color w:val="34302D"/>
          <w:kern w:val="0"/>
          <w:sz w:val="24"/>
          <w:szCs w:val="24"/>
        </w:rPr>
        <w:t> or the </w:t>
      </w:r>
      <w:hyperlink r:id="rId84" w:anchor="beans-factory-lifecycle-initializingbean" w:history="1">
        <w:r w:rsidRPr="00BA0D5D">
          <w:rPr>
            <w:rFonts w:ascii="inherit" w:eastAsia="宋体" w:hAnsi="inherit" w:cs="Arial"/>
            <w:color w:val="548E2E"/>
            <w:kern w:val="0"/>
            <w:sz w:val="24"/>
            <w:szCs w:val="24"/>
            <w:u w:val="single"/>
          </w:rPr>
          <w:t>InitializingBean callback method</w:t>
        </w:r>
      </w:hyperlink>
      <w:r w:rsidRPr="00BA0D5D">
        <w:rPr>
          <w:rFonts w:ascii="inherit" w:eastAsia="宋体" w:hAnsi="inherit" w:cs="Arial"/>
          <w:color w:val="34302D"/>
          <w:kern w:val="0"/>
          <w:sz w:val="24"/>
          <w:szCs w:val="24"/>
        </w:rPr>
        <w:t>) are invoked.</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如果不存在循环依赖关系，当一个或多个协作</w:t>
      </w:r>
      <w:r>
        <w:rPr>
          <w:rFonts w:ascii="Arial" w:hAnsi="Arial" w:cs="Arial"/>
          <w:color w:val="34302D"/>
          <w:shd w:val="clear" w:color="auto" w:fill="FFFFFF"/>
        </w:rPr>
        <w:t>bean</w:t>
      </w:r>
      <w:r>
        <w:rPr>
          <w:rFonts w:ascii="Arial" w:hAnsi="Arial" w:cs="Arial"/>
          <w:color w:val="34302D"/>
          <w:shd w:val="clear" w:color="auto" w:fill="FFFFFF"/>
        </w:rPr>
        <w:t>被注入依赖</w:t>
      </w:r>
      <w:r>
        <w:rPr>
          <w:rFonts w:ascii="Arial" w:hAnsi="Arial" w:cs="Arial"/>
          <w:color w:val="34302D"/>
          <w:shd w:val="clear" w:color="auto" w:fill="FFFFFF"/>
        </w:rPr>
        <w:t>bean</w:t>
      </w:r>
      <w:r>
        <w:rPr>
          <w:rFonts w:ascii="Arial" w:hAnsi="Arial" w:cs="Arial"/>
          <w:color w:val="34302D"/>
          <w:shd w:val="clear" w:color="auto" w:fill="FFFFFF"/>
        </w:rPr>
        <w:t>时，每个协作</w:t>
      </w:r>
      <w:r>
        <w:rPr>
          <w:rFonts w:ascii="Arial" w:hAnsi="Arial" w:cs="Arial"/>
          <w:color w:val="34302D"/>
          <w:shd w:val="clear" w:color="auto" w:fill="FFFFFF"/>
        </w:rPr>
        <w:t>bean</w:t>
      </w:r>
      <w:r>
        <w:rPr>
          <w:rFonts w:ascii="Arial" w:hAnsi="Arial" w:cs="Arial"/>
          <w:color w:val="34302D"/>
          <w:shd w:val="clear" w:color="auto" w:fill="FFFFFF"/>
        </w:rPr>
        <w:t>在被注入依赖</w:t>
      </w:r>
      <w:r>
        <w:rPr>
          <w:rFonts w:ascii="Arial" w:hAnsi="Arial" w:cs="Arial"/>
          <w:color w:val="34302D"/>
          <w:shd w:val="clear" w:color="auto" w:fill="FFFFFF"/>
        </w:rPr>
        <w:t>bean</w:t>
      </w:r>
      <w:r>
        <w:rPr>
          <w:rFonts w:ascii="Arial" w:hAnsi="Arial" w:cs="Arial"/>
          <w:color w:val="34302D"/>
          <w:shd w:val="clear" w:color="auto" w:fill="FFFFFF"/>
        </w:rPr>
        <w:t>之前完全配置。这意味着，如果</w:t>
      </w:r>
      <w:r>
        <w:rPr>
          <w:rFonts w:ascii="Arial" w:hAnsi="Arial" w:cs="Arial"/>
          <w:color w:val="34302D"/>
          <w:shd w:val="clear" w:color="auto" w:fill="FFFFFF"/>
        </w:rPr>
        <w:t>bean A</w:t>
      </w:r>
      <w:r>
        <w:rPr>
          <w:rFonts w:ascii="Arial" w:hAnsi="Arial" w:cs="Arial"/>
          <w:color w:val="34302D"/>
          <w:shd w:val="clear" w:color="auto" w:fill="FFFFFF"/>
        </w:rPr>
        <w:t>依赖于</w:t>
      </w:r>
      <w:r>
        <w:rPr>
          <w:rFonts w:ascii="Arial" w:hAnsi="Arial" w:cs="Arial"/>
          <w:color w:val="34302D"/>
          <w:shd w:val="clear" w:color="auto" w:fill="FFFFFF"/>
        </w:rPr>
        <w:t>bean B</w:t>
      </w:r>
      <w:r>
        <w:rPr>
          <w:rFonts w:ascii="Arial" w:hAnsi="Arial" w:cs="Arial"/>
          <w:color w:val="34302D"/>
          <w:shd w:val="clear" w:color="auto" w:fill="FFFFFF"/>
        </w:rPr>
        <w:t>，则</w:t>
      </w:r>
      <w:r>
        <w:rPr>
          <w:rFonts w:ascii="Arial" w:hAnsi="Arial" w:cs="Arial"/>
          <w:color w:val="34302D"/>
          <w:shd w:val="clear" w:color="auto" w:fill="FFFFFF"/>
        </w:rPr>
        <w:t>Spring IoC</w:t>
      </w:r>
      <w:r>
        <w:rPr>
          <w:rFonts w:ascii="Arial" w:hAnsi="Arial" w:cs="Arial"/>
          <w:color w:val="34302D"/>
          <w:shd w:val="clear" w:color="auto" w:fill="FFFFFF"/>
        </w:rPr>
        <w:t>容器在调用</w:t>
      </w:r>
      <w:r>
        <w:rPr>
          <w:rFonts w:ascii="Arial" w:hAnsi="Arial" w:cs="Arial"/>
          <w:color w:val="34302D"/>
          <w:shd w:val="clear" w:color="auto" w:fill="FFFFFF"/>
        </w:rPr>
        <w:t>bean A</w:t>
      </w:r>
      <w:r>
        <w:rPr>
          <w:rFonts w:ascii="Arial" w:hAnsi="Arial" w:cs="Arial"/>
          <w:color w:val="34302D"/>
          <w:shd w:val="clear" w:color="auto" w:fill="FFFFFF"/>
        </w:rPr>
        <w:t>上的</w:t>
      </w:r>
      <w:r>
        <w:rPr>
          <w:rFonts w:ascii="Arial" w:hAnsi="Arial" w:cs="Arial"/>
          <w:color w:val="34302D"/>
          <w:shd w:val="clear" w:color="auto" w:fill="FFFFFF"/>
        </w:rPr>
        <w:t>setter</w:t>
      </w:r>
      <w:r>
        <w:rPr>
          <w:rFonts w:ascii="Arial" w:hAnsi="Arial" w:cs="Arial"/>
          <w:color w:val="34302D"/>
          <w:shd w:val="clear" w:color="auto" w:fill="FFFFFF"/>
        </w:rPr>
        <w:t>方法之前完全配置</w:t>
      </w:r>
      <w:r>
        <w:rPr>
          <w:rFonts w:ascii="Arial" w:hAnsi="Arial" w:cs="Arial"/>
          <w:color w:val="34302D"/>
          <w:shd w:val="clear" w:color="auto" w:fill="FFFFFF"/>
        </w:rPr>
        <w:t>bean B.</w:t>
      </w:r>
      <w:r>
        <w:rPr>
          <w:rFonts w:ascii="Arial" w:hAnsi="Arial" w:cs="Arial"/>
          <w:color w:val="34302D"/>
          <w:shd w:val="clear" w:color="auto" w:fill="FFFFFF"/>
        </w:rPr>
        <w:t>换句话说，</w:t>
      </w:r>
      <w:r>
        <w:rPr>
          <w:rFonts w:ascii="Arial" w:hAnsi="Arial" w:cs="Arial"/>
          <w:color w:val="34302D"/>
          <w:shd w:val="clear" w:color="auto" w:fill="FFFFFF"/>
        </w:rPr>
        <w:t>bean</w:t>
      </w:r>
      <w:r>
        <w:rPr>
          <w:rFonts w:ascii="Arial" w:hAnsi="Arial" w:cs="Arial"/>
          <w:color w:val="34302D"/>
          <w:shd w:val="clear" w:color="auto" w:fill="FFFFFF"/>
        </w:rPr>
        <w:t>被实例化（如果它不是预先实例化的单例），设置其依赖项，并调用相关的生命周期方法（如</w:t>
      </w:r>
      <w:hyperlink r:id="rId85" w:anchor="beans-factory-lifecycle-initializingbean" w:history="1">
        <w:r>
          <w:rPr>
            <w:rStyle w:val="a4"/>
            <w:rFonts w:ascii="Arial" w:hAnsi="Arial" w:cs="Arial"/>
            <w:color w:val="548E2E"/>
            <w:shd w:val="clear" w:color="auto" w:fill="FFFFFF"/>
          </w:rPr>
          <w:t>配置的</w:t>
        </w:r>
        <w:r>
          <w:rPr>
            <w:rStyle w:val="a4"/>
            <w:rFonts w:ascii="Arial" w:hAnsi="Arial" w:cs="Arial"/>
            <w:color w:val="548E2E"/>
            <w:shd w:val="clear" w:color="auto" w:fill="FFFFFF"/>
          </w:rPr>
          <w:t>init</w:t>
        </w:r>
        <w:r>
          <w:rPr>
            <w:rStyle w:val="a4"/>
            <w:rFonts w:ascii="Arial" w:hAnsi="Arial" w:cs="Arial"/>
            <w:color w:val="548E2E"/>
            <w:shd w:val="clear" w:color="auto" w:fill="FFFFFF"/>
          </w:rPr>
          <w:t>方法</w:t>
        </w:r>
      </w:hyperlink>
      <w:r>
        <w:rPr>
          <w:rFonts w:ascii="Arial" w:hAnsi="Arial" w:cs="Arial"/>
          <w:color w:val="34302D"/>
          <w:shd w:val="clear" w:color="auto" w:fill="FFFFFF"/>
        </w:rPr>
        <w:t> </w:t>
      </w:r>
      <w:r>
        <w:rPr>
          <w:rFonts w:ascii="Arial" w:hAnsi="Arial" w:cs="Arial"/>
          <w:color w:val="34302D"/>
          <w:shd w:val="clear" w:color="auto" w:fill="FFFFFF"/>
        </w:rPr>
        <w:t>或</w:t>
      </w:r>
      <w:hyperlink r:id="rId86" w:anchor="beans-factory-lifecycle-initializingbean" w:history="1">
        <w:r>
          <w:rPr>
            <w:rStyle w:val="a4"/>
            <w:rFonts w:ascii="Arial" w:hAnsi="Arial" w:cs="Arial"/>
            <w:color w:val="548E2E"/>
            <w:shd w:val="clear" w:color="auto" w:fill="FFFFFF"/>
          </w:rPr>
          <w:t>InitializingBean</w:t>
        </w:r>
        <w:r>
          <w:rPr>
            <w:rStyle w:val="a4"/>
            <w:rFonts w:ascii="Arial" w:hAnsi="Arial" w:cs="Arial"/>
            <w:color w:val="548E2E"/>
            <w:shd w:val="clear" w:color="auto" w:fill="FFFFFF"/>
          </w:rPr>
          <w:t>回调方法</w:t>
        </w:r>
      </w:hyperlink>
      <w:r>
        <w:rPr>
          <w:rFonts w:ascii="Arial" w:hAnsi="Arial" w:cs="Arial"/>
          <w:color w:val="34302D"/>
          <w:shd w:val="clear" w:color="auto" w:fill="FFFFFF"/>
        </w:rPr>
        <w:t>）。</w:t>
      </w:r>
    </w:p>
    <w:p w:rsidR="00BA0D5D" w:rsidRDefault="00BA0D5D" w:rsidP="00BA0D5D">
      <w:pPr>
        <w:widowControl/>
        <w:shd w:val="clear" w:color="auto" w:fill="FFFFFF"/>
        <w:spacing w:before="240" w:after="120"/>
        <w:jc w:val="left"/>
        <w:outlineLvl w:val="4"/>
        <w:rPr>
          <w:ins w:id="2007" w:author="zhang alex" w:date="2019-07-28T22:33:00Z"/>
          <w:rFonts w:ascii="Arial" w:eastAsia="宋体" w:hAnsi="Arial" w:cs="Arial"/>
          <w:color w:val="34302D"/>
          <w:kern w:val="0"/>
          <w:sz w:val="27"/>
          <w:szCs w:val="27"/>
        </w:rPr>
      </w:pPr>
      <w:bookmarkStart w:id="2008" w:name="_GoBack"/>
      <w:bookmarkEnd w:id="2008"/>
      <w:r w:rsidRPr="00BA0D5D">
        <w:rPr>
          <w:rFonts w:ascii="Arial" w:eastAsia="宋体" w:hAnsi="Arial" w:cs="Arial"/>
          <w:color w:val="34302D"/>
          <w:kern w:val="0"/>
          <w:sz w:val="27"/>
          <w:szCs w:val="27"/>
        </w:rPr>
        <w:t>Examples of Dependency Injection</w:t>
      </w:r>
    </w:p>
    <w:p w:rsidR="00A24682" w:rsidRPr="00E749A9" w:rsidRDefault="00A24682" w:rsidP="00E749A9">
      <w:pPr>
        <w:pStyle w:val="a3"/>
        <w:shd w:val="clear" w:color="auto" w:fill="FFFFFF"/>
        <w:spacing w:before="0" w:beforeAutospacing="0" w:after="300" w:afterAutospacing="0"/>
        <w:rPr>
          <w:rFonts w:ascii="inherit" w:hAnsi="inherit" w:cs="Arial"/>
          <w:color w:val="34302D"/>
          <w:rPrChange w:id="2009" w:author="zhang alex" w:date="2019-07-28T22:51:00Z">
            <w:rPr>
              <w:rFonts w:ascii="Arial" w:eastAsia="宋体" w:hAnsi="Arial" w:cs="Arial"/>
              <w:color w:val="34302D"/>
              <w:kern w:val="0"/>
              <w:sz w:val="27"/>
              <w:szCs w:val="27"/>
            </w:rPr>
          </w:rPrChange>
        </w:rPr>
        <w:pPrChange w:id="2010" w:author="zhang alex" w:date="2019-07-28T22:51:00Z">
          <w:pPr>
            <w:widowControl/>
            <w:shd w:val="clear" w:color="auto" w:fill="FFFFFF"/>
            <w:spacing w:before="240" w:after="120"/>
            <w:jc w:val="left"/>
            <w:outlineLvl w:val="4"/>
          </w:pPr>
        </w:pPrChange>
      </w:pPr>
      <w:moveToRangeStart w:id="2011" w:author="zhang alex" w:date="2019-07-28T22:33:00Z" w:name="move15245651"/>
      <w:moveTo w:id="2012" w:author="zhang alex" w:date="2019-07-28T22:33:00Z">
        <w:r w:rsidRPr="00E749A9">
          <w:rPr>
            <w:rFonts w:ascii="inherit" w:hAnsi="inherit" w:cs="Arial"/>
            <w:color w:val="34302D"/>
            <w:rPrChange w:id="2013" w:author="zhang alex" w:date="2019-07-28T22:51:00Z">
              <w:rPr>
                <w:rFonts w:ascii="inherit" w:hAnsi="inherit" w:cs="Arial"/>
                <w:color w:val="34302D"/>
              </w:rPr>
            </w:rPrChange>
          </w:rPr>
          <w:t>依赖注入的示例</w:t>
        </w:r>
      </w:moveTo>
      <w:moveToRangeEnd w:id="2011"/>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XML-based configuration metadata for setter-based DI. A small part of a Spring XML configuration file specifies some bean definitions as follows:</w:t>
      </w:r>
    </w:p>
    <w:p w:rsidR="00075C37" w:rsidRPr="00075C37" w:rsidDel="00A24682" w:rsidRDefault="00075C37" w:rsidP="00075C37">
      <w:pPr>
        <w:pStyle w:val="a3"/>
        <w:shd w:val="clear" w:color="auto" w:fill="FFFFFF"/>
        <w:spacing w:before="0" w:beforeAutospacing="0" w:after="300" w:afterAutospacing="0"/>
        <w:rPr>
          <w:del w:id="2014" w:author="zhang alex" w:date="2019-07-28T22:33:00Z"/>
          <w:rFonts w:ascii="inherit" w:hAnsi="inherit" w:cs="Arial" w:hint="eastAsia"/>
          <w:color w:val="34302D"/>
        </w:rPr>
      </w:pPr>
      <w:moveFromRangeStart w:id="2015" w:author="zhang alex" w:date="2019-07-28T22:33:00Z" w:name="move15245651"/>
      <w:moveFrom w:id="2016" w:author="zhang alex" w:date="2019-07-28T22:33:00Z">
        <w:r w:rsidRPr="00075C37" w:rsidDel="00A24682">
          <w:rPr>
            <w:rFonts w:ascii="inherit" w:hAnsi="inherit" w:cs="Arial"/>
            <w:color w:val="34302D"/>
          </w:rPr>
          <w:t>依赖注入的示例</w:t>
        </w:r>
      </w:moveFrom>
      <w:moveFromRangeEnd w:id="2015"/>
    </w:p>
    <w:p w:rsidR="00075C37" w:rsidRDefault="00075C37" w:rsidP="00075C37">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以下示例将基于</w:t>
      </w:r>
      <w:r>
        <w:rPr>
          <w:rFonts w:ascii="inherit" w:hAnsi="inherit" w:cs="Arial"/>
          <w:color w:val="34302D"/>
        </w:rPr>
        <w:t>XML</w:t>
      </w:r>
      <w:r>
        <w:rPr>
          <w:rFonts w:ascii="inherit" w:hAnsi="inherit" w:cs="Arial"/>
          <w:color w:val="34302D"/>
        </w:rPr>
        <w:t>的配置元数据用于基于</w:t>
      </w:r>
      <w:r>
        <w:rPr>
          <w:rFonts w:ascii="inherit" w:hAnsi="inherit" w:cs="Arial"/>
          <w:color w:val="34302D"/>
        </w:rPr>
        <w:t>setter</w:t>
      </w:r>
      <w:r>
        <w:rPr>
          <w:rFonts w:ascii="inherit" w:hAnsi="inherit" w:cs="Arial"/>
          <w:color w:val="34302D"/>
        </w:rPr>
        <w:t>的</w:t>
      </w:r>
      <w:r>
        <w:rPr>
          <w:rFonts w:ascii="inherit" w:hAnsi="inherit" w:cs="Arial"/>
          <w:color w:val="34302D"/>
        </w:rPr>
        <w:t>DI</w:t>
      </w:r>
      <w:r>
        <w:rPr>
          <w:rFonts w:ascii="inherit" w:hAnsi="inherit" w:cs="Arial"/>
          <w:color w:val="34302D"/>
        </w:rPr>
        <w:t>。</w:t>
      </w:r>
      <w:r>
        <w:rPr>
          <w:rFonts w:ascii="inherit" w:hAnsi="inherit" w:cs="Arial"/>
          <w:color w:val="34302D"/>
        </w:rPr>
        <w:t>Spring XML</w:t>
      </w:r>
      <w:r>
        <w:rPr>
          <w:rFonts w:ascii="inherit" w:hAnsi="inherit" w:cs="Arial"/>
          <w:color w:val="34302D"/>
        </w:rPr>
        <w:t>配置文件的一小部分指定了一些</w:t>
      </w:r>
      <w:r>
        <w:rPr>
          <w:rFonts w:ascii="inherit" w:hAnsi="inherit" w:cs="Arial"/>
          <w:color w:val="34302D"/>
        </w:rPr>
        <w:t>bean</w:t>
      </w:r>
      <w:r>
        <w:rPr>
          <w:rFonts w:ascii="inherit" w:hAnsi="inherit" w:cs="Arial"/>
          <w:color w:val="34302D"/>
        </w:rPr>
        <w:t>定义，如下所示：</w:t>
      </w:r>
    </w:p>
    <w:p w:rsidR="00075C37" w:rsidRPr="00075C37" w:rsidDel="00A24682" w:rsidRDefault="00075C37" w:rsidP="00BA0D5D">
      <w:pPr>
        <w:widowControl/>
        <w:shd w:val="clear" w:color="auto" w:fill="FFFFFF"/>
        <w:spacing w:after="300"/>
        <w:jc w:val="left"/>
        <w:rPr>
          <w:del w:id="2017" w:author="zhang alex" w:date="2019-07-28T22:33:00Z"/>
          <w:rFonts w:ascii="inherit" w:eastAsia="宋体" w:hAnsi="inherit" w:cs="Arial" w:hint="eastAsia"/>
          <w:color w:val="34302D"/>
          <w:kern w:val="0"/>
          <w:sz w:val="24"/>
          <w:szCs w:val="24"/>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1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019"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02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21"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022"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23" w:author="zhang alex" w:date="2019-07-28T22:33:00Z">
            <w:rPr>
              <w:rFonts w:ascii="Consolas" w:eastAsia="宋体" w:hAnsi="Consolas" w:cs="宋体"/>
              <w:color w:val="DD1144"/>
              <w:kern w:val="0"/>
              <w:sz w:val="24"/>
              <w:szCs w:val="24"/>
            </w:rPr>
          </w:rPrChange>
        </w:rPr>
        <w:t>"exampleBean"</w:t>
      </w:r>
      <w:r w:rsidRPr="00983E99">
        <w:rPr>
          <w:rFonts w:ascii="Consolas" w:eastAsia="宋体" w:hAnsi="Consolas" w:cs="宋体"/>
          <w:color w:val="34302D"/>
          <w:kern w:val="0"/>
          <w:sz w:val="18"/>
          <w:szCs w:val="18"/>
          <w:rPrChange w:id="202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25"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026"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27" w:author="zhang alex" w:date="2019-07-28T22:33:00Z">
            <w:rPr>
              <w:rFonts w:ascii="Consolas" w:eastAsia="宋体" w:hAnsi="Consolas" w:cs="宋体"/>
              <w:color w:val="DD1144"/>
              <w:kern w:val="0"/>
              <w:sz w:val="24"/>
              <w:szCs w:val="24"/>
            </w:rPr>
          </w:rPrChange>
        </w:rPr>
        <w:t>"examples.ExampleBean"</w:t>
      </w:r>
      <w:r w:rsidRPr="00983E99">
        <w:rPr>
          <w:rFonts w:ascii="Consolas" w:eastAsia="宋体" w:hAnsi="Consolas" w:cs="宋体"/>
          <w:color w:val="008080"/>
          <w:kern w:val="0"/>
          <w:sz w:val="18"/>
          <w:szCs w:val="18"/>
          <w:rPrChange w:id="2028"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2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3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031" w:author="zhang alex" w:date="2019-07-28T22:33:00Z">
            <w:rPr>
              <w:rFonts w:ascii="Consolas" w:eastAsia="宋体" w:hAnsi="Consolas" w:cs="宋体"/>
              <w:i/>
              <w:iCs/>
              <w:color w:val="999988"/>
              <w:kern w:val="0"/>
              <w:sz w:val="24"/>
              <w:szCs w:val="24"/>
            </w:rPr>
          </w:rPrChange>
        </w:rPr>
        <w:t>&lt;!-- setter injection using the nested ref element --&gt;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3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3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034" w:author="zhang alex" w:date="2019-07-28T22:33:00Z">
            <w:rPr>
              <w:rFonts w:ascii="Consolas" w:eastAsia="宋体" w:hAnsi="Consolas" w:cs="宋体"/>
              <w:color w:val="008080"/>
              <w:kern w:val="0"/>
              <w:sz w:val="24"/>
              <w:szCs w:val="24"/>
            </w:rPr>
          </w:rPrChange>
        </w:rPr>
        <w:t>&lt;property</w:t>
      </w:r>
      <w:r w:rsidRPr="00983E99">
        <w:rPr>
          <w:rFonts w:ascii="Consolas" w:eastAsia="宋体" w:hAnsi="Consolas" w:cs="宋体"/>
          <w:color w:val="34302D"/>
          <w:kern w:val="0"/>
          <w:sz w:val="18"/>
          <w:szCs w:val="18"/>
          <w:rPrChange w:id="203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36" w:author="zhang alex" w:date="2019-07-28T22:33:00Z">
            <w:rPr>
              <w:rFonts w:ascii="Consolas" w:eastAsia="宋体" w:hAnsi="Consolas" w:cs="宋体"/>
              <w:color w:val="000080"/>
              <w:kern w:val="0"/>
              <w:sz w:val="24"/>
              <w:szCs w:val="24"/>
            </w:rPr>
          </w:rPrChange>
        </w:rPr>
        <w:t>name</w:t>
      </w:r>
      <w:r w:rsidRPr="00983E99">
        <w:rPr>
          <w:rFonts w:ascii="Consolas" w:eastAsia="宋体" w:hAnsi="Consolas" w:cs="宋体"/>
          <w:color w:val="34302D"/>
          <w:kern w:val="0"/>
          <w:sz w:val="18"/>
          <w:szCs w:val="18"/>
          <w:rPrChange w:id="2037"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38" w:author="zhang alex" w:date="2019-07-28T22:33:00Z">
            <w:rPr>
              <w:rFonts w:ascii="Consolas" w:eastAsia="宋体" w:hAnsi="Consolas" w:cs="宋体"/>
              <w:color w:val="DD1144"/>
              <w:kern w:val="0"/>
              <w:sz w:val="24"/>
              <w:szCs w:val="24"/>
            </w:rPr>
          </w:rPrChange>
        </w:rPr>
        <w:t>"beanOne"</w:t>
      </w:r>
      <w:r w:rsidRPr="00983E99">
        <w:rPr>
          <w:rFonts w:ascii="Consolas" w:eastAsia="宋体" w:hAnsi="Consolas" w:cs="宋体"/>
          <w:color w:val="008080"/>
          <w:kern w:val="0"/>
          <w:sz w:val="18"/>
          <w:szCs w:val="18"/>
          <w:rPrChange w:id="2039"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40"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4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042" w:author="zhang alex" w:date="2019-07-28T22:33:00Z">
            <w:rPr>
              <w:rFonts w:ascii="Consolas" w:eastAsia="宋体" w:hAnsi="Consolas" w:cs="宋体"/>
              <w:color w:val="008080"/>
              <w:kern w:val="0"/>
              <w:sz w:val="24"/>
              <w:szCs w:val="24"/>
            </w:rPr>
          </w:rPrChange>
        </w:rPr>
        <w:t>&lt;ref</w:t>
      </w:r>
      <w:r w:rsidRPr="00983E99">
        <w:rPr>
          <w:rFonts w:ascii="Consolas" w:eastAsia="宋体" w:hAnsi="Consolas" w:cs="宋体"/>
          <w:color w:val="34302D"/>
          <w:kern w:val="0"/>
          <w:sz w:val="18"/>
          <w:szCs w:val="18"/>
          <w:rPrChange w:id="204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44" w:author="zhang alex" w:date="2019-07-28T22:33:00Z">
            <w:rPr>
              <w:rFonts w:ascii="Consolas" w:eastAsia="宋体" w:hAnsi="Consolas" w:cs="宋体"/>
              <w:color w:val="000080"/>
              <w:kern w:val="0"/>
              <w:sz w:val="24"/>
              <w:szCs w:val="24"/>
            </w:rPr>
          </w:rPrChange>
        </w:rPr>
        <w:t>bean</w:t>
      </w:r>
      <w:r w:rsidRPr="00983E99">
        <w:rPr>
          <w:rFonts w:ascii="Consolas" w:eastAsia="宋体" w:hAnsi="Consolas" w:cs="宋体"/>
          <w:color w:val="34302D"/>
          <w:kern w:val="0"/>
          <w:sz w:val="18"/>
          <w:szCs w:val="18"/>
          <w:rPrChange w:id="2045"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46"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008080"/>
          <w:kern w:val="0"/>
          <w:sz w:val="18"/>
          <w:szCs w:val="18"/>
          <w:rPrChange w:id="2047" w:author="zhang alex" w:date="2019-07-28T22:33:00Z">
            <w:rPr>
              <w:rFonts w:ascii="Consolas" w:eastAsia="宋体" w:hAnsi="Consolas" w:cs="宋体"/>
              <w:color w:val="008080"/>
              <w:kern w:val="0"/>
              <w:sz w:val="24"/>
              <w:szCs w:val="24"/>
            </w:rPr>
          </w:rPrChange>
        </w:rPr>
        <w:t>/&gt;</w:t>
      </w:r>
    </w:p>
    <w:p w:rsidR="00BA0D5D" w:rsidRPr="00983E99" w:rsidDel="00A2468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2048" w:author="zhang alex" w:date="2019-07-28T22:34:00Z"/>
          <w:rFonts w:ascii="Consolas" w:eastAsia="宋体" w:hAnsi="Consolas" w:cs="宋体"/>
          <w:color w:val="34302D"/>
          <w:kern w:val="0"/>
          <w:sz w:val="18"/>
          <w:szCs w:val="18"/>
          <w:rPrChange w:id="2049" w:author="zhang alex" w:date="2019-07-28T22:33:00Z">
            <w:rPr>
              <w:del w:id="2050" w:author="zhang alex" w:date="2019-07-28T22:34:00Z"/>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5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052" w:author="zhang alex" w:date="2019-07-28T22:33:00Z">
            <w:rPr>
              <w:rFonts w:ascii="Consolas" w:eastAsia="宋体" w:hAnsi="Consolas" w:cs="宋体"/>
              <w:color w:val="008080"/>
              <w:kern w:val="0"/>
              <w:sz w:val="24"/>
              <w:szCs w:val="24"/>
            </w:rPr>
          </w:rPrChange>
        </w:rPr>
        <w:t>&lt;/property&gt;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34302D"/>
          <w:kern w:val="0"/>
          <w:sz w:val="18"/>
          <w:szCs w:val="18"/>
          <w:rPrChange w:id="2053"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5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5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056" w:author="zhang alex" w:date="2019-07-28T22:33:00Z">
            <w:rPr>
              <w:rFonts w:ascii="Consolas" w:eastAsia="宋体" w:hAnsi="Consolas" w:cs="宋体"/>
              <w:i/>
              <w:iCs/>
              <w:color w:val="999988"/>
              <w:kern w:val="0"/>
              <w:sz w:val="24"/>
              <w:szCs w:val="24"/>
            </w:rPr>
          </w:rPrChange>
        </w:rPr>
        <w:t>&lt;!-- setter injection using the neater ref attribute --&gt;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5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5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059" w:author="zhang alex" w:date="2019-07-28T22:33:00Z">
            <w:rPr>
              <w:rFonts w:ascii="Consolas" w:eastAsia="宋体" w:hAnsi="Consolas" w:cs="宋体"/>
              <w:color w:val="008080"/>
              <w:kern w:val="0"/>
              <w:sz w:val="24"/>
              <w:szCs w:val="24"/>
            </w:rPr>
          </w:rPrChange>
        </w:rPr>
        <w:t>&lt;property</w:t>
      </w:r>
      <w:r w:rsidRPr="00983E99">
        <w:rPr>
          <w:rFonts w:ascii="Consolas" w:eastAsia="宋体" w:hAnsi="Consolas" w:cs="宋体"/>
          <w:color w:val="34302D"/>
          <w:kern w:val="0"/>
          <w:sz w:val="18"/>
          <w:szCs w:val="18"/>
          <w:rPrChange w:id="206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61" w:author="zhang alex" w:date="2019-07-28T22:33:00Z">
            <w:rPr>
              <w:rFonts w:ascii="Consolas" w:eastAsia="宋体" w:hAnsi="Consolas" w:cs="宋体"/>
              <w:color w:val="000080"/>
              <w:kern w:val="0"/>
              <w:sz w:val="24"/>
              <w:szCs w:val="24"/>
            </w:rPr>
          </w:rPrChange>
        </w:rPr>
        <w:t>name</w:t>
      </w:r>
      <w:r w:rsidRPr="00983E99">
        <w:rPr>
          <w:rFonts w:ascii="Consolas" w:eastAsia="宋体" w:hAnsi="Consolas" w:cs="宋体"/>
          <w:color w:val="34302D"/>
          <w:kern w:val="0"/>
          <w:sz w:val="18"/>
          <w:szCs w:val="18"/>
          <w:rPrChange w:id="2062"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63" w:author="zhang alex" w:date="2019-07-28T22:33:00Z">
            <w:rPr>
              <w:rFonts w:ascii="Consolas" w:eastAsia="宋体" w:hAnsi="Consolas" w:cs="宋体"/>
              <w:color w:val="DD1144"/>
              <w:kern w:val="0"/>
              <w:sz w:val="24"/>
              <w:szCs w:val="24"/>
            </w:rPr>
          </w:rPrChange>
        </w:rPr>
        <w:t>"beanTwo"</w:t>
      </w:r>
      <w:r w:rsidRPr="00983E99">
        <w:rPr>
          <w:rFonts w:ascii="Consolas" w:eastAsia="宋体" w:hAnsi="Consolas" w:cs="宋体"/>
          <w:color w:val="34302D"/>
          <w:kern w:val="0"/>
          <w:sz w:val="18"/>
          <w:szCs w:val="18"/>
          <w:rPrChange w:id="206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65" w:author="zhang alex" w:date="2019-07-28T22:33:00Z">
            <w:rPr>
              <w:rFonts w:ascii="Consolas" w:eastAsia="宋体" w:hAnsi="Consolas" w:cs="宋体"/>
              <w:color w:val="000080"/>
              <w:kern w:val="0"/>
              <w:sz w:val="24"/>
              <w:szCs w:val="24"/>
            </w:rPr>
          </w:rPrChange>
        </w:rPr>
        <w:t>ref</w:t>
      </w:r>
      <w:r w:rsidRPr="00983E99">
        <w:rPr>
          <w:rFonts w:ascii="Consolas" w:eastAsia="宋体" w:hAnsi="Consolas" w:cs="宋体"/>
          <w:color w:val="34302D"/>
          <w:kern w:val="0"/>
          <w:sz w:val="18"/>
          <w:szCs w:val="18"/>
          <w:rPrChange w:id="2066"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67"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008080"/>
          <w:kern w:val="0"/>
          <w:sz w:val="18"/>
          <w:szCs w:val="18"/>
          <w:rPrChange w:id="2068"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6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070" w:author="zhang alex" w:date="2019-07-28T22:33:00Z">
            <w:rPr>
              <w:rFonts w:ascii="Consolas" w:eastAsia="宋体" w:hAnsi="Consolas" w:cs="宋体"/>
              <w:color w:val="34302D"/>
              <w:kern w:val="0"/>
              <w:sz w:val="24"/>
              <w:szCs w:val="24"/>
            </w:rPr>
          </w:rPrChange>
        </w:rPr>
        <w:lastRenderedPageBreak/>
        <w:t xml:space="preserve">    </w:t>
      </w:r>
      <w:r w:rsidRPr="00983E99">
        <w:rPr>
          <w:rFonts w:ascii="Consolas" w:eastAsia="宋体" w:hAnsi="Consolas" w:cs="宋体"/>
          <w:color w:val="008080"/>
          <w:kern w:val="0"/>
          <w:sz w:val="18"/>
          <w:szCs w:val="18"/>
          <w:rPrChange w:id="2071" w:author="zhang alex" w:date="2019-07-28T22:33:00Z">
            <w:rPr>
              <w:rFonts w:ascii="Consolas" w:eastAsia="宋体" w:hAnsi="Consolas" w:cs="宋体"/>
              <w:color w:val="008080"/>
              <w:kern w:val="0"/>
              <w:sz w:val="24"/>
              <w:szCs w:val="24"/>
            </w:rPr>
          </w:rPrChange>
        </w:rPr>
        <w:t>&lt;property</w:t>
      </w:r>
      <w:r w:rsidRPr="00983E99">
        <w:rPr>
          <w:rFonts w:ascii="Consolas" w:eastAsia="宋体" w:hAnsi="Consolas" w:cs="宋体"/>
          <w:color w:val="34302D"/>
          <w:kern w:val="0"/>
          <w:sz w:val="18"/>
          <w:szCs w:val="18"/>
          <w:rPrChange w:id="207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73" w:author="zhang alex" w:date="2019-07-28T22:33:00Z">
            <w:rPr>
              <w:rFonts w:ascii="Consolas" w:eastAsia="宋体" w:hAnsi="Consolas" w:cs="宋体"/>
              <w:color w:val="000080"/>
              <w:kern w:val="0"/>
              <w:sz w:val="24"/>
              <w:szCs w:val="24"/>
            </w:rPr>
          </w:rPrChange>
        </w:rPr>
        <w:t>name</w:t>
      </w:r>
      <w:r w:rsidRPr="00983E99">
        <w:rPr>
          <w:rFonts w:ascii="Consolas" w:eastAsia="宋体" w:hAnsi="Consolas" w:cs="宋体"/>
          <w:color w:val="34302D"/>
          <w:kern w:val="0"/>
          <w:sz w:val="18"/>
          <w:szCs w:val="18"/>
          <w:rPrChange w:id="2074"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75" w:author="zhang alex" w:date="2019-07-28T22:33:00Z">
            <w:rPr>
              <w:rFonts w:ascii="Consolas" w:eastAsia="宋体" w:hAnsi="Consolas" w:cs="宋体"/>
              <w:color w:val="DD1144"/>
              <w:kern w:val="0"/>
              <w:sz w:val="24"/>
              <w:szCs w:val="24"/>
            </w:rPr>
          </w:rPrChange>
        </w:rPr>
        <w:t>"integerProperty"</w:t>
      </w:r>
      <w:r w:rsidRPr="00983E99">
        <w:rPr>
          <w:rFonts w:ascii="Consolas" w:eastAsia="宋体" w:hAnsi="Consolas" w:cs="宋体"/>
          <w:color w:val="34302D"/>
          <w:kern w:val="0"/>
          <w:sz w:val="18"/>
          <w:szCs w:val="18"/>
          <w:rPrChange w:id="207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77" w:author="zhang alex" w:date="2019-07-28T22:33:00Z">
            <w:rPr>
              <w:rFonts w:ascii="Consolas" w:eastAsia="宋体" w:hAnsi="Consolas" w:cs="宋体"/>
              <w:color w:val="000080"/>
              <w:kern w:val="0"/>
              <w:sz w:val="24"/>
              <w:szCs w:val="24"/>
            </w:rPr>
          </w:rPrChange>
        </w:rPr>
        <w:t>value</w:t>
      </w:r>
      <w:r w:rsidRPr="00983E99">
        <w:rPr>
          <w:rFonts w:ascii="Consolas" w:eastAsia="宋体" w:hAnsi="Consolas" w:cs="宋体"/>
          <w:color w:val="34302D"/>
          <w:kern w:val="0"/>
          <w:sz w:val="18"/>
          <w:szCs w:val="18"/>
          <w:rPrChange w:id="2078"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79" w:author="zhang alex" w:date="2019-07-28T22:33:00Z">
            <w:rPr>
              <w:rFonts w:ascii="Consolas" w:eastAsia="宋体" w:hAnsi="Consolas" w:cs="宋体"/>
              <w:color w:val="DD1144"/>
              <w:kern w:val="0"/>
              <w:sz w:val="24"/>
              <w:szCs w:val="24"/>
            </w:rPr>
          </w:rPrChange>
        </w:rPr>
        <w:t>"1"</w:t>
      </w:r>
      <w:r w:rsidRPr="00983E99">
        <w:rPr>
          <w:rFonts w:ascii="Consolas" w:eastAsia="宋体" w:hAnsi="Consolas" w:cs="宋体"/>
          <w:color w:val="008080"/>
          <w:kern w:val="0"/>
          <w:sz w:val="18"/>
          <w:szCs w:val="18"/>
          <w:rPrChange w:id="2080" w:author="zhang alex" w:date="2019-07-28T22:33:00Z">
            <w:rPr>
              <w:rFonts w:ascii="Consolas" w:eastAsia="宋体" w:hAnsi="Consolas" w:cs="宋体"/>
              <w:color w:val="008080"/>
              <w:kern w:val="0"/>
              <w:sz w:val="24"/>
              <w:szCs w:val="24"/>
            </w:rPr>
          </w:rPrChange>
        </w:rPr>
        <w:t>/&gt;</w:t>
      </w:r>
    </w:p>
    <w:p w:rsidR="00BA0D5D" w:rsidRPr="00983E99" w:rsidDel="00A24682"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del w:id="2081" w:author="zhang alex" w:date="2019-07-28T22:34:00Z"/>
          <w:rFonts w:ascii="Consolas" w:eastAsia="宋体" w:hAnsi="Consolas" w:cs="宋体"/>
          <w:color w:val="34302D"/>
          <w:kern w:val="0"/>
          <w:sz w:val="18"/>
          <w:szCs w:val="18"/>
          <w:rPrChange w:id="2082" w:author="zhang alex" w:date="2019-07-28T22:33:00Z">
            <w:rPr>
              <w:del w:id="2083" w:author="zhang alex" w:date="2019-07-28T22:34:00Z"/>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084" w:author="zhang alex" w:date="2019-07-28T22:33:00Z">
            <w:rPr>
              <w:rFonts w:ascii="Consolas" w:eastAsia="宋体" w:hAnsi="Consolas" w:cs="宋体"/>
              <w:color w:val="008080"/>
              <w:kern w:val="0"/>
              <w:sz w:val="24"/>
              <w:szCs w:val="24"/>
            </w:rPr>
          </w:rPrChange>
        </w:rPr>
        <w:t>&lt;/bean&gt;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34302D"/>
          <w:kern w:val="0"/>
          <w:sz w:val="18"/>
          <w:szCs w:val="18"/>
          <w:rPrChange w:id="208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8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087"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08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89"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090"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91"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34302D"/>
          <w:kern w:val="0"/>
          <w:sz w:val="18"/>
          <w:szCs w:val="18"/>
          <w:rPrChange w:id="209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093"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094"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095" w:author="zhang alex" w:date="2019-07-28T22:33:00Z">
            <w:rPr>
              <w:rFonts w:ascii="Consolas" w:eastAsia="宋体" w:hAnsi="Consolas" w:cs="宋体"/>
              <w:color w:val="DD1144"/>
              <w:kern w:val="0"/>
              <w:sz w:val="24"/>
              <w:szCs w:val="24"/>
            </w:rPr>
          </w:rPrChange>
        </w:rPr>
        <w:t>"examples.AnotherBean"</w:t>
      </w:r>
      <w:r w:rsidRPr="00983E99">
        <w:rPr>
          <w:rFonts w:ascii="Consolas" w:eastAsia="宋体" w:hAnsi="Consolas" w:cs="宋体"/>
          <w:color w:val="008080"/>
          <w:kern w:val="0"/>
          <w:sz w:val="18"/>
          <w:szCs w:val="18"/>
          <w:rPrChange w:id="2096"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09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098"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09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00"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101"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02"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34302D"/>
          <w:kern w:val="0"/>
          <w:sz w:val="18"/>
          <w:szCs w:val="18"/>
          <w:rPrChange w:id="210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04"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105"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06" w:author="zhang alex" w:date="2019-07-28T22:33:00Z">
            <w:rPr>
              <w:rFonts w:ascii="Consolas" w:eastAsia="宋体" w:hAnsi="Consolas" w:cs="宋体"/>
              <w:color w:val="DD1144"/>
              <w:kern w:val="0"/>
              <w:sz w:val="24"/>
              <w:szCs w:val="24"/>
            </w:rPr>
          </w:rPrChange>
        </w:rPr>
        <w:t>"examples.YetAnotherBean"</w:t>
      </w:r>
      <w:r w:rsidRPr="00983E99">
        <w:rPr>
          <w:rFonts w:ascii="Consolas" w:eastAsia="宋体" w:hAnsi="Consolas" w:cs="宋体"/>
          <w:color w:val="008080"/>
          <w:kern w:val="0"/>
          <w:sz w:val="18"/>
          <w:szCs w:val="18"/>
          <w:rPrChange w:id="2107" w:author="zhang alex" w:date="2019-07-28T22:33: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w:t>
      </w:r>
      <w:r w:rsidRPr="00BA0D5D">
        <w:rPr>
          <w:rFonts w:ascii="Consolas" w:eastAsia="宋体" w:hAnsi="Consolas" w:cs="宋体"/>
          <w:color w:val="34302D"/>
          <w:kern w:val="0"/>
          <w:sz w:val="23"/>
          <w:szCs w:val="23"/>
          <w:shd w:val="clear" w:color="auto" w:fill="F7F7F8"/>
        </w:rPr>
        <w:t>ExampleBean</w:t>
      </w:r>
      <w:r w:rsidRPr="00BA0D5D">
        <w:rPr>
          <w:rFonts w:ascii="inherit" w:eastAsia="宋体" w:hAnsi="inherit" w:cs="Arial"/>
          <w:color w:val="34302D"/>
          <w:kern w:val="0"/>
          <w:sz w:val="24"/>
          <w:szCs w:val="24"/>
        </w:rPr>
        <w:t> class:</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Style w:val="HTML"/>
          <w:rFonts w:ascii="Consolas" w:hAnsi="Consolas"/>
          <w:sz w:val="23"/>
          <w:szCs w:val="23"/>
          <w:shd w:val="clear" w:color="auto" w:fill="F7F7F8"/>
        </w:rPr>
        <w:t>ExampleBean</w:t>
      </w:r>
      <w:r>
        <w:rPr>
          <w:rFonts w:ascii="Arial" w:hAnsi="Arial" w:cs="Arial"/>
          <w:color w:val="34302D"/>
          <w:shd w:val="clear" w:color="auto" w:fill="FFFFFF"/>
        </w:rPr>
        <w:t>类：</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0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b/>
          <w:bCs/>
          <w:color w:val="34302D"/>
          <w:kern w:val="0"/>
          <w:sz w:val="18"/>
          <w:szCs w:val="18"/>
          <w:rPrChange w:id="2109"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11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11" w:author="zhang alex" w:date="2019-07-28T22:33:00Z">
            <w:rPr>
              <w:rFonts w:ascii="Consolas" w:eastAsia="宋体" w:hAnsi="Consolas" w:cs="宋体"/>
              <w:b/>
              <w:bCs/>
              <w:color w:val="34302D"/>
              <w:kern w:val="0"/>
              <w:sz w:val="24"/>
              <w:szCs w:val="24"/>
            </w:rPr>
          </w:rPrChange>
        </w:rPr>
        <w:t>class</w:t>
      </w:r>
      <w:r w:rsidRPr="00983E99">
        <w:rPr>
          <w:rFonts w:ascii="Consolas" w:eastAsia="宋体" w:hAnsi="Consolas" w:cs="宋体"/>
          <w:color w:val="34302D"/>
          <w:kern w:val="0"/>
          <w:sz w:val="18"/>
          <w:szCs w:val="18"/>
          <w:rPrChange w:id="211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445588"/>
          <w:kern w:val="0"/>
          <w:sz w:val="18"/>
          <w:szCs w:val="18"/>
          <w:rPrChange w:id="2113" w:author="zhang alex" w:date="2019-07-28T22:33:00Z">
            <w:rPr>
              <w:rFonts w:ascii="Consolas" w:eastAsia="宋体" w:hAnsi="Consolas" w:cs="宋体"/>
              <w:b/>
              <w:bCs/>
              <w:color w:val="445588"/>
              <w:kern w:val="0"/>
              <w:sz w:val="24"/>
              <w:szCs w:val="24"/>
            </w:rPr>
          </w:rPrChange>
        </w:rPr>
        <w:t>ExampleBean</w:t>
      </w:r>
      <w:r w:rsidRPr="00983E99">
        <w:rPr>
          <w:rFonts w:ascii="Consolas" w:eastAsia="宋体" w:hAnsi="Consolas" w:cs="宋体"/>
          <w:color w:val="34302D"/>
          <w:kern w:val="0"/>
          <w:sz w:val="18"/>
          <w:szCs w:val="18"/>
          <w:rPrChange w:id="2114"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1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1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1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18"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119" w:author="zhang alex" w:date="2019-07-28T22:33:00Z">
            <w:rPr>
              <w:rFonts w:ascii="Consolas" w:eastAsia="宋体" w:hAnsi="Consolas" w:cs="宋体"/>
              <w:color w:val="34302D"/>
              <w:kern w:val="0"/>
              <w:sz w:val="24"/>
              <w:szCs w:val="24"/>
            </w:rPr>
          </w:rPrChange>
        </w:rPr>
        <w:t xml:space="preserve"> AnotherBean beanOne;</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2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2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2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23"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124" w:author="zhang alex" w:date="2019-07-28T22:33:00Z">
            <w:rPr>
              <w:rFonts w:ascii="Consolas" w:eastAsia="宋体" w:hAnsi="Consolas" w:cs="宋体"/>
              <w:color w:val="34302D"/>
              <w:kern w:val="0"/>
              <w:sz w:val="24"/>
              <w:szCs w:val="24"/>
            </w:rPr>
          </w:rPrChange>
        </w:rPr>
        <w:t xml:space="preserve"> YetAnotherBean beanTwo;</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2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2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2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28"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12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30"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131" w:author="zhang alex" w:date="2019-07-28T22:33:00Z">
            <w:rPr>
              <w:rFonts w:ascii="Consolas" w:eastAsia="宋体" w:hAnsi="Consolas" w:cs="宋体"/>
              <w:color w:val="34302D"/>
              <w:kern w:val="0"/>
              <w:sz w:val="24"/>
              <w:szCs w:val="24"/>
            </w:rPr>
          </w:rPrChange>
        </w:rPr>
        <w:t xml:space="preserve"> i;</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32"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3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3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35"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13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37" w:author="zhang alex" w:date="2019-07-28T22:33:00Z">
            <w:rPr>
              <w:rFonts w:ascii="Consolas" w:eastAsia="宋体" w:hAnsi="Consolas" w:cs="宋体"/>
              <w:b/>
              <w:bCs/>
              <w:color w:val="34302D"/>
              <w:kern w:val="0"/>
              <w:sz w:val="24"/>
              <w:szCs w:val="24"/>
            </w:rPr>
          </w:rPrChange>
        </w:rPr>
        <w:t>void</w:t>
      </w:r>
      <w:r w:rsidRPr="00983E99">
        <w:rPr>
          <w:rFonts w:ascii="Consolas" w:eastAsia="宋体" w:hAnsi="Consolas" w:cs="宋体"/>
          <w:color w:val="34302D"/>
          <w:kern w:val="0"/>
          <w:sz w:val="18"/>
          <w:szCs w:val="18"/>
          <w:rPrChange w:id="2138" w:author="zhang alex" w:date="2019-07-28T22:33:00Z">
            <w:rPr>
              <w:rFonts w:ascii="Consolas" w:eastAsia="宋体" w:hAnsi="Consolas" w:cs="宋体"/>
              <w:color w:val="34302D"/>
              <w:kern w:val="0"/>
              <w:sz w:val="24"/>
              <w:szCs w:val="24"/>
            </w:rPr>
          </w:rPrChange>
        </w:rPr>
        <w:t xml:space="preserve"> setBeanOne(AnotherBean beanOne)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3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4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141"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142" w:author="zhang alex" w:date="2019-07-28T22:33:00Z">
            <w:rPr>
              <w:rFonts w:ascii="Consolas" w:eastAsia="宋体" w:hAnsi="Consolas" w:cs="宋体"/>
              <w:color w:val="34302D"/>
              <w:kern w:val="0"/>
              <w:sz w:val="24"/>
              <w:szCs w:val="24"/>
            </w:rPr>
          </w:rPrChange>
        </w:rPr>
        <w:t>.beanOne = beanOne;</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4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44"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4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4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4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48"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14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50" w:author="zhang alex" w:date="2019-07-28T22:33:00Z">
            <w:rPr>
              <w:rFonts w:ascii="Consolas" w:eastAsia="宋体" w:hAnsi="Consolas" w:cs="宋体"/>
              <w:b/>
              <w:bCs/>
              <w:color w:val="34302D"/>
              <w:kern w:val="0"/>
              <w:sz w:val="24"/>
              <w:szCs w:val="24"/>
            </w:rPr>
          </w:rPrChange>
        </w:rPr>
        <w:t>void</w:t>
      </w:r>
      <w:r w:rsidRPr="00983E99">
        <w:rPr>
          <w:rFonts w:ascii="Consolas" w:eastAsia="宋体" w:hAnsi="Consolas" w:cs="宋体"/>
          <w:color w:val="34302D"/>
          <w:kern w:val="0"/>
          <w:sz w:val="18"/>
          <w:szCs w:val="18"/>
          <w:rPrChange w:id="2151" w:author="zhang alex" w:date="2019-07-28T22:33:00Z">
            <w:rPr>
              <w:rFonts w:ascii="Consolas" w:eastAsia="宋体" w:hAnsi="Consolas" w:cs="宋体"/>
              <w:color w:val="34302D"/>
              <w:kern w:val="0"/>
              <w:sz w:val="24"/>
              <w:szCs w:val="24"/>
            </w:rPr>
          </w:rPrChange>
        </w:rPr>
        <w:t xml:space="preserve"> setBeanTwo(YetAnotherBean beanTwo)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5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5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154"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155" w:author="zhang alex" w:date="2019-07-28T22:33:00Z">
            <w:rPr>
              <w:rFonts w:ascii="Consolas" w:eastAsia="宋体" w:hAnsi="Consolas" w:cs="宋体"/>
              <w:color w:val="34302D"/>
              <w:kern w:val="0"/>
              <w:sz w:val="24"/>
              <w:szCs w:val="24"/>
            </w:rPr>
          </w:rPrChange>
        </w:rPr>
        <w:t>.beanTwo = beanTwo;</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5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57"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58"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5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6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61"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16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163" w:author="zhang alex" w:date="2019-07-28T22:33:00Z">
            <w:rPr>
              <w:rFonts w:ascii="Consolas" w:eastAsia="宋体" w:hAnsi="Consolas" w:cs="宋体"/>
              <w:b/>
              <w:bCs/>
              <w:color w:val="34302D"/>
              <w:kern w:val="0"/>
              <w:sz w:val="24"/>
              <w:szCs w:val="24"/>
            </w:rPr>
          </w:rPrChange>
        </w:rPr>
        <w:t>void</w:t>
      </w:r>
      <w:r w:rsidRPr="00983E99">
        <w:rPr>
          <w:rFonts w:ascii="Consolas" w:eastAsia="宋体" w:hAnsi="Consolas" w:cs="宋体"/>
          <w:color w:val="34302D"/>
          <w:kern w:val="0"/>
          <w:sz w:val="18"/>
          <w:szCs w:val="18"/>
          <w:rPrChange w:id="2164" w:author="zhang alex" w:date="2019-07-28T22:33:00Z">
            <w:rPr>
              <w:rFonts w:ascii="Consolas" w:eastAsia="宋体" w:hAnsi="Consolas" w:cs="宋体"/>
              <w:color w:val="34302D"/>
              <w:kern w:val="0"/>
              <w:sz w:val="24"/>
              <w:szCs w:val="24"/>
            </w:rPr>
          </w:rPrChange>
        </w:rPr>
        <w:t xml:space="preserve"> setIntegerProperty(</w:t>
      </w:r>
      <w:r w:rsidRPr="00983E99">
        <w:rPr>
          <w:rFonts w:ascii="Consolas" w:eastAsia="宋体" w:hAnsi="Consolas" w:cs="宋体"/>
          <w:b/>
          <w:bCs/>
          <w:color w:val="34302D"/>
          <w:kern w:val="0"/>
          <w:sz w:val="18"/>
          <w:szCs w:val="18"/>
          <w:rPrChange w:id="2165"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166" w:author="zhang alex" w:date="2019-07-28T22:33:00Z">
            <w:rPr>
              <w:rFonts w:ascii="Consolas" w:eastAsia="宋体" w:hAnsi="Consolas" w:cs="宋体"/>
              <w:color w:val="34302D"/>
              <w:kern w:val="0"/>
              <w:sz w:val="24"/>
              <w:szCs w:val="24"/>
            </w:rPr>
          </w:rPrChange>
        </w:rPr>
        <w:t xml:space="preserve"> i)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6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6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169"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170" w:author="zhang alex" w:date="2019-07-28T22:33:00Z">
            <w:rPr>
              <w:rFonts w:ascii="Consolas" w:eastAsia="宋体" w:hAnsi="Consolas" w:cs="宋体"/>
              <w:color w:val="34302D"/>
              <w:kern w:val="0"/>
              <w:sz w:val="24"/>
              <w:szCs w:val="24"/>
            </w:rPr>
          </w:rPrChange>
        </w:rPr>
        <w:t>.i = i;</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7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72"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7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74" w:author="zhang alex" w:date="2019-07-28T22:33: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setters are declared to match against the properties specified in the XML file. The following example uses constructor-based DI:</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在前面的示例中，声明</w:t>
      </w:r>
      <w:r>
        <w:rPr>
          <w:rFonts w:ascii="Arial" w:hAnsi="Arial" w:cs="Arial"/>
          <w:color w:val="34302D"/>
          <w:shd w:val="clear" w:color="auto" w:fill="FFFFFF"/>
        </w:rPr>
        <w:t>setter</w:t>
      </w:r>
      <w:r>
        <w:rPr>
          <w:rFonts w:ascii="Arial" w:hAnsi="Arial" w:cs="Arial"/>
          <w:color w:val="34302D"/>
          <w:shd w:val="clear" w:color="auto" w:fill="FFFFFF"/>
        </w:rPr>
        <w:t>与</w:t>
      </w:r>
      <w:r>
        <w:rPr>
          <w:rFonts w:ascii="Arial" w:hAnsi="Arial" w:cs="Arial"/>
          <w:color w:val="34302D"/>
          <w:shd w:val="clear" w:color="auto" w:fill="FFFFFF"/>
        </w:rPr>
        <w:t>XML</w:t>
      </w:r>
      <w:r>
        <w:rPr>
          <w:rFonts w:ascii="Arial" w:hAnsi="Arial" w:cs="Arial"/>
          <w:color w:val="34302D"/>
          <w:shd w:val="clear" w:color="auto" w:fill="FFFFFF"/>
        </w:rPr>
        <w:t>文件中指定的属性匹配。以下示例使用基于构造函数的</w:t>
      </w:r>
      <w:r>
        <w:rPr>
          <w:rFonts w:ascii="Arial" w:hAnsi="Arial" w:cs="Arial"/>
          <w:color w:val="34302D"/>
          <w:shd w:val="clear" w:color="auto" w:fill="FFFFFF"/>
        </w:rPr>
        <w:t>DI</w:t>
      </w:r>
      <w:r>
        <w:rPr>
          <w:rFonts w:ascii="Arial" w:hAnsi="Arial" w:cs="Arial"/>
          <w:color w:val="34302D"/>
          <w:shd w:val="clear" w:color="auto" w:fill="FFFFFF"/>
        </w:rPr>
        <w: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75"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176"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17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78"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179"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80" w:author="zhang alex" w:date="2019-07-28T22:33:00Z">
            <w:rPr>
              <w:rFonts w:ascii="Consolas" w:eastAsia="宋体" w:hAnsi="Consolas" w:cs="宋体"/>
              <w:color w:val="DD1144"/>
              <w:kern w:val="0"/>
              <w:sz w:val="24"/>
              <w:szCs w:val="24"/>
            </w:rPr>
          </w:rPrChange>
        </w:rPr>
        <w:t>"exampleBean"</w:t>
      </w:r>
      <w:r w:rsidRPr="00983E99">
        <w:rPr>
          <w:rFonts w:ascii="Consolas" w:eastAsia="宋体" w:hAnsi="Consolas" w:cs="宋体"/>
          <w:color w:val="34302D"/>
          <w:kern w:val="0"/>
          <w:sz w:val="18"/>
          <w:szCs w:val="18"/>
          <w:rPrChange w:id="218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82"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183"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84" w:author="zhang alex" w:date="2019-07-28T22:33:00Z">
            <w:rPr>
              <w:rFonts w:ascii="Consolas" w:eastAsia="宋体" w:hAnsi="Consolas" w:cs="宋体"/>
              <w:color w:val="DD1144"/>
              <w:kern w:val="0"/>
              <w:sz w:val="24"/>
              <w:szCs w:val="24"/>
            </w:rPr>
          </w:rPrChange>
        </w:rPr>
        <w:t>"examples.ExampleBean"</w:t>
      </w:r>
      <w:r w:rsidRPr="00983E99">
        <w:rPr>
          <w:rFonts w:ascii="Consolas" w:eastAsia="宋体" w:hAnsi="Consolas" w:cs="宋体"/>
          <w:color w:val="008080"/>
          <w:kern w:val="0"/>
          <w:sz w:val="18"/>
          <w:szCs w:val="18"/>
          <w:rPrChange w:id="2185"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8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8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188" w:author="zhang alex" w:date="2019-07-28T22:33:00Z">
            <w:rPr>
              <w:rFonts w:ascii="Consolas" w:eastAsia="宋体" w:hAnsi="Consolas" w:cs="宋体"/>
              <w:i/>
              <w:iCs/>
              <w:color w:val="999988"/>
              <w:kern w:val="0"/>
              <w:sz w:val="24"/>
              <w:szCs w:val="24"/>
            </w:rPr>
          </w:rPrChange>
        </w:rPr>
        <w:t>&lt;!-- constructor injection using the nested ref element --&gt;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8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9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191" w:author="zhang alex" w:date="2019-07-28T22:33:00Z">
            <w:rPr>
              <w:rFonts w:ascii="Consolas" w:eastAsia="宋体" w:hAnsi="Consolas" w:cs="宋体"/>
              <w:color w:val="008080"/>
              <w:kern w:val="0"/>
              <w:sz w:val="24"/>
              <w:szCs w:val="24"/>
            </w:rPr>
          </w:rPrChange>
        </w:rPr>
        <w:t>&lt;constructor-arg&gt;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19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19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194" w:author="zhang alex" w:date="2019-07-28T22:33:00Z">
            <w:rPr>
              <w:rFonts w:ascii="Consolas" w:eastAsia="宋体" w:hAnsi="Consolas" w:cs="宋体"/>
              <w:color w:val="008080"/>
              <w:kern w:val="0"/>
              <w:sz w:val="24"/>
              <w:szCs w:val="24"/>
            </w:rPr>
          </w:rPrChange>
        </w:rPr>
        <w:t>&lt;ref</w:t>
      </w:r>
      <w:r w:rsidRPr="00983E99">
        <w:rPr>
          <w:rFonts w:ascii="Consolas" w:eastAsia="宋体" w:hAnsi="Consolas" w:cs="宋体"/>
          <w:color w:val="34302D"/>
          <w:kern w:val="0"/>
          <w:sz w:val="18"/>
          <w:szCs w:val="18"/>
          <w:rPrChange w:id="219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196" w:author="zhang alex" w:date="2019-07-28T22:33:00Z">
            <w:rPr>
              <w:rFonts w:ascii="Consolas" w:eastAsia="宋体" w:hAnsi="Consolas" w:cs="宋体"/>
              <w:color w:val="000080"/>
              <w:kern w:val="0"/>
              <w:sz w:val="24"/>
              <w:szCs w:val="24"/>
            </w:rPr>
          </w:rPrChange>
        </w:rPr>
        <w:t>bean</w:t>
      </w:r>
      <w:r w:rsidRPr="00983E99">
        <w:rPr>
          <w:rFonts w:ascii="Consolas" w:eastAsia="宋体" w:hAnsi="Consolas" w:cs="宋体"/>
          <w:color w:val="34302D"/>
          <w:kern w:val="0"/>
          <w:sz w:val="18"/>
          <w:szCs w:val="18"/>
          <w:rPrChange w:id="2197"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198"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008080"/>
          <w:kern w:val="0"/>
          <w:sz w:val="18"/>
          <w:szCs w:val="18"/>
          <w:rPrChange w:id="2199"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00"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0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202" w:author="zhang alex" w:date="2019-07-28T22:33:00Z">
            <w:rPr>
              <w:rFonts w:ascii="Consolas" w:eastAsia="宋体" w:hAnsi="Consolas" w:cs="宋体"/>
              <w:color w:val="008080"/>
              <w:kern w:val="0"/>
              <w:sz w:val="24"/>
              <w:szCs w:val="24"/>
            </w:rPr>
          </w:rPrChange>
        </w:rPr>
        <w:t>&lt;/constructor-arg&gt;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03"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0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0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206" w:author="zhang alex" w:date="2019-07-28T22:33:00Z">
            <w:rPr>
              <w:rFonts w:ascii="Consolas" w:eastAsia="宋体" w:hAnsi="Consolas" w:cs="宋体"/>
              <w:i/>
              <w:iCs/>
              <w:color w:val="999988"/>
              <w:kern w:val="0"/>
              <w:sz w:val="24"/>
              <w:szCs w:val="24"/>
            </w:rPr>
          </w:rPrChange>
        </w:rPr>
        <w:t>&lt;!-- constructor injection using the neater ref attribute --&gt;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0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0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209"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21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11" w:author="zhang alex" w:date="2019-07-28T22:33:00Z">
            <w:rPr>
              <w:rFonts w:ascii="Consolas" w:eastAsia="宋体" w:hAnsi="Consolas" w:cs="宋体"/>
              <w:color w:val="000080"/>
              <w:kern w:val="0"/>
              <w:sz w:val="24"/>
              <w:szCs w:val="24"/>
            </w:rPr>
          </w:rPrChange>
        </w:rPr>
        <w:t>ref</w:t>
      </w:r>
      <w:r w:rsidRPr="00983E99">
        <w:rPr>
          <w:rFonts w:ascii="Consolas" w:eastAsia="宋体" w:hAnsi="Consolas" w:cs="宋体"/>
          <w:color w:val="34302D"/>
          <w:kern w:val="0"/>
          <w:sz w:val="18"/>
          <w:szCs w:val="18"/>
          <w:rPrChange w:id="2212"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13"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008080"/>
          <w:kern w:val="0"/>
          <w:sz w:val="18"/>
          <w:szCs w:val="18"/>
          <w:rPrChange w:id="2214"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1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1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1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218"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21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20" w:author="zhang alex" w:date="2019-07-28T22:33:00Z">
            <w:rPr>
              <w:rFonts w:ascii="Consolas" w:eastAsia="宋体" w:hAnsi="Consolas" w:cs="宋体"/>
              <w:color w:val="000080"/>
              <w:kern w:val="0"/>
              <w:sz w:val="24"/>
              <w:szCs w:val="24"/>
            </w:rPr>
          </w:rPrChange>
        </w:rPr>
        <w:t>type</w:t>
      </w:r>
      <w:r w:rsidRPr="00983E99">
        <w:rPr>
          <w:rFonts w:ascii="Consolas" w:eastAsia="宋体" w:hAnsi="Consolas" w:cs="宋体"/>
          <w:color w:val="34302D"/>
          <w:kern w:val="0"/>
          <w:sz w:val="18"/>
          <w:szCs w:val="18"/>
          <w:rPrChange w:id="2221"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22" w:author="zhang alex" w:date="2019-07-28T22:33:00Z">
            <w:rPr>
              <w:rFonts w:ascii="Consolas" w:eastAsia="宋体" w:hAnsi="Consolas" w:cs="宋体"/>
              <w:color w:val="DD1144"/>
              <w:kern w:val="0"/>
              <w:sz w:val="24"/>
              <w:szCs w:val="24"/>
            </w:rPr>
          </w:rPrChange>
        </w:rPr>
        <w:t>"int"</w:t>
      </w:r>
      <w:r w:rsidRPr="00983E99">
        <w:rPr>
          <w:rFonts w:ascii="Consolas" w:eastAsia="宋体" w:hAnsi="Consolas" w:cs="宋体"/>
          <w:color w:val="34302D"/>
          <w:kern w:val="0"/>
          <w:sz w:val="18"/>
          <w:szCs w:val="18"/>
          <w:rPrChange w:id="222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24" w:author="zhang alex" w:date="2019-07-28T22:33:00Z">
            <w:rPr>
              <w:rFonts w:ascii="Consolas" w:eastAsia="宋体" w:hAnsi="Consolas" w:cs="宋体"/>
              <w:color w:val="000080"/>
              <w:kern w:val="0"/>
              <w:sz w:val="24"/>
              <w:szCs w:val="24"/>
            </w:rPr>
          </w:rPrChange>
        </w:rPr>
        <w:t>value</w:t>
      </w:r>
      <w:r w:rsidRPr="00983E99">
        <w:rPr>
          <w:rFonts w:ascii="Consolas" w:eastAsia="宋体" w:hAnsi="Consolas" w:cs="宋体"/>
          <w:color w:val="34302D"/>
          <w:kern w:val="0"/>
          <w:sz w:val="18"/>
          <w:szCs w:val="18"/>
          <w:rPrChange w:id="2225"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26" w:author="zhang alex" w:date="2019-07-28T22:33:00Z">
            <w:rPr>
              <w:rFonts w:ascii="Consolas" w:eastAsia="宋体" w:hAnsi="Consolas" w:cs="宋体"/>
              <w:color w:val="DD1144"/>
              <w:kern w:val="0"/>
              <w:sz w:val="24"/>
              <w:szCs w:val="24"/>
            </w:rPr>
          </w:rPrChange>
        </w:rPr>
        <w:t>"1"</w:t>
      </w:r>
      <w:r w:rsidRPr="00983E99">
        <w:rPr>
          <w:rFonts w:ascii="Consolas" w:eastAsia="宋体" w:hAnsi="Consolas" w:cs="宋体"/>
          <w:color w:val="008080"/>
          <w:kern w:val="0"/>
          <w:sz w:val="18"/>
          <w:szCs w:val="18"/>
          <w:rPrChange w:id="2227"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2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229" w:author="zhang alex" w:date="2019-07-28T22:33:00Z">
            <w:rPr>
              <w:rFonts w:ascii="Consolas" w:eastAsia="宋体" w:hAnsi="Consolas" w:cs="宋体"/>
              <w:color w:val="008080"/>
              <w:kern w:val="0"/>
              <w:sz w:val="24"/>
              <w:szCs w:val="24"/>
            </w:rPr>
          </w:rPrChange>
        </w:rPr>
        <w:lastRenderedPageBreak/>
        <w:t>&lt;/bean&gt;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3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3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232"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23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34"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235"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36"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34302D"/>
          <w:kern w:val="0"/>
          <w:sz w:val="18"/>
          <w:szCs w:val="18"/>
          <w:rPrChange w:id="223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38"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239"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40" w:author="zhang alex" w:date="2019-07-28T22:33:00Z">
            <w:rPr>
              <w:rFonts w:ascii="Consolas" w:eastAsia="宋体" w:hAnsi="Consolas" w:cs="宋体"/>
              <w:color w:val="DD1144"/>
              <w:kern w:val="0"/>
              <w:sz w:val="24"/>
              <w:szCs w:val="24"/>
            </w:rPr>
          </w:rPrChange>
        </w:rPr>
        <w:t>"examples.AnotherBean"</w:t>
      </w:r>
      <w:r w:rsidRPr="00983E99">
        <w:rPr>
          <w:rFonts w:ascii="Consolas" w:eastAsia="宋体" w:hAnsi="Consolas" w:cs="宋体"/>
          <w:color w:val="008080"/>
          <w:kern w:val="0"/>
          <w:sz w:val="18"/>
          <w:szCs w:val="18"/>
          <w:rPrChange w:id="2241"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4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243"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24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45"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246"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47"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34302D"/>
          <w:kern w:val="0"/>
          <w:sz w:val="18"/>
          <w:szCs w:val="18"/>
          <w:rPrChange w:id="224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249"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250"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251" w:author="zhang alex" w:date="2019-07-28T22:33:00Z">
            <w:rPr>
              <w:rFonts w:ascii="Consolas" w:eastAsia="宋体" w:hAnsi="Consolas" w:cs="宋体"/>
              <w:color w:val="DD1144"/>
              <w:kern w:val="0"/>
              <w:sz w:val="24"/>
              <w:szCs w:val="24"/>
            </w:rPr>
          </w:rPrChange>
        </w:rPr>
        <w:t>"examples.YetAnotherBean"</w:t>
      </w:r>
      <w:r w:rsidRPr="00983E99">
        <w:rPr>
          <w:rFonts w:ascii="Consolas" w:eastAsia="宋体" w:hAnsi="Consolas" w:cs="宋体"/>
          <w:color w:val="008080"/>
          <w:kern w:val="0"/>
          <w:sz w:val="18"/>
          <w:szCs w:val="18"/>
          <w:rPrChange w:id="2252" w:author="zhang alex" w:date="2019-07-28T22:33: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w:t>
      </w:r>
      <w:r w:rsidRPr="00BA0D5D">
        <w:rPr>
          <w:rFonts w:ascii="Consolas" w:eastAsia="宋体" w:hAnsi="Consolas" w:cs="宋体"/>
          <w:color w:val="34302D"/>
          <w:kern w:val="0"/>
          <w:sz w:val="23"/>
          <w:szCs w:val="23"/>
          <w:shd w:val="clear" w:color="auto" w:fill="F7F7F8"/>
        </w:rPr>
        <w:t>ExampleBean</w:t>
      </w:r>
      <w:r w:rsidRPr="00BA0D5D">
        <w:rPr>
          <w:rFonts w:ascii="inherit" w:eastAsia="宋体" w:hAnsi="inherit" w:cs="Arial"/>
          <w:color w:val="34302D"/>
          <w:kern w:val="0"/>
          <w:sz w:val="24"/>
          <w:szCs w:val="24"/>
        </w:rPr>
        <w:t> class:</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Style w:val="HTML"/>
          <w:rFonts w:ascii="Consolas" w:hAnsi="Consolas"/>
          <w:sz w:val="23"/>
          <w:szCs w:val="23"/>
          <w:shd w:val="clear" w:color="auto" w:fill="F7F7F8"/>
        </w:rPr>
        <w:t>ExampleBean</w:t>
      </w:r>
      <w:r>
        <w:rPr>
          <w:rFonts w:ascii="Arial" w:hAnsi="Arial" w:cs="Arial"/>
          <w:color w:val="34302D"/>
          <w:shd w:val="clear" w:color="auto" w:fill="FFFFFF"/>
        </w:rPr>
        <w:t>类：</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5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b/>
          <w:bCs/>
          <w:color w:val="34302D"/>
          <w:kern w:val="0"/>
          <w:sz w:val="18"/>
          <w:szCs w:val="18"/>
          <w:rPrChange w:id="2254"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25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256" w:author="zhang alex" w:date="2019-07-28T22:33:00Z">
            <w:rPr>
              <w:rFonts w:ascii="Consolas" w:eastAsia="宋体" w:hAnsi="Consolas" w:cs="宋体"/>
              <w:b/>
              <w:bCs/>
              <w:color w:val="34302D"/>
              <w:kern w:val="0"/>
              <w:sz w:val="24"/>
              <w:szCs w:val="24"/>
            </w:rPr>
          </w:rPrChange>
        </w:rPr>
        <w:t>class</w:t>
      </w:r>
      <w:r w:rsidRPr="00983E99">
        <w:rPr>
          <w:rFonts w:ascii="Consolas" w:eastAsia="宋体" w:hAnsi="Consolas" w:cs="宋体"/>
          <w:color w:val="34302D"/>
          <w:kern w:val="0"/>
          <w:sz w:val="18"/>
          <w:szCs w:val="18"/>
          <w:rPrChange w:id="225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445588"/>
          <w:kern w:val="0"/>
          <w:sz w:val="18"/>
          <w:szCs w:val="18"/>
          <w:rPrChange w:id="2258" w:author="zhang alex" w:date="2019-07-28T22:33:00Z">
            <w:rPr>
              <w:rFonts w:ascii="Consolas" w:eastAsia="宋体" w:hAnsi="Consolas" w:cs="宋体"/>
              <w:b/>
              <w:bCs/>
              <w:color w:val="445588"/>
              <w:kern w:val="0"/>
              <w:sz w:val="24"/>
              <w:szCs w:val="24"/>
            </w:rPr>
          </w:rPrChange>
        </w:rPr>
        <w:t>ExampleBean</w:t>
      </w:r>
      <w:r w:rsidRPr="00983E99">
        <w:rPr>
          <w:rFonts w:ascii="Consolas" w:eastAsia="宋体" w:hAnsi="Consolas" w:cs="宋体"/>
          <w:color w:val="34302D"/>
          <w:kern w:val="0"/>
          <w:sz w:val="18"/>
          <w:szCs w:val="18"/>
          <w:rPrChange w:id="2259"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6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6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6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263"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264" w:author="zhang alex" w:date="2019-07-28T22:33:00Z">
            <w:rPr>
              <w:rFonts w:ascii="Consolas" w:eastAsia="宋体" w:hAnsi="Consolas" w:cs="宋体"/>
              <w:color w:val="34302D"/>
              <w:kern w:val="0"/>
              <w:sz w:val="24"/>
              <w:szCs w:val="24"/>
            </w:rPr>
          </w:rPrChange>
        </w:rPr>
        <w:t xml:space="preserve"> AnotherBean beanOne;</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6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6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6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268"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269" w:author="zhang alex" w:date="2019-07-28T22:33:00Z">
            <w:rPr>
              <w:rFonts w:ascii="Consolas" w:eastAsia="宋体" w:hAnsi="Consolas" w:cs="宋体"/>
              <w:color w:val="34302D"/>
              <w:kern w:val="0"/>
              <w:sz w:val="24"/>
              <w:szCs w:val="24"/>
            </w:rPr>
          </w:rPrChange>
        </w:rPr>
        <w:t xml:space="preserve"> YetAnotherBean beanTwo;</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70"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7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7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273"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27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275"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276" w:author="zhang alex" w:date="2019-07-28T22:33:00Z">
            <w:rPr>
              <w:rFonts w:ascii="Consolas" w:eastAsia="宋体" w:hAnsi="Consolas" w:cs="宋体"/>
              <w:color w:val="34302D"/>
              <w:kern w:val="0"/>
              <w:sz w:val="24"/>
              <w:szCs w:val="24"/>
            </w:rPr>
          </w:rPrChange>
        </w:rPr>
        <w:t xml:space="preserve"> i;</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77"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7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7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280"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281" w:author="zhang alex" w:date="2019-07-28T22:33:00Z">
            <w:rPr>
              <w:rFonts w:ascii="Consolas" w:eastAsia="宋体" w:hAnsi="Consolas" w:cs="宋体"/>
              <w:color w:val="34302D"/>
              <w:kern w:val="0"/>
              <w:sz w:val="24"/>
              <w:szCs w:val="24"/>
            </w:rPr>
          </w:rPrChange>
        </w:rPr>
        <w:t xml:space="preserve"> ExampleBean(</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8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83" w:author="zhang alex" w:date="2019-07-28T22:33:00Z">
            <w:rPr>
              <w:rFonts w:ascii="Consolas" w:eastAsia="宋体" w:hAnsi="Consolas" w:cs="宋体"/>
              <w:color w:val="34302D"/>
              <w:kern w:val="0"/>
              <w:sz w:val="24"/>
              <w:szCs w:val="24"/>
            </w:rPr>
          </w:rPrChange>
        </w:rPr>
        <w:t xml:space="preserve">        AnotherBean anotherBean, YetAnotherBean yetAnotherBean, </w:t>
      </w:r>
      <w:r w:rsidRPr="00983E99">
        <w:rPr>
          <w:rFonts w:ascii="Consolas" w:eastAsia="宋体" w:hAnsi="Consolas" w:cs="宋体"/>
          <w:b/>
          <w:bCs/>
          <w:color w:val="34302D"/>
          <w:kern w:val="0"/>
          <w:sz w:val="18"/>
          <w:szCs w:val="18"/>
          <w:rPrChange w:id="2284"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285" w:author="zhang alex" w:date="2019-07-28T22:33:00Z">
            <w:rPr>
              <w:rFonts w:ascii="Consolas" w:eastAsia="宋体" w:hAnsi="Consolas" w:cs="宋体"/>
              <w:color w:val="34302D"/>
              <w:kern w:val="0"/>
              <w:sz w:val="24"/>
              <w:szCs w:val="24"/>
            </w:rPr>
          </w:rPrChange>
        </w:rPr>
        <w:t xml:space="preserve"> i)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8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8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288"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289" w:author="zhang alex" w:date="2019-07-28T22:33:00Z">
            <w:rPr>
              <w:rFonts w:ascii="Consolas" w:eastAsia="宋体" w:hAnsi="Consolas" w:cs="宋体"/>
              <w:color w:val="34302D"/>
              <w:kern w:val="0"/>
              <w:sz w:val="24"/>
              <w:szCs w:val="24"/>
            </w:rPr>
          </w:rPrChange>
        </w:rPr>
        <w:t>.beanOne = anotherBean;</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90"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91"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292"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293" w:author="zhang alex" w:date="2019-07-28T22:33:00Z">
            <w:rPr>
              <w:rFonts w:ascii="Consolas" w:eastAsia="宋体" w:hAnsi="Consolas" w:cs="宋体"/>
              <w:color w:val="34302D"/>
              <w:kern w:val="0"/>
              <w:sz w:val="24"/>
              <w:szCs w:val="24"/>
            </w:rPr>
          </w:rPrChange>
        </w:rPr>
        <w:t>.beanTwo = yetAnotherBean;</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9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9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996633"/>
          <w:kern w:val="0"/>
          <w:sz w:val="18"/>
          <w:szCs w:val="18"/>
          <w:rPrChange w:id="2296" w:author="zhang alex" w:date="2019-07-28T22:33:00Z">
            <w:rPr>
              <w:rFonts w:ascii="Consolas" w:eastAsia="宋体" w:hAnsi="Consolas" w:cs="宋体"/>
              <w:color w:val="996633"/>
              <w:kern w:val="0"/>
              <w:sz w:val="24"/>
              <w:szCs w:val="24"/>
            </w:rPr>
          </w:rPrChange>
        </w:rPr>
        <w:t>this</w:t>
      </w:r>
      <w:r w:rsidRPr="00983E99">
        <w:rPr>
          <w:rFonts w:ascii="Consolas" w:eastAsia="宋体" w:hAnsi="Consolas" w:cs="宋体"/>
          <w:color w:val="34302D"/>
          <w:kern w:val="0"/>
          <w:sz w:val="18"/>
          <w:szCs w:val="18"/>
          <w:rPrChange w:id="2297" w:author="zhang alex" w:date="2019-07-28T22:33:00Z">
            <w:rPr>
              <w:rFonts w:ascii="Consolas" w:eastAsia="宋体" w:hAnsi="Consolas" w:cs="宋体"/>
              <w:color w:val="34302D"/>
              <w:kern w:val="0"/>
              <w:sz w:val="24"/>
              <w:szCs w:val="24"/>
            </w:rPr>
          </w:rPrChange>
        </w:rPr>
        <w:t>.i = i;</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29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299"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00"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01" w:author="zhang alex" w:date="2019-07-28T22:33: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constructor arguments specified in the bean definition are used as arguments to the constructor of the </w:t>
      </w:r>
      <w:r w:rsidRPr="00BA0D5D">
        <w:rPr>
          <w:rFonts w:ascii="Consolas" w:eastAsia="宋体" w:hAnsi="Consolas" w:cs="宋体"/>
          <w:color w:val="34302D"/>
          <w:kern w:val="0"/>
          <w:sz w:val="23"/>
          <w:szCs w:val="23"/>
          <w:shd w:val="clear" w:color="auto" w:fill="F7F7F8"/>
        </w:rPr>
        <w:t>ExampleBean</w:t>
      </w:r>
      <w:r w:rsidRPr="00BA0D5D">
        <w:rPr>
          <w:rFonts w:ascii="inherit" w:eastAsia="宋体" w:hAnsi="inherit" w:cs="Arial"/>
          <w:color w:val="34302D"/>
          <w:kern w:val="0"/>
          <w:sz w:val="24"/>
          <w:szCs w:val="24"/>
        </w:rPr>
        <w:t>.</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定义中指定的构造函数参数用作构造函数</w:t>
      </w:r>
      <w:ins w:id="2302" w:author="zhang alex" w:date="2019-07-28T22:45:00Z">
        <w:r w:rsidR="009B3017">
          <w:rPr>
            <w:rStyle w:val="HTML"/>
            <w:rFonts w:ascii="Consolas" w:hAnsi="Consolas"/>
            <w:sz w:val="23"/>
            <w:szCs w:val="23"/>
            <w:shd w:val="clear" w:color="auto" w:fill="F7F7F8"/>
          </w:rPr>
          <w:t>ExampleBean</w:t>
        </w:r>
      </w:ins>
      <w:r>
        <w:rPr>
          <w:rFonts w:ascii="Arial" w:hAnsi="Arial" w:cs="Arial"/>
          <w:color w:val="34302D"/>
          <w:shd w:val="clear" w:color="auto" w:fill="FFFFFF"/>
        </w:rPr>
        <w:t>的参数</w:t>
      </w:r>
      <w:del w:id="2303" w:author="zhang alex" w:date="2019-07-28T22:45:00Z">
        <w:r w:rsidDel="009B3017">
          <w:rPr>
            <w:rStyle w:val="HTML"/>
            <w:rFonts w:ascii="Consolas" w:hAnsi="Consolas"/>
            <w:sz w:val="23"/>
            <w:szCs w:val="23"/>
            <w:shd w:val="clear" w:color="auto" w:fill="F7F7F8"/>
          </w:rPr>
          <w:delText>ExampleBean</w:delText>
        </w:r>
      </w:del>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a variant of this example, where, instead of using a constructor, Spring is told to call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to return an instance of the object:</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现在考虑这个示例的变体，其中，不使用构造函数，而是告诉</w:t>
      </w:r>
      <w:r>
        <w:rPr>
          <w:rFonts w:ascii="Arial" w:hAnsi="Arial" w:cs="Arial"/>
          <w:color w:val="34302D"/>
          <w:shd w:val="clear" w:color="auto" w:fill="FFFFFF"/>
        </w:rPr>
        <w:t>Spring</w:t>
      </w:r>
      <w:r>
        <w:rPr>
          <w:rFonts w:ascii="Arial" w:hAnsi="Arial" w:cs="Arial"/>
          <w:color w:val="34302D"/>
          <w:shd w:val="clear" w:color="auto" w:fill="FFFFFF"/>
        </w:rPr>
        <w:t>调用</w:t>
      </w:r>
      <w:r>
        <w:rPr>
          <w:rStyle w:val="HTML"/>
          <w:rFonts w:ascii="Consolas" w:hAnsi="Consolas"/>
          <w:sz w:val="23"/>
          <w:szCs w:val="23"/>
          <w:shd w:val="clear" w:color="auto" w:fill="F7F7F8"/>
        </w:rPr>
        <w:t>static</w:t>
      </w:r>
      <w:r>
        <w:rPr>
          <w:rFonts w:ascii="Arial" w:hAnsi="Arial" w:cs="Arial"/>
          <w:color w:val="34302D"/>
          <w:shd w:val="clear" w:color="auto" w:fill="FFFFFF"/>
        </w:rPr>
        <w:t>工厂方法来返回对象的实例：</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0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305"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30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07"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308"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09" w:author="zhang alex" w:date="2019-07-28T22:33:00Z">
            <w:rPr>
              <w:rFonts w:ascii="Consolas" w:eastAsia="宋体" w:hAnsi="Consolas" w:cs="宋体"/>
              <w:color w:val="DD1144"/>
              <w:kern w:val="0"/>
              <w:sz w:val="24"/>
              <w:szCs w:val="24"/>
            </w:rPr>
          </w:rPrChange>
        </w:rPr>
        <w:t>"exampleBean"</w:t>
      </w:r>
      <w:r w:rsidRPr="00983E99">
        <w:rPr>
          <w:rFonts w:ascii="Consolas" w:eastAsia="宋体" w:hAnsi="Consolas" w:cs="宋体"/>
          <w:color w:val="34302D"/>
          <w:kern w:val="0"/>
          <w:sz w:val="18"/>
          <w:szCs w:val="18"/>
          <w:rPrChange w:id="231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11"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312"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13" w:author="zhang alex" w:date="2019-07-28T22:33:00Z">
            <w:rPr>
              <w:rFonts w:ascii="Consolas" w:eastAsia="宋体" w:hAnsi="Consolas" w:cs="宋体"/>
              <w:color w:val="DD1144"/>
              <w:kern w:val="0"/>
              <w:sz w:val="24"/>
              <w:szCs w:val="24"/>
            </w:rPr>
          </w:rPrChange>
        </w:rPr>
        <w:t>"examples.ExampleBean"</w:t>
      </w:r>
      <w:r w:rsidRPr="00983E99">
        <w:rPr>
          <w:rFonts w:ascii="Consolas" w:eastAsia="宋体" w:hAnsi="Consolas" w:cs="宋体"/>
          <w:color w:val="34302D"/>
          <w:kern w:val="0"/>
          <w:sz w:val="18"/>
          <w:szCs w:val="18"/>
          <w:rPrChange w:id="2314"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15" w:author="zhang alex" w:date="2019-07-28T22:33:00Z">
            <w:rPr>
              <w:rFonts w:ascii="Consolas" w:eastAsia="宋体" w:hAnsi="Consolas" w:cs="宋体"/>
              <w:color w:val="000080"/>
              <w:kern w:val="0"/>
              <w:sz w:val="24"/>
              <w:szCs w:val="24"/>
            </w:rPr>
          </w:rPrChange>
        </w:rPr>
        <w:t>factory-method</w:t>
      </w:r>
      <w:r w:rsidRPr="00983E99">
        <w:rPr>
          <w:rFonts w:ascii="Consolas" w:eastAsia="宋体" w:hAnsi="Consolas" w:cs="宋体"/>
          <w:color w:val="34302D"/>
          <w:kern w:val="0"/>
          <w:sz w:val="18"/>
          <w:szCs w:val="18"/>
          <w:rPrChange w:id="2316"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17" w:author="zhang alex" w:date="2019-07-28T22:33:00Z">
            <w:rPr>
              <w:rFonts w:ascii="Consolas" w:eastAsia="宋体" w:hAnsi="Consolas" w:cs="宋体"/>
              <w:color w:val="DD1144"/>
              <w:kern w:val="0"/>
              <w:sz w:val="24"/>
              <w:szCs w:val="24"/>
            </w:rPr>
          </w:rPrChange>
        </w:rPr>
        <w:t>"createInstance"</w:t>
      </w:r>
      <w:r w:rsidRPr="00983E99">
        <w:rPr>
          <w:rFonts w:ascii="Consolas" w:eastAsia="宋体" w:hAnsi="Consolas" w:cs="宋体"/>
          <w:color w:val="008080"/>
          <w:kern w:val="0"/>
          <w:sz w:val="18"/>
          <w:szCs w:val="18"/>
          <w:rPrChange w:id="2318"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1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2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321"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32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23" w:author="zhang alex" w:date="2019-07-28T22:33:00Z">
            <w:rPr>
              <w:rFonts w:ascii="Consolas" w:eastAsia="宋体" w:hAnsi="Consolas" w:cs="宋体"/>
              <w:color w:val="000080"/>
              <w:kern w:val="0"/>
              <w:sz w:val="24"/>
              <w:szCs w:val="24"/>
            </w:rPr>
          </w:rPrChange>
        </w:rPr>
        <w:t>ref</w:t>
      </w:r>
      <w:r w:rsidRPr="00983E99">
        <w:rPr>
          <w:rFonts w:ascii="Consolas" w:eastAsia="宋体" w:hAnsi="Consolas" w:cs="宋体"/>
          <w:color w:val="34302D"/>
          <w:kern w:val="0"/>
          <w:sz w:val="18"/>
          <w:szCs w:val="18"/>
          <w:rPrChange w:id="2324"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25"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008080"/>
          <w:kern w:val="0"/>
          <w:sz w:val="18"/>
          <w:szCs w:val="18"/>
          <w:rPrChange w:id="2326"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2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2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329"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33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31" w:author="zhang alex" w:date="2019-07-28T22:33:00Z">
            <w:rPr>
              <w:rFonts w:ascii="Consolas" w:eastAsia="宋体" w:hAnsi="Consolas" w:cs="宋体"/>
              <w:color w:val="000080"/>
              <w:kern w:val="0"/>
              <w:sz w:val="24"/>
              <w:szCs w:val="24"/>
            </w:rPr>
          </w:rPrChange>
        </w:rPr>
        <w:t>ref</w:t>
      </w:r>
      <w:r w:rsidRPr="00983E99">
        <w:rPr>
          <w:rFonts w:ascii="Consolas" w:eastAsia="宋体" w:hAnsi="Consolas" w:cs="宋体"/>
          <w:color w:val="34302D"/>
          <w:kern w:val="0"/>
          <w:sz w:val="18"/>
          <w:szCs w:val="18"/>
          <w:rPrChange w:id="2332"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33"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008080"/>
          <w:kern w:val="0"/>
          <w:sz w:val="18"/>
          <w:szCs w:val="18"/>
          <w:rPrChange w:id="2334"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35"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3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8080"/>
          <w:kern w:val="0"/>
          <w:sz w:val="18"/>
          <w:szCs w:val="18"/>
          <w:rPrChange w:id="2337" w:author="zhang alex" w:date="2019-07-28T22:33:00Z">
            <w:rPr>
              <w:rFonts w:ascii="Consolas" w:eastAsia="宋体" w:hAnsi="Consolas" w:cs="宋体"/>
              <w:color w:val="008080"/>
              <w:kern w:val="0"/>
              <w:sz w:val="24"/>
              <w:szCs w:val="24"/>
            </w:rPr>
          </w:rPrChange>
        </w:rPr>
        <w:t>&lt;constructor-arg</w:t>
      </w:r>
      <w:r w:rsidRPr="00983E99">
        <w:rPr>
          <w:rFonts w:ascii="Consolas" w:eastAsia="宋体" w:hAnsi="Consolas" w:cs="宋体"/>
          <w:color w:val="34302D"/>
          <w:kern w:val="0"/>
          <w:sz w:val="18"/>
          <w:szCs w:val="18"/>
          <w:rPrChange w:id="233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39" w:author="zhang alex" w:date="2019-07-28T22:33:00Z">
            <w:rPr>
              <w:rFonts w:ascii="Consolas" w:eastAsia="宋体" w:hAnsi="Consolas" w:cs="宋体"/>
              <w:color w:val="000080"/>
              <w:kern w:val="0"/>
              <w:sz w:val="24"/>
              <w:szCs w:val="24"/>
            </w:rPr>
          </w:rPrChange>
        </w:rPr>
        <w:t>value</w:t>
      </w:r>
      <w:r w:rsidRPr="00983E99">
        <w:rPr>
          <w:rFonts w:ascii="Consolas" w:eastAsia="宋体" w:hAnsi="Consolas" w:cs="宋体"/>
          <w:color w:val="34302D"/>
          <w:kern w:val="0"/>
          <w:sz w:val="18"/>
          <w:szCs w:val="18"/>
          <w:rPrChange w:id="2340"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41" w:author="zhang alex" w:date="2019-07-28T22:33:00Z">
            <w:rPr>
              <w:rFonts w:ascii="Consolas" w:eastAsia="宋体" w:hAnsi="Consolas" w:cs="宋体"/>
              <w:color w:val="DD1144"/>
              <w:kern w:val="0"/>
              <w:sz w:val="24"/>
              <w:szCs w:val="24"/>
            </w:rPr>
          </w:rPrChange>
        </w:rPr>
        <w:t>"1"</w:t>
      </w:r>
      <w:r w:rsidRPr="00983E99">
        <w:rPr>
          <w:rFonts w:ascii="Consolas" w:eastAsia="宋体" w:hAnsi="Consolas" w:cs="宋体"/>
          <w:color w:val="008080"/>
          <w:kern w:val="0"/>
          <w:sz w:val="18"/>
          <w:szCs w:val="18"/>
          <w:rPrChange w:id="2342"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4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344" w:author="zhang alex" w:date="2019-07-28T22:33:00Z">
            <w:rPr>
              <w:rFonts w:ascii="Consolas" w:eastAsia="宋体" w:hAnsi="Consolas" w:cs="宋体"/>
              <w:color w:val="008080"/>
              <w:kern w:val="0"/>
              <w:sz w:val="24"/>
              <w:szCs w:val="24"/>
            </w:rPr>
          </w:rPrChange>
        </w:rPr>
        <w:t>&lt;/bean&gt;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4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4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347"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34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49"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350"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51" w:author="zhang alex" w:date="2019-07-28T22:33:00Z">
            <w:rPr>
              <w:rFonts w:ascii="Consolas" w:eastAsia="宋体" w:hAnsi="Consolas" w:cs="宋体"/>
              <w:color w:val="DD1144"/>
              <w:kern w:val="0"/>
              <w:sz w:val="24"/>
              <w:szCs w:val="24"/>
            </w:rPr>
          </w:rPrChange>
        </w:rPr>
        <w:t>"anotherExampleBean"</w:t>
      </w:r>
      <w:r w:rsidRPr="00983E99">
        <w:rPr>
          <w:rFonts w:ascii="Consolas" w:eastAsia="宋体" w:hAnsi="Consolas" w:cs="宋体"/>
          <w:color w:val="34302D"/>
          <w:kern w:val="0"/>
          <w:sz w:val="18"/>
          <w:szCs w:val="18"/>
          <w:rPrChange w:id="235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53"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354"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55" w:author="zhang alex" w:date="2019-07-28T22:33:00Z">
            <w:rPr>
              <w:rFonts w:ascii="Consolas" w:eastAsia="宋体" w:hAnsi="Consolas" w:cs="宋体"/>
              <w:color w:val="DD1144"/>
              <w:kern w:val="0"/>
              <w:sz w:val="24"/>
              <w:szCs w:val="24"/>
            </w:rPr>
          </w:rPrChange>
        </w:rPr>
        <w:t>"examples.AnotherBean"</w:t>
      </w:r>
      <w:r w:rsidRPr="00983E99">
        <w:rPr>
          <w:rFonts w:ascii="Consolas" w:eastAsia="宋体" w:hAnsi="Consolas" w:cs="宋体"/>
          <w:color w:val="008080"/>
          <w:kern w:val="0"/>
          <w:sz w:val="18"/>
          <w:szCs w:val="18"/>
          <w:rPrChange w:id="2356" w:author="zhang alex" w:date="2019-07-28T22:33:00Z">
            <w:rPr>
              <w:rFonts w:ascii="Consolas" w:eastAsia="宋体" w:hAnsi="Consolas" w:cs="宋体"/>
              <w:color w:val="008080"/>
              <w:kern w:val="0"/>
              <w:sz w:val="24"/>
              <w:szCs w:val="24"/>
            </w:rPr>
          </w:rPrChange>
        </w:rPr>
        <w:t>/&gt;</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5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008080"/>
          <w:kern w:val="0"/>
          <w:sz w:val="18"/>
          <w:szCs w:val="18"/>
          <w:rPrChange w:id="2358" w:author="zhang alex" w:date="2019-07-28T22:33:00Z">
            <w:rPr>
              <w:rFonts w:ascii="Consolas" w:eastAsia="宋体" w:hAnsi="Consolas" w:cs="宋体"/>
              <w:color w:val="008080"/>
              <w:kern w:val="0"/>
              <w:sz w:val="24"/>
              <w:szCs w:val="24"/>
            </w:rPr>
          </w:rPrChange>
        </w:rPr>
        <w:t>&lt;bean</w:t>
      </w:r>
      <w:r w:rsidRPr="00983E99">
        <w:rPr>
          <w:rFonts w:ascii="Consolas" w:eastAsia="宋体" w:hAnsi="Consolas" w:cs="宋体"/>
          <w:color w:val="34302D"/>
          <w:kern w:val="0"/>
          <w:sz w:val="18"/>
          <w:szCs w:val="18"/>
          <w:rPrChange w:id="235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60" w:author="zhang alex" w:date="2019-07-28T22:33:00Z">
            <w:rPr>
              <w:rFonts w:ascii="Consolas" w:eastAsia="宋体" w:hAnsi="Consolas" w:cs="宋体"/>
              <w:color w:val="000080"/>
              <w:kern w:val="0"/>
              <w:sz w:val="24"/>
              <w:szCs w:val="24"/>
            </w:rPr>
          </w:rPrChange>
        </w:rPr>
        <w:t>id</w:t>
      </w:r>
      <w:r w:rsidRPr="00983E99">
        <w:rPr>
          <w:rFonts w:ascii="Consolas" w:eastAsia="宋体" w:hAnsi="Consolas" w:cs="宋体"/>
          <w:color w:val="34302D"/>
          <w:kern w:val="0"/>
          <w:sz w:val="18"/>
          <w:szCs w:val="18"/>
          <w:rPrChange w:id="2361"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62" w:author="zhang alex" w:date="2019-07-28T22:33:00Z">
            <w:rPr>
              <w:rFonts w:ascii="Consolas" w:eastAsia="宋体" w:hAnsi="Consolas" w:cs="宋体"/>
              <w:color w:val="DD1144"/>
              <w:kern w:val="0"/>
              <w:sz w:val="24"/>
              <w:szCs w:val="24"/>
            </w:rPr>
          </w:rPrChange>
        </w:rPr>
        <w:t>"yetAnotherBean"</w:t>
      </w:r>
      <w:r w:rsidRPr="00983E99">
        <w:rPr>
          <w:rFonts w:ascii="Consolas" w:eastAsia="宋体" w:hAnsi="Consolas" w:cs="宋体"/>
          <w:color w:val="34302D"/>
          <w:kern w:val="0"/>
          <w:sz w:val="18"/>
          <w:szCs w:val="18"/>
          <w:rPrChange w:id="236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color w:val="000080"/>
          <w:kern w:val="0"/>
          <w:sz w:val="18"/>
          <w:szCs w:val="18"/>
          <w:rPrChange w:id="2364" w:author="zhang alex" w:date="2019-07-28T22:33:00Z">
            <w:rPr>
              <w:rFonts w:ascii="Consolas" w:eastAsia="宋体" w:hAnsi="Consolas" w:cs="宋体"/>
              <w:color w:val="000080"/>
              <w:kern w:val="0"/>
              <w:sz w:val="24"/>
              <w:szCs w:val="24"/>
            </w:rPr>
          </w:rPrChange>
        </w:rPr>
        <w:t>class</w:t>
      </w:r>
      <w:r w:rsidRPr="00983E99">
        <w:rPr>
          <w:rFonts w:ascii="Consolas" w:eastAsia="宋体" w:hAnsi="Consolas" w:cs="宋体"/>
          <w:color w:val="34302D"/>
          <w:kern w:val="0"/>
          <w:sz w:val="18"/>
          <w:szCs w:val="18"/>
          <w:rPrChange w:id="2365" w:author="zhang alex" w:date="2019-07-28T22:33:00Z">
            <w:rPr>
              <w:rFonts w:ascii="Consolas" w:eastAsia="宋体" w:hAnsi="Consolas" w:cs="宋体"/>
              <w:color w:val="34302D"/>
              <w:kern w:val="0"/>
              <w:sz w:val="24"/>
              <w:szCs w:val="24"/>
            </w:rPr>
          </w:rPrChange>
        </w:rPr>
        <w:t>=</w:t>
      </w:r>
      <w:r w:rsidRPr="00983E99">
        <w:rPr>
          <w:rFonts w:ascii="Consolas" w:eastAsia="宋体" w:hAnsi="Consolas" w:cs="宋体"/>
          <w:color w:val="DD1144"/>
          <w:kern w:val="0"/>
          <w:sz w:val="18"/>
          <w:szCs w:val="18"/>
          <w:rPrChange w:id="2366" w:author="zhang alex" w:date="2019-07-28T22:33:00Z">
            <w:rPr>
              <w:rFonts w:ascii="Consolas" w:eastAsia="宋体" w:hAnsi="Consolas" w:cs="宋体"/>
              <w:color w:val="DD1144"/>
              <w:kern w:val="0"/>
              <w:sz w:val="24"/>
              <w:szCs w:val="24"/>
            </w:rPr>
          </w:rPrChange>
        </w:rPr>
        <w:t>"examples.YetAnotherBean"</w:t>
      </w:r>
      <w:r w:rsidRPr="00983E99">
        <w:rPr>
          <w:rFonts w:ascii="Consolas" w:eastAsia="宋体" w:hAnsi="Consolas" w:cs="宋体"/>
          <w:color w:val="008080"/>
          <w:kern w:val="0"/>
          <w:sz w:val="18"/>
          <w:szCs w:val="18"/>
          <w:rPrChange w:id="2367" w:author="zhang alex" w:date="2019-07-28T22:33:00Z">
            <w:rPr>
              <w:rFonts w:ascii="Consolas" w:eastAsia="宋体" w:hAnsi="Consolas" w:cs="宋体"/>
              <w:color w:val="008080"/>
              <w:kern w:val="0"/>
              <w:sz w:val="24"/>
              <w:szCs w:val="24"/>
            </w:rPr>
          </w:rPrChange>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corresponding </w:t>
      </w:r>
      <w:r w:rsidRPr="00BA0D5D">
        <w:rPr>
          <w:rFonts w:ascii="Consolas" w:eastAsia="宋体" w:hAnsi="Consolas" w:cs="宋体"/>
          <w:color w:val="34302D"/>
          <w:kern w:val="0"/>
          <w:sz w:val="23"/>
          <w:szCs w:val="23"/>
          <w:shd w:val="clear" w:color="auto" w:fill="F7F7F8"/>
        </w:rPr>
        <w:t>ExampleBean</w:t>
      </w:r>
      <w:r w:rsidRPr="00BA0D5D">
        <w:rPr>
          <w:rFonts w:ascii="inherit" w:eastAsia="宋体" w:hAnsi="inherit" w:cs="Arial"/>
          <w:color w:val="34302D"/>
          <w:kern w:val="0"/>
          <w:sz w:val="24"/>
          <w:szCs w:val="24"/>
        </w:rPr>
        <w:t> class:</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Style w:val="HTML"/>
          <w:rFonts w:ascii="Consolas" w:hAnsi="Consolas"/>
          <w:sz w:val="23"/>
          <w:szCs w:val="23"/>
          <w:shd w:val="clear" w:color="auto" w:fill="F7F7F8"/>
        </w:rPr>
        <w:t>ExampleBean</w:t>
      </w:r>
      <w:r>
        <w:rPr>
          <w:rFonts w:ascii="Arial" w:hAnsi="Arial" w:cs="Arial"/>
          <w:color w:val="34302D"/>
          <w:shd w:val="clear" w:color="auto" w:fill="FFFFFF"/>
        </w:rPr>
        <w:t>类：</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6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b/>
          <w:bCs/>
          <w:color w:val="34302D"/>
          <w:kern w:val="0"/>
          <w:sz w:val="18"/>
          <w:szCs w:val="18"/>
          <w:rPrChange w:id="2369" w:author="zhang alex" w:date="2019-07-28T22:33:00Z">
            <w:rPr>
              <w:rFonts w:ascii="Consolas" w:eastAsia="宋体" w:hAnsi="Consolas" w:cs="宋体"/>
              <w:b/>
              <w:bCs/>
              <w:color w:val="34302D"/>
              <w:kern w:val="0"/>
              <w:sz w:val="24"/>
              <w:szCs w:val="24"/>
            </w:rPr>
          </w:rPrChange>
        </w:rPr>
        <w:lastRenderedPageBreak/>
        <w:t>public</w:t>
      </w:r>
      <w:r w:rsidRPr="00983E99">
        <w:rPr>
          <w:rFonts w:ascii="Consolas" w:eastAsia="宋体" w:hAnsi="Consolas" w:cs="宋体"/>
          <w:color w:val="34302D"/>
          <w:kern w:val="0"/>
          <w:sz w:val="18"/>
          <w:szCs w:val="18"/>
          <w:rPrChange w:id="237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371" w:author="zhang alex" w:date="2019-07-28T22:33:00Z">
            <w:rPr>
              <w:rFonts w:ascii="Consolas" w:eastAsia="宋体" w:hAnsi="Consolas" w:cs="宋体"/>
              <w:b/>
              <w:bCs/>
              <w:color w:val="34302D"/>
              <w:kern w:val="0"/>
              <w:sz w:val="24"/>
              <w:szCs w:val="24"/>
            </w:rPr>
          </w:rPrChange>
        </w:rPr>
        <w:t>class</w:t>
      </w:r>
      <w:r w:rsidRPr="00983E99">
        <w:rPr>
          <w:rFonts w:ascii="Consolas" w:eastAsia="宋体" w:hAnsi="Consolas" w:cs="宋体"/>
          <w:color w:val="34302D"/>
          <w:kern w:val="0"/>
          <w:sz w:val="18"/>
          <w:szCs w:val="18"/>
          <w:rPrChange w:id="237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445588"/>
          <w:kern w:val="0"/>
          <w:sz w:val="18"/>
          <w:szCs w:val="18"/>
          <w:rPrChange w:id="2373" w:author="zhang alex" w:date="2019-07-28T22:33:00Z">
            <w:rPr>
              <w:rFonts w:ascii="Consolas" w:eastAsia="宋体" w:hAnsi="Consolas" w:cs="宋体"/>
              <w:b/>
              <w:bCs/>
              <w:color w:val="445588"/>
              <w:kern w:val="0"/>
              <w:sz w:val="24"/>
              <w:szCs w:val="24"/>
            </w:rPr>
          </w:rPrChange>
        </w:rPr>
        <w:t>ExampleBean</w:t>
      </w:r>
      <w:r w:rsidRPr="00983E99">
        <w:rPr>
          <w:rFonts w:ascii="Consolas" w:eastAsia="宋体" w:hAnsi="Consolas" w:cs="宋体"/>
          <w:color w:val="34302D"/>
          <w:kern w:val="0"/>
          <w:sz w:val="18"/>
          <w:szCs w:val="18"/>
          <w:rPrChange w:id="2374"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75"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76"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77"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378" w:author="zhang alex" w:date="2019-07-28T22:33:00Z">
            <w:rPr>
              <w:rFonts w:ascii="Consolas" w:eastAsia="宋体" w:hAnsi="Consolas" w:cs="宋体"/>
              <w:i/>
              <w:iCs/>
              <w:color w:val="999988"/>
              <w:kern w:val="0"/>
              <w:sz w:val="24"/>
              <w:szCs w:val="24"/>
            </w:rPr>
          </w:rPrChange>
        </w:rPr>
        <w:t>// a private constructor</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7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8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381" w:author="zhang alex" w:date="2019-07-28T22:33:00Z">
            <w:rPr>
              <w:rFonts w:ascii="Consolas" w:eastAsia="宋体" w:hAnsi="Consolas" w:cs="宋体"/>
              <w:b/>
              <w:bCs/>
              <w:color w:val="34302D"/>
              <w:kern w:val="0"/>
              <w:sz w:val="24"/>
              <w:szCs w:val="24"/>
            </w:rPr>
          </w:rPrChange>
        </w:rPr>
        <w:t>private</w:t>
      </w:r>
      <w:r w:rsidRPr="00983E99">
        <w:rPr>
          <w:rFonts w:ascii="Consolas" w:eastAsia="宋体" w:hAnsi="Consolas" w:cs="宋体"/>
          <w:color w:val="34302D"/>
          <w:kern w:val="0"/>
          <w:sz w:val="18"/>
          <w:szCs w:val="18"/>
          <w:rPrChange w:id="2382" w:author="zhang alex" w:date="2019-07-28T22:33:00Z">
            <w:rPr>
              <w:rFonts w:ascii="Consolas" w:eastAsia="宋体" w:hAnsi="Consolas" w:cs="宋体"/>
              <w:color w:val="34302D"/>
              <w:kern w:val="0"/>
              <w:sz w:val="24"/>
              <w:szCs w:val="24"/>
            </w:rPr>
          </w:rPrChange>
        </w:rPr>
        <w:t xml:space="preserve"> ExampleBean(...)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8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84"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85"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86"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87"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8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89"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390" w:author="zhang alex" w:date="2019-07-28T22:33:00Z">
            <w:rPr>
              <w:rFonts w:ascii="Consolas" w:eastAsia="宋体" w:hAnsi="Consolas" w:cs="宋体"/>
              <w:i/>
              <w:iCs/>
              <w:color w:val="999988"/>
              <w:kern w:val="0"/>
              <w:sz w:val="24"/>
              <w:szCs w:val="24"/>
            </w:rPr>
          </w:rPrChange>
        </w:rPr>
        <w:t>// a static factory method; the arguments to this method can be</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9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92"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393" w:author="zhang alex" w:date="2019-07-28T22:33:00Z">
            <w:rPr>
              <w:rFonts w:ascii="Consolas" w:eastAsia="宋体" w:hAnsi="Consolas" w:cs="宋体"/>
              <w:i/>
              <w:iCs/>
              <w:color w:val="999988"/>
              <w:kern w:val="0"/>
              <w:sz w:val="24"/>
              <w:szCs w:val="24"/>
            </w:rPr>
          </w:rPrChange>
        </w:rPr>
        <w:t>// considered the dependencies of the bean that is returned,</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94"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95"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396" w:author="zhang alex" w:date="2019-07-28T22:33:00Z">
            <w:rPr>
              <w:rFonts w:ascii="Consolas" w:eastAsia="宋体" w:hAnsi="Consolas" w:cs="宋体"/>
              <w:i/>
              <w:iCs/>
              <w:color w:val="999988"/>
              <w:kern w:val="0"/>
              <w:sz w:val="24"/>
              <w:szCs w:val="24"/>
            </w:rPr>
          </w:rPrChange>
        </w:rPr>
        <w:t>// regardless of how those arguments are actually used.</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397"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398"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399" w:author="zhang alex" w:date="2019-07-28T22:33:00Z">
            <w:rPr>
              <w:rFonts w:ascii="Consolas" w:eastAsia="宋体" w:hAnsi="Consolas" w:cs="宋体"/>
              <w:b/>
              <w:bCs/>
              <w:color w:val="34302D"/>
              <w:kern w:val="0"/>
              <w:sz w:val="24"/>
              <w:szCs w:val="24"/>
            </w:rPr>
          </w:rPrChange>
        </w:rPr>
        <w:t>public</w:t>
      </w:r>
      <w:r w:rsidRPr="00983E99">
        <w:rPr>
          <w:rFonts w:ascii="Consolas" w:eastAsia="宋体" w:hAnsi="Consolas" w:cs="宋体"/>
          <w:color w:val="34302D"/>
          <w:kern w:val="0"/>
          <w:sz w:val="18"/>
          <w:szCs w:val="18"/>
          <w:rPrChange w:id="2400"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34302D"/>
          <w:kern w:val="0"/>
          <w:sz w:val="18"/>
          <w:szCs w:val="18"/>
          <w:rPrChange w:id="2401" w:author="zhang alex" w:date="2019-07-28T22:33:00Z">
            <w:rPr>
              <w:rFonts w:ascii="Consolas" w:eastAsia="宋体" w:hAnsi="Consolas" w:cs="宋体"/>
              <w:b/>
              <w:bCs/>
              <w:color w:val="34302D"/>
              <w:kern w:val="0"/>
              <w:sz w:val="24"/>
              <w:szCs w:val="24"/>
            </w:rPr>
          </w:rPrChange>
        </w:rPr>
        <w:t>static</w:t>
      </w:r>
      <w:r w:rsidRPr="00983E99">
        <w:rPr>
          <w:rFonts w:ascii="Consolas" w:eastAsia="宋体" w:hAnsi="Consolas" w:cs="宋体"/>
          <w:color w:val="34302D"/>
          <w:kern w:val="0"/>
          <w:sz w:val="18"/>
          <w:szCs w:val="18"/>
          <w:rPrChange w:id="2402" w:author="zhang alex" w:date="2019-07-28T22:33:00Z">
            <w:rPr>
              <w:rFonts w:ascii="Consolas" w:eastAsia="宋体" w:hAnsi="Consolas" w:cs="宋体"/>
              <w:color w:val="34302D"/>
              <w:kern w:val="0"/>
              <w:sz w:val="24"/>
              <w:szCs w:val="24"/>
            </w:rPr>
          </w:rPrChange>
        </w:rPr>
        <w:t xml:space="preserve"> ExampleBean createInstance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403"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404" w:author="zhang alex" w:date="2019-07-28T22:33:00Z">
            <w:rPr>
              <w:rFonts w:ascii="Consolas" w:eastAsia="宋体" w:hAnsi="Consolas" w:cs="宋体"/>
              <w:color w:val="34302D"/>
              <w:kern w:val="0"/>
              <w:sz w:val="24"/>
              <w:szCs w:val="24"/>
            </w:rPr>
          </w:rPrChange>
        </w:rPr>
        <w:t xml:space="preserve">        AnotherBean anotherBean, YetAnotherBean yetAnotherBean, </w:t>
      </w:r>
      <w:r w:rsidRPr="00983E99">
        <w:rPr>
          <w:rFonts w:ascii="Consolas" w:eastAsia="宋体" w:hAnsi="Consolas" w:cs="宋体"/>
          <w:b/>
          <w:bCs/>
          <w:color w:val="34302D"/>
          <w:kern w:val="0"/>
          <w:sz w:val="18"/>
          <w:szCs w:val="18"/>
          <w:rPrChange w:id="2405" w:author="zhang alex" w:date="2019-07-28T22:33:00Z">
            <w:rPr>
              <w:rFonts w:ascii="Consolas" w:eastAsia="宋体" w:hAnsi="Consolas" w:cs="宋体"/>
              <w:b/>
              <w:bCs/>
              <w:color w:val="34302D"/>
              <w:kern w:val="0"/>
              <w:sz w:val="24"/>
              <w:szCs w:val="24"/>
            </w:rPr>
          </w:rPrChange>
        </w:rPr>
        <w:t>int</w:t>
      </w:r>
      <w:r w:rsidRPr="00983E99">
        <w:rPr>
          <w:rFonts w:ascii="Consolas" w:eastAsia="宋体" w:hAnsi="Consolas" w:cs="宋体"/>
          <w:color w:val="34302D"/>
          <w:kern w:val="0"/>
          <w:sz w:val="18"/>
          <w:szCs w:val="18"/>
          <w:rPrChange w:id="2406" w:author="zhang alex" w:date="2019-07-28T22:33:00Z">
            <w:rPr>
              <w:rFonts w:ascii="Consolas" w:eastAsia="宋体" w:hAnsi="Consolas" w:cs="宋体"/>
              <w:color w:val="34302D"/>
              <w:kern w:val="0"/>
              <w:sz w:val="24"/>
              <w:szCs w:val="24"/>
            </w:rPr>
          </w:rPrChange>
        </w:rPr>
        <w:t xml:space="preserve"> i)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407" w:author="zhang alex" w:date="2019-07-28T22:33:00Z">
            <w:rPr>
              <w:rFonts w:ascii="Consolas" w:eastAsia="宋体" w:hAnsi="Consolas" w:cs="宋体"/>
              <w:color w:val="34302D"/>
              <w:kern w:val="0"/>
              <w:sz w:val="24"/>
              <w:szCs w:val="24"/>
            </w:rPr>
          </w:rPrChange>
        </w:rPr>
      </w:pP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408"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409" w:author="zhang alex" w:date="2019-07-28T22:33:00Z">
            <w:rPr>
              <w:rFonts w:ascii="Consolas" w:eastAsia="宋体" w:hAnsi="Consolas" w:cs="宋体"/>
              <w:color w:val="34302D"/>
              <w:kern w:val="0"/>
              <w:sz w:val="24"/>
              <w:szCs w:val="24"/>
            </w:rPr>
          </w:rPrChange>
        </w:rPr>
        <w:t xml:space="preserve">        ExampleBean eb = </w:t>
      </w:r>
      <w:r w:rsidRPr="00983E99">
        <w:rPr>
          <w:rFonts w:ascii="Consolas" w:eastAsia="宋体" w:hAnsi="Consolas" w:cs="宋体"/>
          <w:b/>
          <w:bCs/>
          <w:color w:val="000000"/>
          <w:kern w:val="0"/>
          <w:sz w:val="18"/>
          <w:szCs w:val="18"/>
          <w:rPrChange w:id="2410" w:author="zhang alex" w:date="2019-07-28T22:33:00Z">
            <w:rPr>
              <w:rFonts w:ascii="Consolas" w:eastAsia="宋体" w:hAnsi="Consolas" w:cs="宋体"/>
              <w:b/>
              <w:bCs/>
              <w:color w:val="000000"/>
              <w:kern w:val="0"/>
              <w:sz w:val="24"/>
              <w:szCs w:val="24"/>
            </w:rPr>
          </w:rPrChange>
        </w:rPr>
        <w:t>new</w:t>
      </w:r>
      <w:r w:rsidRPr="00983E99">
        <w:rPr>
          <w:rFonts w:ascii="Consolas" w:eastAsia="宋体" w:hAnsi="Consolas" w:cs="宋体"/>
          <w:color w:val="34302D"/>
          <w:kern w:val="0"/>
          <w:sz w:val="18"/>
          <w:szCs w:val="18"/>
          <w:rPrChange w:id="2411" w:author="zhang alex" w:date="2019-07-28T22:33:00Z">
            <w:rPr>
              <w:rFonts w:ascii="Consolas" w:eastAsia="宋体" w:hAnsi="Consolas" w:cs="宋体"/>
              <w:color w:val="34302D"/>
              <w:kern w:val="0"/>
              <w:sz w:val="24"/>
              <w:szCs w:val="24"/>
            </w:rPr>
          </w:rPrChange>
        </w:rPr>
        <w:t xml:space="preserve"> ExampleBean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412"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413"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i/>
          <w:iCs/>
          <w:color w:val="999988"/>
          <w:kern w:val="0"/>
          <w:sz w:val="18"/>
          <w:szCs w:val="18"/>
          <w:rPrChange w:id="2414" w:author="zhang alex" w:date="2019-07-28T22:33:00Z">
            <w:rPr>
              <w:rFonts w:ascii="Consolas" w:eastAsia="宋体" w:hAnsi="Consolas" w:cs="宋体"/>
              <w:i/>
              <w:iCs/>
              <w:color w:val="999988"/>
              <w:kern w:val="0"/>
              <w:sz w:val="24"/>
              <w:szCs w:val="24"/>
            </w:rPr>
          </w:rPrChange>
        </w:rPr>
        <w:t>// some other operations...</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415"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416" w:author="zhang alex" w:date="2019-07-28T22:33:00Z">
            <w:rPr>
              <w:rFonts w:ascii="Consolas" w:eastAsia="宋体" w:hAnsi="Consolas" w:cs="宋体"/>
              <w:color w:val="34302D"/>
              <w:kern w:val="0"/>
              <w:sz w:val="24"/>
              <w:szCs w:val="24"/>
            </w:rPr>
          </w:rPrChange>
        </w:rPr>
        <w:t xml:space="preserve">        </w:t>
      </w:r>
      <w:r w:rsidRPr="00983E99">
        <w:rPr>
          <w:rFonts w:ascii="Consolas" w:eastAsia="宋体" w:hAnsi="Consolas" w:cs="宋体"/>
          <w:b/>
          <w:bCs/>
          <w:color w:val="000000"/>
          <w:kern w:val="0"/>
          <w:sz w:val="18"/>
          <w:szCs w:val="18"/>
          <w:rPrChange w:id="2417" w:author="zhang alex" w:date="2019-07-28T22:33:00Z">
            <w:rPr>
              <w:rFonts w:ascii="Consolas" w:eastAsia="宋体" w:hAnsi="Consolas" w:cs="宋体"/>
              <w:b/>
              <w:bCs/>
              <w:color w:val="000000"/>
              <w:kern w:val="0"/>
              <w:sz w:val="24"/>
              <w:szCs w:val="24"/>
            </w:rPr>
          </w:rPrChange>
        </w:rPr>
        <w:t>return</w:t>
      </w:r>
      <w:r w:rsidRPr="00983E99">
        <w:rPr>
          <w:rFonts w:ascii="Consolas" w:eastAsia="宋体" w:hAnsi="Consolas" w:cs="宋体"/>
          <w:color w:val="34302D"/>
          <w:kern w:val="0"/>
          <w:sz w:val="18"/>
          <w:szCs w:val="18"/>
          <w:rPrChange w:id="2418" w:author="zhang alex" w:date="2019-07-28T22:33:00Z">
            <w:rPr>
              <w:rFonts w:ascii="Consolas" w:eastAsia="宋体" w:hAnsi="Consolas" w:cs="宋体"/>
              <w:color w:val="34302D"/>
              <w:kern w:val="0"/>
              <w:sz w:val="24"/>
              <w:szCs w:val="24"/>
            </w:rPr>
          </w:rPrChange>
        </w:rPr>
        <w:t xml:space="preserve"> eb;</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419"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420" w:author="zhang alex" w:date="2019-07-28T22:33:00Z">
            <w:rPr>
              <w:rFonts w:ascii="Consolas" w:eastAsia="宋体" w:hAnsi="Consolas" w:cs="宋体"/>
              <w:color w:val="34302D"/>
              <w:kern w:val="0"/>
              <w:sz w:val="24"/>
              <w:szCs w:val="24"/>
            </w:rPr>
          </w:rPrChange>
        </w:rPr>
        <w:t xml:space="preserve">    }</w:t>
      </w:r>
    </w:p>
    <w:p w:rsidR="00BA0D5D" w:rsidRPr="00983E99"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18"/>
          <w:szCs w:val="18"/>
          <w:rPrChange w:id="2421" w:author="zhang alex" w:date="2019-07-28T22:33:00Z">
            <w:rPr>
              <w:rFonts w:ascii="Consolas" w:eastAsia="宋体" w:hAnsi="Consolas" w:cs="宋体"/>
              <w:color w:val="34302D"/>
              <w:kern w:val="0"/>
              <w:sz w:val="24"/>
              <w:szCs w:val="24"/>
            </w:rPr>
          </w:rPrChange>
        </w:rPr>
      </w:pPr>
      <w:r w:rsidRPr="00983E99">
        <w:rPr>
          <w:rFonts w:ascii="Consolas" w:eastAsia="宋体" w:hAnsi="Consolas" w:cs="宋体"/>
          <w:color w:val="34302D"/>
          <w:kern w:val="0"/>
          <w:sz w:val="18"/>
          <w:szCs w:val="18"/>
          <w:rPrChange w:id="2422" w:author="zhang alex" w:date="2019-07-28T22:33:00Z">
            <w:rPr>
              <w:rFonts w:ascii="Consolas" w:eastAsia="宋体" w:hAnsi="Consolas" w:cs="宋体"/>
              <w:color w:val="34302D"/>
              <w:kern w:val="0"/>
              <w:sz w:val="24"/>
              <w:szCs w:val="24"/>
            </w:rPr>
          </w:rPrChange>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Arguments to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are supplied by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elements, exactly the same as if a constructor had actually been used. The type of the class being returned by the factory method does not have to be of the same type as the class that contains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(although, in this example, it is). An instance (non-static) factory method can be used in an essentially identical fashion (aside from the use of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attribute instead of the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attribute), so we do not discuss those details here.</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static</w:t>
      </w:r>
      <w:r>
        <w:rPr>
          <w:rFonts w:ascii="Arial" w:hAnsi="Arial" w:cs="Arial"/>
          <w:color w:val="34302D"/>
          <w:shd w:val="clear" w:color="auto" w:fill="FFFFFF"/>
        </w:rPr>
        <w:t>工厂方法的参数由</w:t>
      </w:r>
      <w:r>
        <w:rPr>
          <w:rStyle w:val="HTML"/>
          <w:rFonts w:ascii="Consolas" w:hAnsi="Consolas"/>
          <w:sz w:val="23"/>
          <w:szCs w:val="23"/>
          <w:shd w:val="clear" w:color="auto" w:fill="F7F7F8"/>
        </w:rPr>
        <w:t>&lt;constructor-arg/&gt;</w:t>
      </w:r>
      <w:r>
        <w:rPr>
          <w:rFonts w:ascii="Arial" w:hAnsi="Arial" w:cs="Arial"/>
          <w:color w:val="34302D"/>
          <w:shd w:val="clear" w:color="auto" w:fill="FFFFFF"/>
        </w:rPr>
        <w:t>元素提供，与实际使用的构造函数完全相同。工厂方法返回的类的类型不必与包含</w:t>
      </w:r>
      <w:r>
        <w:rPr>
          <w:rStyle w:val="HTML"/>
          <w:rFonts w:ascii="Consolas" w:hAnsi="Consolas"/>
          <w:sz w:val="23"/>
          <w:szCs w:val="23"/>
          <w:shd w:val="clear" w:color="auto" w:fill="F7F7F8"/>
        </w:rPr>
        <w:t>static</w:t>
      </w:r>
      <w:r>
        <w:rPr>
          <w:rFonts w:ascii="Arial" w:hAnsi="Arial" w:cs="Arial"/>
          <w:color w:val="34302D"/>
          <w:shd w:val="clear" w:color="auto" w:fill="FFFFFF"/>
        </w:rPr>
        <w:t>工厂方法的类相同（尽管在本例中，它是）。实例（非静态）工厂方法可以以基本相同的方式使用（除了使用</w:t>
      </w:r>
      <w:r>
        <w:rPr>
          <w:rStyle w:val="HTML"/>
          <w:rFonts w:ascii="Consolas" w:hAnsi="Consolas"/>
          <w:sz w:val="23"/>
          <w:szCs w:val="23"/>
          <w:shd w:val="clear" w:color="auto" w:fill="F7F7F8"/>
        </w:rPr>
        <w:t>factory-bean</w:t>
      </w:r>
      <w:r>
        <w:rPr>
          <w:rFonts w:ascii="Arial" w:hAnsi="Arial" w:cs="Arial"/>
          <w:color w:val="34302D"/>
          <w:shd w:val="clear" w:color="auto" w:fill="FFFFFF"/>
        </w:rPr>
        <w:t>属性而不是</w:t>
      </w:r>
      <w:r>
        <w:rPr>
          <w:rStyle w:val="HTML"/>
          <w:rFonts w:ascii="Consolas" w:hAnsi="Consolas"/>
          <w:sz w:val="23"/>
          <w:szCs w:val="23"/>
          <w:shd w:val="clear" w:color="auto" w:fill="F7F7F8"/>
        </w:rPr>
        <w:t>class</w:t>
      </w:r>
      <w:r>
        <w:rPr>
          <w:rFonts w:ascii="Arial" w:hAnsi="Arial" w:cs="Arial"/>
          <w:color w:val="34302D"/>
          <w:shd w:val="clear" w:color="auto" w:fill="FFFFFF"/>
        </w:rPr>
        <w:t>属性），因此我们不在此讨论这些细节。</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1.4.2. Dependencies and Configuration in Detail</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mentioned in the </w:t>
      </w:r>
      <w:hyperlink r:id="rId87" w:anchor="beans-factory-collaborators" w:history="1">
        <w:r w:rsidRPr="00BA0D5D">
          <w:rPr>
            <w:rFonts w:ascii="inherit" w:eastAsia="宋体" w:hAnsi="inherit" w:cs="Arial"/>
            <w:color w:val="548E2E"/>
            <w:kern w:val="0"/>
            <w:sz w:val="24"/>
            <w:szCs w:val="24"/>
            <w:u w:val="single"/>
          </w:rPr>
          <w:t>previous section</w:t>
        </w:r>
      </w:hyperlink>
      <w:r w:rsidRPr="00BA0D5D">
        <w:rPr>
          <w:rFonts w:ascii="inherit" w:eastAsia="宋体" w:hAnsi="inherit" w:cs="Arial"/>
          <w:color w:val="34302D"/>
          <w:kern w:val="0"/>
          <w:sz w:val="24"/>
          <w:szCs w:val="24"/>
        </w:rPr>
        <w:t>, you can define bean properties and constructor arguments as references to other managed beans (collaborators) or as values defined inline. Spring’s XML-based configuration metadata supports sub-element types within its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elements for this purpose.</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如上</w:t>
      </w:r>
      <w:hyperlink r:id="rId88" w:anchor="beans-factory-collaborators" w:history="1">
        <w:r>
          <w:rPr>
            <w:rStyle w:val="a4"/>
            <w:rFonts w:ascii="Arial" w:hAnsi="Arial" w:cs="Arial"/>
            <w:color w:val="548E2E"/>
            <w:shd w:val="clear" w:color="auto" w:fill="FFFFFF"/>
          </w:rPr>
          <w:t>一节所述</w:t>
        </w:r>
      </w:hyperlink>
      <w:r>
        <w:rPr>
          <w:rFonts w:ascii="Arial" w:hAnsi="Arial" w:cs="Arial"/>
          <w:color w:val="34302D"/>
          <w:shd w:val="clear" w:color="auto" w:fill="FFFFFF"/>
        </w:rPr>
        <w:t>，您可以将</w:t>
      </w:r>
      <w:r>
        <w:rPr>
          <w:rFonts w:ascii="Arial" w:hAnsi="Arial" w:cs="Arial"/>
          <w:color w:val="34302D"/>
          <w:shd w:val="clear" w:color="auto" w:fill="FFFFFF"/>
        </w:rPr>
        <w:t>bean</w:t>
      </w:r>
      <w:r>
        <w:rPr>
          <w:rFonts w:ascii="Arial" w:hAnsi="Arial" w:cs="Arial"/>
          <w:color w:val="34302D"/>
          <w:shd w:val="clear" w:color="auto" w:fill="FFFFFF"/>
        </w:rPr>
        <w:t>属性和构造函数参数定义为对其他托管</w:t>
      </w:r>
      <w:r>
        <w:rPr>
          <w:rFonts w:ascii="Arial" w:hAnsi="Arial" w:cs="Arial"/>
          <w:color w:val="34302D"/>
          <w:shd w:val="clear" w:color="auto" w:fill="FFFFFF"/>
        </w:rPr>
        <w:t>bean</w:t>
      </w:r>
      <w:r>
        <w:rPr>
          <w:rFonts w:ascii="Arial" w:hAnsi="Arial" w:cs="Arial"/>
          <w:color w:val="34302D"/>
          <w:shd w:val="clear" w:color="auto" w:fill="FFFFFF"/>
        </w:rPr>
        <w:t>（协作者）的引用，也可以将其定义为内联定义的值。</w:t>
      </w:r>
      <w:r>
        <w:rPr>
          <w:rFonts w:ascii="Arial" w:hAnsi="Arial" w:cs="Arial"/>
          <w:color w:val="34302D"/>
          <w:shd w:val="clear" w:color="auto" w:fill="FFFFFF"/>
        </w:rPr>
        <w:t>Spring</w:t>
      </w:r>
      <w:r>
        <w:rPr>
          <w:rFonts w:ascii="Arial" w:hAnsi="Arial" w:cs="Arial"/>
          <w:color w:val="34302D"/>
          <w:shd w:val="clear" w:color="auto" w:fill="FFFFFF"/>
        </w:rPr>
        <w:t>的基于</w:t>
      </w:r>
      <w:r>
        <w:rPr>
          <w:rFonts w:ascii="Arial" w:hAnsi="Arial" w:cs="Arial"/>
          <w:color w:val="34302D"/>
          <w:shd w:val="clear" w:color="auto" w:fill="FFFFFF"/>
        </w:rPr>
        <w:t>XML</w:t>
      </w:r>
      <w:r>
        <w:rPr>
          <w:rFonts w:ascii="Arial" w:hAnsi="Arial" w:cs="Arial"/>
          <w:color w:val="34302D"/>
          <w:shd w:val="clear" w:color="auto" w:fill="FFFFFF"/>
        </w:rPr>
        <w:t>的配置元数据为此目的支持其元素</w:t>
      </w:r>
      <w:r>
        <w:rPr>
          <w:rStyle w:val="HTML"/>
          <w:rFonts w:ascii="Consolas" w:hAnsi="Consolas"/>
          <w:sz w:val="23"/>
          <w:szCs w:val="23"/>
          <w:shd w:val="clear" w:color="auto" w:fill="F7F7F8"/>
        </w:rPr>
        <w:t>&lt;property/&gt;</w:t>
      </w:r>
      <w:r>
        <w:rPr>
          <w:rFonts w:ascii="Arial" w:hAnsi="Arial" w:cs="Arial"/>
          <w:color w:val="34302D"/>
          <w:shd w:val="clear" w:color="auto" w:fill="FFFFFF"/>
        </w:rPr>
        <w:t>和</w:t>
      </w:r>
      <w:r>
        <w:rPr>
          <w:rStyle w:val="HTML"/>
          <w:rFonts w:ascii="Consolas" w:hAnsi="Consolas"/>
          <w:sz w:val="23"/>
          <w:szCs w:val="23"/>
          <w:shd w:val="clear" w:color="auto" w:fill="F7F7F8"/>
        </w:rPr>
        <w:t>&lt;constructor-arg/&gt;</w:t>
      </w:r>
      <w:r>
        <w:rPr>
          <w:rFonts w:ascii="Arial" w:hAnsi="Arial" w:cs="Arial"/>
          <w:color w:val="34302D"/>
          <w:shd w:val="clear" w:color="auto" w:fill="FFFFFF"/>
        </w:rPr>
        <w:t>元素中的子元素类型。</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Straight Values (Primitives, Strings, and so 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element specifies a property or constructor argument as a human-readable string representation. Spring’s </w:t>
      </w:r>
      <w:hyperlink r:id="rId89" w:anchor="core-convert-ConversionService-API" w:history="1">
        <w:r w:rsidRPr="00BA0D5D">
          <w:rPr>
            <w:rFonts w:ascii="inherit" w:eastAsia="宋体" w:hAnsi="inherit" w:cs="Arial"/>
            <w:color w:val="548E2E"/>
            <w:kern w:val="0"/>
            <w:sz w:val="24"/>
            <w:szCs w:val="24"/>
            <w:u w:val="single"/>
          </w:rPr>
          <w:t>conversion service</w:t>
        </w:r>
      </w:hyperlink>
      <w:r w:rsidRPr="00BA0D5D">
        <w:rPr>
          <w:rFonts w:ascii="inherit" w:eastAsia="宋体" w:hAnsi="inherit" w:cs="Arial"/>
          <w:color w:val="34302D"/>
          <w:kern w:val="0"/>
          <w:sz w:val="24"/>
          <w:szCs w:val="24"/>
        </w:rPr>
        <w:t> is used to convert these values from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to the actual type of the property or argument. The following example shows various values being set:</w:t>
      </w:r>
    </w:p>
    <w:p w:rsidR="00304F2E" w:rsidRPr="00304F2E" w:rsidRDefault="00304F2E" w:rsidP="00304F2E">
      <w:pPr>
        <w:widowControl/>
        <w:shd w:val="clear" w:color="auto" w:fill="FFFFFF"/>
        <w:spacing w:after="300"/>
        <w:jc w:val="left"/>
        <w:rPr>
          <w:rFonts w:ascii="Arial" w:hAnsi="Arial" w:cs="Arial"/>
          <w:color w:val="34302D"/>
          <w:shd w:val="clear" w:color="auto" w:fill="FFFFFF"/>
        </w:rPr>
      </w:pPr>
      <w:r w:rsidRPr="00304F2E">
        <w:rPr>
          <w:rFonts w:ascii="Arial" w:hAnsi="Arial" w:cs="Arial"/>
          <w:color w:val="34302D"/>
          <w:shd w:val="clear" w:color="auto" w:fill="FFFFFF"/>
        </w:rPr>
        <w:t>直值（基元，字符串等）</w:t>
      </w:r>
    </w:p>
    <w:p w:rsidR="00075C37" w:rsidRPr="00BA0D5D" w:rsidRDefault="00075C3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在</w:t>
      </w:r>
      <w:r>
        <w:rPr>
          <w:rStyle w:val="HTML"/>
          <w:rFonts w:ascii="Consolas" w:hAnsi="Consolas"/>
          <w:sz w:val="23"/>
          <w:szCs w:val="23"/>
          <w:shd w:val="clear" w:color="auto" w:fill="F7F7F8"/>
        </w:rPr>
        <w:t>value</w:t>
      </w:r>
      <w:r>
        <w:rPr>
          <w:rFonts w:ascii="Arial" w:hAnsi="Arial" w:cs="Arial"/>
          <w:color w:val="34302D"/>
          <w:shd w:val="clear" w:color="auto" w:fill="FFFFFF"/>
        </w:rPr>
        <w:t>所述的属性</w:t>
      </w:r>
      <w:r>
        <w:rPr>
          <w:rStyle w:val="HTML"/>
          <w:rFonts w:ascii="Consolas" w:hAnsi="Consolas"/>
          <w:sz w:val="23"/>
          <w:szCs w:val="23"/>
          <w:shd w:val="clear" w:color="auto" w:fill="F7F7F8"/>
        </w:rPr>
        <w:t>&lt;property/&gt;</w:t>
      </w:r>
      <w:r>
        <w:rPr>
          <w:rFonts w:ascii="Arial" w:hAnsi="Arial" w:cs="Arial"/>
          <w:color w:val="34302D"/>
          <w:shd w:val="clear" w:color="auto" w:fill="FFFFFF"/>
        </w:rPr>
        <w:t>元素指定属性或构造器参数的人类可读的字符串表示。</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 </w:t>
      </w:r>
      <w:hyperlink r:id="rId90" w:anchor="core-convert-ConversionService-API" w:history="1">
        <w:r>
          <w:rPr>
            <w:rStyle w:val="a4"/>
            <w:rFonts w:ascii="Arial" w:hAnsi="Arial" w:cs="Arial"/>
            <w:color w:val="548E2E"/>
            <w:shd w:val="clear" w:color="auto" w:fill="FFFFFF"/>
          </w:rPr>
          <w:t>转换服务</w:t>
        </w:r>
      </w:hyperlink>
      <w:r>
        <w:rPr>
          <w:rFonts w:ascii="Arial" w:hAnsi="Arial" w:cs="Arial"/>
          <w:color w:val="34302D"/>
          <w:shd w:val="clear" w:color="auto" w:fill="FFFFFF"/>
        </w:rPr>
        <w:t>用于将这些值从</w:t>
      </w:r>
      <w:r>
        <w:rPr>
          <w:rFonts w:ascii="Arial" w:hAnsi="Arial" w:cs="Arial"/>
          <w:color w:val="34302D"/>
          <w:shd w:val="clear" w:color="auto" w:fill="FFFFFF"/>
        </w:rPr>
        <w:t>a</w:t>
      </w:r>
      <w:r>
        <w:rPr>
          <w:rFonts w:ascii="Arial" w:hAnsi="Arial" w:cs="Arial"/>
          <w:color w:val="34302D"/>
          <w:shd w:val="clear" w:color="auto" w:fill="FFFFFF"/>
        </w:rPr>
        <w:t>转换</w:t>
      </w:r>
      <w:r>
        <w:rPr>
          <w:rStyle w:val="HTML"/>
          <w:rFonts w:ascii="Consolas" w:hAnsi="Consolas"/>
          <w:sz w:val="23"/>
          <w:szCs w:val="23"/>
          <w:shd w:val="clear" w:color="auto" w:fill="F7F7F8"/>
        </w:rPr>
        <w:t>String</w:t>
      </w:r>
      <w:r>
        <w:rPr>
          <w:rFonts w:ascii="Arial" w:hAnsi="Arial" w:cs="Arial"/>
          <w:color w:val="34302D"/>
          <w:shd w:val="clear" w:color="auto" w:fill="FFFFFF"/>
        </w:rPr>
        <w:t>为属性或参数的实际类型。以下示例显示了要设置的各种值：</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"org.apache.commons.dbcp.BasicDataSource"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destroy-method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"close"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setDriverClassName(String)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"driverClassName"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"com.mysql.jdbc.Driver"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"jdbc:mysql://localhost:3306/mydb"</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"root"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"password"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"masterkaoli"</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the </w:t>
      </w:r>
      <w:hyperlink r:id="rId91" w:anchor="beans-p-namespace" w:history="1">
        <w:r w:rsidRPr="00BA0D5D">
          <w:rPr>
            <w:rFonts w:ascii="inherit" w:eastAsia="宋体" w:hAnsi="inherit" w:cs="Arial"/>
            <w:color w:val="548E2E"/>
            <w:kern w:val="0"/>
            <w:sz w:val="24"/>
            <w:szCs w:val="24"/>
            <w:u w:val="single"/>
          </w:rPr>
          <w:t>p-namespace</w:t>
        </w:r>
      </w:hyperlink>
      <w:r w:rsidRPr="00BA0D5D">
        <w:rPr>
          <w:rFonts w:ascii="inherit" w:eastAsia="宋体" w:hAnsi="inherit" w:cs="Arial"/>
          <w:color w:val="34302D"/>
          <w:kern w:val="0"/>
          <w:sz w:val="24"/>
          <w:szCs w:val="24"/>
        </w:rPr>
        <w:t> for even more succinct XML configuration:</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以下示例使用</w:t>
      </w:r>
      <w:hyperlink r:id="rId92" w:anchor="beans-p-namespace" w:history="1">
        <w:r>
          <w:rPr>
            <w:rStyle w:val="a4"/>
            <w:rFonts w:ascii="Arial" w:hAnsi="Arial" w:cs="Arial"/>
            <w:color w:val="548E2E"/>
            <w:shd w:val="clear" w:color="auto" w:fill="FFFFFF"/>
          </w:rPr>
          <w:t>p</w:t>
        </w:r>
        <w:r>
          <w:rPr>
            <w:rStyle w:val="a4"/>
            <w:rFonts w:ascii="Arial" w:hAnsi="Arial" w:cs="Arial"/>
            <w:color w:val="548E2E"/>
            <w:shd w:val="clear" w:color="auto" w:fill="FFFFFF"/>
          </w:rPr>
          <w:t>命名空间</w:t>
        </w:r>
      </w:hyperlink>
      <w:r>
        <w:rPr>
          <w:rFonts w:ascii="Arial" w:hAnsi="Arial" w:cs="Arial"/>
          <w:color w:val="34302D"/>
          <w:shd w:val="clear" w:color="auto" w:fill="FFFFFF"/>
        </w:rPr>
        <w:t>进行更简洁的</w:t>
      </w:r>
      <w:r>
        <w:rPr>
          <w:rFonts w:ascii="Arial" w:hAnsi="Arial" w:cs="Arial"/>
          <w:color w:val="34302D"/>
          <w:shd w:val="clear" w:color="auto" w:fill="FFFFFF"/>
        </w:rPr>
        <w:t>XML</w:t>
      </w:r>
      <w:r>
        <w:rPr>
          <w:rFonts w:ascii="Arial" w:hAnsi="Arial" w:cs="Arial"/>
          <w:color w:val="34302D"/>
          <w:shd w:val="clear" w:color="auto" w:fill="FFFFFF"/>
        </w:rPr>
        <w:t>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"org.apache.commons.dbcp.BasicDataSource"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destroy-method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"close"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p:driverClassName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"com.mysql.jdbc.Driver"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p:url</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"jdbc:mysql://localhost:3306/mydb"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p:username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"root"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p:password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"masterkaoli"</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XML is more succinct. However, typos are discovered at runtime rather than design time, unless you use an IDE (such as </w:t>
      </w:r>
      <w:hyperlink r:id="rId93" w:history="1">
        <w:r w:rsidRPr="00BA0D5D">
          <w:rPr>
            <w:rFonts w:ascii="inherit" w:eastAsia="宋体" w:hAnsi="inherit" w:cs="Arial"/>
            <w:color w:val="548E2E"/>
            <w:kern w:val="0"/>
            <w:sz w:val="24"/>
            <w:szCs w:val="24"/>
            <w:u w:val="single"/>
          </w:rPr>
          <w:t>IntelliJ IDEA</w:t>
        </w:r>
      </w:hyperlink>
      <w:r w:rsidRPr="00BA0D5D">
        <w:rPr>
          <w:rFonts w:ascii="inherit" w:eastAsia="宋体" w:hAnsi="inherit" w:cs="Arial"/>
          <w:color w:val="34302D"/>
          <w:kern w:val="0"/>
          <w:sz w:val="24"/>
          <w:szCs w:val="24"/>
        </w:rPr>
        <w:t> or the </w:t>
      </w:r>
      <w:hyperlink r:id="rId94" w:history="1">
        <w:r w:rsidRPr="00BA0D5D">
          <w:rPr>
            <w:rFonts w:ascii="inherit" w:eastAsia="宋体" w:hAnsi="inherit" w:cs="Arial"/>
            <w:color w:val="548E2E"/>
            <w:kern w:val="0"/>
            <w:sz w:val="24"/>
            <w:szCs w:val="24"/>
            <w:u w:val="single"/>
          </w:rPr>
          <w:t>Spring Tool Suite</w:t>
        </w:r>
      </w:hyperlink>
      <w:r w:rsidRPr="00BA0D5D">
        <w:rPr>
          <w:rFonts w:ascii="inherit" w:eastAsia="宋体" w:hAnsi="inherit" w:cs="Arial"/>
          <w:color w:val="34302D"/>
          <w:kern w:val="0"/>
          <w:sz w:val="24"/>
          <w:szCs w:val="24"/>
        </w:rPr>
        <w:t>) that supports automatic property completion when you create bean definitions. Such IDE assistance is highly recommended.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configure a </w:t>
      </w:r>
      <w:r w:rsidRPr="00BA0D5D">
        <w:rPr>
          <w:rFonts w:ascii="Consolas" w:eastAsia="宋体" w:hAnsi="Consolas" w:cs="宋体"/>
          <w:color w:val="34302D"/>
          <w:kern w:val="0"/>
          <w:sz w:val="23"/>
          <w:szCs w:val="23"/>
          <w:shd w:val="clear" w:color="auto" w:fill="F7F7F8"/>
        </w:rPr>
        <w:t>java.util.Properties</w:t>
      </w:r>
      <w:r w:rsidRPr="00BA0D5D">
        <w:rPr>
          <w:rFonts w:ascii="inherit" w:eastAsia="宋体" w:hAnsi="inherit" w:cs="Arial"/>
          <w:color w:val="34302D"/>
          <w:kern w:val="0"/>
          <w:sz w:val="24"/>
          <w:szCs w:val="24"/>
        </w:rPr>
        <w:t> instance, as follows:</w:t>
      </w:r>
    </w:p>
    <w:p w:rsidR="001E3D45" w:rsidRDefault="001E3D45" w:rsidP="001E3D4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前面的</w:t>
      </w:r>
      <w:r>
        <w:rPr>
          <w:rFonts w:ascii="inherit" w:hAnsi="inherit" w:cs="Arial"/>
          <w:color w:val="34302D"/>
        </w:rPr>
        <w:t>XML</w:t>
      </w:r>
      <w:r>
        <w:rPr>
          <w:rFonts w:ascii="inherit" w:hAnsi="inherit" w:cs="Arial"/>
          <w:color w:val="34302D"/>
        </w:rPr>
        <w:t>更简洁。但是，除非您在创建</w:t>
      </w:r>
      <w:r>
        <w:rPr>
          <w:rFonts w:ascii="inherit" w:hAnsi="inherit" w:cs="Arial"/>
          <w:color w:val="34302D"/>
        </w:rPr>
        <w:t>bean</w:t>
      </w:r>
      <w:r>
        <w:rPr>
          <w:rFonts w:ascii="inherit" w:hAnsi="inherit" w:cs="Arial"/>
          <w:color w:val="34302D"/>
        </w:rPr>
        <w:t>定义时使用支持自动属性完成的</w:t>
      </w:r>
      <w:r>
        <w:rPr>
          <w:rFonts w:ascii="inherit" w:hAnsi="inherit" w:cs="Arial"/>
          <w:color w:val="34302D"/>
        </w:rPr>
        <w:t>IDE</w:t>
      </w:r>
      <w:r>
        <w:rPr>
          <w:rFonts w:ascii="inherit" w:hAnsi="inherit" w:cs="Arial"/>
          <w:color w:val="34302D"/>
        </w:rPr>
        <w:t>（例如</w:t>
      </w:r>
      <w:hyperlink r:id="rId95" w:history="1">
        <w:r>
          <w:rPr>
            <w:rStyle w:val="a4"/>
            <w:rFonts w:ascii="inherit" w:hAnsi="inherit" w:cs="Arial"/>
            <w:color w:val="548E2E"/>
          </w:rPr>
          <w:t>IntelliJ IDEA</w:t>
        </w:r>
      </w:hyperlink>
      <w:r>
        <w:rPr>
          <w:rFonts w:ascii="inherit" w:hAnsi="inherit" w:cs="Arial"/>
          <w:color w:val="34302D"/>
        </w:rPr>
        <w:t>或</w:t>
      </w:r>
      <w:hyperlink r:id="rId96" w:history="1">
        <w:r>
          <w:rPr>
            <w:rStyle w:val="a4"/>
            <w:rFonts w:ascii="inherit" w:hAnsi="inherit" w:cs="Arial"/>
            <w:color w:val="548E2E"/>
          </w:rPr>
          <w:t>Spring Tool Suite</w:t>
        </w:r>
      </w:hyperlink>
      <w:r>
        <w:rPr>
          <w:rFonts w:ascii="inherit" w:hAnsi="inherit" w:cs="Arial"/>
          <w:color w:val="34302D"/>
        </w:rPr>
        <w:t>），否则会在运行时而不是设计时发现拼写错误。强烈建议使用此类</w:t>
      </w:r>
      <w:r>
        <w:rPr>
          <w:rFonts w:ascii="inherit" w:hAnsi="inherit" w:cs="Arial"/>
          <w:color w:val="34302D"/>
        </w:rPr>
        <w:t>IDE</w:t>
      </w:r>
      <w:r>
        <w:rPr>
          <w:rFonts w:ascii="inherit" w:hAnsi="inherit" w:cs="Arial"/>
          <w:color w:val="34302D"/>
        </w:rPr>
        <w:t>帮助。</w:t>
      </w:r>
    </w:p>
    <w:p w:rsidR="001E3D45" w:rsidRPr="001E3D45" w:rsidRDefault="001E3D45" w:rsidP="001E3D4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您还可以配置</w:t>
      </w:r>
      <w:r>
        <w:rPr>
          <w:rStyle w:val="HTML"/>
          <w:rFonts w:ascii="Consolas" w:hAnsi="Consolas"/>
          <w:color w:val="34302D"/>
          <w:sz w:val="23"/>
          <w:szCs w:val="23"/>
          <w:shd w:val="clear" w:color="auto" w:fill="F7F7F8"/>
        </w:rPr>
        <w:t>java.util.Properties</w:t>
      </w:r>
      <w:r>
        <w:rPr>
          <w:rFonts w:ascii="inherit" w:hAnsi="inherit" w:cs="Arial"/>
          <w:color w:val="34302D"/>
        </w:rPr>
        <w:t>实例，如下所示：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"mappings"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"org.springframework.beans.factory.config.PropertyPlaceholderConfigurer"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typed as a java.util.Properties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jdbc.driver.className=com.mysql.jdbc.Driver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jdbc.url=jdbc:mysql://localhost:3306/mydb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converts the text inside the </w:t>
      </w:r>
      <w:r w:rsidRPr="00BA0D5D">
        <w:rPr>
          <w:rFonts w:ascii="Consolas" w:eastAsia="宋体" w:hAnsi="Consolas" w:cs="宋体"/>
          <w:color w:val="34302D"/>
          <w:kern w:val="0"/>
          <w:sz w:val="23"/>
          <w:szCs w:val="23"/>
          <w:shd w:val="clear" w:color="auto" w:fill="F7F7F8"/>
        </w:rPr>
        <w:t>&lt;value/&gt;</w:t>
      </w:r>
      <w:r w:rsidRPr="00BA0D5D">
        <w:rPr>
          <w:rFonts w:ascii="inherit" w:eastAsia="宋体" w:hAnsi="inherit" w:cs="Arial"/>
          <w:color w:val="34302D"/>
          <w:kern w:val="0"/>
          <w:sz w:val="24"/>
          <w:szCs w:val="24"/>
        </w:rPr>
        <w:t> element into a </w:t>
      </w:r>
      <w:r w:rsidRPr="00BA0D5D">
        <w:rPr>
          <w:rFonts w:ascii="Consolas" w:eastAsia="宋体" w:hAnsi="Consolas" w:cs="宋体"/>
          <w:color w:val="34302D"/>
          <w:kern w:val="0"/>
          <w:sz w:val="23"/>
          <w:szCs w:val="23"/>
          <w:shd w:val="clear" w:color="auto" w:fill="F7F7F8"/>
        </w:rPr>
        <w:t>java.util.Properties</w:t>
      </w:r>
      <w:r w:rsidRPr="00BA0D5D">
        <w:rPr>
          <w:rFonts w:ascii="inherit" w:eastAsia="宋体" w:hAnsi="inherit" w:cs="Arial"/>
          <w:color w:val="34302D"/>
          <w:kern w:val="0"/>
          <w:sz w:val="24"/>
          <w:szCs w:val="24"/>
        </w:rPr>
        <w:t> instance by using the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mechanism. This is a nice shortcut, and is one of a few places where the Spring team do favor the use of the nested </w:t>
      </w:r>
      <w:r w:rsidRPr="00BA0D5D">
        <w:rPr>
          <w:rFonts w:ascii="Consolas" w:eastAsia="宋体" w:hAnsi="Consolas" w:cs="宋体"/>
          <w:color w:val="34302D"/>
          <w:kern w:val="0"/>
          <w:sz w:val="23"/>
          <w:szCs w:val="23"/>
          <w:shd w:val="clear" w:color="auto" w:fill="F7F7F8"/>
        </w:rPr>
        <w:t>&lt;value/&gt;</w:t>
      </w:r>
      <w:r w:rsidRPr="00BA0D5D">
        <w:rPr>
          <w:rFonts w:ascii="inherit" w:eastAsia="宋体" w:hAnsi="inherit" w:cs="Arial"/>
          <w:color w:val="34302D"/>
          <w:kern w:val="0"/>
          <w:sz w:val="24"/>
          <w:szCs w:val="24"/>
        </w:rPr>
        <w:t> element over 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attribute style.</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容器通过使用</w:t>
      </w:r>
      <w:r>
        <w:rPr>
          <w:rFonts w:ascii="Arial" w:hAnsi="Arial" w:cs="Arial"/>
          <w:color w:val="34302D"/>
          <w:shd w:val="clear" w:color="auto" w:fill="FFFFFF"/>
        </w:rPr>
        <w:t>JavaBeans </w:t>
      </w:r>
      <w:r>
        <w:rPr>
          <w:rFonts w:ascii="Arial" w:hAnsi="Arial" w:cs="Arial"/>
          <w:color w:val="34302D"/>
          <w:shd w:val="clear" w:color="auto" w:fill="FFFFFF"/>
        </w:rPr>
        <w:t>机制将</w:t>
      </w:r>
      <w:r>
        <w:rPr>
          <w:rStyle w:val="HTML"/>
          <w:rFonts w:ascii="Consolas" w:hAnsi="Consolas"/>
          <w:sz w:val="23"/>
          <w:szCs w:val="23"/>
          <w:shd w:val="clear" w:color="auto" w:fill="F7F7F8"/>
        </w:rPr>
        <w:t>&lt;value/&gt;</w:t>
      </w:r>
      <w:r>
        <w:rPr>
          <w:rFonts w:ascii="Arial" w:hAnsi="Arial" w:cs="Arial"/>
          <w:color w:val="34302D"/>
          <w:shd w:val="clear" w:color="auto" w:fill="FFFFFF"/>
        </w:rPr>
        <w:t>元素内的文本转换为</w:t>
      </w:r>
      <w:r>
        <w:rPr>
          <w:rFonts w:ascii="Arial" w:hAnsi="Arial" w:cs="Arial"/>
          <w:color w:val="34302D"/>
          <w:shd w:val="clear" w:color="auto" w:fill="FFFFFF"/>
        </w:rPr>
        <w:t> </w:t>
      </w:r>
      <w:r>
        <w:rPr>
          <w:rStyle w:val="HTML"/>
          <w:rFonts w:ascii="Consolas" w:hAnsi="Consolas"/>
          <w:sz w:val="23"/>
          <w:szCs w:val="23"/>
          <w:shd w:val="clear" w:color="auto" w:fill="F7F7F8"/>
        </w:rPr>
        <w:t>java.util.Properties</w:t>
      </w:r>
      <w:r>
        <w:rPr>
          <w:rFonts w:ascii="Arial" w:hAnsi="Arial" w:cs="Arial"/>
          <w:color w:val="34302D"/>
          <w:shd w:val="clear" w:color="auto" w:fill="FFFFFF"/>
        </w:rPr>
        <w:t>实例</w:t>
      </w:r>
      <w:r>
        <w:rPr>
          <w:rStyle w:val="HTML"/>
          <w:rFonts w:ascii="Consolas" w:hAnsi="Consolas"/>
          <w:sz w:val="23"/>
          <w:szCs w:val="23"/>
          <w:shd w:val="clear" w:color="auto" w:fill="F7F7F8"/>
        </w:rPr>
        <w:t>PropertyEditor</w:t>
      </w:r>
      <w:r>
        <w:rPr>
          <w:rFonts w:ascii="Arial" w:hAnsi="Arial" w:cs="Arial"/>
          <w:color w:val="34302D"/>
          <w:shd w:val="clear" w:color="auto" w:fill="FFFFFF"/>
        </w:rPr>
        <w:t>。这是一个很好的快捷方式，也是</w:t>
      </w:r>
      <w:r>
        <w:rPr>
          <w:rFonts w:ascii="Arial" w:hAnsi="Arial" w:cs="Arial"/>
          <w:color w:val="34302D"/>
          <w:shd w:val="clear" w:color="auto" w:fill="FFFFFF"/>
        </w:rPr>
        <w:t>Spring</w:t>
      </w:r>
      <w:r>
        <w:rPr>
          <w:rFonts w:ascii="Arial" w:hAnsi="Arial" w:cs="Arial"/>
          <w:color w:val="34302D"/>
          <w:shd w:val="clear" w:color="auto" w:fill="FFFFFF"/>
        </w:rPr>
        <w:t>团队支持</w:t>
      </w:r>
      <w:r>
        <w:rPr>
          <w:rStyle w:val="HTML"/>
          <w:rFonts w:ascii="Consolas" w:hAnsi="Consolas"/>
          <w:sz w:val="23"/>
          <w:szCs w:val="23"/>
          <w:shd w:val="clear" w:color="auto" w:fill="F7F7F8"/>
        </w:rPr>
        <w:t>&lt;value/&gt;</w:t>
      </w:r>
      <w:r>
        <w:rPr>
          <w:rFonts w:ascii="Arial" w:hAnsi="Arial" w:cs="Arial"/>
          <w:color w:val="34302D"/>
          <w:shd w:val="clear" w:color="auto" w:fill="FFFFFF"/>
        </w:rPr>
        <w:t>在</w:t>
      </w:r>
      <w:r>
        <w:rPr>
          <w:rStyle w:val="HTML"/>
          <w:rFonts w:ascii="Consolas" w:hAnsi="Consolas"/>
          <w:sz w:val="23"/>
          <w:szCs w:val="23"/>
          <w:shd w:val="clear" w:color="auto" w:fill="F7F7F8"/>
        </w:rPr>
        <w:t>value</w:t>
      </w:r>
      <w:r>
        <w:rPr>
          <w:rFonts w:ascii="Arial" w:hAnsi="Arial" w:cs="Arial"/>
          <w:color w:val="34302D"/>
          <w:shd w:val="clear" w:color="auto" w:fill="FFFFFF"/>
        </w:rPr>
        <w:t>属性样式上使用嵌套元素的少数几个地方之一。</w:t>
      </w:r>
    </w:p>
    <w:p w:rsidR="00BA0D5D" w:rsidRPr="005E029C" w:rsidRDefault="00BA0D5D" w:rsidP="005E029C">
      <w:pPr>
        <w:widowControl/>
        <w:shd w:val="clear" w:color="auto" w:fill="FFFFFF"/>
        <w:spacing w:after="300"/>
        <w:jc w:val="left"/>
        <w:rPr>
          <w:rFonts w:ascii="inherit" w:eastAsia="宋体" w:hAnsi="inherit" w:cs="Arial"/>
          <w:color w:val="34302D"/>
          <w:kern w:val="0"/>
          <w:sz w:val="24"/>
          <w:szCs w:val="24"/>
          <w:rPrChange w:id="2423" w:author="zhang alex" w:date="2019-07-28T22:51:00Z">
            <w:rPr>
              <w:rFonts w:ascii="Arial" w:eastAsia="宋体" w:hAnsi="Arial" w:cs="Arial"/>
              <w:color w:val="34302D"/>
              <w:kern w:val="0"/>
              <w:sz w:val="24"/>
              <w:szCs w:val="24"/>
            </w:rPr>
          </w:rPrChange>
        </w:rPr>
        <w:pPrChange w:id="2424" w:author="zhang alex" w:date="2019-07-28T22:51:00Z">
          <w:pPr>
            <w:widowControl/>
            <w:shd w:val="clear" w:color="auto" w:fill="FFFFFF"/>
            <w:spacing w:before="240" w:after="120"/>
            <w:jc w:val="left"/>
            <w:outlineLvl w:val="5"/>
          </w:pPr>
        </w:pPrChange>
      </w:pPr>
      <w:r w:rsidRPr="005E029C">
        <w:rPr>
          <w:rFonts w:ascii="inherit" w:eastAsia="宋体" w:hAnsi="inherit" w:cs="Arial"/>
          <w:color w:val="34302D"/>
          <w:kern w:val="0"/>
          <w:sz w:val="24"/>
          <w:szCs w:val="24"/>
          <w:rPrChange w:id="2425" w:author="zhang alex" w:date="2019-07-28T22:51:00Z">
            <w:rPr>
              <w:rFonts w:ascii="Arial" w:eastAsia="宋体" w:hAnsi="Arial" w:cs="Arial"/>
              <w:color w:val="34302D"/>
              <w:kern w:val="0"/>
              <w:sz w:val="24"/>
              <w:szCs w:val="24"/>
            </w:rPr>
          </w:rPrChange>
        </w:rPr>
        <w:t>The </w:t>
      </w:r>
      <w:r w:rsidRPr="005E029C">
        <w:rPr>
          <w:rFonts w:ascii="inherit" w:eastAsia="宋体" w:hAnsi="inherit" w:cs="Arial"/>
          <w:color w:val="34302D"/>
          <w:kern w:val="0"/>
          <w:sz w:val="24"/>
          <w:szCs w:val="24"/>
          <w:rPrChange w:id="2426" w:author="zhang alex" w:date="2019-07-28T22:51:00Z">
            <w:rPr>
              <w:rFonts w:ascii="Consolas" w:eastAsia="宋体" w:hAnsi="Consolas" w:cs="宋体"/>
              <w:color w:val="34302D"/>
              <w:kern w:val="0"/>
              <w:sz w:val="23"/>
              <w:szCs w:val="23"/>
              <w:shd w:val="clear" w:color="auto" w:fill="F7F7F8"/>
            </w:rPr>
          </w:rPrChange>
        </w:rPr>
        <w:t>idref</w:t>
      </w:r>
      <w:r w:rsidRPr="005E029C">
        <w:rPr>
          <w:rFonts w:ascii="inherit" w:eastAsia="宋体" w:hAnsi="inherit" w:cs="Arial"/>
          <w:color w:val="34302D"/>
          <w:kern w:val="0"/>
          <w:sz w:val="24"/>
          <w:szCs w:val="24"/>
          <w:rPrChange w:id="2427" w:author="zhang alex" w:date="2019-07-28T22:51:00Z">
            <w:rPr>
              <w:rFonts w:ascii="Arial" w:eastAsia="宋体" w:hAnsi="Arial" w:cs="Arial"/>
              <w:color w:val="34302D"/>
              <w:kern w:val="0"/>
              <w:sz w:val="24"/>
              <w:szCs w:val="24"/>
            </w:rPr>
          </w:rPrChange>
        </w:rPr>
        <w:t> element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idref</w:t>
      </w:r>
      <w:r w:rsidRPr="00BA0D5D">
        <w:rPr>
          <w:rFonts w:ascii="inherit" w:eastAsia="宋体" w:hAnsi="inherit" w:cs="Arial"/>
          <w:color w:val="34302D"/>
          <w:kern w:val="0"/>
          <w:sz w:val="24"/>
          <w:szCs w:val="24"/>
        </w:rPr>
        <w:t> element is simply an error-proof way to pass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 string value - not a reference) of another bean in the container to a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element. The following example shows how to use it:</w:t>
      </w:r>
    </w:p>
    <w:p w:rsidR="001E3D45" w:rsidRPr="001E3D45" w:rsidRDefault="001E3D45" w:rsidP="001E3D45">
      <w:pPr>
        <w:pStyle w:val="a3"/>
        <w:shd w:val="clear" w:color="auto" w:fill="FFFFFF"/>
        <w:spacing w:before="0" w:beforeAutospacing="0" w:after="300" w:afterAutospacing="0"/>
        <w:rPr>
          <w:rFonts w:ascii="inherit" w:hAnsi="inherit" w:cs="Arial" w:hint="eastAsia"/>
          <w:color w:val="34302D"/>
        </w:rPr>
      </w:pPr>
      <w:r w:rsidRPr="001E3D45">
        <w:rPr>
          <w:rFonts w:ascii="inherit" w:hAnsi="inherit" w:cs="Arial"/>
          <w:color w:val="34302D"/>
        </w:rPr>
        <w:t>该</w:t>
      </w:r>
      <w:r w:rsidRPr="001E3D45">
        <w:rPr>
          <w:rFonts w:ascii="inherit" w:hAnsi="inherit" w:cs="Arial"/>
        </w:rPr>
        <w:t>idref</w:t>
      </w:r>
      <w:r w:rsidRPr="001E3D45">
        <w:rPr>
          <w:rFonts w:ascii="inherit" w:hAnsi="inherit" w:cs="Arial"/>
          <w:color w:val="34302D"/>
        </w:rPr>
        <w:t>元素</w:t>
      </w:r>
    </w:p>
    <w:p w:rsidR="001E3D45" w:rsidRDefault="001E3D45" w:rsidP="001E3D4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该</w:t>
      </w:r>
      <w:r>
        <w:rPr>
          <w:rStyle w:val="HTML"/>
          <w:rFonts w:ascii="Consolas" w:hAnsi="Consolas"/>
          <w:color w:val="34302D"/>
          <w:sz w:val="23"/>
          <w:szCs w:val="23"/>
          <w:shd w:val="clear" w:color="auto" w:fill="F7F7F8"/>
        </w:rPr>
        <w:t>idref</w:t>
      </w:r>
      <w:r>
        <w:rPr>
          <w:rFonts w:ascii="inherit" w:hAnsi="inherit" w:cs="Arial"/>
          <w:color w:val="34302D"/>
        </w:rPr>
        <w:t>元素只是一种防错方法，可以将</w:t>
      </w:r>
      <w:r>
        <w:rPr>
          <w:rStyle w:val="HTML"/>
          <w:rFonts w:ascii="Consolas" w:hAnsi="Consolas"/>
          <w:color w:val="34302D"/>
          <w:sz w:val="23"/>
          <w:szCs w:val="23"/>
          <w:shd w:val="clear" w:color="auto" w:fill="F7F7F8"/>
        </w:rPr>
        <w:t>id</w:t>
      </w:r>
      <w:r>
        <w:rPr>
          <w:rFonts w:ascii="inherit" w:hAnsi="inherit" w:cs="Arial"/>
          <w:color w:val="34302D"/>
        </w:rPr>
        <w:t>容器中另一个</w:t>
      </w:r>
      <w:r>
        <w:rPr>
          <w:rFonts w:ascii="inherit" w:hAnsi="inherit" w:cs="Arial"/>
          <w:color w:val="34302D"/>
        </w:rPr>
        <w:t>bean </w:t>
      </w:r>
      <w:r>
        <w:rPr>
          <w:rFonts w:ascii="inherit" w:hAnsi="inherit" w:cs="Arial"/>
          <w:color w:val="34302D"/>
        </w:rPr>
        <w:t>的（字符串值</w:t>
      </w:r>
      <w:r>
        <w:rPr>
          <w:rFonts w:ascii="inherit" w:hAnsi="inherit" w:cs="Arial"/>
          <w:color w:val="34302D"/>
        </w:rPr>
        <w:t xml:space="preserve"> - </w:t>
      </w:r>
      <w:r>
        <w:rPr>
          <w:rFonts w:ascii="inherit" w:hAnsi="inherit" w:cs="Arial"/>
          <w:color w:val="34302D"/>
        </w:rPr>
        <w:t>而不是引用）传递给</w:t>
      </w:r>
      <w:r>
        <w:rPr>
          <w:rStyle w:val="HTML"/>
          <w:rFonts w:ascii="Consolas" w:hAnsi="Consolas"/>
          <w:color w:val="34302D"/>
          <w:sz w:val="23"/>
          <w:szCs w:val="23"/>
          <w:shd w:val="clear" w:color="auto" w:fill="F7F7F8"/>
        </w:rPr>
        <w:t>&lt;constructor-arg/&gt;</w:t>
      </w:r>
      <w:r>
        <w:rPr>
          <w:rFonts w:ascii="inherit" w:hAnsi="inherit" w:cs="Arial"/>
          <w:color w:val="34302D"/>
        </w:rPr>
        <w:t>or</w:t>
      </w:r>
      <w:r>
        <w:rPr>
          <w:rFonts w:ascii="inherit" w:hAnsi="inherit" w:cs="Arial"/>
          <w:color w:val="34302D"/>
        </w:rPr>
        <w:t>或</w:t>
      </w:r>
      <w:r>
        <w:rPr>
          <w:rStyle w:val="HTML"/>
          <w:rFonts w:ascii="Consolas" w:hAnsi="Consolas"/>
          <w:color w:val="34302D"/>
          <w:sz w:val="23"/>
          <w:szCs w:val="23"/>
          <w:shd w:val="clear" w:color="auto" w:fill="F7F7F8"/>
        </w:rPr>
        <w:t>&lt;property/&gt;</w:t>
      </w:r>
      <w:r>
        <w:rPr>
          <w:rFonts w:ascii="inherit" w:hAnsi="inherit" w:cs="Arial"/>
          <w:color w:val="34302D"/>
        </w:rPr>
        <w:t> element</w:t>
      </w:r>
      <w:r>
        <w:rPr>
          <w:rFonts w:ascii="inherit" w:hAnsi="inherit" w:cs="Arial"/>
          <w:color w:val="34302D"/>
        </w:rPr>
        <w:t>。以下示例显示了如何使用它：</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"theTargetBean"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"theClientBean"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&lt;idref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"theTargetBean"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bean definition snippet is exactly equivalent (at runtime) to the following snippet:</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w:t>
      </w:r>
      <w:r>
        <w:rPr>
          <w:rFonts w:ascii="Arial" w:hAnsi="Arial" w:cs="Arial"/>
          <w:color w:val="34302D"/>
          <w:shd w:val="clear" w:color="auto" w:fill="FFFFFF"/>
        </w:rPr>
        <w:t>bean</w:t>
      </w:r>
      <w:r>
        <w:rPr>
          <w:rFonts w:ascii="Arial" w:hAnsi="Arial" w:cs="Arial"/>
          <w:color w:val="34302D"/>
          <w:shd w:val="clear" w:color="auto" w:fill="FFFFFF"/>
        </w:rPr>
        <w:t>定义代码段与以下代码段完全等效（在运行时）：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"theTargetBean"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"client"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"theTargetBean"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form is preferable to the second, because using the </w:t>
      </w:r>
      <w:r w:rsidRPr="00BA0D5D">
        <w:rPr>
          <w:rFonts w:ascii="Consolas" w:eastAsia="宋体" w:hAnsi="Consolas" w:cs="宋体"/>
          <w:color w:val="34302D"/>
          <w:kern w:val="0"/>
          <w:sz w:val="23"/>
          <w:szCs w:val="23"/>
          <w:shd w:val="clear" w:color="auto" w:fill="F7F7F8"/>
        </w:rPr>
        <w:t>idref</w:t>
      </w:r>
      <w:r w:rsidRPr="00BA0D5D">
        <w:rPr>
          <w:rFonts w:ascii="inherit" w:eastAsia="宋体" w:hAnsi="inherit" w:cs="Arial"/>
          <w:color w:val="34302D"/>
          <w:kern w:val="0"/>
          <w:sz w:val="24"/>
          <w:szCs w:val="24"/>
        </w:rPr>
        <w:t> tag lets the container validate at deployment time that the referenced, named bean actually exists. In the second variation, no validation is performed on the value that is passed to the </w:t>
      </w:r>
      <w:r w:rsidRPr="00BA0D5D">
        <w:rPr>
          <w:rFonts w:ascii="Consolas" w:eastAsia="宋体" w:hAnsi="Consolas" w:cs="宋体"/>
          <w:color w:val="34302D"/>
          <w:kern w:val="0"/>
          <w:sz w:val="23"/>
          <w:szCs w:val="23"/>
          <w:shd w:val="clear" w:color="auto" w:fill="F7F7F8"/>
        </w:rPr>
        <w:t>targetName</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client</w:t>
      </w:r>
      <w:r w:rsidRPr="00BA0D5D">
        <w:rPr>
          <w:rFonts w:ascii="inherit" w:eastAsia="宋体" w:hAnsi="inherit" w:cs="Arial"/>
          <w:color w:val="34302D"/>
          <w:kern w:val="0"/>
          <w:sz w:val="24"/>
          <w:szCs w:val="24"/>
        </w:rPr>
        <w:t> bean. Typos are only discovered (with most likely fatal results) when the </w:t>
      </w:r>
      <w:r w:rsidRPr="00BA0D5D">
        <w:rPr>
          <w:rFonts w:ascii="Consolas" w:eastAsia="宋体" w:hAnsi="Consolas" w:cs="宋体"/>
          <w:color w:val="34302D"/>
          <w:kern w:val="0"/>
          <w:sz w:val="23"/>
          <w:szCs w:val="23"/>
          <w:shd w:val="clear" w:color="auto" w:fill="F7F7F8"/>
        </w:rPr>
        <w:t>client</w:t>
      </w:r>
      <w:r w:rsidRPr="00BA0D5D">
        <w:rPr>
          <w:rFonts w:ascii="inherit" w:eastAsia="宋体" w:hAnsi="inherit" w:cs="Arial"/>
          <w:color w:val="34302D"/>
          <w:kern w:val="0"/>
          <w:sz w:val="24"/>
          <w:szCs w:val="24"/>
        </w:rPr>
        <w:t> bean is actually instantiated. If the </w:t>
      </w:r>
      <w:r w:rsidRPr="00BA0D5D">
        <w:rPr>
          <w:rFonts w:ascii="Consolas" w:eastAsia="宋体" w:hAnsi="Consolas" w:cs="宋体"/>
          <w:color w:val="34302D"/>
          <w:kern w:val="0"/>
          <w:sz w:val="23"/>
          <w:szCs w:val="23"/>
          <w:shd w:val="clear" w:color="auto" w:fill="F7F7F8"/>
        </w:rPr>
        <w:t>client</w:t>
      </w:r>
      <w:r w:rsidRPr="00BA0D5D">
        <w:rPr>
          <w:rFonts w:ascii="inherit" w:eastAsia="宋体" w:hAnsi="inherit" w:cs="Arial"/>
          <w:color w:val="34302D"/>
          <w:kern w:val="0"/>
          <w:sz w:val="24"/>
          <w:szCs w:val="24"/>
        </w:rPr>
        <w:t> bean is a </w:t>
      </w:r>
      <w:hyperlink r:id="rId97" w:anchor="beans-factory-scopes" w:history="1">
        <w:r w:rsidRPr="00BA0D5D">
          <w:rPr>
            <w:rFonts w:ascii="inherit" w:eastAsia="宋体" w:hAnsi="inherit" w:cs="Arial"/>
            <w:color w:val="548E2E"/>
            <w:kern w:val="0"/>
            <w:sz w:val="24"/>
            <w:szCs w:val="24"/>
            <w:u w:val="single"/>
          </w:rPr>
          <w:t>prototype</w:t>
        </w:r>
      </w:hyperlink>
      <w:r w:rsidRPr="00BA0D5D">
        <w:rPr>
          <w:rFonts w:ascii="inherit" w:eastAsia="宋体" w:hAnsi="inherit" w:cs="Arial"/>
          <w:color w:val="34302D"/>
          <w:kern w:val="0"/>
          <w:sz w:val="24"/>
          <w:szCs w:val="24"/>
        </w:rPr>
        <w:t> bean, this typo and the resulting exception may only be discovered long after the container is deployed.</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第一种形式优于第二种形式，因为使用</w:t>
      </w:r>
      <w:r>
        <w:rPr>
          <w:rStyle w:val="HTML"/>
          <w:rFonts w:ascii="Consolas" w:hAnsi="Consolas"/>
          <w:sz w:val="23"/>
          <w:szCs w:val="23"/>
          <w:shd w:val="clear" w:color="auto" w:fill="F7F7F8"/>
        </w:rPr>
        <w:t>idref</w:t>
      </w:r>
      <w:r>
        <w:rPr>
          <w:rFonts w:ascii="Arial" w:hAnsi="Arial" w:cs="Arial"/>
          <w:color w:val="34302D"/>
          <w:shd w:val="clear" w:color="auto" w:fill="FFFFFF"/>
        </w:rPr>
        <w:t>标记允许容器在部署时验证引用的命名</w:t>
      </w:r>
      <w:r>
        <w:rPr>
          <w:rFonts w:ascii="Arial" w:hAnsi="Arial" w:cs="Arial"/>
          <w:color w:val="34302D"/>
          <w:shd w:val="clear" w:color="auto" w:fill="FFFFFF"/>
        </w:rPr>
        <w:t>bean</w:t>
      </w:r>
      <w:r>
        <w:rPr>
          <w:rFonts w:ascii="Arial" w:hAnsi="Arial" w:cs="Arial"/>
          <w:color w:val="34302D"/>
          <w:shd w:val="clear" w:color="auto" w:fill="FFFFFF"/>
        </w:rPr>
        <w:t>实际存在。在第二个变体中，不对传递给</w:t>
      </w:r>
      <w:r>
        <w:rPr>
          <w:rFonts w:ascii="Arial" w:hAnsi="Arial" w:cs="Arial"/>
          <w:color w:val="34302D"/>
          <w:shd w:val="clear" w:color="auto" w:fill="FFFFFF"/>
        </w:rPr>
        <w:t>bean </w:t>
      </w:r>
      <w:r>
        <w:rPr>
          <w:rFonts w:ascii="Arial" w:hAnsi="Arial" w:cs="Arial"/>
          <w:color w:val="34302D"/>
          <w:shd w:val="clear" w:color="auto" w:fill="FFFFFF"/>
        </w:rPr>
        <w:t>的</w:t>
      </w:r>
      <w:r>
        <w:rPr>
          <w:rStyle w:val="HTML"/>
          <w:rFonts w:ascii="Consolas" w:hAnsi="Consolas"/>
          <w:sz w:val="23"/>
          <w:szCs w:val="23"/>
          <w:shd w:val="clear" w:color="auto" w:fill="F7F7F8"/>
        </w:rPr>
        <w:t>targetName</w:t>
      </w:r>
      <w:r>
        <w:rPr>
          <w:rFonts w:ascii="Arial" w:hAnsi="Arial" w:cs="Arial"/>
          <w:color w:val="34302D"/>
          <w:shd w:val="clear" w:color="auto" w:fill="FFFFFF"/>
        </w:rPr>
        <w:t>属性的值执行验证</w:t>
      </w:r>
      <w:r>
        <w:rPr>
          <w:rStyle w:val="HTML"/>
          <w:rFonts w:ascii="Consolas" w:hAnsi="Consolas"/>
          <w:sz w:val="23"/>
          <w:szCs w:val="23"/>
          <w:shd w:val="clear" w:color="auto" w:fill="F7F7F8"/>
        </w:rPr>
        <w:t>client</w:t>
      </w:r>
      <w:r>
        <w:rPr>
          <w:rFonts w:ascii="Arial" w:hAnsi="Arial" w:cs="Arial"/>
          <w:color w:val="34302D"/>
          <w:shd w:val="clear" w:color="auto" w:fill="FFFFFF"/>
        </w:rPr>
        <w:t>。只有在</w:t>
      </w:r>
      <w:r>
        <w:rPr>
          <w:rStyle w:val="HTML"/>
          <w:rFonts w:ascii="Consolas" w:hAnsi="Consolas"/>
          <w:sz w:val="23"/>
          <w:szCs w:val="23"/>
          <w:shd w:val="clear" w:color="auto" w:fill="F7F7F8"/>
        </w:rPr>
        <w:t>client</w:t>
      </w:r>
      <w:r>
        <w:rPr>
          <w:rFonts w:ascii="Arial" w:hAnsi="Arial" w:cs="Arial"/>
          <w:color w:val="34302D"/>
          <w:shd w:val="clear" w:color="auto" w:fill="FFFFFF"/>
        </w:rPr>
        <w:t>实际实例化</w:t>
      </w:r>
      <w:r>
        <w:rPr>
          <w:rFonts w:ascii="Arial" w:hAnsi="Arial" w:cs="Arial"/>
          <w:color w:val="34302D"/>
          <w:shd w:val="clear" w:color="auto" w:fill="FFFFFF"/>
        </w:rPr>
        <w:t>bean </w:t>
      </w:r>
      <w:r>
        <w:rPr>
          <w:rFonts w:ascii="Arial" w:hAnsi="Arial" w:cs="Arial"/>
          <w:color w:val="34302D"/>
          <w:shd w:val="clear" w:color="auto" w:fill="FFFFFF"/>
        </w:rPr>
        <w:t>时才会发现错别字（很可能是致命的结果）。如果</w:t>
      </w:r>
      <w:r>
        <w:rPr>
          <w:rStyle w:val="HTML"/>
          <w:rFonts w:ascii="Consolas" w:hAnsi="Consolas"/>
          <w:sz w:val="23"/>
          <w:szCs w:val="23"/>
          <w:shd w:val="clear" w:color="auto" w:fill="F7F7F8"/>
        </w:rPr>
        <w:t>client</w:t>
      </w:r>
      <w:r>
        <w:rPr>
          <w:rFonts w:ascii="Arial" w:hAnsi="Arial" w:cs="Arial"/>
          <w:color w:val="34302D"/>
          <w:shd w:val="clear" w:color="auto" w:fill="FFFFFF"/>
        </w:rPr>
        <w:t>bean</w:t>
      </w:r>
      <w:r>
        <w:rPr>
          <w:rFonts w:ascii="Arial" w:hAnsi="Arial" w:cs="Arial"/>
          <w:color w:val="34302D"/>
          <w:shd w:val="clear" w:color="auto" w:fill="FFFFFF"/>
        </w:rPr>
        <w:t>是</w:t>
      </w:r>
      <w:hyperlink r:id="rId98" w:anchor="beans-factory-scopes" w:history="1">
        <w:r>
          <w:rPr>
            <w:rStyle w:val="a4"/>
            <w:rFonts w:ascii="Arial" w:hAnsi="Arial" w:cs="Arial"/>
            <w:color w:val="548E2E"/>
            <w:shd w:val="clear" w:color="auto" w:fill="FFFFFF"/>
          </w:rPr>
          <w:t>原型</w:t>
        </w:r>
      </w:hyperlink>
      <w:r>
        <w:rPr>
          <w:rFonts w:ascii="Arial" w:hAnsi="Arial" w:cs="Arial"/>
          <w:color w:val="34302D"/>
          <w:shd w:val="clear" w:color="auto" w:fill="FFFFFF"/>
        </w:rPr>
        <w:t> bean</w:t>
      </w:r>
      <w:r>
        <w:rPr>
          <w:rFonts w:ascii="Arial" w:hAnsi="Arial" w:cs="Arial"/>
          <w:color w:val="34302D"/>
          <w:shd w:val="clear" w:color="auto" w:fill="FFFFFF"/>
        </w:rPr>
        <w:t>，则只能在部署容器后很长时间才能发现此错误和产生的异常。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A56F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local</w:t>
            </w:r>
            <w:r w:rsidRPr="00BA0D5D">
              <w:rPr>
                <w:rFonts w:ascii="宋体" w:eastAsia="宋体" w:hAnsi="宋体" w:cs="宋体"/>
                <w:kern w:val="0"/>
                <w:sz w:val="24"/>
                <w:szCs w:val="24"/>
              </w:rPr>
              <w:t> attribute on the </w:t>
            </w:r>
            <w:r w:rsidRPr="00BA0D5D">
              <w:rPr>
                <w:rFonts w:ascii="Consolas" w:eastAsia="宋体" w:hAnsi="Consolas" w:cs="宋体"/>
                <w:kern w:val="0"/>
                <w:sz w:val="23"/>
                <w:szCs w:val="23"/>
                <w:shd w:val="clear" w:color="auto" w:fill="F7F7F8"/>
              </w:rPr>
              <w:t>idref</w:t>
            </w:r>
            <w:r w:rsidRPr="00BA0D5D">
              <w:rPr>
                <w:rFonts w:ascii="宋体" w:eastAsia="宋体" w:hAnsi="宋体" w:cs="宋体"/>
                <w:kern w:val="0"/>
                <w:sz w:val="24"/>
                <w:szCs w:val="24"/>
              </w:rPr>
              <w:t> element is no longer supported in the 4.0 beans XSD, since it does not provide value over a regular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reference any more. Change your existing </w:t>
            </w:r>
            <w:r w:rsidRPr="00BA0D5D">
              <w:rPr>
                <w:rFonts w:ascii="Consolas" w:eastAsia="宋体" w:hAnsi="Consolas" w:cs="宋体"/>
                <w:kern w:val="0"/>
                <w:sz w:val="23"/>
                <w:szCs w:val="23"/>
                <w:shd w:val="clear" w:color="auto" w:fill="F7F7F8"/>
              </w:rPr>
              <w:t>idref local</w:t>
            </w:r>
            <w:r w:rsidRPr="00BA0D5D">
              <w:rPr>
                <w:rFonts w:ascii="宋体" w:eastAsia="宋体" w:hAnsi="宋体" w:cs="宋体"/>
                <w:kern w:val="0"/>
                <w:sz w:val="24"/>
                <w:szCs w:val="24"/>
              </w:rPr>
              <w:t> references to </w:t>
            </w:r>
            <w:r w:rsidRPr="00BA0D5D">
              <w:rPr>
                <w:rFonts w:ascii="Consolas" w:eastAsia="宋体" w:hAnsi="Consolas" w:cs="宋体"/>
                <w:kern w:val="0"/>
                <w:sz w:val="23"/>
                <w:szCs w:val="23"/>
                <w:shd w:val="clear" w:color="auto" w:fill="F7F7F8"/>
              </w:rPr>
              <w:t>idref bean</w:t>
            </w:r>
            <w:r w:rsidRPr="00BA0D5D">
              <w:rPr>
                <w:rFonts w:ascii="宋体" w:eastAsia="宋体" w:hAnsi="宋体" w:cs="宋体"/>
                <w:kern w:val="0"/>
                <w:sz w:val="24"/>
                <w:szCs w:val="24"/>
              </w:rPr>
              <w:t> when upgrading to the 4.0 schema.</w:t>
            </w:r>
          </w:p>
          <w:p w:rsidR="001E3D45" w:rsidRPr="00BA0D5D" w:rsidRDefault="001E3D45" w:rsidP="00BA0D5D">
            <w:pPr>
              <w:widowControl/>
              <w:jc w:val="left"/>
              <w:rPr>
                <w:rFonts w:ascii="宋体" w:eastAsia="宋体" w:hAnsi="宋体" w:cs="宋体"/>
                <w:kern w:val="0"/>
                <w:sz w:val="24"/>
                <w:szCs w:val="24"/>
              </w:rPr>
            </w:pPr>
            <w:r>
              <w:rPr>
                <w:rFonts w:ascii="Arial" w:hAnsi="Arial" w:cs="Arial"/>
                <w:shd w:val="clear" w:color="auto" w:fill="EBF1E7"/>
              </w:rPr>
              <w:t>4.0 beans XSD</w:t>
            </w:r>
            <w:r>
              <w:rPr>
                <w:rFonts w:ascii="Arial" w:hAnsi="Arial" w:cs="Arial"/>
                <w:shd w:val="clear" w:color="auto" w:fill="EBF1E7"/>
              </w:rPr>
              <w:t>不再支持</w:t>
            </w:r>
            <w:r>
              <w:rPr>
                <w:rStyle w:val="HTML"/>
                <w:rFonts w:ascii="Consolas" w:hAnsi="Consolas"/>
                <w:sz w:val="23"/>
                <w:szCs w:val="23"/>
                <w:shd w:val="clear" w:color="auto" w:fill="F7F7F8"/>
              </w:rPr>
              <w:t>local</w:t>
            </w:r>
            <w:r>
              <w:rPr>
                <w:rFonts w:ascii="Arial" w:hAnsi="Arial" w:cs="Arial"/>
                <w:shd w:val="clear" w:color="auto" w:fill="EBF1E7"/>
              </w:rPr>
              <w:t>该</w:t>
            </w:r>
            <w:r>
              <w:rPr>
                <w:rStyle w:val="HTML"/>
                <w:rFonts w:ascii="Consolas" w:hAnsi="Consolas"/>
                <w:sz w:val="23"/>
                <w:szCs w:val="23"/>
                <w:shd w:val="clear" w:color="auto" w:fill="F7F7F8"/>
              </w:rPr>
              <w:t>idref</w:t>
            </w:r>
            <w:r>
              <w:rPr>
                <w:rFonts w:ascii="Arial" w:hAnsi="Arial" w:cs="Arial"/>
                <w:shd w:val="clear" w:color="auto" w:fill="EBF1E7"/>
              </w:rPr>
              <w:t>元素</w:t>
            </w:r>
            <w:r>
              <w:rPr>
                <w:rFonts w:ascii="Arial" w:hAnsi="Arial" w:cs="Arial"/>
                <w:shd w:val="clear" w:color="auto" w:fill="EBF1E7"/>
              </w:rPr>
              <w:t> </w:t>
            </w:r>
            <w:r>
              <w:rPr>
                <w:rFonts w:ascii="Arial" w:hAnsi="Arial" w:cs="Arial"/>
                <w:shd w:val="clear" w:color="auto" w:fill="EBF1E7"/>
              </w:rPr>
              <w:t>的属性，因为它不再提供常规</w:t>
            </w:r>
            <w:r>
              <w:rPr>
                <w:rStyle w:val="HTML"/>
                <w:rFonts w:ascii="Consolas" w:hAnsi="Consolas"/>
                <w:sz w:val="23"/>
                <w:szCs w:val="23"/>
                <w:shd w:val="clear" w:color="auto" w:fill="F7F7F8"/>
              </w:rPr>
              <w:t>bean</w:t>
            </w:r>
            <w:r>
              <w:rPr>
                <w:rFonts w:ascii="Arial" w:hAnsi="Arial" w:cs="Arial"/>
                <w:shd w:val="clear" w:color="auto" w:fill="EBF1E7"/>
              </w:rPr>
              <w:t>引用的值。升级到</w:t>
            </w:r>
            <w:r>
              <w:rPr>
                <w:rFonts w:ascii="Arial" w:hAnsi="Arial" w:cs="Arial"/>
                <w:shd w:val="clear" w:color="auto" w:fill="EBF1E7"/>
              </w:rPr>
              <w:t>4.0</w:t>
            </w:r>
            <w:r>
              <w:rPr>
                <w:rFonts w:ascii="Arial" w:hAnsi="Arial" w:cs="Arial"/>
                <w:shd w:val="clear" w:color="auto" w:fill="EBF1E7"/>
              </w:rPr>
              <w:t>架构时，将现有</w:t>
            </w:r>
            <w:r>
              <w:rPr>
                <w:rStyle w:val="HTML"/>
                <w:rFonts w:ascii="Consolas" w:hAnsi="Consolas"/>
                <w:sz w:val="23"/>
                <w:szCs w:val="23"/>
                <w:shd w:val="clear" w:color="auto" w:fill="F7F7F8"/>
              </w:rPr>
              <w:t>idref local</w:t>
            </w:r>
            <w:r>
              <w:rPr>
                <w:rFonts w:ascii="Arial" w:hAnsi="Arial" w:cs="Arial"/>
                <w:shd w:val="clear" w:color="auto" w:fill="EBF1E7"/>
              </w:rPr>
              <w:t>引用更改</w:t>
            </w:r>
            <w:r>
              <w:rPr>
                <w:rStyle w:val="HTML"/>
                <w:rFonts w:ascii="Consolas" w:hAnsi="Consolas"/>
                <w:sz w:val="23"/>
                <w:szCs w:val="23"/>
                <w:shd w:val="clear" w:color="auto" w:fill="F7F7F8"/>
              </w:rPr>
              <w:t>idref bean</w:t>
            </w:r>
            <w:r>
              <w:rPr>
                <w:rFonts w:ascii="Arial" w:hAnsi="Arial" w:cs="Arial"/>
                <w:shd w:val="clear" w:color="auto" w:fill="EBF1E7"/>
              </w:rPr>
              <w:t>为。</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common place (at least in versions earlier than Spring 2.0) where the </w:t>
      </w:r>
      <w:r w:rsidRPr="00BA0D5D">
        <w:rPr>
          <w:rFonts w:ascii="Consolas" w:eastAsia="宋体" w:hAnsi="Consolas" w:cs="宋体"/>
          <w:color w:val="34302D"/>
          <w:kern w:val="0"/>
          <w:sz w:val="23"/>
          <w:szCs w:val="23"/>
          <w:shd w:val="clear" w:color="auto" w:fill="F7F7F8"/>
        </w:rPr>
        <w:t>&lt;idref/&gt;</w:t>
      </w:r>
      <w:r w:rsidRPr="00BA0D5D">
        <w:rPr>
          <w:rFonts w:ascii="inherit" w:eastAsia="宋体" w:hAnsi="inherit" w:cs="Arial"/>
          <w:color w:val="34302D"/>
          <w:kern w:val="0"/>
          <w:sz w:val="24"/>
          <w:szCs w:val="24"/>
        </w:rPr>
        <w:t> element brings value is in the configuration of </w:t>
      </w:r>
      <w:hyperlink r:id="rId99" w:anchor="aop-pfb-1" w:history="1">
        <w:r w:rsidRPr="00BA0D5D">
          <w:rPr>
            <w:rFonts w:ascii="inherit" w:eastAsia="宋体" w:hAnsi="inherit" w:cs="Arial"/>
            <w:color w:val="548E2E"/>
            <w:kern w:val="0"/>
            <w:sz w:val="24"/>
            <w:szCs w:val="24"/>
            <w:u w:val="single"/>
          </w:rPr>
          <w:t>AOP interceptors</w:t>
        </w:r>
      </w:hyperlink>
      <w:r w:rsidRPr="00BA0D5D">
        <w:rPr>
          <w:rFonts w:ascii="inherit" w:eastAsia="宋体" w:hAnsi="inherit" w:cs="Arial"/>
          <w:color w:val="34302D"/>
          <w:kern w:val="0"/>
          <w:sz w:val="24"/>
          <w:szCs w:val="24"/>
        </w:rPr>
        <w:t> in a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bean definition. Using </w:t>
      </w:r>
      <w:r w:rsidRPr="00BA0D5D">
        <w:rPr>
          <w:rFonts w:ascii="Consolas" w:eastAsia="宋体" w:hAnsi="Consolas" w:cs="宋体"/>
          <w:color w:val="34302D"/>
          <w:kern w:val="0"/>
          <w:sz w:val="23"/>
          <w:szCs w:val="23"/>
          <w:shd w:val="clear" w:color="auto" w:fill="F7F7F8"/>
        </w:rPr>
        <w:t>&lt;idref/&gt;</w:t>
      </w:r>
      <w:r w:rsidRPr="00BA0D5D">
        <w:rPr>
          <w:rFonts w:ascii="inherit" w:eastAsia="宋体" w:hAnsi="inherit" w:cs="Arial"/>
          <w:color w:val="34302D"/>
          <w:kern w:val="0"/>
          <w:sz w:val="24"/>
          <w:szCs w:val="24"/>
        </w:rPr>
        <w:t> elements when you specify the interceptor names prevents you from misspelling an interceptor ID.</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其中一个共同的地方（至少在早期比</w:t>
      </w:r>
      <w:r>
        <w:rPr>
          <w:rFonts w:ascii="Arial" w:hAnsi="Arial" w:cs="Arial"/>
          <w:color w:val="34302D"/>
          <w:shd w:val="clear" w:color="auto" w:fill="FFFFFF"/>
        </w:rPr>
        <w:t>Spring 2.0</w:t>
      </w:r>
      <w:r>
        <w:rPr>
          <w:rFonts w:ascii="Arial" w:hAnsi="Arial" w:cs="Arial"/>
          <w:color w:val="34302D"/>
          <w:shd w:val="clear" w:color="auto" w:fill="FFFFFF"/>
        </w:rPr>
        <w:t>版本）</w:t>
      </w:r>
      <w:r>
        <w:rPr>
          <w:rStyle w:val="HTML"/>
          <w:rFonts w:ascii="Consolas" w:hAnsi="Consolas"/>
          <w:sz w:val="23"/>
          <w:szCs w:val="23"/>
          <w:shd w:val="clear" w:color="auto" w:fill="F7F7F8"/>
        </w:rPr>
        <w:t>&lt;idref/&gt;</w:t>
      </w:r>
      <w:r>
        <w:rPr>
          <w:rFonts w:ascii="Arial" w:hAnsi="Arial" w:cs="Arial"/>
          <w:color w:val="34302D"/>
          <w:shd w:val="clear" w:color="auto" w:fill="FFFFFF"/>
        </w:rPr>
        <w:t>元素带来的值在配置</w:t>
      </w:r>
      <w:hyperlink r:id="rId100" w:anchor="aop-pfb-1" w:history="1">
        <w:r>
          <w:rPr>
            <w:rStyle w:val="a4"/>
            <w:rFonts w:ascii="Arial" w:hAnsi="Arial" w:cs="Arial"/>
            <w:color w:val="548E2E"/>
            <w:shd w:val="clear" w:color="auto" w:fill="FFFFFF"/>
          </w:rPr>
          <w:t>AOP</w:t>
        </w:r>
        <w:r>
          <w:rPr>
            <w:rStyle w:val="a4"/>
            <w:rFonts w:ascii="Arial" w:hAnsi="Arial" w:cs="Arial"/>
            <w:color w:val="548E2E"/>
            <w:shd w:val="clear" w:color="auto" w:fill="FFFFFF"/>
          </w:rPr>
          <w:t>拦截</w:t>
        </w:r>
      </w:hyperlink>
      <w:r>
        <w:rPr>
          <w:rFonts w:ascii="Arial" w:hAnsi="Arial" w:cs="Arial"/>
          <w:color w:val="34302D"/>
          <w:shd w:val="clear" w:color="auto" w:fill="FFFFFF"/>
        </w:rPr>
        <w:t>在</w:t>
      </w:r>
      <w:r>
        <w:rPr>
          <w:rFonts w:ascii="Arial" w:hAnsi="Arial" w:cs="Arial"/>
          <w:color w:val="34302D"/>
          <w:shd w:val="clear" w:color="auto" w:fill="FFFFFF"/>
        </w:rPr>
        <w:t> </w:t>
      </w:r>
      <w:r>
        <w:rPr>
          <w:rStyle w:val="HTML"/>
          <w:rFonts w:ascii="Consolas" w:hAnsi="Consolas"/>
          <w:sz w:val="23"/>
          <w:szCs w:val="23"/>
          <w:shd w:val="clear" w:color="auto" w:fill="F7F7F8"/>
        </w:rPr>
        <w:t>ProxyFactoryBean</w:t>
      </w:r>
      <w:r>
        <w:rPr>
          <w:rFonts w:ascii="Arial" w:hAnsi="Arial" w:cs="Arial"/>
          <w:color w:val="34302D"/>
          <w:shd w:val="clear" w:color="auto" w:fill="FFFFFF"/>
        </w:rPr>
        <w:t>bean</w:t>
      </w:r>
      <w:r>
        <w:rPr>
          <w:rFonts w:ascii="Arial" w:hAnsi="Arial" w:cs="Arial"/>
          <w:color w:val="34302D"/>
          <w:shd w:val="clear" w:color="auto" w:fill="FFFFFF"/>
        </w:rPr>
        <w:t>定义。</w:t>
      </w:r>
      <w:r>
        <w:rPr>
          <w:rStyle w:val="HTML"/>
          <w:rFonts w:ascii="Consolas" w:hAnsi="Consolas"/>
          <w:sz w:val="23"/>
          <w:szCs w:val="23"/>
          <w:shd w:val="clear" w:color="auto" w:fill="F7F7F8"/>
        </w:rPr>
        <w:t>&lt;idref/&gt;</w:t>
      </w:r>
      <w:r>
        <w:rPr>
          <w:rFonts w:ascii="Arial" w:hAnsi="Arial" w:cs="Arial"/>
          <w:color w:val="34302D"/>
          <w:shd w:val="clear" w:color="auto" w:fill="FFFFFF"/>
        </w:rPr>
        <w:t>指定拦截器名称时使用元素可防止拼写错误的拦截器</w:t>
      </w:r>
      <w:r>
        <w:rPr>
          <w:rFonts w:ascii="Arial" w:hAnsi="Arial" w:cs="Arial"/>
          <w:color w:val="34302D"/>
          <w:shd w:val="clear" w:color="auto" w:fill="FFFFFF"/>
        </w:rPr>
        <w:t>ID</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References to Other Beans (Collaborators)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 is the final element inside a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definition element. Here, you set the value of the specified property of a bean to be a reference to another bean (a collaborator) managed by the container. The referenced bean is a dependency of the bean whose property is to be set, and it is initialized on demand as needed before the property is set. (If the collaborator is a singleton bean, it may already be initialized by the container.) All references are ultimately a reference to another object. Scoping and validation depend on whether you specify the ID or name of the other object through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local,</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 attributes.</w:t>
      </w:r>
    </w:p>
    <w:p w:rsidR="001E3D45" w:rsidRPr="001E3D45" w:rsidRDefault="001E3D45" w:rsidP="001E3D45">
      <w:pPr>
        <w:pStyle w:val="a3"/>
        <w:shd w:val="clear" w:color="auto" w:fill="FFFFFF"/>
        <w:spacing w:before="0" w:beforeAutospacing="0" w:after="300" w:afterAutospacing="0"/>
        <w:rPr>
          <w:rFonts w:ascii="inherit" w:hAnsi="inherit" w:cs="Arial" w:hint="eastAsia"/>
          <w:color w:val="34302D"/>
        </w:rPr>
      </w:pPr>
      <w:r w:rsidRPr="001E3D45">
        <w:rPr>
          <w:rFonts w:ascii="inherit" w:hAnsi="inherit" w:cs="Arial"/>
          <w:color w:val="34302D"/>
        </w:rPr>
        <w:t>参考其他豆类（合作者）</w:t>
      </w:r>
    </w:p>
    <w:p w:rsidR="001E3D45" w:rsidRPr="001E3D45" w:rsidRDefault="001E3D45" w:rsidP="001E3D4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所述</w:t>
      </w:r>
      <w:r>
        <w:rPr>
          <w:rStyle w:val="HTML"/>
          <w:rFonts w:ascii="Consolas" w:hAnsi="Consolas"/>
          <w:color w:val="34302D"/>
          <w:sz w:val="23"/>
          <w:szCs w:val="23"/>
          <w:shd w:val="clear" w:color="auto" w:fill="F7F7F8"/>
        </w:rPr>
        <w:t>ref</w:t>
      </w:r>
      <w:r>
        <w:rPr>
          <w:rFonts w:ascii="inherit" w:hAnsi="inherit" w:cs="Arial"/>
          <w:color w:val="34302D"/>
        </w:rPr>
        <w:t>元件是内部的最终元件</w:t>
      </w:r>
      <w:r>
        <w:rPr>
          <w:rStyle w:val="HTML"/>
          <w:rFonts w:ascii="Consolas" w:hAnsi="Consolas"/>
          <w:color w:val="34302D"/>
          <w:sz w:val="23"/>
          <w:szCs w:val="23"/>
          <w:shd w:val="clear" w:color="auto" w:fill="F7F7F8"/>
        </w:rPr>
        <w:t>&lt;constructor-arg/&gt;</w:t>
      </w:r>
      <w:r>
        <w:rPr>
          <w:rFonts w:ascii="inherit" w:hAnsi="inherit" w:cs="Arial"/>
          <w:color w:val="34302D"/>
        </w:rPr>
        <w:t>或</w:t>
      </w:r>
      <w:r>
        <w:rPr>
          <w:rStyle w:val="HTML"/>
          <w:rFonts w:ascii="Consolas" w:hAnsi="Consolas"/>
          <w:color w:val="34302D"/>
          <w:sz w:val="23"/>
          <w:szCs w:val="23"/>
          <w:shd w:val="clear" w:color="auto" w:fill="F7F7F8"/>
        </w:rPr>
        <w:t>&lt;property/&gt;</w:t>
      </w:r>
      <w:r>
        <w:rPr>
          <w:rFonts w:ascii="inherit" w:hAnsi="inherit" w:cs="Arial"/>
          <w:color w:val="34302D"/>
        </w:rPr>
        <w:t> </w:t>
      </w:r>
      <w:r>
        <w:rPr>
          <w:rFonts w:ascii="inherit" w:hAnsi="inherit" w:cs="Arial"/>
          <w:color w:val="34302D"/>
        </w:rPr>
        <w:t>定义元素。在这里，您将</w:t>
      </w:r>
      <w:r>
        <w:rPr>
          <w:rFonts w:ascii="inherit" w:hAnsi="inherit" w:cs="Arial"/>
          <w:color w:val="34302D"/>
        </w:rPr>
        <w:t>bean</w:t>
      </w:r>
      <w:r>
        <w:rPr>
          <w:rFonts w:ascii="inherit" w:hAnsi="inherit" w:cs="Arial"/>
          <w:color w:val="34302D"/>
        </w:rPr>
        <w:t>的指定属性的值设置为对容器管理的另一个</w:t>
      </w:r>
      <w:r>
        <w:rPr>
          <w:rFonts w:ascii="inherit" w:hAnsi="inherit" w:cs="Arial"/>
          <w:color w:val="34302D"/>
        </w:rPr>
        <w:t>bean</w:t>
      </w:r>
      <w:r>
        <w:rPr>
          <w:rFonts w:ascii="inherit" w:hAnsi="inherit" w:cs="Arial"/>
          <w:color w:val="34302D"/>
        </w:rPr>
        <w:t>（协作者）的引用。引用的</w:t>
      </w:r>
      <w:r>
        <w:rPr>
          <w:rFonts w:ascii="inherit" w:hAnsi="inherit" w:cs="Arial"/>
          <w:color w:val="34302D"/>
        </w:rPr>
        <w:t>bean</w:t>
      </w:r>
      <w:r>
        <w:rPr>
          <w:rFonts w:ascii="inherit" w:hAnsi="inherit" w:cs="Arial"/>
          <w:color w:val="34302D"/>
        </w:rPr>
        <w:t>是要设置其属性的</w:t>
      </w:r>
      <w:r>
        <w:rPr>
          <w:rFonts w:ascii="inherit" w:hAnsi="inherit" w:cs="Arial"/>
          <w:color w:val="34302D"/>
        </w:rPr>
        <w:t>bean</w:t>
      </w:r>
      <w:r>
        <w:rPr>
          <w:rFonts w:ascii="inherit" w:hAnsi="inherit" w:cs="Arial"/>
          <w:color w:val="34302D"/>
        </w:rPr>
        <w:t>的依赖项，并且在设置该属性之前根据需要对其进行初始化。（如果协作者是单例</w:t>
      </w:r>
      <w:r>
        <w:rPr>
          <w:rFonts w:ascii="inherit" w:hAnsi="inherit" w:cs="Arial"/>
          <w:color w:val="34302D"/>
        </w:rPr>
        <w:t>bean</w:t>
      </w:r>
      <w:r>
        <w:rPr>
          <w:rFonts w:ascii="inherit" w:hAnsi="inherit" w:cs="Arial"/>
          <w:color w:val="34302D"/>
        </w:rPr>
        <w:t>，它可能已经被容器初始化。）所有引用最终都是对另一个对象的引用。划定范围和有效性取决于是否通过指定其他对象的</w:t>
      </w:r>
      <w:r>
        <w:rPr>
          <w:rFonts w:ascii="inherit" w:hAnsi="inherit" w:cs="Arial"/>
          <w:color w:val="34302D"/>
        </w:rPr>
        <w:t>ID</w:t>
      </w:r>
      <w:r>
        <w:rPr>
          <w:rFonts w:ascii="inherit" w:hAnsi="inherit" w:cs="Arial"/>
          <w:color w:val="34302D"/>
        </w:rPr>
        <w:t>或名称</w:t>
      </w:r>
      <w:r>
        <w:rPr>
          <w:rStyle w:val="HTML"/>
          <w:rFonts w:ascii="Consolas" w:hAnsi="Consolas"/>
          <w:color w:val="34302D"/>
          <w:sz w:val="23"/>
          <w:szCs w:val="23"/>
          <w:shd w:val="clear" w:color="auto" w:fill="F7F7F8"/>
        </w:rPr>
        <w:t>bean</w:t>
      </w:r>
      <w:r>
        <w:rPr>
          <w:rFonts w:ascii="inherit" w:hAnsi="inherit" w:cs="Arial"/>
          <w:color w:val="34302D"/>
        </w:rPr>
        <w:t>，</w:t>
      </w:r>
      <w:r>
        <w:rPr>
          <w:rStyle w:val="HTML"/>
          <w:rFonts w:ascii="Consolas" w:hAnsi="Consolas"/>
          <w:color w:val="34302D"/>
          <w:sz w:val="23"/>
          <w:szCs w:val="23"/>
          <w:shd w:val="clear" w:color="auto" w:fill="F7F7F8"/>
        </w:rPr>
        <w:t>local,</w:t>
      </w:r>
      <w:r>
        <w:rPr>
          <w:rFonts w:ascii="inherit" w:hAnsi="inherit" w:cs="Arial"/>
          <w:color w:val="34302D"/>
        </w:rPr>
        <w:t>或</w:t>
      </w:r>
      <w:r>
        <w:rPr>
          <w:rStyle w:val="HTML"/>
          <w:rFonts w:ascii="Consolas" w:hAnsi="Consolas"/>
          <w:color w:val="34302D"/>
          <w:sz w:val="23"/>
          <w:szCs w:val="23"/>
          <w:shd w:val="clear" w:color="auto" w:fill="F7F7F8"/>
        </w:rPr>
        <w:t>parent</w:t>
      </w:r>
      <w:r>
        <w:rPr>
          <w:rFonts w:ascii="inherit" w:hAnsi="inherit" w:cs="Arial"/>
          <w:color w:val="34302D"/>
        </w:rPr>
        <w:t>属性。</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Specifying the target bean through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&lt;ref/&gt;</w:t>
      </w:r>
      <w:r w:rsidRPr="00BA0D5D">
        <w:rPr>
          <w:rFonts w:ascii="inherit" w:eastAsia="宋体" w:hAnsi="inherit" w:cs="Arial"/>
          <w:color w:val="34302D"/>
          <w:kern w:val="0"/>
          <w:sz w:val="24"/>
          <w:szCs w:val="24"/>
        </w:rPr>
        <w:t> tag is the most general form and allows creation of a reference to any bean in the same container or parent container, regardless of whether it is in the same XML file. The value of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attribute may be the same as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of the target bean or be the same as one of the values in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attribute of the target bean. The following example shows how to use a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element:</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通过标记的</w:t>
      </w:r>
      <w:r>
        <w:rPr>
          <w:rStyle w:val="HTML"/>
          <w:rFonts w:ascii="Consolas" w:hAnsi="Consolas"/>
          <w:sz w:val="23"/>
          <w:szCs w:val="23"/>
          <w:shd w:val="clear" w:color="auto" w:fill="F7F7F8"/>
        </w:rPr>
        <w:t>bean</w:t>
      </w:r>
      <w:r>
        <w:rPr>
          <w:rFonts w:ascii="Arial" w:hAnsi="Arial" w:cs="Arial"/>
          <w:color w:val="34302D"/>
          <w:shd w:val="clear" w:color="auto" w:fill="FFFFFF"/>
        </w:rPr>
        <w:t>属性指定目标</w:t>
      </w:r>
      <w:r>
        <w:rPr>
          <w:rFonts w:ascii="Arial" w:hAnsi="Arial" w:cs="Arial"/>
          <w:color w:val="34302D"/>
          <w:shd w:val="clear" w:color="auto" w:fill="FFFFFF"/>
        </w:rPr>
        <w:t>bean </w:t>
      </w:r>
      <w:r>
        <w:rPr>
          <w:rStyle w:val="HTML"/>
          <w:rFonts w:ascii="Consolas" w:hAnsi="Consolas"/>
          <w:sz w:val="23"/>
          <w:szCs w:val="23"/>
          <w:shd w:val="clear" w:color="auto" w:fill="F7F7F8"/>
        </w:rPr>
        <w:t>&lt;ref/&gt;</w:t>
      </w:r>
      <w:r>
        <w:rPr>
          <w:rFonts w:ascii="Arial" w:hAnsi="Arial" w:cs="Arial"/>
          <w:color w:val="34302D"/>
          <w:shd w:val="clear" w:color="auto" w:fill="FFFFFF"/>
        </w:rPr>
        <w:t>是最常用的形式，并允许创建对同一容器或父容器中的任何</w:t>
      </w:r>
      <w:r>
        <w:rPr>
          <w:rFonts w:ascii="Arial" w:hAnsi="Arial" w:cs="Arial"/>
          <w:color w:val="34302D"/>
          <w:shd w:val="clear" w:color="auto" w:fill="FFFFFF"/>
        </w:rPr>
        <w:t>bean</w:t>
      </w:r>
      <w:r>
        <w:rPr>
          <w:rFonts w:ascii="Arial" w:hAnsi="Arial" w:cs="Arial"/>
          <w:color w:val="34302D"/>
          <w:shd w:val="clear" w:color="auto" w:fill="FFFFFF"/>
        </w:rPr>
        <w:t>的引用，而不管它是否在同一</w:t>
      </w:r>
      <w:r>
        <w:rPr>
          <w:rFonts w:ascii="Arial" w:hAnsi="Arial" w:cs="Arial"/>
          <w:color w:val="34302D"/>
          <w:shd w:val="clear" w:color="auto" w:fill="FFFFFF"/>
        </w:rPr>
        <w:t>XML</w:t>
      </w:r>
      <w:r>
        <w:rPr>
          <w:rFonts w:ascii="Arial" w:hAnsi="Arial" w:cs="Arial"/>
          <w:color w:val="34302D"/>
          <w:shd w:val="clear" w:color="auto" w:fill="FFFFFF"/>
        </w:rPr>
        <w:t>文件中。</w:t>
      </w:r>
      <w:r>
        <w:rPr>
          <w:rStyle w:val="HTML"/>
          <w:rFonts w:ascii="Consolas" w:hAnsi="Consolas"/>
          <w:sz w:val="23"/>
          <w:szCs w:val="23"/>
          <w:shd w:val="clear" w:color="auto" w:fill="F7F7F8"/>
        </w:rPr>
        <w:t>bean</w:t>
      </w:r>
      <w:r>
        <w:rPr>
          <w:rFonts w:ascii="Arial" w:hAnsi="Arial" w:cs="Arial"/>
          <w:color w:val="34302D"/>
          <w:shd w:val="clear" w:color="auto" w:fill="FFFFFF"/>
        </w:rPr>
        <w:t>属性的值</w:t>
      </w:r>
      <w:r>
        <w:rPr>
          <w:rFonts w:ascii="Arial" w:hAnsi="Arial" w:cs="Arial"/>
          <w:color w:val="34302D"/>
          <w:shd w:val="clear" w:color="auto" w:fill="FFFFFF"/>
        </w:rPr>
        <w:t> </w:t>
      </w:r>
      <w:r>
        <w:rPr>
          <w:rFonts w:ascii="Arial" w:hAnsi="Arial" w:cs="Arial"/>
          <w:color w:val="34302D"/>
          <w:shd w:val="clear" w:color="auto" w:fill="FFFFFF"/>
        </w:rPr>
        <w:t>可以</w:t>
      </w:r>
      <w:r>
        <w:rPr>
          <w:rStyle w:val="HTML"/>
          <w:rFonts w:ascii="Consolas" w:hAnsi="Consolas"/>
          <w:sz w:val="23"/>
          <w:szCs w:val="23"/>
          <w:shd w:val="clear" w:color="auto" w:fill="F7F7F8"/>
        </w:rPr>
        <w:t>id</w:t>
      </w:r>
      <w:r>
        <w:rPr>
          <w:rFonts w:ascii="Arial" w:hAnsi="Arial" w:cs="Arial"/>
          <w:color w:val="34302D"/>
          <w:shd w:val="clear" w:color="auto" w:fill="FFFFFF"/>
        </w:rPr>
        <w:t>与目标</w:t>
      </w:r>
      <w:r>
        <w:rPr>
          <w:rFonts w:ascii="Arial" w:hAnsi="Arial" w:cs="Arial"/>
          <w:color w:val="34302D"/>
          <w:shd w:val="clear" w:color="auto" w:fill="FFFFFF"/>
        </w:rPr>
        <w:t>bean </w:t>
      </w:r>
      <w:r>
        <w:rPr>
          <w:rFonts w:ascii="Arial" w:hAnsi="Arial" w:cs="Arial"/>
          <w:color w:val="34302D"/>
          <w:shd w:val="clear" w:color="auto" w:fill="FFFFFF"/>
        </w:rPr>
        <w:t>的属性相同，或者与目标</w:t>
      </w:r>
      <w:r>
        <w:rPr>
          <w:rFonts w:ascii="Arial" w:hAnsi="Arial" w:cs="Arial"/>
          <w:color w:val="34302D"/>
          <w:shd w:val="clear" w:color="auto" w:fill="FFFFFF"/>
        </w:rPr>
        <w:t>bean</w:t>
      </w:r>
      <w:r>
        <w:rPr>
          <w:rFonts w:ascii="Arial" w:hAnsi="Arial" w:cs="Arial"/>
          <w:color w:val="34302D"/>
          <w:shd w:val="clear" w:color="auto" w:fill="FFFFFF"/>
        </w:rPr>
        <w:t>的</w:t>
      </w:r>
      <w:r>
        <w:rPr>
          <w:rStyle w:val="HTML"/>
          <w:rFonts w:ascii="Consolas" w:hAnsi="Consolas"/>
          <w:sz w:val="23"/>
          <w:szCs w:val="23"/>
          <w:shd w:val="clear" w:color="auto" w:fill="F7F7F8"/>
        </w:rPr>
        <w:t>name</w:t>
      </w:r>
      <w:r>
        <w:rPr>
          <w:rFonts w:ascii="Arial" w:hAnsi="Arial" w:cs="Arial"/>
          <w:color w:val="34302D"/>
          <w:shd w:val="clear" w:color="auto" w:fill="FFFFFF"/>
        </w:rPr>
        <w:t>属性中的值之一相同。以下示例显示如何使用</w:t>
      </w:r>
      <w:r>
        <w:rPr>
          <w:rStyle w:val="HTML"/>
          <w:rFonts w:ascii="Consolas" w:hAnsi="Consolas"/>
          <w:sz w:val="23"/>
          <w:szCs w:val="23"/>
          <w:shd w:val="clear" w:color="auto" w:fill="F7F7F8"/>
        </w:rPr>
        <w:t>ref</w:t>
      </w:r>
      <w:r>
        <w:rPr>
          <w:rFonts w:ascii="Arial" w:hAnsi="Arial" w:cs="Arial"/>
          <w:color w:val="34302D"/>
          <w:shd w:val="clear" w:color="auto" w:fill="FFFFFF"/>
        </w:rPr>
        <w:t>元素：</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"someBean"</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Specifying the target bean through the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 attribute creates a reference to a bean that is in a parent container of the current container. The value of the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 attribute may be the same as either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of the target bean or one of the values in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of the target bean. The target bean must be in a parent container of the current one. You should use this bean reference variant mainly when you have a hierarchy of containers and you want to wrap an existing bean in a parent container with a proxy that has the same name as the parent bean. The following pair of listings shows how to use the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attribute:</w:t>
      </w:r>
    </w:p>
    <w:p w:rsidR="001E3D45" w:rsidRPr="00BA0D5D" w:rsidRDefault="001E3D4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通过该</w:t>
      </w:r>
      <w:r>
        <w:rPr>
          <w:rStyle w:val="HTML"/>
          <w:rFonts w:ascii="Consolas" w:hAnsi="Consolas"/>
          <w:sz w:val="23"/>
          <w:szCs w:val="23"/>
          <w:shd w:val="clear" w:color="auto" w:fill="F7F7F8"/>
        </w:rPr>
        <w:t>parent</w:t>
      </w:r>
      <w:r>
        <w:rPr>
          <w:rFonts w:ascii="Arial" w:hAnsi="Arial" w:cs="Arial"/>
          <w:color w:val="34302D"/>
          <w:shd w:val="clear" w:color="auto" w:fill="FFFFFF"/>
        </w:rPr>
        <w:t>属性指定目标</w:t>
      </w:r>
      <w:r>
        <w:rPr>
          <w:rFonts w:ascii="Arial" w:hAnsi="Arial" w:cs="Arial"/>
          <w:color w:val="34302D"/>
          <w:shd w:val="clear" w:color="auto" w:fill="FFFFFF"/>
        </w:rPr>
        <w:t>bean </w:t>
      </w:r>
      <w:r>
        <w:rPr>
          <w:rFonts w:ascii="Arial" w:hAnsi="Arial" w:cs="Arial"/>
          <w:color w:val="34302D"/>
          <w:shd w:val="clear" w:color="auto" w:fill="FFFFFF"/>
        </w:rPr>
        <w:t>会创建对当前容器的父容器中的</w:t>
      </w:r>
      <w:r>
        <w:rPr>
          <w:rFonts w:ascii="Arial" w:hAnsi="Arial" w:cs="Arial"/>
          <w:color w:val="34302D"/>
          <w:shd w:val="clear" w:color="auto" w:fill="FFFFFF"/>
        </w:rPr>
        <w:t>bean</w:t>
      </w:r>
      <w:r>
        <w:rPr>
          <w:rFonts w:ascii="Arial" w:hAnsi="Arial" w:cs="Arial"/>
          <w:color w:val="34302D"/>
          <w:shd w:val="clear" w:color="auto" w:fill="FFFFFF"/>
        </w:rPr>
        <w:t>的引用。</w:t>
      </w:r>
      <w:r>
        <w:rPr>
          <w:rStyle w:val="HTML"/>
          <w:rFonts w:ascii="Consolas" w:hAnsi="Consolas"/>
          <w:sz w:val="23"/>
          <w:szCs w:val="23"/>
          <w:shd w:val="clear" w:color="auto" w:fill="F7F7F8"/>
        </w:rPr>
        <w:t>parent</w:t>
      </w:r>
      <w:r>
        <w:rPr>
          <w:rFonts w:ascii="Arial" w:hAnsi="Arial" w:cs="Arial"/>
          <w:color w:val="34302D"/>
          <w:shd w:val="clear" w:color="auto" w:fill="FFFFFF"/>
        </w:rPr>
        <w:t> </w:t>
      </w:r>
      <w:r>
        <w:rPr>
          <w:rFonts w:ascii="Arial" w:hAnsi="Arial" w:cs="Arial"/>
          <w:color w:val="34302D"/>
          <w:shd w:val="clear" w:color="auto" w:fill="FFFFFF"/>
        </w:rPr>
        <w:t>属性的值可以</w:t>
      </w:r>
      <w:r>
        <w:rPr>
          <w:rStyle w:val="HTML"/>
          <w:rFonts w:ascii="Consolas" w:hAnsi="Consolas"/>
          <w:sz w:val="23"/>
          <w:szCs w:val="23"/>
          <w:shd w:val="clear" w:color="auto" w:fill="F7F7F8"/>
        </w:rPr>
        <w:t>id</w:t>
      </w:r>
      <w:r>
        <w:rPr>
          <w:rFonts w:ascii="Arial" w:hAnsi="Arial" w:cs="Arial"/>
          <w:color w:val="34302D"/>
          <w:shd w:val="clear" w:color="auto" w:fill="FFFFFF"/>
        </w:rPr>
        <w:t>与目标</w:t>
      </w:r>
      <w:r>
        <w:rPr>
          <w:rFonts w:ascii="Arial" w:hAnsi="Arial" w:cs="Arial"/>
          <w:color w:val="34302D"/>
          <w:shd w:val="clear" w:color="auto" w:fill="FFFFFF"/>
        </w:rPr>
        <w:t>bean </w:t>
      </w:r>
      <w:r>
        <w:rPr>
          <w:rFonts w:ascii="Arial" w:hAnsi="Arial" w:cs="Arial"/>
          <w:color w:val="34302D"/>
          <w:shd w:val="clear" w:color="auto" w:fill="FFFFFF"/>
        </w:rPr>
        <w:t>的属性或目标</w:t>
      </w:r>
      <w:r>
        <w:rPr>
          <w:rFonts w:ascii="Arial" w:hAnsi="Arial" w:cs="Arial"/>
          <w:color w:val="34302D"/>
          <w:shd w:val="clear" w:color="auto" w:fill="FFFFFF"/>
        </w:rPr>
        <w:t>bean</w:t>
      </w:r>
      <w:r>
        <w:rPr>
          <w:rFonts w:ascii="Arial" w:hAnsi="Arial" w:cs="Arial"/>
          <w:color w:val="34302D"/>
          <w:shd w:val="clear" w:color="auto" w:fill="FFFFFF"/>
        </w:rPr>
        <w:t>的</w:t>
      </w:r>
      <w:r>
        <w:rPr>
          <w:rStyle w:val="HTML"/>
          <w:rFonts w:ascii="Consolas" w:hAnsi="Consolas"/>
          <w:sz w:val="23"/>
          <w:szCs w:val="23"/>
          <w:shd w:val="clear" w:color="auto" w:fill="F7F7F8"/>
        </w:rPr>
        <w:t>name</w:t>
      </w:r>
      <w:r>
        <w:rPr>
          <w:rFonts w:ascii="Arial" w:hAnsi="Arial" w:cs="Arial"/>
          <w:color w:val="34302D"/>
          <w:shd w:val="clear" w:color="auto" w:fill="FFFFFF"/>
        </w:rPr>
        <w:t>属性中的值之一相同。目标</w:t>
      </w:r>
      <w:r>
        <w:rPr>
          <w:rFonts w:ascii="Arial" w:hAnsi="Arial" w:cs="Arial"/>
          <w:color w:val="34302D"/>
          <w:shd w:val="clear" w:color="auto" w:fill="FFFFFF"/>
        </w:rPr>
        <w:t>bean</w:t>
      </w:r>
      <w:r>
        <w:rPr>
          <w:rFonts w:ascii="Arial" w:hAnsi="Arial" w:cs="Arial"/>
          <w:color w:val="34302D"/>
          <w:shd w:val="clear" w:color="auto" w:fill="FFFFFF"/>
        </w:rPr>
        <w:t>必须位于当前</w:t>
      </w:r>
      <w:r>
        <w:rPr>
          <w:rFonts w:ascii="Arial" w:hAnsi="Arial" w:cs="Arial"/>
          <w:color w:val="34302D"/>
          <w:shd w:val="clear" w:color="auto" w:fill="FFFFFF"/>
        </w:rPr>
        <w:t>bean</w:t>
      </w:r>
      <w:r>
        <w:rPr>
          <w:rFonts w:ascii="Arial" w:hAnsi="Arial" w:cs="Arial"/>
          <w:color w:val="34302D"/>
          <w:shd w:val="clear" w:color="auto" w:fill="FFFFFF"/>
        </w:rPr>
        <w:t>的父容器中。您应该使用此</w:t>
      </w:r>
      <w:r>
        <w:rPr>
          <w:rFonts w:ascii="Arial" w:hAnsi="Arial" w:cs="Arial"/>
          <w:color w:val="34302D"/>
          <w:shd w:val="clear" w:color="auto" w:fill="FFFFFF"/>
        </w:rPr>
        <w:t>bean</w:t>
      </w:r>
      <w:r>
        <w:rPr>
          <w:rFonts w:ascii="Arial" w:hAnsi="Arial" w:cs="Arial"/>
          <w:color w:val="34302D"/>
          <w:shd w:val="clear" w:color="auto" w:fill="FFFFFF"/>
        </w:rPr>
        <w:t>引用变体，主要是当您有容器层次结构并且希望将现有</w:t>
      </w:r>
      <w:r>
        <w:rPr>
          <w:rFonts w:ascii="Arial" w:hAnsi="Arial" w:cs="Arial"/>
          <w:color w:val="34302D"/>
          <w:shd w:val="clear" w:color="auto" w:fill="FFFFFF"/>
        </w:rPr>
        <w:t>bean</w:t>
      </w:r>
      <w:r>
        <w:rPr>
          <w:rFonts w:ascii="Arial" w:hAnsi="Arial" w:cs="Arial"/>
          <w:color w:val="34302D"/>
          <w:shd w:val="clear" w:color="auto" w:fill="FFFFFF"/>
        </w:rPr>
        <w:t>包装在父容器中时，该容器具有与父</w:t>
      </w:r>
      <w:r>
        <w:rPr>
          <w:rFonts w:ascii="Arial" w:hAnsi="Arial" w:cs="Arial"/>
          <w:color w:val="34302D"/>
          <w:shd w:val="clear" w:color="auto" w:fill="FFFFFF"/>
        </w:rPr>
        <w:t>bean</w:t>
      </w:r>
      <w:r>
        <w:rPr>
          <w:rFonts w:ascii="Arial" w:hAnsi="Arial" w:cs="Arial"/>
          <w:color w:val="34302D"/>
          <w:shd w:val="clear" w:color="auto" w:fill="FFFFFF"/>
        </w:rPr>
        <w:t>同名的代理。以下一对列表显示了如何使用该</w:t>
      </w:r>
      <w:r>
        <w:rPr>
          <w:rStyle w:val="HTML"/>
          <w:rFonts w:ascii="Consolas" w:hAnsi="Consolas"/>
          <w:sz w:val="23"/>
          <w:szCs w:val="23"/>
          <w:shd w:val="clear" w:color="auto" w:fill="F7F7F8"/>
        </w:rPr>
        <w:t>parent</w:t>
      </w:r>
      <w:r>
        <w:rPr>
          <w:rFonts w:ascii="Arial" w:hAnsi="Arial" w:cs="Arial"/>
          <w:color w:val="34302D"/>
          <w:shd w:val="clear" w:color="auto" w:fill="FFFFFF"/>
        </w:rPr>
        <w:t>属性：</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in the parent context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"com.something.SimpleAccountService"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insert dependencies as required as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in the child (descendant) context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880088"/>
          <w:kern w:val="0"/>
          <w:sz w:val="24"/>
          <w:szCs w:val="24"/>
        </w:rPr>
        <w:t>&lt;!</w:t>
      </w:r>
      <w:r w:rsidRPr="00BA0D5D">
        <w:rPr>
          <w:rFonts w:ascii="Consolas" w:eastAsia="宋体" w:hAnsi="Consolas" w:cs="宋体"/>
          <w:color w:val="000080"/>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the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the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class="org.springframework.aop.framework.ProxyFactoryBean"</w:t>
      </w:r>
      <w:r w:rsidRPr="00BA0D5D">
        <w:rPr>
          <w:rFonts w:ascii="Consolas" w:eastAsia="宋体" w:hAnsi="Consolas" w:cs="宋体"/>
          <w:color w:val="880088"/>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notice how we refer to the parent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insert other configuration and dependencies as required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E3D45">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local</w:t>
            </w:r>
            <w:r w:rsidRPr="00BA0D5D">
              <w:rPr>
                <w:rFonts w:ascii="宋体" w:eastAsia="宋体" w:hAnsi="宋体" w:cs="宋体"/>
                <w:kern w:val="0"/>
                <w:sz w:val="24"/>
                <w:szCs w:val="24"/>
              </w:rPr>
              <w:t> attribute on the </w:t>
            </w:r>
            <w:r w:rsidRPr="00BA0D5D">
              <w:rPr>
                <w:rFonts w:ascii="Consolas" w:eastAsia="宋体" w:hAnsi="Consolas" w:cs="宋体"/>
                <w:kern w:val="0"/>
                <w:sz w:val="23"/>
                <w:szCs w:val="23"/>
                <w:shd w:val="clear" w:color="auto" w:fill="F7F7F8"/>
              </w:rPr>
              <w:t>ref</w:t>
            </w:r>
            <w:r w:rsidRPr="00BA0D5D">
              <w:rPr>
                <w:rFonts w:ascii="宋体" w:eastAsia="宋体" w:hAnsi="宋体" w:cs="宋体"/>
                <w:kern w:val="0"/>
                <w:sz w:val="24"/>
                <w:szCs w:val="24"/>
              </w:rPr>
              <w:t> element is no longer supported in the 4.0 beans XSD, since it does not provide value over a regular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reference any more. Change your existing </w:t>
            </w:r>
            <w:r w:rsidRPr="00BA0D5D">
              <w:rPr>
                <w:rFonts w:ascii="Consolas" w:eastAsia="宋体" w:hAnsi="Consolas" w:cs="宋体"/>
                <w:kern w:val="0"/>
                <w:sz w:val="23"/>
                <w:szCs w:val="23"/>
                <w:shd w:val="clear" w:color="auto" w:fill="F7F7F8"/>
              </w:rPr>
              <w:t>ref local</w:t>
            </w:r>
            <w:r w:rsidRPr="00BA0D5D">
              <w:rPr>
                <w:rFonts w:ascii="宋体" w:eastAsia="宋体" w:hAnsi="宋体" w:cs="宋体"/>
                <w:kern w:val="0"/>
                <w:sz w:val="24"/>
                <w:szCs w:val="24"/>
              </w:rPr>
              <w:t> references to </w:t>
            </w:r>
            <w:r w:rsidRPr="00BA0D5D">
              <w:rPr>
                <w:rFonts w:ascii="Consolas" w:eastAsia="宋体" w:hAnsi="Consolas" w:cs="宋体"/>
                <w:kern w:val="0"/>
                <w:sz w:val="23"/>
                <w:szCs w:val="23"/>
                <w:shd w:val="clear" w:color="auto" w:fill="F7F7F8"/>
              </w:rPr>
              <w:t>ref bean</w:t>
            </w:r>
            <w:r w:rsidRPr="00BA0D5D">
              <w:rPr>
                <w:rFonts w:ascii="宋体" w:eastAsia="宋体" w:hAnsi="宋体" w:cs="宋体"/>
                <w:kern w:val="0"/>
                <w:sz w:val="24"/>
                <w:szCs w:val="24"/>
              </w:rPr>
              <w:t> when upgrading to the 4.0 schema.</w:t>
            </w:r>
          </w:p>
          <w:p w:rsidR="001E3D45" w:rsidRPr="00BA0D5D" w:rsidRDefault="001E3D45" w:rsidP="00BA0D5D">
            <w:pPr>
              <w:widowControl/>
              <w:jc w:val="left"/>
              <w:rPr>
                <w:rFonts w:ascii="宋体" w:eastAsia="宋体" w:hAnsi="宋体" w:cs="宋体"/>
                <w:kern w:val="0"/>
                <w:sz w:val="24"/>
                <w:szCs w:val="24"/>
              </w:rPr>
            </w:pPr>
            <w:r>
              <w:rPr>
                <w:rFonts w:ascii="Arial" w:hAnsi="Arial" w:cs="Arial"/>
                <w:shd w:val="clear" w:color="auto" w:fill="EBF1E7"/>
              </w:rPr>
              <w:t>4.0 beans XSD</w:t>
            </w:r>
            <w:r>
              <w:rPr>
                <w:rFonts w:ascii="Arial" w:hAnsi="Arial" w:cs="Arial"/>
                <w:shd w:val="clear" w:color="auto" w:fill="EBF1E7"/>
              </w:rPr>
              <w:t>不再支持</w:t>
            </w:r>
            <w:r>
              <w:rPr>
                <w:rStyle w:val="HTML"/>
                <w:rFonts w:ascii="Consolas" w:hAnsi="Consolas"/>
                <w:sz w:val="23"/>
                <w:szCs w:val="23"/>
                <w:shd w:val="clear" w:color="auto" w:fill="F7F7F8"/>
              </w:rPr>
              <w:t>local</w:t>
            </w:r>
            <w:r>
              <w:rPr>
                <w:rFonts w:ascii="Arial" w:hAnsi="Arial" w:cs="Arial"/>
                <w:shd w:val="clear" w:color="auto" w:fill="EBF1E7"/>
              </w:rPr>
              <w:t>该</w:t>
            </w:r>
            <w:r>
              <w:rPr>
                <w:rStyle w:val="HTML"/>
                <w:rFonts w:ascii="Consolas" w:hAnsi="Consolas"/>
                <w:sz w:val="23"/>
                <w:szCs w:val="23"/>
                <w:shd w:val="clear" w:color="auto" w:fill="F7F7F8"/>
              </w:rPr>
              <w:t>ref</w:t>
            </w:r>
            <w:r>
              <w:rPr>
                <w:rFonts w:ascii="Arial" w:hAnsi="Arial" w:cs="Arial"/>
                <w:shd w:val="clear" w:color="auto" w:fill="EBF1E7"/>
              </w:rPr>
              <w:t>元素</w:t>
            </w:r>
            <w:r>
              <w:rPr>
                <w:rFonts w:ascii="Arial" w:hAnsi="Arial" w:cs="Arial"/>
                <w:shd w:val="clear" w:color="auto" w:fill="EBF1E7"/>
              </w:rPr>
              <w:t> </w:t>
            </w:r>
            <w:r>
              <w:rPr>
                <w:rFonts w:ascii="Arial" w:hAnsi="Arial" w:cs="Arial"/>
                <w:shd w:val="clear" w:color="auto" w:fill="EBF1E7"/>
              </w:rPr>
              <w:t>的属性，因为它不再提供常规</w:t>
            </w:r>
            <w:r>
              <w:rPr>
                <w:rStyle w:val="HTML"/>
                <w:rFonts w:ascii="Consolas" w:hAnsi="Consolas"/>
                <w:sz w:val="23"/>
                <w:szCs w:val="23"/>
                <w:shd w:val="clear" w:color="auto" w:fill="F7F7F8"/>
              </w:rPr>
              <w:t>bean</w:t>
            </w:r>
            <w:r>
              <w:rPr>
                <w:rFonts w:ascii="Arial" w:hAnsi="Arial" w:cs="Arial"/>
                <w:shd w:val="clear" w:color="auto" w:fill="EBF1E7"/>
              </w:rPr>
              <w:t>引用的值。升级到</w:t>
            </w:r>
            <w:r>
              <w:rPr>
                <w:rFonts w:ascii="Arial" w:hAnsi="Arial" w:cs="Arial"/>
                <w:shd w:val="clear" w:color="auto" w:fill="EBF1E7"/>
              </w:rPr>
              <w:t>4.0</w:t>
            </w:r>
            <w:r>
              <w:rPr>
                <w:rFonts w:ascii="Arial" w:hAnsi="Arial" w:cs="Arial"/>
                <w:shd w:val="clear" w:color="auto" w:fill="EBF1E7"/>
              </w:rPr>
              <w:t>架构时，将现有</w:t>
            </w:r>
            <w:r>
              <w:rPr>
                <w:rStyle w:val="HTML"/>
                <w:rFonts w:ascii="Consolas" w:hAnsi="Consolas"/>
                <w:sz w:val="23"/>
                <w:szCs w:val="23"/>
                <w:shd w:val="clear" w:color="auto" w:fill="F7F7F8"/>
              </w:rPr>
              <w:t>ref local</w:t>
            </w:r>
            <w:r>
              <w:rPr>
                <w:rFonts w:ascii="Arial" w:hAnsi="Arial" w:cs="Arial"/>
                <w:shd w:val="clear" w:color="auto" w:fill="EBF1E7"/>
              </w:rPr>
              <w:t>引用更改</w:t>
            </w:r>
            <w:r>
              <w:rPr>
                <w:rStyle w:val="HTML"/>
                <w:rFonts w:ascii="Consolas" w:hAnsi="Consolas"/>
                <w:sz w:val="23"/>
                <w:szCs w:val="23"/>
                <w:shd w:val="clear" w:color="auto" w:fill="F7F7F8"/>
              </w:rPr>
              <w:t>ref bean</w:t>
            </w:r>
            <w:r>
              <w:rPr>
                <w:rFonts w:ascii="Arial" w:hAnsi="Arial" w:cs="Arial"/>
                <w:shd w:val="clear" w:color="auto" w:fill="EBF1E7"/>
              </w:rPr>
              <w:t>为。</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Inner Beans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inside the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&lt;constructor-arg/&gt;</w:t>
      </w:r>
      <w:r w:rsidRPr="00BA0D5D">
        <w:rPr>
          <w:rFonts w:ascii="inherit" w:eastAsia="宋体" w:hAnsi="inherit" w:cs="Arial"/>
          <w:color w:val="34302D"/>
          <w:kern w:val="0"/>
          <w:sz w:val="24"/>
          <w:szCs w:val="24"/>
        </w:rPr>
        <w:t> elements defines an inner bean, as the following example shows:</w:t>
      </w:r>
    </w:p>
    <w:p w:rsidR="00A420A8" w:rsidRPr="00BA0D5D" w:rsidRDefault="00A420A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hint="eastAsia"/>
          <w:color w:val="34302D"/>
          <w:shd w:val="clear" w:color="auto" w:fill="FFFFFF"/>
        </w:rPr>
        <w:t>一个</w:t>
      </w:r>
      <w:r>
        <w:rPr>
          <w:rStyle w:val="HTML"/>
          <w:rFonts w:ascii="Consolas" w:hAnsi="Consolas"/>
          <w:sz w:val="23"/>
          <w:szCs w:val="23"/>
          <w:shd w:val="clear" w:color="auto" w:fill="F7F7F8"/>
        </w:rPr>
        <w:t>&lt;bean/&gt;</w:t>
      </w:r>
      <w:r>
        <w:rPr>
          <w:rFonts w:ascii="Arial" w:hAnsi="Arial" w:cs="Arial"/>
          <w:color w:val="34302D"/>
          <w:shd w:val="clear" w:color="auto" w:fill="FFFFFF"/>
        </w:rPr>
        <w:t>内部的元件</w:t>
      </w:r>
      <w:r>
        <w:rPr>
          <w:rStyle w:val="HTML"/>
          <w:rFonts w:ascii="Consolas" w:hAnsi="Consolas"/>
          <w:sz w:val="23"/>
          <w:szCs w:val="23"/>
          <w:shd w:val="clear" w:color="auto" w:fill="F7F7F8"/>
        </w:rPr>
        <w:t>&lt;property/&gt;</w:t>
      </w:r>
      <w:r>
        <w:rPr>
          <w:rFonts w:ascii="Arial" w:hAnsi="Arial" w:cs="Arial"/>
          <w:color w:val="34302D"/>
          <w:shd w:val="clear" w:color="auto" w:fill="FFFFFF"/>
        </w:rPr>
        <w:t>或</w:t>
      </w:r>
      <w:r>
        <w:rPr>
          <w:rStyle w:val="HTML"/>
          <w:rFonts w:ascii="Consolas" w:hAnsi="Consolas"/>
          <w:sz w:val="23"/>
          <w:szCs w:val="23"/>
          <w:shd w:val="clear" w:color="auto" w:fill="F7F7F8"/>
        </w:rPr>
        <w:t>&lt;constructor-arg/&gt;</w:t>
      </w:r>
      <w:r>
        <w:rPr>
          <w:rFonts w:ascii="Arial" w:hAnsi="Arial" w:cs="Arial"/>
          <w:color w:val="34302D"/>
          <w:shd w:val="clear" w:color="auto" w:fill="FFFFFF"/>
        </w:rPr>
        <w:t>元件限定内部豆，如下面的示例所示：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"outer"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instead of using a reference to a target bean, simply define the target bean inline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"com.example.Person"</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is the inner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"Fiona Apple"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"25"</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inner bean definition does not require a defined ID or name. If specified, the container does not use such a value as an identifier. The container also ignores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flag on creation, because inner beans are always anonymous and are always created with the outer bean. It is not possible to access inner beans independently or to inject them into collaborating beans other than into the enclosing bean.</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内部</w:t>
      </w:r>
      <w:r>
        <w:rPr>
          <w:rFonts w:ascii="Arial" w:hAnsi="Arial" w:cs="Arial"/>
          <w:color w:val="34302D"/>
          <w:shd w:val="clear" w:color="auto" w:fill="FFFFFF"/>
        </w:rPr>
        <w:t>bean</w:t>
      </w:r>
      <w:r>
        <w:rPr>
          <w:rFonts w:ascii="Arial" w:hAnsi="Arial" w:cs="Arial"/>
          <w:color w:val="34302D"/>
          <w:shd w:val="clear" w:color="auto" w:fill="FFFFFF"/>
        </w:rPr>
        <w:t>定义不需要定义的</w:t>
      </w:r>
      <w:r>
        <w:rPr>
          <w:rFonts w:ascii="Arial" w:hAnsi="Arial" w:cs="Arial"/>
          <w:color w:val="34302D"/>
          <w:shd w:val="clear" w:color="auto" w:fill="FFFFFF"/>
        </w:rPr>
        <w:t>ID</w:t>
      </w:r>
      <w:r>
        <w:rPr>
          <w:rFonts w:ascii="Arial" w:hAnsi="Arial" w:cs="Arial"/>
          <w:color w:val="34302D"/>
          <w:shd w:val="clear" w:color="auto" w:fill="FFFFFF"/>
        </w:rPr>
        <w:t>或名称。如果指定，则容器不使用此类值作为标识符。容器还会</w:t>
      </w:r>
      <w:r>
        <w:rPr>
          <w:rStyle w:val="HTML"/>
          <w:rFonts w:ascii="Consolas" w:hAnsi="Consolas"/>
          <w:sz w:val="23"/>
          <w:szCs w:val="23"/>
          <w:shd w:val="clear" w:color="auto" w:fill="F7F7F8"/>
        </w:rPr>
        <w:t>scope</w:t>
      </w:r>
      <w:r>
        <w:rPr>
          <w:rFonts w:ascii="Arial" w:hAnsi="Arial" w:cs="Arial"/>
          <w:color w:val="34302D"/>
          <w:shd w:val="clear" w:color="auto" w:fill="FFFFFF"/>
        </w:rPr>
        <w:t>在创建时忽略标志，因为内部</w:t>
      </w:r>
      <w:r>
        <w:rPr>
          <w:rFonts w:ascii="Arial" w:hAnsi="Arial" w:cs="Arial"/>
          <w:color w:val="34302D"/>
          <w:shd w:val="clear" w:color="auto" w:fill="FFFFFF"/>
        </w:rPr>
        <w:t>bean</w:t>
      </w:r>
      <w:r>
        <w:rPr>
          <w:rFonts w:ascii="Arial" w:hAnsi="Arial" w:cs="Arial"/>
          <w:color w:val="34302D"/>
          <w:shd w:val="clear" w:color="auto" w:fill="FFFFFF"/>
        </w:rPr>
        <w:t>始终是匿名的，并且始终使用外部</w:t>
      </w:r>
      <w:r>
        <w:rPr>
          <w:rFonts w:ascii="Arial" w:hAnsi="Arial" w:cs="Arial"/>
          <w:color w:val="34302D"/>
          <w:shd w:val="clear" w:color="auto" w:fill="FFFFFF"/>
        </w:rPr>
        <w:t>bean</w:t>
      </w:r>
      <w:r>
        <w:rPr>
          <w:rFonts w:ascii="Arial" w:hAnsi="Arial" w:cs="Arial"/>
          <w:color w:val="34302D"/>
          <w:shd w:val="clear" w:color="auto" w:fill="FFFFFF"/>
        </w:rPr>
        <w:t>创建。不可能独立访问内部</w:t>
      </w:r>
      <w:r>
        <w:rPr>
          <w:rFonts w:ascii="Arial" w:hAnsi="Arial" w:cs="Arial"/>
          <w:color w:val="34302D"/>
          <w:shd w:val="clear" w:color="auto" w:fill="FFFFFF"/>
        </w:rPr>
        <w:t>bean</w:t>
      </w:r>
      <w:r>
        <w:rPr>
          <w:rFonts w:ascii="Arial" w:hAnsi="Arial" w:cs="Arial"/>
          <w:color w:val="34302D"/>
          <w:shd w:val="clear" w:color="auto" w:fill="FFFFFF"/>
        </w:rPr>
        <w:t>或将它们注入协作</w:t>
      </w:r>
      <w:r>
        <w:rPr>
          <w:rFonts w:ascii="Arial" w:hAnsi="Arial" w:cs="Arial"/>
          <w:color w:val="34302D"/>
          <w:shd w:val="clear" w:color="auto" w:fill="FFFFFF"/>
        </w:rPr>
        <w:t>bean</w:t>
      </w:r>
      <w:r>
        <w:rPr>
          <w:rFonts w:ascii="Arial" w:hAnsi="Arial" w:cs="Arial"/>
          <w:color w:val="34302D"/>
          <w:shd w:val="clear" w:color="auto" w:fill="FFFFFF"/>
        </w:rPr>
        <w:t>而不是封闭</w:t>
      </w:r>
      <w:r>
        <w:rPr>
          <w:rFonts w:ascii="Arial" w:hAnsi="Arial" w:cs="Arial"/>
          <w:color w:val="34302D"/>
          <w:shd w:val="clear" w:color="auto" w:fill="FFFFFF"/>
        </w:rPr>
        <w:t>bean</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a corner case, it is possible to receive destruction callbacks from a custom scope — for example, for a request-scoped inner bean contained within a singleton bean. The creation of the inner bean instance is tied to its containing bean, but destruction callbacks let it participate in the request scope’s lifecycle. This is not a common scenario. Inner beans typically simply share their containing bean’s scope.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作为一个极端情况，可以从自定义范围接收销毁回调</w:t>
      </w:r>
      <w:r>
        <w:rPr>
          <w:rFonts w:ascii="Arial" w:hAnsi="Arial" w:cs="Arial"/>
          <w:color w:val="34302D"/>
          <w:shd w:val="clear" w:color="auto" w:fill="FFFFFF"/>
        </w:rPr>
        <w:t xml:space="preserve"> - </w:t>
      </w:r>
      <w:r>
        <w:rPr>
          <w:rFonts w:ascii="Arial" w:hAnsi="Arial" w:cs="Arial"/>
          <w:color w:val="34302D"/>
          <w:shd w:val="clear" w:color="auto" w:fill="FFFFFF"/>
        </w:rPr>
        <w:t>例如，对于包含在单例</w:t>
      </w:r>
      <w:r>
        <w:rPr>
          <w:rFonts w:ascii="Arial" w:hAnsi="Arial" w:cs="Arial"/>
          <w:color w:val="34302D"/>
          <w:shd w:val="clear" w:color="auto" w:fill="FFFFFF"/>
        </w:rPr>
        <w:t>bean</w:t>
      </w:r>
      <w:r>
        <w:rPr>
          <w:rFonts w:ascii="Arial" w:hAnsi="Arial" w:cs="Arial"/>
          <w:color w:val="34302D"/>
          <w:shd w:val="clear" w:color="auto" w:fill="FFFFFF"/>
        </w:rPr>
        <w:t>中的请求范围内部</w:t>
      </w:r>
      <w:r>
        <w:rPr>
          <w:rFonts w:ascii="Arial" w:hAnsi="Arial" w:cs="Arial"/>
          <w:color w:val="34302D"/>
          <w:shd w:val="clear" w:color="auto" w:fill="FFFFFF"/>
        </w:rPr>
        <w:t>bean</w:t>
      </w:r>
      <w:r>
        <w:rPr>
          <w:rFonts w:ascii="Arial" w:hAnsi="Arial" w:cs="Arial"/>
          <w:color w:val="34302D"/>
          <w:shd w:val="clear" w:color="auto" w:fill="FFFFFF"/>
        </w:rPr>
        <w:t>。内部</w:t>
      </w:r>
      <w:r>
        <w:rPr>
          <w:rFonts w:ascii="Arial" w:hAnsi="Arial" w:cs="Arial"/>
          <w:color w:val="34302D"/>
          <w:shd w:val="clear" w:color="auto" w:fill="FFFFFF"/>
        </w:rPr>
        <w:t>bean</w:t>
      </w:r>
      <w:r>
        <w:rPr>
          <w:rFonts w:ascii="Arial" w:hAnsi="Arial" w:cs="Arial"/>
          <w:color w:val="34302D"/>
          <w:shd w:val="clear" w:color="auto" w:fill="FFFFFF"/>
        </w:rPr>
        <w:t>实例的创建与其包含</w:t>
      </w:r>
      <w:r>
        <w:rPr>
          <w:rFonts w:ascii="Arial" w:hAnsi="Arial" w:cs="Arial"/>
          <w:color w:val="34302D"/>
          <w:shd w:val="clear" w:color="auto" w:fill="FFFFFF"/>
        </w:rPr>
        <w:t>bean</w:t>
      </w:r>
      <w:r>
        <w:rPr>
          <w:rFonts w:ascii="Arial" w:hAnsi="Arial" w:cs="Arial"/>
          <w:color w:val="34302D"/>
          <w:shd w:val="clear" w:color="auto" w:fill="FFFFFF"/>
        </w:rPr>
        <w:t>相关联，但是销毁回调允许它参与请求范围的生命周期。这不是常见的情况。内部</w:t>
      </w:r>
      <w:r>
        <w:rPr>
          <w:rFonts w:ascii="Arial" w:hAnsi="Arial" w:cs="Arial"/>
          <w:color w:val="34302D"/>
          <w:shd w:val="clear" w:color="auto" w:fill="FFFFFF"/>
        </w:rPr>
        <w:t>bean</w:t>
      </w:r>
      <w:r>
        <w:rPr>
          <w:rFonts w:ascii="Arial" w:hAnsi="Arial" w:cs="Arial"/>
          <w:color w:val="34302D"/>
          <w:shd w:val="clear" w:color="auto" w:fill="FFFFFF"/>
        </w:rPr>
        <w:t>通常只是共享其包含</w:t>
      </w:r>
      <w:r>
        <w:rPr>
          <w:rFonts w:ascii="Arial" w:hAnsi="Arial" w:cs="Arial"/>
          <w:color w:val="34302D"/>
          <w:shd w:val="clear" w:color="auto" w:fill="FFFFFF"/>
        </w:rPr>
        <w:t>bean</w:t>
      </w:r>
      <w:r>
        <w:rPr>
          <w:rFonts w:ascii="Arial" w:hAnsi="Arial" w:cs="Arial"/>
          <w:color w:val="34302D"/>
          <w:shd w:val="clear" w:color="auto" w:fill="FFFFFF"/>
        </w:rPr>
        <w:t>的范围。</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Collections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&lt;set/&gt;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&lt;map/&gt;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elements set the properties and arguments of the Java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types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respectively. The following example shows how to use them:</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&lt;list/&gt;</w:t>
      </w:r>
      <w:r>
        <w:rPr>
          <w:rFonts w:ascii="Arial" w:hAnsi="Arial" w:cs="Arial"/>
          <w:color w:val="34302D"/>
          <w:shd w:val="clear" w:color="auto" w:fill="FFFFFF"/>
        </w:rPr>
        <w:t>，</w:t>
      </w:r>
      <w:r>
        <w:rPr>
          <w:rStyle w:val="HTML"/>
          <w:rFonts w:ascii="Consolas" w:hAnsi="Consolas"/>
          <w:sz w:val="23"/>
          <w:szCs w:val="23"/>
          <w:shd w:val="clear" w:color="auto" w:fill="F7F7F8"/>
        </w:rPr>
        <w:t>&lt;set/&gt;</w:t>
      </w:r>
      <w:r>
        <w:rPr>
          <w:rFonts w:ascii="Arial" w:hAnsi="Arial" w:cs="Arial"/>
          <w:color w:val="34302D"/>
          <w:shd w:val="clear" w:color="auto" w:fill="FFFFFF"/>
        </w:rPr>
        <w:t>，</w:t>
      </w:r>
      <w:r>
        <w:rPr>
          <w:rStyle w:val="HTML"/>
          <w:rFonts w:ascii="Consolas" w:hAnsi="Consolas"/>
          <w:sz w:val="23"/>
          <w:szCs w:val="23"/>
          <w:shd w:val="clear" w:color="auto" w:fill="F7F7F8"/>
        </w:rPr>
        <w:t>&lt;map/&gt;</w:t>
      </w:r>
      <w:r>
        <w:rPr>
          <w:rFonts w:ascii="Arial" w:hAnsi="Arial" w:cs="Arial"/>
          <w:color w:val="34302D"/>
          <w:shd w:val="clear" w:color="auto" w:fill="FFFFFF"/>
        </w:rPr>
        <w:t>，和</w:t>
      </w:r>
      <w:r>
        <w:rPr>
          <w:rStyle w:val="HTML"/>
          <w:rFonts w:ascii="Consolas" w:hAnsi="Consolas"/>
          <w:sz w:val="23"/>
          <w:szCs w:val="23"/>
          <w:shd w:val="clear" w:color="auto" w:fill="F7F7F8"/>
        </w:rPr>
        <w:t>&lt;props/&gt;</w:t>
      </w:r>
      <w:r>
        <w:rPr>
          <w:rFonts w:ascii="Arial" w:hAnsi="Arial" w:cs="Arial"/>
          <w:color w:val="34302D"/>
          <w:shd w:val="clear" w:color="auto" w:fill="FFFFFF"/>
        </w:rPr>
        <w:t>元件设置</w:t>
      </w:r>
      <w:r>
        <w:rPr>
          <w:rFonts w:ascii="Arial" w:hAnsi="Arial" w:cs="Arial"/>
          <w:color w:val="34302D"/>
          <w:shd w:val="clear" w:color="auto" w:fill="FFFFFF"/>
        </w:rPr>
        <w:t>Java</w:t>
      </w:r>
      <w:r>
        <w:rPr>
          <w:rFonts w:ascii="Arial" w:hAnsi="Arial" w:cs="Arial"/>
          <w:color w:val="34302D"/>
          <w:shd w:val="clear" w:color="auto" w:fill="FFFFFF"/>
        </w:rPr>
        <w:t>的属性和参数</w:t>
      </w:r>
      <w:r>
        <w:rPr>
          <w:rStyle w:val="HTML"/>
          <w:rFonts w:ascii="Consolas" w:hAnsi="Consolas"/>
          <w:sz w:val="23"/>
          <w:szCs w:val="23"/>
          <w:shd w:val="clear" w:color="auto" w:fill="F7F7F8"/>
        </w:rPr>
        <w:t>Collection</w:t>
      </w:r>
      <w:r>
        <w:rPr>
          <w:rFonts w:ascii="Arial" w:hAnsi="Arial" w:cs="Arial"/>
          <w:color w:val="34302D"/>
          <w:shd w:val="clear" w:color="auto" w:fill="FFFFFF"/>
        </w:rPr>
        <w:t>类型</w:t>
      </w:r>
      <w:r>
        <w:rPr>
          <w:rStyle w:val="HTML"/>
          <w:rFonts w:ascii="Consolas" w:hAnsi="Consolas"/>
          <w:sz w:val="23"/>
          <w:szCs w:val="23"/>
          <w:shd w:val="clear" w:color="auto" w:fill="F7F7F8"/>
        </w:rPr>
        <w:t>List</w:t>
      </w:r>
      <w:r>
        <w:rPr>
          <w:rFonts w:ascii="Arial" w:hAnsi="Arial" w:cs="Arial"/>
          <w:color w:val="34302D"/>
          <w:shd w:val="clear" w:color="auto" w:fill="FFFFFF"/>
        </w:rPr>
        <w:t>，</w:t>
      </w:r>
      <w:r>
        <w:rPr>
          <w:rStyle w:val="HTML"/>
          <w:rFonts w:ascii="Consolas" w:hAnsi="Consolas"/>
          <w:sz w:val="23"/>
          <w:szCs w:val="23"/>
          <w:shd w:val="clear" w:color="auto" w:fill="F7F7F8"/>
        </w:rPr>
        <w:t>Set</w:t>
      </w:r>
      <w:r>
        <w:rPr>
          <w:rFonts w:ascii="Arial" w:hAnsi="Arial" w:cs="Arial"/>
          <w:color w:val="34302D"/>
          <w:shd w:val="clear" w:color="auto" w:fill="FFFFFF"/>
        </w:rPr>
        <w:t>，</w:t>
      </w:r>
      <w:r>
        <w:rPr>
          <w:rStyle w:val="HTML"/>
          <w:rFonts w:ascii="Consolas" w:hAnsi="Consolas"/>
          <w:sz w:val="23"/>
          <w:szCs w:val="23"/>
          <w:shd w:val="clear" w:color="auto" w:fill="F7F7F8"/>
        </w:rPr>
        <w:t>Map</w:t>
      </w:r>
      <w:r>
        <w:rPr>
          <w:rFonts w:ascii="Arial" w:hAnsi="Arial" w:cs="Arial"/>
          <w:color w:val="34302D"/>
          <w:shd w:val="clear" w:color="auto" w:fill="FFFFFF"/>
        </w:rPr>
        <w:t>，和</w:t>
      </w:r>
      <w:r>
        <w:rPr>
          <w:rStyle w:val="HTML"/>
          <w:rFonts w:ascii="Consolas" w:hAnsi="Consolas"/>
          <w:sz w:val="23"/>
          <w:szCs w:val="23"/>
          <w:shd w:val="clear" w:color="auto" w:fill="F7F7F8"/>
        </w:rPr>
        <w:t>Properties</w:t>
      </w:r>
      <w:r>
        <w:rPr>
          <w:rFonts w:ascii="Arial" w:hAnsi="Arial" w:cs="Arial"/>
          <w:color w:val="34302D"/>
          <w:shd w:val="clear" w:color="auto" w:fill="FFFFFF"/>
        </w:rPr>
        <w:t>，分别。以下示例显示了如何使用它们：</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"moreComplexObject"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"example.ComplexObject"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setAdminEmails(java.util.Properties)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"administrator"</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administrator@example.org</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"support"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support@example.org</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development@example.org</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setSomeList(java.util.List)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"someList"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a list element followed by a reference</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setSomeMap(java.util.Map)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"someMap"</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"an 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"just some string"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 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results in a setSomeSet(java.util.Set) call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"someSet"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just some string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of a map key or value, or a set value, can also be any of the following elements:</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映射键或值的值或设置值也可以是以下任何元素：</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 | ref | idref | list | set | map | props | value | null</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Collection Merging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also supports merging collections. An application developer can define a parent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&lt;map/&gt;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&lt;set/&gt;</w:t>
      </w:r>
      <w:r w:rsidRPr="00BA0D5D">
        <w:rPr>
          <w:rFonts w:ascii="inherit" w:eastAsia="宋体" w:hAnsi="inherit" w:cs="Arial"/>
          <w:color w:val="34302D"/>
          <w:kern w:val="0"/>
          <w:sz w:val="24"/>
          <w:szCs w:val="24"/>
        </w:rPr>
        <w:t>or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element and have child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&lt;map/&gt;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&lt;set/&gt;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elements inherit and override values from the parent collection. That is, the child collection’s values are the result of merging the elements of the parent and child collections, with the child’s collection elements overriding values specified in the parent collection.</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sidRPr="006F2DAF">
        <w:rPr>
          <w:rFonts w:ascii="inherit" w:hAnsi="inherit" w:cs="Arial"/>
          <w:color w:val="34302D"/>
        </w:rPr>
        <w:t>合并合并</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Spring</w:t>
      </w:r>
      <w:r>
        <w:rPr>
          <w:rFonts w:ascii="inherit" w:hAnsi="inherit" w:cs="Arial"/>
          <w:color w:val="34302D"/>
        </w:rPr>
        <w:t>容器还支持合并集合。应用程序开发人员可以定义父</w:t>
      </w:r>
      <w:r>
        <w:rPr>
          <w:rStyle w:val="HTML"/>
          <w:rFonts w:ascii="Consolas" w:hAnsi="Consolas"/>
          <w:color w:val="34302D"/>
          <w:sz w:val="23"/>
          <w:szCs w:val="23"/>
          <w:shd w:val="clear" w:color="auto" w:fill="F7F7F8"/>
        </w:rPr>
        <w:t>&lt;list/&gt;</w:t>
      </w:r>
      <w:r>
        <w:rPr>
          <w:rFonts w:ascii="inherit" w:hAnsi="inherit" w:cs="Arial"/>
          <w:color w:val="34302D"/>
        </w:rPr>
        <w:t>，</w:t>
      </w:r>
      <w:r>
        <w:rPr>
          <w:rStyle w:val="HTML"/>
          <w:rFonts w:ascii="Consolas" w:hAnsi="Consolas"/>
          <w:color w:val="34302D"/>
          <w:sz w:val="23"/>
          <w:szCs w:val="23"/>
          <w:shd w:val="clear" w:color="auto" w:fill="F7F7F8"/>
        </w:rPr>
        <w:t>&lt;map/&gt;</w:t>
      </w:r>
      <w:r>
        <w:rPr>
          <w:rFonts w:ascii="inherit" w:hAnsi="inherit" w:cs="Arial"/>
          <w:color w:val="34302D"/>
        </w:rPr>
        <w:t>，</w:t>
      </w:r>
      <w:r>
        <w:rPr>
          <w:rStyle w:val="HTML"/>
          <w:rFonts w:ascii="Consolas" w:hAnsi="Consolas"/>
          <w:color w:val="34302D"/>
          <w:sz w:val="23"/>
          <w:szCs w:val="23"/>
          <w:shd w:val="clear" w:color="auto" w:fill="F7F7F8"/>
        </w:rPr>
        <w:t>&lt;set/&gt;</w:t>
      </w:r>
      <w:r>
        <w:rPr>
          <w:rFonts w:ascii="inherit" w:hAnsi="inherit" w:cs="Arial"/>
          <w:color w:val="34302D"/>
        </w:rPr>
        <w:t>或</w:t>
      </w:r>
      <w:r>
        <w:rPr>
          <w:rStyle w:val="HTML"/>
          <w:rFonts w:ascii="Consolas" w:hAnsi="Consolas"/>
          <w:color w:val="34302D"/>
          <w:sz w:val="23"/>
          <w:szCs w:val="23"/>
          <w:shd w:val="clear" w:color="auto" w:fill="F7F7F8"/>
        </w:rPr>
        <w:t>&lt;props/&gt;</w:t>
      </w:r>
      <w:r>
        <w:rPr>
          <w:rFonts w:ascii="inherit" w:hAnsi="inherit" w:cs="Arial"/>
          <w:color w:val="34302D"/>
        </w:rPr>
        <w:t>元素，并有孩子</w:t>
      </w:r>
      <w:r>
        <w:rPr>
          <w:rStyle w:val="HTML"/>
          <w:rFonts w:ascii="Consolas" w:hAnsi="Consolas"/>
          <w:color w:val="34302D"/>
          <w:sz w:val="23"/>
          <w:szCs w:val="23"/>
          <w:shd w:val="clear" w:color="auto" w:fill="F7F7F8"/>
        </w:rPr>
        <w:t>&lt;list/&gt;</w:t>
      </w:r>
      <w:r>
        <w:rPr>
          <w:rFonts w:ascii="inherit" w:hAnsi="inherit" w:cs="Arial"/>
          <w:color w:val="34302D"/>
        </w:rPr>
        <w:t>，</w:t>
      </w:r>
      <w:r>
        <w:rPr>
          <w:rStyle w:val="HTML"/>
          <w:rFonts w:ascii="Consolas" w:hAnsi="Consolas"/>
          <w:color w:val="34302D"/>
          <w:sz w:val="23"/>
          <w:szCs w:val="23"/>
          <w:shd w:val="clear" w:color="auto" w:fill="F7F7F8"/>
        </w:rPr>
        <w:t>&lt;map/&gt;</w:t>
      </w:r>
      <w:r>
        <w:rPr>
          <w:rFonts w:ascii="inherit" w:hAnsi="inherit" w:cs="Arial"/>
          <w:color w:val="34302D"/>
        </w:rPr>
        <w:t>，</w:t>
      </w:r>
      <w:r>
        <w:rPr>
          <w:rStyle w:val="HTML"/>
          <w:rFonts w:ascii="Consolas" w:hAnsi="Consolas"/>
          <w:color w:val="34302D"/>
          <w:sz w:val="23"/>
          <w:szCs w:val="23"/>
          <w:shd w:val="clear" w:color="auto" w:fill="F7F7F8"/>
        </w:rPr>
        <w:t>&lt;set/&gt;</w:t>
      </w:r>
      <w:r>
        <w:rPr>
          <w:rFonts w:ascii="inherit" w:hAnsi="inherit" w:cs="Arial"/>
          <w:color w:val="34302D"/>
        </w:rPr>
        <w:t>或</w:t>
      </w:r>
      <w:r>
        <w:rPr>
          <w:rStyle w:val="HTML"/>
          <w:rFonts w:ascii="Consolas" w:hAnsi="Consolas"/>
          <w:color w:val="34302D"/>
          <w:sz w:val="23"/>
          <w:szCs w:val="23"/>
          <w:shd w:val="clear" w:color="auto" w:fill="F7F7F8"/>
        </w:rPr>
        <w:t>&lt;props/&gt;</w:t>
      </w:r>
      <w:r>
        <w:rPr>
          <w:rFonts w:ascii="inherit" w:hAnsi="inherit" w:cs="Arial"/>
          <w:color w:val="34302D"/>
        </w:rPr>
        <w:t>元素继承和父集合覆盖值。也就是说，子集合的值是合并父集合和子集合的元素的结果，子集合的元素覆盖父集合中指定的值。</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This section on merging discusses the parent-child bean mechanism. Readers unfamiliar with parent and child bean definitions may wish to read the </w:t>
      </w:r>
      <w:hyperlink r:id="rId101" w:anchor="beans-child-bean-definitions" w:history="1">
        <w:r w:rsidRPr="00BA0D5D">
          <w:rPr>
            <w:rFonts w:ascii="inherit" w:eastAsia="宋体" w:hAnsi="inherit" w:cs="Arial"/>
            <w:color w:val="548E2E"/>
            <w:kern w:val="0"/>
            <w:sz w:val="24"/>
            <w:szCs w:val="24"/>
            <w:u w:val="single"/>
          </w:rPr>
          <w:t>relevant section</w:t>
        </w:r>
      </w:hyperlink>
      <w:r w:rsidRPr="00BA0D5D">
        <w:rPr>
          <w:rFonts w:ascii="inherit" w:eastAsia="宋体" w:hAnsi="inherit" w:cs="Arial"/>
          <w:color w:val="34302D"/>
          <w:kern w:val="0"/>
          <w:sz w:val="24"/>
          <w:szCs w:val="24"/>
        </w:rPr>
        <w:t> before continuing.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demonstrates collection merging:</w:t>
      </w:r>
    </w:p>
    <w:p w:rsid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关于合并的这一部分讨论了父子</w:t>
      </w:r>
      <w:r>
        <w:rPr>
          <w:rFonts w:ascii="inherit" w:hAnsi="inherit" w:cs="Arial"/>
          <w:color w:val="34302D"/>
        </w:rPr>
        <w:t>bean</w:t>
      </w:r>
      <w:r>
        <w:rPr>
          <w:rFonts w:ascii="inherit" w:hAnsi="inherit" w:cs="Arial"/>
          <w:color w:val="34302D"/>
        </w:rPr>
        <w:t>机制。不熟悉父母和子</w:t>
      </w:r>
      <w:r>
        <w:rPr>
          <w:rFonts w:ascii="inherit" w:hAnsi="inherit" w:cs="Arial"/>
          <w:color w:val="34302D"/>
        </w:rPr>
        <w:t>bean</w:t>
      </w:r>
      <w:r>
        <w:rPr>
          <w:rFonts w:ascii="inherit" w:hAnsi="inherit" w:cs="Arial"/>
          <w:color w:val="34302D"/>
        </w:rPr>
        <w:t>定义的读者可能希望在继续之前阅读</w:t>
      </w:r>
      <w:r>
        <w:rPr>
          <w:rFonts w:ascii="inherit" w:hAnsi="inherit" w:cs="Arial"/>
          <w:color w:val="34302D"/>
        </w:rPr>
        <w:t> </w:t>
      </w:r>
      <w:hyperlink r:id="rId102" w:anchor="beans-child-bean-definitions" w:history="1">
        <w:r>
          <w:rPr>
            <w:rStyle w:val="a4"/>
            <w:rFonts w:ascii="inherit" w:hAnsi="inherit" w:cs="Arial"/>
            <w:color w:val="548E2E"/>
          </w:rPr>
          <w:t>相关部分</w:t>
        </w:r>
      </w:hyperlink>
      <w:r>
        <w:rPr>
          <w:rFonts w:ascii="inherit" w:hAnsi="inherit" w:cs="Arial"/>
          <w:color w:val="34302D"/>
        </w:rPr>
        <w:t>。</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以下示例演示了集合合并：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"parent"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"example.ComplexObject"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"administrator"</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administrator@example.com</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"support"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support@example.com</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"child"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"parent"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"adminEmails"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the merge is specified on the child collection definition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merge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"sales"</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sales@example.com</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"support"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support@example.co.uk</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the use of the </w:t>
      </w:r>
      <w:r w:rsidRPr="00BA0D5D">
        <w:rPr>
          <w:rFonts w:ascii="Consolas" w:eastAsia="宋体" w:hAnsi="Consolas" w:cs="宋体"/>
          <w:color w:val="34302D"/>
          <w:kern w:val="0"/>
          <w:sz w:val="23"/>
          <w:szCs w:val="23"/>
          <w:shd w:val="clear" w:color="auto" w:fill="F7F7F8"/>
        </w:rPr>
        <w:t>merge=true</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element of the </w:t>
      </w:r>
      <w:r w:rsidRPr="00BA0D5D">
        <w:rPr>
          <w:rFonts w:ascii="Consolas" w:eastAsia="宋体" w:hAnsi="Consolas" w:cs="宋体"/>
          <w:color w:val="34302D"/>
          <w:kern w:val="0"/>
          <w:sz w:val="23"/>
          <w:szCs w:val="23"/>
          <w:shd w:val="clear" w:color="auto" w:fill="F7F7F8"/>
        </w:rPr>
        <w:t>adminEmails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child</w:t>
      </w:r>
      <w:r w:rsidRPr="00BA0D5D">
        <w:rPr>
          <w:rFonts w:ascii="inherit" w:eastAsia="宋体" w:hAnsi="inherit" w:cs="Arial"/>
          <w:color w:val="34302D"/>
          <w:kern w:val="0"/>
          <w:sz w:val="24"/>
          <w:szCs w:val="24"/>
        </w:rPr>
        <w:t> bean definition. When the </w:t>
      </w:r>
      <w:r w:rsidRPr="00BA0D5D">
        <w:rPr>
          <w:rFonts w:ascii="Consolas" w:eastAsia="宋体" w:hAnsi="Consolas" w:cs="宋体"/>
          <w:color w:val="34302D"/>
          <w:kern w:val="0"/>
          <w:sz w:val="23"/>
          <w:szCs w:val="23"/>
          <w:shd w:val="clear" w:color="auto" w:fill="F7F7F8"/>
        </w:rPr>
        <w:t>child</w:t>
      </w:r>
      <w:r w:rsidRPr="00BA0D5D">
        <w:rPr>
          <w:rFonts w:ascii="inherit" w:eastAsia="宋体" w:hAnsi="inherit" w:cs="Arial"/>
          <w:color w:val="34302D"/>
          <w:kern w:val="0"/>
          <w:sz w:val="24"/>
          <w:szCs w:val="24"/>
        </w:rPr>
        <w:t> bean is resolved and instantiated by the container, the resulting instance has an </w:t>
      </w:r>
      <w:r w:rsidRPr="00BA0D5D">
        <w:rPr>
          <w:rFonts w:ascii="Consolas" w:eastAsia="宋体" w:hAnsi="Consolas" w:cs="宋体"/>
          <w:color w:val="34302D"/>
          <w:kern w:val="0"/>
          <w:sz w:val="23"/>
          <w:szCs w:val="23"/>
          <w:shd w:val="clear" w:color="auto" w:fill="F7F7F8"/>
        </w:rPr>
        <w:t>adminEmails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collection that contains the result of merging the child’s </w:t>
      </w:r>
      <w:r w:rsidRPr="00BA0D5D">
        <w:rPr>
          <w:rFonts w:ascii="Consolas" w:eastAsia="宋体" w:hAnsi="Consolas" w:cs="宋体"/>
          <w:color w:val="34302D"/>
          <w:kern w:val="0"/>
          <w:sz w:val="23"/>
          <w:szCs w:val="23"/>
          <w:shd w:val="clear" w:color="auto" w:fill="F7F7F8"/>
        </w:rPr>
        <w:t>adminEmails</w:t>
      </w:r>
      <w:r w:rsidRPr="00BA0D5D">
        <w:rPr>
          <w:rFonts w:ascii="inherit" w:eastAsia="宋体" w:hAnsi="inherit" w:cs="Arial"/>
          <w:color w:val="34302D"/>
          <w:kern w:val="0"/>
          <w:sz w:val="24"/>
          <w:szCs w:val="24"/>
        </w:rPr>
        <w:t> collection with the parent’s </w:t>
      </w:r>
      <w:r w:rsidRPr="00BA0D5D">
        <w:rPr>
          <w:rFonts w:ascii="Consolas" w:eastAsia="宋体" w:hAnsi="Consolas" w:cs="宋体"/>
          <w:color w:val="34302D"/>
          <w:kern w:val="0"/>
          <w:sz w:val="23"/>
          <w:szCs w:val="23"/>
          <w:shd w:val="clear" w:color="auto" w:fill="F7F7F8"/>
        </w:rPr>
        <w:t>adminEmails</w:t>
      </w:r>
      <w:r w:rsidRPr="00BA0D5D">
        <w:rPr>
          <w:rFonts w:ascii="inherit" w:eastAsia="宋体" w:hAnsi="inherit" w:cs="Arial"/>
          <w:color w:val="34302D"/>
          <w:kern w:val="0"/>
          <w:sz w:val="24"/>
          <w:szCs w:val="24"/>
        </w:rPr>
        <w:t> collection. The following listing shows the result:</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注意使用的</w:t>
      </w:r>
      <w:r>
        <w:rPr>
          <w:rStyle w:val="HTML"/>
          <w:rFonts w:ascii="Consolas" w:hAnsi="Consolas"/>
          <w:sz w:val="23"/>
          <w:szCs w:val="23"/>
          <w:shd w:val="clear" w:color="auto" w:fill="F7F7F8"/>
        </w:rPr>
        <w:t>merge=true</w:t>
      </w:r>
      <w:r>
        <w:rPr>
          <w:rFonts w:ascii="Arial" w:hAnsi="Arial" w:cs="Arial"/>
          <w:color w:val="34302D"/>
          <w:shd w:val="clear" w:color="auto" w:fill="FFFFFF"/>
        </w:rPr>
        <w:t>上属性</w:t>
      </w:r>
      <w:r>
        <w:rPr>
          <w:rStyle w:val="HTML"/>
          <w:rFonts w:ascii="Consolas" w:hAnsi="Consolas"/>
          <w:sz w:val="23"/>
          <w:szCs w:val="23"/>
          <w:shd w:val="clear" w:color="auto" w:fill="F7F7F8"/>
        </w:rPr>
        <w:t>&lt;props/&gt;</w:t>
      </w:r>
      <w:r>
        <w:rPr>
          <w:rFonts w:ascii="Arial" w:hAnsi="Arial" w:cs="Arial"/>
          <w:color w:val="34302D"/>
          <w:shd w:val="clear" w:color="auto" w:fill="FFFFFF"/>
        </w:rPr>
        <w:t>的元素</w:t>
      </w:r>
      <w:r>
        <w:rPr>
          <w:rFonts w:ascii="Arial" w:hAnsi="Arial" w:cs="Arial"/>
          <w:color w:val="34302D"/>
          <w:shd w:val="clear" w:color="auto" w:fill="FFFFFF"/>
        </w:rPr>
        <w:t> </w:t>
      </w:r>
      <w:r>
        <w:rPr>
          <w:rStyle w:val="HTML"/>
          <w:rFonts w:ascii="Consolas" w:hAnsi="Consolas"/>
          <w:sz w:val="23"/>
          <w:szCs w:val="23"/>
          <w:shd w:val="clear" w:color="auto" w:fill="F7F7F8"/>
        </w:rPr>
        <w:t>adminEmails</w:t>
      </w:r>
      <w:r>
        <w:rPr>
          <w:rFonts w:ascii="Arial" w:hAnsi="Arial" w:cs="Arial"/>
          <w:color w:val="34302D"/>
          <w:shd w:val="clear" w:color="auto" w:fill="FFFFFF"/>
        </w:rPr>
        <w:t>的财产</w:t>
      </w:r>
      <w:r>
        <w:rPr>
          <w:rStyle w:val="HTML"/>
          <w:rFonts w:ascii="Consolas" w:hAnsi="Consolas"/>
          <w:sz w:val="23"/>
          <w:szCs w:val="23"/>
          <w:shd w:val="clear" w:color="auto" w:fill="F7F7F8"/>
        </w:rPr>
        <w:t>child</w:t>
      </w:r>
      <w:r>
        <w:rPr>
          <w:rFonts w:ascii="Arial" w:hAnsi="Arial" w:cs="Arial"/>
          <w:color w:val="34302D"/>
          <w:shd w:val="clear" w:color="auto" w:fill="FFFFFF"/>
        </w:rPr>
        <w:t>bean</w:t>
      </w:r>
      <w:r>
        <w:rPr>
          <w:rFonts w:ascii="Arial" w:hAnsi="Arial" w:cs="Arial"/>
          <w:color w:val="34302D"/>
          <w:shd w:val="clear" w:color="auto" w:fill="FFFFFF"/>
        </w:rPr>
        <w:t>定义。当</w:t>
      </w:r>
      <w:r>
        <w:rPr>
          <w:rStyle w:val="HTML"/>
          <w:rFonts w:ascii="Consolas" w:hAnsi="Consolas"/>
          <w:sz w:val="23"/>
          <w:szCs w:val="23"/>
          <w:shd w:val="clear" w:color="auto" w:fill="F7F7F8"/>
        </w:rPr>
        <w:t>child</w:t>
      </w:r>
      <w:r>
        <w:rPr>
          <w:rFonts w:ascii="Arial" w:hAnsi="Arial" w:cs="Arial"/>
          <w:color w:val="34302D"/>
          <w:shd w:val="clear" w:color="auto" w:fill="FFFFFF"/>
        </w:rPr>
        <w:t>容器解析并实例化</w:t>
      </w:r>
      <w:r>
        <w:rPr>
          <w:rFonts w:ascii="Arial" w:hAnsi="Arial" w:cs="Arial"/>
          <w:color w:val="34302D"/>
          <w:shd w:val="clear" w:color="auto" w:fill="FFFFFF"/>
        </w:rPr>
        <w:t>bean</w:t>
      </w:r>
      <w:r>
        <w:rPr>
          <w:rFonts w:ascii="Arial" w:hAnsi="Arial" w:cs="Arial"/>
          <w:color w:val="34302D"/>
          <w:shd w:val="clear" w:color="auto" w:fill="FFFFFF"/>
        </w:rPr>
        <w:t>时，生成的实例有一个</w:t>
      </w:r>
      <w:r>
        <w:rPr>
          <w:rStyle w:val="HTML"/>
          <w:rFonts w:ascii="Consolas" w:hAnsi="Consolas"/>
          <w:sz w:val="23"/>
          <w:szCs w:val="23"/>
          <w:shd w:val="clear" w:color="auto" w:fill="F7F7F8"/>
        </w:rPr>
        <w:t>adminEmails</w:t>
      </w:r>
      <w:r>
        <w:rPr>
          <w:rFonts w:ascii="Arial" w:hAnsi="Arial" w:cs="Arial"/>
          <w:color w:val="34302D"/>
          <w:shd w:val="clear" w:color="auto" w:fill="FFFFFF"/>
        </w:rPr>
        <w:t> </w:t>
      </w:r>
      <w:r>
        <w:rPr>
          <w:rStyle w:val="HTML"/>
          <w:rFonts w:ascii="Consolas" w:hAnsi="Consolas"/>
          <w:sz w:val="23"/>
          <w:szCs w:val="23"/>
          <w:shd w:val="clear" w:color="auto" w:fill="F7F7F8"/>
        </w:rPr>
        <w:t>Properties</w:t>
      </w:r>
      <w:r>
        <w:rPr>
          <w:rFonts w:ascii="Arial" w:hAnsi="Arial" w:cs="Arial"/>
          <w:color w:val="34302D"/>
          <w:shd w:val="clear" w:color="auto" w:fill="FFFFFF"/>
        </w:rPr>
        <w:t>集合，其中包含将子集合</w:t>
      </w:r>
      <w:r>
        <w:rPr>
          <w:rStyle w:val="HTML"/>
          <w:rFonts w:ascii="Consolas" w:hAnsi="Consolas"/>
          <w:sz w:val="23"/>
          <w:szCs w:val="23"/>
          <w:shd w:val="clear" w:color="auto" w:fill="F7F7F8"/>
        </w:rPr>
        <w:t>adminEmails</w:t>
      </w:r>
      <w:r>
        <w:rPr>
          <w:rFonts w:ascii="Arial" w:hAnsi="Arial" w:cs="Arial"/>
          <w:color w:val="34302D"/>
          <w:shd w:val="clear" w:color="auto" w:fill="FFFFFF"/>
        </w:rPr>
        <w:t>与父</w:t>
      </w:r>
      <w:r>
        <w:rPr>
          <w:rStyle w:val="HTML"/>
          <w:rFonts w:ascii="Consolas" w:hAnsi="Consolas"/>
          <w:sz w:val="23"/>
          <w:szCs w:val="23"/>
          <w:shd w:val="clear" w:color="auto" w:fill="F7F7F8"/>
        </w:rPr>
        <w:t>adminEmails</w:t>
      </w:r>
      <w:r>
        <w:rPr>
          <w:rFonts w:ascii="Arial" w:hAnsi="Arial" w:cs="Arial"/>
          <w:color w:val="34302D"/>
          <w:shd w:val="clear" w:color="auto" w:fill="FFFFFF"/>
        </w:rPr>
        <w:t>集合合并的结果</w:t>
      </w:r>
      <w:r>
        <w:rPr>
          <w:rFonts w:ascii="Arial" w:hAnsi="Arial" w:cs="Arial"/>
          <w:color w:val="34302D"/>
          <w:shd w:val="clear" w:color="auto" w:fill="FFFFFF"/>
        </w:rPr>
        <w:t> </w:t>
      </w:r>
      <w:r>
        <w:rPr>
          <w:rFonts w:ascii="Arial" w:hAnsi="Arial" w:cs="Arial"/>
          <w:color w:val="34302D"/>
          <w:shd w:val="clear" w:color="auto" w:fill="FFFFFF"/>
        </w:rPr>
        <w:t>。以下清单显示了结果：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administrator=administrator@example.com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sales=sales@example.com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support=support@example.co.uk</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child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collection’s value set inherits all property elements from the parent </w:t>
      </w:r>
      <w:r w:rsidRPr="00BA0D5D">
        <w:rPr>
          <w:rFonts w:ascii="Consolas" w:eastAsia="宋体" w:hAnsi="Consolas" w:cs="宋体"/>
          <w:color w:val="34302D"/>
          <w:kern w:val="0"/>
          <w:sz w:val="23"/>
          <w:szCs w:val="23"/>
          <w:shd w:val="clear" w:color="auto" w:fill="F7F7F8"/>
        </w:rPr>
        <w:t>&lt;props/&gt;</w:t>
      </w:r>
      <w:r w:rsidRPr="00BA0D5D">
        <w:rPr>
          <w:rFonts w:ascii="inherit" w:eastAsia="宋体" w:hAnsi="inherit" w:cs="Arial"/>
          <w:color w:val="34302D"/>
          <w:kern w:val="0"/>
          <w:sz w:val="24"/>
          <w:szCs w:val="24"/>
        </w:rPr>
        <w:t>, and the child’s value for the </w:t>
      </w:r>
      <w:r w:rsidRPr="00BA0D5D">
        <w:rPr>
          <w:rFonts w:ascii="Consolas" w:eastAsia="宋体" w:hAnsi="Consolas" w:cs="宋体"/>
          <w:color w:val="34302D"/>
          <w:kern w:val="0"/>
          <w:sz w:val="23"/>
          <w:szCs w:val="23"/>
          <w:shd w:val="clear" w:color="auto" w:fill="F7F7F8"/>
        </w:rPr>
        <w:t>support</w:t>
      </w:r>
      <w:r w:rsidRPr="00BA0D5D">
        <w:rPr>
          <w:rFonts w:ascii="inherit" w:eastAsia="宋体" w:hAnsi="inherit" w:cs="Arial"/>
          <w:color w:val="34302D"/>
          <w:kern w:val="0"/>
          <w:sz w:val="24"/>
          <w:szCs w:val="24"/>
        </w:rPr>
        <w:t> value overrides the value in the parent collection.</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孩子</w:t>
      </w:r>
      <w:r>
        <w:rPr>
          <w:rStyle w:val="HTML"/>
          <w:rFonts w:ascii="Consolas" w:hAnsi="Consolas"/>
          <w:sz w:val="23"/>
          <w:szCs w:val="23"/>
          <w:shd w:val="clear" w:color="auto" w:fill="F7F7F8"/>
        </w:rPr>
        <w:t>Properties</w:t>
      </w:r>
      <w:r>
        <w:rPr>
          <w:rFonts w:ascii="Arial" w:hAnsi="Arial" w:cs="Arial"/>
          <w:color w:val="34302D"/>
          <w:shd w:val="clear" w:color="auto" w:fill="FFFFFF"/>
        </w:rPr>
        <w:t>集合的值设置继承父所有属性元素</w:t>
      </w:r>
      <w:r>
        <w:rPr>
          <w:rStyle w:val="HTML"/>
          <w:rFonts w:ascii="Consolas" w:hAnsi="Consolas"/>
          <w:sz w:val="23"/>
          <w:szCs w:val="23"/>
          <w:shd w:val="clear" w:color="auto" w:fill="F7F7F8"/>
        </w:rPr>
        <w:t>&lt;props/&gt;</w:t>
      </w:r>
      <w:r>
        <w:rPr>
          <w:rFonts w:ascii="Arial" w:hAnsi="Arial" w:cs="Arial"/>
          <w:color w:val="34302D"/>
          <w:shd w:val="clear" w:color="auto" w:fill="FFFFFF"/>
        </w:rPr>
        <w:t>，和孩子的为值</w:t>
      </w:r>
      <w:r>
        <w:rPr>
          <w:rStyle w:val="HTML"/>
          <w:rFonts w:ascii="Consolas" w:hAnsi="Consolas"/>
          <w:sz w:val="23"/>
          <w:szCs w:val="23"/>
          <w:shd w:val="clear" w:color="auto" w:fill="F7F7F8"/>
        </w:rPr>
        <w:t>support</w:t>
      </w:r>
      <w:r>
        <w:rPr>
          <w:rFonts w:ascii="Arial" w:hAnsi="Arial" w:cs="Arial"/>
          <w:color w:val="34302D"/>
          <w:shd w:val="clear" w:color="auto" w:fill="FFFFFF"/>
        </w:rPr>
        <w:t>值将覆盖父集合的价值。</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merging behavior applies similarly to the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&lt;map/&gt;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&lt;set/&gt;</w:t>
      </w:r>
      <w:r w:rsidRPr="00BA0D5D">
        <w:rPr>
          <w:rFonts w:ascii="inherit" w:eastAsia="宋体" w:hAnsi="inherit" w:cs="Arial"/>
          <w:color w:val="34302D"/>
          <w:kern w:val="0"/>
          <w:sz w:val="24"/>
          <w:szCs w:val="24"/>
        </w:rPr>
        <w:t> collection types. In the specific case of the </w:t>
      </w:r>
      <w:r w:rsidRPr="00BA0D5D">
        <w:rPr>
          <w:rFonts w:ascii="Consolas" w:eastAsia="宋体" w:hAnsi="Consolas" w:cs="宋体"/>
          <w:color w:val="34302D"/>
          <w:kern w:val="0"/>
          <w:sz w:val="23"/>
          <w:szCs w:val="23"/>
          <w:shd w:val="clear" w:color="auto" w:fill="F7F7F8"/>
        </w:rPr>
        <w:t>&lt;list/&gt;</w:t>
      </w:r>
      <w:r w:rsidRPr="00BA0D5D">
        <w:rPr>
          <w:rFonts w:ascii="inherit" w:eastAsia="宋体" w:hAnsi="inherit" w:cs="Arial"/>
          <w:color w:val="34302D"/>
          <w:kern w:val="0"/>
          <w:sz w:val="24"/>
          <w:szCs w:val="24"/>
        </w:rPr>
        <w:t>element, the semantics associated with the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collection type (that is, the notion of an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collection of values) is maintained. The parent’s values precede all of the child list’s values. In the case of the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collection types, no ordering exists. Hence, no ordering semantics are in effect for the collection types that underlie the associated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implementation types that the container uses internally.</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这一合并行为同样适用于</w:t>
      </w:r>
      <w:r>
        <w:rPr>
          <w:rStyle w:val="HTML"/>
          <w:rFonts w:ascii="Consolas" w:hAnsi="Consolas"/>
          <w:sz w:val="23"/>
          <w:szCs w:val="23"/>
          <w:shd w:val="clear" w:color="auto" w:fill="F7F7F8"/>
        </w:rPr>
        <w:t>&lt;list/&gt;</w:t>
      </w:r>
      <w:r>
        <w:rPr>
          <w:rFonts w:ascii="Arial" w:hAnsi="Arial" w:cs="Arial"/>
          <w:color w:val="34302D"/>
          <w:shd w:val="clear" w:color="auto" w:fill="FFFFFF"/>
        </w:rPr>
        <w:t>，</w:t>
      </w:r>
      <w:r>
        <w:rPr>
          <w:rStyle w:val="HTML"/>
          <w:rFonts w:ascii="Consolas" w:hAnsi="Consolas"/>
          <w:sz w:val="23"/>
          <w:szCs w:val="23"/>
          <w:shd w:val="clear" w:color="auto" w:fill="F7F7F8"/>
        </w:rPr>
        <w:t>&lt;map/&gt;</w:t>
      </w:r>
      <w:r>
        <w:rPr>
          <w:rFonts w:ascii="Arial" w:hAnsi="Arial" w:cs="Arial"/>
          <w:color w:val="34302D"/>
          <w:shd w:val="clear" w:color="auto" w:fill="FFFFFF"/>
        </w:rPr>
        <w:t>和</w:t>
      </w:r>
      <w:r>
        <w:rPr>
          <w:rStyle w:val="HTML"/>
          <w:rFonts w:ascii="Consolas" w:hAnsi="Consolas"/>
          <w:sz w:val="23"/>
          <w:szCs w:val="23"/>
          <w:shd w:val="clear" w:color="auto" w:fill="F7F7F8"/>
        </w:rPr>
        <w:t>&lt;set/&gt;</w:t>
      </w:r>
      <w:r>
        <w:rPr>
          <w:rFonts w:ascii="Arial" w:hAnsi="Arial" w:cs="Arial"/>
          <w:color w:val="34302D"/>
          <w:shd w:val="clear" w:color="auto" w:fill="FFFFFF"/>
        </w:rPr>
        <w:t> </w:t>
      </w:r>
      <w:r>
        <w:rPr>
          <w:rFonts w:ascii="Arial" w:hAnsi="Arial" w:cs="Arial"/>
          <w:color w:val="34302D"/>
          <w:shd w:val="clear" w:color="auto" w:fill="FFFFFF"/>
        </w:rPr>
        <w:t>集合类型。在</w:t>
      </w:r>
      <w:r>
        <w:rPr>
          <w:rStyle w:val="HTML"/>
          <w:rFonts w:ascii="Consolas" w:hAnsi="Consolas"/>
          <w:sz w:val="23"/>
          <w:szCs w:val="23"/>
          <w:shd w:val="clear" w:color="auto" w:fill="F7F7F8"/>
        </w:rPr>
        <w:t>&lt;list/&gt;</w:t>
      </w:r>
      <w:r>
        <w:rPr>
          <w:rFonts w:ascii="Arial" w:hAnsi="Arial" w:cs="Arial"/>
          <w:color w:val="34302D"/>
          <w:shd w:val="clear" w:color="auto" w:fill="FFFFFF"/>
        </w:rPr>
        <w:t>元素的特定情况下，保持与</w:t>
      </w:r>
      <w:r>
        <w:rPr>
          <w:rStyle w:val="HTML"/>
          <w:rFonts w:ascii="Consolas" w:hAnsi="Consolas"/>
          <w:sz w:val="23"/>
          <w:szCs w:val="23"/>
          <w:shd w:val="clear" w:color="auto" w:fill="F7F7F8"/>
        </w:rPr>
        <w:t>List</w:t>
      </w:r>
      <w:r>
        <w:rPr>
          <w:rFonts w:ascii="Arial" w:hAnsi="Arial" w:cs="Arial"/>
          <w:color w:val="34302D"/>
          <w:shd w:val="clear" w:color="auto" w:fill="FFFFFF"/>
        </w:rPr>
        <w:t>集合类型（即，</w:t>
      </w:r>
      <w:r>
        <w:rPr>
          <w:rStyle w:val="HTML"/>
          <w:rFonts w:ascii="Consolas" w:hAnsi="Consolas"/>
          <w:sz w:val="23"/>
          <w:szCs w:val="23"/>
          <w:shd w:val="clear" w:color="auto" w:fill="F7F7F8"/>
        </w:rPr>
        <w:t>ordered</w:t>
      </w:r>
      <w:r>
        <w:rPr>
          <w:rFonts w:ascii="Arial" w:hAnsi="Arial" w:cs="Arial"/>
          <w:color w:val="34302D"/>
          <w:shd w:val="clear" w:color="auto" w:fill="FFFFFF"/>
        </w:rPr>
        <w:t>值集合的概念）相关联的语义。父级的值位于所有子级列表的值之前。在的情况下</w:t>
      </w:r>
      <w:r>
        <w:rPr>
          <w:rStyle w:val="HTML"/>
          <w:rFonts w:ascii="Consolas" w:hAnsi="Consolas"/>
          <w:sz w:val="23"/>
          <w:szCs w:val="23"/>
          <w:shd w:val="clear" w:color="auto" w:fill="F7F7F8"/>
        </w:rPr>
        <w:t>Map</w:t>
      </w:r>
      <w:r>
        <w:rPr>
          <w:rFonts w:ascii="Arial" w:hAnsi="Arial" w:cs="Arial"/>
          <w:color w:val="34302D"/>
          <w:shd w:val="clear" w:color="auto" w:fill="FFFFFF"/>
        </w:rPr>
        <w:t>，</w:t>
      </w:r>
      <w:r>
        <w:rPr>
          <w:rStyle w:val="HTML"/>
          <w:rFonts w:ascii="Consolas" w:hAnsi="Consolas"/>
          <w:sz w:val="23"/>
          <w:szCs w:val="23"/>
          <w:shd w:val="clear" w:color="auto" w:fill="F7F7F8"/>
        </w:rPr>
        <w:t>Set</w:t>
      </w:r>
      <w:r>
        <w:rPr>
          <w:rFonts w:ascii="Arial" w:hAnsi="Arial" w:cs="Arial"/>
          <w:color w:val="34302D"/>
          <w:shd w:val="clear" w:color="auto" w:fill="FFFFFF"/>
        </w:rPr>
        <w:t>和</w:t>
      </w:r>
      <w:r>
        <w:rPr>
          <w:rStyle w:val="HTML"/>
          <w:rFonts w:ascii="Consolas" w:hAnsi="Consolas"/>
          <w:sz w:val="23"/>
          <w:szCs w:val="23"/>
          <w:shd w:val="clear" w:color="auto" w:fill="F7F7F8"/>
        </w:rPr>
        <w:t>Properties</w:t>
      </w:r>
      <w:r>
        <w:rPr>
          <w:rFonts w:ascii="Arial" w:hAnsi="Arial" w:cs="Arial"/>
          <w:color w:val="34302D"/>
          <w:shd w:val="clear" w:color="auto" w:fill="FFFFFF"/>
        </w:rPr>
        <w:t>集合类型，没有顺序存在。因此，没有排序的语义在背后的关联的集合类型的效果</w:t>
      </w:r>
      <w:r>
        <w:rPr>
          <w:rStyle w:val="HTML"/>
          <w:rFonts w:ascii="Consolas" w:hAnsi="Consolas"/>
          <w:sz w:val="23"/>
          <w:szCs w:val="23"/>
          <w:shd w:val="clear" w:color="auto" w:fill="F7F7F8"/>
        </w:rPr>
        <w:t>Map</w:t>
      </w:r>
      <w:r>
        <w:rPr>
          <w:rFonts w:ascii="Arial" w:hAnsi="Arial" w:cs="Arial"/>
          <w:color w:val="34302D"/>
          <w:shd w:val="clear" w:color="auto" w:fill="FFFFFF"/>
        </w:rPr>
        <w:t>，</w:t>
      </w:r>
      <w:r>
        <w:rPr>
          <w:rStyle w:val="HTML"/>
          <w:rFonts w:ascii="Consolas" w:hAnsi="Consolas"/>
          <w:sz w:val="23"/>
          <w:szCs w:val="23"/>
          <w:shd w:val="clear" w:color="auto" w:fill="F7F7F8"/>
        </w:rPr>
        <w:t>Set</w:t>
      </w:r>
      <w:r>
        <w:rPr>
          <w:rFonts w:ascii="Arial" w:hAnsi="Arial" w:cs="Arial"/>
          <w:color w:val="34302D"/>
          <w:shd w:val="clear" w:color="auto" w:fill="FFFFFF"/>
        </w:rPr>
        <w:t>以及</w:t>
      </w:r>
      <w:r>
        <w:rPr>
          <w:rStyle w:val="HTML"/>
          <w:rFonts w:ascii="Consolas" w:hAnsi="Consolas"/>
          <w:sz w:val="23"/>
          <w:szCs w:val="23"/>
          <w:shd w:val="clear" w:color="auto" w:fill="F7F7F8"/>
        </w:rPr>
        <w:t>Properties</w:t>
      </w:r>
      <w:r>
        <w:rPr>
          <w:rFonts w:ascii="Arial" w:hAnsi="Arial" w:cs="Arial"/>
          <w:color w:val="34302D"/>
          <w:shd w:val="clear" w:color="auto" w:fill="FFFFFF"/>
        </w:rPr>
        <w:t>该容器内部使用实现类型。</w:t>
      </w:r>
    </w:p>
    <w:p w:rsidR="00BA0D5D" w:rsidRPr="006F2DAF" w:rsidRDefault="00BA0D5D" w:rsidP="006F2DAF">
      <w:pPr>
        <w:pStyle w:val="a3"/>
        <w:shd w:val="clear" w:color="auto" w:fill="FFFFFF"/>
        <w:spacing w:before="0" w:beforeAutospacing="0" w:after="300" w:afterAutospacing="0"/>
        <w:rPr>
          <w:rFonts w:ascii="inherit" w:hAnsi="inherit" w:cs="Arial" w:hint="eastAsia"/>
          <w:color w:val="34302D"/>
        </w:rPr>
      </w:pPr>
      <w:r w:rsidRPr="006F2DAF">
        <w:rPr>
          <w:rFonts w:ascii="inherit" w:hAnsi="inherit" w:cs="Arial"/>
          <w:color w:val="34302D"/>
        </w:rPr>
        <w:t>Limitations of Collection Merging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cannot merge different collection types (such as a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and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If you do attempt to do so, an appropriate </w:t>
      </w:r>
      <w:r w:rsidRPr="00BA0D5D">
        <w:rPr>
          <w:rFonts w:ascii="Consolas" w:eastAsia="宋体" w:hAnsi="Consolas" w:cs="宋体"/>
          <w:color w:val="34302D"/>
          <w:kern w:val="0"/>
          <w:sz w:val="23"/>
          <w:szCs w:val="23"/>
          <w:shd w:val="clear" w:color="auto" w:fill="F7F7F8"/>
        </w:rPr>
        <w:t>Exception</w:t>
      </w:r>
      <w:r w:rsidRPr="00BA0D5D">
        <w:rPr>
          <w:rFonts w:ascii="inherit" w:eastAsia="宋体" w:hAnsi="inherit" w:cs="Arial"/>
          <w:color w:val="34302D"/>
          <w:kern w:val="0"/>
          <w:sz w:val="24"/>
          <w:szCs w:val="24"/>
        </w:rPr>
        <w:t> is thrown. The </w:t>
      </w:r>
      <w:r w:rsidRPr="00BA0D5D">
        <w:rPr>
          <w:rFonts w:ascii="Consolas" w:eastAsia="宋体" w:hAnsi="Consolas" w:cs="宋体"/>
          <w:color w:val="34302D"/>
          <w:kern w:val="0"/>
          <w:sz w:val="23"/>
          <w:szCs w:val="23"/>
          <w:shd w:val="clear" w:color="auto" w:fill="F7F7F8"/>
        </w:rPr>
        <w:t>merge</w:t>
      </w:r>
      <w:r w:rsidRPr="00BA0D5D">
        <w:rPr>
          <w:rFonts w:ascii="inherit" w:eastAsia="宋体" w:hAnsi="inherit" w:cs="Arial"/>
          <w:color w:val="34302D"/>
          <w:kern w:val="0"/>
          <w:sz w:val="24"/>
          <w:szCs w:val="24"/>
        </w:rPr>
        <w:t> attribute must be specified on the lower, inherited, child definition. Specifying the </w:t>
      </w:r>
      <w:r w:rsidRPr="00BA0D5D">
        <w:rPr>
          <w:rFonts w:ascii="Consolas" w:eastAsia="宋体" w:hAnsi="Consolas" w:cs="宋体"/>
          <w:color w:val="34302D"/>
          <w:kern w:val="0"/>
          <w:sz w:val="23"/>
          <w:szCs w:val="23"/>
          <w:shd w:val="clear" w:color="auto" w:fill="F7F7F8"/>
        </w:rPr>
        <w:t>merge</w:t>
      </w:r>
      <w:r w:rsidRPr="00BA0D5D">
        <w:rPr>
          <w:rFonts w:ascii="inherit" w:eastAsia="宋体" w:hAnsi="inherit" w:cs="Arial"/>
          <w:color w:val="34302D"/>
          <w:kern w:val="0"/>
          <w:sz w:val="24"/>
          <w:szCs w:val="24"/>
        </w:rPr>
        <w:t> attribute on a parent collection definition is redundant and does not result in the desired merging.</w:t>
      </w:r>
    </w:p>
    <w:p w:rsidR="006F2DAF" w:rsidRDefault="006F2DAF" w:rsidP="006F2DAF">
      <w:pPr>
        <w:pStyle w:val="6"/>
        <w:shd w:val="clear" w:color="auto" w:fill="FFFFFF"/>
        <w:spacing w:before="240" w:beforeAutospacing="0" w:after="120" w:afterAutospacing="0"/>
        <w:rPr>
          <w:rFonts w:ascii="Arial" w:hAnsi="Arial" w:cs="Arial"/>
          <w:b w:val="0"/>
          <w:bCs w:val="0"/>
          <w:color w:val="34302D"/>
          <w:sz w:val="24"/>
          <w:szCs w:val="24"/>
        </w:rPr>
      </w:pPr>
      <w:r>
        <w:rPr>
          <w:rFonts w:ascii="Arial" w:hAnsi="Arial" w:cs="Arial"/>
          <w:b w:val="0"/>
          <w:bCs w:val="0"/>
          <w:color w:val="34302D"/>
          <w:sz w:val="24"/>
          <w:szCs w:val="24"/>
        </w:rPr>
        <w:t>收集合并的局限性</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您无法合并不同的集合类型（例如</w:t>
      </w:r>
      <w:r>
        <w:rPr>
          <w:rFonts w:ascii="inherit" w:hAnsi="inherit" w:cs="Arial"/>
          <w:color w:val="34302D"/>
        </w:rPr>
        <w:t>a </w:t>
      </w:r>
      <w:r>
        <w:rPr>
          <w:rStyle w:val="HTML"/>
          <w:rFonts w:ascii="Consolas" w:hAnsi="Consolas"/>
          <w:color w:val="34302D"/>
          <w:sz w:val="23"/>
          <w:szCs w:val="23"/>
          <w:shd w:val="clear" w:color="auto" w:fill="F7F7F8"/>
        </w:rPr>
        <w:t>Map</w:t>
      </w:r>
      <w:r>
        <w:rPr>
          <w:rFonts w:ascii="inherit" w:hAnsi="inherit" w:cs="Arial"/>
          <w:color w:val="34302D"/>
        </w:rPr>
        <w:t>和</w:t>
      </w:r>
      <w:r>
        <w:rPr>
          <w:rFonts w:ascii="inherit" w:hAnsi="inherit" w:cs="Arial"/>
          <w:color w:val="34302D"/>
        </w:rPr>
        <w:t>a </w:t>
      </w:r>
      <w:r>
        <w:rPr>
          <w:rStyle w:val="HTML"/>
          <w:rFonts w:ascii="Consolas" w:hAnsi="Consolas"/>
          <w:color w:val="34302D"/>
          <w:sz w:val="23"/>
          <w:szCs w:val="23"/>
          <w:shd w:val="clear" w:color="auto" w:fill="F7F7F8"/>
        </w:rPr>
        <w:t>List</w:t>
      </w:r>
      <w:r>
        <w:rPr>
          <w:rFonts w:ascii="inherit" w:hAnsi="inherit" w:cs="Arial"/>
          <w:color w:val="34302D"/>
        </w:rPr>
        <w:t>）。如果您尝试这样做，</w:t>
      </w:r>
      <w:r>
        <w:rPr>
          <w:rStyle w:val="HTML"/>
          <w:rFonts w:ascii="Consolas" w:hAnsi="Consolas"/>
          <w:color w:val="34302D"/>
          <w:sz w:val="23"/>
          <w:szCs w:val="23"/>
          <w:shd w:val="clear" w:color="auto" w:fill="F7F7F8"/>
        </w:rPr>
        <w:t>Exception</w:t>
      </w:r>
      <w:r>
        <w:rPr>
          <w:rFonts w:ascii="inherit" w:hAnsi="inherit" w:cs="Arial"/>
          <w:color w:val="34302D"/>
        </w:rPr>
        <w:t>则会引发相应的操作。</w:t>
      </w:r>
      <w:r>
        <w:rPr>
          <w:rStyle w:val="HTML"/>
          <w:rFonts w:ascii="Consolas" w:hAnsi="Consolas"/>
          <w:color w:val="34302D"/>
          <w:sz w:val="23"/>
          <w:szCs w:val="23"/>
          <w:shd w:val="clear" w:color="auto" w:fill="F7F7F8"/>
        </w:rPr>
        <w:t>merge</w:t>
      </w:r>
      <w:r>
        <w:rPr>
          <w:rFonts w:ascii="inherit" w:hAnsi="inherit" w:cs="Arial"/>
          <w:color w:val="34302D"/>
        </w:rPr>
        <w:t>必须在较低的继承子定义上指定该属性。</w:t>
      </w:r>
      <w:r>
        <w:rPr>
          <w:rStyle w:val="HTML"/>
          <w:rFonts w:ascii="Consolas" w:hAnsi="Consolas"/>
          <w:color w:val="34302D"/>
          <w:sz w:val="23"/>
          <w:szCs w:val="23"/>
          <w:shd w:val="clear" w:color="auto" w:fill="F7F7F8"/>
        </w:rPr>
        <w:t>merge</w:t>
      </w:r>
      <w:r>
        <w:rPr>
          <w:rFonts w:ascii="inherit" w:hAnsi="inherit" w:cs="Arial"/>
          <w:color w:val="34302D"/>
        </w:rPr>
        <w:t>在父集合定义上指定属性是多余的，并且不会导致所需的合并。</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Strongly-typed collection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the introduction of generic types in Java 5, you can use strongly typed collections. That is, it is possible to declare 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type such that it can only contain (for example)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elements. If you use Spring to dependency-inject a strongly-typed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into a bean, you can take advantage of Spring’s type-conversion support such that the elements of your strongly-typed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instances are converted to the appropriate type prior to being added to the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The following Java class and bean definition show how to do so:</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sidRPr="006F2DAF">
        <w:rPr>
          <w:rFonts w:ascii="inherit" w:hAnsi="inherit" w:cs="Arial"/>
          <w:color w:val="34302D"/>
        </w:rPr>
        <w:t>强烈的收藏品</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通过在</w:t>
      </w:r>
      <w:r>
        <w:rPr>
          <w:rFonts w:ascii="inherit" w:hAnsi="inherit" w:cs="Arial"/>
          <w:color w:val="34302D"/>
        </w:rPr>
        <w:t>Java 5</w:t>
      </w:r>
      <w:r>
        <w:rPr>
          <w:rFonts w:ascii="inherit" w:hAnsi="inherit" w:cs="Arial"/>
          <w:color w:val="34302D"/>
        </w:rPr>
        <w:t>中引入泛型类型，您可以使用强类型集合。也就是说，可以声明一种</w:t>
      </w:r>
      <w:r>
        <w:rPr>
          <w:rStyle w:val="HTML"/>
          <w:rFonts w:ascii="Consolas" w:hAnsi="Consolas"/>
          <w:color w:val="34302D"/>
          <w:sz w:val="23"/>
          <w:szCs w:val="23"/>
          <w:shd w:val="clear" w:color="auto" w:fill="F7F7F8"/>
        </w:rPr>
        <w:t>Collection</w:t>
      </w:r>
      <w:r>
        <w:rPr>
          <w:rFonts w:ascii="inherit" w:hAnsi="inherit" w:cs="Arial"/>
          <w:color w:val="34302D"/>
        </w:rPr>
        <w:t>类型，使得它只能包含（例如）</w:t>
      </w:r>
      <w:r>
        <w:rPr>
          <w:rStyle w:val="HTML"/>
          <w:rFonts w:ascii="Consolas" w:hAnsi="Consolas"/>
          <w:color w:val="34302D"/>
          <w:sz w:val="23"/>
          <w:szCs w:val="23"/>
          <w:shd w:val="clear" w:color="auto" w:fill="F7F7F8"/>
        </w:rPr>
        <w:t>String</w:t>
      </w:r>
      <w:r>
        <w:rPr>
          <w:rFonts w:ascii="inherit" w:hAnsi="inherit" w:cs="Arial"/>
          <w:color w:val="34302D"/>
        </w:rPr>
        <w:t>元素。如果使用</w:t>
      </w:r>
      <w:r>
        <w:rPr>
          <w:rFonts w:ascii="inherit" w:hAnsi="inherit" w:cs="Arial"/>
          <w:color w:val="34302D"/>
        </w:rPr>
        <w:t>Spring</w:t>
      </w:r>
      <w:r>
        <w:rPr>
          <w:rFonts w:ascii="inherit" w:hAnsi="inherit" w:cs="Arial"/>
          <w:color w:val="34302D"/>
        </w:rPr>
        <w:t>将强类型依赖注入</w:t>
      </w:r>
      <w:r>
        <w:rPr>
          <w:rStyle w:val="HTML"/>
          <w:rFonts w:ascii="Consolas" w:hAnsi="Consolas"/>
          <w:color w:val="34302D"/>
          <w:sz w:val="23"/>
          <w:szCs w:val="23"/>
          <w:shd w:val="clear" w:color="auto" w:fill="F7F7F8"/>
        </w:rPr>
        <w:t>Collection</w:t>
      </w:r>
      <w:r>
        <w:rPr>
          <w:rFonts w:ascii="inherit" w:hAnsi="inherit" w:cs="Arial"/>
          <w:color w:val="34302D"/>
        </w:rPr>
        <w:t>到</w:t>
      </w:r>
      <w:r>
        <w:rPr>
          <w:rFonts w:ascii="inherit" w:hAnsi="inherit" w:cs="Arial"/>
          <w:color w:val="34302D"/>
        </w:rPr>
        <w:t>bean</w:t>
      </w:r>
      <w:r>
        <w:rPr>
          <w:rFonts w:ascii="inherit" w:hAnsi="inherit" w:cs="Arial"/>
          <w:color w:val="34302D"/>
        </w:rPr>
        <w:t>中，则可以利用</w:t>
      </w:r>
      <w:r>
        <w:rPr>
          <w:rFonts w:ascii="inherit" w:hAnsi="inherit" w:cs="Arial"/>
          <w:color w:val="34302D"/>
        </w:rPr>
        <w:t>Spring</w:t>
      </w:r>
      <w:r>
        <w:rPr>
          <w:rFonts w:ascii="inherit" w:hAnsi="inherit" w:cs="Arial"/>
          <w:color w:val="34302D"/>
        </w:rPr>
        <w:t>的类型转换支持，以便强类型</w:t>
      </w:r>
      <w:r>
        <w:rPr>
          <w:rStyle w:val="HTML"/>
          <w:rFonts w:ascii="Consolas" w:hAnsi="Consolas"/>
          <w:color w:val="34302D"/>
          <w:sz w:val="23"/>
          <w:szCs w:val="23"/>
          <w:shd w:val="clear" w:color="auto" w:fill="F7F7F8"/>
        </w:rPr>
        <w:t>Collection</w:t>
      </w:r>
      <w:r>
        <w:rPr>
          <w:rFonts w:ascii="inherit" w:hAnsi="inherit" w:cs="Arial"/>
          <w:color w:val="34302D"/>
        </w:rPr>
        <w:t> </w:t>
      </w:r>
      <w:r>
        <w:rPr>
          <w:rFonts w:ascii="inherit" w:hAnsi="inherit" w:cs="Arial"/>
          <w:color w:val="34302D"/>
        </w:rPr>
        <w:t>实例的元素在添加到之前转换为适当的类型</w:t>
      </w:r>
      <w:r>
        <w:rPr>
          <w:rStyle w:val="HTML"/>
          <w:rFonts w:ascii="Consolas" w:hAnsi="Consolas"/>
          <w:color w:val="34302D"/>
          <w:sz w:val="23"/>
          <w:szCs w:val="23"/>
          <w:shd w:val="clear" w:color="auto" w:fill="F7F7F8"/>
        </w:rPr>
        <w:t>Collection</w:t>
      </w:r>
      <w:r>
        <w:rPr>
          <w:rFonts w:ascii="inherit" w:hAnsi="inherit" w:cs="Arial"/>
          <w:color w:val="34302D"/>
        </w:rPr>
        <w:t>。以下</w:t>
      </w:r>
      <w:r>
        <w:rPr>
          <w:rFonts w:ascii="inherit" w:hAnsi="inherit" w:cs="Arial"/>
          <w:color w:val="34302D"/>
        </w:rPr>
        <w:t>Java</w:t>
      </w:r>
      <w:r>
        <w:rPr>
          <w:rFonts w:ascii="inherit" w:hAnsi="inherit" w:cs="Arial"/>
          <w:color w:val="34302D"/>
        </w:rPr>
        <w:t>类和</w:t>
      </w:r>
      <w:r>
        <w:rPr>
          <w:rFonts w:ascii="inherit" w:hAnsi="inherit" w:cs="Arial"/>
          <w:color w:val="34302D"/>
        </w:rPr>
        <w:t>bean</w:t>
      </w:r>
      <w:r>
        <w:rPr>
          <w:rFonts w:ascii="inherit" w:hAnsi="inherit" w:cs="Arial"/>
          <w:color w:val="34302D"/>
        </w:rPr>
        <w:t>定义显示了如何执行此操作：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SomeClass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Map&lt;String, Float&gt; accounts;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setAccounts(Map&lt;String, Float&gt; accounts)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.accounts = accounts;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"x.y.SomeClass"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"9.99"</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"two"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"2.75"</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"six"</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"3.99"</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the </w:t>
      </w:r>
      <w:r w:rsidRPr="00BA0D5D">
        <w:rPr>
          <w:rFonts w:ascii="Consolas" w:eastAsia="宋体" w:hAnsi="Consolas" w:cs="宋体"/>
          <w:color w:val="34302D"/>
          <w:kern w:val="0"/>
          <w:sz w:val="23"/>
          <w:szCs w:val="23"/>
          <w:shd w:val="clear" w:color="auto" w:fill="F7F7F8"/>
        </w:rPr>
        <w:t>accounts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bean is prepared for injection, the generics information about the element type of the strongly-typed </w:t>
      </w:r>
      <w:r w:rsidRPr="00BA0D5D">
        <w:rPr>
          <w:rFonts w:ascii="Consolas" w:eastAsia="宋体" w:hAnsi="Consolas" w:cs="宋体"/>
          <w:color w:val="34302D"/>
          <w:kern w:val="0"/>
          <w:sz w:val="23"/>
          <w:szCs w:val="23"/>
          <w:shd w:val="clear" w:color="auto" w:fill="F7F7F8"/>
        </w:rPr>
        <w:t>Map&lt;String, Float&gt;</w:t>
      </w:r>
      <w:r w:rsidRPr="00BA0D5D">
        <w:rPr>
          <w:rFonts w:ascii="inherit" w:eastAsia="宋体" w:hAnsi="inherit" w:cs="Arial"/>
          <w:color w:val="34302D"/>
          <w:kern w:val="0"/>
          <w:sz w:val="24"/>
          <w:szCs w:val="24"/>
        </w:rPr>
        <w:t> is available by reflection. Thus, Spring’s type conversion infrastructure recognizes the various value elements as being of type </w:t>
      </w:r>
      <w:r w:rsidRPr="00BA0D5D">
        <w:rPr>
          <w:rFonts w:ascii="Consolas" w:eastAsia="宋体" w:hAnsi="Consolas" w:cs="宋体"/>
          <w:color w:val="34302D"/>
          <w:kern w:val="0"/>
          <w:sz w:val="23"/>
          <w:szCs w:val="23"/>
          <w:shd w:val="clear" w:color="auto" w:fill="F7F7F8"/>
        </w:rPr>
        <w:t>Float</w:t>
      </w:r>
      <w:r w:rsidRPr="00BA0D5D">
        <w:rPr>
          <w:rFonts w:ascii="inherit" w:eastAsia="宋体" w:hAnsi="inherit" w:cs="Arial"/>
          <w:color w:val="34302D"/>
          <w:kern w:val="0"/>
          <w:sz w:val="24"/>
          <w:szCs w:val="24"/>
        </w:rPr>
        <w:t>, and the string values (</w:t>
      </w:r>
      <w:r w:rsidRPr="00BA0D5D">
        <w:rPr>
          <w:rFonts w:ascii="Consolas" w:eastAsia="宋体" w:hAnsi="Consolas" w:cs="宋体"/>
          <w:color w:val="34302D"/>
          <w:kern w:val="0"/>
          <w:sz w:val="23"/>
          <w:szCs w:val="23"/>
          <w:shd w:val="clear" w:color="auto" w:fill="F7F7F8"/>
        </w:rPr>
        <w:t>9.99, 2.75</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3.99</w:t>
      </w:r>
      <w:r w:rsidRPr="00BA0D5D">
        <w:rPr>
          <w:rFonts w:ascii="inherit" w:eastAsia="宋体" w:hAnsi="inherit" w:cs="Arial"/>
          <w:color w:val="34302D"/>
          <w:kern w:val="0"/>
          <w:sz w:val="24"/>
          <w:szCs w:val="24"/>
        </w:rPr>
        <w:t>) are converted into an actual </w:t>
      </w:r>
      <w:r w:rsidRPr="00BA0D5D">
        <w:rPr>
          <w:rFonts w:ascii="Consolas" w:eastAsia="宋体" w:hAnsi="Consolas" w:cs="宋体"/>
          <w:color w:val="34302D"/>
          <w:kern w:val="0"/>
          <w:sz w:val="23"/>
          <w:szCs w:val="23"/>
          <w:shd w:val="clear" w:color="auto" w:fill="F7F7F8"/>
        </w:rPr>
        <w:t>Float</w:t>
      </w:r>
      <w:r w:rsidRPr="00BA0D5D">
        <w:rPr>
          <w:rFonts w:ascii="inherit" w:eastAsia="宋体" w:hAnsi="inherit" w:cs="Arial"/>
          <w:color w:val="34302D"/>
          <w:kern w:val="0"/>
          <w:sz w:val="24"/>
          <w:szCs w:val="24"/>
        </w:rPr>
        <w:t>type.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当为注入准备</w:t>
      </w:r>
      <w:r>
        <w:rPr>
          <w:rFonts w:ascii="Arial" w:hAnsi="Arial" w:cs="Arial"/>
          <w:color w:val="34302D"/>
          <w:shd w:val="clear" w:color="auto" w:fill="FFFFFF"/>
        </w:rPr>
        <w:t>bean </w:t>
      </w:r>
      <w:r>
        <w:rPr>
          <w:rFonts w:ascii="Arial" w:hAnsi="Arial" w:cs="Arial"/>
          <w:color w:val="34302D"/>
          <w:shd w:val="clear" w:color="auto" w:fill="FFFFFF"/>
        </w:rPr>
        <w:t>的</w:t>
      </w:r>
      <w:r>
        <w:rPr>
          <w:rStyle w:val="HTML"/>
          <w:rFonts w:ascii="Consolas" w:hAnsi="Consolas"/>
          <w:sz w:val="23"/>
          <w:szCs w:val="23"/>
          <w:shd w:val="clear" w:color="auto" w:fill="F7F7F8"/>
        </w:rPr>
        <w:t>accounts</w:t>
      </w:r>
      <w:r>
        <w:rPr>
          <w:rFonts w:ascii="Arial" w:hAnsi="Arial" w:cs="Arial"/>
          <w:color w:val="34302D"/>
          <w:shd w:val="clear" w:color="auto" w:fill="FFFFFF"/>
        </w:rPr>
        <w:t>属性时，通过反射可获得</w:t>
      </w:r>
      <w:r>
        <w:rPr>
          <w:rStyle w:val="HTML"/>
          <w:rFonts w:ascii="Consolas" w:hAnsi="Consolas"/>
          <w:sz w:val="23"/>
          <w:szCs w:val="23"/>
          <w:shd w:val="clear" w:color="auto" w:fill="F7F7F8"/>
        </w:rPr>
        <w:t>something</w:t>
      </w:r>
      <w:r>
        <w:rPr>
          <w:rFonts w:ascii="Arial" w:hAnsi="Arial" w:cs="Arial"/>
          <w:color w:val="34302D"/>
          <w:shd w:val="clear" w:color="auto" w:fill="FFFFFF"/>
        </w:rPr>
        <w:t>关于强类型的元素类型的泛型信息</w:t>
      </w:r>
      <w:r>
        <w:rPr>
          <w:rStyle w:val="HTML"/>
          <w:rFonts w:ascii="Consolas" w:hAnsi="Consolas"/>
          <w:sz w:val="23"/>
          <w:szCs w:val="23"/>
          <w:shd w:val="clear" w:color="auto" w:fill="F7F7F8"/>
        </w:rPr>
        <w:t>Map&lt;String, Float&gt;</w:t>
      </w:r>
      <w:r>
        <w:rPr>
          <w:rFonts w:ascii="Arial" w:hAnsi="Arial" w:cs="Arial"/>
          <w:color w:val="34302D"/>
          <w:shd w:val="clear" w:color="auto" w:fill="FFFFFF"/>
        </w:rPr>
        <w:t>。因此，</w:t>
      </w:r>
      <w:r>
        <w:rPr>
          <w:rFonts w:ascii="Arial" w:hAnsi="Arial" w:cs="Arial"/>
          <w:color w:val="34302D"/>
          <w:shd w:val="clear" w:color="auto" w:fill="FFFFFF"/>
        </w:rPr>
        <w:t>Spring</w:t>
      </w:r>
      <w:r>
        <w:rPr>
          <w:rFonts w:ascii="Arial" w:hAnsi="Arial" w:cs="Arial"/>
          <w:color w:val="34302D"/>
          <w:shd w:val="clear" w:color="auto" w:fill="FFFFFF"/>
        </w:rPr>
        <w:t>的类型转换基础结构将各种值元素识别为类型</w:t>
      </w:r>
      <w:r>
        <w:rPr>
          <w:rStyle w:val="HTML"/>
          <w:rFonts w:ascii="Consolas" w:hAnsi="Consolas"/>
          <w:sz w:val="23"/>
          <w:szCs w:val="23"/>
          <w:shd w:val="clear" w:color="auto" w:fill="F7F7F8"/>
        </w:rPr>
        <w:t>Float</w:t>
      </w:r>
      <w:r>
        <w:rPr>
          <w:rFonts w:ascii="Arial" w:hAnsi="Arial" w:cs="Arial"/>
          <w:color w:val="34302D"/>
          <w:shd w:val="clear" w:color="auto" w:fill="FFFFFF"/>
        </w:rPr>
        <w:t>，并将字符串值（</w:t>
      </w:r>
      <w:r>
        <w:rPr>
          <w:rStyle w:val="HTML"/>
          <w:rFonts w:ascii="Consolas" w:hAnsi="Consolas"/>
          <w:sz w:val="23"/>
          <w:szCs w:val="23"/>
          <w:shd w:val="clear" w:color="auto" w:fill="F7F7F8"/>
        </w:rPr>
        <w:t>9.99, 2.75</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3.99</w:t>
      </w:r>
      <w:r>
        <w:rPr>
          <w:rFonts w:ascii="Arial" w:hAnsi="Arial" w:cs="Arial"/>
          <w:color w:val="34302D"/>
          <w:shd w:val="clear" w:color="auto" w:fill="FFFFFF"/>
        </w:rPr>
        <w:t>）转换为实际</w:t>
      </w:r>
      <w:r>
        <w:rPr>
          <w:rStyle w:val="HTML"/>
          <w:rFonts w:ascii="Consolas" w:hAnsi="Consolas"/>
          <w:sz w:val="23"/>
          <w:szCs w:val="23"/>
          <w:shd w:val="clear" w:color="auto" w:fill="F7F7F8"/>
        </w:rPr>
        <w:t>Float</w:t>
      </w:r>
      <w:r>
        <w:rPr>
          <w:rFonts w:ascii="Arial" w:hAnsi="Arial" w:cs="Arial"/>
          <w:color w:val="34302D"/>
          <w:shd w:val="clear" w:color="auto" w:fill="FFFFFF"/>
        </w:rPr>
        <w:t>类型。</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Null and Empty String Values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treats empty arguments for properties and the like as empty </w:t>
      </w:r>
      <w:r w:rsidRPr="00BA0D5D">
        <w:rPr>
          <w:rFonts w:ascii="Consolas" w:eastAsia="宋体" w:hAnsi="Consolas" w:cs="宋体"/>
          <w:color w:val="34302D"/>
          <w:kern w:val="0"/>
          <w:sz w:val="23"/>
          <w:szCs w:val="23"/>
          <w:shd w:val="clear" w:color="auto" w:fill="F7F7F8"/>
        </w:rPr>
        <w:t>Strings</w:t>
      </w:r>
      <w:r w:rsidRPr="00BA0D5D">
        <w:rPr>
          <w:rFonts w:ascii="inherit" w:eastAsia="宋体" w:hAnsi="inherit" w:cs="Arial"/>
          <w:color w:val="34302D"/>
          <w:kern w:val="0"/>
          <w:sz w:val="24"/>
          <w:szCs w:val="24"/>
        </w:rPr>
        <w:t>. The following XML-based configuration metadata snippet sets the </w:t>
      </w:r>
      <w:r w:rsidRPr="00BA0D5D">
        <w:rPr>
          <w:rFonts w:ascii="Consolas" w:eastAsia="宋体" w:hAnsi="Consolas" w:cs="宋体"/>
          <w:color w:val="34302D"/>
          <w:kern w:val="0"/>
          <w:sz w:val="23"/>
          <w:szCs w:val="23"/>
          <w:shd w:val="clear" w:color="auto" w:fill="F7F7F8"/>
        </w:rPr>
        <w:t>email</w:t>
      </w:r>
      <w:r w:rsidRPr="00BA0D5D">
        <w:rPr>
          <w:rFonts w:ascii="inherit" w:eastAsia="宋体" w:hAnsi="inherit" w:cs="Arial"/>
          <w:color w:val="34302D"/>
          <w:kern w:val="0"/>
          <w:sz w:val="24"/>
          <w:szCs w:val="24"/>
        </w:rPr>
        <w:t> property to the empty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value ("").</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将属性等的空参数视为空</w:t>
      </w:r>
      <w:r>
        <w:rPr>
          <w:rStyle w:val="HTML"/>
          <w:rFonts w:ascii="Consolas" w:hAnsi="Consolas"/>
          <w:sz w:val="23"/>
          <w:szCs w:val="23"/>
          <w:shd w:val="clear" w:color="auto" w:fill="F7F7F8"/>
        </w:rPr>
        <w:t>Strings</w:t>
      </w:r>
      <w:r>
        <w:rPr>
          <w:rFonts w:ascii="Arial" w:hAnsi="Arial" w:cs="Arial"/>
          <w:color w:val="34302D"/>
          <w:shd w:val="clear" w:color="auto" w:fill="FFFFFF"/>
        </w:rPr>
        <w:t>。以下基于</w:t>
      </w:r>
      <w:r>
        <w:rPr>
          <w:rFonts w:ascii="Arial" w:hAnsi="Arial" w:cs="Arial"/>
          <w:color w:val="34302D"/>
          <w:shd w:val="clear" w:color="auto" w:fill="FFFFFF"/>
        </w:rPr>
        <w:t>XML</w:t>
      </w:r>
      <w:r>
        <w:rPr>
          <w:rFonts w:ascii="Arial" w:hAnsi="Arial" w:cs="Arial"/>
          <w:color w:val="34302D"/>
          <w:shd w:val="clear" w:color="auto" w:fill="FFFFFF"/>
        </w:rPr>
        <w:t>的配置元数据片段将</w:t>
      </w:r>
      <w:r>
        <w:rPr>
          <w:rStyle w:val="HTML"/>
          <w:rFonts w:ascii="Consolas" w:hAnsi="Consolas"/>
          <w:sz w:val="23"/>
          <w:szCs w:val="23"/>
          <w:shd w:val="clear" w:color="auto" w:fill="F7F7F8"/>
        </w:rPr>
        <w:t>email</w:t>
      </w:r>
      <w:r>
        <w:rPr>
          <w:rFonts w:ascii="Arial" w:hAnsi="Arial" w:cs="Arial"/>
          <w:color w:val="34302D"/>
          <w:shd w:val="clear" w:color="auto" w:fill="FFFFFF"/>
        </w:rPr>
        <w:t>属性设置为空</w:t>
      </w:r>
      <w:r>
        <w:rPr>
          <w:rFonts w:ascii="Arial" w:hAnsi="Arial" w:cs="Arial"/>
          <w:color w:val="34302D"/>
          <w:shd w:val="clear" w:color="auto" w:fill="FFFFFF"/>
        </w:rPr>
        <w:t> </w:t>
      </w:r>
      <w:r>
        <w:rPr>
          <w:rStyle w:val="HTML"/>
          <w:rFonts w:ascii="Consolas" w:hAnsi="Consolas"/>
          <w:sz w:val="23"/>
          <w:szCs w:val="23"/>
          <w:shd w:val="clear" w:color="auto" w:fill="F7F7F8"/>
        </w:rPr>
        <w:t>String</w:t>
      </w:r>
      <w:r>
        <w:rPr>
          <w:rFonts w:ascii="Arial" w:hAnsi="Arial" w:cs="Arial"/>
          <w:color w:val="34302D"/>
          <w:shd w:val="clear" w:color="auto" w:fill="FFFFFF"/>
        </w:rPr>
        <w:t>值（</w:t>
      </w:r>
      <w:r>
        <w:rPr>
          <w:rFonts w:ascii="Arial" w:hAnsi="Arial" w:cs="Arial"/>
          <w:color w:val="34302D"/>
          <w:shd w:val="clear" w:color="auto" w:fill="FFFFFF"/>
        </w:rPr>
        <w:t>“”</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is equivalent to the following Java code: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上面的示例等效于以下</w:t>
      </w:r>
      <w:r>
        <w:rPr>
          <w:rFonts w:ascii="Arial" w:hAnsi="Arial" w:cs="Arial"/>
          <w:color w:val="34302D"/>
          <w:shd w:val="clear" w:color="auto" w:fill="FFFFFF"/>
        </w:rPr>
        <w:t>Java</w:t>
      </w:r>
      <w:r>
        <w:rPr>
          <w:rFonts w:ascii="Arial" w:hAnsi="Arial" w:cs="Arial"/>
          <w:color w:val="34302D"/>
          <w:shd w:val="clear" w:color="auto" w:fill="FFFFFF"/>
        </w:rPr>
        <w:t>代码：</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exampleBean.setEmail(</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&lt;null/&gt;</w:t>
      </w:r>
      <w:r w:rsidRPr="00BA0D5D">
        <w:rPr>
          <w:rFonts w:ascii="inherit" w:eastAsia="宋体" w:hAnsi="inherit" w:cs="Arial"/>
          <w:color w:val="34302D"/>
          <w:kern w:val="0"/>
          <w:sz w:val="24"/>
          <w:szCs w:val="24"/>
        </w:rPr>
        <w:t> element handles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values. The following listing shows an example: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&lt;null/&gt;</w:t>
      </w:r>
      <w:r>
        <w:rPr>
          <w:rFonts w:ascii="Arial" w:hAnsi="Arial" w:cs="Arial"/>
          <w:color w:val="34302D"/>
          <w:shd w:val="clear" w:color="auto" w:fill="FFFFFF"/>
        </w:rPr>
        <w:t>元素处理</w:t>
      </w:r>
      <w:r>
        <w:rPr>
          <w:rStyle w:val="HTML"/>
          <w:rFonts w:ascii="Consolas" w:hAnsi="Consolas"/>
          <w:sz w:val="23"/>
          <w:szCs w:val="23"/>
          <w:shd w:val="clear" w:color="auto" w:fill="F7F7F8"/>
        </w:rPr>
        <w:t>null</w:t>
      </w:r>
      <w:r>
        <w:rPr>
          <w:rFonts w:ascii="Arial" w:hAnsi="Arial" w:cs="Arial"/>
          <w:color w:val="34302D"/>
          <w:shd w:val="clear" w:color="auto" w:fill="FFFFFF"/>
        </w:rPr>
        <w:t>值。以下清单显示了一个示例：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&lt;null/&gt;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is equivalent to the following Java code: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上述配置等同于以下</w:t>
      </w:r>
      <w:r>
        <w:rPr>
          <w:rFonts w:ascii="Arial" w:hAnsi="Arial" w:cs="Arial"/>
          <w:color w:val="34302D"/>
          <w:shd w:val="clear" w:color="auto" w:fill="FFFFFF"/>
        </w:rPr>
        <w:t>Java</w:t>
      </w:r>
      <w:r>
        <w:rPr>
          <w:rFonts w:ascii="Arial" w:hAnsi="Arial" w:cs="Arial"/>
          <w:color w:val="34302D"/>
          <w:shd w:val="clear" w:color="auto" w:fill="FFFFFF"/>
        </w:rPr>
        <w:t>代码：</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exampleBean.setEmail(</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XML Shortcut with the p-namespace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p-namespace lets you use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element’s attributes (instead of nested </w:t>
      </w:r>
      <w:r w:rsidRPr="00BA0D5D">
        <w:rPr>
          <w:rFonts w:ascii="Consolas" w:eastAsia="宋体" w:hAnsi="Consolas" w:cs="宋体"/>
          <w:color w:val="34302D"/>
          <w:kern w:val="0"/>
          <w:sz w:val="23"/>
          <w:szCs w:val="23"/>
          <w:shd w:val="clear" w:color="auto" w:fill="F7F7F8"/>
        </w:rPr>
        <w:t>&lt;property/&gt;</w:t>
      </w:r>
      <w:r w:rsidRPr="00BA0D5D">
        <w:rPr>
          <w:rFonts w:ascii="inherit" w:eastAsia="宋体" w:hAnsi="inherit" w:cs="Arial"/>
          <w:color w:val="34302D"/>
          <w:kern w:val="0"/>
          <w:sz w:val="24"/>
          <w:szCs w:val="24"/>
        </w:rPr>
        <w:t> elements) to describe your property values collaborating beans, or both.</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sidRPr="006F2DAF">
        <w:rPr>
          <w:rFonts w:ascii="inherit" w:hAnsi="inherit" w:cs="Arial"/>
          <w:color w:val="34302D"/>
        </w:rPr>
        <w:t>带有</w:t>
      </w:r>
      <w:r w:rsidRPr="006F2DAF">
        <w:rPr>
          <w:rFonts w:ascii="inherit" w:hAnsi="inherit" w:cs="Arial"/>
          <w:color w:val="34302D"/>
        </w:rPr>
        <w:t>p</w:t>
      </w:r>
      <w:r w:rsidRPr="006F2DAF">
        <w:rPr>
          <w:rFonts w:ascii="inherit" w:hAnsi="inherit" w:cs="Arial"/>
          <w:color w:val="34302D"/>
        </w:rPr>
        <w:t>命名空间的</w:t>
      </w:r>
      <w:r w:rsidRPr="006F2DAF">
        <w:rPr>
          <w:rFonts w:ascii="inherit" w:hAnsi="inherit" w:cs="Arial"/>
          <w:color w:val="34302D"/>
        </w:rPr>
        <w:t>XML</w:t>
      </w:r>
      <w:r w:rsidRPr="006F2DAF">
        <w:rPr>
          <w:rFonts w:ascii="inherit" w:hAnsi="inherit" w:cs="Arial"/>
          <w:color w:val="34302D"/>
        </w:rPr>
        <w:t>快捷方式</w:t>
      </w:r>
    </w:p>
    <w:p w:rsidR="006F2DAF" w:rsidRPr="006F2DAF" w:rsidRDefault="006F2DAF" w:rsidP="006F2DA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p-namespace</w:t>
      </w:r>
      <w:r>
        <w:rPr>
          <w:rFonts w:ascii="inherit" w:hAnsi="inherit" w:cs="Arial"/>
          <w:color w:val="34302D"/>
        </w:rPr>
        <w:t>允许您使用</w:t>
      </w:r>
      <w:r>
        <w:rPr>
          <w:rStyle w:val="HTML"/>
          <w:rFonts w:ascii="Consolas" w:hAnsi="Consolas"/>
          <w:color w:val="34302D"/>
          <w:sz w:val="23"/>
          <w:szCs w:val="23"/>
          <w:shd w:val="clear" w:color="auto" w:fill="F7F7F8"/>
        </w:rPr>
        <w:t>bean</w:t>
      </w:r>
      <w:r>
        <w:rPr>
          <w:rFonts w:ascii="inherit" w:hAnsi="inherit" w:cs="Arial"/>
          <w:color w:val="34302D"/>
        </w:rPr>
        <w:t>元素的属性（而不是嵌套</w:t>
      </w:r>
      <w:r>
        <w:rPr>
          <w:rFonts w:ascii="inherit" w:hAnsi="inherit" w:cs="Arial"/>
          <w:color w:val="34302D"/>
        </w:rPr>
        <w:t> </w:t>
      </w:r>
      <w:r>
        <w:rPr>
          <w:rStyle w:val="HTML"/>
          <w:rFonts w:ascii="Consolas" w:hAnsi="Consolas"/>
          <w:color w:val="34302D"/>
          <w:sz w:val="23"/>
          <w:szCs w:val="23"/>
          <w:shd w:val="clear" w:color="auto" w:fill="F7F7F8"/>
        </w:rPr>
        <w:t>&lt;property/&gt;</w:t>
      </w:r>
      <w:r>
        <w:rPr>
          <w:rFonts w:ascii="inherit" w:hAnsi="inherit" w:cs="Arial"/>
          <w:color w:val="34302D"/>
        </w:rPr>
        <w:t>元素）来描述属性值协作</w:t>
      </w:r>
      <w:r>
        <w:rPr>
          <w:rFonts w:ascii="inherit" w:hAnsi="inherit" w:cs="Arial"/>
          <w:color w:val="34302D"/>
        </w:rPr>
        <w:t>bean</w:t>
      </w:r>
      <w:r>
        <w:rPr>
          <w:rFonts w:ascii="inherit" w:hAnsi="inherit" w:cs="Arial"/>
          <w:color w:val="34302D"/>
        </w:rPr>
        <w:t>，或两者。</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supports extensible configuration formats </w:t>
      </w:r>
      <w:hyperlink r:id="rId103" w:anchor="xsd-schemas" w:history="1">
        <w:r w:rsidRPr="00BA0D5D">
          <w:rPr>
            <w:rFonts w:ascii="inherit" w:eastAsia="宋体" w:hAnsi="inherit" w:cs="Arial"/>
            <w:color w:val="548E2E"/>
            <w:kern w:val="0"/>
            <w:sz w:val="24"/>
            <w:szCs w:val="24"/>
            <w:u w:val="single"/>
          </w:rPr>
          <w:t>with namespaces</w:t>
        </w:r>
      </w:hyperlink>
      <w:r w:rsidRPr="00BA0D5D">
        <w:rPr>
          <w:rFonts w:ascii="inherit" w:eastAsia="宋体" w:hAnsi="inherit" w:cs="Arial"/>
          <w:color w:val="34302D"/>
          <w:kern w:val="0"/>
          <w:sz w:val="24"/>
          <w:szCs w:val="24"/>
        </w:rPr>
        <w:t>, which are based on an XML Schema definition. The </w:t>
      </w:r>
      <w:r w:rsidRPr="00BA0D5D">
        <w:rPr>
          <w:rFonts w:ascii="Consolas" w:eastAsia="宋体" w:hAnsi="Consolas" w:cs="宋体"/>
          <w:color w:val="34302D"/>
          <w:kern w:val="0"/>
          <w:sz w:val="23"/>
          <w:szCs w:val="23"/>
          <w:shd w:val="clear" w:color="auto" w:fill="F7F7F8"/>
        </w:rPr>
        <w:t>beans</w:t>
      </w:r>
      <w:r w:rsidRPr="00BA0D5D">
        <w:rPr>
          <w:rFonts w:ascii="inherit" w:eastAsia="宋体" w:hAnsi="inherit" w:cs="Arial"/>
          <w:color w:val="34302D"/>
          <w:kern w:val="0"/>
          <w:sz w:val="24"/>
          <w:szCs w:val="24"/>
        </w:rPr>
        <w:t>configuration format discussed in this chapter is defined in an XML Schema document. However, the p-namespace is not defined in an XSD file and exists only in the core of Spring.</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支持</w:t>
      </w:r>
      <w:hyperlink r:id="rId104" w:anchor="xsd-schemas" w:history="1">
        <w:r>
          <w:rPr>
            <w:rStyle w:val="a4"/>
            <w:rFonts w:ascii="Arial" w:hAnsi="Arial" w:cs="Arial"/>
            <w:color w:val="548E2E"/>
            <w:shd w:val="clear" w:color="auto" w:fill="FFFFFF"/>
          </w:rPr>
          <w:t>具有命名空间的</w:t>
        </w:r>
      </w:hyperlink>
      <w:r>
        <w:rPr>
          <w:rFonts w:ascii="Arial" w:hAnsi="Arial" w:cs="Arial"/>
          <w:color w:val="34302D"/>
          <w:shd w:val="clear" w:color="auto" w:fill="FFFFFF"/>
        </w:rPr>
        <w:t>可扩展配置格式，这些</w:t>
      </w:r>
      <w:hyperlink r:id="rId105" w:anchor="xsd-schemas" w:history="1">
        <w:r>
          <w:rPr>
            <w:rStyle w:val="a4"/>
            <w:rFonts w:ascii="Arial" w:hAnsi="Arial" w:cs="Arial"/>
            <w:color w:val="548E2E"/>
            <w:shd w:val="clear" w:color="auto" w:fill="FFFFFF"/>
          </w:rPr>
          <w:t>命名空间</w:t>
        </w:r>
      </w:hyperlink>
      <w:r>
        <w:rPr>
          <w:rFonts w:ascii="Arial" w:hAnsi="Arial" w:cs="Arial"/>
          <w:color w:val="34302D"/>
          <w:shd w:val="clear" w:color="auto" w:fill="FFFFFF"/>
        </w:rPr>
        <w:t>基于</w:t>
      </w:r>
      <w:r>
        <w:rPr>
          <w:rFonts w:ascii="Arial" w:hAnsi="Arial" w:cs="Arial"/>
          <w:color w:val="34302D"/>
          <w:shd w:val="clear" w:color="auto" w:fill="FFFFFF"/>
        </w:rPr>
        <w:t>XML Schema</w:t>
      </w:r>
      <w:r>
        <w:rPr>
          <w:rFonts w:ascii="Arial" w:hAnsi="Arial" w:cs="Arial"/>
          <w:color w:val="34302D"/>
          <w:shd w:val="clear" w:color="auto" w:fill="FFFFFF"/>
        </w:rPr>
        <w:t>定义。</w:t>
      </w:r>
      <w:r>
        <w:rPr>
          <w:rStyle w:val="HTML"/>
          <w:rFonts w:ascii="Consolas" w:hAnsi="Consolas"/>
          <w:sz w:val="23"/>
          <w:szCs w:val="23"/>
          <w:shd w:val="clear" w:color="auto" w:fill="F7F7F8"/>
        </w:rPr>
        <w:t>beans</w:t>
      </w:r>
      <w:r>
        <w:rPr>
          <w:rFonts w:ascii="Arial" w:hAnsi="Arial" w:cs="Arial"/>
          <w:color w:val="34302D"/>
          <w:shd w:val="clear" w:color="auto" w:fill="FFFFFF"/>
        </w:rPr>
        <w:t>本章中讨论的配置格式在</w:t>
      </w:r>
      <w:r>
        <w:rPr>
          <w:rFonts w:ascii="Arial" w:hAnsi="Arial" w:cs="Arial"/>
          <w:color w:val="34302D"/>
          <w:shd w:val="clear" w:color="auto" w:fill="FFFFFF"/>
        </w:rPr>
        <w:t>XML Schema</w:t>
      </w:r>
      <w:r>
        <w:rPr>
          <w:rFonts w:ascii="Arial" w:hAnsi="Arial" w:cs="Arial"/>
          <w:color w:val="34302D"/>
          <w:shd w:val="clear" w:color="auto" w:fill="FFFFFF"/>
        </w:rPr>
        <w:t>文档中定义。但是，</w:t>
      </w:r>
      <w:r>
        <w:rPr>
          <w:rFonts w:ascii="Arial" w:hAnsi="Arial" w:cs="Arial"/>
          <w:color w:val="34302D"/>
          <w:shd w:val="clear" w:color="auto" w:fill="FFFFFF"/>
        </w:rPr>
        <w:t>p-namespace</w:t>
      </w:r>
      <w:r>
        <w:rPr>
          <w:rFonts w:ascii="Arial" w:hAnsi="Arial" w:cs="Arial"/>
          <w:color w:val="34302D"/>
          <w:shd w:val="clear" w:color="auto" w:fill="FFFFFF"/>
        </w:rPr>
        <w:t>未在</w:t>
      </w:r>
      <w:r>
        <w:rPr>
          <w:rFonts w:ascii="Arial" w:hAnsi="Arial" w:cs="Arial"/>
          <w:color w:val="34302D"/>
          <w:shd w:val="clear" w:color="auto" w:fill="FFFFFF"/>
        </w:rPr>
        <w:t>XSD</w:t>
      </w:r>
      <w:r>
        <w:rPr>
          <w:rFonts w:ascii="Arial" w:hAnsi="Arial" w:cs="Arial"/>
          <w:color w:val="34302D"/>
          <w:shd w:val="clear" w:color="auto" w:fill="FFFFFF"/>
        </w:rPr>
        <w:t>文件中定义，仅存在于</w:t>
      </w:r>
      <w:r>
        <w:rPr>
          <w:rFonts w:ascii="Arial" w:hAnsi="Arial" w:cs="Arial"/>
          <w:color w:val="34302D"/>
          <w:shd w:val="clear" w:color="auto" w:fill="FFFFFF"/>
        </w:rPr>
        <w:t>Spring</w:t>
      </w:r>
      <w:r>
        <w:rPr>
          <w:rFonts w:ascii="Arial" w:hAnsi="Arial" w:cs="Arial"/>
          <w:color w:val="34302D"/>
          <w:shd w:val="clear" w:color="auto" w:fill="FFFFFF"/>
        </w:rPr>
        <w:t>的核心中。</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two XML snippets (the first uses standard XML format and the second uses the p-namespace) that resolve to the same result:</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以下示例显示了两个</w:t>
      </w:r>
      <w:r>
        <w:rPr>
          <w:rFonts w:ascii="Arial" w:hAnsi="Arial" w:cs="Arial"/>
          <w:color w:val="34302D"/>
          <w:shd w:val="clear" w:color="auto" w:fill="FFFFFF"/>
        </w:rPr>
        <w:t>XML</w:t>
      </w:r>
      <w:r>
        <w:rPr>
          <w:rFonts w:ascii="Arial" w:hAnsi="Arial" w:cs="Arial"/>
          <w:color w:val="34302D"/>
          <w:shd w:val="clear" w:color="auto" w:fill="FFFFFF"/>
        </w:rPr>
        <w:t>片段（第一个使用标准</w:t>
      </w:r>
      <w:r>
        <w:rPr>
          <w:rFonts w:ascii="Arial" w:hAnsi="Arial" w:cs="Arial"/>
          <w:color w:val="34302D"/>
          <w:shd w:val="clear" w:color="auto" w:fill="FFFFFF"/>
        </w:rPr>
        <w:t>XML</w:t>
      </w:r>
      <w:r>
        <w:rPr>
          <w:rFonts w:ascii="Arial" w:hAnsi="Arial" w:cs="Arial"/>
          <w:color w:val="34302D"/>
          <w:shd w:val="clear" w:color="auto" w:fill="FFFFFF"/>
        </w:rPr>
        <w:t>格式，第二个使用</w:t>
      </w:r>
      <w:r>
        <w:rPr>
          <w:rFonts w:ascii="Arial" w:hAnsi="Arial" w:cs="Arial"/>
          <w:color w:val="34302D"/>
          <w:shd w:val="clear" w:color="auto" w:fill="FFFFFF"/>
        </w:rPr>
        <w:t>p</w:t>
      </w:r>
      <w:r>
        <w:rPr>
          <w:rFonts w:ascii="Arial" w:hAnsi="Arial" w:cs="Arial"/>
          <w:color w:val="34302D"/>
          <w:shd w:val="clear" w:color="auto" w:fill="FFFFFF"/>
        </w:rPr>
        <w:t>命名空间）解析为相同的结果：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"someone@somewhere.com"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"p-namespace"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"com.example.ExampleBean"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p:email</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"someone@somewhere.com"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example shows an attribute in the p-namespace called </w:t>
      </w:r>
      <w:r w:rsidRPr="00BA0D5D">
        <w:rPr>
          <w:rFonts w:ascii="Consolas" w:eastAsia="宋体" w:hAnsi="Consolas" w:cs="宋体"/>
          <w:color w:val="34302D"/>
          <w:kern w:val="0"/>
          <w:sz w:val="23"/>
          <w:szCs w:val="23"/>
          <w:shd w:val="clear" w:color="auto" w:fill="F7F7F8"/>
        </w:rPr>
        <w:t>email</w:t>
      </w:r>
      <w:r w:rsidRPr="00BA0D5D">
        <w:rPr>
          <w:rFonts w:ascii="inherit" w:eastAsia="宋体" w:hAnsi="inherit" w:cs="Arial"/>
          <w:color w:val="34302D"/>
          <w:kern w:val="0"/>
          <w:sz w:val="24"/>
          <w:szCs w:val="24"/>
        </w:rPr>
        <w:t> in the bean definition. This tells Spring to include a property declaration. As previously mentioned, the p-namespace does not have a schema definition, so you can set the name of the attribute to the property name.</w:t>
      </w:r>
    </w:p>
    <w:p w:rsidR="006F2DAF" w:rsidRPr="00BA0D5D" w:rsidRDefault="006F2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该示例显示</w:t>
      </w:r>
      <w:r>
        <w:rPr>
          <w:rStyle w:val="HTML"/>
          <w:rFonts w:ascii="Consolas" w:hAnsi="Consolas"/>
          <w:sz w:val="23"/>
          <w:szCs w:val="23"/>
          <w:shd w:val="clear" w:color="auto" w:fill="F7F7F8"/>
        </w:rPr>
        <w:t>email</w:t>
      </w:r>
      <w:r>
        <w:rPr>
          <w:rFonts w:ascii="Arial" w:hAnsi="Arial" w:cs="Arial"/>
          <w:color w:val="34302D"/>
          <w:shd w:val="clear" w:color="auto" w:fill="FFFFFF"/>
        </w:rPr>
        <w:t>了</w:t>
      </w:r>
      <w:r>
        <w:rPr>
          <w:rFonts w:ascii="Arial" w:hAnsi="Arial" w:cs="Arial"/>
          <w:color w:val="34302D"/>
          <w:shd w:val="clear" w:color="auto" w:fill="FFFFFF"/>
        </w:rPr>
        <w:t>bean</w:t>
      </w:r>
      <w:r>
        <w:rPr>
          <w:rFonts w:ascii="Arial" w:hAnsi="Arial" w:cs="Arial"/>
          <w:color w:val="34302D"/>
          <w:shd w:val="clear" w:color="auto" w:fill="FFFFFF"/>
        </w:rPr>
        <w:t>定义中调用的</w:t>
      </w:r>
      <w:r>
        <w:rPr>
          <w:rFonts w:ascii="Arial" w:hAnsi="Arial" w:cs="Arial"/>
          <w:color w:val="34302D"/>
          <w:shd w:val="clear" w:color="auto" w:fill="FFFFFF"/>
        </w:rPr>
        <w:t>p</w:t>
      </w:r>
      <w:r>
        <w:rPr>
          <w:rFonts w:ascii="Arial" w:hAnsi="Arial" w:cs="Arial"/>
          <w:color w:val="34302D"/>
          <w:shd w:val="clear" w:color="auto" w:fill="FFFFFF"/>
        </w:rPr>
        <w:t>命名空间中的属性。这告诉</w:t>
      </w:r>
      <w:r>
        <w:rPr>
          <w:rFonts w:ascii="Arial" w:hAnsi="Arial" w:cs="Arial"/>
          <w:color w:val="34302D"/>
          <w:shd w:val="clear" w:color="auto" w:fill="FFFFFF"/>
        </w:rPr>
        <w:t>Spring</w:t>
      </w:r>
      <w:r>
        <w:rPr>
          <w:rFonts w:ascii="Arial" w:hAnsi="Arial" w:cs="Arial"/>
          <w:color w:val="34302D"/>
          <w:shd w:val="clear" w:color="auto" w:fill="FFFFFF"/>
        </w:rPr>
        <w:t>包含一个属性声明。如前所述，</w:t>
      </w:r>
      <w:r>
        <w:rPr>
          <w:rFonts w:ascii="Arial" w:hAnsi="Arial" w:cs="Arial"/>
          <w:color w:val="34302D"/>
          <w:shd w:val="clear" w:color="auto" w:fill="FFFFFF"/>
        </w:rPr>
        <w:t>p</w:t>
      </w:r>
      <w:r>
        <w:rPr>
          <w:rFonts w:ascii="Arial" w:hAnsi="Arial" w:cs="Arial"/>
          <w:color w:val="34302D"/>
          <w:shd w:val="clear" w:color="auto" w:fill="FFFFFF"/>
        </w:rPr>
        <w:t>命名空间没有架构定义，因此您可以将属性的名称设置为属性名称。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next example includes two more bean definitions that both have a reference to another bean: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下一个示例包括另外两个</w:t>
      </w:r>
      <w:r>
        <w:rPr>
          <w:rFonts w:ascii="Arial" w:hAnsi="Arial" w:cs="Arial"/>
          <w:color w:val="34302D"/>
          <w:shd w:val="clear" w:color="auto" w:fill="FFFFFF"/>
        </w:rPr>
        <w:t>bean</w:t>
      </w:r>
      <w:r>
        <w:rPr>
          <w:rFonts w:ascii="Arial" w:hAnsi="Arial" w:cs="Arial"/>
          <w:color w:val="34302D"/>
          <w:shd w:val="clear" w:color="auto" w:fill="FFFFFF"/>
        </w:rPr>
        <w:t>定义，它们都引用了另一个</w:t>
      </w:r>
      <w:r>
        <w:rPr>
          <w:rFonts w:ascii="Arial" w:hAnsi="Arial" w:cs="Arial"/>
          <w:color w:val="34302D"/>
          <w:shd w:val="clear" w:color="auto" w:fill="FFFFFF"/>
        </w:rPr>
        <w:t>bean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"john-classic"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"John Doe"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"jane"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"john-modern"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"com.example.Person"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"John Doe"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p:spouse-ref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"jane"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"com.example.Person"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"Jane Doe"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example includes not only a property value using the p-namespace but also uses a special format to declare property references. Whereas the first bean definition uses </w:t>
      </w:r>
      <w:r w:rsidRPr="00BA0D5D">
        <w:rPr>
          <w:rFonts w:ascii="Consolas" w:eastAsia="宋体" w:hAnsi="Consolas" w:cs="宋体"/>
          <w:color w:val="34302D"/>
          <w:kern w:val="0"/>
          <w:sz w:val="23"/>
          <w:szCs w:val="23"/>
          <w:shd w:val="clear" w:color="auto" w:fill="F7F7F8"/>
        </w:rPr>
        <w:t>&lt;property name="spouse" ref="jane"/&gt;</w:t>
      </w:r>
      <w:r w:rsidRPr="00BA0D5D">
        <w:rPr>
          <w:rFonts w:ascii="inherit" w:eastAsia="宋体" w:hAnsi="inherit" w:cs="Arial"/>
          <w:color w:val="34302D"/>
          <w:kern w:val="0"/>
          <w:sz w:val="24"/>
          <w:szCs w:val="24"/>
        </w:rPr>
        <w:t> to create a reference from bean </w:t>
      </w:r>
      <w:r w:rsidRPr="00BA0D5D">
        <w:rPr>
          <w:rFonts w:ascii="Consolas" w:eastAsia="宋体" w:hAnsi="Consolas" w:cs="宋体"/>
          <w:color w:val="34302D"/>
          <w:kern w:val="0"/>
          <w:sz w:val="23"/>
          <w:szCs w:val="23"/>
          <w:shd w:val="clear" w:color="auto" w:fill="F7F7F8"/>
        </w:rPr>
        <w:t>john</w:t>
      </w:r>
      <w:r w:rsidRPr="00BA0D5D">
        <w:rPr>
          <w:rFonts w:ascii="inherit" w:eastAsia="宋体" w:hAnsi="inherit" w:cs="Arial"/>
          <w:color w:val="34302D"/>
          <w:kern w:val="0"/>
          <w:sz w:val="24"/>
          <w:szCs w:val="24"/>
        </w:rPr>
        <w:t>to bean </w:t>
      </w:r>
      <w:r w:rsidRPr="00BA0D5D">
        <w:rPr>
          <w:rFonts w:ascii="Consolas" w:eastAsia="宋体" w:hAnsi="Consolas" w:cs="宋体"/>
          <w:color w:val="34302D"/>
          <w:kern w:val="0"/>
          <w:sz w:val="23"/>
          <w:szCs w:val="23"/>
          <w:shd w:val="clear" w:color="auto" w:fill="F7F7F8"/>
        </w:rPr>
        <w:t>jane</w:t>
      </w:r>
      <w:r w:rsidRPr="00BA0D5D">
        <w:rPr>
          <w:rFonts w:ascii="inherit" w:eastAsia="宋体" w:hAnsi="inherit" w:cs="Arial"/>
          <w:color w:val="34302D"/>
          <w:kern w:val="0"/>
          <w:sz w:val="24"/>
          <w:szCs w:val="24"/>
        </w:rPr>
        <w:t>, the second bean definition uses </w:t>
      </w:r>
      <w:r w:rsidRPr="00BA0D5D">
        <w:rPr>
          <w:rFonts w:ascii="Consolas" w:eastAsia="宋体" w:hAnsi="Consolas" w:cs="宋体"/>
          <w:color w:val="34302D"/>
          <w:kern w:val="0"/>
          <w:sz w:val="23"/>
          <w:szCs w:val="23"/>
          <w:shd w:val="clear" w:color="auto" w:fill="F7F7F8"/>
        </w:rPr>
        <w:t>p:spouse-ref="jane"</w:t>
      </w:r>
      <w:r w:rsidRPr="00BA0D5D">
        <w:rPr>
          <w:rFonts w:ascii="inherit" w:eastAsia="宋体" w:hAnsi="inherit" w:cs="Arial"/>
          <w:color w:val="34302D"/>
          <w:kern w:val="0"/>
          <w:sz w:val="24"/>
          <w:szCs w:val="24"/>
        </w:rPr>
        <w:t> as an attribute to do the exact same thing. In this case, </w:t>
      </w:r>
      <w:r w:rsidRPr="00BA0D5D">
        <w:rPr>
          <w:rFonts w:ascii="Consolas" w:eastAsia="宋体" w:hAnsi="Consolas" w:cs="宋体"/>
          <w:color w:val="34302D"/>
          <w:kern w:val="0"/>
          <w:sz w:val="23"/>
          <w:szCs w:val="23"/>
          <w:shd w:val="clear" w:color="auto" w:fill="F7F7F8"/>
        </w:rPr>
        <w:t>spouse</w:t>
      </w:r>
      <w:r w:rsidRPr="00BA0D5D">
        <w:rPr>
          <w:rFonts w:ascii="inherit" w:eastAsia="宋体" w:hAnsi="inherit" w:cs="Arial"/>
          <w:color w:val="34302D"/>
          <w:kern w:val="0"/>
          <w:sz w:val="24"/>
          <w:szCs w:val="24"/>
        </w:rPr>
        <w:t> is the property name, whereas 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part indicates that this is not a straight value but rather a reference to another bean.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此示例不仅包含使用</w:t>
      </w:r>
      <w:r>
        <w:rPr>
          <w:rFonts w:ascii="Arial" w:hAnsi="Arial" w:cs="Arial"/>
          <w:color w:val="34302D"/>
          <w:shd w:val="clear" w:color="auto" w:fill="FFFFFF"/>
        </w:rPr>
        <w:t>p</w:t>
      </w:r>
      <w:r>
        <w:rPr>
          <w:rFonts w:ascii="Arial" w:hAnsi="Arial" w:cs="Arial"/>
          <w:color w:val="34302D"/>
          <w:shd w:val="clear" w:color="auto" w:fill="FFFFFF"/>
        </w:rPr>
        <w:t>命名空间的属性值，还使用特殊格式来声明属性引用。第一个</w:t>
      </w:r>
      <w:r>
        <w:rPr>
          <w:rFonts w:ascii="Arial" w:hAnsi="Arial" w:cs="Arial"/>
          <w:color w:val="34302D"/>
          <w:shd w:val="clear" w:color="auto" w:fill="FFFFFF"/>
        </w:rPr>
        <w:t>bean</w:t>
      </w:r>
      <w:r>
        <w:rPr>
          <w:rFonts w:ascii="Arial" w:hAnsi="Arial" w:cs="Arial"/>
          <w:color w:val="34302D"/>
          <w:shd w:val="clear" w:color="auto" w:fill="FFFFFF"/>
        </w:rPr>
        <w:t>定义用于</w:t>
      </w:r>
      <w:r>
        <w:rPr>
          <w:rStyle w:val="HTML"/>
          <w:rFonts w:ascii="Consolas" w:hAnsi="Consolas"/>
          <w:sz w:val="23"/>
          <w:szCs w:val="23"/>
          <w:shd w:val="clear" w:color="auto" w:fill="F7F7F8"/>
        </w:rPr>
        <w:t>&lt;property name="spouse" ref="jane"/&gt;</w:t>
      </w:r>
      <w:r>
        <w:rPr>
          <w:rFonts w:ascii="Arial" w:hAnsi="Arial" w:cs="Arial"/>
          <w:color w:val="34302D"/>
          <w:shd w:val="clear" w:color="auto" w:fill="FFFFFF"/>
        </w:rPr>
        <w:t>创建从</w:t>
      </w:r>
      <w:r>
        <w:rPr>
          <w:rFonts w:ascii="Arial" w:hAnsi="Arial" w:cs="Arial"/>
          <w:color w:val="34302D"/>
          <w:shd w:val="clear" w:color="auto" w:fill="FFFFFF"/>
        </w:rPr>
        <w:t>bean </w:t>
      </w:r>
      <w:r>
        <w:rPr>
          <w:rStyle w:val="HTML"/>
          <w:rFonts w:ascii="Consolas" w:hAnsi="Consolas"/>
          <w:sz w:val="23"/>
          <w:szCs w:val="23"/>
          <w:shd w:val="clear" w:color="auto" w:fill="F7F7F8"/>
        </w:rPr>
        <w:t>john</w:t>
      </w:r>
      <w:r>
        <w:rPr>
          <w:rFonts w:ascii="Arial" w:hAnsi="Arial" w:cs="Arial"/>
          <w:color w:val="34302D"/>
          <w:shd w:val="clear" w:color="auto" w:fill="FFFFFF"/>
        </w:rPr>
        <w:t>到</w:t>
      </w:r>
      <w:r>
        <w:rPr>
          <w:rFonts w:ascii="Arial" w:hAnsi="Arial" w:cs="Arial"/>
          <w:color w:val="34302D"/>
          <w:shd w:val="clear" w:color="auto" w:fill="FFFFFF"/>
        </w:rPr>
        <w:t>bean </w:t>
      </w:r>
      <w:r>
        <w:rPr>
          <w:rFonts w:ascii="Arial" w:hAnsi="Arial" w:cs="Arial"/>
          <w:color w:val="34302D"/>
          <w:shd w:val="clear" w:color="auto" w:fill="FFFFFF"/>
        </w:rPr>
        <w:t>的引用</w:t>
      </w:r>
      <w:r>
        <w:rPr>
          <w:rFonts w:ascii="Arial" w:hAnsi="Arial" w:cs="Arial"/>
          <w:color w:val="34302D"/>
          <w:shd w:val="clear" w:color="auto" w:fill="FFFFFF"/>
        </w:rPr>
        <w:t> </w:t>
      </w:r>
      <w:r>
        <w:rPr>
          <w:rStyle w:val="HTML"/>
          <w:rFonts w:ascii="Consolas" w:hAnsi="Consolas"/>
          <w:sz w:val="23"/>
          <w:szCs w:val="23"/>
          <w:shd w:val="clear" w:color="auto" w:fill="F7F7F8"/>
        </w:rPr>
        <w:t>jane</w:t>
      </w:r>
      <w:r>
        <w:rPr>
          <w:rFonts w:ascii="Arial" w:hAnsi="Arial" w:cs="Arial"/>
          <w:color w:val="34302D"/>
          <w:shd w:val="clear" w:color="auto" w:fill="FFFFFF"/>
        </w:rPr>
        <w:t>，而第二个</w:t>
      </w:r>
      <w:r>
        <w:rPr>
          <w:rFonts w:ascii="Arial" w:hAnsi="Arial" w:cs="Arial"/>
          <w:color w:val="34302D"/>
          <w:shd w:val="clear" w:color="auto" w:fill="FFFFFF"/>
        </w:rPr>
        <w:t>bean</w:t>
      </w:r>
      <w:r>
        <w:rPr>
          <w:rFonts w:ascii="Arial" w:hAnsi="Arial" w:cs="Arial"/>
          <w:color w:val="34302D"/>
          <w:shd w:val="clear" w:color="auto" w:fill="FFFFFF"/>
        </w:rPr>
        <w:t>定义</w:t>
      </w:r>
      <w:r>
        <w:rPr>
          <w:rStyle w:val="HTML"/>
          <w:rFonts w:ascii="Consolas" w:hAnsi="Consolas"/>
          <w:sz w:val="23"/>
          <w:szCs w:val="23"/>
          <w:shd w:val="clear" w:color="auto" w:fill="F7F7F8"/>
        </w:rPr>
        <w:t>p:spouse-ref="jane"</w:t>
      </w:r>
      <w:r>
        <w:rPr>
          <w:rFonts w:ascii="Arial" w:hAnsi="Arial" w:cs="Arial"/>
          <w:color w:val="34302D"/>
          <w:shd w:val="clear" w:color="auto" w:fill="FFFFFF"/>
        </w:rPr>
        <w:t>用作属性来执行完全相同的操作。在这种情况下，</w:t>
      </w:r>
      <w:r>
        <w:rPr>
          <w:rStyle w:val="HTML"/>
          <w:rFonts w:ascii="Consolas" w:hAnsi="Consolas"/>
          <w:sz w:val="23"/>
          <w:szCs w:val="23"/>
          <w:shd w:val="clear" w:color="auto" w:fill="F7F7F8"/>
        </w:rPr>
        <w:t>spouse</w:t>
      </w:r>
      <w:r>
        <w:rPr>
          <w:rFonts w:ascii="Arial" w:hAnsi="Arial" w:cs="Arial"/>
          <w:color w:val="34302D"/>
          <w:shd w:val="clear" w:color="auto" w:fill="FFFFFF"/>
        </w:rPr>
        <w:t>是属性名称，而该</w:t>
      </w:r>
      <w:r>
        <w:rPr>
          <w:rStyle w:val="HTML"/>
          <w:rFonts w:ascii="Consolas" w:hAnsi="Consolas"/>
          <w:sz w:val="23"/>
          <w:szCs w:val="23"/>
          <w:shd w:val="clear" w:color="auto" w:fill="F7F7F8"/>
        </w:rPr>
        <w:t>-ref</w:t>
      </w:r>
      <w:r>
        <w:rPr>
          <w:rFonts w:ascii="Arial" w:hAnsi="Arial" w:cs="Arial"/>
          <w:color w:val="34302D"/>
          <w:shd w:val="clear" w:color="auto" w:fill="FFFFFF"/>
        </w:rPr>
        <w:t>部分表示这不是直接值，而是对另一个</w:t>
      </w:r>
      <w:r>
        <w:rPr>
          <w:rFonts w:ascii="Arial" w:hAnsi="Arial" w:cs="Arial"/>
          <w:color w:val="34302D"/>
          <w:shd w:val="clear" w:color="auto" w:fill="FFFFFF"/>
        </w:rPr>
        <w:t>bean</w:t>
      </w:r>
      <w:r>
        <w:rPr>
          <w:rFonts w:ascii="Arial" w:hAnsi="Arial" w:cs="Arial"/>
          <w:color w:val="34302D"/>
          <w:shd w:val="clear" w:color="auto" w:fill="FFFFFF"/>
        </w:rPr>
        <w:t>的引用。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A56F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 xml:space="preserve">The p-namespace is not as flexible as the standard XML format. For example, the format for declaring property references clashes with properties that end </w:t>
            </w:r>
            <w:r w:rsidRPr="00BA0D5D">
              <w:rPr>
                <w:rFonts w:ascii="宋体" w:eastAsia="宋体" w:hAnsi="宋体" w:cs="宋体"/>
                <w:kern w:val="0"/>
                <w:sz w:val="24"/>
                <w:szCs w:val="24"/>
              </w:rPr>
              <w:lastRenderedPageBreak/>
              <w:t>in </w:t>
            </w:r>
            <w:r w:rsidRPr="00BA0D5D">
              <w:rPr>
                <w:rFonts w:ascii="Consolas" w:eastAsia="宋体" w:hAnsi="Consolas" w:cs="宋体"/>
                <w:kern w:val="0"/>
                <w:sz w:val="23"/>
                <w:szCs w:val="23"/>
                <w:shd w:val="clear" w:color="auto" w:fill="F7F7F8"/>
              </w:rPr>
              <w:t>Ref</w:t>
            </w:r>
            <w:r w:rsidRPr="00BA0D5D">
              <w:rPr>
                <w:rFonts w:ascii="宋体" w:eastAsia="宋体" w:hAnsi="宋体" w:cs="宋体"/>
                <w:kern w:val="0"/>
                <w:sz w:val="24"/>
                <w:szCs w:val="24"/>
              </w:rPr>
              <w:t>, whereas the standard XML format does not. We recommend that you choose your approach carefully and communicate this to your team members to avoid producing XML documents that use all three approaches at the same time.</w:t>
            </w:r>
          </w:p>
          <w:p w:rsidR="00CA1DAF" w:rsidRPr="00BA0D5D" w:rsidRDefault="00CA1DAF" w:rsidP="00BA0D5D">
            <w:pPr>
              <w:widowControl/>
              <w:jc w:val="left"/>
              <w:rPr>
                <w:rFonts w:ascii="宋体" w:eastAsia="宋体" w:hAnsi="宋体" w:cs="宋体"/>
                <w:kern w:val="0"/>
                <w:sz w:val="24"/>
                <w:szCs w:val="24"/>
              </w:rPr>
            </w:pPr>
            <w:r>
              <w:rPr>
                <w:rFonts w:ascii="Arial" w:hAnsi="Arial" w:cs="Arial"/>
                <w:shd w:val="clear" w:color="auto" w:fill="EBF1E7"/>
              </w:rPr>
              <w:t>p</w:t>
            </w:r>
            <w:r>
              <w:rPr>
                <w:rFonts w:ascii="Arial" w:hAnsi="Arial" w:cs="Arial"/>
                <w:shd w:val="clear" w:color="auto" w:fill="EBF1E7"/>
              </w:rPr>
              <w:t>命名空间不如标准</w:t>
            </w:r>
            <w:r>
              <w:rPr>
                <w:rFonts w:ascii="Arial" w:hAnsi="Arial" w:cs="Arial"/>
                <w:shd w:val="clear" w:color="auto" w:fill="EBF1E7"/>
              </w:rPr>
              <w:t>XML</w:t>
            </w:r>
            <w:r>
              <w:rPr>
                <w:rFonts w:ascii="Arial" w:hAnsi="Arial" w:cs="Arial"/>
                <w:shd w:val="clear" w:color="auto" w:fill="EBF1E7"/>
              </w:rPr>
              <w:t>格式灵活。例如，声明属性引用的格式与最终的属性冲突</w:t>
            </w:r>
            <w:r>
              <w:rPr>
                <w:rStyle w:val="HTML"/>
                <w:rFonts w:ascii="Consolas" w:hAnsi="Consolas"/>
                <w:sz w:val="23"/>
                <w:szCs w:val="23"/>
                <w:shd w:val="clear" w:color="auto" w:fill="F7F7F8"/>
              </w:rPr>
              <w:t>Ref</w:t>
            </w:r>
            <w:r>
              <w:rPr>
                <w:rFonts w:ascii="Arial" w:hAnsi="Arial" w:cs="Arial"/>
                <w:shd w:val="clear" w:color="auto" w:fill="EBF1E7"/>
              </w:rPr>
              <w:t>，而标准</w:t>
            </w:r>
            <w:r>
              <w:rPr>
                <w:rFonts w:ascii="Arial" w:hAnsi="Arial" w:cs="Arial"/>
                <w:shd w:val="clear" w:color="auto" w:fill="EBF1E7"/>
              </w:rPr>
              <w:t>XML</w:t>
            </w:r>
            <w:r>
              <w:rPr>
                <w:rFonts w:ascii="Arial" w:hAnsi="Arial" w:cs="Arial"/>
                <w:shd w:val="clear" w:color="auto" w:fill="EBF1E7"/>
              </w:rPr>
              <w:t>格式则不然。我们建议您仔细选择您的方法并将其传达给您的团队成员，以避免生成同时使用所有三种方法的</w:t>
            </w:r>
            <w:r>
              <w:rPr>
                <w:rFonts w:ascii="Arial" w:hAnsi="Arial" w:cs="Arial"/>
                <w:shd w:val="clear" w:color="auto" w:fill="EBF1E7"/>
              </w:rPr>
              <w:t>XML</w:t>
            </w:r>
            <w:r>
              <w:rPr>
                <w:rFonts w:ascii="Arial" w:hAnsi="Arial" w:cs="Arial"/>
                <w:shd w:val="clear" w:color="auto" w:fill="EBF1E7"/>
              </w:rPr>
              <w:t>文档。</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XML Shortcut with the c-namespace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Similar to the </w:t>
      </w:r>
      <w:hyperlink r:id="rId106" w:anchor="beans-p-namespace" w:history="1">
        <w:r w:rsidRPr="00BA0D5D">
          <w:rPr>
            <w:rFonts w:ascii="inherit" w:eastAsia="宋体" w:hAnsi="inherit" w:cs="Arial"/>
            <w:color w:val="548E2E"/>
            <w:kern w:val="0"/>
            <w:sz w:val="24"/>
            <w:szCs w:val="24"/>
            <w:u w:val="single"/>
          </w:rPr>
          <w:t>XML Shortcut with the p-namespace</w:t>
        </w:r>
      </w:hyperlink>
      <w:r w:rsidRPr="00BA0D5D">
        <w:rPr>
          <w:rFonts w:ascii="inherit" w:eastAsia="宋体" w:hAnsi="inherit" w:cs="Arial"/>
          <w:color w:val="34302D"/>
          <w:kern w:val="0"/>
          <w:sz w:val="24"/>
          <w:szCs w:val="24"/>
        </w:rPr>
        <w:t>, the c-namespace, introduced in Spring 3.1, allows inlined attributes for configuring the constructor arguments rather then nested </w:t>
      </w:r>
      <w:r w:rsidRPr="00BA0D5D">
        <w:rPr>
          <w:rFonts w:ascii="Consolas" w:eastAsia="宋体" w:hAnsi="Consolas" w:cs="宋体"/>
          <w:color w:val="34302D"/>
          <w:kern w:val="0"/>
          <w:sz w:val="23"/>
          <w:szCs w:val="23"/>
          <w:shd w:val="clear" w:color="auto" w:fill="F7F7F8"/>
        </w:rPr>
        <w:t>constructor-arg</w:t>
      </w:r>
      <w:r w:rsidRPr="00BA0D5D">
        <w:rPr>
          <w:rFonts w:ascii="inherit" w:eastAsia="宋体" w:hAnsi="inherit" w:cs="Arial"/>
          <w:color w:val="34302D"/>
          <w:kern w:val="0"/>
          <w:sz w:val="24"/>
          <w:szCs w:val="24"/>
        </w:rPr>
        <w:t> elements.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w:t>
      </w:r>
      <w:hyperlink r:id="rId107" w:anchor="beans-p-namespace" w:history="1">
        <w:r>
          <w:rPr>
            <w:rStyle w:val="a4"/>
            <w:rFonts w:ascii="Arial" w:hAnsi="Arial" w:cs="Arial"/>
            <w:color w:val="548E2E"/>
            <w:shd w:val="clear" w:color="auto" w:fill="FFFFFF"/>
          </w:rPr>
          <w:t>带有</w:t>
        </w:r>
        <w:r>
          <w:rPr>
            <w:rStyle w:val="a4"/>
            <w:rFonts w:ascii="Arial" w:hAnsi="Arial" w:cs="Arial"/>
            <w:color w:val="548E2E"/>
            <w:shd w:val="clear" w:color="auto" w:fill="FFFFFF"/>
          </w:rPr>
          <w:t>p-namespace</w:t>
        </w:r>
      </w:hyperlink>
      <w:r>
        <w:rPr>
          <w:rFonts w:ascii="Arial" w:hAnsi="Arial" w:cs="Arial"/>
          <w:color w:val="34302D"/>
          <w:shd w:val="clear" w:color="auto" w:fill="FFFFFF"/>
        </w:rPr>
        <w:t>的</w:t>
      </w:r>
      <w:hyperlink r:id="rId108" w:anchor="beans-p-namespace" w:history="1">
        <w:r>
          <w:rPr>
            <w:rStyle w:val="a4"/>
            <w:rFonts w:ascii="Arial" w:hAnsi="Arial" w:cs="Arial"/>
            <w:color w:val="548E2E"/>
            <w:shd w:val="clear" w:color="auto" w:fill="FFFFFF"/>
          </w:rPr>
          <w:t>XML Shortcut</w:t>
        </w:r>
      </w:hyperlink>
      <w:r>
        <w:rPr>
          <w:rFonts w:ascii="Arial" w:hAnsi="Arial" w:cs="Arial"/>
          <w:color w:val="34302D"/>
          <w:shd w:val="clear" w:color="auto" w:fill="FFFFFF"/>
        </w:rPr>
        <w:t>类似，</w:t>
      </w:r>
      <w:r>
        <w:rPr>
          <w:rFonts w:ascii="Arial" w:hAnsi="Arial" w:cs="Arial"/>
          <w:color w:val="34302D"/>
          <w:shd w:val="clear" w:color="auto" w:fill="FFFFFF"/>
        </w:rPr>
        <w:t>Spring 3.1</w:t>
      </w:r>
      <w:r>
        <w:rPr>
          <w:rFonts w:ascii="Arial" w:hAnsi="Arial" w:cs="Arial"/>
          <w:color w:val="34302D"/>
          <w:shd w:val="clear" w:color="auto" w:fill="FFFFFF"/>
        </w:rPr>
        <w:t>中引入的</w:t>
      </w:r>
      <w:r>
        <w:rPr>
          <w:rFonts w:ascii="Arial" w:hAnsi="Arial" w:cs="Arial"/>
          <w:color w:val="34302D"/>
          <w:shd w:val="clear" w:color="auto" w:fill="FFFFFF"/>
        </w:rPr>
        <w:t>c-namespace</w:t>
      </w:r>
      <w:r>
        <w:rPr>
          <w:rFonts w:ascii="Arial" w:hAnsi="Arial" w:cs="Arial"/>
          <w:color w:val="34302D"/>
          <w:shd w:val="clear" w:color="auto" w:fill="FFFFFF"/>
        </w:rPr>
        <w:t>允许使用内联属性来配置构造函数参数，而不是嵌套</w:t>
      </w:r>
      <w:r>
        <w:rPr>
          <w:rStyle w:val="HTML"/>
          <w:rFonts w:ascii="Consolas" w:hAnsi="Consolas"/>
          <w:sz w:val="23"/>
          <w:szCs w:val="23"/>
          <w:shd w:val="clear" w:color="auto" w:fill="F7F7F8"/>
        </w:rPr>
        <w:t>constructor-arg</w:t>
      </w:r>
      <w:r>
        <w:rPr>
          <w:rFonts w:ascii="Arial" w:hAnsi="Arial" w:cs="Arial"/>
          <w:color w:val="34302D"/>
          <w:shd w:val="clear" w:color="auto" w:fill="FFFFFF"/>
        </w:rPr>
        <w:t>元素。</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the </w:t>
      </w:r>
      <w:r w:rsidRPr="00BA0D5D">
        <w:rPr>
          <w:rFonts w:ascii="Consolas" w:eastAsia="宋体" w:hAnsi="Consolas" w:cs="宋体"/>
          <w:color w:val="34302D"/>
          <w:kern w:val="0"/>
          <w:sz w:val="23"/>
          <w:szCs w:val="23"/>
          <w:shd w:val="clear" w:color="auto" w:fill="F7F7F8"/>
        </w:rPr>
        <w:t>c:</w:t>
      </w:r>
      <w:r w:rsidRPr="00BA0D5D">
        <w:rPr>
          <w:rFonts w:ascii="inherit" w:eastAsia="宋体" w:hAnsi="inherit" w:cs="Arial"/>
          <w:color w:val="34302D"/>
          <w:kern w:val="0"/>
          <w:sz w:val="24"/>
          <w:szCs w:val="24"/>
        </w:rPr>
        <w:t> namespace to do the same thing as the from </w:t>
      </w:r>
      <w:hyperlink r:id="rId109" w:anchor="beans-constructor-injection" w:history="1">
        <w:r w:rsidRPr="00BA0D5D">
          <w:rPr>
            <w:rFonts w:ascii="inherit" w:eastAsia="宋体" w:hAnsi="inherit" w:cs="Arial"/>
            <w:color w:val="548E2E"/>
            <w:kern w:val="0"/>
            <w:sz w:val="24"/>
            <w:szCs w:val="24"/>
            <w:u w:val="single"/>
          </w:rPr>
          <w:t>Constructor-based Dependency Injection</w:t>
        </w:r>
      </w:hyperlink>
      <w:r w:rsidRPr="00BA0D5D">
        <w:rPr>
          <w:rFonts w:ascii="inherit" w:eastAsia="宋体" w:hAnsi="inherit" w:cs="Arial"/>
          <w:color w:val="34302D"/>
          <w:kern w:val="0"/>
          <w:sz w:val="24"/>
          <w:szCs w:val="24"/>
        </w:rPr>
        <w:t>:</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以下示例使用</w:t>
      </w:r>
      <w:r>
        <w:rPr>
          <w:rStyle w:val="HTML"/>
          <w:rFonts w:ascii="Consolas" w:hAnsi="Consolas"/>
          <w:sz w:val="23"/>
          <w:szCs w:val="23"/>
          <w:shd w:val="clear" w:color="auto" w:fill="F7F7F8"/>
        </w:rPr>
        <w:t>c:</w:t>
      </w:r>
      <w:r>
        <w:rPr>
          <w:rFonts w:ascii="Arial" w:hAnsi="Arial" w:cs="Arial"/>
          <w:color w:val="34302D"/>
          <w:shd w:val="clear" w:color="auto" w:fill="FFFFFF"/>
        </w:rPr>
        <w:t>命名空间执行与</w:t>
      </w:r>
      <w:r>
        <w:rPr>
          <w:rFonts w:ascii="Arial" w:hAnsi="Arial" w:cs="Arial"/>
          <w:color w:val="34302D"/>
          <w:shd w:val="clear" w:color="auto" w:fill="FFFFFF"/>
        </w:rPr>
        <w:t> </w:t>
      </w:r>
      <w:hyperlink r:id="rId110" w:anchor="beans-constructor-injection" w:history="1">
        <w:r>
          <w:rPr>
            <w:rStyle w:val="a4"/>
            <w:rFonts w:ascii="Arial" w:hAnsi="Arial" w:cs="Arial"/>
            <w:color w:val="548E2E"/>
            <w:shd w:val="clear" w:color="auto" w:fill="FFFFFF"/>
          </w:rPr>
          <w:t>基于构造函数的依赖注入相同的操作</w:t>
        </w:r>
      </w:hyperlink>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"beanTwo"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"x.y.ThingTwo"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"beanThree"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"x.y.ThingThree"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traditional declaration with optional argument names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"x.y.ThingOne"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"thingTwo"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"beanTwo"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"thingThree"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"beanThree"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"something@somewhere.com"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c-namespace declaration with argument names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c:thingTwo-ref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"beanTwo"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c:thingThree-ref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"beanThree"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c:email</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"something@somewhere.com"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w:t>
      </w:r>
      <w:r w:rsidRPr="00BA0D5D">
        <w:rPr>
          <w:rFonts w:ascii="inherit" w:eastAsia="宋体" w:hAnsi="inherit" w:cs="Arial"/>
          <w:color w:val="34302D"/>
          <w:kern w:val="0"/>
          <w:sz w:val="24"/>
          <w:szCs w:val="24"/>
        </w:rPr>
        <w:t> namespace uses the same conventions as the </w:t>
      </w:r>
      <w:r w:rsidRPr="00BA0D5D">
        <w:rPr>
          <w:rFonts w:ascii="Consolas" w:eastAsia="宋体" w:hAnsi="Consolas" w:cs="宋体"/>
          <w:color w:val="34302D"/>
          <w:kern w:val="0"/>
          <w:sz w:val="23"/>
          <w:szCs w:val="23"/>
          <w:shd w:val="clear" w:color="auto" w:fill="F7F7F8"/>
        </w:rPr>
        <w:t>p:</w:t>
      </w:r>
      <w:r w:rsidRPr="00BA0D5D">
        <w:rPr>
          <w:rFonts w:ascii="inherit" w:eastAsia="宋体" w:hAnsi="inherit" w:cs="Arial"/>
          <w:color w:val="34302D"/>
          <w:kern w:val="0"/>
          <w:sz w:val="24"/>
          <w:szCs w:val="24"/>
        </w:rPr>
        <w:t> one (a trailing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for bean references) for setting the constructor arguments by their names. Similarly, it needs to be declared in the XML file even though it is not defined in an XSD schema (it exists inside the Spring core).</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c:</w:t>
      </w:r>
      <w:r>
        <w:rPr>
          <w:rFonts w:ascii="Arial" w:hAnsi="Arial" w:cs="Arial"/>
          <w:color w:val="34302D"/>
          <w:shd w:val="clear" w:color="auto" w:fill="FFFFFF"/>
        </w:rPr>
        <w:t>命名空间使用相同的约定作为</w:t>
      </w:r>
      <w:r>
        <w:rPr>
          <w:rStyle w:val="HTML"/>
          <w:rFonts w:ascii="Consolas" w:hAnsi="Consolas"/>
          <w:sz w:val="23"/>
          <w:szCs w:val="23"/>
          <w:shd w:val="clear" w:color="auto" w:fill="F7F7F8"/>
        </w:rPr>
        <w:t>p:</w:t>
      </w:r>
      <w:r>
        <w:rPr>
          <w:rFonts w:ascii="Arial" w:hAnsi="Arial" w:cs="Arial"/>
          <w:color w:val="34302D"/>
          <w:shd w:val="clear" w:color="auto" w:fill="FFFFFF"/>
        </w:rPr>
        <w:t>一个（尾部</w:t>
      </w:r>
      <w:r>
        <w:rPr>
          <w:rStyle w:val="HTML"/>
          <w:rFonts w:ascii="Consolas" w:hAnsi="Consolas"/>
          <w:sz w:val="23"/>
          <w:szCs w:val="23"/>
          <w:shd w:val="clear" w:color="auto" w:fill="F7F7F8"/>
        </w:rPr>
        <w:t>-ref</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引用），供他们的名字设置构造函数的参数。类似地，它需要在</w:t>
      </w:r>
      <w:r>
        <w:rPr>
          <w:rFonts w:ascii="Arial" w:hAnsi="Arial" w:cs="Arial"/>
          <w:color w:val="34302D"/>
          <w:shd w:val="clear" w:color="auto" w:fill="FFFFFF"/>
        </w:rPr>
        <w:t>XML</w:t>
      </w:r>
      <w:r>
        <w:rPr>
          <w:rFonts w:ascii="Arial" w:hAnsi="Arial" w:cs="Arial"/>
          <w:color w:val="34302D"/>
          <w:shd w:val="clear" w:color="auto" w:fill="FFFFFF"/>
        </w:rPr>
        <w:t>文件中声明，即使它没有在</w:t>
      </w:r>
      <w:r>
        <w:rPr>
          <w:rFonts w:ascii="Arial" w:hAnsi="Arial" w:cs="Arial"/>
          <w:color w:val="34302D"/>
          <w:shd w:val="clear" w:color="auto" w:fill="FFFFFF"/>
        </w:rPr>
        <w:t>XSD</w:t>
      </w:r>
      <w:r>
        <w:rPr>
          <w:rFonts w:ascii="Arial" w:hAnsi="Arial" w:cs="Arial"/>
          <w:color w:val="34302D"/>
          <w:shd w:val="clear" w:color="auto" w:fill="FFFFFF"/>
        </w:rPr>
        <w:t>模式中定义（它存在于</w:t>
      </w:r>
      <w:r>
        <w:rPr>
          <w:rFonts w:ascii="Arial" w:hAnsi="Arial" w:cs="Arial"/>
          <w:color w:val="34302D"/>
          <w:shd w:val="clear" w:color="auto" w:fill="FFFFFF"/>
        </w:rPr>
        <w:t>Spring</w:t>
      </w:r>
      <w:r>
        <w:rPr>
          <w:rFonts w:ascii="Arial" w:hAnsi="Arial" w:cs="Arial"/>
          <w:color w:val="34302D"/>
          <w:shd w:val="clear" w:color="auto" w:fill="FFFFFF"/>
        </w:rPr>
        <w:t>核心内部）。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For the rare cases where the constructor argument names are not available (usually if the bytecode was compiled without debugging information), you can use fallback to the argument indexes, as follows: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对于构造函数参数名称不可用的罕见情况（通常在没有调试信息的情况下编译字节码），您可以使用回退到参数索引，如下所示：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c-namespace index declaration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c:_0-ref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"beanTwo"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c:_1-ref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"beanThree"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c:_2</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"something@somewhere.com"</w:t>
      </w:r>
      <w:r w:rsidRPr="00BA0D5D">
        <w:rPr>
          <w:rFonts w:ascii="Consolas" w:eastAsia="宋体" w:hAnsi="Consolas" w:cs="宋体"/>
          <w:color w:val="008080"/>
          <w:kern w:val="0"/>
          <w:sz w:val="24"/>
          <w:szCs w:val="24"/>
        </w:rPr>
        <w:t>/&gt;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A56F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Due to the XML grammar, the index notation requires the presence of the leading </w:t>
            </w:r>
            <w:r w:rsidRPr="00BA0D5D">
              <w:rPr>
                <w:rFonts w:ascii="Consolas" w:eastAsia="宋体" w:hAnsi="Consolas" w:cs="宋体"/>
                <w:kern w:val="0"/>
                <w:sz w:val="23"/>
                <w:szCs w:val="23"/>
                <w:shd w:val="clear" w:color="auto" w:fill="F7F7F8"/>
              </w:rPr>
              <w:t>_</w:t>
            </w:r>
            <w:r w:rsidRPr="00BA0D5D">
              <w:rPr>
                <w:rFonts w:ascii="宋体" w:eastAsia="宋体" w:hAnsi="宋体" w:cs="宋体"/>
                <w:kern w:val="0"/>
                <w:sz w:val="24"/>
                <w:szCs w:val="24"/>
              </w:rPr>
              <w:t>, as XML attribute names cannot start with a number (even though some IDEs allow it). A corresponding index notation is also available for </w:t>
            </w:r>
            <w:r w:rsidRPr="00BA0D5D">
              <w:rPr>
                <w:rFonts w:ascii="Consolas" w:eastAsia="宋体" w:hAnsi="Consolas" w:cs="宋体"/>
                <w:kern w:val="0"/>
                <w:sz w:val="23"/>
                <w:szCs w:val="23"/>
                <w:shd w:val="clear" w:color="auto" w:fill="F7F7F8"/>
              </w:rPr>
              <w:t>&lt;constructor-arg&gt;</w:t>
            </w:r>
            <w:r w:rsidRPr="00BA0D5D">
              <w:rPr>
                <w:rFonts w:ascii="宋体" w:eastAsia="宋体" w:hAnsi="宋体" w:cs="宋体"/>
                <w:kern w:val="0"/>
                <w:sz w:val="24"/>
                <w:szCs w:val="24"/>
              </w:rPr>
              <w:t> elements but not commonly used since the plain order of declaration is usually sufficient there.</w:t>
            </w:r>
          </w:p>
          <w:p w:rsidR="00CA1DAF" w:rsidRPr="00BA0D5D" w:rsidRDefault="00CA1DAF" w:rsidP="00BA0D5D">
            <w:pPr>
              <w:widowControl/>
              <w:jc w:val="left"/>
              <w:rPr>
                <w:rFonts w:ascii="宋体" w:eastAsia="宋体" w:hAnsi="宋体" w:cs="宋体"/>
                <w:kern w:val="0"/>
                <w:sz w:val="24"/>
                <w:szCs w:val="24"/>
              </w:rPr>
            </w:pPr>
            <w:r>
              <w:rPr>
                <w:rFonts w:ascii="Arial" w:hAnsi="Arial" w:cs="Arial"/>
                <w:shd w:val="clear" w:color="auto" w:fill="EBF1E7"/>
              </w:rPr>
              <w:t>由于</w:t>
            </w:r>
            <w:r>
              <w:rPr>
                <w:rFonts w:ascii="Arial" w:hAnsi="Arial" w:cs="Arial"/>
                <w:shd w:val="clear" w:color="auto" w:fill="EBF1E7"/>
              </w:rPr>
              <w:t>XML</w:t>
            </w:r>
            <w:r>
              <w:rPr>
                <w:rFonts w:ascii="Arial" w:hAnsi="Arial" w:cs="Arial"/>
                <w:shd w:val="clear" w:color="auto" w:fill="EBF1E7"/>
              </w:rPr>
              <w:t>语法，索引表示法要求存在前导</w:t>
            </w:r>
            <w:r>
              <w:rPr>
                <w:rStyle w:val="HTML"/>
                <w:rFonts w:ascii="Consolas" w:hAnsi="Consolas"/>
                <w:sz w:val="23"/>
                <w:szCs w:val="23"/>
                <w:shd w:val="clear" w:color="auto" w:fill="F7F7F8"/>
              </w:rPr>
              <w:t>_</w:t>
            </w:r>
            <w:r>
              <w:rPr>
                <w:rFonts w:ascii="Arial" w:hAnsi="Arial" w:cs="Arial"/>
                <w:shd w:val="clear" w:color="auto" w:fill="EBF1E7"/>
              </w:rPr>
              <w:t>，因为</w:t>
            </w:r>
            <w:r>
              <w:rPr>
                <w:rFonts w:ascii="Arial" w:hAnsi="Arial" w:cs="Arial"/>
                <w:shd w:val="clear" w:color="auto" w:fill="EBF1E7"/>
              </w:rPr>
              <w:t>XML</w:t>
            </w:r>
            <w:r>
              <w:rPr>
                <w:rFonts w:ascii="Arial" w:hAnsi="Arial" w:cs="Arial"/>
                <w:shd w:val="clear" w:color="auto" w:fill="EBF1E7"/>
              </w:rPr>
              <w:t>属性名称不能以数字开头（即使某些</w:t>
            </w:r>
            <w:r>
              <w:rPr>
                <w:rFonts w:ascii="Arial" w:hAnsi="Arial" w:cs="Arial"/>
                <w:shd w:val="clear" w:color="auto" w:fill="EBF1E7"/>
              </w:rPr>
              <w:t>IDE</w:t>
            </w:r>
            <w:r>
              <w:rPr>
                <w:rFonts w:ascii="Arial" w:hAnsi="Arial" w:cs="Arial"/>
                <w:shd w:val="clear" w:color="auto" w:fill="EBF1E7"/>
              </w:rPr>
              <w:t>允许）。对于</w:t>
            </w:r>
            <w:r>
              <w:rPr>
                <w:rStyle w:val="HTML"/>
                <w:rFonts w:ascii="Consolas" w:hAnsi="Consolas"/>
                <w:sz w:val="23"/>
                <w:szCs w:val="23"/>
                <w:shd w:val="clear" w:color="auto" w:fill="F7F7F8"/>
              </w:rPr>
              <w:t>&lt;constructor-arg&gt;</w:t>
            </w:r>
            <w:r>
              <w:rPr>
                <w:rFonts w:ascii="Arial" w:hAnsi="Arial" w:cs="Arial"/>
                <w:shd w:val="clear" w:color="auto" w:fill="EBF1E7"/>
              </w:rPr>
              <w:t>元素也可以使用相应的索引符号，但不常用，因为通常的声明顺序通常就足够了。</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practice, the constructor resolution </w:t>
      </w:r>
      <w:hyperlink r:id="rId111" w:anchor="beans-factory-ctor-arguments-resolution" w:history="1">
        <w:r w:rsidRPr="00BA0D5D">
          <w:rPr>
            <w:rFonts w:ascii="inherit" w:eastAsia="宋体" w:hAnsi="inherit" w:cs="Arial"/>
            <w:color w:val="548E2E"/>
            <w:kern w:val="0"/>
            <w:sz w:val="24"/>
            <w:szCs w:val="24"/>
            <w:u w:val="single"/>
          </w:rPr>
          <w:t>mechanism</w:t>
        </w:r>
      </w:hyperlink>
      <w:r w:rsidRPr="00BA0D5D">
        <w:rPr>
          <w:rFonts w:ascii="inherit" w:eastAsia="宋体" w:hAnsi="inherit" w:cs="Arial"/>
          <w:color w:val="34302D"/>
          <w:kern w:val="0"/>
          <w:sz w:val="24"/>
          <w:szCs w:val="24"/>
        </w:rPr>
        <w:t> is quite efficient in matching arguments, so unless you really need to, we recommend using the name notation through-out your configuration.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实际上，构造函数解析</w:t>
      </w:r>
      <w:r>
        <w:rPr>
          <w:rFonts w:ascii="Arial" w:hAnsi="Arial" w:cs="Arial"/>
          <w:color w:val="34302D"/>
          <w:shd w:val="clear" w:color="auto" w:fill="FFFFFF"/>
        </w:rPr>
        <w:t> </w:t>
      </w:r>
      <w:hyperlink r:id="rId112" w:anchor="beans-factory-ctor-arguments-resolution" w:history="1">
        <w:r>
          <w:rPr>
            <w:rStyle w:val="a4"/>
            <w:rFonts w:ascii="Arial" w:hAnsi="Arial" w:cs="Arial"/>
            <w:color w:val="548E2E"/>
            <w:shd w:val="clear" w:color="auto" w:fill="FFFFFF"/>
          </w:rPr>
          <w:t>机制</w:t>
        </w:r>
      </w:hyperlink>
      <w:r>
        <w:rPr>
          <w:rFonts w:ascii="Arial" w:hAnsi="Arial" w:cs="Arial"/>
          <w:color w:val="34302D"/>
          <w:shd w:val="clear" w:color="auto" w:fill="FFFFFF"/>
        </w:rPr>
        <w:t>在匹配参数方面非常有效，因此除非您确实需要，否则我们建议在整个配置中使用名称表示法。</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Compound Property Names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compound or nested property names when you set bean properties, as long as all components of the path except the final property name are not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Consider the following bean definition: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设置</w:t>
      </w:r>
      <w:r>
        <w:rPr>
          <w:rFonts w:ascii="Arial" w:hAnsi="Arial" w:cs="Arial"/>
          <w:color w:val="34302D"/>
          <w:shd w:val="clear" w:color="auto" w:fill="FFFFFF"/>
        </w:rPr>
        <w:t>bean</w:t>
      </w:r>
      <w:r>
        <w:rPr>
          <w:rFonts w:ascii="Arial" w:hAnsi="Arial" w:cs="Arial"/>
          <w:color w:val="34302D"/>
          <w:shd w:val="clear" w:color="auto" w:fill="FFFFFF"/>
        </w:rPr>
        <w:t>属性时，可以使用复合或嵌套属性名称，只要除最终属性名称之外的路径的所有组件都不是</w:t>
      </w:r>
      <w:r>
        <w:rPr>
          <w:rStyle w:val="HTML"/>
          <w:rFonts w:ascii="Consolas" w:hAnsi="Consolas"/>
          <w:sz w:val="23"/>
          <w:szCs w:val="23"/>
          <w:shd w:val="clear" w:color="auto" w:fill="F7F7F8"/>
        </w:rPr>
        <w:t>null</w:t>
      </w:r>
      <w:r>
        <w:rPr>
          <w:rFonts w:ascii="Arial" w:hAnsi="Arial" w:cs="Arial"/>
          <w:color w:val="34302D"/>
          <w:shd w:val="clear" w:color="auto" w:fill="FFFFFF"/>
        </w:rPr>
        <w:t>。考虑以下</w:t>
      </w:r>
      <w:r>
        <w:rPr>
          <w:rFonts w:ascii="Arial" w:hAnsi="Arial" w:cs="Arial"/>
          <w:color w:val="34302D"/>
          <w:shd w:val="clear" w:color="auto" w:fill="FFFFFF"/>
        </w:rPr>
        <w:t>bean</w:t>
      </w:r>
      <w:r>
        <w:rPr>
          <w:rFonts w:ascii="Arial" w:hAnsi="Arial" w:cs="Arial"/>
          <w:color w:val="34302D"/>
          <w:shd w:val="clear" w:color="auto" w:fill="FFFFFF"/>
        </w:rPr>
        <w:t>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"something"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"things.ThingOne"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"fred.bob.sammy"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"123"</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bean has a </w:t>
      </w:r>
      <w:r w:rsidRPr="00BA0D5D">
        <w:rPr>
          <w:rFonts w:ascii="Consolas" w:eastAsia="宋体" w:hAnsi="Consolas" w:cs="宋体"/>
          <w:color w:val="34302D"/>
          <w:kern w:val="0"/>
          <w:sz w:val="23"/>
          <w:szCs w:val="23"/>
          <w:shd w:val="clear" w:color="auto" w:fill="F7F7F8"/>
        </w:rPr>
        <w:t>fred</w:t>
      </w:r>
      <w:r w:rsidRPr="00BA0D5D">
        <w:rPr>
          <w:rFonts w:ascii="inherit" w:eastAsia="宋体" w:hAnsi="inherit" w:cs="Arial"/>
          <w:color w:val="34302D"/>
          <w:kern w:val="0"/>
          <w:sz w:val="24"/>
          <w:szCs w:val="24"/>
        </w:rPr>
        <w:t> property, which has a </w:t>
      </w:r>
      <w:r w:rsidRPr="00BA0D5D">
        <w:rPr>
          <w:rFonts w:ascii="Consolas" w:eastAsia="宋体" w:hAnsi="Consolas" w:cs="宋体"/>
          <w:color w:val="34302D"/>
          <w:kern w:val="0"/>
          <w:sz w:val="23"/>
          <w:szCs w:val="23"/>
          <w:shd w:val="clear" w:color="auto" w:fill="F7F7F8"/>
        </w:rPr>
        <w:t>bob</w:t>
      </w:r>
      <w:r w:rsidRPr="00BA0D5D">
        <w:rPr>
          <w:rFonts w:ascii="inherit" w:eastAsia="宋体" w:hAnsi="inherit" w:cs="Arial"/>
          <w:color w:val="34302D"/>
          <w:kern w:val="0"/>
          <w:sz w:val="24"/>
          <w:szCs w:val="24"/>
        </w:rPr>
        <w:t> property, which has a </w:t>
      </w:r>
      <w:r w:rsidRPr="00BA0D5D">
        <w:rPr>
          <w:rFonts w:ascii="Consolas" w:eastAsia="宋体" w:hAnsi="Consolas" w:cs="宋体"/>
          <w:color w:val="34302D"/>
          <w:kern w:val="0"/>
          <w:sz w:val="23"/>
          <w:szCs w:val="23"/>
          <w:shd w:val="clear" w:color="auto" w:fill="F7F7F8"/>
        </w:rPr>
        <w:t>sammy</w:t>
      </w:r>
      <w:r w:rsidRPr="00BA0D5D">
        <w:rPr>
          <w:rFonts w:ascii="inherit" w:eastAsia="宋体" w:hAnsi="inherit" w:cs="Arial"/>
          <w:color w:val="34302D"/>
          <w:kern w:val="0"/>
          <w:sz w:val="24"/>
          <w:szCs w:val="24"/>
        </w:rPr>
        <w:t> property, and that final </w:t>
      </w:r>
      <w:r w:rsidRPr="00BA0D5D">
        <w:rPr>
          <w:rFonts w:ascii="Consolas" w:eastAsia="宋体" w:hAnsi="Consolas" w:cs="宋体"/>
          <w:color w:val="34302D"/>
          <w:kern w:val="0"/>
          <w:sz w:val="23"/>
          <w:szCs w:val="23"/>
          <w:shd w:val="clear" w:color="auto" w:fill="F7F7F8"/>
        </w:rPr>
        <w:t>sammy</w:t>
      </w:r>
      <w:r w:rsidRPr="00BA0D5D">
        <w:rPr>
          <w:rFonts w:ascii="inherit" w:eastAsia="宋体" w:hAnsi="inherit" w:cs="Arial"/>
          <w:color w:val="34302D"/>
          <w:kern w:val="0"/>
          <w:sz w:val="24"/>
          <w:szCs w:val="24"/>
        </w:rPr>
        <w:t> property is being set to a value of </w:t>
      </w:r>
      <w:r w:rsidRPr="00BA0D5D">
        <w:rPr>
          <w:rFonts w:ascii="Consolas" w:eastAsia="宋体" w:hAnsi="Consolas" w:cs="宋体"/>
          <w:color w:val="34302D"/>
          <w:kern w:val="0"/>
          <w:sz w:val="23"/>
          <w:szCs w:val="23"/>
          <w:shd w:val="clear" w:color="auto" w:fill="F7F7F8"/>
        </w:rPr>
        <w:t>123</w:t>
      </w:r>
      <w:r w:rsidRPr="00BA0D5D">
        <w:rPr>
          <w:rFonts w:ascii="inherit" w:eastAsia="宋体" w:hAnsi="inherit" w:cs="Arial"/>
          <w:color w:val="34302D"/>
          <w:kern w:val="0"/>
          <w:sz w:val="24"/>
          <w:szCs w:val="24"/>
        </w:rPr>
        <w:t>. In order for this to work, the </w:t>
      </w:r>
      <w:r w:rsidRPr="00BA0D5D">
        <w:rPr>
          <w:rFonts w:ascii="Consolas" w:eastAsia="宋体" w:hAnsi="Consolas" w:cs="宋体"/>
          <w:color w:val="34302D"/>
          <w:kern w:val="0"/>
          <w:sz w:val="23"/>
          <w:szCs w:val="23"/>
          <w:shd w:val="clear" w:color="auto" w:fill="F7F7F8"/>
        </w:rPr>
        <w:t>fred</w:t>
      </w:r>
      <w:r w:rsidRPr="00BA0D5D">
        <w:rPr>
          <w:rFonts w:ascii="inherit" w:eastAsia="宋体" w:hAnsi="inherit" w:cs="Arial"/>
          <w:color w:val="34302D"/>
          <w:kern w:val="0"/>
          <w:sz w:val="24"/>
          <w:szCs w:val="24"/>
        </w:rPr>
        <w:t> property of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and the </w:t>
      </w:r>
      <w:r w:rsidRPr="00BA0D5D">
        <w:rPr>
          <w:rFonts w:ascii="Consolas" w:eastAsia="宋体" w:hAnsi="Consolas" w:cs="宋体"/>
          <w:color w:val="34302D"/>
          <w:kern w:val="0"/>
          <w:sz w:val="23"/>
          <w:szCs w:val="23"/>
          <w:shd w:val="clear" w:color="auto" w:fill="F7F7F8"/>
        </w:rPr>
        <w:t>bob</w:t>
      </w:r>
      <w:r w:rsidRPr="00BA0D5D">
        <w:rPr>
          <w:rFonts w:ascii="inherit" w:eastAsia="宋体" w:hAnsi="inherit" w:cs="Arial"/>
          <w:color w:val="34302D"/>
          <w:kern w:val="0"/>
          <w:sz w:val="24"/>
          <w:szCs w:val="24"/>
        </w:rPr>
        <w:t> property of </w:t>
      </w:r>
      <w:r w:rsidRPr="00BA0D5D">
        <w:rPr>
          <w:rFonts w:ascii="Consolas" w:eastAsia="宋体" w:hAnsi="Consolas" w:cs="宋体"/>
          <w:color w:val="34302D"/>
          <w:kern w:val="0"/>
          <w:sz w:val="23"/>
          <w:szCs w:val="23"/>
          <w:shd w:val="clear" w:color="auto" w:fill="F7F7F8"/>
        </w:rPr>
        <w:t>fred</w:t>
      </w:r>
      <w:r w:rsidRPr="00BA0D5D">
        <w:rPr>
          <w:rFonts w:ascii="inherit" w:eastAsia="宋体" w:hAnsi="inherit" w:cs="Arial"/>
          <w:color w:val="34302D"/>
          <w:kern w:val="0"/>
          <w:sz w:val="24"/>
          <w:szCs w:val="24"/>
        </w:rPr>
        <w:t> must not be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after the bean is constructed. Otherwise, a </w:t>
      </w:r>
      <w:r w:rsidRPr="00BA0D5D">
        <w:rPr>
          <w:rFonts w:ascii="Consolas" w:eastAsia="宋体" w:hAnsi="Consolas" w:cs="宋体"/>
          <w:color w:val="34302D"/>
          <w:kern w:val="0"/>
          <w:sz w:val="23"/>
          <w:szCs w:val="23"/>
          <w:shd w:val="clear" w:color="auto" w:fill="F7F7F8"/>
        </w:rPr>
        <w:t>NullPointerException</w:t>
      </w:r>
      <w:r w:rsidRPr="00BA0D5D">
        <w:rPr>
          <w:rFonts w:ascii="inherit" w:eastAsia="宋体" w:hAnsi="inherit" w:cs="Arial"/>
          <w:color w:val="34302D"/>
          <w:kern w:val="0"/>
          <w:sz w:val="24"/>
          <w:szCs w:val="24"/>
        </w:rPr>
        <w:t> is thrown.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something</w:t>
      </w:r>
      <w:r>
        <w:rPr>
          <w:rFonts w:ascii="Arial" w:hAnsi="Arial" w:cs="Arial"/>
          <w:color w:val="34302D"/>
          <w:shd w:val="clear" w:color="auto" w:fill="FFFFFF"/>
        </w:rPr>
        <w:t>bean</w:t>
      </w:r>
      <w:r>
        <w:rPr>
          <w:rFonts w:ascii="Arial" w:hAnsi="Arial" w:cs="Arial"/>
          <w:color w:val="34302D"/>
          <w:shd w:val="clear" w:color="auto" w:fill="FFFFFF"/>
        </w:rPr>
        <w:t>具有一个</w:t>
      </w:r>
      <w:r>
        <w:rPr>
          <w:rStyle w:val="HTML"/>
          <w:rFonts w:ascii="Consolas" w:hAnsi="Consolas"/>
          <w:sz w:val="23"/>
          <w:szCs w:val="23"/>
          <w:shd w:val="clear" w:color="auto" w:fill="F7F7F8"/>
        </w:rPr>
        <w:t>fred</w:t>
      </w:r>
      <w:r>
        <w:rPr>
          <w:rFonts w:ascii="Arial" w:hAnsi="Arial" w:cs="Arial"/>
          <w:color w:val="34302D"/>
          <w:shd w:val="clear" w:color="auto" w:fill="FFFFFF"/>
        </w:rPr>
        <w:t>属性，该属性具有属性，该</w:t>
      </w:r>
      <w:r>
        <w:rPr>
          <w:rStyle w:val="HTML"/>
          <w:rFonts w:ascii="Consolas" w:hAnsi="Consolas"/>
          <w:sz w:val="23"/>
          <w:szCs w:val="23"/>
          <w:shd w:val="clear" w:color="auto" w:fill="F7F7F8"/>
        </w:rPr>
        <w:t>bob</w:t>
      </w:r>
      <w:r>
        <w:rPr>
          <w:rFonts w:ascii="Arial" w:hAnsi="Arial" w:cs="Arial"/>
          <w:color w:val="34302D"/>
          <w:shd w:val="clear" w:color="auto" w:fill="FFFFFF"/>
        </w:rPr>
        <w:t>属性具有</w:t>
      </w:r>
      <w:r>
        <w:rPr>
          <w:rStyle w:val="HTML"/>
          <w:rFonts w:ascii="Consolas" w:hAnsi="Consolas"/>
          <w:sz w:val="23"/>
          <w:szCs w:val="23"/>
          <w:shd w:val="clear" w:color="auto" w:fill="F7F7F8"/>
        </w:rPr>
        <w:t>sammy</w:t>
      </w:r>
      <w:r>
        <w:rPr>
          <w:rFonts w:ascii="Arial" w:hAnsi="Arial" w:cs="Arial"/>
          <w:color w:val="34302D"/>
          <w:shd w:val="clear" w:color="auto" w:fill="FFFFFF"/>
        </w:rPr>
        <w:t> </w:t>
      </w:r>
      <w:r>
        <w:rPr>
          <w:rFonts w:ascii="Arial" w:hAnsi="Arial" w:cs="Arial"/>
          <w:color w:val="34302D"/>
          <w:shd w:val="clear" w:color="auto" w:fill="FFFFFF"/>
        </w:rPr>
        <w:t>属性，并且最终</w:t>
      </w:r>
      <w:r>
        <w:rPr>
          <w:rStyle w:val="HTML"/>
          <w:rFonts w:ascii="Consolas" w:hAnsi="Consolas"/>
          <w:sz w:val="23"/>
          <w:szCs w:val="23"/>
          <w:shd w:val="clear" w:color="auto" w:fill="F7F7F8"/>
        </w:rPr>
        <w:t>sammy</w:t>
      </w:r>
      <w:r>
        <w:rPr>
          <w:rFonts w:ascii="Arial" w:hAnsi="Arial" w:cs="Arial"/>
          <w:color w:val="34302D"/>
          <w:shd w:val="clear" w:color="auto" w:fill="FFFFFF"/>
        </w:rPr>
        <w:t>属性的值设置为</w:t>
      </w:r>
      <w:r>
        <w:rPr>
          <w:rStyle w:val="HTML"/>
          <w:rFonts w:ascii="Consolas" w:hAnsi="Consolas"/>
          <w:sz w:val="23"/>
          <w:szCs w:val="23"/>
          <w:shd w:val="clear" w:color="auto" w:fill="F7F7F8"/>
        </w:rPr>
        <w:t>123</w:t>
      </w:r>
      <w:r>
        <w:rPr>
          <w:rFonts w:ascii="Arial" w:hAnsi="Arial" w:cs="Arial"/>
          <w:color w:val="34302D"/>
          <w:shd w:val="clear" w:color="auto" w:fill="FFFFFF"/>
        </w:rPr>
        <w:t>。为了使其工作，在构造</w:t>
      </w:r>
      <w:r>
        <w:rPr>
          <w:rFonts w:ascii="Arial" w:hAnsi="Arial" w:cs="Arial"/>
          <w:color w:val="34302D"/>
          <w:shd w:val="clear" w:color="auto" w:fill="FFFFFF"/>
        </w:rPr>
        <w:t>bean</w:t>
      </w:r>
      <w:r>
        <w:rPr>
          <w:rFonts w:ascii="Arial" w:hAnsi="Arial" w:cs="Arial"/>
          <w:color w:val="34302D"/>
          <w:shd w:val="clear" w:color="auto" w:fill="FFFFFF"/>
        </w:rPr>
        <w:t>之后，</w:t>
      </w:r>
      <w:r>
        <w:rPr>
          <w:rStyle w:val="HTML"/>
          <w:rFonts w:ascii="Consolas" w:hAnsi="Consolas"/>
          <w:sz w:val="23"/>
          <w:szCs w:val="23"/>
          <w:shd w:val="clear" w:color="auto" w:fill="F7F7F8"/>
        </w:rPr>
        <w:t>fred</w:t>
      </w:r>
      <w:r>
        <w:rPr>
          <w:rFonts w:ascii="Arial" w:hAnsi="Arial" w:cs="Arial"/>
          <w:color w:val="34302D"/>
          <w:shd w:val="clear" w:color="auto" w:fill="FFFFFF"/>
        </w:rPr>
        <w:t>属性</w:t>
      </w:r>
      <w:r>
        <w:rPr>
          <w:rStyle w:val="HTML"/>
          <w:rFonts w:ascii="Consolas" w:hAnsi="Consolas"/>
          <w:sz w:val="23"/>
          <w:szCs w:val="23"/>
          <w:shd w:val="clear" w:color="auto" w:fill="F7F7F8"/>
        </w:rPr>
        <w:t>something</w:t>
      </w:r>
      <w:r>
        <w:rPr>
          <w:rFonts w:ascii="Arial" w:hAnsi="Arial" w:cs="Arial"/>
          <w:color w:val="34302D"/>
          <w:shd w:val="clear" w:color="auto" w:fill="FFFFFF"/>
        </w:rPr>
        <w:t>和</w:t>
      </w:r>
      <w:r>
        <w:rPr>
          <w:rStyle w:val="HTML"/>
          <w:rFonts w:ascii="Consolas" w:hAnsi="Consolas"/>
          <w:sz w:val="23"/>
          <w:szCs w:val="23"/>
          <w:shd w:val="clear" w:color="auto" w:fill="F7F7F8"/>
        </w:rPr>
        <w:t>bob</w:t>
      </w:r>
      <w:r>
        <w:rPr>
          <w:rFonts w:ascii="Arial" w:hAnsi="Arial" w:cs="Arial"/>
          <w:color w:val="34302D"/>
          <w:shd w:val="clear" w:color="auto" w:fill="FFFFFF"/>
        </w:rPr>
        <w:t>属性</w:t>
      </w:r>
      <w:r>
        <w:rPr>
          <w:rStyle w:val="HTML"/>
          <w:rFonts w:ascii="Consolas" w:hAnsi="Consolas"/>
          <w:sz w:val="23"/>
          <w:szCs w:val="23"/>
          <w:shd w:val="clear" w:color="auto" w:fill="F7F7F8"/>
        </w:rPr>
        <w:t>fred</w:t>
      </w:r>
      <w:r>
        <w:rPr>
          <w:rFonts w:ascii="Arial" w:hAnsi="Arial" w:cs="Arial"/>
          <w:color w:val="34302D"/>
          <w:shd w:val="clear" w:color="auto" w:fill="FFFFFF"/>
        </w:rPr>
        <w:t>不得为</w:t>
      </w:r>
      <w:r>
        <w:rPr>
          <w:rStyle w:val="HTML"/>
          <w:rFonts w:ascii="Consolas" w:hAnsi="Consolas"/>
          <w:sz w:val="23"/>
          <w:szCs w:val="23"/>
          <w:shd w:val="clear" w:color="auto" w:fill="F7F7F8"/>
        </w:rPr>
        <w:t>null</w:t>
      </w:r>
      <w:r>
        <w:rPr>
          <w:rFonts w:ascii="Arial" w:hAnsi="Arial" w:cs="Arial"/>
          <w:color w:val="34302D"/>
          <w:shd w:val="clear" w:color="auto" w:fill="FFFFFF"/>
        </w:rPr>
        <w:t>。否则，</w:t>
      </w:r>
      <w:r>
        <w:rPr>
          <w:rStyle w:val="HTML"/>
          <w:rFonts w:ascii="Consolas" w:hAnsi="Consolas"/>
          <w:sz w:val="23"/>
          <w:szCs w:val="23"/>
          <w:shd w:val="clear" w:color="auto" w:fill="F7F7F8"/>
        </w:rPr>
        <w:t>NullPointerException</w:t>
      </w:r>
      <w:r>
        <w:rPr>
          <w:rFonts w:ascii="Arial" w:hAnsi="Arial" w:cs="Arial"/>
          <w:color w:val="34302D"/>
          <w:shd w:val="clear" w:color="auto" w:fill="FFFFFF"/>
        </w:rPr>
        <w:t>抛出一个。</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1.4.3. Using </w:t>
      </w:r>
      <w:r w:rsidRPr="00BA0D5D">
        <w:rPr>
          <w:rFonts w:ascii="Consolas" w:eastAsia="宋体" w:hAnsi="Consolas" w:cs="宋体"/>
          <w:color w:val="34302D"/>
          <w:kern w:val="0"/>
          <w:sz w:val="33"/>
          <w:szCs w:val="33"/>
          <w:shd w:val="clear" w:color="auto" w:fill="F7F7F8"/>
        </w:rPr>
        <w:t>depends-on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If a bean is a dependency of another bean, that usually means that one bean is set as a property of another. Typically you accomplish this with the </w:t>
      </w:r>
      <w:hyperlink r:id="rId113" w:anchor="beans-ref-element" w:history="1">
        <w:r w:rsidRPr="00BA0D5D">
          <w:rPr>
            <w:rFonts w:ascii="Consolas" w:eastAsia="宋体" w:hAnsi="Consolas" w:cs="宋体"/>
            <w:color w:val="548E2E"/>
            <w:kern w:val="0"/>
            <w:sz w:val="23"/>
            <w:szCs w:val="23"/>
            <w:u w:val="single"/>
            <w:shd w:val="clear" w:color="auto" w:fill="F7F7F8"/>
          </w:rPr>
          <w:t>&lt;ref/&gt;</w:t>
        </w:r>
        <w:r w:rsidRPr="00BA0D5D">
          <w:rPr>
            <w:rFonts w:ascii="inherit" w:eastAsia="宋体" w:hAnsi="inherit" w:cs="Arial"/>
            <w:color w:val="548E2E"/>
            <w:kern w:val="0"/>
            <w:sz w:val="24"/>
            <w:szCs w:val="24"/>
            <w:u w:val="single"/>
          </w:rPr>
          <w:t> element</w:t>
        </w:r>
      </w:hyperlink>
      <w:r w:rsidRPr="00BA0D5D">
        <w:rPr>
          <w:rFonts w:ascii="inherit" w:eastAsia="宋体" w:hAnsi="inherit" w:cs="Arial"/>
          <w:color w:val="34302D"/>
          <w:kern w:val="0"/>
          <w:sz w:val="24"/>
          <w:szCs w:val="24"/>
        </w:rPr>
        <w:t> in XML-based configuration metadata. However, sometimes dependencies between beans are less direct. An example is when a static initializer in a class needs to be triggered, such as for database driver registration.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attribute can explicitly force one or more beans to be initialized before the bean using this element is initialized. The following example uses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attribute to express a dependency on a single bean:</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w:t>
      </w:r>
      <w:r>
        <w:rPr>
          <w:rFonts w:ascii="Arial" w:hAnsi="Arial" w:cs="Arial"/>
          <w:color w:val="34302D"/>
          <w:shd w:val="clear" w:color="auto" w:fill="FFFFFF"/>
        </w:rPr>
        <w:t>bean</w:t>
      </w:r>
      <w:r>
        <w:rPr>
          <w:rFonts w:ascii="Arial" w:hAnsi="Arial" w:cs="Arial"/>
          <w:color w:val="34302D"/>
          <w:shd w:val="clear" w:color="auto" w:fill="FFFFFF"/>
        </w:rPr>
        <w:t>是另一个</w:t>
      </w:r>
      <w:r>
        <w:rPr>
          <w:rFonts w:ascii="Arial" w:hAnsi="Arial" w:cs="Arial"/>
          <w:color w:val="34302D"/>
          <w:shd w:val="clear" w:color="auto" w:fill="FFFFFF"/>
        </w:rPr>
        <w:t>bean</w:t>
      </w:r>
      <w:r>
        <w:rPr>
          <w:rFonts w:ascii="Arial" w:hAnsi="Arial" w:cs="Arial"/>
          <w:color w:val="34302D"/>
          <w:shd w:val="clear" w:color="auto" w:fill="FFFFFF"/>
        </w:rPr>
        <w:t>的依赖项，那通常意味着将一个</w:t>
      </w:r>
      <w:r>
        <w:rPr>
          <w:rFonts w:ascii="Arial" w:hAnsi="Arial" w:cs="Arial"/>
          <w:color w:val="34302D"/>
          <w:shd w:val="clear" w:color="auto" w:fill="FFFFFF"/>
        </w:rPr>
        <w:t>bean</w:t>
      </w:r>
      <w:r>
        <w:rPr>
          <w:rFonts w:ascii="Arial" w:hAnsi="Arial" w:cs="Arial"/>
          <w:color w:val="34302D"/>
          <w:shd w:val="clear" w:color="auto" w:fill="FFFFFF"/>
        </w:rPr>
        <w:t>设置为另一个</w:t>
      </w:r>
      <w:r>
        <w:rPr>
          <w:rFonts w:ascii="Arial" w:hAnsi="Arial" w:cs="Arial"/>
          <w:color w:val="34302D"/>
          <w:shd w:val="clear" w:color="auto" w:fill="FFFFFF"/>
        </w:rPr>
        <w:t>bean</w:t>
      </w:r>
      <w:r>
        <w:rPr>
          <w:rFonts w:ascii="Arial" w:hAnsi="Arial" w:cs="Arial"/>
          <w:color w:val="34302D"/>
          <w:shd w:val="clear" w:color="auto" w:fill="FFFFFF"/>
        </w:rPr>
        <w:t>的属性。通常，您可以使用基于</w:t>
      </w:r>
      <w:r>
        <w:rPr>
          <w:rFonts w:ascii="Arial" w:hAnsi="Arial" w:cs="Arial"/>
          <w:color w:val="34302D"/>
          <w:shd w:val="clear" w:color="auto" w:fill="FFFFFF"/>
        </w:rPr>
        <w:t>XML</w:t>
      </w:r>
      <w:r>
        <w:rPr>
          <w:rFonts w:ascii="Arial" w:hAnsi="Arial" w:cs="Arial"/>
          <w:color w:val="34302D"/>
          <w:shd w:val="clear" w:color="auto" w:fill="FFFFFF"/>
        </w:rPr>
        <w:t>的配置元数据中的</w:t>
      </w:r>
      <w:hyperlink r:id="rId114" w:anchor="beans-ref-element" w:history="1">
        <w:r>
          <w:rPr>
            <w:rStyle w:val="HTML"/>
            <w:rFonts w:ascii="Consolas" w:hAnsi="Consolas"/>
            <w:color w:val="548E2E"/>
            <w:sz w:val="23"/>
            <w:szCs w:val="23"/>
            <w:u w:val="single"/>
            <w:shd w:val="clear" w:color="auto" w:fill="F7F7F8"/>
          </w:rPr>
          <w:t>&lt;ref/&gt;</w:t>
        </w:r>
        <w:r>
          <w:rPr>
            <w:rStyle w:val="a4"/>
            <w:rFonts w:ascii="Arial" w:hAnsi="Arial" w:cs="Arial"/>
            <w:color w:val="548E2E"/>
            <w:shd w:val="clear" w:color="auto" w:fill="FFFFFF"/>
          </w:rPr>
          <w:t> </w:t>
        </w:r>
        <w:r>
          <w:rPr>
            <w:rStyle w:val="a4"/>
            <w:rFonts w:ascii="Arial" w:hAnsi="Arial" w:cs="Arial"/>
            <w:color w:val="548E2E"/>
            <w:shd w:val="clear" w:color="auto" w:fill="FFFFFF"/>
          </w:rPr>
          <w:t>元素</w:t>
        </w:r>
      </w:hyperlink>
      <w:r>
        <w:rPr>
          <w:rFonts w:ascii="Arial" w:hAnsi="Arial" w:cs="Arial"/>
          <w:color w:val="34302D"/>
          <w:shd w:val="clear" w:color="auto" w:fill="FFFFFF"/>
        </w:rPr>
        <w:t>来完成此操作。但是，有时</w:t>
      </w:r>
      <w:r>
        <w:rPr>
          <w:rFonts w:ascii="Arial" w:hAnsi="Arial" w:cs="Arial"/>
          <w:color w:val="34302D"/>
          <w:shd w:val="clear" w:color="auto" w:fill="FFFFFF"/>
        </w:rPr>
        <w:t>bean</w:t>
      </w:r>
      <w:r>
        <w:rPr>
          <w:rFonts w:ascii="Arial" w:hAnsi="Arial" w:cs="Arial"/>
          <w:color w:val="34302D"/>
          <w:shd w:val="clear" w:color="auto" w:fill="FFFFFF"/>
        </w:rPr>
        <w:t>之间的依赖关系不那么直接。例如，需要触发类中的静态初始化程序，例如数据库驱动程序注册。</w:t>
      </w:r>
      <w:r>
        <w:rPr>
          <w:rStyle w:val="HTML"/>
          <w:rFonts w:ascii="Consolas" w:hAnsi="Consolas"/>
          <w:sz w:val="23"/>
          <w:szCs w:val="23"/>
          <w:shd w:val="clear" w:color="auto" w:fill="F7F7F8"/>
        </w:rPr>
        <w:t>depends-on</w:t>
      </w:r>
      <w:r>
        <w:rPr>
          <w:rFonts w:ascii="Arial" w:hAnsi="Arial" w:cs="Arial"/>
          <w:color w:val="34302D"/>
          <w:shd w:val="clear" w:color="auto" w:fill="FFFFFF"/>
        </w:rPr>
        <w:t>在初始化使用此元素的</w:t>
      </w:r>
      <w:r>
        <w:rPr>
          <w:rFonts w:ascii="Arial" w:hAnsi="Arial" w:cs="Arial"/>
          <w:color w:val="34302D"/>
          <w:shd w:val="clear" w:color="auto" w:fill="FFFFFF"/>
        </w:rPr>
        <w:t>bean</w:t>
      </w:r>
      <w:r>
        <w:rPr>
          <w:rFonts w:ascii="Arial" w:hAnsi="Arial" w:cs="Arial"/>
          <w:color w:val="34302D"/>
          <w:shd w:val="clear" w:color="auto" w:fill="FFFFFF"/>
        </w:rPr>
        <w:t>之前，该属性可以显式强制初始化一个或多个</w:t>
      </w:r>
      <w:r>
        <w:rPr>
          <w:rFonts w:ascii="Arial" w:hAnsi="Arial" w:cs="Arial"/>
          <w:color w:val="34302D"/>
          <w:shd w:val="clear" w:color="auto" w:fill="FFFFFF"/>
        </w:rPr>
        <w:t>bean</w:t>
      </w:r>
      <w:r>
        <w:rPr>
          <w:rFonts w:ascii="Arial" w:hAnsi="Arial" w:cs="Arial"/>
          <w:color w:val="34302D"/>
          <w:shd w:val="clear" w:color="auto" w:fill="FFFFFF"/>
        </w:rPr>
        <w:t>。以下示例使用该</w:t>
      </w:r>
      <w:r>
        <w:rPr>
          <w:rStyle w:val="HTML"/>
          <w:rFonts w:ascii="Consolas" w:hAnsi="Consolas"/>
          <w:sz w:val="23"/>
          <w:szCs w:val="23"/>
          <w:shd w:val="clear" w:color="auto" w:fill="F7F7F8"/>
        </w:rPr>
        <w:t>depends-on</w:t>
      </w:r>
      <w:r>
        <w:rPr>
          <w:rFonts w:ascii="Arial" w:hAnsi="Arial" w:cs="Arial"/>
          <w:color w:val="34302D"/>
          <w:shd w:val="clear" w:color="auto" w:fill="FFFFFF"/>
        </w:rPr>
        <w:t>属性表示对单个</w:t>
      </w:r>
      <w:r>
        <w:rPr>
          <w:rFonts w:ascii="Arial" w:hAnsi="Arial" w:cs="Arial"/>
          <w:color w:val="34302D"/>
          <w:shd w:val="clear" w:color="auto" w:fill="FFFFFF"/>
        </w:rPr>
        <w:t>bean</w:t>
      </w:r>
      <w:r>
        <w:rPr>
          <w:rFonts w:ascii="Arial" w:hAnsi="Arial" w:cs="Arial"/>
          <w:color w:val="34302D"/>
          <w:shd w:val="clear" w:color="auto" w:fill="FFFFFF"/>
        </w:rPr>
        <w:t>的依赖关系：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depends-on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express a dependency on multiple beans, supply a list of bean names as the value of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attribute (commas, whitespace, and semicolons are valid delimiters):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要表示对多个</w:t>
      </w:r>
      <w:r>
        <w:rPr>
          <w:rFonts w:ascii="Arial" w:hAnsi="Arial" w:cs="Arial"/>
          <w:color w:val="34302D"/>
          <w:shd w:val="clear" w:color="auto" w:fill="FFFFFF"/>
        </w:rPr>
        <w:t>bean</w:t>
      </w:r>
      <w:r>
        <w:rPr>
          <w:rFonts w:ascii="Arial" w:hAnsi="Arial" w:cs="Arial"/>
          <w:color w:val="34302D"/>
          <w:shd w:val="clear" w:color="auto" w:fill="FFFFFF"/>
        </w:rPr>
        <w:t>的依赖关系，请提供</w:t>
      </w:r>
      <w:r>
        <w:rPr>
          <w:rFonts w:ascii="Arial" w:hAnsi="Arial" w:cs="Arial"/>
          <w:color w:val="34302D"/>
          <w:shd w:val="clear" w:color="auto" w:fill="FFFFFF"/>
        </w:rPr>
        <w:t>bean</w:t>
      </w:r>
      <w:r>
        <w:rPr>
          <w:rFonts w:ascii="Arial" w:hAnsi="Arial" w:cs="Arial"/>
          <w:color w:val="34302D"/>
          <w:shd w:val="clear" w:color="auto" w:fill="FFFFFF"/>
        </w:rPr>
        <w:t>名称列表作为</w:t>
      </w:r>
      <w:r>
        <w:rPr>
          <w:rStyle w:val="HTML"/>
          <w:rFonts w:ascii="Consolas" w:hAnsi="Consolas"/>
          <w:sz w:val="23"/>
          <w:szCs w:val="23"/>
          <w:shd w:val="clear" w:color="auto" w:fill="F7F7F8"/>
        </w:rPr>
        <w:t>depends-on</w:t>
      </w:r>
      <w:r>
        <w:rPr>
          <w:rFonts w:ascii="Arial" w:hAnsi="Arial" w:cs="Arial"/>
          <w:color w:val="34302D"/>
          <w:shd w:val="clear" w:color="auto" w:fill="FFFFFF"/>
        </w:rPr>
        <w:t>属性的值（逗号，空格和分号是有效的分隔符）：</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"beanOne"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depends-on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"manager,accountDao"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"ManagerBean"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"x.y.jdbc.JdbcAccountDao"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A56F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depends-on</w:t>
            </w:r>
            <w:r w:rsidRPr="00BA0D5D">
              <w:rPr>
                <w:rFonts w:ascii="宋体" w:eastAsia="宋体" w:hAnsi="宋体" w:cs="宋体"/>
                <w:kern w:val="0"/>
                <w:sz w:val="24"/>
                <w:szCs w:val="24"/>
              </w:rPr>
              <w:t> attribute can specify both an initialization-time dependency and, in the case of </w:t>
            </w:r>
            <w:hyperlink r:id="rId115" w:anchor="beans-factory-scopes-singleton" w:history="1">
              <w:r w:rsidRPr="00BA0D5D">
                <w:rPr>
                  <w:rFonts w:ascii="宋体" w:eastAsia="宋体" w:hAnsi="宋体" w:cs="宋体"/>
                  <w:color w:val="548E2E"/>
                  <w:kern w:val="0"/>
                  <w:sz w:val="24"/>
                  <w:szCs w:val="24"/>
                  <w:u w:val="single"/>
                </w:rPr>
                <w:t>singleton</w:t>
              </w:r>
            </w:hyperlink>
            <w:r w:rsidRPr="00BA0D5D">
              <w:rPr>
                <w:rFonts w:ascii="宋体" w:eastAsia="宋体" w:hAnsi="宋体" w:cs="宋体"/>
                <w:kern w:val="0"/>
                <w:sz w:val="24"/>
                <w:szCs w:val="24"/>
              </w:rPr>
              <w:t> beans only, a corresponding destruction-time dependency. Dependent beans that define a </w:t>
            </w:r>
            <w:r w:rsidRPr="00BA0D5D">
              <w:rPr>
                <w:rFonts w:ascii="Consolas" w:eastAsia="宋体" w:hAnsi="Consolas" w:cs="宋体"/>
                <w:kern w:val="0"/>
                <w:sz w:val="23"/>
                <w:szCs w:val="23"/>
                <w:shd w:val="clear" w:color="auto" w:fill="F7F7F8"/>
              </w:rPr>
              <w:t>depends-on</w:t>
            </w:r>
            <w:r w:rsidRPr="00BA0D5D">
              <w:rPr>
                <w:rFonts w:ascii="宋体" w:eastAsia="宋体" w:hAnsi="宋体" w:cs="宋体"/>
                <w:kern w:val="0"/>
                <w:sz w:val="24"/>
                <w:szCs w:val="24"/>
              </w:rPr>
              <w:t> relationship with a given bean are destroyed first, prior to the given bean itself being destroyed. Thus, </w:t>
            </w:r>
            <w:r w:rsidRPr="00BA0D5D">
              <w:rPr>
                <w:rFonts w:ascii="Consolas" w:eastAsia="宋体" w:hAnsi="Consolas" w:cs="宋体"/>
                <w:kern w:val="0"/>
                <w:sz w:val="23"/>
                <w:szCs w:val="23"/>
                <w:shd w:val="clear" w:color="auto" w:fill="F7F7F8"/>
              </w:rPr>
              <w:t>depends-on</w:t>
            </w:r>
            <w:r w:rsidRPr="00BA0D5D">
              <w:rPr>
                <w:rFonts w:ascii="宋体" w:eastAsia="宋体" w:hAnsi="宋体" w:cs="宋体"/>
                <w:kern w:val="0"/>
                <w:sz w:val="24"/>
                <w:szCs w:val="24"/>
              </w:rPr>
              <w:t> can also control shutdown order.</w:t>
            </w:r>
          </w:p>
          <w:p w:rsidR="00CA1DAF" w:rsidRPr="00BA0D5D" w:rsidRDefault="00CA1DAF" w:rsidP="00BA0D5D">
            <w:pPr>
              <w:widowControl/>
              <w:jc w:val="left"/>
              <w:rPr>
                <w:rFonts w:ascii="宋体" w:eastAsia="宋体" w:hAnsi="宋体" w:cs="宋体"/>
                <w:kern w:val="0"/>
                <w:sz w:val="24"/>
                <w:szCs w:val="24"/>
              </w:rPr>
            </w:pPr>
            <w:r>
              <w:rPr>
                <w:rFonts w:ascii="Arial" w:hAnsi="Arial" w:cs="Arial"/>
                <w:shd w:val="clear" w:color="auto" w:fill="EBF1E7"/>
              </w:rPr>
              <w:t>该</w:t>
            </w:r>
            <w:r>
              <w:rPr>
                <w:rStyle w:val="HTML"/>
                <w:rFonts w:ascii="Consolas" w:hAnsi="Consolas"/>
                <w:sz w:val="23"/>
                <w:szCs w:val="23"/>
                <w:shd w:val="clear" w:color="auto" w:fill="F7F7F8"/>
              </w:rPr>
              <w:t>depends-on</w:t>
            </w:r>
            <w:r>
              <w:rPr>
                <w:rFonts w:ascii="Arial" w:hAnsi="Arial" w:cs="Arial"/>
                <w:shd w:val="clear" w:color="auto" w:fill="EBF1E7"/>
              </w:rPr>
              <w:t>属性既可以指定初始化时间依赖性，也可以指定</w:t>
            </w:r>
            <w:hyperlink r:id="rId116" w:anchor="beans-factory-scopes-singleton" w:history="1">
              <w:r>
                <w:rPr>
                  <w:rStyle w:val="a4"/>
                  <w:rFonts w:ascii="Arial" w:hAnsi="Arial" w:cs="Arial"/>
                  <w:color w:val="548E2E"/>
                  <w:shd w:val="clear" w:color="auto" w:fill="EBF1E7"/>
                </w:rPr>
                <w:t>单独的</w:t>
              </w:r>
            </w:hyperlink>
            <w:r>
              <w:rPr>
                <w:rFonts w:ascii="Arial" w:hAnsi="Arial" w:cs="Arial"/>
                <w:shd w:val="clear" w:color="auto" w:fill="EBF1E7"/>
              </w:rPr>
              <w:t> bean</w:t>
            </w:r>
            <w:r>
              <w:rPr>
                <w:rFonts w:ascii="Arial" w:hAnsi="Arial" w:cs="Arial"/>
                <w:shd w:val="clear" w:color="auto" w:fill="EBF1E7"/>
              </w:rPr>
              <w:t>，相应的销毁时间依赖性。</w:t>
            </w:r>
            <w:r>
              <w:rPr>
                <w:rStyle w:val="HTML"/>
                <w:rFonts w:ascii="Consolas" w:hAnsi="Consolas"/>
                <w:sz w:val="23"/>
                <w:szCs w:val="23"/>
                <w:shd w:val="clear" w:color="auto" w:fill="F7F7F8"/>
              </w:rPr>
              <w:t>depends-on</w:t>
            </w:r>
            <w:r>
              <w:rPr>
                <w:rFonts w:ascii="Arial" w:hAnsi="Arial" w:cs="Arial"/>
                <w:shd w:val="clear" w:color="auto" w:fill="EBF1E7"/>
              </w:rPr>
              <w:t>在给定的</w:t>
            </w:r>
            <w:r>
              <w:rPr>
                <w:rFonts w:ascii="Arial" w:hAnsi="Arial" w:cs="Arial"/>
                <w:shd w:val="clear" w:color="auto" w:fill="EBF1E7"/>
              </w:rPr>
              <w:t>bean</w:t>
            </w:r>
            <w:r>
              <w:rPr>
                <w:rFonts w:ascii="Arial" w:hAnsi="Arial" w:cs="Arial"/>
                <w:shd w:val="clear" w:color="auto" w:fill="EBF1E7"/>
              </w:rPr>
              <w:t>本身被销毁之前，首先销毁定义与给定</w:t>
            </w:r>
            <w:r>
              <w:rPr>
                <w:rFonts w:ascii="Arial" w:hAnsi="Arial" w:cs="Arial"/>
                <w:shd w:val="clear" w:color="auto" w:fill="EBF1E7"/>
              </w:rPr>
              <w:t>bean </w:t>
            </w:r>
            <w:r>
              <w:rPr>
                <w:rFonts w:ascii="Arial" w:hAnsi="Arial" w:cs="Arial"/>
                <w:shd w:val="clear" w:color="auto" w:fill="EBF1E7"/>
              </w:rPr>
              <w:t>的关系的从属</w:t>
            </w:r>
            <w:r>
              <w:rPr>
                <w:rFonts w:ascii="Arial" w:hAnsi="Arial" w:cs="Arial"/>
                <w:shd w:val="clear" w:color="auto" w:fill="EBF1E7"/>
              </w:rPr>
              <w:t>bean </w:t>
            </w:r>
            <w:r>
              <w:rPr>
                <w:rFonts w:ascii="Arial" w:hAnsi="Arial" w:cs="Arial"/>
                <w:shd w:val="clear" w:color="auto" w:fill="EBF1E7"/>
              </w:rPr>
              <w:t>。这样，</w:t>
            </w:r>
            <w:r>
              <w:rPr>
                <w:rStyle w:val="HTML"/>
                <w:rFonts w:ascii="Consolas" w:hAnsi="Consolas"/>
                <w:sz w:val="23"/>
                <w:szCs w:val="23"/>
                <w:shd w:val="clear" w:color="auto" w:fill="F7F7F8"/>
              </w:rPr>
              <w:t>depends-on</w:t>
            </w:r>
            <w:r>
              <w:rPr>
                <w:rFonts w:ascii="Arial" w:hAnsi="Arial" w:cs="Arial"/>
                <w:shd w:val="clear" w:color="auto" w:fill="EBF1E7"/>
              </w:rPr>
              <w:t>也可以控制关</w:t>
            </w:r>
            <w:r>
              <w:rPr>
                <w:rFonts w:ascii="Arial" w:hAnsi="Arial" w:cs="Arial"/>
                <w:shd w:val="clear" w:color="auto" w:fill="EBF1E7"/>
              </w:rPr>
              <w:t>​​</w:t>
            </w:r>
            <w:r>
              <w:rPr>
                <w:rFonts w:ascii="Arial" w:hAnsi="Arial" w:cs="Arial"/>
                <w:shd w:val="clear" w:color="auto" w:fill="EBF1E7"/>
              </w:rPr>
              <w:t>机顺序。</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1.4.4. Lazy-initialized Beans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 eagerly create and configure all </w:t>
      </w:r>
      <w:hyperlink r:id="rId117" w:anchor="beans-factory-scopes-singleton" w:history="1">
        <w:r w:rsidRPr="00BA0D5D">
          <w:rPr>
            <w:rFonts w:ascii="inherit" w:eastAsia="宋体" w:hAnsi="inherit" w:cs="Arial"/>
            <w:color w:val="548E2E"/>
            <w:kern w:val="0"/>
            <w:sz w:val="24"/>
            <w:szCs w:val="24"/>
            <w:u w:val="single"/>
          </w:rPr>
          <w:t>singleton</w:t>
        </w:r>
      </w:hyperlink>
      <w:r w:rsidRPr="00BA0D5D">
        <w:rPr>
          <w:rFonts w:ascii="inherit" w:eastAsia="宋体" w:hAnsi="inherit" w:cs="Arial"/>
          <w:color w:val="34302D"/>
          <w:kern w:val="0"/>
          <w:sz w:val="24"/>
          <w:szCs w:val="24"/>
        </w:rPr>
        <w:t> beans as part of the initialization process. Generally, this pre-instantiation is desirable, because errors in the configuration or surrounding environment are discovered immediately, as opposed to hours or even days later. When this behavior is not desirable, you can prevent pre-instantiation of a singleton bean by marking the bean definition as being lazy-initialized. A lazy-initialized bean tells the IoC container to create a bean instance when it is first requested, rather than at startup.</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默认情况下，</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实现会急切地创建和配置所有</w:t>
      </w:r>
      <w:r>
        <w:rPr>
          <w:rFonts w:ascii="Arial" w:hAnsi="Arial" w:cs="Arial"/>
          <w:color w:val="34302D"/>
          <w:shd w:val="clear" w:color="auto" w:fill="FFFFFF"/>
        </w:rPr>
        <w:t> </w:t>
      </w:r>
      <w:hyperlink r:id="rId118" w:anchor="beans-factory-scopes-singleton" w:history="1">
        <w:r>
          <w:rPr>
            <w:rStyle w:val="a4"/>
            <w:rFonts w:ascii="Arial" w:hAnsi="Arial" w:cs="Arial"/>
            <w:color w:val="548E2E"/>
            <w:shd w:val="clear" w:color="auto" w:fill="FFFFFF"/>
          </w:rPr>
          <w:t>单例</w:t>
        </w:r>
      </w:hyperlink>
      <w:r>
        <w:rPr>
          <w:rFonts w:ascii="Arial" w:hAnsi="Arial" w:cs="Arial"/>
          <w:color w:val="34302D"/>
          <w:shd w:val="clear" w:color="auto" w:fill="FFFFFF"/>
        </w:rPr>
        <w:t> bean</w:t>
      </w:r>
      <w:r>
        <w:rPr>
          <w:rFonts w:ascii="Arial" w:hAnsi="Arial" w:cs="Arial"/>
          <w:color w:val="34302D"/>
          <w:shd w:val="clear" w:color="auto" w:fill="FFFFFF"/>
        </w:rPr>
        <w:t>，作为初始化过程的一部分。通常，这种预先实例化是可取的，因为配置或周围环境中的错误是立即发现的，而不是几小时甚至几天后。当不希望出现这种情况时，可以通过将</w:t>
      </w:r>
      <w:r>
        <w:rPr>
          <w:rFonts w:ascii="Arial" w:hAnsi="Arial" w:cs="Arial"/>
          <w:color w:val="34302D"/>
          <w:shd w:val="clear" w:color="auto" w:fill="FFFFFF"/>
        </w:rPr>
        <w:t>bean</w:t>
      </w:r>
      <w:r>
        <w:rPr>
          <w:rFonts w:ascii="Arial" w:hAnsi="Arial" w:cs="Arial"/>
          <w:color w:val="34302D"/>
          <w:shd w:val="clear" w:color="auto" w:fill="FFFFFF"/>
        </w:rPr>
        <w:t>定义标记为延迟初始化来阻止单例</w:t>
      </w:r>
      <w:r>
        <w:rPr>
          <w:rFonts w:ascii="Arial" w:hAnsi="Arial" w:cs="Arial"/>
          <w:color w:val="34302D"/>
          <w:shd w:val="clear" w:color="auto" w:fill="FFFFFF"/>
        </w:rPr>
        <w:t>bean</w:t>
      </w:r>
      <w:r>
        <w:rPr>
          <w:rFonts w:ascii="Arial" w:hAnsi="Arial" w:cs="Arial"/>
          <w:color w:val="34302D"/>
          <w:shd w:val="clear" w:color="auto" w:fill="FFFFFF"/>
        </w:rPr>
        <w:t>的预实例化。延迟初始化的</w:t>
      </w:r>
      <w:r>
        <w:rPr>
          <w:rFonts w:ascii="Arial" w:hAnsi="Arial" w:cs="Arial"/>
          <w:color w:val="34302D"/>
          <w:shd w:val="clear" w:color="auto" w:fill="FFFFFF"/>
        </w:rPr>
        <w:t>bean</w:t>
      </w:r>
      <w:r>
        <w:rPr>
          <w:rFonts w:ascii="Arial" w:hAnsi="Arial" w:cs="Arial"/>
          <w:color w:val="34302D"/>
          <w:shd w:val="clear" w:color="auto" w:fill="FFFFFF"/>
        </w:rPr>
        <w:t>告诉</w:t>
      </w:r>
      <w:r>
        <w:rPr>
          <w:rFonts w:ascii="Arial" w:hAnsi="Arial" w:cs="Arial"/>
          <w:color w:val="34302D"/>
          <w:shd w:val="clear" w:color="auto" w:fill="FFFFFF"/>
        </w:rPr>
        <w:t>IoC</w:t>
      </w:r>
      <w:r>
        <w:rPr>
          <w:rFonts w:ascii="Arial" w:hAnsi="Arial" w:cs="Arial"/>
          <w:color w:val="34302D"/>
          <w:shd w:val="clear" w:color="auto" w:fill="FFFFFF"/>
        </w:rPr>
        <w:t>容器在第一次请求时创建</w:t>
      </w:r>
      <w:r>
        <w:rPr>
          <w:rFonts w:ascii="Arial" w:hAnsi="Arial" w:cs="Arial"/>
          <w:color w:val="34302D"/>
          <w:shd w:val="clear" w:color="auto" w:fill="FFFFFF"/>
        </w:rPr>
        <w:t>bean</w:t>
      </w:r>
      <w:r>
        <w:rPr>
          <w:rFonts w:ascii="Arial" w:hAnsi="Arial" w:cs="Arial"/>
          <w:color w:val="34302D"/>
          <w:shd w:val="clear" w:color="auto" w:fill="FFFFFF"/>
        </w:rPr>
        <w:t>实例，而不是在启动时。</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XML, this behavior is controlled by the </w:t>
      </w:r>
      <w:r w:rsidRPr="00BA0D5D">
        <w:rPr>
          <w:rFonts w:ascii="Consolas" w:eastAsia="宋体" w:hAnsi="Consolas" w:cs="宋体"/>
          <w:color w:val="34302D"/>
          <w:kern w:val="0"/>
          <w:sz w:val="23"/>
          <w:szCs w:val="23"/>
          <w:shd w:val="clear" w:color="auto" w:fill="F7F7F8"/>
        </w:rPr>
        <w:t>lazy-init</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as the following example shows: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Fonts w:ascii="Arial" w:hAnsi="Arial" w:cs="Arial"/>
          <w:color w:val="34302D"/>
          <w:shd w:val="clear" w:color="auto" w:fill="FFFFFF"/>
        </w:rPr>
        <w:t>XML</w:t>
      </w:r>
      <w:r>
        <w:rPr>
          <w:rFonts w:ascii="Arial" w:hAnsi="Arial" w:cs="Arial"/>
          <w:color w:val="34302D"/>
          <w:shd w:val="clear" w:color="auto" w:fill="FFFFFF"/>
        </w:rPr>
        <w:t>中，此行为由</w:t>
      </w:r>
      <w:r>
        <w:rPr>
          <w:rFonts w:ascii="Arial" w:hAnsi="Arial" w:cs="Arial"/>
          <w:color w:val="34302D"/>
          <w:shd w:val="clear" w:color="auto" w:fill="FFFFFF"/>
        </w:rPr>
        <w:t> </w:t>
      </w:r>
      <w:r>
        <w:rPr>
          <w:rFonts w:ascii="Arial" w:hAnsi="Arial" w:cs="Arial"/>
          <w:color w:val="34302D"/>
          <w:shd w:val="clear" w:color="auto" w:fill="FFFFFF"/>
        </w:rPr>
        <w:t>元素</w:t>
      </w:r>
      <w:r>
        <w:rPr>
          <w:rStyle w:val="HTML"/>
          <w:rFonts w:ascii="Consolas" w:hAnsi="Consolas"/>
          <w:sz w:val="23"/>
          <w:szCs w:val="23"/>
          <w:shd w:val="clear" w:color="auto" w:fill="F7F7F8"/>
        </w:rPr>
        <w:t>lazy-init</w:t>
      </w:r>
      <w:r>
        <w:rPr>
          <w:rFonts w:ascii="Arial" w:hAnsi="Arial" w:cs="Arial"/>
          <w:color w:val="34302D"/>
          <w:shd w:val="clear" w:color="auto" w:fill="FFFFFF"/>
        </w:rPr>
        <w:t>上的属性控制</w:t>
      </w:r>
      <w:r>
        <w:rPr>
          <w:rStyle w:val="HTML"/>
          <w:rFonts w:ascii="Consolas" w:hAnsi="Consolas"/>
          <w:sz w:val="23"/>
          <w:szCs w:val="23"/>
          <w:shd w:val="clear" w:color="auto" w:fill="F7F7F8"/>
        </w:rPr>
        <w:t>&lt;bean/&gt;</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"lazy"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"com.something.ExpensiveToCreateBean"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lazy-init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"not.lazy"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"com.something.AnotherBean"</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the preceding configuration is consumed by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lazy</w:t>
      </w:r>
      <w:r w:rsidRPr="00BA0D5D">
        <w:rPr>
          <w:rFonts w:ascii="inherit" w:eastAsia="宋体" w:hAnsi="inherit" w:cs="Arial"/>
          <w:color w:val="34302D"/>
          <w:kern w:val="0"/>
          <w:sz w:val="24"/>
          <w:szCs w:val="24"/>
        </w:rPr>
        <w:t> bean is not eagerly pre-instantiated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starts, whereas the </w:t>
      </w:r>
      <w:r w:rsidRPr="00BA0D5D">
        <w:rPr>
          <w:rFonts w:ascii="Consolas" w:eastAsia="宋体" w:hAnsi="Consolas" w:cs="宋体"/>
          <w:color w:val="34302D"/>
          <w:kern w:val="0"/>
          <w:sz w:val="23"/>
          <w:szCs w:val="23"/>
          <w:shd w:val="clear" w:color="auto" w:fill="F7F7F8"/>
        </w:rPr>
        <w:t>not.lazy</w:t>
      </w:r>
      <w:r w:rsidRPr="00BA0D5D">
        <w:rPr>
          <w:rFonts w:ascii="inherit" w:eastAsia="宋体" w:hAnsi="inherit" w:cs="Arial"/>
          <w:color w:val="34302D"/>
          <w:kern w:val="0"/>
          <w:sz w:val="24"/>
          <w:szCs w:val="24"/>
        </w:rPr>
        <w:t> bean is eagerly pre-instantiated.</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当前面的配置被</w:t>
      </w:r>
      <w:r>
        <w:rPr>
          <w:rFonts w:ascii="Arial" w:hAnsi="Arial" w:cs="Arial"/>
          <w:color w:val="34302D"/>
          <w:shd w:val="clear" w:color="auto" w:fill="FFFFFF"/>
        </w:rPr>
        <w:t>a</w:t>
      </w:r>
      <w:r>
        <w:rPr>
          <w:rFonts w:ascii="Arial" w:hAnsi="Arial" w:cs="Arial"/>
          <w:color w:val="34302D"/>
          <w:shd w:val="clear" w:color="auto" w:fill="FFFFFF"/>
        </w:rPr>
        <w:t>使用时</w:t>
      </w:r>
      <w:r>
        <w:rPr>
          <w:rStyle w:val="HTML"/>
          <w:rFonts w:ascii="Consolas" w:hAnsi="Consolas"/>
          <w:sz w:val="23"/>
          <w:szCs w:val="23"/>
          <w:shd w:val="clear" w:color="auto" w:fill="F7F7F8"/>
        </w:rPr>
        <w:t>ApplicationContext</w:t>
      </w:r>
      <w:r>
        <w:rPr>
          <w:rFonts w:ascii="Arial" w:hAnsi="Arial" w:cs="Arial"/>
          <w:color w:val="34302D"/>
          <w:shd w:val="clear" w:color="auto" w:fill="FFFFFF"/>
        </w:rPr>
        <w:t>，</w:t>
      </w:r>
      <w:r>
        <w:rPr>
          <w:rStyle w:val="HTML"/>
          <w:rFonts w:ascii="Consolas" w:hAnsi="Consolas"/>
          <w:sz w:val="23"/>
          <w:szCs w:val="23"/>
          <w:shd w:val="clear" w:color="auto" w:fill="F7F7F8"/>
        </w:rPr>
        <w:t>lazy</w:t>
      </w:r>
      <w:r>
        <w:rPr>
          <w:rFonts w:ascii="Arial" w:hAnsi="Arial" w:cs="Arial"/>
          <w:color w:val="34302D"/>
          <w:shd w:val="clear" w:color="auto" w:fill="FFFFFF"/>
        </w:rPr>
        <w:t>bean</w:t>
      </w:r>
      <w:r>
        <w:rPr>
          <w:rFonts w:ascii="Arial" w:hAnsi="Arial" w:cs="Arial"/>
          <w:color w:val="34302D"/>
          <w:shd w:val="clear" w:color="auto" w:fill="FFFFFF"/>
        </w:rPr>
        <w:t>在</w:t>
      </w:r>
      <w:r>
        <w:rPr>
          <w:rStyle w:val="HTML"/>
          <w:rFonts w:ascii="Consolas" w:hAnsi="Consolas"/>
          <w:sz w:val="23"/>
          <w:szCs w:val="23"/>
          <w:shd w:val="clear" w:color="auto" w:fill="F7F7F8"/>
        </w:rPr>
        <w:t>ApplicationContext</w:t>
      </w:r>
      <w:r>
        <w:rPr>
          <w:rFonts w:ascii="Arial" w:hAnsi="Arial" w:cs="Arial"/>
          <w:color w:val="34302D"/>
          <w:shd w:val="clear" w:color="auto" w:fill="FFFFFF"/>
        </w:rPr>
        <w:t>启动时不会急切地预先实例化，而</w:t>
      </w:r>
      <w:r>
        <w:rPr>
          <w:rStyle w:val="HTML"/>
          <w:rFonts w:ascii="Consolas" w:hAnsi="Consolas"/>
          <w:sz w:val="23"/>
          <w:szCs w:val="23"/>
          <w:shd w:val="clear" w:color="auto" w:fill="F7F7F8"/>
        </w:rPr>
        <w:t>not.lazy</w:t>
      </w:r>
      <w:r>
        <w:rPr>
          <w:rFonts w:ascii="Arial" w:hAnsi="Arial" w:cs="Arial"/>
          <w:color w:val="34302D"/>
          <w:shd w:val="clear" w:color="auto" w:fill="FFFFFF"/>
        </w:rPr>
        <w:t>bean</w:t>
      </w:r>
      <w:r>
        <w:rPr>
          <w:rFonts w:ascii="Arial" w:hAnsi="Arial" w:cs="Arial"/>
          <w:color w:val="34302D"/>
          <w:shd w:val="clear" w:color="auto" w:fill="FFFFFF"/>
        </w:rPr>
        <w:t>被急切地预先实例化。</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when a lazy-initialized bean is a dependency of a singleton bean that is not lazy-initialized,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creates the lazy-initialized bean at startup, because it must satisfy the singleton’s dependencies. The lazy-initialized bean is injected into a singleton bean elsewhere that is not lazy-initialized.</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但是，当延迟初始化的</w:t>
      </w:r>
      <w:r>
        <w:rPr>
          <w:rFonts w:ascii="Arial" w:hAnsi="Arial" w:cs="Arial"/>
          <w:color w:val="34302D"/>
          <w:shd w:val="clear" w:color="auto" w:fill="FFFFFF"/>
        </w:rPr>
        <w:t>bean</w:t>
      </w:r>
      <w:r>
        <w:rPr>
          <w:rFonts w:ascii="Arial" w:hAnsi="Arial" w:cs="Arial"/>
          <w:color w:val="34302D"/>
          <w:shd w:val="clear" w:color="auto" w:fill="FFFFFF"/>
        </w:rPr>
        <w:t>是未进行延迟初始化的单例</w:t>
      </w:r>
      <w:r>
        <w:rPr>
          <w:rFonts w:ascii="Arial" w:hAnsi="Arial" w:cs="Arial"/>
          <w:color w:val="34302D"/>
          <w:shd w:val="clear" w:color="auto" w:fill="FFFFFF"/>
        </w:rPr>
        <w:t>bean</w:t>
      </w:r>
      <w:r>
        <w:rPr>
          <w:rFonts w:ascii="Arial" w:hAnsi="Arial" w:cs="Arial"/>
          <w:color w:val="34302D"/>
          <w:shd w:val="clear" w:color="auto" w:fill="FFFFFF"/>
        </w:rPr>
        <w:t>的依赖项时，</w:t>
      </w:r>
      <w:r>
        <w:rPr>
          <w:rStyle w:val="HTML"/>
          <w:rFonts w:ascii="Consolas" w:hAnsi="Consolas"/>
          <w:sz w:val="23"/>
          <w:szCs w:val="23"/>
          <w:shd w:val="clear" w:color="auto" w:fill="F7F7F8"/>
        </w:rPr>
        <w:t>ApplicationContext</w:t>
      </w:r>
      <w:r>
        <w:rPr>
          <w:rFonts w:ascii="Arial" w:hAnsi="Arial" w:cs="Arial"/>
          <w:color w:val="34302D"/>
          <w:shd w:val="clear" w:color="auto" w:fill="FFFFFF"/>
        </w:rPr>
        <w:t>会在启动时创建延迟初始化的</w:t>
      </w:r>
      <w:r>
        <w:rPr>
          <w:rFonts w:ascii="Arial" w:hAnsi="Arial" w:cs="Arial"/>
          <w:color w:val="34302D"/>
          <w:shd w:val="clear" w:color="auto" w:fill="FFFFFF"/>
        </w:rPr>
        <w:t>bean</w:t>
      </w:r>
      <w:r>
        <w:rPr>
          <w:rFonts w:ascii="Arial" w:hAnsi="Arial" w:cs="Arial"/>
          <w:color w:val="34302D"/>
          <w:shd w:val="clear" w:color="auto" w:fill="FFFFFF"/>
        </w:rPr>
        <w:t>，因为它必须满足单例的依赖关系。惰性初始化的</w:t>
      </w:r>
      <w:r>
        <w:rPr>
          <w:rFonts w:ascii="Arial" w:hAnsi="Arial" w:cs="Arial"/>
          <w:color w:val="34302D"/>
          <w:shd w:val="clear" w:color="auto" w:fill="FFFFFF"/>
        </w:rPr>
        <w:t>bean</w:t>
      </w:r>
      <w:r>
        <w:rPr>
          <w:rFonts w:ascii="Arial" w:hAnsi="Arial" w:cs="Arial"/>
          <w:color w:val="34302D"/>
          <w:shd w:val="clear" w:color="auto" w:fill="FFFFFF"/>
        </w:rPr>
        <w:t>被注入到其他地方的单独的</w:t>
      </w:r>
      <w:r>
        <w:rPr>
          <w:rFonts w:ascii="Arial" w:hAnsi="Arial" w:cs="Arial"/>
          <w:color w:val="34302D"/>
          <w:shd w:val="clear" w:color="auto" w:fill="FFFFFF"/>
        </w:rPr>
        <w:t>bean</w:t>
      </w:r>
      <w:r>
        <w:rPr>
          <w:rFonts w:ascii="Arial" w:hAnsi="Arial" w:cs="Arial"/>
          <w:color w:val="34302D"/>
          <w:shd w:val="clear" w:color="auto" w:fill="FFFFFF"/>
        </w:rPr>
        <w:t>中，而这个</w:t>
      </w:r>
      <w:r>
        <w:rPr>
          <w:rFonts w:ascii="Arial" w:hAnsi="Arial" w:cs="Arial"/>
          <w:color w:val="34302D"/>
          <w:shd w:val="clear" w:color="auto" w:fill="FFFFFF"/>
        </w:rPr>
        <w:t>bean</w:t>
      </w:r>
      <w:r>
        <w:rPr>
          <w:rFonts w:ascii="Arial" w:hAnsi="Arial" w:cs="Arial"/>
          <w:color w:val="34302D"/>
          <w:shd w:val="clear" w:color="auto" w:fill="FFFFFF"/>
        </w:rPr>
        <w:t>并不是惰性初始化的。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control lazy-initialization at the container level by using the </w:t>
      </w:r>
      <w:r w:rsidRPr="00BA0D5D">
        <w:rPr>
          <w:rFonts w:ascii="Consolas" w:eastAsia="宋体" w:hAnsi="Consolas" w:cs="宋体"/>
          <w:color w:val="34302D"/>
          <w:kern w:val="0"/>
          <w:sz w:val="23"/>
          <w:szCs w:val="23"/>
          <w:shd w:val="clear" w:color="auto" w:fill="F7F7F8"/>
        </w:rPr>
        <w:t>default-lazy-init</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a the following example shows: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您还可以通过使用元素</w:t>
      </w:r>
      <w:r>
        <w:rPr>
          <w:rStyle w:val="HTML"/>
          <w:rFonts w:ascii="Consolas" w:hAnsi="Consolas"/>
          <w:sz w:val="23"/>
          <w:szCs w:val="23"/>
          <w:shd w:val="clear" w:color="auto" w:fill="F7F7F8"/>
        </w:rPr>
        <w:t>default-lazy-init</w:t>
      </w:r>
      <w:r>
        <w:rPr>
          <w:rFonts w:ascii="Arial" w:hAnsi="Arial" w:cs="Arial"/>
          <w:color w:val="34302D"/>
          <w:shd w:val="clear" w:color="auto" w:fill="FFFFFF"/>
        </w:rPr>
        <w:t>上的属性来控制容器级别的延迟初始化，</w:t>
      </w:r>
      <w:r>
        <w:rPr>
          <w:rFonts w:ascii="Arial" w:hAnsi="Arial" w:cs="Arial"/>
          <w:color w:val="34302D"/>
          <w:shd w:val="clear" w:color="auto" w:fill="FFFFFF"/>
        </w:rPr>
        <w:t> </w:t>
      </w:r>
      <w:r>
        <w:rPr>
          <w:rStyle w:val="HTML"/>
          <w:rFonts w:ascii="Consolas" w:hAnsi="Consolas"/>
          <w:sz w:val="23"/>
          <w:szCs w:val="23"/>
          <w:shd w:val="clear" w:color="auto" w:fill="F7F7F8"/>
        </w:rPr>
        <w:t>&lt;beans/&gt;</w:t>
      </w:r>
      <w:r>
        <w:rPr>
          <w:rFonts w:ascii="Arial" w:hAnsi="Arial" w:cs="Arial"/>
          <w:color w:val="34302D"/>
          <w:shd w:val="clear" w:color="auto" w:fill="FFFFFF"/>
        </w:rPr>
        <w:t>以下示例显示：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default-lazy-init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no beans will be pre-instantiated...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1.4.5. Autowiring Collaborators</w:t>
      </w:r>
    </w:p>
    <w:p w:rsidR="00CA1DAF" w:rsidRDefault="00CA1DAF" w:rsidP="00BA0D5D">
      <w:pPr>
        <w:widowControl/>
        <w:shd w:val="clear" w:color="auto" w:fill="FFFFFF"/>
        <w:spacing w:after="300"/>
        <w:jc w:val="left"/>
        <w:rPr>
          <w:rFonts w:ascii="inherit" w:eastAsia="宋体" w:hAnsi="inherit" w:cs="Arial" w:hint="eastAsia"/>
          <w:color w:val="34302D"/>
          <w:kern w:val="0"/>
          <w:sz w:val="24"/>
          <w:szCs w:val="24"/>
        </w:rPr>
      </w:pPr>
      <w:r w:rsidRPr="00CA1DAF">
        <w:rPr>
          <w:rFonts w:ascii="inherit" w:eastAsia="宋体" w:hAnsi="inherit" w:cs="Arial" w:hint="eastAsia"/>
          <w:color w:val="34302D"/>
          <w:kern w:val="0"/>
          <w:sz w:val="24"/>
          <w:szCs w:val="24"/>
        </w:rPr>
        <w:t>自动化协作者</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can autowire relationships between collaborating beans. You can let Spring resolve collaborators (other beans) automatically for your bean by inspecting the contents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Autowiring has the following advantages:</w:t>
      </w:r>
    </w:p>
    <w:p w:rsidR="00CA1DAF" w:rsidRPr="00BA0D5D" w:rsidRDefault="00CA1DA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Spring</w:t>
      </w:r>
      <w:r>
        <w:rPr>
          <w:rFonts w:ascii="Arial" w:hAnsi="Arial" w:cs="Arial"/>
          <w:color w:val="34302D"/>
          <w:shd w:val="clear" w:color="auto" w:fill="FFFFFF"/>
        </w:rPr>
        <w:t>容器可以自动连接协作</w:t>
      </w:r>
      <w:r>
        <w:rPr>
          <w:rFonts w:ascii="Arial" w:hAnsi="Arial" w:cs="Arial"/>
          <w:color w:val="34302D"/>
          <w:shd w:val="clear" w:color="auto" w:fill="FFFFFF"/>
        </w:rPr>
        <w:t>bean</w:t>
      </w:r>
      <w:r>
        <w:rPr>
          <w:rFonts w:ascii="Arial" w:hAnsi="Arial" w:cs="Arial"/>
          <w:color w:val="34302D"/>
          <w:shd w:val="clear" w:color="auto" w:fill="FFFFFF"/>
        </w:rPr>
        <w:t>之间的关系。您可以让</w:t>
      </w:r>
      <w:r>
        <w:rPr>
          <w:rFonts w:ascii="Arial" w:hAnsi="Arial" w:cs="Arial"/>
          <w:color w:val="34302D"/>
          <w:shd w:val="clear" w:color="auto" w:fill="FFFFFF"/>
        </w:rPr>
        <w:t>Spring</w:t>
      </w:r>
      <w:r>
        <w:rPr>
          <w:rFonts w:ascii="Arial" w:hAnsi="Arial" w:cs="Arial"/>
          <w:color w:val="34302D"/>
          <w:shd w:val="clear" w:color="auto" w:fill="FFFFFF"/>
        </w:rPr>
        <w:t>通过检查</w:t>
      </w:r>
      <w:r>
        <w:rPr>
          <w:rFonts w:ascii="Arial" w:hAnsi="Arial" w:cs="Arial"/>
          <w:color w:val="34302D"/>
          <w:shd w:val="clear" w:color="auto" w:fill="FFFFFF"/>
        </w:rPr>
        <w:t>bean</w:t>
      </w:r>
      <w:r>
        <w:rPr>
          <w:rFonts w:ascii="Arial" w:hAnsi="Arial" w:cs="Arial"/>
          <w:color w:val="34302D"/>
          <w:shd w:val="clear" w:color="auto" w:fill="FFFFFF"/>
        </w:rPr>
        <w:t>的内容自动为您的</w:t>
      </w:r>
      <w:r>
        <w:rPr>
          <w:rFonts w:ascii="Arial" w:hAnsi="Arial" w:cs="Arial"/>
          <w:color w:val="34302D"/>
          <w:shd w:val="clear" w:color="auto" w:fill="FFFFFF"/>
        </w:rPr>
        <w:t>bean</w:t>
      </w:r>
      <w:r>
        <w:rPr>
          <w:rFonts w:ascii="Arial" w:hAnsi="Arial" w:cs="Arial"/>
          <w:color w:val="34302D"/>
          <w:shd w:val="clear" w:color="auto" w:fill="FFFFFF"/>
        </w:rPr>
        <w:t>解析协作者（其他</w:t>
      </w:r>
      <w:r>
        <w:rPr>
          <w:rFonts w:ascii="Arial" w:hAnsi="Arial" w:cs="Arial"/>
          <w:color w:val="34302D"/>
          <w:shd w:val="clear" w:color="auto" w:fill="FFFFFF"/>
        </w:rPr>
        <w:t>bean</w:t>
      </w:r>
      <w:r>
        <w:rPr>
          <w:rFonts w:ascii="Arial" w:hAnsi="Arial" w:cs="Arial"/>
          <w:color w:val="34302D"/>
          <w:shd w:val="clear" w:color="auto" w:fill="FFFFFF"/>
        </w:rPr>
        <w:t>）</w:t>
      </w:r>
      <w:r>
        <w:rPr>
          <w:rStyle w:val="HTML"/>
          <w:rFonts w:ascii="Consolas" w:hAnsi="Consolas"/>
          <w:sz w:val="23"/>
          <w:szCs w:val="23"/>
          <w:shd w:val="clear" w:color="auto" w:fill="F7F7F8"/>
        </w:rPr>
        <w:t>ApplicationContext</w:t>
      </w:r>
      <w:r>
        <w:rPr>
          <w:rFonts w:ascii="Arial" w:hAnsi="Arial" w:cs="Arial"/>
          <w:color w:val="34302D"/>
          <w:shd w:val="clear" w:color="auto" w:fill="FFFFFF"/>
        </w:rPr>
        <w:t>。自动装配具有以下优点：</w:t>
      </w:r>
    </w:p>
    <w:p w:rsidR="00BA0D5D" w:rsidRPr="00BA0D5D" w:rsidRDefault="00BA0D5D" w:rsidP="00BA0D5D">
      <w:pPr>
        <w:widowControl/>
        <w:numPr>
          <w:ilvl w:val="0"/>
          <w:numId w:val="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Autowiring can significantly reduce the need to specify properties or constructor arguments. (Other mechanisms such as a bean template </w:t>
      </w:r>
      <w:hyperlink r:id="rId119" w:anchor="beans-child-bean-definitions" w:history="1">
        <w:r w:rsidRPr="00BA0D5D">
          <w:rPr>
            <w:rFonts w:ascii="inherit" w:eastAsia="宋体" w:hAnsi="inherit" w:cs="Arial"/>
            <w:color w:val="548E2E"/>
            <w:kern w:val="0"/>
            <w:sz w:val="24"/>
            <w:szCs w:val="24"/>
            <w:u w:val="single"/>
          </w:rPr>
          <w:t>discussed elsewhere in this chapter</w:t>
        </w:r>
      </w:hyperlink>
      <w:r w:rsidRPr="00BA0D5D">
        <w:rPr>
          <w:rFonts w:ascii="inherit" w:eastAsia="宋体" w:hAnsi="inherit" w:cs="Arial"/>
          <w:color w:val="34302D"/>
          <w:kern w:val="0"/>
          <w:sz w:val="24"/>
          <w:szCs w:val="24"/>
        </w:rPr>
        <w:t> are also valuable in this regard.)</w:t>
      </w:r>
    </w:p>
    <w:p w:rsidR="00BA0D5D" w:rsidRDefault="00BA0D5D" w:rsidP="00BA0D5D">
      <w:pPr>
        <w:widowControl/>
        <w:numPr>
          <w:ilvl w:val="0"/>
          <w:numId w:val="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Autowiring can update a configuration as your objects evolve. For example, if you need to add a dependency to a class, that dependency can be satisfied automatically without you needing to modify the configuration. Thus autowiring can be especially useful during development, without negating the option of switching to explicit wiring when the code base becomes more stable.</w:t>
      </w:r>
    </w:p>
    <w:p w:rsidR="002761D1" w:rsidRPr="002761D1" w:rsidRDefault="002761D1" w:rsidP="002761D1">
      <w:pPr>
        <w:widowControl/>
        <w:numPr>
          <w:ilvl w:val="0"/>
          <w:numId w:val="6"/>
        </w:numPr>
        <w:shd w:val="clear" w:color="auto" w:fill="FFFFFF"/>
        <w:spacing w:after="150"/>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自动装配可以显着减少指定属性或构造函数参数的需要。（</w:t>
      </w:r>
      <w:hyperlink r:id="rId120" w:anchor="beans-child-bean-definitions" w:history="1">
        <w:r w:rsidRPr="002761D1">
          <w:rPr>
            <w:rFonts w:ascii="inherit" w:eastAsia="宋体" w:hAnsi="inherit" w:cs="Arial"/>
            <w:color w:val="548E2E"/>
            <w:kern w:val="0"/>
            <w:sz w:val="24"/>
            <w:szCs w:val="24"/>
            <w:u w:val="single"/>
          </w:rPr>
          <w:t>在本章其他地方讨论的</w:t>
        </w:r>
      </w:hyperlink>
      <w:r w:rsidRPr="002761D1">
        <w:rPr>
          <w:rFonts w:ascii="inherit" w:eastAsia="宋体" w:hAnsi="inherit" w:cs="Arial"/>
          <w:color w:val="34302D"/>
          <w:kern w:val="0"/>
          <w:sz w:val="24"/>
          <w:szCs w:val="24"/>
        </w:rPr>
        <w:t>其他机制，如</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模板</w:t>
      </w:r>
      <w:r w:rsidRPr="002761D1">
        <w:rPr>
          <w:rFonts w:ascii="inherit" w:eastAsia="宋体" w:hAnsi="inherit" w:cs="Arial"/>
          <w:color w:val="34302D"/>
          <w:kern w:val="0"/>
          <w:sz w:val="24"/>
          <w:szCs w:val="24"/>
        </w:rPr>
        <w:t> </w:t>
      </w:r>
      <w:hyperlink r:id="rId121" w:anchor="beans-child-bean-definitions" w:history="1">
        <w:r w:rsidRPr="002761D1">
          <w:rPr>
            <w:rFonts w:ascii="inherit" w:eastAsia="宋体" w:hAnsi="inherit" w:cs="Arial"/>
            <w:color w:val="548E2E"/>
            <w:kern w:val="0"/>
            <w:sz w:val="24"/>
            <w:szCs w:val="24"/>
            <w:u w:val="single"/>
          </w:rPr>
          <w:t>，</w:t>
        </w:r>
      </w:hyperlink>
      <w:r w:rsidRPr="002761D1">
        <w:rPr>
          <w:rFonts w:ascii="inherit" w:eastAsia="宋体" w:hAnsi="inherit" w:cs="Arial"/>
          <w:color w:val="34302D"/>
          <w:kern w:val="0"/>
          <w:sz w:val="24"/>
          <w:szCs w:val="24"/>
        </w:rPr>
        <w:t>在这方面也很有价值。）</w:t>
      </w:r>
    </w:p>
    <w:p w:rsidR="002761D1" w:rsidRPr="002761D1" w:rsidRDefault="002761D1" w:rsidP="002761D1">
      <w:pPr>
        <w:widowControl/>
        <w:numPr>
          <w:ilvl w:val="0"/>
          <w:numId w:val="6"/>
        </w:numPr>
        <w:shd w:val="clear" w:color="auto" w:fill="FFFFFF"/>
        <w:spacing w:after="150"/>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自动装配可以随着对象的发展更新配置。例如，如果需要向类添加依赖项，则可以自动满足该依赖项，而无需修改配置。因此，自动装配在开发期间尤其有用，而不会在代码库变得更稳定时否定切换到显式布线的选项。</w:t>
      </w:r>
    </w:p>
    <w:p w:rsidR="002761D1" w:rsidRPr="002761D1" w:rsidRDefault="002761D1" w:rsidP="002761D1">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using XML-based configuration metadata (see </w:t>
      </w:r>
      <w:hyperlink r:id="rId122" w:anchor="beans-factory-collaborators" w:history="1">
        <w:r w:rsidRPr="00BA0D5D">
          <w:rPr>
            <w:rFonts w:ascii="inherit" w:eastAsia="宋体" w:hAnsi="inherit" w:cs="Arial"/>
            <w:color w:val="548E2E"/>
            <w:kern w:val="0"/>
            <w:sz w:val="24"/>
            <w:szCs w:val="24"/>
            <w:u w:val="single"/>
          </w:rPr>
          <w:t>Dependency Injection</w:t>
        </w:r>
      </w:hyperlink>
      <w:r w:rsidRPr="00BA0D5D">
        <w:rPr>
          <w:rFonts w:ascii="inherit" w:eastAsia="宋体" w:hAnsi="inherit" w:cs="Arial"/>
          <w:color w:val="34302D"/>
          <w:kern w:val="0"/>
          <w:sz w:val="24"/>
          <w:szCs w:val="24"/>
        </w:rPr>
        <w:t>), you can specify the autowire mode for a bean definition with the </w:t>
      </w:r>
      <w:r w:rsidRPr="00BA0D5D">
        <w:rPr>
          <w:rFonts w:ascii="Consolas" w:eastAsia="宋体" w:hAnsi="Consolas" w:cs="宋体"/>
          <w:color w:val="34302D"/>
          <w:kern w:val="0"/>
          <w:sz w:val="23"/>
          <w:szCs w:val="23"/>
          <w:shd w:val="clear" w:color="auto" w:fill="F7F7F8"/>
        </w:rPr>
        <w:t>autowire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The autowiring functionality has four modes. You specify autowiring per bean and can thus choose which ones to autowire. The following table describes the four autowiring modes:</w:t>
      </w:r>
    </w:p>
    <w:p w:rsidR="002761D1" w:rsidRPr="00BA0D5D" w:rsidRDefault="002761D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使用基于</w:t>
      </w:r>
      <w:r>
        <w:rPr>
          <w:rFonts w:ascii="Arial" w:hAnsi="Arial" w:cs="Arial"/>
          <w:color w:val="34302D"/>
          <w:shd w:val="clear" w:color="auto" w:fill="FFFFFF"/>
        </w:rPr>
        <w:t>XML</w:t>
      </w:r>
      <w:r>
        <w:rPr>
          <w:rFonts w:ascii="Arial" w:hAnsi="Arial" w:cs="Arial"/>
          <w:color w:val="34302D"/>
          <w:shd w:val="clear" w:color="auto" w:fill="FFFFFF"/>
        </w:rPr>
        <w:t>的配置元数据（请参阅</w:t>
      </w:r>
      <w:hyperlink r:id="rId123" w:anchor="beans-factory-collaborators" w:history="1">
        <w:r>
          <w:rPr>
            <w:rStyle w:val="a4"/>
            <w:rFonts w:ascii="Arial" w:hAnsi="Arial" w:cs="Arial"/>
            <w:color w:val="548E2E"/>
            <w:shd w:val="clear" w:color="auto" w:fill="FFFFFF"/>
          </w:rPr>
          <w:t>依赖注入</w:t>
        </w:r>
      </w:hyperlink>
      <w:r>
        <w:rPr>
          <w:rFonts w:ascii="Arial" w:hAnsi="Arial" w:cs="Arial"/>
          <w:color w:val="34302D"/>
          <w:shd w:val="clear" w:color="auto" w:fill="FFFFFF"/>
        </w:rPr>
        <w:t>）时，可以使用元素的</w:t>
      </w:r>
      <w:r>
        <w:rPr>
          <w:rStyle w:val="HTML"/>
          <w:rFonts w:ascii="Consolas" w:hAnsi="Consolas"/>
          <w:sz w:val="23"/>
          <w:szCs w:val="23"/>
          <w:shd w:val="clear" w:color="auto" w:fill="F7F7F8"/>
        </w:rPr>
        <w:t>autowire</w:t>
      </w:r>
      <w:r>
        <w:rPr>
          <w:rFonts w:ascii="Arial" w:hAnsi="Arial" w:cs="Arial"/>
          <w:color w:val="34302D"/>
          <w:shd w:val="clear" w:color="auto" w:fill="FFFFFF"/>
        </w:rPr>
        <w:t>属性为</w:t>
      </w:r>
      <w:r>
        <w:rPr>
          <w:rFonts w:ascii="Arial" w:hAnsi="Arial" w:cs="Arial"/>
          <w:color w:val="34302D"/>
          <w:shd w:val="clear" w:color="auto" w:fill="FFFFFF"/>
        </w:rPr>
        <w:t> bean</w:t>
      </w:r>
      <w:r>
        <w:rPr>
          <w:rFonts w:ascii="Arial" w:hAnsi="Arial" w:cs="Arial"/>
          <w:color w:val="34302D"/>
          <w:shd w:val="clear" w:color="auto" w:fill="FFFFFF"/>
        </w:rPr>
        <w:t>定义指定</w:t>
      </w:r>
      <w:r>
        <w:rPr>
          <w:rFonts w:ascii="Arial" w:hAnsi="Arial" w:cs="Arial"/>
          <w:color w:val="34302D"/>
          <w:shd w:val="clear" w:color="auto" w:fill="FFFFFF"/>
        </w:rPr>
        <w:t>autowire</w:t>
      </w:r>
      <w:r>
        <w:rPr>
          <w:rFonts w:ascii="Arial" w:hAnsi="Arial" w:cs="Arial"/>
          <w:color w:val="34302D"/>
          <w:shd w:val="clear" w:color="auto" w:fill="FFFFFF"/>
        </w:rPr>
        <w:t>模式</w:t>
      </w:r>
      <w:r>
        <w:rPr>
          <w:rStyle w:val="HTML"/>
          <w:rFonts w:ascii="Consolas" w:hAnsi="Consolas"/>
          <w:sz w:val="23"/>
          <w:szCs w:val="23"/>
          <w:shd w:val="clear" w:color="auto" w:fill="F7F7F8"/>
        </w:rPr>
        <w:t>&lt;bean/&gt;</w:t>
      </w:r>
      <w:r>
        <w:rPr>
          <w:rFonts w:ascii="Arial" w:hAnsi="Arial" w:cs="Arial"/>
          <w:color w:val="34302D"/>
          <w:shd w:val="clear" w:color="auto" w:fill="FFFFFF"/>
        </w:rPr>
        <w:t>。自动装配功能有四种模式。您指定每个</w:t>
      </w:r>
      <w:r>
        <w:rPr>
          <w:rFonts w:ascii="Arial" w:hAnsi="Arial" w:cs="Arial"/>
          <w:color w:val="34302D"/>
          <w:shd w:val="clear" w:color="auto" w:fill="FFFFFF"/>
        </w:rPr>
        <w:t>bean</w:t>
      </w:r>
      <w:r>
        <w:rPr>
          <w:rFonts w:ascii="Arial" w:hAnsi="Arial" w:cs="Arial"/>
          <w:color w:val="34302D"/>
          <w:shd w:val="clear" w:color="auto" w:fill="FFFFFF"/>
        </w:rPr>
        <w:t>的自动装配，因此可以选择要自动装配的那些。下表描述了四种自动装配模式：</w:t>
      </w:r>
    </w:p>
    <w:tbl>
      <w:tblPr>
        <w:tblStyle w:val="a7"/>
        <w:tblW w:w="5000" w:type="pct"/>
        <w:tblLook w:val="04A0" w:firstRow="1" w:lastRow="0" w:firstColumn="1" w:lastColumn="0" w:noHBand="0" w:noVBand="1"/>
      </w:tblPr>
      <w:tblGrid>
        <w:gridCol w:w="1608"/>
        <w:gridCol w:w="8849"/>
      </w:tblGrid>
      <w:tr w:rsidR="00BA0D5D" w:rsidRPr="00BA0D5D" w:rsidTr="003A56FF">
        <w:tc>
          <w:tcPr>
            <w:tcW w:w="5000" w:type="pct"/>
            <w:gridSpan w:val="2"/>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2. Autowiring modes</w:t>
            </w:r>
          </w:p>
        </w:tc>
      </w:tr>
      <w:tr w:rsidR="00BA0D5D" w:rsidRPr="00BA0D5D" w:rsidTr="003A56FF">
        <w:tc>
          <w:tcPr>
            <w:tcW w:w="553" w:type="pct"/>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Mode</w:t>
            </w:r>
          </w:p>
        </w:tc>
        <w:tc>
          <w:tcPr>
            <w:tcW w:w="4447" w:type="pct"/>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3A56FF">
        <w:tc>
          <w:tcPr>
            <w:tcW w:w="553"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no</w:t>
            </w:r>
          </w:p>
        </w:tc>
        <w:tc>
          <w:tcPr>
            <w:tcW w:w="4447"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(Default) No autowiring. Bean references must be defined by </w:t>
            </w:r>
            <w:r w:rsidRPr="00BA0D5D">
              <w:rPr>
                <w:rFonts w:ascii="Consolas" w:eastAsia="宋体" w:hAnsi="Consolas" w:cs="宋体"/>
                <w:color w:val="34302D"/>
                <w:kern w:val="0"/>
                <w:sz w:val="23"/>
                <w:szCs w:val="23"/>
              </w:rPr>
              <w:t>ref</w:t>
            </w:r>
            <w:r w:rsidRPr="00BA0D5D">
              <w:rPr>
                <w:rFonts w:ascii="inherit" w:eastAsia="宋体" w:hAnsi="inherit" w:cs="宋体"/>
                <w:color w:val="34302D"/>
                <w:kern w:val="0"/>
                <w:sz w:val="24"/>
                <w:szCs w:val="24"/>
              </w:rPr>
              <w:t> elements. Changing the default setting is not recommended for larger deployments, because specifying collaborators explicitly gives greater control and clarity. To some extent, it documents the structure of a system.</w:t>
            </w:r>
          </w:p>
        </w:tc>
      </w:tr>
      <w:tr w:rsidR="00BA0D5D" w:rsidRPr="00BA0D5D" w:rsidTr="003A56FF">
        <w:tc>
          <w:tcPr>
            <w:tcW w:w="553"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byName</w:t>
            </w:r>
          </w:p>
        </w:tc>
        <w:tc>
          <w:tcPr>
            <w:tcW w:w="4447"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Autowiring by property name. Spring looks for a bean with the same name as the property that needs to be autowired. For example, if a bean definition is set to autowire by name and it contains a </w:t>
            </w:r>
            <w:r w:rsidRPr="00BA0D5D">
              <w:rPr>
                <w:rFonts w:ascii="Consolas" w:eastAsia="宋体" w:hAnsi="Consolas" w:cs="宋体"/>
                <w:color w:val="34302D"/>
                <w:kern w:val="0"/>
                <w:sz w:val="23"/>
                <w:szCs w:val="23"/>
                <w:shd w:val="clear" w:color="auto" w:fill="F7F7F8"/>
              </w:rPr>
              <w:t>master</w:t>
            </w:r>
            <w:r w:rsidRPr="00BA0D5D">
              <w:rPr>
                <w:rFonts w:ascii="inherit" w:eastAsia="宋体" w:hAnsi="inherit" w:cs="宋体"/>
                <w:color w:val="34302D"/>
                <w:kern w:val="0"/>
                <w:sz w:val="24"/>
                <w:szCs w:val="24"/>
              </w:rPr>
              <w:t> property (that is, it has a </w:t>
            </w:r>
            <w:r w:rsidRPr="00BA0D5D">
              <w:rPr>
                <w:rFonts w:ascii="Consolas" w:eastAsia="宋体" w:hAnsi="Consolas" w:cs="宋体"/>
                <w:color w:val="34302D"/>
                <w:kern w:val="0"/>
                <w:sz w:val="23"/>
                <w:szCs w:val="23"/>
                <w:shd w:val="clear" w:color="auto" w:fill="F7F7F8"/>
              </w:rPr>
              <w:t>setMaster(..)</w:t>
            </w:r>
            <w:r w:rsidRPr="00BA0D5D">
              <w:rPr>
                <w:rFonts w:ascii="inherit" w:eastAsia="宋体" w:hAnsi="inherit" w:cs="宋体"/>
                <w:color w:val="34302D"/>
                <w:kern w:val="0"/>
                <w:sz w:val="24"/>
                <w:szCs w:val="24"/>
              </w:rPr>
              <w:t> method), Spring looks for a bean definition named </w:t>
            </w:r>
            <w:r w:rsidRPr="00BA0D5D">
              <w:rPr>
                <w:rFonts w:ascii="Consolas" w:eastAsia="宋体" w:hAnsi="Consolas" w:cs="宋体"/>
                <w:color w:val="34302D"/>
                <w:kern w:val="0"/>
                <w:sz w:val="23"/>
                <w:szCs w:val="23"/>
                <w:shd w:val="clear" w:color="auto" w:fill="F7F7F8"/>
              </w:rPr>
              <w:t>master</w:t>
            </w:r>
            <w:r w:rsidRPr="00BA0D5D">
              <w:rPr>
                <w:rFonts w:ascii="inherit" w:eastAsia="宋体" w:hAnsi="inherit" w:cs="宋体"/>
                <w:color w:val="34302D"/>
                <w:kern w:val="0"/>
                <w:sz w:val="24"/>
                <w:szCs w:val="24"/>
              </w:rPr>
              <w:t> and uses it to set the property.</w:t>
            </w:r>
          </w:p>
        </w:tc>
      </w:tr>
      <w:tr w:rsidR="00BA0D5D" w:rsidRPr="00BA0D5D" w:rsidTr="003A56FF">
        <w:tc>
          <w:tcPr>
            <w:tcW w:w="553"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byType</w:t>
            </w:r>
          </w:p>
        </w:tc>
        <w:tc>
          <w:tcPr>
            <w:tcW w:w="4447"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Lets a property be autowired if exactly one bean of the property type exists in the container. If more than one exists, a fatal exception is thrown, which indicates that you may not use </w:t>
            </w:r>
            <w:r w:rsidRPr="00BA0D5D">
              <w:rPr>
                <w:rFonts w:ascii="Consolas" w:eastAsia="宋体" w:hAnsi="Consolas" w:cs="宋体"/>
                <w:color w:val="34302D"/>
                <w:kern w:val="0"/>
                <w:sz w:val="23"/>
                <w:szCs w:val="23"/>
              </w:rPr>
              <w:t>byType</w:t>
            </w:r>
            <w:r w:rsidRPr="00BA0D5D">
              <w:rPr>
                <w:rFonts w:ascii="inherit" w:eastAsia="宋体" w:hAnsi="inherit" w:cs="宋体"/>
                <w:color w:val="34302D"/>
                <w:kern w:val="0"/>
                <w:sz w:val="24"/>
                <w:szCs w:val="24"/>
              </w:rPr>
              <w:t> autowiring for that bean. If there are no matching beans, nothing happens (the property is not set).</w:t>
            </w:r>
          </w:p>
        </w:tc>
      </w:tr>
      <w:tr w:rsidR="00BA0D5D" w:rsidRPr="00BA0D5D" w:rsidTr="003A56FF">
        <w:tc>
          <w:tcPr>
            <w:tcW w:w="553"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constructor</w:t>
            </w:r>
          </w:p>
        </w:tc>
        <w:tc>
          <w:tcPr>
            <w:tcW w:w="4447" w:type="pct"/>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Analogous to </w:t>
            </w:r>
            <w:r w:rsidRPr="00BA0D5D">
              <w:rPr>
                <w:rFonts w:ascii="Consolas" w:eastAsia="宋体" w:hAnsi="Consolas" w:cs="宋体"/>
                <w:color w:val="34302D"/>
                <w:kern w:val="0"/>
                <w:sz w:val="23"/>
                <w:szCs w:val="23"/>
              </w:rPr>
              <w:t>byType</w:t>
            </w:r>
            <w:r w:rsidRPr="00BA0D5D">
              <w:rPr>
                <w:rFonts w:ascii="inherit" w:eastAsia="宋体" w:hAnsi="inherit" w:cs="宋体"/>
                <w:color w:val="34302D"/>
                <w:kern w:val="0"/>
                <w:sz w:val="24"/>
                <w:szCs w:val="24"/>
              </w:rPr>
              <w:t> but applies to constructor arguments. If there is not exactly one bean of the constructor argument type in the container, a fatal error is raised.</w:t>
            </w:r>
          </w:p>
        </w:tc>
      </w:tr>
    </w:tbl>
    <w:p w:rsidR="002761D1" w:rsidRDefault="002761D1" w:rsidP="00BA0D5D">
      <w:pPr>
        <w:widowControl/>
        <w:shd w:val="clear" w:color="auto" w:fill="FFFFFF"/>
        <w:spacing w:after="300"/>
        <w:jc w:val="left"/>
        <w:rPr>
          <w:rFonts w:ascii="inherit" w:eastAsia="宋体" w:hAnsi="inherit" w:cs="Arial" w:hint="eastAsia"/>
          <w:color w:val="34302D"/>
          <w:kern w:val="0"/>
          <w:sz w:val="24"/>
          <w:szCs w:val="24"/>
        </w:rPr>
      </w:pPr>
    </w:p>
    <w:tbl>
      <w:tblPr>
        <w:tblStyle w:val="a7"/>
        <w:tblW w:w="0" w:type="auto"/>
        <w:tblLook w:val="04A0" w:firstRow="1" w:lastRow="0" w:firstColumn="1" w:lastColumn="0" w:noHBand="0" w:noVBand="1"/>
      </w:tblPr>
      <w:tblGrid>
        <w:gridCol w:w="1608"/>
        <w:gridCol w:w="8849"/>
      </w:tblGrid>
      <w:tr w:rsidR="002761D1" w:rsidRPr="002761D1" w:rsidTr="002761D1">
        <w:tc>
          <w:tcPr>
            <w:tcW w:w="0" w:type="auto"/>
            <w:gridSpan w:val="2"/>
            <w:hideMark/>
          </w:tcPr>
          <w:p w:rsidR="002761D1" w:rsidRPr="002761D1" w:rsidRDefault="002761D1" w:rsidP="002761D1">
            <w:pPr>
              <w:widowControl/>
              <w:spacing w:after="60"/>
              <w:jc w:val="left"/>
              <w:rPr>
                <w:rFonts w:ascii="Arial" w:eastAsia="宋体" w:hAnsi="Arial" w:cs="Arial"/>
                <w:i/>
                <w:iCs/>
                <w:color w:val="0B0A0A"/>
                <w:kern w:val="0"/>
                <w:sz w:val="24"/>
                <w:szCs w:val="24"/>
              </w:rPr>
            </w:pPr>
            <w:r w:rsidRPr="002761D1">
              <w:rPr>
                <w:rFonts w:ascii="Arial" w:eastAsia="宋体" w:hAnsi="Arial" w:cs="Arial"/>
                <w:i/>
                <w:iCs/>
                <w:color w:val="0B0A0A"/>
                <w:kern w:val="0"/>
                <w:sz w:val="24"/>
                <w:szCs w:val="24"/>
              </w:rPr>
              <w:t>表</w:t>
            </w:r>
            <w:r w:rsidRPr="002761D1">
              <w:rPr>
                <w:rFonts w:ascii="Arial" w:eastAsia="宋体" w:hAnsi="Arial" w:cs="Arial"/>
                <w:i/>
                <w:iCs/>
                <w:color w:val="0B0A0A"/>
                <w:kern w:val="0"/>
                <w:sz w:val="24"/>
                <w:szCs w:val="24"/>
              </w:rPr>
              <w:t>2.</w:t>
            </w:r>
            <w:r w:rsidRPr="002761D1">
              <w:rPr>
                <w:rFonts w:ascii="Arial" w:eastAsia="宋体" w:hAnsi="Arial" w:cs="Arial"/>
                <w:i/>
                <w:iCs/>
                <w:color w:val="0B0A0A"/>
                <w:kern w:val="0"/>
                <w:sz w:val="24"/>
                <w:szCs w:val="24"/>
              </w:rPr>
              <w:t>自动装配模式</w:t>
            </w:r>
          </w:p>
        </w:tc>
      </w:tr>
      <w:tr w:rsidR="002761D1" w:rsidRPr="002761D1" w:rsidTr="002761D1">
        <w:tc>
          <w:tcPr>
            <w:tcW w:w="0" w:type="auto"/>
            <w:hideMark/>
          </w:tcPr>
          <w:p w:rsidR="002761D1" w:rsidRPr="002761D1" w:rsidRDefault="002761D1" w:rsidP="002761D1">
            <w:pPr>
              <w:widowControl/>
              <w:jc w:val="left"/>
              <w:rPr>
                <w:rFonts w:ascii="Arial" w:eastAsia="宋体" w:hAnsi="Arial" w:cs="Arial"/>
                <w:b/>
                <w:bCs/>
                <w:color w:val="34302D"/>
                <w:kern w:val="0"/>
                <w:sz w:val="24"/>
                <w:szCs w:val="24"/>
              </w:rPr>
            </w:pPr>
            <w:r w:rsidRPr="002761D1">
              <w:rPr>
                <w:rFonts w:ascii="Arial" w:eastAsia="宋体" w:hAnsi="Arial" w:cs="Arial"/>
                <w:b/>
                <w:bCs/>
                <w:color w:val="34302D"/>
                <w:kern w:val="0"/>
                <w:sz w:val="24"/>
                <w:szCs w:val="24"/>
              </w:rPr>
              <w:t>模式</w:t>
            </w:r>
          </w:p>
        </w:tc>
        <w:tc>
          <w:tcPr>
            <w:tcW w:w="0" w:type="auto"/>
            <w:hideMark/>
          </w:tcPr>
          <w:p w:rsidR="002761D1" w:rsidRPr="002761D1" w:rsidRDefault="002761D1" w:rsidP="002761D1">
            <w:pPr>
              <w:widowControl/>
              <w:jc w:val="left"/>
              <w:rPr>
                <w:rFonts w:ascii="Arial" w:eastAsia="宋体" w:hAnsi="Arial" w:cs="Arial"/>
                <w:b/>
                <w:bCs/>
                <w:color w:val="34302D"/>
                <w:kern w:val="0"/>
                <w:sz w:val="24"/>
                <w:szCs w:val="24"/>
              </w:rPr>
            </w:pPr>
            <w:r w:rsidRPr="002761D1">
              <w:rPr>
                <w:rFonts w:ascii="Arial" w:eastAsia="宋体" w:hAnsi="Arial" w:cs="Arial"/>
                <w:b/>
                <w:bCs/>
                <w:color w:val="34302D"/>
                <w:kern w:val="0"/>
                <w:sz w:val="24"/>
                <w:szCs w:val="24"/>
              </w:rPr>
              <w:t>说明</w:t>
            </w:r>
          </w:p>
        </w:tc>
      </w:tr>
      <w:tr w:rsidR="002761D1" w:rsidRPr="002761D1" w:rsidTr="002761D1">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Consolas" w:eastAsia="宋体" w:hAnsi="Consolas" w:cs="宋体"/>
                <w:color w:val="34302D"/>
                <w:kern w:val="0"/>
                <w:sz w:val="23"/>
                <w:szCs w:val="23"/>
              </w:rPr>
              <w:lastRenderedPageBreak/>
              <w:t>no</w:t>
            </w:r>
          </w:p>
        </w:tc>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（默认）无自动装配。</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引用必须由</w:t>
            </w:r>
            <w:r w:rsidRPr="002761D1">
              <w:rPr>
                <w:rFonts w:ascii="Consolas" w:eastAsia="宋体" w:hAnsi="Consolas" w:cs="宋体"/>
                <w:color w:val="34302D"/>
                <w:kern w:val="0"/>
                <w:sz w:val="23"/>
                <w:szCs w:val="23"/>
                <w:shd w:val="clear" w:color="auto" w:fill="F7F7F8"/>
              </w:rPr>
              <w:t>ref</w:t>
            </w:r>
            <w:r w:rsidRPr="002761D1">
              <w:rPr>
                <w:rFonts w:ascii="inherit" w:eastAsia="宋体" w:hAnsi="inherit" w:cs="Arial"/>
                <w:color w:val="34302D"/>
                <w:kern w:val="0"/>
                <w:sz w:val="24"/>
                <w:szCs w:val="24"/>
              </w:rPr>
              <w:t>元素定义。不建议对较大的部署更改默认设置，因为明确指定协作者可以提供更好的控制和清晰度。在某种程度上，它记录了系统的结构。</w:t>
            </w:r>
          </w:p>
        </w:tc>
      </w:tr>
      <w:tr w:rsidR="002761D1" w:rsidRPr="002761D1" w:rsidTr="002761D1">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Consolas" w:eastAsia="宋体" w:hAnsi="Consolas" w:cs="宋体"/>
                <w:color w:val="34302D"/>
                <w:kern w:val="0"/>
                <w:sz w:val="23"/>
                <w:szCs w:val="23"/>
              </w:rPr>
              <w:t>byName</w:t>
            </w:r>
          </w:p>
        </w:tc>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按属性名称自动装配。</w:t>
            </w:r>
            <w:r w:rsidRPr="002761D1">
              <w:rPr>
                <w:rFonts w:ascii="inherit" w:eastAsia="宋体" w:hAnsi="inherit" w:cs="Arial"/>
                <w:color w:val="34302D"/>
                <w:kern w:val="0"/>
                <w:sz w:val="24"/>
                <w:szCs w:val="24"/>
              </w:rPr>
              <w:t>Spring</w:t>
            </w:r>
            <w:r w:rsidRPr="002761D1">
              <w:rPr>
                <w:rFonts w:ascii="inherit" w:eastAsia="宋体" w:hAnsi="inherit" w:cs="Arial"/>
                <w:color w:val="34302D"/>
                <w:kern w:val="0"/>
                <w:sz w:val="24"/>
                <w:szCs w:val="24"/>
              </w:rPr>
              <w:t>查找与需要自动装配的属性同名的</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。例如，如果</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定义按名称设置为</w:t>
            </w:r>
            <w:r w:rsidRPr="002761D1">
              <w:rPr>
                <w:rFonts w:ascii="inherit" w:eastAsia="宋体" w:hAnsi="inherit" w:cs="Arial"/>
                <w:color w:val="34302D"/>
                <w:kern w:val="0"/>
                <w:sz w:val="24"/>
                <w:szCs w:val="24"/>
              </w:rPr>
              <w:t>autowire</w:t>
            </w:r>
            <w:r w:rsidRPr="002761D1">
              <w:rPr>
                <w:rFonts w:ascii="inherit" w:eastAsia="宋体" w:hAnsi="inherit" w:cs="Arial"/>
                <w:color w:val="34302D"/>
                <w:kern w:val="0"/>
                <w:sz w:val="24"/>
                <w:szCs w:val="24"/>
              </w:rPr>
              <w:t>并且它包含一个</w:t>
            </w:r>
            <w:r w:rsidRPr="002761D1">
              <w:rPr>
                <w:rFonts w:ascii="Consolas" w:eastAsia="宋体" w:hAnsi="Consolas" w:cs="宋体"/>
                <w:color w:val="34302D"/>
                <w:kern w:val="0"/>
                <w:sz w:val="23"/>
                <w:szCs w:val="23"/>
                <w:shd w:val="clear" w:color="auto" w:fill="F7F7F8"/>
              </w:rPr>
              <w:t>master</w:t>
            </w:r>
            <w:r w:rsidRPr="002761D1">
              <w:rPr>
                <w:rFonts w:ascii="inherit" w:eastAsia="宋体" w:hAnsi="inherit" w:cs="Arial"/>
                <w:color w:val="34302D"/>
                <w:kern w:val="0"/>
                <w:sz w:val="24"/>
                <w:szCs w:val="24"/>
              </w:rPr>
              <w:t>属性（即，它有一个</w:t>
            </w:r>
            <w:r w:rsidRPr="002761D1">
              <w:rPr>
                <w:rFonts w:ascii="inherit" w:eastAsia="宋体" w:hAnsi="inherit" w:cs="Arial"/>
                <w:color w:val="34302D"/>
                <w:kern w:val="0"/>
                <w:sz w:val="24"/>
                <w:szCs w:val="24"/>
              </w:rPr>
              <w:t> </w:t>
            </w:r>
            <w:r w:rsidRPr="002761D1">
              <w:rPr>
                <w:rFonts w:ascii="Consolas" w:eastAsia="宋体" w:hAnsi="Consolas" w:cs="宋体"/>
                <w:color w:val="34302D"/>
                <w:kern w:val="0"/>
                <w:sz w:val="23"/>
                <w:szCs w:val="23"/>
                <w:shd w:val="clear" w:color="auto" w:fill="F7F7F8"/>
              </w:rPr>
              <w:t>setMaster(..)</w:t>
            </w:r>
            <w:r w:rsidRPr="002761D1">
              <w:rPr>
                <w:rFonts w:ascii="inherit" w:eastAsia="宋体" w:hAnsi="inherit" w:cs="Arial"/>
                <w:color w:val="34302D"/>
                <w:kern w:val="0"/>
                <w:sz w:val="24"/>
                <w:szCs w:val="24"/>
              </w:rPr>
              <w:t>方法），则</w:t>
            </w:r>
            <w:r w:rsidRPr="002761D1">
              <w:rPr>
                <w:rFonts w:ascii="inherit" w:eastAsia="宋体" w:hAnsi="inherit" w:cs="Arial"/>
                <w:color w:val="34302D"/>
                <w:kern w:val="0"/>
                <w:sz w:val="24"/>
                <w:szCs w:val="24"/>
              </w:rPr>
              <w:t>Spring</w:t>
            </w:r>
            <w:r w:rsidRPr="002761D1">
              <w:rPr>
                <w:rFonts w:ascii="inherit" w:eastAsia="宋体" w:hAnsi="inherit" w:cs="Arial"/>
                <w:color w:val="34302D"/>
                <w:kern w:val="0"/>
                <w:sz w:val="24"/>
                <w:szCs w:val="24"/>
              </w:rPr>
              <w:t>会查找名为</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的定义</w:t>
            </w:r>
            <w:r w:rsidRPr="002761D1">
              <w:rPr>
                <w:rFonts w:ascii="Consolas" w:eastAsia="宋体" w:hAnsi="Consolas" w:cs="宋体"/>
                <w:color w:val="34302D"/>
                <w:kern w:val="0"/>
                <w:sz w:val="23"/>
                <w:szCs w:val="23"/>
                <w:shd w:val="clear" w:color="auto" w:fill="F7F7F8"/>
              </w:rPr>
              <w:t>master</w:t>
            </w:r>
            <w:r w:rsidRPr="002761D1">
              <w:rPr>
                <w:rFonts w:ascii="inherit" w:eastAsia="宋体" w:hAnsi="inherit" w:cs="Arial"/>
                <w:color w:val="34302D"/>
                <w:kern w:val="0"/>
                <w:sz w:val="24"/>
                <w:szCs w:val="24"/>
              </w:rPr>
              <w:t>并使用它来设置属性。</w:t>
            </w:r>
          </w:p>
        </w:tc>
      </w:tr>
      <w:tr w:rsidR="002761D1" w:rsidRPr="002761D1" w:rsidTr="002761D1">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Consolas" w:eastAsia="宋体" w:hAnsi="Consolas" w:cs="宋体"/>
                <w:color w:val="34302D"/>
                <w:kern w:val="0"/>
                <w:sz w:val="23"/>
                <w:szCs w:val="23"/>
              </w:rPr>
              <w:t>byType</w:t>
            </w:r>
          </w:p>
        </w:tc>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如果容器中只存在一个属性类型的</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，则允许属性自动装配。如果存在多个，则抛出致命异常，这表示您可能不会</w:t>
            </w:r>
            <w:r w:rsidRPr="002761D1">
              <w:rPr>
                <w:rFonts w:ascii="Consolas" w:eastAsia="宋体" w:hAnsi="Consolas" w:cs="宋体"/>
                <w:color w:val="34302D"/>
                <w:kern w:val="0"/>
                <w:sz w:val="23"/>
                <w:szCs w:val="23"/>
                <w:shd w:val="clear" w:color="auto" w:fill="F7F7F8"/>
              </w:rPr>
              <w:t>byType</w:t>
            </w:r>
            <w:r w:rsidRPr="002761D1">
              <w:rPr>
                <w:rFonts w:ascii="inherit" w:eastAsia="宋体" w:hAnsi="inherit" w:cs="Arial"/>
                <w:color w:val="34302D"/>
                <w:kern w:val="0"/>
                <w:sz w:val="24"/>
                <w:szCs w:val="24"/>
              </w:rPr>
              <w:t>对该</w:t>
            </w:r>
            <w:r w:rsidRPr="002761D1">
              <w:rPr>
                <w:rFonts w:ascii="inherit" w:eastAsia="宋体" w:hAnsi="inherit" w:cs="Arial"/>
                <w:color w:val="34302D"/>
                <w:kern w:val="0"/>
                <w:sz w:val="24"/>
                <w:szCs w:val="24"/>
              </w:rPr>
              <w:t>bean </w:t>
            </w:r>
            <w:r w:rsidRPr="002761D1">
              <w:rPr>
                <w:rFonts w:ascii="inherit" w:eastAsia="宋体" w:hAnsi="inherit" w:cs="Arial"/>
                <w:color w:val="34302D"/>
                <w:kern w:val="0"/>
                <w:sz w:val="24"/>
                <w:szCs w:val="24"/>
              </w:rPr>
              <w:t>使用自动装配。如果没有匹配的</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，则不会发生任何事情（该属性未设置）。</w:t>
            </w:r>
          </w:p>
        </w:tc>
      </w:tr>
      <w:tr w:rsidR="002761D1" w:rsidRPr="002761D1" w:rsidTr="002761D1">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Consolas" w:eastAsia="宋体" w:hAnsi="Consolas" w:cs="宋体"/>
                <w:color w:val="34302D"/>
                <w:kern w:val="0"/>
                <w:sz w:val="23"/>
                <w:szCs w:val="23"/>
              </w:rPr>
              <w:t>constructor</w:t>
            </w:r>
          </w:p>
        </w:tc>
        <w:tc>
          <w:tcPr>
            <w:tcW w:w="0" w:type="auto"/>
            <w:hideMark/>
          </w:tcPr>
          <w:p w:rsidR="002761D1" w:rsidRPr="002761D1" w:rsidRDefault="002761D1" w:rsidP="002761D1">
            <w:pPr>
              <w:widowControl/>
              <w:jc w:val="left"/>
              <w:rPr>
                <w:rFonts w:ascii="inherit" w:eastAsia="宋体" w:hAnsi="inherit" w:cs="Arial" w:hint="eastAsia"/>
                <w:color w:val="34302D"/>
                <w:kern w:val="0"/>
                <w:sz w:val="24"/>
                <w:szCs w:val="24"/>
              </w:rPr>
            </w:pPr>
            <w:r w:rsidRPr="002761D1">
              <w:rPr>
                <w:rFonts w:ascii="inherit" w:eastAsia="宋体" w:hAnsi="inherit" w:cs="Arial"/>
                <w:color w:val="34302D"/>
                <w:kern w:val="0"/>
                <w:sz w:val="24"/>
                <w:szCs w:val="24"/>
              </w:rPr>
              <w:t>类似</w:t>
            </w:r>
            <w:r w:rsidRPr="002761D1">
              <w:rPr>
                <w:rFonts w:ascii="Consolas" w:eastAsia="宋体" w:hAnsi="Consolas" w:cs="宋体"/>
                <w:color w:val="34302D"/>
                <w:kern w:val="0"/>
                <w:sz w:val="23"/>
                <w:szCs w:val="23"/>
                <w:shd w:val="clear" w:color="auto" w:fill="F7F7F8"/>
              </w:rPr>
              <w:t>byType</w:t>
            </w:r>
            <w:r w:rsidRPr="002761D1">
              <w:rPr>
                <w:rFonts w:ascii="inherit" w:eastAsia="宋体" w:hAnsi="inherit" w:cs="Arial"/>
                <w:color w:val="34302D"/>
                <w:kern w:val="0"/>
                <w:sz w:val="24"/>
                <w:szCs w:val="24"/>
              </w:rPr>
              <w:t>但适用于构造函数参数。如果容器中没有构造函数参数类型的一个</w:t>
            </w:r>
            <w:r w:rsidRPr="002761D1">
              <w:rPr>
                <w:rFonts w:ascii="inherit" w:eastAsia="宋体" w:hAnsi="inherit" w:cs="Arial"/>
                <w:color w:val="34302D"/>
                <w:kern w:val="0"/>
                <w:sz w:val="24"/>
                <w:szCs w:val="24"/>
              </w:rPr>
              <w:t>bean</w:t>
            </w:r>
            <w:r w:rsidRPr="002761D1">
              <w:rPr>
                <w:rFonts w:ascii="inherit" w:eastAsia="宋体" w:hAnsi="inherit" w:cs="Arial"/>
                <w:color w:val="34302D"/>
                <w:kern w:val="0"/>
                <w:sz w:val="24"/>
                <w:szCs w:val="24"/>
              </w:rPr>
              <w:t>，则会引发致命错误。</w:t>
            </w:r>
          </w:p>
        </w:tc>
      </w:tr>
    </w:tbl>
    <w:p w:rsidR="002761D1" w:rsidRPr="002761D1" w:rsidRDefault="002761D1"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w:t>
      </w:r>
      <w:r w:rsidRPr="00BA0D5D">
        <w:rPr>
          <w:rFonts w:ascii="Consolas" w:eastAsia="宋体" w:hAnsi="Consolas" w:cs="宋体"/>
          <w:color w:val="34302D"/>
          <w:kern w:val="0"/>
          <w:sz w:val="23"/>
          <w:szCs w:val="23"/>
          <w:shd w:val="clear" w:color="auto" w:fill="F7F7F8"/>
        </w:rPr>
        <w:t>byType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constructor</w:t>
      </w:r>
      <w:r w:rsidRPr="00BA0D5D">
        <w:rPr>
          <w:rFonts w:ascii="inherit" w:eastAsia="宋体" w:hAnsi="inherit" w:cs="Arial"/>
          <w:color w:val="34302D"/>
          <w:kern w:val="0"/>
          <w:sz w:val="24"/>
          <w:szCs w:val="24"/>
        </w:rPr>
        <w:t> autowiring mode, you can wire arrays and typed collections. In such cases, all autowire candidates within the container that match the expected type are provided to satisfy the dependency. You can autowire strongly-typed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instances if the expected key type is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An autowired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values consist of all bean instances that match the expected type, and the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keys contain the corresponding bean names.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Style w:val="HTML"/>
          <w:rFonts w:ascii="Consolas" w:hAnsi="Consolas"/>
          <w:sz w:val="23"/>
          <w:szCs w:val="23"/>
          <w:shd w:val="clear" w:color="auto" w:fill="F7F7F8"/>
        </w:rPr>
        <w:t>byType</w:t>
      </w:r>
      <w:r>
        <w:rPr>
          <w:rFonts w:ascii="Arial" w:hAnsi="Arial" w:cs="Arial"/>
          <w:color w:val="34302D"/>
          <w:shd w:val="clear" w:color="auto" w:fill="FFFFFF"/>
        </w:rPr>
        <w:t>或</w:t>
      </w:r>
      <w:r>
        <w:rPr>
          <w:rStyle w:val="HTML"/>
          <w:rFonts w:ascii="Consolas" w:hAnsi="Consolas"/>
          <w:sz w:val="23"/>
          <w:szCs w:val="23"/>
          <w:shd w:val="clear" w:color="auto" w:fill="F7F7F8"/>
        </w:rPr>
        <w:t>constructor</w:t>
      </w:r>
      <w:r>
        <w:rPr>
          <w:rFonts w:ascii="Arial" w:hAnsi="Arial" w:cs="Arial"/>
          <w:color w:val="34302D"/>
          <w:shd w:val="clear" w:color="auto" w:fill="FFFFFF"/>
        </w:rPr>
        <w:t>自动装配模式，您可以连接阵列和键入的集合。在这种情况下，提供容器内与预期类型匹配的所有</w:t>
      </w:r>
      <w:r>
        <w:rPr>
          <w:rFonts w:ascii="Arial" w:hAnsi="Arial" w:cs="Arial"/>
          <w:color w:val="34302D"/>
          <w:shd w:val="clear" w:color="auto" w:fill="FFFFFF"/>
        </w:rPr>
        <w:t>autowire</w:t>
      </w:r>
      <w:r>
        <w:rPr>
          <w:rFonts w:ascii="Arial" w:hAnsi="Arial" w:cs="Arial"/>
          <w:color w:val="34302D"/>
          <w:shd w:val="clear" w:color="auto" w:fill="FFFFFF"/>
        </w:rPr>
        <w:t>候选者以满足依赖性。</w:t>
      </w:r>
      <w:r>
        <w:rPr>
          <w:rStyle w:val="HTML"/>
          <w:rFonts w:ascii="Consolas" w:hAnsi="Consolas"/>
          <w:sz w:val="23"/>
          <w:szCs w:val="23"/>
          <w:shd w:val="clear" w:color="auto" w:fill="F7F7F8"/>
        </w:rPr>
        <w:t>Map</w:t>
      </w:r>
      <w:r>
        <w:rPr>
          <w:rFonts w:ascii="Arial" w:hAnsi="Arial" w:cs="Arial"/>
          <w:color w:val="34302D"/>
          <w:shd w:val="clear" w:color="auto" w:fill="FFFFFF"/>
        </w:rPr>
        <w:t>如果预期的键类型是，则可以自动装配强类型实例</w:t>
      </w:r>
      <w:r>
        <w:rPr>
          <w:rStyle w:val="HTML"/>
          <w:rFonts w:ascii="Consolas" w:hAnsi="Consolas"/>
          <w:sz w:val="23"/>
          <w:szCs w:val="23"/>
          <w:shd w:val="clear" w:color="auto" w:fill="F7F7F8"/>
        </w:rPr>
        <w:t>String</w:t>
      </w:r>
      <w:r>
        <w:rPr>
          <w:rFonts w:ascii="Arial" w:hAnsi="Arial" w:cs="Arial"/>
          <w:color w:val="34302D"/>
          <w:shd w:val="clear" w:color="auto" w:fill="FFFFFF"/>
        </w:rPr>
        <w:t>。自动装配</w:t>
      </w:r>
      <w:r>
        <w:rPr>
          <w:rStyle w:val="HTML"/>
          <w:rFonts w:ascii="Consolas" w:hAnsi="Consolas"/>
          <w:sz w:val="23"/>
          <w:szCs w:val="23"/>
          <w:shd w:val="clear" w:color="auto" w:fill="F7F7F8"/>
        </w:rPr>
        <w:t>Map</w:t>
      </w:r>
      <w:r>
        <w:rPr>
          <w:rFonts w:ascii="Arial" w:hAnsi="Arial" w:cs="Arial"/>
          <w:color w:val="34302D"/>
          <w:shd w:val="clear" w:color="auto" w:fill="FFFFFF"/>
        </w:rPr>
        <w:t> </w:t>
      </w:r>
      <w:r>
        <w:rPr>
          <w:rFonts w:ascii="Arial" w:hAnsi="Arial" w:cs="Arial"/>
          <w:color w:val="34302D"/>
          <w:shd w:val="clear" w:color="auto" w:fill="FFFFFF"/>
        </w:rPr>
        <w:t>实例的值由与预期类型匹配的所有</w:t>
      </w:r>
      <w:r>
        <w:rPr>
          <w:rFonts w:ascii="Arial" w:hAnsi="Arial" w:cs="Arial"/>
          <w:color w:val="34302D"/>
          <w:shd w:val="clear" w:color="auto" w:fill="FFFFFF"/>
        </w:rPr>
        <w:t>bean</w:t>
      </w:r>
      <w:r>
        <w:rPr>
          <w:rFonts w:ascii="Arial" w:hAnsi="Arial" w:cs="Arial"/>
          <w:color w:val="34302D"/>
          <w:shd w:val="clear" w:color="auto" w:fill="FFFFFF"/>
        </w:rPr>
        <w:t>实例组成，</w:t>
      </w:r>
      <w:r>
        <w:rPr>
          <w:rFonts w:ascii="Arial" w:hAnsi="Arial" w:cs="Arial"/>
          <w:color w:val="34302D"/>
          <w:shd w:val="clear" w:color="auto" w:fill="FFFFFF"/>
        </w:rPr>
        <w:t> </w:t>
      </w:r>
      <w:r>
        <w:rPr>
          <w:rStyle w:val="HTML"/>
          <w:rFonts w:ascii="Consolas" w:hAnsi="Consolas"/>
          <w:sz w:val="23"/>
          <w:szCs w:val="23"/>
          <w:shd w:val="clear" w:color="auto" w:fill="F7F7F8"/>
        </w:rPr>
        <w:t>Map</w:t>
      </w:r>
      <w:r>
        <w:rPr>
          <w:rFonts w:ascii="Arial" w:hAnsi="Arial" w:cs="Arial"/>
          <w:color w:val="34302D"/>
          <w:shd w:val="clear" w:color="auto" w:fill="FFFFFF"/>
        </w:rPr>
        <w:t>实例的键包含相应的</w:t>
      </w:r>
      <w:r>
        <w:rPr>
          <w:rFonts w:ascii="Arial" w:hAnsi="Arial" w:cs="Arial"/>
          <w:color w:val="34302D"/>
          <w:shd w:val="clear" w:color="auto" w:fill="FFFFFF"/>
        </w:rPr>
        <w:t>bean</w:t>
      </w:r>
      <w:r>
        <w:rPr>
          <w:rFonts w:ascii="Arial" w:hAnsi="Arial" w:cs="Arial"/>
          <w:color w:val="34302D"/>
          <w:shd w:val="clear" w:color="auto" w:fill="FFFFFF"/>
        </w:rPr>
        <w:t>名称。</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Limitations and Disadvantages of Autowiring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Autowiring works best when it is used consistently across a project. If autowiring is not used in general, it might be confusing to developers to use it to wire only one or two bean definitions.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limitations and disadvantages of autowiring:</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sidRPr="00200643">
        <w:rPr>
          <w:rFonts w:ascii="inherit" w:hAnsi="inherit" w:cs="Arial"/>
          <w:color w:val="34302D"/>
        </w:rPr>
        <w:t>自动装配的局限和缺点</w:t>
      </w:r>
    </w:p>
    <w:p w:rsidR="00200643" w:rsidRDefault="00200643" w:rsidP="00200643">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当在整个项目中一致地使用自动装配时，自动装配效果最佳。如果一般不使用自动装配，那么开发人员使用它来连接一个或两个</w:t>
      </w:r>
      <w:r>
        <w:rPr>
          <w:rFonts w:ascii="inherit" w:hAnsi="inherit" w:cs="Arial"/>
          <w:color w:val="34302D"/>
        </w:rPr>
        <w:t>bean</w:t>
      </w:r>
      <w:r>
        <w:rPr>
          <w:rFonts w:ascii="inherit" w:hAnsi="inherit" w:cs="Arial"/>
          <w:color w:val="34302D"/>
        </w:rPr>
        <w:t>定义可能会让人感到困惑。</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考虑自动装配的局限和缺点：</w:t>
      </w:r>
    </w:p>
    <w:p w:rsidR="00BA0D5D" w:rsidRPr="00BA0D5D" w:rsidRDefault="00BA0D5D" w:rsidP="00BA0D5D">
      <w:pPr>
        <w:widowControl/>
        <w:numPr>
          <w:ilvl w:val="0"/>
          <w:numId w:val="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Explicit dependencies in </w:t>
      </w:r>
      <w:r w:rsidRPr="00BA0D5D">
        <w:rPr>
          <w:rFonts w:ascii="Consolas" w:eastAsia="宋体" w:hAnsi="Consolas" w:cs="宋体"/>
          <w:color w:val="34302D"/>
          <w:kern w:val="0"/>
          <w:sz w:val="23"/>
          <w:szCs w:val="23"/>
          <w:shd w:val="clear" w:color="auto" w:fill="F7F7F8"/>
        </w:rPr>
        <w:t>property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constructor-arg</w:t>
      </w:r>
      <w:r w:rsidRPr="00BA0D5D">
        <w:rPr>
          <w:rFonts w:ascii="inherit" w:eastAsia="宋体" w:hAnsi="inherit" w:cs="Arial"/>
          <w:color w:val="34302D"/>
          <w:kern w:val="0"/>
          <w:sz w:val="24"/>
          <w:szCs w:val="24"/>
        </w:rPr>
        <w:t> settings always override autowiring. You cannot autowire simple properties such as primitives, </w:t>
      </w:r>
      <w:r w:rsidRPr="00BA0D5D">
        <w:rPr>
          <w:rFonts w:ascii="Consolas" w:eastAsia="宋体" w:hAnsi="Consolas" w:cs="宋体"/>
          <w:color w:val="34302D"/>
          <w:kern w:val="0"/>
          <w:sz w:val="23"/>
          <w:szCs w:val="23"/>
          <w:shd w:val="clear" w:color="auto" w:fill="F7F7F8"/>
        </w:rPr>
        <w:t>Strings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Classes</w:t>
      </w:r>
      <w:r w:rsidRPr="00BA0D5D">
        <w:rPr>
          <w:rFonts w:ascii="inherit" w:eastAsia="宋体" w:hAnsi="inherit" w:cs="Arial"/>
          <w:color w:val="34302D"/>
          <w:kern w:val="0"/>
          <w:sz w:val="24"/>
          <w:szCs w:val="24"/>
        </w:rPr>
        <w:t> (and arrays of such simple properties). This limitation is by-design.</w:t>
      </w:r>
    </w:p>
    <w:p w:rsidR="00BA0D5D" w:rsidRPr="00BA0D5D" w:rsidRDefault="00BA0D5D" w:rsidP="00BA0D5D">
      <w:pPr>
        <w:widowControl/>
        <w:numPr>
          <w:ilvl w:val="0"/>
          <w:numId w:val="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Autowiring is less exact than explicit wiring. Although, as noted in the earlier table, Spring is careful to avoid guessing in case of ambiguity that might have unexpected results. The relationships between your Spring-managed objects are no longer documented explicitly.</w:t>
      </w:r>
    </w:p>
    <w:p w:rsidR="00BA0D5D" w:rsidRPr="00BA0D5D" w:rsidRDefault="00BA0D5D" w:rsidP="00BA0D5D">
      <w:pPr>
        <w:widowControl/>
        <w:numPr>
          <w:ilvl w:val="0"/>
          <w:numId w:val="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Wiring information may not be available to tools that may generate documentation from a Spring container.</w:t>
      </w:r>
    </w:p>
    <w:p w:rsidR="00BA0D5D" w:rsidRDefault="00BA0D5D" w:rsidP="00BA0D5D">
      <w:pPr>
        <w:widowControl/>
        <w:numPr>
          <w:ilvl w:val="0"/>
          <w:numId w:val="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Multiple bean definitions within the container may match the type specified by the setter method or constructor argument to be autowired. For arrays, collections, or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this is not necessarily a problem. However, for dependencies that expect a single value, this ambiguity is not arbitrarily resolved. If no unique bean definition is available, an exception is thrown.</w:t>
      </w:r>
    </w:p>
    <w:p w:rsidR="00200643" w:rsidRPr="00200643" w:rsidRDefault="00200643" w:rsidP="00200643">
      <w:pPr>
        <w:widowControl/>
        <w:numPr>
          <w:ilvl w:val="0"/>
          <w:numId w:val="7"/>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显式依赖项</w:t>
      </w:r>
      <w:r w:rsidRPr="00200643">
        <w:rPr>
          <w:rFonts w:ascii="Consolas" w:eastAsia="宋体" w:hAnsi="Consolas" w:cs="宋体"/>
          <w:color w:val="34302D"/>
          <w:kern w:val="0"/>
          <w:sz w:val="23"/>
          <w:szCs w:val="23"/>
          <w:shd w:val="clear" w:color="auto" w:fill="F7F7F8"/>
        </w:rPr>
        <w:t>property</w:t>
      </w:r>
      <w:r w:rsidRPr="00200643">
        <w:rPr>
          <w:rFonts w:ascii="inherit" w:eastAsia="宋体" w:hAnsi="inherit" w:cs="Arial"/>
          <w:color w:val="34302D"/>
          <w:kern w:val="0"/>
          <w:sz w:val="24"/>
          <w:szCs w:val="24"/>
        </w:rPr>
        <w:t>和</w:t>
      </w:r>
      <w:r w:rsidRPr="00200643">
        <w:rPr>
          <w:rFonts w:ascii="Consolas" w:eastAsia="宋体" w:hAnsi="Consolas" w:cs="宋体"/>
          <w:color w:val="34302D"/>
          <w:kern w:val="0"/>
          <w:sz w:val="23"/>
          <w:szCs w:val="23"/>
          <w:shd w:val="clear" w:color="auto" w:fill="F7F7F8"/>
        </w:rPr>
        <w:t>constructor-arg</w:t>
      </w:r>
      <w:r w:rsidRPr="00200643">
        <w:rPr>
          <w:rFonts w:ascii="inherit" w:eastAsia="宋体" w:hAnsi="inherit" w:cs="Arial"/>
          <w:color w:val="34302D"/>
          <w:kern w:val="0"/>
          <w:sz w:val="24"/>
          <w:szCs w:val="24"/>
        </w:rPr>
        <w:t>设置始终覆盖自动装配。您不能自动装配简单属性，例如基元</w:t>
      </w:r>
      <w:r w:rsidRPr="00200643">
        <w:rPr>
          <w:rFonts w:ascii="inherit" w:eastAsia="宋体" w:hAnsi="inherit" w:cs="Arial"/>
          <w:color w:val="34302D"/>
          <w:kern w:val="0"/>
          <w:sz w:val="24"/>
          <w:szCs w:val="24"/>
        </w:rPr>
        <w:t> </w:t>
      </w:r>
      <w:r w:rsidRPr="00200643">
        <w:rPr>
          <w:rFonts w:ascii="Consolas" w:eastAsia="宋体" w:hAnsi="Consolas" w:cs="宋体"/>
          <w:color w:val="34302D"/>
          <w:kern w:val="0"/>
          <w:sz w:val="23"/>
          <w:szCs w:val="23"/>
          <w:shd w:val="clear" w:color="auto" w:fill="F7F7F8"/>
        </w:rPr>
        <w:t>Strings</w:t>
      </w:r>
      <w:r w:rsidRPr="00200643">
        <w:rPr>
          <w:rFonts w:ascii="inherit" w:eastAsia="宋体" w:hAnsi="inherit" w:cs="Arial"/>
          <w:color w:val="34302D"/>
          <w:kern w:val="0"/>
          <w:sz w:val="24"/>
          <w:szCs w:val="24"/>
        </w:rPr>
        <w:t>，和</w:t>
      </w:r>
      <w:r w:rsidRPr="00200643">
        <w:rPr>
          <w:rFonts w:ascii="Consolas" w:eastAsia="宋体" w:hAnsi="Consolas" w:cs="宋体"/>
          <w:color w:val="34302D"/>
          <w:kern w:val="0"/>
          <w:sz w:val="23"/>
          <w:szCs w:val="23"/>
          <w:shd w:val="clear" w:color="auto" w:fill="F7F7F8"/>
        </w:rPr>
        <w:t>Classes</w:t>
      </w:r>
      <w:r w:rsidRPr="00200643">
        <w:rPr>
          <w:rFonts w:ascii="inherit" w:eastAsia="宋体" w:hAnsi="inherit" w:cs="Arial"/>
          <w:color w:val="34302D"/>
          <w:kern w:val="0"/>
          <w:sz w:val="24"/>
          <w:szCs w:val="24"/>
        </w:rPr>
        <w:t>（以及此类简单属性的数组）。这种限制是按设计的。</w:t>
      </w:r>
    </w:p>
    <w:p w:rsidR="00200643" w:rsidRPr="00200643" w:rsidRDefault="00200643" w:rsidP="00200643">
      <w:pPr>
        <w:widowControl/>
        <w:numPr>
          <w:ilvl w:val="0"/>
          <w:numId w:val="7"/>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自动装配不如显式布线精确。虽然如前面的表中所述，但</w:t>
      </w:r>
      <w:r w:rsidRPr="00200643">
        <w:rPr>
          <w:rFonts w:ascii="inherit" w:eastAsia="宋体" w:hAnsi="inherit" w:cs="Arial"/>
          <w:color w:val="34302D"/>
          <w:kern w:val="0"/>
          <w:sz w:val="24"/>
          <w:szCs w:val="24"/>
        </w:rPr>
        <w:t>Spring</w:t>
      </w:r>
      <w:r w:rsidRPr="00200643">
        <w:rPr>
          <w:rFonts w:ascii="inherit" w:eastAsia="宋体" w:hAnsi="inherit" w:cs="Arial"/>
          <w:color w:val="34302D"/>
          <w:kern w:val="0"/>
          <w:sz w:val="24"/>
          <w:szCs w:val="24"/>
        </w:rPr>
        <w:t>会谨慎地避免在可能产生意外结果的模糊性的情况下进行猜测。您不再明确记录</w:t>
      </w:r>
      <w:r w:rsidRPr="00200643">
        <w:rPr>
          <w:rFonts w:ascii="inherit" w:eastAsia="宋体" w:hAnsi="inherit" w:cs="Arial"/>
          <w:color w:val="34302D"/>
          <w:kern w:val="0"/>
          <w:sz w:val="24"/>
          <w:szCs w:val="24"/>
        </w:rPr>
        <w:t>Spring</w:t>
      </w:r>
      <w:r w:rsidRPr="00200643">
        <w:rPr>
          <w:rFonts w:ascii="inherit" w:eastAsia="宋体" w:hAnsi="inherit" w:cs="Arial"/>
          <w:color w:val="34302D"/>
          <w:kern w:val="0"/>
          <w:sz w:val="24"/>
          <w:szCs w:val="24"/>
        </w:rPr>
        <w:t>管理对象之间的关系。</w:t>
      </w:r>
    </w:p>
    <w:p w:rsidR="00200643" w:rsidRPr="00200643" w:rsidRDefault="00200643" w:rsidP="00200643">
      <w:pPr>
        <w:widowControl/>
        <w:numPr>
          <w:ilvl w:val="0"/>
          <w:numId w:val="7"/>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可能无法为可能从</w:t>
      </w:r>
      <w:r w:rsidRPr="00200643">
        <w:rPr>
          <w:rFonts w:ascii="inherit" w:eastAsia="宋体" w:hAnsi="inherit" w:cs="Arial"/>
          <w:color w:val="34302D"/>
          <w:kern w:val="0"/>
          <w:sz w:val="24"/>
          <w:szCs w:val="24"/>
        </w:rPr>
        <w:t>Spring</w:t>
      </w:r>
      <w:r w:rsidRPr="00200643">
        <w:rPr>
          <w:rFonts w:ascii="inherit" w:eastAsia="宋体" w:hAnsi="inherit" w:cs="Arial"/>
          <w:color w:val="34302D"/>
          <w:kern w:val="0"/>
          <w:sz w:val="24"/>
          <w:szCs w:val="24"/>
        </w:rPr>
        <w:t>容器生成文档的工具提供接线信息。</w:t>
      </w:r>
    </w:p>
    <w:p w:rsidR="00200643" w:rsidRPr="00200643" w:rsidRDefault="00200643" w:rsidP="00200643">
      <w:pPr>
        <w:widowControl/>
        <w:numPr>
          <w:ilvl w:val="0"/>
          <w:numId w:val="7"/>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容器中的多个</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定义可以匹配</w:t>
      </w:r>
      <w:r w:rsidRPr="00200643">
        <w:rPr>
          <w:rFonts w:ascii="inherit" w:eastAsia="宋体" w:hAnsi="inherit" w:cs="Arial"/>
          <w:color w:val="34302D"/>
          <w:kern w:val="0"/>
          <w:sz w:val="24"/>
          <w:szCs w:val="24"/>
        </w:rPr>
        <w:t>setter</w:t>
      </w:r>
      <w:r w:rsidRPr="00200643">
        <w:rPr>
          <w:rFonts w:ascii="inherit" w:eastAsia="宋体" w:hAnsi="inherit" w:cs="Arial"/>
          <w:color w:val="34302D"/>
          <w:kern w:val="0"/>
          <w:sz w:val="24"/>
          <w:szCs w:val="24"/>
        </w:rPr>
        <w:t>方法或构造函数参数指定的类型以进行自动装配。对于数组，集合或</w:t>
      </w:r>
      <w:r w:rsidRPr="00200643">
        <w:rPr>
          <w:rFonts w:ascii="inherit" w:eastAsia="宋体" w:hAnsi="inherit" w:cs="Arial"/>
          <w:color w:val="34302D"/>
          <w:kern w:val="0"/>
          <w:sz w:val="24"/>
          <w:szCs w:val="24"/>
        </w:rPr>
        <w:t> </w:t>
      </w:r>
      <w:r w:rsidRPr="00200643">
        <w:rPr>
          <w:rFonts w:ascii="Consolas" w:eastAsia="宋体" w:hAnsi="Consolas" w:cs="宋体"/>
          <w:color w:val="34302D"/>
          <w:kern w:val="0"/>
          <w:sz w:val="23"/>
          <w:szCs w:val="23"/>
          <w:shd w:val="clear" w:color="auto" w:fill="F7F7F8"/>
        </w:rPr>
        <w:t>Map</w:t>
      </w:r>
      <w:r w:rsidRPr="00200643">
        <w:rPr>
          <w:rFonts w:ascii="inherit" w:eastAsia="宋体" w:hAnsi="inherit" w:cs="Arial"/>
          <w:color w:val="34302D"/>
          <w:kern w:val="0"/>
          <w:sz w:val="24"/>
          <w:szCs w:val="24"/>
        </w:rPr>
        <w:t>实例，这不一定是个问题。但是，对于期望单个值的依赖关系，这种模糊性不是任意解决的。如果没有可用的唯一</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定义，则抛出异常。</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latter scenario, you have several options: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在后一种情况下，您有几种选择：</w:t>
      </w:r>
    </w:p>
    <w:p w:rsidR="00BA0D5D" w:rsidRPr="00BA0D5D" w:rsidRDefault="00BA0D5D" w:rsidP="00BA0D5D">
      <w:pPr>
        <w:widowControl/>
        <w:numPr>
          <w:ilvl w:val="0"/>
          <w:numId w:val="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Abandon autowiring in favor of explicit wiring.</w:t>
      </w:r>
    </w:p>
    <w:p w:rsidR="00BA0D5D" w:rsidRPr="00BA0D5D" w:rsidRDefault="00BA0D5D" w:rsidP="00BA0D5D">
      <w:pPr>
        <w:widowControl/>
        <w:numPr>
          <w:ilvl w:val="0"/>
          <w:numId w:val="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Avoid autowiring for a bean definition by setting its </w:t>
      </w:r>
      <w:r w:rsidRPr="00BA0D5D">
        <w:rPr>
          <w:rFonts w:ascii="Consolas" w:eastAsia="宋体" w:hAnsi="Consolas" w:cs="宋体"/>
          <w:color w:val="34302D"/>
          <w:kern w:val="0"/>
          <w:sz w:val="23"/>
          <w:szCs w:val="23"/>
          <w:shd w:val="clear" w:color="auto" w:fill="F7F7F8"/>
        </w:rPr>
        <w:t>autowire-candidate</w:t>
      </w:r>
      <w:r w:rsidRPr="00BA0D5D">
        <w:rPr>
          <w:rFonts w:ascii="inherit" w:eastAsia="宋体" w:hAnsi="inherit" w:cs="Arial"/>
          <w:color w:val="34302D"/>
          <w:kern w:val="0"/>
          <w:sz w:val="24"/>
          <w:szCs w:val="24"/>
        </w:rPr>
        <w:t> attributes to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as described in the </w:t>
      </w:r>
      <w:hyperlink r:id="rId124" w:anchor="beans-factory-autowire-candidate" w:history="1">
        <w:r w:rsidRPr="00BA0D5D">
          <w:rPr>
            <w:rFonts w:ascii="inherit" w:eastAsia="宋体" w:hAnsi="inherit" w:cs="Arial"/>
            <w:color w:val="548E2E"/>
            <w:kern w:val="0"/>
            <w:sz w:val="24"/>
            <w:szCs w:val="24"/>
            <w:u w:val="single"/>
          </w:rPr>
          <w:t>next section</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Designate a single bean definition as the primary candidate by setting the </w:t>
      </w:r>
      <w:r w:rsidRPr="00BA0D5D">
        <w:rPr>
          <w:rFonts w:ascii="Consolas" w:eastAsia="宋体" w:hAnsi="Consolas" w:cs="宋体"/>
          <w:color w:val="34302D"/>
          <w:kern w:val="0"/>
          <w:sz w:val="23"/>
          <w:szCs w:val="23"/>
          <w:shd w:val="clear" w:color="auto" w:fill="F7F7F8"/>
        </w:rPr>
        <w:t>primary</w:t>
      </w:r>
      <w:r w:rsidRPr="00BA0D5D">
        <w:rPr>
          <w:rFonts w:ascii="inherit" w:eastAsia="宋体" w:hAnsi="inherit" w:cs="Arial"/>
          <w:color w:val="34302D"/>
          <w:kern w:val="0"/>
          <w:sz w:val="24"/>
          <w:szCs w:val="24"/>
        </w:rPr>
        <w:t> attribute of its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w:t>
      </w:r>
    </w:p>
    <w:p w:rsidR="00BA0D5D" w:rsidRDefault="00BA0D5D" w:rsidP="00BA0D5D">
      <w:pPr>
        <w:widowControl/>
        <w:numPr>
          <w:ilvl w:val="0"/>
          <w:numId w:val="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Implement the more fine-grained control available with annotation-based configuration, as described in </w:t>
      </w:r>
      <w:hyperlink r:id="rId125" w:anchor="beans-annotation-config" w:history="1">
        <w:r w:rsidRPr="00BA0D5D">
          <w:rPr>
            <w:rFonts w:ascii="inherit" w:eastAsia="宋体" w:hAnsi="inherit" w:cs="Arial"/>
            <w:color w:val="548E2E"/>
            <w:kern w:val="0"/>
            <w:sz w:val="24"/>
            <w:szCs w:val="24"/>
            <w:u w:val="single"/>
          </w:rPr>
          <w:t>Annotation-based Container Configuration</w:t>
        </w:r>
      </w:hyperlink>
      <w:r w:rsidRPr="00BA0D5D">
        <w:rPr>
          <w:rFonts w:ascii="inherit" w:eastAsia="宋体" w:hAnsi="inherit" w:cs="Arial"/>
          <w:color w:val="34302D"/>
          <w:kern w:val="0"/>
          <w:sz w:val="24"/>
          <w:szCs w:val="24"/>
        </w:rPr>
        <w:t>.</w:t>
      </w:r>
    </w:p>
    <w:p w:rsidR="00200643" w:rsidRPr="00200643" w:rsidRDefault="00200643" w:rsidP="00200643">
      <w:pPr>
        <w:widowControl/>
        <w:numPr>
          <w:ilvl w:val="0"/>
          <w:numId w:val="8"/>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放弃自动装配，支持显式布线。</w:t>
      </w:r>
    </w:p>
    <w:p w:rsidR="00200643" w:rsidRPr="00200643" w:rsidRDefault="00200643" w:rsidP="00200643">
      <w:pPr>
        <w:widowControl/>
        <w:numPr>
          <w:ilvl w:val="0"/>
          <w:numId w:val="8"/>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通过将其</w:t>
      </w:r>
      <w:r w:rsidRPr="00200643">
        <w:rPr>
          <w:rFonts w:ascii="Consolas" w:eastAsia="宋体" w:hAnsi="Consolas" w:cs="宋体"/>
          <w:color w:val="34302D"/>
          <w:kern w:val="0"/>
          <w:sz w:val="23"/>
          <w:szCs w:val="23"/>
          <w:shd w:val="clear" w:color="auto" w:fill="F7F7F8"/>
        </w:rPr>
        <w:t>autowire-candidate</w:t>
      </w:r>
      <w:r w:rsidRPr="00200643">
        <w:rPr>
          <w:rFonts w:ascii="inherit" w:eastAsia="宋体" w:hAnsi="inherit" w:cs="Arial"/>
          <w:color w:val="34302D"/>
          <w:kern w:val="0"/>
          <w:sz w:val="24"/>
          <w:szCs w:val="24"/>
        </w:rPr>
        <w:t>属性设置为</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，可以避免对</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定义进行自动装配</w:t>
      </w:r>
      <w:r w:rsidRPr="00200643">
        <w:rPr>
          <w:rFonts w:ascii="Consolas" w:eastAsia="宋体" w:hAnsi="Consolas" w:cs="宋体"/>
          <w:color w:val="34302D"/>
          <w:kern w:val="0"/>
          <w:sz w:val="23"/>
          <w:szCs w:val="23"/>
          <w:shd w:val="clear" w:color="auto" w:fill="F7F7F8"/>
        </w:rPr>
        <w:t>false</w:t>
      </w:r>
      <w:r w:rsidRPr="00200643">
        <w:rPr>
          <w:rFonts w:ascii="inherit" w:eastAsia="宋体" w:hAnsi="inherit" w:cs="Arial"/>
          <w:color w:val="34302D"/>
          <w:kern w:val="0"/>
          <w:sz w:val="24"/>
          <w:szCs w:val="24"/>
        </w:rPr>
        <w:t>，如</w:t>
      </w:r>
      <w:hyperlink r:id="rId126" w:anchor="beans-factory-autowire-candidate" w:history="1">
        <w:r w:rsidRPr="00200643">
          <w:rPr>
            <w:rFonts w:ascii="inherit" w:eastAsia="宋体" w:hAnsi="inherit" w:cs="Arial"/>
            <w:color w:val="548E2E"/>
            <w:kern w:val="0"/>
            <w:sz w:val="24"/>
            <w:szCs w:val="24"/>
            <w:u w:val="single"/>
          </w:rPr>
          <w:t>下一节所述</w:t>
        </w:r>
      </w:hyperlink>
      <w:r w:rsidRPr="00200643">
        <w:rPr>
          <w:rFonts w:ascii="inherit" w:eastAsia="宋体" w:hAnsi="inherit" w:cs="Arial"/>
          <w:color w:val="34302D"/>
          <w:kern w:val="0"/>
          <w:sz w:val="24"/>
          <w:szCs w:val="24"/>
        </w:rPr>
        <w:t>。</w:t>
      </w:r>
    </w:p>
    <w:p w:rsidR="00200643" w:rsidRPr="00200643" w:rsidRDefault="00200643" w:rsidP="00200643">
      <w:pPr>
        <w:widowControl/>
        <w:numPr>
          <w:ilvl w:val="0"/>
          <w:numId w:val="8"/>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通过将</w:t>
      </w:r>
      <w:r w:rsidRPr="00200643">
        <w:rPr>
          <w:rFonts w:ascii="Consolas" w:eastAsia="宋体" w:hAnsi="Consolas" w:cs="宋体"/>
          <w:color w:val="34302D"/>
          <w:kern w:val="0"/>
          <w:sz w:val="23"/>
          <w:szCs w:val="23"/>
          <w:shd w:val="clear" w:color="auto" w:fill="F7F7F8"/>
        </w:rPr>
        <w:t>primary</w:t>
      </w:r>
      <w:r w:rsidRPr="00200643">
        <w:rPr>
          <w:rFonts w:ascii="inherit" w:eastAsia="宋体" w:hAnsi="inherit" w:cs="Arial"/>
          <w:color w:val="34302D"/>
          <w:kern w:val="0"/>
          <w:sz w:val="24"/>
          <w:szCs w:val="24"/>
        </w:rPr>
        <w:t>其</w:t>
      </w:r>
      <w:r w:rsidRPr="00200643">
        <w:rPr>
          <w:rFonts w:ascii="Consolas" w:eastAsia="宋体" w:hAnsi="Consolas" w:cs="宋体"/>
          <w:color w:val="34302D"/>
          <w:kern w:val="0"/>
          <w:sz w:val="23"/>
          <w:szCs w:val="23"/>
          <w:shd w:val="clear" w:color="auto" w:fill="F7F7F8"/>
        </w:rPr>
        <w:t>&lt;bean/&gt;</w:t>
      </w:r>
      <w:r w:rsidRPr="00200643">
        <w:rPr>
          <w:rFonts w:ascii="inherit" w:eastAsia="宋体" w:hAnsi="inherit" w:cs="Arial"/>
          <w:color w:val="34302D"/>
          <w:kern w:val="0"/>
          <w:sz w:val="24"/>
          <w:szCs w:val="24"/>
        </w:rPr>
        <w:t>元素的属性设置为，将单个</w:t>
      </w:r>
      <w:r w:rsidRPr="00200643">
        <w:rPr>
          <w:rFonts w:ascii="inherit" w:eastAsia="宋体" w:hAnsi="inherit" w:cs="Arial"/>
          <w:color w:val="34302D"/>
          <w:kern w:val="0"/>
          <w:sz w:val="24"/>
          <w:szCs w:val="24"/>
        </w:rPr>
        <w:t>bean</w:t>
      </w:r>
      <w:r w:rsidRPr="00200643">
        <w:rPr>
          <w:rFonts w:ascii="inherit" w:eastAsia="宋体" w:hAnsi="inherit" w:cs="Arial"/>
          <w:color w:val="34302D"/>
          <w:kern w:val="0"/>
          <w:sz w:val="24"/>
          <w:szCs w:val="24"/>
        </w:rPr>
        <w:t>定义指定为主要候选者</w:t>
      </w:r>
      <w:r w:rsidRPr="00200643">
        <w:rPr>
          <w:rFonts w:ascii="inherit" w:eastAsia="宋体" w:hAnsi="inherit" w:cs="Arial"/>
          <w:color w:val="34302D"/>
          <w:kern w:val="0"/>
          <w:sz w:val="24"/>
          <w:szCs w:val="24"/>
        </w:rPr>
        <w:t> </w:t>
      </w:r>
      <w:r w:rsidRPr="00200643">
        <w:rPr>
          <w:rFonts w:ascii="Consolas" w:eastAsia="宋体" w:hAnsi="Consolas" w:cs="宋体"/>
          <w:color w:val="34302D"/>
          <w:kern w:val="0"/>
          <w:sz w:val="23"/>
          <w:szCs w:val="23"/>
          <w:shd w:val="clear" w:color="auto" w:fill="F7F7F8"/>
        </w:rPr>
        <w:t>true</w:t>
      </w:r>
      <w:r w:rsidRPr="00200643">
        <w:rPr>
          <w:rFonts w:ascii="inherit" w:eastAsia="宋体" w:hAnsi="inherit" w:cs="Arial"/>
          <w:color w:val="34302D"/>
          <w:kern w:val="0"/>
          <w:sz w:val="24"/>
          <w:szCs w:val="24"/>
        </w:rPr>
        <w:t>。</w:t>
      </w:r>
    </w:p>
    <w:p w:rsidR="00200643" w:rsidRPr="00200643" w:rsidRDefault="00200643" w:rsidP="00200643">
      <w:pPr>
        <w:widowControl/>
        <w:numPr>
          <w:ilvl w:val="0"/>
          <w:numId w:val="8"/>
        </w:numPr>
        <w:shd w:val="clear" w:color="auto" w:fill="FFFFFF"/>
        <w:spacing w:after="150"/>
        <w:jc w:val="left"/>
        <w:rPr>
          <w:rFonts w:ascii="inherit" w:eastAsia="宋体" w:hAnsi="inherit" w:cs="Arial" w:hint="eastAsia"/>
          <w:color w:val="34302D"/>
          <w:kern w:val="0"/>
          <w:sz w:val="24"/>
          <w:szCs w:val="24"/>
        </w:rPr>
      </w:pPr>
      <w:r w:rsidRPr="00200643">
        <w:rPr>
          <w:rFonts w:ascii="inherit" w:eastAsia="宋体" w:hAnsi="inherit" w:cs="Arial"/>
          <w:color w:val="34302D"/>
          <w:kern w:val="0"/>
          <w:sz w:val="24"/>
          <w:szCs w:val="24"/>
        </w:rPr>
        <w:t>实现基于注释的配置可用的更细粒度的控件，如</w:t>
      </w:r>
      <w:hyperlink r:id="rId127" w:anchor="beans-annotation-config" w:history="1">
        <w:r w:rsidRPr="00200643">
          <w:rPr>
            <w:rFonts w:ascii="inherit" w:eastAsia="宋体" w:hAnsi="inherit" w:cs="Arial"/>
            <w:color w:val="548E2E"/>
            <w:kern w:val="0"/>
            <w:sz w:val="24"/>
            <w:szCs w:val="24"/>
            <w:u w:val="single"/>
          </w:rPr>
          <w:t>基于注释的容器配置中所述</w:t>
        </w:r>
      </w:hyperlink>
      <w:r w:rsidRPr="00200643">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Excluding a Bean from Autowiring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 a per-bean basis, you can exclude a bean from autowiring. In Spring’s XML format, set the </w:t>
      </w:r>
      <w:r w:rsidRPr="00BA0D5D">
        <w:rPr>
          <w:rFonts w:ascii="Consolas" w:eastAsia="宋体" w:hAnsi="Consolas" w:cs="宋体"/>
          <w:color w:val="34302D"/>
          <w:kern w:val="0"/>
          <w:sz w:val="23"/>
          <w:szCs w:val="23"/>
          <w:shd w:val="clear" w:color="auto" w:fill="F7F7F8"/>
        </w:rPr>
        <w:t>autowire-candidate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to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The container makes that specific bean definition unavailable to the autowiring infrastructure (including annotation style configurations such as </w:t>
      </w:r>
      <w:hyperlink r:id="rId128" w:anchor="beans-autowired-annotation" w:history="1">
        <w:r w:rsidRPr="00BA0D5D">
          <w:rPr>
            <w:rFonts w:ascii="Consolas" w:eastAsia="宋体" w:hAnsi="Consolas" w:cs="宋体"/>
            <w:color w:val="548E2E"/>
            <w:kern w:val="0"/>
            <w:sz w:val="23"/>
            <w:szCs w:val="23"/>
            <w:u w:val="single"/>
            <w:shd w:val="clear" w:color="auto" w:fill="F7F7F8"/>
          </w:rPr>
          <w:t>@Autowired</w:t>
        </w:r>
      </w:hyperlink>
      <w:r w:rsidRPr="00BA0D5D">
        <w:rPr>
          <w:rFonts w:ascii="inherit" w:eastAsia="宋体" w:hAnsi="inherit" w:cs="Arial"/>
          <w:color w:val="34302D"/>
          <w:kern w:val="0"/>
          <w:sz w:val="24"/>
          <w:szCs w:val="24"/>
        </w:rPr>
        <w:t>).</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sidRPr="00200643">
        <w:rPr>
          <w:rFonts w:ascii="inherit" w:hAnsi="inherit" w:cs="Arial"/>
          <w:color w:val="34302D"/>
        </w:rPr>
        <w:t>从自动装配中排除</w:t>
      </w:r>
      <w:r w:rsidRPr="00200643">
        <w:rPr>
          <w:rFonts w:ascii="inherit" w:hAnsi="inherit" w:cs="Arial"/>
          <w:color w:val="34302D"/>
        </w:rPr>
        <w:t>Bean</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在每个</w:t>
      </w:r>
      <w:r>
        <w:rPr>
          <w:rFonts w:ascii="inherit" w:hAnsi="inherit" w:cs="Arial"/>
          <w:color w:val="34302D"/>
        </w:rPr>
        <w:t>bean</w:t>
      </w:r>
      <w:r>
        <w:rPr>
          <w:rFonts w:ascii="inherit" w:hAnsi="inherit" w:cs="Arial"/>
          <w:color w:val="34302D"/>
        </w:rPr>
        <w:t>的基础上，您可以从自动装配中排除</w:t>
      </w:r>
      <w:r>
        <w:rPr>
          <w:rFonts w:ascii="inherit" w:hAnsi="inherit" w:cs="Arial"/>
          <w:color w:val="34302D"/>
        </w:rPr>
        <w:t>bean</w:t>
      </w:r>
      <w:r>
        <w:rPr>
          <w:rFonts w:ascii="inherit" w:hAnsi="inherit" w:cs="Arial"/>
          <w:color w:val="34302D"/>
        </w:rPr>
        <w:t>。在</w:t>
      </w:r>
      <w:r>
        <w:rPr>
          <w:rFonts w:ascii="inherit" w:hAnsi="inherit" w:cs="Arial"/>
          <w:color w:val="34302D"/>
        </w:rPr>
        <w:t>Spring</w:t>
      </w:r>
      <w:r>
        <w:rPr>
          <w:rFonts w:ascii="inherit" w:hAnsi="inherit" w:cs="Arial"/>
          <w:color w:val="34302D"/>
        </w:rPr>
        <w:t>的</w:t>
      </w:r>
      <w:r>
        <w:rPr>
          <w:rFonts w:ascii="inherit" w:hAnsi="inherit" w:cs="Arial"/>
          <w:color w:val="34302D"/>
        </w:rPr>
        <w:t>XML</w:t>
      </w:r>
      <w:r>
        <w:rPr>
          <w:rFonts w:ascii="inherit" w:hAnsi="inherit" w:cs="Arial"/>
          <w:color w:val="34302D"/>
        </w:rPr>
        <w:t>格式中，将元素的</w:t>
      </w:r>
      <w:r>
        <w:rPr>
          <w:rStyle w:val="HTML"/>
          <w:rFonts w:ascii="Consolas" w:hAnsi="Consolas"/>
          <w:color w:val="34302D"/>
          <w:sz w:val="23"/>
          <w:szCs w:val="23"/>
          <w:shd w:val="clear" w:color="auto" w:fill="F7F7F8"/>
        </w:rPr>
        <w:t>autowire-candidate</w:t>
      </w:r>
      <w:r>
        <w:rPr>
          <w:rFonts w:ascii="inherit" w:hAnsi="inherit" w:cs="Arial"/>
          <w:color w:val="34302D"/>
        </w:rPr>
        <w:t>属性设置</w:t>
      </w:r>
      <w:r>
        <w:rPr>
          <w:rStyle w:val="HTML"/>
          <w:rFonts w:ascii="Consolas" w:hAnsi="Consolas"/>
          <w:color w:val="34302D"/>
          <w:sz w:val="23"/>
          <w:szCs w:val="23"/>
          <w:shd w:val="clear" w:color="auto" w:fill="F7F7F8"/>
        </w:rPr>
        <w:t>&lt;bean/&gt;</w:t>
      </w:r>
      <w:r>
        <w:rPr>
          <w:rFonts w:ascii="inherit" w:hAnsi="inherit" w:cs="Arial"/>
          <w:color w:val="34302D"/>
        </w:rPr>
        <w:t>为</w:t>
      </w:r>
      <w:r>
        <w:rPr>
          <w:rStyle w:val="HTML"/>
          <w:rFonts w:ascii="Consolas" w:hAnsi="Consolas"/>
          <w:color w:val="34302D"/>
          <w:sz w:val="23"/>
          <w:szCs w:val="23"/>
          <w:shd w:val="clear" w:color="auto" w:fill="F7F7F8"/>
        </w:rPr>
        <w:t>false</w:t>
      </w:r>
      <w:r>
        <w:rPr>
          <w:rFonts w:ascii="inherit" w:hAnsi="inherit" w:cs="Arial"/>
          <w:color w:val="34302D"/>
        </w:rPr>
        <w:t>。容器使特定的</w:t>
      </w:r>
      <w:r>
        <w:rPr>
          <w:rFonts w:ascii="inherit" w:hAnsi="inherit" w:cs="Arial"/>
          <w:color w:val="34302D"/>
        </w:rPr>
        <w:t>bean</w:t>
      </w:r>
      <w:r>
        <w:rPr>
          <w:rFonts w:ascii="inherit" w:hAnsi="inherit" w:cs="Arial"/>
          <w:color w:val="34302D"/>
        </w:rPr>
        <w:t>定义对自动装配基础结构不可用（包括注释样式配置等</w:t>
      </w:r>
      <w:hyperlink r:id="rId129" w:anchor="beans-autowired-annotation" w:history="1">
        <w:r>
          <w:rPr>
            <w:rStyle w:val="HTML"/>
            <w:rFonts w:ascii="Consolas" w:hAnsi="Consolas"/>
            <w:color w:val="548E2E"/>
            <w:sz w:val="23"/>
            <w:szCs w:val="23"/>
            <w:u w:val="single"/>
            <w:shd w:val="clear" w:color="auto" w:fill="F7F7F8"/>
          </w:rPr>
          <w:t>@Autowired</w:t>
        </w:r>
      </w:hyperlink>
      <w:r>
        <w:rPr>
          <w:rFonts w:ascii="inherit" w:hAnsi="inherit" w:cs="Arial"/>
          <w:color w:val="34302D"/>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BA6CE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autowire-candidate</w:t>
            </w:r>
            <w:r w:rsidRPr="00BA0D5D">
              <w:rPr>
                <w:rFonts w:ascii="宋体" w:eastAsia="宋体" w:hAnsi="宋体" w:cs="宋体"/>
                <w:kern w:val="0"/>
                <w:sz w:val="24"/>
                <w:szCs w:val="24"/>
              </w:rPr>
              <w:t xml:space="preserve"> attribute is designed to only affect type-based autowiring. It does not affect explicit references by name, which get resolved </w:t>
            </w:r>
            <w:r w:rsidRPr="00BA0D5D">
              <w:rPr>
                <w:rFonts w:ascii="宋体" w:eastAsia="宋体" w:hAnsi="宋体" w:cs="宋体"/>
                <w:kern w:val="0"/>
                <w:sz w:val="24"/>
                <w:szCs w:val="24"/>
              </w:rPr>
              <w:lastRenderedPageBreak/>
              <w:t>even if the specified bean is not marked as an autowire candidate. As a consequence, autowiring by name nevertheless injects a bean if the name matches.</w:t>
            </w:r>
          </w:p>
          <w:p w:rsidR="00200643" w:rsidRPr="00BA0D5D" w:rsidRDefault="00200643" w:rsidP="00BA0D5D">
            <w:pPr>
              <w:widowControl/>
              <w:jc w:val="left"/>
              <w:rPr>
                <w:rFonts w:ascii="宋体" w:eastAsia="宋体" w:hAnsi="宋体" w:cs="宋体"/>
                <w:kern w:val="0"/>
                <w:sz w:val="24"/>
                <w:szCs w:val="24"/>
              </w:rPr>
            </w:pPr>
            <w:r>
              <w:rPr>
                <w:rFonts w:ascii="Arial" w:hAnsi="Arial" w:cs="Arial"/>
                <w:shd w:val="clear" w:color="auto" w:fill="EBF1E7"/>
              </w:rPr>
              <w:t>该</w:t>
            </w:r>
            <w:r>
              <w:rPr>
                <w:rStyle w:val="HTML"/>
                <w:rFonts w:ascii="Consolas" w:hAnsi="Consolas"/>
                <w:sz w:val="23"/>
                <w:szCs w:val="23"/>
                <w:shd w:val="clear" w:color="auto" w:fill="F7F7F8"/>
              </w:rPr>
              <w:t>autowire-candidate</w:t>
            </w:r>
            <w:r>
              <w:rPr>
                <w:rFonts w:ascii="Arial" w:hAnsi="Arial" w:cs="Arial"/>
                <w:shd w:val="clear" w:color="auto" w:fill="EBF1E7"/>
              </w:rPr>
              <w:t>属性旨在仅影响基于类型的自动装配。它不会影响名称的显式引用，即使指定的</w:t>
            </w:r>
            <w:r>
              <w:rPr>
                <w:rFonts w:ascii="Arial" w:hAnsi="Arial" w:cs="Arial"/>
                <w:shd w:val="clear" w:color="auto" w:fill="EBF1E7"/>
              </w:rPr>
              <w:t>bean</w:t>
            </w:r>
            <w:r>
              <w:rPr>
                <w:rFonts w:ascii="Arial" w:hAnsi="Arial" w:cs="Arial"/>
                <w:shd w:val="clear" w:color="auto" w:fill="EBF1E7"/>
              </w:rPr>
              <w:t>未标记为</w:t>
            </w:r>
            <w:r>
              <w:rPr>
                <w:rFonts w:ascii="Arial" w:hAnsi="Arial" w:cs="Arial"/>
                <w:shd w:val="clear" w:color="auto" w:fill="EBF1E7"/>
              </w:rPr>
              <w:t>autowire</w:t>
            </w:r>
            <w:r>
              <w:rPr>
                <w:rFonts w:ascii="Arial" w:hAnsi="Arial" w:cs="Arial"/>
                <w:shd w:val="clear" w:color="auto" w:fill="EBF1E7"/>
              </w:rPr>
              <w:t>候选，也会解析它。因此，如果名称匹配，则按名称自动装配会注入</w:t>
            </w:r>
            <w:r>
              <w:rPr>
                <w:rFonts w:ascii="Arial" w:hAnsi="Arial" w:cs="Arial"/>
                <w:shd w:val="clear" w:color="auto" w:fill="EBF1E7"/>
              </w:rPr>
              <w:t>bean</w:t>
            </w:r>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also limit autowire candidates based on pattern-matching against bean names. The top-level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accepts one or more patterns within its </w:t>
      </w:r>
      <w:r w:rsidRPr="00BA0D5D">
        <w:rPr>
          <w:rFonts w:ascii="Consolas" w:eastAsia="宋体" w:hAnsi="Consolas" w:cs="宋体"/>
          <w:color w:val="34302D"/>
          <w:kern w:val="0"/>
          <w:sz w:val="23"/>
          <w:szCs w:val="23"/>
          <w:shd w:val="clear" w:color="auto" w:fill="F7F7F8"/>
        </w:rPr>
        <w:t>default-autowire-candidates</w:t>
      </w:r>
      <w:r w:rsidRPr="00BA0D5D">
        <w:rPr>
          <w:rFonts w:ascii="inherit" w:eastAsia="宋体" w:hAnsi="inherit" w:cs="Arial"/>
          <w:color w:val="34302D"/>
          <w:kern w:val="0"/>
          <w:sz w:val="24"/>
          <w:szCs w:val="24"/>
        </w:rPr>
        <w:t> attribute. For example, to limit autowire candidate status to any bean whose name ends with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provide a value of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To provide multiple patterns, define them in a comma-separated list. An explicit value of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for a bean definition’s </w:t>
      </w:r>
      <w:r w:rsidRPr="00BA0D5D">
        <w:rPr>
          <w:rFonts w:ascii="Consolas" w:eastAsia="宋体" w:hAnsi="Consolas" w:cs="宋体"/>
          <w:color w:val="34302D"/>
          <w:kern w:val="0"/>
          <w:sz w:val="23"/>
          <w:szCs w:val="23"/>
          <w:shd w:val="clear" w:color="auto" w:fill="F7F7F8"/>
        </w:rPr>
        <w:t>autowire-candidate</w:t>
      </w:r>
      <w:r w:rsidRPr="00BA0D5D">
        <w:rPr>
          <w:rFonts w:ascii="inherit" w:eastAsia="宋体" w:hAnsi="inherit" w:cs="Arial"/>
          <w:color w:val="34302D"/>
          <w:kern w:val="0"/>
          <w:sz w:val="24"/>
          <w:szCs w:val="24"/>
        </w:rPr>
        <w:t> attribute always takes precedence. For such beans, the pattern matching rules do not apply.</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您还可以根据与</w:t>
      </w:r>
      <w:r>
        <w:rPr>
          <w:rFonts w:ascii="Arial" w:hAnsi="Arial" w:cs="Arial"/>
          <w:color w:val="34302D"/>
          <w:shd w:val="clear" w:color="auto" w:fill="FFFFFF"/>
        </w:rPr>
        <w:t>bean</w:t>
      </w:r>
      <w:r>
        <w:rPr>
          <w:rFonts w:ascii="Arial" w:hAnsi="Arial" w:cs="Arial"/>
          <w:color w:val="34302D"/>
          <w:shd w:val="clear" w:color="auto" w:fill="FFFFFF"/>
        </w:rPr>
        <w:t>名称的模式匹配来限制</w:t>
      </w:r>
      <w:r>
        <w:rPr>
          <w:rFonts w:ascii="Arial" w:hAnsi="Arial" w:cs="Arial"/>
          <w:color w:val="34302D"/>
          <w:shd w:val="clear" w:color="auto" w:fill="FFFFFF"/>
        </w:rPr>
        <w:t>autowire</w:t>
      </w:r>
      <w:r>
        <w:rPr>
          <w:rFonts w:ascii="Arial" w:hAnsi="Arial" w:cs="Arial"/>
          <w:color w:val="34302D"/>
          <w:shd w:val="clear" w:color="auto" w:fill="FFFFFF"/>
        </w:rPr>
        <w:t>候选者。顶级</w:t>
      </w:r>
      <w:r>
        <w:rPr>
          <w:rStyle w:val="HTML"/>
          <w:rFonts w:ascii="Consolas" w:hAnsi="Consolas"/>
          <w:sz w:val="23"/>
          <w:szCs w:val="23"/>
          <w:shd w:val="clear" w:color="auto" w:fill="F7F7F8"/>
        </w:rPr>
        <w:t>&lt;beans/&gt;</w:t>
      </w:r>
      <w:r>
        <w:rPr>
          <w:rFonts w:ascii="Arial" w:hAnsi="Arial" w:cs="Arial"/>
          <w:color w:val="34302D"/>
          <w:shd w:val="clear" w:color="auto" w:fill="FFFFFF"/>
        </w:rPr>
        <w:t>元素在其</w:t>
      </w:r>
      <w:r>
        <w:rPr>
          <w:rStyle w:val="HTML"/>
          <w:rFonts w:ascii="Consolas" w:hAnsi="Consolas"/>
          <w:sz w:val="23"/>
          <w:szCs w:val="23"/>
          <w:shd w:val="clear" w:color="auto" w:fill="F7F7F8"/>
        </w:rPr>
        <w:t>default-autowire-candidates</w:t>
      </w:r>
      <w:r>
        <w:rPr>
          <w:rFonts w:ascii="Arial" w:hAnsi="Arial" w:cs="Arial"/>
          <w:color w:val="34302D"/>
          <w:shd w:val="clear" w:color="auto" w:fill="FFFFFF"/>
        </w:rPr>
        <w:t>属性中接受一个或多个模式</w:t>
      </w:r>
      <w:r>
        <w:rPr>
          <w:rFonts w:ascii="Arial" w:hAnsi="Arial" w:cs="Arial"/>
          <w:color w:val="34302D"/>
          <w:shd w:val="clear" w:color="auto" w:fill="FFFFFF"/>
        </w:rPr>
        <w:t> </w:t>
      </w:r>
      <w:r>
        <w:rPr>
          <w:rFonts w:ascii="Arial" w:hAnsi="Arial" w:cs="Arial"/>
          <w:color w:val="34302D"/>
          <w:shd w:val="clear" w:color="auto" w:fill="FFFFFF"/>
        </w:rPr>
        <w:t>。例如，要将</w:t>
      </w:r>
      <w:r>
        <w:rPr>
          <w:rFonts w:ascii="Arial" w:hAnsi="Arial" w:cs="Arial"/>
          <w:color w:val="34302D"/>
          <w:shd w:val="clear" w:color="auto" w:fill="FFFFFF"/>
        </w:rPr>
        <w:t>autowire</w:t>
      </w:r>
      <w:r>
        <w:rPr>
          <w:rFonts w:ascii="Arial" w:hAnsi="Arial" w:cs="Arial"/>
          <w:color w:val="34302D"/>
          <w:shd w:val="clear" w:color="auto" w:fill="FFFFFF"/>
        </w:rPr>
        <w:t>候选状态限制为名称以其结尾的任何</w:t>
      </w:r>
      <w:r>
        <w:rPr>
          <w:rFonts w:ascii="Arial" w:hAnsi="Arial" w:cs="Arial"/>
          <w:color w:val="34302D"/>
          <w:shd w:val="clear" w:color="auto" w:fill="FFFFFF"/>
        </w:rPr>
        <w:t>bean </w:t>
      </w:r>
      <w:r>
        <w:rPr>
          <w:rStyle w:val="HTML"/>
          <w:rFonts w:ascii="Consolas" w:hAnsi="Consolas"/>
          <w:sz w:val="23"/>
          <w:szCs w:val="23"/>
          <w:shd w:val="clear" w:color="auto" w:fill="F7F7F8"/>
        </w:rPr>
        <w:t>Repository</w:t>
      </w:r>
      <w:r>
        <w:rPr>
          <w:rFonts w:ascii="Arial" w:hAnsi="Arial" w:cs="Arial"/>
          <w:color w:val="34302D"/>
          <w:shd w:val="clear" w:color="auto" w:fill="FFFFFF"/>
        </w:rPr>
        <w:t>，请提供值</w:t>
      </w:r>
      <w:r>
        <w:rPr>
          <w:rStyle w:val="HTML"/>
          <w:rFonts w:ascii="Consolas" w:hAnsi="Consolas"/>
          <w:sz w:val="23"/>
          <w:szCs w:val="23"/>
          <w:shd w:val="clear" w:color="auto" w:fill="F7F7F8"/>
        </w:rPr>
        <w:t>*Repository</w:t>
      </w:r>
      <w:r>
        <w:rPr>
          <w:rFonts w:ascii="Arial" w:hAnsi="Arial" w:cs="Arial"/>
          <w:color w:val="34302D"/>
          <w:shd w:val="clear" w:color="auto" w:fill="FFFFFF"/>
        </w:rPr>
        <w:t>。要提供多个模式，请在逗号分隔的列表中定义它们。</w:t>
      </w:r>
      <w:r>
        <w:rPr>
          <w:rFonts w:ascii="Arial" w:hAnsi="Arial" w:cs="Arial"/>
          <w:color w:val="34302D"/>
          <w:shd w:val="clear" w:color="auto" w:fill="FFFFFF"/>
        </w:rPr>
        <w:t>bean</w:t>
      </w:r>
      <w:r>
        <w:rPr>
          <w:rFonts w:ascii="Arial" w:hAnsi="Arial" w:cs="Arial"/>
          <w:color w:val="34302D"/>
          <w:shd w:val="clear" w:color="auto" w:fill="FFFFFF"/>
        </w:rPr>
        <w:t>定义的属性的显式值</w:t>
      </w:r>
      <w:r>
        <w:rPr>
          <w:rFonts w:ascii="Arial" w:hAnsi="Arial" w:cs="Arial"/>
          <w:color w:val="34302D"/>
          <w:shd w:val="clear" w:color="auto" w:fill="FFFFFF"/>
        </w:rPr>
        <w:t> </w:t>
      </w:r>
      <w:r>
        <w:rPr>
          <w:rStyle w:val="HTML"/>
          <w:rFonts w:ascii="Consolas" w:hAnsi="Consolas"/>
          <w:sz w:val="23"/>
          <w:szCs w:val="23"/>
          <w:shd w:val="clear" w:color="auto" w:fill="F7F7F8"/>
        </w:rPr>
        <w:t>true</w:t>
      </w:r>
      <w:r>
        <w:rPr>
          <w:rFonts w:ascii="Arial" w:hAnsi="Arial" w:cs="Arial"/>
          <w:color w:val="34302D"/>
          <w:shd w:val="clear" w:color="auto" w:fill="FFFFFF"/>
        </w:rPr>
        <w:t>或优先级始终优先。对于此类</w:t>
      </w:r>
      <w:r>
        <w:rPr>
          <w:rFonts w:ascii="Arial" w:hAnsi="Arial" w:cs="Arial"/>
          <w:color w:val="34302D"/>
          <w:shd w:val="clear" w:color="auto" w:fill="FFFFFF"/>
        </w:rPr>
        <w:t>bean</w:t>
      </w:r>
      <w:r>
        <w:rPr>
          <w:rFonts w:ascii="Arial" w:hAnsi="Arial" w:cs="Arial"/>
          <w:color w:val="34302D"/>
          <w:shd w:val="clear" w:color="auto" w:fill="FFFFFF"/>
        </w:rPr>
        <w:t>，模式匹配规则不适用。</w:t>
      </w:r>
      <w:r>
        <w:rPr>
          <w:rStyle w:val="HTML"/>
          <w:rFonts w:ascii="Consolas" w:hAnsi="Consolas"/>
          <w:sz w:val="23"/>
          <w:szCs w:val="23"/>
          <w:shd w:val="clear" w:color="auto" w:fill="F7F7F8"/>
        </w:rPr>
        <w:t>falseautowire-candidate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These techniques are useful for beans that you never want to be injected into other beans by autowiring. It does not mean that an excluded bean cannot itself be configured by using autowiring. Rather, the bean itself is not a candidate for autowiring other beans.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这些技术对于您永远不希望通过自动装配注入其他</w:t>
      </w:r>
      <w:r>
        <w:rPr>
          <w:rFonts w:ascii="Arial" w:hAnsi="Arial" w:cs="Arial"/>
          <w:color w:val="34302D"/>
          <w:shd w:val="clear" w:color="auto" w:fill="FFFFFF"/>
        </w:rPr>
        <w:t>bean</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非常有用。这并不意味着排除的</w:t>
      </w:r>
      <w:r>
        <w:rPr>
          <w:rFonts w:ascii="Arial" w:hAnsi="Arial" w:cs="Arial"/>
          <w:color w:val="34302D"/>
          <w:shd w:val="clear" w:color="auto" w:fill="FFFFFF"/>
        </w:rPr>
        <w:t>bean</w:t>
      </w:r>
      <w:r>
        <w:rPr>
          <w:rFonts w:ascii="Arial" w:hAnsi="Arial" w:cs="Arial"/>
          <w:color w:val="34302D"/>
          <w:shd w:val="clear" w:color="auto" w:fill="FFFFFF"/>
        </w:rPr>
        <w:t>本身不能使用自动装配进行配置。相反，</w:t>
      </w:r>
      <w:r>
        <w:rPr>
          <w:rFonts w:ascii="Arial" w:hAnsi="Arial" w:cs="Arial"/>
          <w:color w:val="34302D"/>
          <w:shd w:val="clear" w:color="auto" w:fill="FFFFFF"/>
        </w:rPr>
        <w:t>bean</w:t>
      </w:r>
      <w:r>
        <w:rPr>
          <w:rFonts w:ascii="Arial" w:hAnsi="Arial" w:cs="Arial"/>
          <w:color w:val="34302D"/>
          <w:shd w:val="clear" w:color="auto" w:fill="FFFFFF"/>
        </w:rPr>
        <w:t>本身不是自动装配其他</w:t>
      </w:r>
      <w:r>
        <w:rPr>
          <w:rFonts w:ascii="Arial" w:hAnsi="Arial" w:cs="Arial"/>
          <w:color w:val="34302D"/>
          <w:shd w:val="clear" w:color="auto" w:fill="FFFFFF"/>
        </w:rPr>
        <w:t>bean</w:t>
      </w:r>
      <w:r>
        <w:rPr>
          <w:rFonts w:ascii="Arial" w:hAnsi="Arial" w:cs="Arial"/>
          <w:color w:val="34302D"/>
          <w:shd w:val="clear" w:color="auto" w:fill="FFFFFF"/>
        </w:rPr>
        <w:t>的候选者。</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1.4.6. Method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most application scenarios, most beans in the container are </w:t>
      </w:r>
      <w:hyperlink r:id="rId130" w:anchor="beans-factory-scopes-singleton" w:history="1">
        <w:r w:rsidRPr="00BA0D5D">
          <w:rPr>
            <w:rFonts w:ascii="inherit" w:eastAsia="宋体" w:hAnsi="inherit" w:cs="Arial"/>
            <w:color w:val="548E2E"/>
            <w:kern w:val="0"/>
            <w:sz w:val="24"/>
            <w:szCs w:val="24"/>
            <w:u w:val="single"/>
          </w:rPr>
          <w:t>singletons</w:t>
        </w:r>
      </w:hyperlink>
      <w:r w:rsidRPr="00BA0D5D">
        <w:rPr>
          <w:rFonts w:ascii="inherit" w:eastAsia="宋体" w:hAnsi="inherit" w:cs="Arial"/>
          <w:color w:val="34302D"/>
          <w:kern w:val="0"/>
          <w:sz w:val="24"/>
          <w:szCs w:val="24"/>
        </w:rPr>
        <w:t>. When a singleton bean needs to collaborate with another singleton bean or a non-singleton bean needs to collaborate with another non-singleton bean, you typically handle the dependency by defining one bean as a property of the other. A problem arises when the bean lifecycles are different. Suppose singleton bean A needs to use non-singleton (prototype) bean B, perhaps on each method invocation on A. The container creates the singleton bean A only once, and thus only gets one opportunity to set the properties. The container cannot provide bean A with a new instance of bean B every time one is needed.</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在大多数应用程序场景中，容器中的大多数</w:t>
      </w:r>
      <w:r>
        <w:rPr>
          <w:rFonts w:ascii="Arial" w:hAnsi="Arial" w:cs="Arial"/>
          <w:color w:val="34302D"/>
          <w:shd w:val="clear" w:color="auto" w:fill="FFFFFF"/>
        </w:rPr>
        <w:t>bean</w:t>
      </w:r>
      <w:r>
        <w:rPr>
          <w:rFonts w:ascii="Arial" w:hAnsi="Arial" w:cs="Arial"/>
          <w:color w:val="34302D"/>
          <w:shd w:val="clear" w:color="auto" w:fill="FFFFFF"/>
        </w:rPr>
        <w:t>都是</w:t>
      </w:r>
      <w:r>
        <w:rPr>
          <w:rFonts w:ascii="Arial" w:hAnsi="Arial" w:cs="Arial"/>
          <w:color w:val="34302D"/>
          <w:shd w:val="clear" w:color="auto" w:fill="FFFFFF"/>
        </w:rPr>
        <w:t> </w:t>
      </w:r>
      <w:hyperlink r:id="rId131" w:anchor="beans-factory-scopes-singleton" w:history="1">
        <w:r>
          <w:rPr>
            <w:rStyle w:val="a4"/>
            <w:rFonts w:ascii="Arial" w:hAnsi="Arial" w:cs="Arial"/>
            <w:color w:val="548E2E"/>
            <w:shd w:val="clear" w:color="auto" w:fill="FFFFFF"/>
          </w:rPr>
          <w:t>单例</w:t>
        </w:r>
      </w:hyperlink>
      <w:r>
        <w:rPr>
          <w:rFonts w:ascii="Arial" w:hAnsi="Arial" w:cs="Arial"/>
          <w:color w:val="34302D"/>
          <w:shd w:val="clear" w:color="auto" w:fill="FFFFFF"/>
        </w:rPr>
        <w:t>。当单例</w:t>
      </w:r>
      <w:r>
        <w:rPr>
          <w:rFonts w:ascii="Arial" w:hAnsi="Arial" w:cs="Arial"/>
          <w:color w:val="34302D"/>
          <w:shd w:val="clear" w:color="auto" w:fill="FFFFFF"/>
        </w:rPr>
        <w:t>bean</w:t>
      </w:r>
      <w:r>
        <w:rPr>
          <w:rFonts w:ascii="Arial" w:hAnsi="Arial" w:cs="Arial"/>
          <w:color w:val="34302D"/>
          <w:shd w:val="clear" w:color="auto" w:fill="FFFFFF"/>
        </w:rPr>
        <w:t>需要与另一个单例</w:t>
      </w:r>
      <w:r>
        <w:rPr>
          <w:rFonts w:ascii="Arial" w:hAnsi="Arial" w:cs="Arial"/>
          <w:color w:val="34302D"/>
          <w:shd w:val="clear" w:color="auto" w:fill="FFFFFF"/>
        </w:rPr>
        <w:t>bean</w:t>
      </w:r>
      <w:r>
        <w:rPr>
          <w:rFonts w:ascii="Arial" w:hAnsi="Arial" w:cs="Arial"/>
          <w:color w:val="34302D"/>
          <w:shd w:val="clear" w:color="auto" w:fill="FFFFFF"/>
        </w:rPr>
        <w:t>协作或非单例</w:t>
      </w:r>
      <w:r>
        <w:rPr>
          <w:rFonts w:ascii="Arial" w:hAnsi="Arial" w:cs="Arial"/>
          <w:color w:val="34302D"/>
          <w:shd w:val="clear" w:color="auto" w:fill="FFFFFF"/>
        </w:rPr>
        <w:t>bean</w:t>
      </w:r>
      <w:r>
        <w:rPr>
          <w:rFonts w:ascii="Arial" w:hAnsi="Arial" w:cs="Arial"/>
          <w:color w:val="34302D"/>
          <w:shd w:val="clear" w:color="auto" w:fill="FFFFFF"/>
        </w:rPr>
        <w:t>需要与另一个非单例</w:t>
      </w:r>
      <w:r>
        <w:rPr>
          <w:rFonts w:ascii="Arial" w:hAnsi="Arial" w:cs="Arial"/>
          <w:color w:val="34302D"/>
          <w:shd w:val="clear" w:color="auto" w:fill="FFFFFF"/>
        </w:rPr>
        <w:t>bean</w:t>
      </w:r>
      <w:r>
        <w:rPr>
          <w:rFonts w:ascii="Arial" w:hAnsi="Arial" w:cs="Arial"/>
          <w:color w:val="34302D"/>
          <w:shd w:val="clear" w:color="auto" w:fill="FFFFFF"/>
        </w:rPr>
        <w:t>协作时，通常通过将一个</w:t>
      </w:r>
      <w:r>
        <w:rPr>
          <w:rFonts w:ascii="Arial" w:hAnsi="Arial" w:cs="Arial"/>
          <w:color w:val="34302D"/>
          <w:shd w:val="clear" w:color="auto" w:fill="FFFFFF"/>
        </w:rPr>
        <w:t>bean</w:t>
      </w:r>
      <w:r>
        <w:rPr>
          <w:rFonts w:ascii="Arial" w:hAnsi="Arial" w:cs="Arial"/>
          <w:color w:val="34302D"/>
          <w:shd w:val="clear" w:color="auto" w:fill="FFFFFF"/>
        </w:rPr>
        <w:t>定义为另一个</w:t>
      </w:r>
      <w:r>
        <w:rPr>
          <w:rFonts w:ascii="Arial" w:hAnsi="Arial" w:cs="Arial"/>
          <w:color w:val="34302D"/>
          <w:shd w:val="clear" w:color="auto" w:fill="FFFFFF"/>
        </w:rPr>
        <w:t>bean</w:t>
      </w:r>
      <w:r>
        <w:rPr>
          <w:rFonts w:ascii="Arial" w:hAnsi="Arial" w:cs="Arial"/>
          <w:color w:val="34302D"/>
          <w:shd w:val="clear" w:color="auto" w:fill="FFFFFF"/>
        </w:rPr>
        <w:t>的属性来处理依赖关系。当</w:t>
      </w:r>
      <w:r>
        <w:rPr>
          <w:rFonts w:ascii="Arial" w:hAnsi="Arial" w:cs="Arial"/>
          <w:color w:val="34302D"/>
          <w:shd w:val="clear" w:color="auto" w:fill="FFFFFF"/>
        </w:rPr>
        <w:t>bean</w:t>
      </w:r>
      <w:r>
        <w:rPr>
          <w:rFonts w:ascii="Arial" w:hAnsi="Arial" w:cs="Arial"/>
          <w:color w:val="34302D"/>
          <w:shd w:val="clear" w:color="auto" w:fill="FFFFFF"/>
        </w:rPr>
        <w:t>生命周期不同时会出现问题。假设单例</w:t>
      </w:r>
      <w:r>
        <w:rPr>
          <w:rFonts w:ascii="Arial" w:hAnsi="Arial" w:cs="Arial"/>
          <w:color w:val="34302D"/>
          <w:shd w:val="clear" w:color="auto" w:fill="FFFFFF"/>
        </w:rPr>
        <w:t>bean A</w:t>
      </w:r>
      <w:r>
        <w:rPr>
          <w:rFonts w:ascii="Arial" w:hAnsi="Arial" w:cs="Arial"/>
          <w:color w:val="34302D"/>
          <w:shd w:val="clear" w:color="auto" w:fill="FFFFFF"/>
        </w:rPr>
        <w:t>需要使用非单例（原型）</w:t>
      </w:r>
      <w:r>
        <w:rPr>
          <w:rFonts w:ascii="Arial" w:hAnsi="Arial" w:cs="Arial"/>
          <w:color w:val="34302D"/>
          <w:shd w:val="clear" w:color="auto" w:fill="FFFFFF"/>
        </w:rPr>
        <w:t>bean B</w:t>
      </w:r>
      <w:r>
        <w:rPr>
          <w:rFonts w:ascii="Arial" w:hAnsi="Arial" w:cs="Arial"/>
          <w:color w:val="34302D"/>
          <w:shd w:val="clear" w:color="auto" w:fill="FFFFFF"/>
        </w:rPr>
        <w:t>，可能是在</w:t>
      </w:r>
      <w:r>
        <w:rPr>
          <w:rFonts w:ascii="Arial" w:hAnsi="Arial" w:cs="Arial"/>
          <w:color w:val="34302D"/>
          <w:shd w:val="clear" w:color="auto" w:fill="FFFFFF"/>
        </w:rPr>
        <w:t>A</w:t>
      </w:r>
      <w:r>
        <w:rPr>
          <w:rFonts w:ascii="Arial" w:hAnsi="Arial" w:cs="Arial"/>
          <w:color w:val="34302D"/>
          <w:shd w:val="clear" w:color="auto" w:fill="FFFFFF"/>
        </w:rPr>
        <w:t>上的每个方法调用上。容器只创建一次单例</w:t>
      </w:r>
      <w:r>
        <w:rPr>
          <w:rFonts w:ascii="Arial" w:hAnsi="Arial" w:cs="Arial"/>
          <w:color w:val="34302D"/>
          <w:shd w:val="clear" w:color="auto" w:fill="FFFFFF"/>
        </w:rPr>
        <w:t>bean A</w:t>
      </w:r>
      <w:r>
        <w:rPr>
          <w:rFonts w:ascii="Arial" w:hAnsi="Arial" w:cs="Arial"/>
          <w:color w:val="34302D"/>
          <w:shd w:val="clear" w:color="auto" w:fill="FFFFFF"/>
        </w:rPr>
        <w:t>，因此只有一次机会来设置属性。每次需要时，容器都不能为</w:t>
      </w:r>
      <w:r>
        <w:rPr>
          <w:rFonts w:ascii="Arial" w:hAnsi="Arial" w:cs="Arial"/>
          <w:color w:val="34302D"/>
          <w:shd w:val="clear" w:color="auto" w:fill="FFFFFF"/>
        </w:rPr>
        <w:t>bean A</w:t>
      </w:r>
      <w:r>
        <w:rPr>
          <w:rFonts w:ascii="Arial" w:hAnsi="Arial" w:cs="Arial"/>
          <w:color w:val="34302D"/>
          <w:shd w:val="clear" w:color="auto" w:fill="FFFFFF"/>
        </w:rPr>
        <w:t>提供</w:t>
      </w:r>
      <w:r>
        <w:rPr>
          <w:rFonts w:ascii="Arial" w:hAnsi="Arial" w:cs="Arial"/>
          <w:color w:val="34302D"/>
          <w:shd w:val="clear" w:color="auto" w:fill="FFFFFF"/>
        </w:rPr>
        <w:t>bean B</w:t>
      </w:r>
      <w:r>
        <w:rPr>
          <w:rFonts w:ascii="Arial" w:hAnsi="Arial" w:cs="Arial"/>
          <w:color w:val="34302D"/>
          <w:shd w:val="clear" w:color="auto" w:fill="FFFFFF"/>
        </w:rPr>
        <w:t>的新实例。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solution is to forego some inversion of control. You can </w:t>
      </w:r>
      <w:hyperlink r:id="rId132" w:anchor="beans-factory-aware" w:history="1">
        <w:r w:rsidRPr="00BA0D5D">
          <w:rPr>
            <w:rFonts w:ascii="inherit" w:eastAsia="宋体" w:hAnsi="inherit" w:cs="Arial"/>
            <w:color w:val="548E2E"/>
            <w:kern w:val="0"/>
            <w:sz w:val="24"/>
            <w:szCs w:val="24"/>
            <w:u w:val="single"/>
          </w:rPr>
          <w:t>make bean A aware of the container</w:t>
        </w:r>
      </w:hyperlink>
      <w:r w:rsidRPr="00BA0D5D">
        <w:rPr>
          <w:rFonts w:ascii="inherit" w:eastAsia="宋体" w:hAnsi="inherit" w:cs="Arial"/>
          <w:color w:val="34302D"/>
          <w:kern w:val="0"/>
          <w:sz w:val="24"/>
          <w:szCs w:val="24"/>
        </w:rPr>
        <w:t> by implementing the </w:t>
      </w:r>
      <w:r w:rsidRPr="00BA0D5D">
        <w:rPr>
          <w:rFonts w:ascii="Consolas" w:eastAsia="宋体" w:hAnsi="Consolas" w:cs="宋体"/>
          <w:color w:val="34302D"/>
          <w:kern w:val="0"/>
          <w:sz w:val="23"/>
          <w:szCs w:val="23"/>
          <w:shd w:val="clear" w:color="auto" w:fill="F7F7F8"/>
        </w:rPr>
        <w:t>ApplicationContextAware</w:t>
      </w:r>
      <w:r w:rsidRPr="00BA0D5D">
        <w:rPr>
          <w:rFonts w:ascii="inherit" w:eastAsia="宋体" w:hAnsi="inherit" w:cs="Arial"/>
          <w:color w:val="34302D"/>
          <w:kern w:val="0"/>
          <w:sz w:val="24"/>
          <w:szCs w:val="24"/>
        </w:rPr>
        <w:t> interface, and by </w:t>
      </w:r>
      <w:hyperlink r:id="rId133" w:anchor="beans-factory-client" w:history="1">
        <w:r w:rsidRPr="00BA0D5D">
          <w:rPr>
            <w:rFonts w:ascii="inherit" w:eastAsia="宋体" w:hAnsi="inherit" w:cs="Arial"/>
            <w:color w:val="548E2E"/>
            <w:kern w:val="0"/>
            <w:sz w:val="24"/>
            <w:szCs w:val="24"/>
            <w:u w:val="single"/>
          </w:rPr>
          <w:t>making a </w:t>
        </w:r>
        <w:r w:rsidRPr="00BA0D5D">
          <w:rPr>
            <w:rFonts w:ascii="Consolas" w:eastAsia="宋体" w:hAnsi="Consolas" w:cs="宋体"/>
            <w:color w:val="548E2E"/>
            <w:kern w:val="0"/>
            <w:sz w:val="23"/>
            <w:szCs w:val="23"/>
            <w:u w:val="single"/>
            <w:shd w:val="clear" w:color="auto" w:fill="F7F7F8"/>
          </w:rPr>
          <w:t>getBean("B")</w:t>
        </w:r>
        <w:r w:rsidRPr="00BA0D5D">
          <w:rPr>
            <w:rFonts w:ascii="inherit" w:eastAsia="宋体" w:hAnsi="inherit" w:cs="Arial"/>
            <w:color w:val="548E2E"/>
            <w:kern w:val="0"/>
            <w:sz w:val="24"/>
            <w:szCs w:val="24"/>
            <w:u w:val="single"/>
          </w:rPr>
          <w:t> call to the container</w:t>
        </w:r>
      </w:hyperlink>
      <w:r w:rsidRPr="00BA0D5D">
        <w:rPr>
          <w:rFonts w:ascii="inherit" w:eastAsia="宋体" w:hAnsi="inherit" w:cs="Arial"/>
          <w:color w:val="34302D"/>
          <w:kern w:val="0"/>
          <w:sz w:val="24"/>
          <w:szCs w:val="24"/>
        </w:rPr>
        <w:t> ask for (a typically new) bean B instance every time bean A needs it. The following example shows this approach:</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解决方案是放弃一些控制反转。你可以</w:t>
      </w:r>
      <w:hyperlink r:id="rId134" w:anchor="beans-factory-aware" w:history="1">
        <w:r>
          <w:rPr>
            <w:rStyle w:val="a4"/>
            <w:rFonts w:ascii="Arial" w:hAnsi="Arial" w:cs="Arial"/>
            <w:color w:val="548E2E"/>
            <w:shd w:val="clear" w:color="auto" w:fill="FFFFFF"/>
          </w:rPr>
          <w:t>做一个豆意识到容器</w:t>
        </w:r>
      </w:hyperlink>
      <w:r>
        <w:rPr>
          <w:rFonts w:ascii="Arial" w:hAnsi="Arial" w:cs="Arial"/>
          <w:color w:val="34302D"/>
          <w:shd w:val="clear" w:color="auto" w:fill="FFFFFF"/>
        </w:rPr>
        <w:t>通过实现</w:t>
      </w:r>
      <w:r>
        <w:rPr>
          <w:rStyle w:val="HTML"/>
          <w:rFonts w:ascii="Consolas" w:hAnsi="Consolas"/>
          <w:sz w:val="23"/>
          <w:szCs w:val="23"/>
          <w:shd w:val="clear" w:color="auto" w:fill="F7F7F8"/>
        </w:rPr>
        <w:t>ApplicationContextAware</w:t>
      </w:r>
      <w:r>
        <w:rPr>
          <w:rFonts w:ascii="Arial" w:hAnsi="Arial" w:cs="Arial"/>
          <w:color w:val="34302D"/>
          <w:shd w:val="clear" w:color="auto" w:fill="FFFFFF"/>
        </w:rPr>
        <w:t>接口，并通过</w:t>
      </w:r>
      <w:hyperlink r:id="rId135" w:anchor="beans-factory-client" w:history="1">
        <w:r>
          <w:rPr>
            <w:rStyle w:val="a4"/>
            <w:rFonts w:ascii="Arial" w:hAnsi="Arial" w:cs="Arial"/>
            <w:color w:val="548E2E"/>
            <w:shd w:val="clear" w:color="auto" w:fill="FFFFFF"/>
          </w:rPr>
          <w:t>制作</w:t>
        </w:r>
        <w:r>
          <w:rPr>
            <w:rStyle w:val="HTML"/>
            <w:rFonts w:ascii="Consolas" w:hAnsi="Consolas"/>
            <w:color w:val="548E2E"/>
            <w:sz w:val="23"/>
            <w:szCs w:val="23"/>
            <w:u w:val="single"/>
            <w:shd w:val="clear" w:color="auto" w:fill="F7F7F8"/>
          </w:rPr>
          <w:t>getBean("B")</w:t>
        </w:r>
        <w:r>
          <w:rPr>
            <w:rStyle w:val="a4"/>
            <w:rFonts w:ascii="Arial" w:hAnsi="Arial" w:cs="Arial"/>
            <w:color w:val="548E2E"/>
            <w:shd w:val="clear" w:color="auto" w:fill="FFFFFF"/>
          </w:rPr>
          <w:t>到容器调用</w:t>
        </w:r>
      </w:hyperlink>
      <w:r>
        <w:rPr>
          <w:rFonts w:ascii="Arial" w:hAnsi="Arial" w:cs="Arial"/>
          <w:color w:val="34302D"/>
          <w:shd w:val="clear" w:color="auto" w:fill="FFFFFF"/>
        </w:rPr>
        <w:t>请求（典型新）</w:t>
      </w:r>
      <w:r>
        <w:rPr>
          <w:rFonts w:ascii="Arial" w:hAnsi="Arial" w:cs="Arial"/>
          <w:color w:val="34302D"/>
          <w:shd w:val="clear" w:color="auto" w:fill="FFFFFF"/>
        </w:rPr>
        <w:t>bean B</w:t>
      </w:r>
      <w:r>
        <w:rPr>
          <w:rFonts w:ascii="Arial" w:hAnsi="Arial" w:cs="Arial"/>
          <w:color w:val="34302D"/>
          <w:shd w:val="clear" w:color="auto" w:fill="FFFFFF"/>
        </w:rPr>
        <w:t>实例的实例每次豆</w:t>
      </w:r>
      <w:r>
        <w:rPr>
          <w:rFonts w:ascii="Arial" w:hAnsi="Arial" w:cs="Arial"/>
          <w:color w:val="34302D"/>
          <w:shd w:val="clear" w:color="auto" w:fill="FFFFFF"/>
        </w:rPr>
        <w:t>A</w:t>
      </w:r>
      <w:r>
        <w:rPr>
          <w:rFonts w:ascii="Arial" w:hAnsi="Arial" w:cs="Arial"/>
          <w:color w:val="34302D"/>
          <w:shd w:val="clear" w:color="auto" w:fill="FFFFFF"/>
        </w:rPr>
        <w:t>需要它。以下示例显示了此方法：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 class that uses a stateful Command-style class to perform some processing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fiona.apple;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Spring-API imports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org.springframework.beans.BeansException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org.springframework.context.ApplicationContextAware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ApplicationContextAware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ApplicationContext 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process(Map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grab a new instance of the appropriate 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set the state on the (hopefully brand new) Command 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Command createCommand()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notice the Spring API dependency!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.applicationContext.getBean(</w:t>
      </w:r>
      <w:r w:rsidRPr="00BA0D5D">
        <w:rPr>
          <w:rFonts w:ascii="Consolas" w:eastAsia="宋体" w:hAnsi="Consolas" w:cs="宋体"/>
          <w:color w:val="DD1144"/>
          <w:kern w:val="0"/>
          <w:sz w:val="24"/>
          <w:szCs w:val="24"/>
        </w:rPr>
        <w:t>"command"</w:t>
      </w:r>
      <w:r w:rsidRPr="00BA0D5D">
        <w:rPr>
          <w:rFonts w:ascii="Consolas" w:eastAsia="宋体" w:hAnsi="Consolas" w:cs="宋体"/>
          <w:color w:val="34302D"/>
          <w:kern w:val="0"/>
          <w:sz w:val="24"/>
          <w:szCs w:val="24"/>
        </w:rPr>
        <w:t>, Command.class);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applicationContext)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BeansException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.applicationContext = 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is not desirable, because the business code is aware of and coupled to the Spring Framework. Method Injection, a somewhat advanced feature of the Spring IoC container, lets you handle this use case cleanly.</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前面的内容是不可取的，因为业务代码知道并耦合到</w:t>
      </w:r>
      <w:r>
        <w:rPr>
          <w:rFonts w:ascii="Arial" w:hAnsi="Arial" w:cs="Arial"/>
          <w:color w:val="34302D"/>
          <w:shd w:val="clear" w:color="auto" w:fill="FFFFFF"/>
        </w:rPr>
        <w:t>Spring Framework</w:t>
      </w:r>
      <w:r>
        <w:rPr>
          <w:rFonts w:ascii="Arial" w:hAnsi="Arial" w:cs="Arial"/>
          <w:color w:val="34302D"/>
          <w:shd w:val="clear" w:color="auto" w:fill="FFFFFF"/>
        </w:rPr>
        <w:t>。方法注入是</w:t>
      </w:r>
      <w:r>
        <w:rPr>
          <w:rFonts w:ascii="Arial" w:hAnsi="Arial" w:cs="Arial"/>
          <w:color w:val="34302D"/>
          <w:shd w:val="clear" w:color="auto" w:fill="FFFFFF"/>
        </w:rPr>
        <w:t>Spring IoC</w:t>
      </w:r>
      <w:r>
        <w:rPr>
          <w:rFonts w:ascii="Arial" w:hAnsi="Arial" w:cs="Arial"/>
          <w:color w:val="34302D"/>
          <w:shd w:val="clear" w:color="auto" w:fill="FFFFFF"/>
        </w:rPr>
        <w:t>容器的一个高级功能，可以让您干净地处理这个用例。</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read more about the motivation for Method Injection in </w:t>
      </w:r>
      <w:hyperlink r:id="rId136" w:history="1">
        <w:r w:rsidRPr="00BA0D5D">
          <w:rPr>
            <w:rFonts w:ascii="inherit" w:eastAsia="宋体" w:hAnsi="inherit" w:cs="Arial"/>
            <w:color w:val="548E2E"/>
            <w:kern w:val="0"/>
            <w:sz w:val="24"/>
            <w:szCs w:val="24"/>
            <w:u w:val="single"/>
          </w:rPr>
          <w:t>this blog entry</w:t>
        </w:r>
      </w:hyperlink>
      <w:r w:rsidRPr="00BA0D5D">
        <w:rPr>
          <w:rFonts w:ascii="inherit" w:eastAsia="宋体" w:hAnsi="inherit" w:cs="Arial"/>
          <w:color w:val="34302D"/>
          <w:kern w:val="0"/>
          <w:sz w:val="24"/>
          <w:szCs w:val="24"/>
        </w:rPr>
        <w:t>.</w:t>
      </w:r>
    </w:p>
    <w:p w:rsidR="00200643" w:rsidRPr="00BA0D5D" w:rsidRDefault="00200643" w:rsidP="00BA0D5D">
      <w:pPr>
        <w:widowControl/>
        <w:shd w:val="clear" w:color="auto" w:fill="F1F1F1"/>
        <w:jc w:val="left"/>
        <w:rPr>
          <w:rFonts w:ascii="inherit" w:eastAsia="宋体" w:hAnsi="inherit" w:cs="Arial" w:hint="eastAsia"/>
          <w:color w:val="34302D"/>
          <w:kern w:val="0"/>
          <w:sz w:val="24"/>
          <w:szCs w:val="24"/>
        </w:rPr>
      </w:pPr>
      <w:r>
        <w:rPr>
          <w:rFonts w:ascii="Arial" w:hAnsi="Arial" w:cs="Arial"/>
          <w:color w:val="34302D"/>
          <w:shd w:val="clear" w:color="auto" w:fill="F1F1F1"/>
        </w:rPr>
        <w:t>您可以在</w:t>
      </w:r>
      <w:hyperlink r:id="rId137" w:history="1">
        <w:r>
          <w:rPr>
            <w:rStyle w:val="a4"/>
            <w:rFonts w:ascii="Arial" w:hAnsi="Arial" w:cs="Arial"/>
            <w:color w:val="548E2E"/>
            <w:shd w:val="clear" w:color="auto" w:fill="F1F1F1"/>
          </w:rPr>
          <w:t>此博客条目中</w:t>
        </w:r>
      </w:hyperlink>
      <w:r>
        <w:rPr>
          <w:rFonts w:ascii="Arial" w:hAnsi="Arial" w:cs="Arial"/>
          <w:color w:val="34302D"/>
          <w:shd w:val="clear" w:color="auto" w:fill="F1F1F1"/>
        </w:rPr>
        <w:t>阅读有关</w:t>
      </w:r>
      <w:r>
        <w:rPr>
          <w:rFonts w:ascii="Arial" w:hAnsi="Arial" w:cs="Arial"/>
          <w:color w:val="34302D"/>
          <w:shd w:val="clear" w:color="auto" w:fill="F1F1F1"/>
        </w:rPr>
        <w:t>Method Injection</w:t>
      </w:r>
      <w:r>
        <w:rPr>
          <w:rFonts w:ascii="Arial" w:hAnsi="Arial" w:cs="Arial"/>
          <w:color w:val="34302D"/>
          <w:shd w:val="clear" w:color="auto" w:fill="F1F1F1"/>
        </w:rPr>
        <w:t>的动机的更多信息</w:t>
      </w:r>
      <w:r>
        <w:rPr>
          <w:rFonts w:ascii="Arial" w:hAnsi="Arial" w:cs="Arial"/>
          <w:color w:val="34302D"/>
          <w:shd w:val="clear" w:color="auto" w:fill="F1F1F1"/>
        </w:rPr>
        <w:t> </w:t>
      </w:r>
      <w:r>
        <w:rPr>
          <w:rFonts w:ascii="Arial" w:hAnsi="Arial" w:cs="Arial"/>
          <w:color w:val="34302D"/>
          <w:shd w:val="clear" w:color="auto" w:fill="F1F1F1"/>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Lookup Method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Lookup method injection is the ability of the container to override methods on container-managed beans and return the lookup result for another named bean in the container. The lookup typically involves a prototype </w:t>
      </w:r>
      <w:r w:rsidRPr="00BA0D5D">
        <w:rPr>
          <w:rFonts w:ascii="inherit" w:eastAsia="宋体" w:hAnsi="inherit" w:cs="Arial"/>
          <w:color w:val="34302D"/>
          <w:kern w:val="0"/>
          <w:sz w:val="24"/>
          <w:szCs w:val="24"/>
        </w:rPr>
        <w:lastRenderedPageBreak/>
        <w:t>bean, as in the scenario described in </w:t>
      </w:r>
      <w:hyperlink r:id="rId138" w:anchor="beans-factory-method-injection" w:history="1">
        <w:r w:rsidRPr="00BA0D5D">
          <w:rPr>
            <w:rFonts w:ascii="inherit" w:eastAsia="宋体" w:hAnsi="inherit" w:cs="Arial"/>
            <w:color w:val="548E2E"/>
            <w:kern w:val="0"/>
            <w:sz w:val="24"/>
            <w:szCs w:val="24"/>
            <w:u w:val="single"/>
          </w:rPr>
          <w:t>the preceding section</w:t>
        </w:r>
      </w:hyperlink>
      <w:r w:rsidRPr="00BA0D5D">
        <w:rPr>
          <w:rFonts w:ascii="inherit" w:eastAsia="宋体" w:hAnsi="inherit" w:cs="Arial"/>
          <w:color w:val="34302D"/>
          <w:kern w:val="0"/>
          <w:sz w:val="24"/>
          <w:szCs w:val="24"/>
        </w:rPr>
        <w:t>. The Spring Framework implements this method injection by using bytecode generation from the CGLIB library to dynamically generate a subclass that overrides the method.</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查找方法注入是容器覆盖容器管理的</w:t>
      </w:r>
      <w:r>
        <w:rPr>
          <w:rFonts w:ascii="Arial" w:hAnsi="Arial" w:cs="Arial"/>
          <w:color w:val="34302D"/>
          <w:shd w:val="clear" w:color="auto" w:fill="FFFFFF"/>
        </w:rPr>
        <w:t>bean</w:t>
      </w:r>
      <w:r>
        <w:rPr>
          <w:rFonts w:ascii="Arial" w:hAnsi="Arial" w:cs="Arial"/>
          <w:color w:val="34302D"/>
          <w:shd w:val="clear" w:color="auto" w:fill="FFFFFF"/>
        </w:rPr>
        <w:t>上的方法并返回容器中另一个命名</w:t>
      </w:r>
      <w:r>
        <w:rPr>
          <w:rFonts w:ascii="Arial" w:hAnsi="Arial" w:cs="Arial"/>
          <w:color w:val="34302D"/>
          <w:shd w:val="clear" w:color="auto" w:fill="FFFFFF"/>
        </w:rPr>
        <w:t>bean</w:t>
      </w:r>
      <w:r>
        <w:rPr>
          <w:rFonts w:ascii="Arial" w:hAnsi="Arial" w:cs="Arial"/>
          <w:color w:val="34302D"/>
          <w:shd w:val="clear" w:color="auto" w:fill="FFFFFF"/>
        </w:rPr>
        <w:t>的查找结果的能力。查找通常涉及原型</w:t>
      </w:r>
      <w:r>
        <w:rPr>
          <w:rFonts w:ascii="Arial" w:hAnsi="Arial" w:cs="Arial"/>
          <w:color w:val="34302D"/>
          <w:shd w:val="clear" w:color="auto" w:fill="FFFFFF"/>
        </w:rPr>
        <w:t>bean</w:t>
      </w:r>
      <w:r>
        <w:rPr>
          <w:rFonts w:ascii="Arial" w:hAnsi="Arial" w:cs="Arial"/>
          <w:color w:val="34302D"/>
          <w:shd w:val="clear" w:color="auto" w:fill="FFFFFF"/>
        </w:rPr>
        <w:t>，如上</w:t>
      </w:r>
      <w:hyperlink r:id="rId139" w:anchor="beans-factory-method-injection" w:history="1">
        <w:r>
          <w:rPr>
            <w:rStyle w:val="a4"/>
            <w:rFonts w:ascii="Arial" w:hAnsi="Arial" w:cs="Arial"/>
            <w:color w:val="548E2E"/>
            <w:shd w:val="clear" w:color="auto" w:fill="FFFFFF"/>
          </w:rPr>
          <w:t>一节</w:t>
        </w:r>
      </w:hyperlink>
      <w:r>
        <w:rPr>
          <w:rFonts w:ascii="Arial" w:hAnsi="Arial" w:cs="Arial"/>
          <w:color w:val="34302D"/>
          <w:shd w:val="clear" w:color="auto" w:fill="FFFFFF"/>
        </w:rPr>
        <w:t>中描述的场景。</w:t>
      </w:r>
      <w:r>
        <w:rPr>
          <w:rFonts w:ascii="Arial" w:hAnsi="Arial" w:cs="Arial"/>
          <w:color w:val="34302D"/>
          <w:shd w:val="clear" w:color="auto" w:fill="FFFFFF"/>
        </w:rPr>
        <w:t>Spring Framework</w:t>
      </w:r>
      <w:r>
        <w:rPr>
          <w:rFonts w:ascii="Arial" w:hAnsi="Arial" w:cs="Arial"/>
          <w:color w:val="34302D"/>
          <w:shd w:val="clear" w:color="auto" w:fill="FFFFFF"/>
        </w:rPr>
        <w:t>通过使用</w:t>
      </w:r>
      <w:r>
        <w:rPr>
          <w:rFonts w:ascii="Arial" w:hAnsi="Arial" w:cs="Arial"/>
          <w:color w:val="34302D"/>
          <w:shd w:val="clear" w:color="auto" w:fill="FFFFFF"/>
        </w:rPr>
        <w:t>CGLIB</w:t>
      </w:r>
      <w:r>
        <w:rPr>
          <w:rFonts w:ascii="Arial" w:hAnsi="Arial" w:cs="Arial"/>
          <w:color w:val="34302D"/>
          <w:shd w:val="clear" w:color="auto" w:fill="FFFFFF"/>
        </w:rPr>
        <w:t>库中的字节码生成来动态生成覆盖该方法的子类来实现此方法注入。</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BA6CE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200643">
            <w:pPr>
              <w:widowControl/>
              <w:numPr>
                <w:ilvl w:val="0"/>
                <w:numId w:val="9"/>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For this dynamic subclassing to work, the class that the Spring bean container subclasses cannot be </w:t>
            </w:r>
            <w:r w:rsidRPr="00BA0D5D">
              <w:rPr>
                <w:rFonts w:ascii="Consolas" w:eastAsia="宋体" w:hAnsi="Consolas" w:cs="宋体"/>
                <w:kern w:val="0"/>
                <w:sz w:val="23"/>
                <w:szCs w:val="23"/>
                <w:shd w:val="clear" w:color="auto" w:fill="F7F7F8"/>
              </w:rPr>
              <w:t>final</w:t>
            </w:r>
            <w:r w:rsidRPr="00BA0D5D">
              <w:rPr>
                <w:rFonts w:ascii="inherit" w:eastAsia="宋体" w:hAnsi="inherit" w:cs="宋体"/>
                <w:kern w:val="0"/>
                <w:sz w:val="24"/>
                <w:szCs w:val="24"/>
              </w:rPr>
              <w:t>, and the method to be overridden cannot be </w:t>
            </w:r>
            <w:r w:rsidRPr="00BA0D5D">
              <w:rPr>
                <w:rFonts w:ascii="Consolas" w:eastAsia="宋体" w:hAnsi="Consolas" w:cs="宋体"/>
                <w:kern w:val="0"/>
                <w:sz w:val="23"/>
                <w:szCs w:val="23"/>
                <w:shd w:val="clear" w:color="auto" w:fill="F7F7F8"/>
              </w:rPr>
              <w:t>final</w:t>
            </w:r>
            <w:r w:rsidRPr="00BA0D5D">
              <w:rPr>
                <w:rFonts w:ascii="inherit" w:eastAsia="宋体" w:hAnsi="inherit" w:cs="宋体"/>
                <w:kern w:val="0"/>
                <w:sz w:val="24"/>
                <w:szCs w:val="24"/>
              </w:rPr>
              <w:t>, either.</w:t>
            </w:r>
          </w:p>
          <w:p w:rsidR="00BA0D5D" w:rsidRPr="00BA0D5D" w:rsidRDefault="00BA0D5D" w:rsidP="00200643">
            <w:pPr>
              <w:widowControl/>
              <w:numPr>
                <w:ilvl w:val="0"/>
                <w:numId w:val="9"/>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Unit-testing a class that has an </w:t>
            </w:r>
            <w:r w:rsidRPr="00BA0D5D">
              <w:rPr>
                <w:rFonts w:ascii="Consolas" w:eastAsia="宋体" w:hAnsi="Consolas" w:cs="宋体"/>
                <w:kern w:val="0"/>
                <w:sz w:val="23"/>
                <w:szCs w:val="23"/>
                <w:shd w:val="clear" w:color="auto" w:fill="F7F7F8"/>
              </w:rPr>
              <w:t>abstract</w:t>
            </w:r>
            <w:r w:rsidRPr="00BA0D5D">
              <w:rPr>
                <w:rFonts w:ascii="inherit" w:eastAsia="宋体" w:hAnsi="inherit" w:cs="宋体"/>
                <w:kern w:val="0"/>
                <w:sz w:val="24"/>
                <w:szCs w:val="24"/>
              </w:rPr>
              <w:t> method requires you to subclass the class yourself and to supply a stub implementation of the </w:t>
            </w:r>
            <w:r w:rsidRPr="00BA0D5D">
              <w:rPr>
                <w:rFonts w:ascii="Consolas" w:eastAsia="宋体" w:hAnsi="Consolas" w:cs="宋体"/>
                <w:kern w:val="0"/>
                <w:sz w:val="23"/>
                <w:szCs w:val="23"/>
                <w:shd w:val="clear" w:color="auto" w:fill="F7F7F8"/>
              </w:rPr>
              <w:t>abstract</w:t>
            </w:r>
            <w:r w:rsidRPr="00BA0D5D">
              <w:rPr>
                <w:rFonts w:ascii="inherit" w:eastAsia="宋体" w:hAnsi="inherit" w:cs="宋体"/>
                <w:kern w:val="0"/>
                <w:sz w:val="24"/>
                <w:szCs w:val="24"/>
              </w:rPr>
              <w:t> method.</w:t>
            </w:r>
          </w:p>
          <w:p w:rsidR="00BA0D5D" w:rsidRPr="00BA0D5D" w:rsidRDefault="00BA0D5D" w:rsidP="00200643">
            <w:pPr>
              <w:widowControl/>
              <w:numPr>
                <w:ilvl w:val="0"/>
                <w:numId w:val="9"/>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Concrete methods are also necessary for component scanning, which requires concrete classes to pick up.</w:t>
            </w:r>
          </w:p>
          <w:p w:rsidR="00200643" w:rsidRDefault="00BA0D5D" w:rsidP="00200643">
            <w:pPr>
              <w:widowControl/>
              <w:numPr>
                <w:ilvl w:val="0"/>
                <w:numId w:val="9"/>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A further key limitation is that lookup methods do not work with factory methods and in particular not with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in configuration classes, since, in that case, the container is not in charge of creating the instance and therefore cannot create a runtime-generated subclass on the fly.</w:t>
            </w:r>
          </w:p>
          <w:p w:rsidR="00200643" w:rsidRPr="00200643" w:rsidRDefault="00200643" w:rsidP="00200643">
            <w:pPr>
              <w:widowControl/>
              <w:numPr>
                <w:ilvl w:val="0"/>
                <w:numId w:val="9"/>
              </w:numPr>
              <w:shd w:val="clear" w:color="auto" w:fill="EBF1E7"/>
              <w:spacing w:after="150"/>
              <w:jc w:val="left"/>
              <w:rPr>
                <w:rFonts w:ascii="inherit" w:eastAsia="宋体" w:hAnsi="inherit" w:cs="Arial" w:hint="eastAsia"/>
                <w:kern w:val="0"/>
                <w:sz w:val="24"/>
                <w:szCs w:val="24"/>
              </w:rPr>
            </w:pPr>
            <w:r w:rsidRPr="00200643">
              <w:rPr>
                <w:rFonts w:ascii="inherit" w:eastAsia="宋体" w:hAnsi="inherit" w:cs="Arial"/>
                <w:kern w:val="0"/>
                <w:sz w:val="24"/>
                <w:szCs w:val="24"/>
              </w:rPr>
              <w:t>要使这个动态子类工作，</w:t>
            </w:r>
            <w:r w:rsidRPr="00200643">
              <w:rPr>
                <w:rFonts w:ascii="inherit" w:eastAsia="宋体" w:hAnsi="inherit" w:cs="Arial"/>
                <w:kern w:val="0"/>
                <w:sz w:val="24"/>
                <w:szCs w:val="24"/>
              </w:rPr>
              <w:t>Spring bean</w:t>
            </w:r>
            <w:r w:rsidRPr="00200643">
              <w:rPr>
                <w:rFonts w:ascii="inherit" w:eastAsia="宋体" w:hAnsi="inherit" w:cs="Arial"/>
                <w:kern w:val="0"/>
                <w:sz w:val="24"/>
                <w:szCs w:val="24"/>
              </w:rPr>
              <w:t>容器子类不能成为的类</w:t>
            </w:r>
            <w:r w:rsidRPr="00200643">
              <w:rPr>
                <w:rFonts w:ascii="Consolas" w:eastAsia="宋体" w:hAnsi="Consolas" w:cs="宋体"/>
                <w:kern w:val="0"/>
                <w:sz w:val="23"/>
                <w:szCs w:val="23"/>
                <w:shd w:val="clear" w:color="auto" w:fill="F7F7F8"/>
              </w:rPr>
              <w:t>final</w:t>
            </w:r>
            <w:r w:rsidRPr="00200643">
              <w:rPr>
                <w:rFonts w:ascii="inherit" w:eastAsia="宋体" w:hAnsi="inherit" w:cs="Arial"/>
                <w:kern w:val="0"/>
                <w:sz w:val="24"/>
                <w:szCs w:val="24"/>
              </w:rPr>
              <w:t>，以及要重写的方法也不能</w:t>
            </w:r>
            <w:r w:rsidRPr="00200643">
              <w:rPr>
                <w:rFonts w:ascii="Consolas" w:eastAsia="宋体" w:hAnsi="Consolas" w:cs="宋体"/>
                <w:kern w:val="0"/>
                <w:sz w:val="23"/>
                <w:szCs w:val="23"/>
                <w:shd w:val="clear" w:color="auto" w:fill="F7F7F8"/>
              </w:rPr>
              <w:t>final</w:t>
            </w:r>
            <w:r w:rsidRPr="00200643">
              <w:rPr>
                <w:rFonts w:ascii="inherit" w:eastAsia="宋体" w:hAnsi="inherit" w:cs="Arial"/>
                <w:kern w:val="0"/>
                <w:sz w:val="24"/>
                <w:szCs w:val="24"/>
              </w:rPr>
              <w:t>。</w:t>
            </w:r>
          </w:p>
          <w:p w:rsidR="00200643" w:rsidRPr="00200643" w:rsidRDefault="00200643" w:rsidP="00200643">
            <w:pPr>
              <w:widowControl/>
              <w:numPr>
                <w:ilvl w:val="0"/>
                <w:numId w:val="9"/>
              </w:numPr>
              <w:shd w:val="clear" w:color="auto" w:fill="EBF1E7"/>
              <w:spacing w:after="150"/>
              <w:jc w:val="left"/>
              <w:rPr>
                <w:rFonts w:ascii="inherit" w:eastAsia="宋体" w:hAnsi="inherit" w:cs="Arial" w:hint="eastAsia"/>
                <w:kern w:val="0"/>
                <w:sz w:val="24"/>
                <w:szCs w:val="24"/>
              </w:rPr>
            </w:pPr>
            <w:r w:rsidRPr="00200643">
              <w:rPr>
                <w:rFonts w:ascii="inherit" w:eastAsia="宋体" w:hAnsi="inherit" w:cs="Arial"/>
                <w:kern w:val="0"/>
                <w:sz w:val="24"/>
                <w:szCs w:val="24"/>
              </w:rPr>
              <w:t>对具有</w:t>
            </w:r>
            <w:r w:rsidRPr="00200643">
              <w:rPr>
                <w:rFonts w:ascii="Consolas" w:eastAsia="宋体" w:hAnsi="Consolas" w:cs="宋体"/>
                <w:kern w:val="0"/>
                <w:sz w:val="23"/>
                <w:szCs w:val="23"/>
                <w:shd w:val="clear" w:color="auto" w:fill="F7F7F8"/>
              </w:rPr>
              <w:t>abstract</w:t>
            </w:r>
            <w:r w:rsidRPr="00200643">
              <w:rPr>
                <w:rFonts w:ascii="inherit" w:eastAsia="宋体" w:hAnsi="inherit" w:cs="Arial"/>
                <w:kern w:val="0"/>
                <w:sz w:val="24"/>
                <w:szCs w:val="24"/>
              </w:rPr>
              <w:t>方法的类进行单元测试需要您自己对类进行子类化并提供该</w:t>
            </w:r>
            <w:r w:rsidRPr="00200643">
              <w:rPr>
                <w:rFonts w:ascii="Consolas" w:eastAsia="宋体" w:hAnsi="Consolas" w:cs="宋体"/>
                <w:kern w:val="0"/>
                <w:sz w:val="23"/>
                <w:szCs w:val="23"/>
                <w:shd w:val="clear" w:color="auto" w:fill="F7F7F8"/>
              </w:rPr>
              <w:t>abstract</w:t>
            </w:r>
            <w:r w:rsidRPr="00200643">
              <w:rPr>
                <w:rFonts w:ascii="inherit" w:eastAsia="宋体" w:hAnsi="inherit" w:cs="Arial"/>
                <w:kern w:val="0"/>
                <w:sz w:val="24"/>
                <w:szCs w:val="24"/>
              </w:rPr>
              <w:t>方法的存根实现。</w:t>
            </w:r>
          </w:p>
          <w:p w:rsidR="00200643" w:rsidRPr="00200643" w:rsidRDefault="00200643" w:rsidP="00200643">
            <w:pPr>
              <w:widowControl/>
              <w:numPr>
                <w:ilvl w:val="0"/>
                <w:numId w:val="9"/>
              </w:numPr>
              <w:shd w:val="clear" w:color="auto" w:fill="EBF1E7"/>
              <w:spacing w:after="150"/>
              <w:jc w:val="left"/>
              <w:rPr>
                <w:rFonts w:ascii="inherit" w:eastAsia="宋体" w:hAnsi="inherit" w:cs="Arial" w:hint="eastAsia"/>
                <w:kern w:val="0"/>
                <w:sz w:val="24"/>
                <w:szCs w:val="24"/>
              </w:rPr>
            </w:pPr>
            <w:r w:rsidRPr="00200643">
              <w:rPr>
                <w:rFonts w:ascii="inherit" w:eastAsia="宋体" w:hAnsi="inherit" w:cs="Arial"/>
                <w:kern w:val="0"/>
                <w:sz w:val="24"/>
                <w:szCs w:val="24"/>
              </w:rPr>
              <w:t>组件扫描也需要具体的方法，这需要具体的类来获取。</w:t>
            </w:r>
          </w:p>
          <w:p w:rsidR="00200643" w:rsidRPr="00200643" w:rsidRDefault="00200643" w:rsidP="00200643">
            <w:pPr>
              <w:widowControl/>
              <w:numPr>
                <w:ilvl w:val="0"/>
                <w:numId w:val="9"/>
              </w:numPr>
              <w:shd w:val="clear" w:color="auto" w:fill="EBF1E7"/>
              <w:spacing w:after="150"/>
              <w:jc w:val="left"/>
              <w:rPr>
                <w:rFonts w:ascii="inherit" w:eastAsia="宋体" w:hAnsi="inherit" w:cs="Arial" w:hint="eastAsia"/>
                <w:kern w:val="0"/>
                <w:sz w:val="24"/>
                <w:szCs w:val="24"/>
              </w:rPr>
            </w:pPr>
            <w:r w:rsidRPr="00200643">
              <w:rPr>
                <w:rFonts w:ascii="inherit" w:eastAsia="宋体" w:hAnsi="inherit" w:cs="Arial"/>
                <w:kern w:val="0"/>
                <w:sz w:val="24"/>
                <w:szCs w:val="24"/>
              </w:rPr>
              <w:t>另一个关键限制是查找方法不适用于工厂方法，特别是</w:t>
            </w:r>
            <w:r w:rsidRPr="00200643">
              <w:rPr>
                <w:rFonts w:ascii="Consolas" w:eastAsia="宋体" w:hAnsi="Consolas" w:cs="宋体"/>
                <w:kern w:val="0"/>
                <w:sz w:val="23"/>
                <w:szCs w:val="23"/>
                <w:shd w:val="clear" w:color="auto" w:fill="F7F7F8"/>
              </w:rPr>
              <w:t>@Bean</w:t>
            </w:r>
            <w:r w:rsidRPr="00200643">
              <w:rPr>
                <w:rFonts w:ascii="inherit" w:eastAsia="宋体" w:hAnsi="inherit" w:cs="Arial"/>
                <w:kern w:val="0"/>
                <w:sz w:val="24"/>
                <w:szCs w:val="24"/>
              </w:rPr>
              <w:t>配置类中的方法，因为在这种情况下，容器不负责创建实例，因此无法创建运行时生成的子类苍蝇</w:t>
            </w:r>
          </w:p>
          <w:p w:rsidR="00200643" w:rsidRPr="00200643" w:rsidRDefault="00200643" w:rsidP="00200643">
            <w:pPr>
              <w:widowControl/>
              <w:spacing w:after="150"/>
              <w:jc w:val="left"/>
              <w:rPr>
                <w:rFonts w:ascii="inherit" w:eastAsia="宋体" w:hAnsi="inherit" w:cs="宋体" w:hint="eastAsia"/>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case of the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class in the previous code snippet, the Spring container dynamically overrides the implementation of the </w:t>
      </w:r>
      <w:r w:rsidRPr="00BA0D5D">
        <w:rPr>
          <w:rFonts w:ascii="Consolas" w:eastAsia="宋体" w:hAnsi="Consolas" w:cs="宋体"/>
          <w:color w:val="34302D"/>
          <w:kern w:val="0"/>
          <w:sz w:val="23"/>
          <w:szCs w:val="23"/>
          <w:shd w:val="clear" w:color="auto" w:fill="F7F7F8"/>
        </w:rPr>
        <w:t>createCommand()</w:t>
      </w:r>
      <w:r w:rsidRPr="00BA0D5D">
        <w:rPr>
          <w:rFonts w:ascii="inherit" w:eastAsia="宋体" w:hAnsi="inherit" w:cs="Arial"/>
          <w:color w:val="34302D"/>
          <w:kern w:val="0"/>
          <w:sz w:val="24"/>
          <w:szCs w:val="24"/>
        </w:rPr>
        <w:t> method. The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class does not have any Spring dependencies, as the reworked example shows: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w:t>
      </w:r>
      <w:r>
        <w:rPr>
          <w:rStyle w:val="HTML"/>
          <w:rFonts w:ascii="Consolas" w:hAnsi="Consolas"/>
          <w:sz w:val="23"/>
          <w:szCs w:val="23"/>
          <w:shd w:val="clear" w:color="auto" w:fill="F7F7F8"/>
        </w:rPr>
        <w:t>CommandManager</w:t>
      </w:r>
      <w:r>
        <w:rPr>
          <w:rFonts w:ascii="Arial" w:hAnsi="Arial" w:cs="Arial"/>
          <w:color w:val="34302D"/>
          <w:shd w:val="clear" w:color="auto" w:fill="FFFFFF"/>
        </w:rPr>
        <w:t>前面代码片段中的类，</w:t>
      </w:r>
      <w:r>
        <w:rPr>
          <w:rFonts w:ascii="Arial" w:hAnsi="Arial" w:cs="Arial"/>
          <w:color w:val="34302D"/>
          <w:shd w:val="clear" w:color="auto" w:fill="FFFFFF"/>
        </w:rPr>
        <w:t>Spring</w:t>
      </w:r>
      <w:r>
        <w:rPr>
          <w:rFonts w:ascii="Arial" w:hAnsi="Arial" w:cs="Arial"/>
          <w:color w:val="34302D"/>
          <w:shd w:val="clear" w:color="auto" w:fill="FFFFFF"/>
        </w:rPr>
        <w:t>容器动态地覆盖</w:t>
      </w:r>
      <w:r>
        <w:rPr>
          <w:rStyle w:val="HTML"/>
          <w:rFonts w:ascii="Consolas" w:hAnsi="Consolas"/>
          <w:sz w:val="23"/>
          <w:szCs w:val="23"/>
          <w:shd w:val="clear" w:color="auto" w:fill="F7F7F8"/>
        </w:rPr>
        <w:t>createCommand()</w:t>
      </w:r>
      <w:r>
        <w:rPr>
          <w:rFonts w:ascii="Arial" w:hAnsi="Arial" w:cs="Arial"/>
          <w:color w:val="34302D"/>
          <w:shd w:val="clear" w:color="auto" w:fill="FFFFFF"/>
        </w:rPr>
        <w:t> </w:t>
      </w:r>
      <w:r>
        <w:rPr>
          <w:rFonts w:ascii="Arial" w:hAnsi="Arial" w:cs="Arial"/>
          <w:color w:val="34302D"/>
          <w:shd w:val="clear" w:color="auto" w:fill="FFFFFF"/>
        </w:rPr>
        <w:t>方法的实现。该</w:t>
      </w:r>
      <w:r>
        <w:rPr>
          <w:rStyle w:val="HTML"/>
          <w:rFonts w:ascii="Consolas" w:hAnsi="Consolas"/>
          <w:sz w:val="23"/>
          <w:szCs w:val="23"/>
          <w:shd w:val="clear" w:color="auto" w:fill="F7F7F8"/>
        </w:rPr>
        <w:t>CommandManager</w:t>
      </w:r>
      <w:r>
        <w:rPr>
          <w:rFonts w:ascii="Arial" w:hAnsi="Arial" w:cs="Arial"/>
          <w:color w:val="34302D"/>
          <w:shd w:val="clear" w:color="auto" w:fill="FFFFFF"/>
        </w:rPr>
        <w:t>班没有任何</w:t>
      </w:r>
      <w:r>
        <w:rPr>
          <w:rFonts w:ascii="Arial" w:hAnsi="Arial" w:cs="Arial"/>
          <w:color w:val="34302D"/>
          <w:shd w:val="clear" w:color="auto" w:fill="FFFFFF"/>
        </w:rPr>
        <w:t>Spring</w:t>
      </w:r>
      <w:r>
        <w:rPr>
          <w:rFonts w:ascii="Arial" w:hAnsi="Arial" w:cs="Arial"/>
          <w:color w:val="34302D"/>
          <w:shd w:val="clear" w:color="auto" w:fill="FFFFFF"/>
        </w:rPr>
        <w:t>的依赖，因为返工例所示：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fiona.apple;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 more Spring imports!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process(Object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grab a new instance of the appropriate Command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i/>
          <w:iCs/>
          <w:color w:val="999988"/>
          <w:kern w:val="0"/>
          <w:sz w:val="24"/>
          <w:szCs w:val="24"/>
        </w:rPr>
        <w:t>// set the state on the (hopefully brand new) Command 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okay... but where is the implementation of this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Command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client class that contains the method to be injected (the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in this case), the method to be injected requires a signature of the following form:</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在包含要注入的方法的客户端类中（</w:t>
      </w:r>
      <w:r>
        <w:rPr>
          <w:rStyle w:val="HTML"/>
          <w:rFonts w:ascii="Consolas" w:hAnsi="Consolas"/>
          <w:sz w:val="23"/>
          <w:szCs w:val="23"/>
          <w:shd w:val="clear" w:color="auto" w:fill="F7F7F8"/>
        </w:rPr>
        <w:t>CommandManager</w:t>
      </w:r>
      <w:r>
        <w:rPr>
          <w:rFonts w:ascii="Arial" w:hAnsi="Arial" w:cs="Arial"/>
          <w:color w:val="34302D"/>
          <w:shd w:val="clear" w:color="auto" w:fill="FFFFFF"/>
        </w:rPr>
        <w:t>在本例中），要注入的方法需要以下形式的签名：</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&lt;public</w:t>
      </w:r>
      <w:r w:rsidRPr="00BA0D5D">
        <w:rPr>
          <w:rFonts w:ascii="Consolas" w:eastAsia="宋体" w:hAnsi="Consolas" w:cs="宋体"/>
          <w:color w:val="880088"/>
          <w:kern w:val="0"/>
          <w:sz w:val="24"/>
          <w:szCs w:val="24"/>
        </w:rPr>
        <w:t>|</w:t>
      </w:r>
      <w:r w:rsidRPr="00BA0D5D">
        <w:rPr>
          <w:rFonts w:ascii="Consolas" w:eastAsia="宋体" w:hAnsi="Consolas" w:cs="宋体"/>
          <w:color w:val="000080"/>
          <w:kern w:val="0"/>
          <w:sz w:val="24"/>
          <w:szCs w:val="24"/>
        </w:rPr>
        <w:t>protected</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[abstract] </w:t>
      </w:r>
      <w:r w:rsidRPr="00BA0D5D">
        <w:rPr>
          <w:rFonts w:ascii="Consolas" w:eastAsia="宋体" w:hAnsi="Consolas" w:cs="宋体"/>
          <w:color w:val="008080"/>
          <w:kern w:val="0"/>
          <w:sz w:val="24"/>
          <w:szCs w:val="24"/>
        </w:rPr>
        <w:t>&lt;return-type&gt;</w:t>
      </w:r>
      <w:r w:rsidRPr="00BA0D5D">
        <w:rPr>
          <w:rFonts w:ascii="Consolas" w:eastAsia="宋体" w:hAnsi="Consolas" w:cs="宋体"/>
          <w:color w:val="34302D"/>
          <w:kern w:val="0"/>
          <w:sz w:val="24"/>
          <w:szCs w:val="24"/>
        </w:rPr>
        <w:t xml:space="preserve"> theMethodName(no-arguments);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method is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the dynamically-generated subclass implements the method. Otherwise, the dynamically-generated subclass overrides the concrete method defined in the original class. Consider the following example:</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如果方法是</w:t>
      </w:r>
      <w:r>
        <w:rPr>
          <w:rStyle w:val="HTML"/>
          <w:rFonts w:ascii="Consolas" w:hAnsi="Consolas"/>
          <w:sz w:val="23"/>
          <w:szCs w:val="23"/>
          <w:shd w:val="clear" w:color="auto" w:fill="F7F7F8"/>
        </w:rPr>
        <w:t>abstract</w:t>
      </w:r>
      <w:r>
        <w:rPr>
          <w:rFonts w:ascii="Arial" w:hAnsi="Arial" w:cs="Arial"/>
          <w:color w:val="34302D"/>
          <w:shd w:val="clear" w:color="auto" w:fill="FFFFFF"/>
        </w:rPr>
        <w:t>，则动态生成的子类实现该方法。否则，动态生成的子类将覆盖原始类中定义的具体方法。请考虑以下示例：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a stateful bean deployed as a prototype (non-singleton)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"myCommand"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"fiona.apple.AsyncCommand"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dependencies here as required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commandProcessor uses statefulCommandHelper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"commandManager"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"fiona.apple.CommandManager"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&lt;lookup-method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"createCommand"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"myCommand"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bean identified as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calls its own </w:t>
      </w:r>
      <w:r w:rsidRPr="00BA0D5D">
        <w:rPr>
          <w:rFonts w:ascii="Consolas" w:eastAsia="宋体" w:hAnsi="Consolas" w:cs="宋体"/>
          <w:color w:val="34302D"/>
          <w:kern w:val="0"/>
          <w:sz w:val="23"/>
          <w:szCs w:val="23"/>
          <w:shd w:val="clear" w:color="auto" w:fill="F7F7F8"/>
        </w:rPr>
        <w:t>createCommand()</w:t>
      </w:r>
      <w:r w:rsidRPr="00BA0D5D">
        <w:rPr>
          <w:rFonts w:ascii="inherit" w:eastAsia="宋体" w:hAnsi="inherit" w:cs="Arial"/>
          <w:color w:val="34302D"/>
          <w:kern w:val="0"/>
          <w:sz w:val="24"/>
          <w:szCs w:val="24"/>
        </w:rPr>
        <w:t> method whenever it needs a new instance of the </w:t>
      </w:r>
      <w:r w:rsidRPr="00BA0D5D">
        <w:rPr>
          <w:rFonts w:ascii="Consolas" w:eastAsia="宋体" w:hAnsi="Consolas" w:cs="宋体"/>
          <w:color w:val="34302D"/>
          <w:kern w:val="0"/>
          <w:sz w:val="23"/>
          <w:szCs w:val="23"/>
          <w:shd w:val="clear" w:color="auto" w:fill="F7F7F8"/>
        </w:rPr>
        <w:t>myCommand</w:t>
      </w:r>
      <w:r w:rsidRPr="00BA0D5D">
        <w:rPr>
          <w:rFonts w:ascii="inherit" w:eastAsia="宋体" w:hAnsi="inherit" w:cs="Arial"/>
          <w:color w:val="34302D"/>
          <w:kern w:val="0"/>
          <w:sz w:val="24"/>
          <w:szCs w:val="24"/>
        </w:rPr>
        <w:t> bean. You must be careful to deploy the </w:t>
      </w:r>
      <w:r w:rsidRPr="00BA0D5D">
        <w:rPr>
          <w:rFonts w:ascii="Consolas" w:eastAsia="宋体" w:hAnsi="Consolas" w:cs="宋体"/>
          <w:color w:val="34302D"/>
          <w:kern w:val="0"/>
          <w:sz w:val="23"/>
          <w:szCs w:val="23"/>
          <w:shd w:val="clear" w:color="auto" w:fill="F7F7F8"/>
        </w:rPr>
        <w:t>myCommand</w:t>
      </w:r>
      <w:r w:rsidRPr="00BA0D5D">
        <w:rPr>
          <w:rFonts w:ascii="inherit" w:eastAsia="宋体" w:hAnsi="inherit" w:cs="Arial"/>
          <w:color w:val="34302D"/>
          <w:kern w:val="0"/>
          <w:sz w:val="24"/>
          <w:szCs w:val="24"/>
        </w:rPr>
        <w:t> bean as a prototype if that is actually what is needed. If it is a </w:t>
      </w:r>
      <w:hyperlink r:id="rId140" w:anchor="beans-factory-scopes-singleton" w:history="1">
        <w:r w:rsidRPr="00BA0D5D">
          <w:rPr>
            <w:rFonts w:ascii="inherit" w:eastAsia="宋体" w:hAnsi="inherit" w:cs="Arial"/>
            <w:color w:val="548E2E"/>
            <w:kern w:val="0"/>
            <w:sz w:val="24"/>
            <w:szCs w:val="24"/>
            <w:u w:val="single"/>
          </w:rPr>
          <w:t>singleton</w:t>
        </w:r>
      </w:hyperlink>
      <w:r w:rsidRPr="00BA0D5D">
        <w:rPr>
          <w:rFonts w:ascii="inherit" w:eastAsia="宋体" w:hAnsi="inherit" w:cs="Arial"/>
          <w:color w:val="34302D"/>
          <w:kern w:val="0"/>
          <w:sz w:val="24"/>
          <w:szCs w:val="24"/>
        </w:rPr>
        <w:t>, the same instance of the </w:t>
      </w:r>
      <w:r w:rsidRPr="00BA0D5D">
        <w:rPr>
          <w:rFonts w:ascii="Consolas" w:eastAsia="宋体" w:hAnsi="Consolas" w:cs="宋体"/>
          <w:color w:val="34302D"/>
          <w:kern w:val="0"/>
          <w:sz w:val="23"/>
          <w:szCs w:val="23"/>
          <w:shd w:val="clear" w:color="auto" w:fill="F7F7F8"/>
        </w:rPr>
        <w:t>myCommand</w:t>
      </w:r>
      <w:r w:rsidRPr="00BA0D5D">
        <w:rPr>
          <w:rFonts w:ascii="inherit" w:eastAsia="宋体" w:hAnsi="inherit" w:cs="Arial"/>
          <w:color w:val="34302D"/>
          <w:kern w:val="0"/>
          <w:sz w:val="24"/>
          <w:szCs w:val="24"/>
        </w:rPr>
        <w:t> bean is returned each time.</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只要需要</w:t>
      </w:r>
      <w:r>
        <w:rPr>
          <w:rFonts w:ascii="Arial" w:hAnsi="Arial" w:cs="Arial"/>
          <w:color w:val="34302D"/>
          <w:shd w:val="clear" w:color="auto" w:fill="FFFFFF"/>
        </w:rPr>
        <w:t>bean </w:t>
      </w:r>
      <w:r>
        <w:rPr>
          <w:rFonts w:ascii="Arial" w:hAnsi="Arial" w:cs="Arial"/>
          <w:color w:val="34302D"/>
          <w:shd w:val="clear" w:color="auto" w:fill="FFFFFF"/>
        </w:rPr>
        <w:t>的新实例，标识为</w:t>
      </w:r>
      <w:r>
        <w:rPr>
          <w:rFonts w:ascii="Arial" w:hAnsi="Arial" w:cs="Arial"/>
          <w:color w:val="34302D"/>
          <w:shd w:val="clear" w:color="auto" w:fill="FFFFFF"/>
        </w:rPr>
        <w:t>bean</w:t>
      </w:r>
      <w:r>
        <w:rPr>
          <w:rFonts w:ascii="Arial" w:hAnsi="Arial" w:cs="Arial"/>
          <w:color w:val="34302D"/>
          <w:shd w:val="clear" w:color="auto" w:fill="FFFFFF"/>
        </w:rPr>
        <w:t>的</w:t>
      </w:r>
      <w:r>
        <w:rPr>
          <w:rFonts w:ascii="Arial" w:hAnsi="Arial" w:cs="Arial"/>
          <w:color w:val="34302D"/>
          <w:shd w:val="clear" w:color="auto" w:fill="FFFFFF"/>
        </w:rPr>
        <w:t>bean </w:t>
      </w:r>
      <w:r>
        <w:rPr>
          <w:rFonts w:ascii="Arial" w:hAnsi="Arial" w:cs="Arial"/>
          <w:color w:val="34302D"/>
          <w:shd w:val="clear" w:color="auto" w:fill="FFFFFF"/>
        </w:rPr>
        <w:t>就会</w:t>
      </w:r>
      <w:r>
        <w:rPr>
          <w:rStyle w:val="HTML"/>
          <w:rFonts w:ascii="Consolas" w:hAnsi="Consolas"/>
          <w:sz w:val="23"/>
          <w:szCs w:val="23"/>
          <w:shd w:val="clear" w:color="auto" w:fill="F7F7F8"/>
        </w:rPr>
        <w:t>commandManager</w:t>
      </w:r>
      <w:r>
        <w:rPr>
          <w:rFonts w:ascii="Arial" w:hAnsi="Arial" w:cs="Arial"/>
          <w:color w:val="34302D"/>
          <w:shd w:val="clear" w:color="auto" w:fill="FFFFFF"/>
        </w:rPr>
        <w:t>调用自己的</w:t>
      </w:r>
      <w:r>
        <w:rPr>
          <w:rStyle w:val="HTML"/>
          <w:rFonts w:ascii="Consolas" w:hAnsi="Consolas"/>
          <w:sz w:val="23"/>
          <w:szCs w:val="23"/>
          <w:shd w:val="clear" w:color="auto" w:fill="F7F7F8"/>
        </w:rPr>
        <w:t>createCommand()</w:t>
      </w:r>
      <w:r>
        <w:rPr>
          <w:rFonts w:ascii="Arial" w:hAnsi="Arial" w:cs="Arial"/>
          <w:color w:val="34302D"/>
          <w:shd w:val="clear" w:color="auto" w:fill="FFFFFF"/>
        </w:rPr>
        <w:t>方法</w:t>
      </w:r>
      <w:r>
        <w:rPr>
          <w:rStyle w:val="HTML"/>
          <w:rFonts w:ascii="Consolas" w:hAnsi="Consolas"/>
          <w:sz w:val="23"/>
          <w:szCs w:val="23"/>
          <w:shd w:val="clear" w:color="auto" w:fill="F7F7F8"/>
        </w:rPr>
        <w:t>myCommand</w:t>
      </w:r>
      <w:r>
        <w:rPr>
          <w:rFonts w:ascii="Arial" w:hAnsi="Arial" w:cs="Arial"/>
          <w:color w:val="34302D"/>
          <w:shd w:val="clear" w:color="auto" w:fill="FFFFFF"/>
        </w:rPr>
        <w:t>。</w:t>
      </w:r>
      <w:r>
        <w:rPr>
          <w:rStyle w:val="HTML"/>
          <w:rFonts w:ascii="Consolas" w:hAnsi="Consolas"/>
          <w:sz w:val="23"/>
          <w:szCs w:val="23"/>
          <w:shd w:val="clear" w:color="auto" w:fill="F7F7F8"/>
        </w:rPr>
        <w:t>myCommand</w:t>
      </w:r>
      <w:r>
        <w:rPr>
          <w:rFonts w:ascii="Arial" w:hAnsi="Arial" w:cs="Arial"/>
          <w:color w:val="34302D"/>
          <w:shd w:val="clear" w:color="auto" w:fill="FFFFFF"/>
        </w:rPr>
        <w:t>如果实际需要，您必须小心将</w:t>
      </w:r>
      <w:r>
        <w:rPr>
          <w:rFonts w:ascii="Arial" w:hAnsi="Arial" w:cs="Arial"/>
          <w:color w:val="34302D"/>
          <w:shd w:val="clear" w:color="auto" w:fill="FFFFFF"/>
        </w:rPr>
        <w:t>bean </w:t>
      </w:r>
      <w:r>
        <w:rPr>
          <w:rFonts w:ascii="Arial" w:hAnsi="Arial" w:cs="Arial"/>
          <w:color w:val="34302D"/>
          <w:shd w:val="clear" w:color="auto" w:fill="FFFFFF"/>
        </w:rPr>
        <w:t>部署为原型。如果它是</w:t>
      </w:r>
      <w:hyperlink r:id="rId141" w:anchor="beans-factory-scopes-singleton" w:history="1">
        <w:r>
          <w:rPr>
            <w:rStyle w:val="a4"/>
            <w:rFonts w:ascii="Arial" w:hAnsi="Arial" w:cs="Arial"/>
            <w:color w:val="548E2E"/>
            <w:shd w:val="clear" w:color="auto" w:fill="FFFFFF"/>
          </w:rPr>
          <w:t>单例</w:t>
        </w:r>
      </w:hyperlink>
      <w:r>
        <w:rPr>
          <w:rFonts w:ascii="Arial" w:hAnsi="Arial" w:cs="Arial"/>
          <w:color w:val="34302D"/>
          <w:shd w:val="clear" w:color="auto" w:fill="FFFFFF"/>
        </w:rPr>
        <w:t>，</w:t>
      </w:r>
      <w:r>
        <w:rPr>
          <w:rStyle w:val="HTML"/>
          <w:rFonts w:ascii="Consolas" w:hAnsi="Consolas"/>
          <w:sz w:val="23"/>
          <w:szCs w:val="23"/>
          <w:shd w:val="clear" w:color="auto" w:fill="F7F7F8"/>
        </w:rPr>
        <w:t>myCommand</w:t>
      </w:r>
      <w:r>
        <w:rPr>
          <w:rFonts w:ascii="Arial" w:hAnsi="Arial" w:cs="Arial"/>
          <w:color w:val="34302D"/>
          <w:shd w:val="clear" w:color="auto" w:fill="FFFFFF"/>
        </w:rPr>
        <w:t> </w:t>
      </w:r>
      <w:r>
        <w:rPr>
          <w:rFonts w:ascii="Arial" w:hAnsi="Arial" w:cs="Arial"/>
          <w:color w:val="34302D"/>
          <w:shd w:val="clear" w:color="auto" w:fill="FFFFFF"/>
        </w:rPr>
        <w:t>则每次返回相同的</w:t>
      </w:r>
      <w:r>
        <w:rPr>
          <w:rFonts w:ascii="Arial" w:hAnsi="Arial" w:cs="Arial"/>
          <w:color w:val="34302D"/>
          <w:shd w:val="clear" w:color="auto" w:fill="FFFFFF"/>
        </w:rPr>
        <w:t>bean </w:t>
      </w:r>
      <w:r>
        <w:rPr>
          <w:rFonts w:ascii="Arial" w:hAnsi="Arial" w:cs="Arial"/>
          <w:color w:val="34302D"/>
          <w:shd w:val="clear" w:color="auto" w:fill="FFFFFF"/>
        </w:rPr>
        <w:t>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within the annotation-based component model, you can declare a lookup method through the </w:t>
      </w:r>
      <w:r w:rsidRPr="00BA0D5D">
        <w:rPr>
          <w:rFonts w:ascii="Consolas" w:eastAsia="宋体" w:hAnsi="Consolas" w:cs="宋体"/>
          <w:color w:val="34302D"/>
          <w:kern w:val="0"/>
          <w:sz w:val="23"/>
          <w:szCs w:val="23"/>
          <w:shd w:val="clear" w:color="auto" w:fill="F7F7F8"/>
        </w:rPr>
        <w:t>@Lookup</w:t>
      </w:r>
      <w:r w:rsidRPr="00BA0D5D">
        <w:rPr>
          <w:rFonts w:ascii="inherit" w:eastAsia="宋体" w:hAnsi="inherit" w:cs="Arial"/>
          <w:color w:val="34302D"/>
          <w:kern w:val="0"/>
          <w:sz w:val="24"/>
          <w:szCs w:val="24"/>
        </w:rPr>
        <w:t>annotation, as the following example shows: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或者，在基于注释的组件模型中，您可以通过</w:t>
      </w:r>
      <w:r>
        <w:rPr>
          <w:rStyle w:val="HTML"/>
          <w:rFonts w:ascii="Consolas" w:hAnsi="Consolas"/>
          <w:sz w:val="23"/>
          <w:szCs w:val="23"/>
          <w:shd w:val="clear" w:color="auto" w:fill="F7F7F8"/>
        </w:rPr>
        <w:t>@Lookup</w:t>
      </w:r>
      <w:r>
        <w:rPr>
          <w:rFonts w:ascii="Arial" w:hAnsi="Arial" w:cs="Arial"/>
          <w:color w:val="34302D"/>
          <w:shd w:val="clear" w:color="auto" w:fill="FFFFFF"/>
        </w:rPr>
        <w:t>注释声明查找方法，如以下示例所示：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process(Object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@Lookup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"myCommand"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Command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Or, more idiomatically, you can rely on the target bean getting resolved against the declared return type of the lookup method:</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或者，更具惯用性，您可以依赖于针对查找方法的声明返回类型解析目标</w:t>
      </w:r>
      <w:r>
        <w:rPr>
          <w:rFonts w:ascii="Arial" w:hAnsi="Arial" w:cs="Arial"/>
          <w:color w:val="34302D"/>
          <w:shd w:val="clear" w:color="auto" w:fill="FFFFFF"/>
        </w:rPr>
        <w:t>bean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process(Object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@Lookup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MyCommand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you should typically declare such annotated lookup methods with a concrete stub implementation, in order for them to be compatible with Spring’s component scanning rules where abstract classes get ignored by default. This limitation does not apply to explicitly registered or explicitly imported bean classes.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请注意，您通常应该使用具体的存根实现来声明这种带注释的查找方法，以使它们与</w:t>
      </w:r>
      <w:r>
        <w:rPr>
          <w:rFonts w:ascii="Arial" w:hAnsi="Arial" w:cs="Arial"/>
          <w:color w:val="34302D"/>
          <w:shd w:val="clear" w:color="auto" w:fill="FFFFFF"/>
        </w:rPr>
        <w:t>Spring</w:t>
      </w:r>
      <w:r>
        <w:rPr>
          <w:rFonts w:ascii="Arial" w:hAnsi="Arial" w:cs="Arial"/>
          <w:color w:val="34302D"/>
          <w:shd w:val="clear" w:color="auto" w:fill="FFFFFF"/>
        </w:rPr>
        <w:t>的组件扫描规则兼容，其中默认情况下抽象类被忽略。此限制不适用于显式注册或显式导入的</w:t>
      </w:r>
      <w:r>
        <w:rPr>
          <w:rFonts w:ascii="Arial" w:hAnsi="Arial" w:cs="Arial"/>
          <w:color w:val="34302D"/>
          <w:shd w:val="clear" w:color="auto" w:fill="FFFFFF"/>
        </w:rPr>
        <w:t>bean</w:t>
      </w:r>
      <w:r>
        <w:rPr>
          <w:rFonts w:ascii="Arial" w:hAnsi="Arial" w:cs="Arial"/>
          <w:color w:val="34302D"/>
          <w:shd w:val="clear" w:color="auto" w:fill="FFFFFF"/>
        </w:rPr>
        <w:t>类。</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BA6CE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Another way of accessing differently scoped target beans is an </w:t>
            </w:r>
            <w:r w:rsidRPr="00BA0D5D">
              <w:rPr>
                <w:rFonts w:ascii="Consolas" w:eastAsia="宋体" w:hAnsi="Consolas" w:cs="宋体"/>
                <w:kern w:val="0"/>
                <w:sz w:val="23"/>
                <w:szCs w:val="23"/>
                <w:shd w:val="clear" w:color="auto" w:fill="F7F7F8"/>
              </w:rPr>
              <w:t>ObjectFactory</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Provider</w:t>
            </w:r>
            <w:r w:rsidRPr="00BA0D5D">
              <w:rPr>
                <w:rFonts w:ascii="inherit" w:eastAsia="宋体" w:hAnsi="inherit" w:cs="宋体"/>
                <w:kern w:val="0"/>
                <w:sz w:val="24"/>
                <w:szCs w:val="24"/>
              </w:rPr>
              <w:t> injection point. See </w:t>
            </w:r>
            <w:hyperlink r:id="rId142" w:anchor="beans-factory-scopes-other-injection" w:history="1">
              <w:r w:rsidRPr="00BA0D5D">
                <w:rPr>
                  <w:rFonts w:ascii="inherit" w:eastAsia="宋体" w:hAnsi="inherit" w:cs="宋体"/>
                  <w:color w:val="548E2E"/>
                  <w:kern w:val="0"/>
                  <w:sz w:val="24"/>
                  <w:szCs w:val="24"/>
                  <w:u w:val="single"/>
                </w:rPr>
                <w:t>Scoped Beans as Dependencies</w:t>
              </w:r>
            </w:hyperlink>
            <w:r w:rsidRPr="00BA0D5D">
              <w:rPr>
                <w:rFonts w:ascii="inherit" w:eastAsia="宋体" w:hAnsi="inherit" w:cs="宋体"/>
                <w:kern w:val="0"/>
                <w:sz w:val="24"/>
                <w:szCs w:val="24"/>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You may also find the </w:t>
            </w:r>
            <w:r w:rsidRPr="00BA0D5D">
              <w:rPr>
                <w:rFonts w:ascii="Consolas" w:eastAsia="宋体" w:hAnsi="Consolas" w:cs="宋体"/>
                <w:kern w:val="0"/>
                <w:sz w:val="23"/>
                <w:szCs w:val="23"/>
                <w:shd w:val="clear" w:color="auto" w:fill="F7F7F8"/>
              </w:rPr>
              <w:t>ServiceLocatorFactoryBean</w:t>
            </w:r>
            <w:r w:rsidRPr="00BA0D5D">
              <w:rPr>
                <w:rFonts w:ascii="inherit" w:eastAsia="宋体" w:hAnsi="inherit" w:cs="宋体"/>
                <w:kern w:val="0"/>
                <w:sz w:val="24"/>
                <w:szCs w:val="24"/>
              </w:rPr>
              <w:t> (in the </w:t>
            </w:r>
            <w:r w:rsidRPr="00BA0D5D">
              <w:rPr>
                <w:rFonts w:ascii="Consolas" w:eastAsia="宋体" w:hAnsi="Consolas" w:cs="宋体"/>
                <w:kern w:val="0"/>
                <w:sz w:val="23"/>
                <w:szCs w:val="23"/>
                <w:shd w:val="clear" w:color="auto" w:fill="F7F7F8"/>
              </w:rPr>
              <w:t>org.springframework.beans.factory.config</w:t>
            </w:r>
            <w:r w:rsidRPr="00BA0D5D">
              <w:rPr>
                <w:rFonts w:ascii="inherit" w:eastAsia="宋体" w:hAnsi="inherit" w:cs="宋体"/>
                <w:kern w:val="0"/>
                <w:sz w:val="24"/>
                <w:szCs w:val="24"/>
              </w:rPr>
              <w:t> package) to be useful.</w:t>
            </w:r>
          </w:p>
          <w:p w:rsidR="00200643" w:rsidRDefault="00200643" w:rsidP="00200643">
            <w:pPr>
              <w:pStyle w:val="a3"/>
              <w:shd w:val="clear" w:color="auto" w:fill="EBF1E7"/>
              <w:spacing w:before="0" w:beforeAutospacing="0" w:after="300" w:afterAutospacing="0"/>
              <w:rPr>
                <w:rFonts w:ascii="inherit" w:hAnsi="inherit" w:cs="Arial" w:hint="eastAsia"/>
              </w:rPr>
            </w:pPr>
            <w:r>
              <w:rPr>
                <w:rFonts w:ascii="inherit" w:hAnsi="inherit" w:cs="Arial"/>
              </w:rPr>
              <w:t>访问不同范围的目标</w:t>
            </w:r>
            <w:r>
              <w:rPr>
                <w:rFonts w:ascii="inherit" w:hAnsi="inherit" w:cs="Arial"/>
              </w:rPr>
              <w:t>bean</w:t>
            </w:r>
            <w:r>
              <w:rPr>
                <w:rFonts w:ascii="inherit" w:hAnsi="inherit" w:cs="Arial"/>
              </w:rPr>
              <w:t>的另一种方法是</w:t>
            </w:r>
            <w:r>
              <w:rPr>
                <w:rStyle w:val="HTML"/>
                <w:rFonts w:ascii="Consolas" w:hAnsi="Consolas"/>
                <w:sz w:val="23"/>
                <w:szCs w:val="23"/>
                <w:shd w:val="clear" w:color="auto" w:fill="F7F7F8"/>
              </w:rPr>
              <w:t>ObjectFactory</w:t>
            </w:r>
            <w:r>
              <w:rPr>
                <w:rFonts w:ascii="inherit" w:hAnsi="inherit" w:cs="Arial"/>
              </w:rPr>
              <w:t>/ </w:t>
            </w:r>
            <w:r>
              <w:rPr>
                <w:rStyle w:val="HTML"/>
                <w:rFonts w:ascii="Consolas" w:hAnsi="Consolas"/>
                <w:sz w:val="23"/>
                <w:szCs w:val="23"/>
                <w:shd w:val="clear" w:color="auto" w:fill="F7F7F8"/>
              </w:rPr>
              <w:t>Provider</w:t>
            </w:r>
            <w:r>
              <w:rPr>
                <w:rFonts w:ascii="inherit" w:hAnsi="inherit" w:cs="Arial"/>
              </w:rPr>
              <w:t>注入点。请参阅</w:t>
            </w:r>
            <w:hyperlink r:id="rId143" w:anchor="beans-factory-scopes-other-injection" w:history="1">
              <w:r>
                <w:rPr>
                  <w:rStyle w:val="a4"/>
                  <w:rFonts w:ascii="inherit" w:hAnsi="inherit" w:cs="Arial"/>
                  <w:color w:val="548E2E"/>
                </w:rPr>
                <w:t>Scoped Beans</w:t>
              </w:r>
              <w:r>
                <w:rPr>
                  <w:rStyle w:val="a4"/>
                  <w:rFonts w:ascii="inherit" w:hAnsi="inherit" w:cs="Arial"/>
                  <w:color w:val="548E2E"/>
                </w:rPr>
                <w:t>作为依赖关系</w:t>
              </w:r>
            </w:hyperlink>
            <w:r>
              <w:rPr>
                <w:rFonts w:ascii="inherit" w:hAnsi="inherit" w:cs="Arial"/>
              </w:rPr>
              <w:t>。</w:t>
            </w:r>
          </w:p>
          <w:p w:rsidR="00200643" w:rsidRDefault="00200643" w:rsidP="00200643">
            <w:pPr>
              <w:pStyle w:val="a3"/>
              <w:shd w:val="clear" w:color="auto" w:fill="EBF1E7"/>
              <w:spacing w:before="0" w:beforeAutospacing="0" w:after="0" w:afterAutospacing="0"/>
              <w:rPr>
                <w:rFonts w:ascii="inherit" w:hAnsi="inherit" w:cs="Arial" w:hint="eastAsia"/>
              </w:rPr>
            </w:pPr>
            <w:r>
              <w:rPr>
                <w:rFonts w:ascii="inherit" w:hAnsi="inherit" w:cs="Arial"/>
              </w:rPr>
              <w:t>您可能还会发现</w:t>
            </w:r>
            <w:r>
              <w:rPr>
                <w:rStyle w:val="HTML"/>
                <w:rFonts w:ascii="Consolas" w:hAnsi="Consolas"/>
                <w:sz w:val="23"/>
                <w:szCs w:val="23"/>
                <w:shd w:val="clear" w:color="auto" w:fill="F7F7F8"/>
              </w:rPr>
              <w:t>ServiceLocatorFactoryBean</w:t>
            </w:r>
            <w:r>
              <w:rPr>
                <w:rFonts w:ascii="inherit" w:hAnsi="inherit" w:cs="Arial"/>
              </w:rPr>
              <w:t>（在</w:t>
            </w:r>
            <w:r>
              <w:rPr>
                <w:rFonts w:ascii="inherit" w:hAnsi="inherit" w:cs="Arial"/>
              </w:rPr>
              <w:t> </w:t>
            </w:r>
            <w:r>
              <w:rPr>
                <w:rStyle w:val="HTML"/>
                <w:rFonts w:ascii="Consolas" w:hAnsi="Consolas"/>
                <w:sz w:val="23"/>
                <w:szCs w:val="23"/>
                <w:shd w:val="clear" w:color="auto" w:fill="F7F7F8"/>
              </w:rPr>
              <w:t>org.springframework.beans.factory.config</w:t>
            </w:r>
            <w:r>
              <w:rPr>
                <w:rFonts w:ascii="inherit" w:hAnsi="inherit" w:cs="Arial"/>
              </w:rPr>
              <w:t>包中）有用。</w:t>
            </w:r>
          </w:p>
          <w:p w:rsidR="00200643" w:rsidRPr="00BA0D5D" w:rsidRDefault="00200643" w:rsidP="00BA0D5D">
            <w:pPr>
              <w:widowControl/>
              <w:jc w:val="left"/>
              <w:rPr>
                <w:rFonts w:ascii="inherit" w:eastAsia="宋体" w:hAnsi="inherit" w:cs="宋体" w:hint="eastAsia"/>
                <w:kern w:val="0"/>
                <w:sz w:val="24"/>
                <w:szCs w:val="24"/>
              </w:rPr>
            </w:pP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Arbitrary Method Replacement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less useful form of method injection than lookup method injection is the ability to replace arbitrary methods in a managed bean with another method implementation. You can safely skip the rest of this section until you actually need this functionality.</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sidRPr="00200643">
        <w:rPr>
          <w:rFonts w:ascii="inherit" w:hAnsi="inherit" w:cs="Arial"/>
          <w:color w:val="34302D"/>
        </w:rPr>
        <w:t>任意方法替换</w:t>
      </w:r>
    </w:p>
    <w:p w:rsidR="00200643" w:rsidRPr="00200643" w:rsidRDefault="00200643" w:rsidP="00200643">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与查找方法注入相比，一种不太有用的方法注入形式是能够使用另一个方法实现替换托管</w:t>
      </w:r>
      <w:r>
        <w:rPr>
          <w:rFonts w:ascii="inherit" w:hAnsi="inherit" w:cs="Arial"/>
          <w:color w:val="34302D"/>
        </w:rPr>
        <w:t>bean</w:t>
      </w:r>
      <w:r>
        <w:rPr>
          <w:rFonts w:ascii="inherit" w:hAnsi="inherit" w:cs="Arial"/>
          <w:color w:val="34302D"/>
        </w:rPr>
        <w:t>中的任意方法。您可以安全地跳过本节的其余部分，直到您确实需要此功能。</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XML-based configuration metadata, you can use the </w:t>
      </w:r>
      <w:r w:rsidRPr="00BA0D5D">
        <w:rPr>
          <w:rFonts w:ascii="Consolas" w:eastAsia="宋体" w:hAnsi="Consolas" w:cs="宋体"/>
          <w:color w:val="34302D"/>
          <w:kern w:val="0"/>
          <w:sz w:val="23"/>
          <w:szCs w:val="23"/>
          <w:shd w:val="clear" w:color="auto" w:fill="F7F7F8"/>
        </w:rPr>
        <w:t>replaced-method</w:t>
      </w:r>
      <w:r w:rsidRPr="00BA0D5D">
        <w:rPr>
          <w:rFonts w:ascii="inherit" w:eastAsia="宋体" w:hAnsi="inherit" w:cs="Arial"/>
          <w:color w:val="34302D"/>
          <w:kern w:val="0"/>
          <w:sz w:val="24"/>
          <w:szCs w:val="24"/>
        </w:rPr>
        <w:t> element to replace an existing method implementation with another, for a deployed bean. Consider the following class, which has a method called </w:t>
      </w:r>
      <w:r w:rsidRPr="00BA0D5D">
        <w:rPr>
          <w:rFonts w:ascii="Consolas" w:eastAsia="宋体" w:hAnsi="Consolas" w:cs="宋体"/>
          <w:color w:val="34302D"/>
          <w:kern w:val="0"/>
          <w:sz w:val="23"/>
          <w:szCs w:val="23"/>
          <w:shd w:val="clear" w:color="auto" w:fill="F7F7F8"/>
        </w:rPr>
        <w:t>computeValue</w:t>
      </w:r>
      <w:r w:rsidRPr="00BA0D5D">
        <w:rPr>
          <w:rFonts w:ascii="inherit" w:eastAsia="宋体" w:hAnsi="inherit" w:cs="Arial"/>
          <w:color w:val="34302D"/>
          <w:kern w:val="0"/>
          <w:sz w:val="24"/>
          <w:szCs w:val="24"/>
        </w:rPr>
        <w:t> that we want to override:</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使用基于</w:t>
      </w:r>
      <w:r>
        <w:rPr>
          <w:rFonts w:ascii="Arial" w:hAnsi="Arial" w:cs="Arial"/>
          <w:color w:val="34302D"/>
          <w:shd w:val="clear" w:color="auto" w:fill="FFFFFF"/>
        </w:rPr>
        <w:t>XML</w:t>
      </w:r>
      <w:r>
        <w:rPr>
          <w:rFonts w:ascii="Arial" w:hAnsi="Arial" w:cs="Arial"/>
          <w:color w:val="34302D"/>
          <w:shd w:val="clear" w:color="auto" w:fill="FFFFFF"/>
        </w:rPr>
        <w:t>的配置元数据，您可以使用该</w:t>
      </w:r>
      <w:r>
        <w:rPr>
          <w:rStyle w:val="HTML"/>
          <w:rFonts w:ascii="Consolas" w:hAnsi="Consolas"/>
          <w:sz w:val="23"/>
          <w:szCs w:val="23"/>
          <w:shd w:val="clear" w:color="auto" w:fill="F7F7F8"/>
        </w:rPr>
        <w:t>replaced-method</w:t>
      </w:r>
      <w:r>
        <w:rPr>
          <w:rFonts w:ascii="Arial" w:hAnsi="Arial" w:cs="Arial"/>
          <w:color w:val="34302D"/>
          <w:shd w:val="clear" w:color="auto" w:fill="FFFFFF"/>
        </w:rPr>
        <w:t>元素将已存在的方法实现替换为已部署的</w:t>
      </w:r>
      <w:r>
        <w:rPr>
          <w:rFonts w:ascii="Arial" w:hAnsi="Arial" w:cs="Arial"/>
          <w:color w:val="34302D"/>
          <w:shd w:val="clear" w:color="auto" w:fill="FFFFFF"/>
        </w:rPr>
        <w:t>bean</w:t>
      </w:r>
      <w:r>
        <w:rPr>
          <w:rFonts w:ascii="Arial" w:hAnsi="Arial" w:cs="Arial"/>
          <w:color w:val="34302D"/>
          <w:shd w:val="clear" w:color="auto" w:fill="FFFFFF"/>
        </w:rPr>
        <w:t>。考虑以下类，它有一个</w:t>
      </w:r>
      <w:r>
        <w:rPr>
          <w:rStyle w:val="HTML"/>
          <w:rFonts w:ascii="Consolas" w:hAnsi="Consolas"/>
          <w:sz w:val="23"/>
          <w:szCs w:val="23"/>
          <w:shd w:val="clear" w:color="auto" w:fill="F7F7F8"/>
        </w:rPr>
        <w:t>computeValue</w:t>
      </w:r>
      <w:r>
        <w:rPr>
          <w:rFonts w:ascii="Arial" w:hAnsi="Arial" w:cs="Arial"/>
          <w:color w:val="34302D"/>
          <w:shd w:val="clear" w:color="auto" w:fill="FFFFFF"/>
        </w:rPr>
        <w:t>我们想要覆盖的方法：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MyValueCalculator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computeValue(String input)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some real code...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some other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class that implements the </w:t>
      </w:r>
      <w:r w:rsidRPr="00BA0D5D">
        <w:rPr>
          <w:rFonts w:ascii="Consolas" w:eastAsia="宋体" w:hAnsi="Consolas" w:cs="宋体"/>
          <w:color w:val="34302D"/>
          <w:kern w:val="0"/>
          <w:sz w:val="23"/>
          <w:szCs w:val="23"/>
          <w:shd w:val="clear" w:color="auto" w:fill="F7F7F8"/>
        </w:rPr>
        <w:t>org.springframework.beans.factory.support.MethodReplacer</w:t>
      </w:r>
      <w:r w:rsidRPr="00BA0D5D">
        <w:rPr>
          <w:rFonts w:ascii="inherit" w:eastAsia="宋体" w:hAnsi="inherit" w:cs="Arial"/>
          <w:color w:val="34302D"/>
          <w:kern w:val="0"/>
          <w:sz w:val="24"/>
          <w:szCs w:val="24"/>
        </w:rPr>
        <w:t> interface provides the new method definition, as the following example shows:</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实现</w:t>
      </w:r>
      <w:r>
        <w:rPr>
          <w:rStyle w:val="HTML"/>
          <w:rFonts w:ascii="Consolas" w:hAnsi="Consolas"/>
          <w:sz w:val="23"/>
          <w:szCs w:val="23"/>
          <w:shd w:val="clear" w:color="auto" w:fill="F7F7F8"/>
        </w:rPr>
        <w:t>org.springframework.beans.factory.support.MethodReplacer</w:t>
      </w:r>
      <w:r>
        <w:rPr>
          <w:rFonts w:ascii="Arial" w:hAnsi="Arial" w:cs="Arial"/>
          <w:color w:val="34302D"/>
          <w:shd w:val="clear" w:color="auto" w:fill="FFFFFF"/>
        </w:rPr>
        <w:t> </w:t>
      </w:r>
      <w:r>
        <w:rPr>
          <w:rFonts w:ascii="Arial" w:hAnsi="Arial" w:cs="Arial"/>
          <w:color w:val="34302D"/>
          <w:shd w:val="clear" w:color="auto" w:fill="FFFFFF"/>
        </w:rPr>
        <w:t>接口的类提供新的方法定义，如以下示例所示：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meant to be used to override the existing computeValue(String)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implementation in MyValueCalculator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ReplacementComputeValue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MethodReplacer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reimplement(Object o, 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get the input value, work with it, and return a computed result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input = (String) args[</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return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bean definition to deploy the original class and specify the method override would resemble the following example:</w:t>
      </w:r>
    </w:p>
    <w:p w:rsidR="00200643" w:rsidRPr="00BA0D5D" w:rsidRDefault="0020064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部署原始类并指定方法覆盖的</w:t>
      </w:r>
      <w:r>
        <w:rPr>
          <w:rFonts w:ascii="Arial" w:hAnsi="Arial" w:cs="Arial"/>
          <w:color w:val="34302D"/>
          <w:shd w:val="clear" w:color="auto" w:fill="FFFFFF"/>
        </w:rPr>
        <w:t>bean</w:t>
      </w:r>
      <w:r>
        <w:rPr>
          <w:rFonts w:ascii="Arial" w:hAnsi="Arial" w:cs="Arial"/>
          <w:color w:val="34302D"/>
          <w:shd w:val="clear" w:color="auto" w:fill="FFFFFF"/>
        </w:rPr>
        <w:t>定义类似于以下示例：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"myValueCalculator"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"x.y.z.MyValueCalculator"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arbitrary method replacement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&lt;replaced-method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"computeValue"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replacer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"replacementComputeValue"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&lt;arg-type&gt;</w:t>
      </w:r>
      <w:r w:rsidRPr="00BA0D5D">
        <w:rPr>
          <w:rFonts w:ascii="Consolas" w:eastAsia="宋体" w:hAnsi="Consolas" w:cs="宋体"/>
          <w:color w:val="34302D"/>
          <w:kern w:val="0"/>
          <w:sz w:val="24"/>
          <w:szCs w:val="24"/>
        </w:rPr>
        <w:t>String</w:t>
      </w:r>
      <w:r w:rsidRPr="00BA0D5D">
        <w:rPr>
          <w:rFonts w:ascii="Consolas" w:eastAsia="宋体" w:hAnsi="Consolas" w:cs="宋体"/>
          <w:color w:val="008080"/>
          <w:kern w:val="0"/>
          <w:sz w:val="24"/>
          <w:szCs w:val="24"/>
        </w:rPr>
        <w:t>&lt;/arg-type&gt;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&lt;/replaced-method&gt;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"replacementComputeValue"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"a.b.c.ReplacementComputeValue"</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one or more </w:t>
      </w:r>
      <w:r w:rsidRPr="00BA0D5D">
        <w:rPr>
          <w:rFonts w:ascii="Consolas" w:eastAsia="宋体" w:hAnsi="Consolas" w:cs="宋体"/>
          <w:color w:val="34302D"/>
          <w:kern w:val="0"/>
          <w:sz w:val="23"/>
          <w:szCs w:val="23"/>
          <w:shd w:val="clear" w:color="auto" w:fill="F7F7F8"/>
        </w:rPr>
        <w:t>&lt;arg-type/&gt;</w:t>
      </w:r>
      <w:r w:rsidRPr="00BA0D5D">
        <w:rPr>
          <w:rFonts w:ascii="inherit" w:eastAsia="宋体" w:hAnsi="inherit" w:cs="Arial"/>
          <w:color w:val="34302D"/>
          <w:kern w:val="0"/>
          <w:sz w:val="24"/>
          <w:szCs w:val="24"/>
        </w:rPr>
        <w:t> elements within the </w:t>
      </w:r>
      <w:r w:rsidRPr="00BA0D5D">
        <w:rPr>
          <w:rFonts w:ascii="Consolas" w:eastAsia="宋体" w:hAnsi="Consolas" w:cs="宋体"/>
          <w:color w:val="34302D"/>
          <w:kern w:val="0"/>
          <w:sz w:val="23"/>
          <w:szCs w:val="23"/>
          <w:shd w:val="clear" w:color="auto" w:fill="F7F7F8"/>
        </w:rPr>
        <w:t>&lt;replaced-method/&gt;</w:t>
      </w:r>
      <w:r w:rsidRPr="00BA0D5D">
        <w:rPr>
          <w:rFonts w:ascii="inherit" w:eastAsia="宋体" w:hAnsi="inherit" w:cs="Arial"/>
          <w:color w:val="34302D"/>
          <w:kern w:val="0"/>
          <w:sz w:val="24"/>
          <w:szCs w:val="24"/>
        </w:rPr>
        <w:t> element to indicate the method signature of the method being overridden. The signature for the arguments is necessary only if the method is overloaded and multiple variants exist within the class. For convenience, the type string for an argument may be a substring of the fully qualified type name. For example, the following all match </w:t>
      </w:r>
      <w:r w:rsidRPr="00BA0D5D">
        <w:rPr>
          <w:rFonts w:ascii="Consolas" w:eastAsia="宋体" w:hAnsi="Consolas" w:cs="宋体"/>
          <w:color w:val="34302D"/>
          <w:kern w:val="0"/>
          <w:sz w:val="23"/>
          <w:szCs w:val="23"/>
          <w:shd w:val="clear" w:color="auto" w:fill="F7F7F8"/>
        </w:rPr>
        <w:t>java.lang.String</w:t>
      </w:r>
      <w:r w:rsidRPr="00BA0D5D">
        <w:rPr>
          <w:rFonts w:ascii="inherit" w:eastAsia="宋体" w:hAnsi="inherit" w:cs="Arial"/>
          <w:color w:val="34302D"/>
          <w:kern w:val="0"/>
          <w:sz w:val="24"/>
          <w:szCs w:val="24"/>
        </w:rPr>
        <w:t>:</w:t>
      </w:r>
    </w:p>
    <w:p w:rsidR="008D3896" w:rsidRPr="00BA0D5D" w:rsidRDefault="008D389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您可以使用</w:t>
      </w:r>
      <w:r>
        <w:rPr>
          <w:rStyle w:val="HTML"/>
          <w:rFonts w:ascii="Consolas" w:hAnsi="Consolas"/>
          <w:sz w:val="23"/>
          <w:szCs w:val="23"/>
          <w:shd w:val="clear" w:color="auto" w:fill="F7F7F8"/>
        </w:rPr>
        <w:t>&lt;arg-type/&gt;</w:t>
      </w:r>
      <w:r>
        <w:rPr>
          <w:rFonts w:ascii="Arial" w:hAnsi="Arial" w:cs="Arial"/>
          <w:color w:val="34302D"/>
          <w:shd w:val="clear" w:color="auto" w:fill="FFFFFF"/>
        </w:rPr>
        <w:t>元素中的一个或多个元素</w:t>
      </w:r>
      <w:r>
        <w:rPr>
          <w:rStyle w:val="HTML"/>
          <w:rFonts w:ascii="Consolas" w:hAnsi="Consolas"/>
          <w:sz w:val="23"/>
          <w:szCs w:val="23"/>
          <w:shd w:val="clear" w:color="auto" w:fill="F7F7F8"/>
        </w:rPr>
        <w:t>&lt;replaced-method/&gt;</w:t>
      </w:r>
      <w:r>
        <w:rPr>
          <w:rFonts w:ascii="Arial" w:hAnsi="Arial" w:cs="Arial"/>
          <w:color w:val="34302D"/>
          <w:shd w:val="clear" w:color="auto" w:fill="FFFFFF"/>
        </w:rPr>
        <w:t> </w:t>
      </w:r>
      <w:r>
        <w:rPr>
          <w:rFonts w:ascii="Arial" w:hAnsi="Arial" w:cs="Arial"/>
          <w:color w:val="34302D"/>
          <w:shd w:val="clear" w:color="auto" w:fill="FFFFFF"/>
        </w:rPr>
        <w:t>来指示被覆盖的方法的方法签名。仅当方法重载且类中存在多个变体时，才需要参数的签名。为方便起见，参数的类型字符串可以是完全限定类型名称的子字符串。例如，以下所有匹配</w:t>
      </w:r>
      <w:r>
        <w:rPr>
          <w:rStyle w:val="HTML"/>
          <w:rFonts w:ascii="Consolas" w:hAnsi="Consolas"/>
          <w:sz w:val="23"/>
          <w:szCs w:val="23"/>
          <w:shd w:val="clear" w:color="auto" w:fill="F7F7F8"/>
        </w:rPr>
        <w:t>java.lang.String</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java.lang.String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the number of arguments is often enough to distinguish between each possible choice, this shortcut can save a lot of typing, by letting you type only the shortest string that matches an argument type.</w:t>
      </w:r>
    </w:p>
    <w:p w:rsidR="008D3896" w:rsidRPr="00BA0D5D" w:rsidRDefault="008D389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因为参数的数量通常足以区分每个可能的选择，所以通过让您只键入与参数类型匹配的最短字符串，此快捷方式可以节省大量的输入。</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28" w:name="_Toc15219496"/>
      <w:r w:rsidRPr="00BA0D5D">
        <w:rPr>
          <w:rFonts w:ascii="Arial" w:eastAsia="宋体" w:hAnsi="Arial" w:cs="Arial"/>
          <w:color w:val="34302D"/>
          <w:kern w:val="0"/>
          <w:sz w:val="41"/>
          <w:szCs w:val="41"/>
        </w:rPr>
        <w:t>1.5. Bean Scopes</w:t>
      </w:r>
      <w:bookmarkEnd w:id="2428"/>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create a bean definition, you create a recipe for creating actual instances of the class defined by that bean definition. The idea that a bean definition is a recipe is important, because it means that, as with a class, you can create many object instances from a single recipe.</w:t>
      </w:r>
    </w:p>
    <w:p w:rsidR="00185B20" w:rsidRPr="00BA0D5D" w:rsidRDefault="00185B20"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创建</w:t>
      </w:r>
      <w:r>
        <w:rPr>
          <w:rFonts w:ascii="Arial" w:hAnsi="Arial" w:cs="Arial"/>
          <w:color w:val="34302D"/>
          <w:shd w:val="clear" w:color="auto" w:fill="FFFFFF"/>
        </w:rPr>
        <w:t>bean</w:t>
      </w:r>
      <w:r>
        <w:rPr>
          <w:rFonts w:ascii="Arial" w:hAnsi="Arial" w:cs="Arial"/>
          <w:color w:val="34302D"/>
          <w:shd w:val="clear" w:color="auto" w:fill="FFFFFF"/>
        </w:rPr>
        <w:t>定义时，可以创建用于创建由该</w:t>
      </w:r>
      <w:r>
        <w:rPr>
          <w:rFonts w:ascii="Arial" w:hAnsi="Arial" w:cs="Arial"/>
          <w:color w:val="34302D"/>
          <w:shd w:val="clear" w:color="auto" w:fill="FFFFFF"/>
        </w:rPr>
        <w:t>bean</w:t>
      </w:r>
      <w:r>
        <w:rPr>
          <w:rFonts w:ascii="Arial" w:hAnsi="Arial" w:cs="Arial"/>
          <w:color w:val="34302D"/>
          <w:shd w:val="clear" w:color="auto" w:fill="FFFFFF"/>
        </w:rPr>
        <w:t>定义定义的类的实际实例的配方。</w:t>
      </w:r>
      <w:r>
        <w:rPr>
          <w:rFonts w:ascii="Arial" w:hAnsi="Arial" w:cs="Arial"/>
          <w:color w:val="34302D"/>
          <w:shd w:val="clear" w:color="auto" w:fill="FFFFFF"/>
        </w:rPr>
        <w:t>bean</w:t>
      </w:r>
      <w:r>
        <w:rPr>
          <w:rFonts w:ascii="Arial" w:hAnsi="Arial" w:cs="Arial"/>
          <w:color w:val="34302D"/>
          <w:shd w:val="clear" w:color="auto" w:fill="FFFFFF"/>
        </w:rPr>
        <w:t>定义是一个配方的想法很重要，因为它意味着，与一个类一样，您可以从一个配方创建许多对象实例。</w:t>
      </w:r>
    </w:p>
    <w:p w:rsidR="00BA0D5D" w:rsidRDefault="00BA0D5D" w:rsidP="00BA0D5D">
      <w:pPr>
        <w:widowControl/>
        <w:shd w:val="clear" w:color="auto" w:fill="FFFFFF"/>
        <w:spacing w:after="300"/>
        <w:jc w:val="left"/>
        <w:rPr>
          <w:rFonts w:ascii="inherit" w:eastAsia="宋体" w:hAnsi="inherit" w:cs="Arial" w:hint="eastAsia"/>
          <w:color w:val="548E2E"/>
          <w:kern w:val="0"/>
          <w:sz w:val="24"/>
          <w:szCs w:val="24"/>
          <w:u w:val="single"/>
        </w:rPr>
      </w:pPr>
      <w:r w:rsidRPr="00BA0D5D">
        <w:rPr>
          <w:rFonts w:ascii="inherit" w:eastAsia="宋体" w:hAnsi="inherit" w:cs="Arial"/>
          <w:color w:val="34302D"/>
          <w:kern w:val="0"/>
          <w:sz w:val="24"/>
          <w:szCs w:val="24"/>
        </w:rPr>
        <w:t xml:space="preserve">You can control not only the various dependencies and configuration values that are to be plugged into an object that is created from a particular bean definition but also control the scope of the objects created from a particular bean definition. This approach is powerful and flexible, because you can choose the scope of the objects you create through configuration instead of having to bake in the scope of an object at the Java class level. Beans can be defined to be deployed in one of a number of scopes. The Spring Framework supports </w:t>
      </w:r>
      <w:r w:rsidRPr="00BA0D5D">
        <w:rPr>
          <w:rFonts w:ascii="inherit" w:eastAsia="宋体" w:hAnsi="inherit" w:cs="Arial"/>
          <w:color w:val="34302D"/>
          <w:kern w:val="0"/>
          <w:sz w:val="24"/>
          <w:szCs w:val="24"/>
        </w:rPr>
        <w:lastRenderedPageBreak/>
        <w:t>six scopes, four of which are available only if you use a web-aware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You can also create </w:t>
      </w:r>
      <w:hyperlink r:id="rId144" w:anchor="beans-factory-scopes-custom" w:history="1">
        <w:r w:rsidRPr="00BA0D5D">
          <w:rPr>
            <w:rFonts w:ascii="inherit" w:eastAsia="宋体" w:hAnsi="inherit" w:cs="Arial"/>
            <w:color w:val="548E2E"/>
            <w:kern w:val="0"/>
            <w:sz w:val="24"/>
            <w:szCs w:val="24"/>
            <w:u w:val="single"/>
          </w:rPr>
          <w:t>a custom scope.</w:t>
        </w:r>
      </w:hyperlink>
    </w:p>
    <w:p w:rsidR="00185B20" w:rsidRPr="00BA0D5D" w:rsidRDefault="00185B20"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您不仅可以控制要插入到从特定</w:t>
      </w:r>
      <w:r>
        <w:rPr>
          <w:rFonts w:ascii="Arial" w:hAnsi="Arial" w:cs="Arial"/>
          <w:color w:val="34302D"/>
          <w:shd w:val="clear" w:color="auto" w:fill="FFFFFF"/>
        </w:rPr>
        <w:t>bean</w:t>
      </w:r>
      <w:r>
        <w:rPr>
          <w:rFonts w:ascii="Arial" w:hAnsi="Arial" w:cs="Arial"/>
          <w:color w:val="34302D"/>
          <w:shd w:val="clear" w:color="auto" w:fill="FFFFFF"/>
        </w:rPr>
        <w:t>定义创建的对象中的各种依赖项和配置值，还可以控制从特定</w:t>
      </w:r>
      <w:r>
        <w:rPr>
          <w:rFonts w:ascii="Arial" w:hAnsi="Arial" w:cs="Arial"/>
          <w:color w:val="34302D"/>
          <w:shd w:val="clear" w:color="auto" w:fill="FFFFFF"/>
        </w:rPr>
        <w:t>bean</w:t>
      </w:r>
      <w:r>
        <w:rPr>
          <w:rFonts w:ascii="Arial" w:hAnsi="Arial" w:cs="Arial"/>
          <w:color w:val="34302D"/>
          <w:shd w:val="clear" w:color="auto" w:fill="FFFFFF"/>
        </w:rPr>
        <w:t>定义创建的对象的范围。这种方法功能强大且灵活，因为您可以选择通过配置创建的对象的范围，而不必在</w:t>
      </w:r>
      <w:r>
        <w:rPr>
          <w:rFonts w:ascii="Arial" w:hAnsi="Arial" w:cs="Arial"/>
          <w:color w:val="34302D"/>
          <w:shd w:val="clear" w:color="auto" w:fill="FFFFFF"/>
        </w:rPr>
        <w:t>Java</w:t>
      </w:r>
      <w:r>
        <w:rPr>
          <w:rFonts w:ascii="Arial" w:hAnsi="Arial" w:cs="Arial"/>
          <w:color w:val="34302D"/>
          <w:shd w:val="clear" w:color="auto" w:fill="FFFFFF"/>
        </w:rPr>
        <w:t>类级别烘焙对象的范围。可以将</w:t>
      </w:r>
      <w:r>
        <w:rPr>
          <w:rFonts w:ascii="Arial" w:hAnsi="Arial" w:cs="Arial"/>
          <w:color w:val="34302D"/>
          <w:shd w:val="clear" w:color="auto" w:fill="FFFFFF"/>
        </w:rPr>
        <w:t>Bean</w:t>
      </w:r>
      <w:r>
        <w:rPr>
          <w:rFonts w:ascii="Arial" w:hAnsi="Arial" w:cs="Arial"/>
          <w:color w:val="34302D"/>
          <w:shd w:val="clear" w:color="auto" w:fill="FFFFFF"/>
        </w:rPr>
        <w:t>定义为部署在多个范围之一中。</w:t>
      </w:r>
      <w:r>
        <w:rPr>
          <w:rFonts w:ascii="Arial" w:hAnsi="Arial" w:cs="Arial"/>
          <w:color w:val="34302D"/>
          <w:shd w:val="clear" w:color="auto" w:fill="FFFFFF"/>
        </w:rPr>
        <w:t>Spring Framework</w:t>
      </w:r>
      <w:r>
        <w:rPr>
          <w:rFonts w:ascii="Arial" w:hAnsi="Arial" w:cs="Arial"/>
          <w:color w:val="34302D"/>
          <w:shd w:val="clear" w:color="auto" w:fill="FFFFFF"/>
        </w:rPr>
        <w:t>支持六个范围，其中四个范围仅在您使用</w:t>
      </w:r>
      <w:r>
        <w:rPr>
          <w:rFonts w:ascii="Arial" w:hAnsi="Arial" w:cs="Arial"/>
          <w:color w:val="34302D"/>
          <w:shd w:val="clear" w:color="auto" w:fill="FFFFFF"/>
        </w:rPr>
        <w:t>Web</w:t>
      </w:r>
      <w:r>
        <w:rPr>
          <w:rFonts w:ascii="Arial" w:hAnsi="Arial" w:cs="Arial"/>
          <w:color w:val="34302D"/>
          <w:shd w:val="clear" w:color="auto" w:fill="FFFFFF"/>
        </w:rPr>
        <w:t>感知时才可用</w:t>
      </w:r>
      <w:r>
        <w:rPr>
          <w:rStyle w:val="HTML"/>
          <w:rFonts w:ascii="Consolas" w:hAnsi="Consolas"/>
          <w:sz w:val="23"/>
          <w:szCs w:val="23"/>
          <w:shd w:val="clear" w:color="auto" w:fill="F7F7F8"/>
        </w:rPr>
        <w:t>ApplicationContext</w:t>
      </w:r>
      <w:r>
        <w:rPr>
          <w:rFonts w:ascii="Arial" w:hAnsi="Arial" w:cs="Arial"/>
          <w:color w:val="34302D"/>
          <w:shd w:val="clear" w:color="auto" w:fill="FFFFFF"/>
        </w:rPr>
        <w:t>。您还可以创建</w:t>
      </w:r>
      <w:r>
        <w:rPr>
          <w:rFonts w:ascii="Arial" w:hAnsi="Arial" w:cs="Arial"/>
          <w:color w:val="34302D"/>
          <w:shd w:val="clear" w:color="auto" w:fill="FFFFFF"/>
        </w:rPr>
        <w:t> </w:t>
      </w:r>
      <w:hyperlink r:id="rId145" w:anchor="beans-factory-scopes-custom" w:history="1">
        <w:r>
          <w:rPr>
            <w:rStyle w:val="a4"/>
            <w:rFonts w:ascii="Arial" w:hAnsi="Arial" w:cs="Arial"/>
            <w:color w:val="548E2E"/>
            <w:shd w:val="clear" w:color="auto" w:fill="FFFFFF"/>
          </w:rPr>
          <w:t>自定义范围。</w:t>
        </w:r>
      </w:hyperlink>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table describes the supported scopes:</w:t>
      </w:r>
    </w:p>
    <w:p w:rsidR="00185B20" w:rsidRDefault="00185B20"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下表描述了支持的范围：</w:t>
      </w:r>
    </w:p>
    <w:tbl>
      <w:tblPr>
        <w:tblStyle w:val="a7"/>
        <w:tblW w:w="0" w:type="auto"/>
        <w:tblLook w:val="04A0" w:firstRow="1" w:lastRow="0" w:firstColumn="1" w:lastColumn="0" w:noHBand="0" w:noVBand="1"/>
      </w:tblPr>
      <w:tblGrid>
        <w:gridCol w:w="1283"/>
        <w:gridCol w:w="9174"/>
      </w:tblGrid>
      <w:tr w:rsidR="00436F3F" w:rsidRPr="00BA0D5D" w:rsidTr="001165DE">
        <w:tc>
          <w:tcPr>
            <w:tcW w:w="0" w:type="auto"/>
            <w:gridSpan w:val="2"/>
            <w:hideMark/>
          </w:tcPr>
          <w:p w:rsidR="00436F3F" w:rsidRPr="00BA0D5D" w:rsidRDefault="00436F3F" w:rsidP="001165DE">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3. Bean scopes</w:t>
            </w:r>
          </w:p>
        </w:tc>
      </w:tr>
      <w:tr w:rsidR="00436F3F" w:rsidRPr="00BA0D5D" w:rsidTr="001165DE">
        <w:tc>
          <w:tcPr>
            <w:tcW w:w="0" w:type="auto"/>
            <w:hideMark/>
          </w:tcPr>
          <w:p w:rsidR="00436F3F" w:rsidRPr="00BA0D5D" w:rsidRDefault="00436F3F" w:rsidP="001165DE">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Scope</w:t>
            </w:r>
          </w:p>
        </w:tc>
        <w:tc>
          <w:tcPr>
            <w:tcW w:w="0" w:type="auto"/>
            <w:hideMark/>
          </w:tcPr>
          <w:p w:rsidR="00436F3F" w:rsidRPr="00BA0D5D" w:rsidRDefault="00436F3F" w:rsidP="001165DE">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Description</w:t>
            </w:r>
          </w:p>
        </w:tc>
      </w:tr>
      <w:tr w:rsidR="00436F3F" w:rsidRPr="00BA0D5D" w:rsidTr="001165DE">
        <w:tc>
          <w:tcPr>
            <w:tcW w:w="0" w:type="auto"/>
            <w:hideMark/>
          </w:tcPr>
          <w:p w:rsidR="00436F3F" w:rsidRPr="00BA0D5D" w:rsidRDefault="00E91AFF" w:rsidP="001165DE">
            <w:pPr>
              <w:widowControl/>
              <w:jc w:val="left"/>
              <w:rPr>
                <w:rFonts w:ascii="inherit" w:eastAsia="宋体" w:hAnsi="inherit" w:cs="宋体" w:hint="eastAsia"/>
                <w:color w:val="34302D"/>
                <w:kern w:val="0"/>
                <w:sz w:val="24"/>
                <w:szCs w:val="24"/>
              </w:rPr>
            </w:pPr>
            <w:hyperlink r:id="rId146" w:anchor="beans-factory-scopes-singleton" w:history="1">
              <w:r w:rsidR="00436F3F" w:rsidRPr="00BA0D5D">
                <w:rPr>
                  <w:rFonts w:ascii="inherit" w:eastAsia="宋体" w:hAnsi="inherit" w:cs="宋体"/>
                  <w:color w:val="548E2E"/>
                  <w:kern w:val="0"/>
                  <w:sz w:val="24"/>
                  <w:szCs w:val="24"/>
                  <w:u w:val="single"/>
                </w:rPr>
                <w:t>singleton</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(Default) Scopes a single bean definition to a single object instance for each Spring IoC container.</w:t>
            </w:r>
          </w:p>
        </w:tc>
      </w:tr>
      <w:tr w:rsidR="00436F3F" w:rsidRPr="00BA0D5D" w:rsidTr="001165DE">
        <w:tc>
          <w:tcPr>
            <w:tcW w:w="0" w:type="auto"/>
            <w:hideMark/>
          </w:tcPr>
          <w:p w:rsidR="00436F3F" w:rsidRPr="00BA0D5D" w:rsidRDefault="00E91AFF" w:rsidP="001165DE">
            <w:pPr>
              <w:widowControl/>
              <w:jc w:val="left"/>
              <w:rPr>
                <w:rFonts w:ascii="inherit" w:eastAsia="宋体" w:hAnsi="inherit" w:cs="宋体" w:hint="eastAsia"/>
                <w:color w:val="34302D"/>
                <w:kern w:val="0"/>
                <w:sz w:val="24"/>
                <w:szCs w:val="24"/>
              </w:rPr>
            </w:pPr>
            <w:hyperlink r:id="rId147" w:anchor="beans-factory-scopes-prototype" w:history="1">
              <w:r w:rsidR="00436F3F" w:rsidRPr="00BA0D5D">
                <w:rPr>
                  <w:rFonts w:ascii="inherit" w:eastAsia="宋体" w:hAnsi="inherit" w:cs="宋体"/>
                  <w:color w:val="548E2E"/>
                  <w:kern w:val="0"/>
                  <w:sz w:val="24"/>
                  <w:szCs w:val="24"/>
                  <w:u w:val="single"/>
                </w:rPr>
                <w:t>prototype</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any number of object instances.</w:t>
            </w:r>
          </w:p>
        </w:tc>
      </w:tr>
      <w:tr w:rsidR="00436F3F" w:rsidRPr="00BA0D5D" w:rsidTr="001165DE">
        <w:tc>
          <w:tcPr>
            <w:tcW w:w="0" w:type="auto"/>
            <w:hideMark/>
          </w:tcPr>
          <w:p w:rsidR="00436F3F" w:rsidRPr="00BA0D5D" w:rsidRDefault="00E91AFF" w:rsidP="001165DE">
            <w:pPr>
              <w:widowControl/>
              <w:jc w:val="left"/>
              <w:rPr>
                <w:rFonts w:ascii="inherit" w:eastAsia="宋体" w:hAnsi="inherit" w:cs="宋体" w:hint="eastAsia"/>
                <w:color w:val="34302D"/>
                <w:kern w:val="0"/>
                <w:sz w:val="24"/>
                <w:szCs w:val="24"/>
              </w:rPr>
            </w:pPr>
            <w:hyperlink r:id="rId148" w:anchor="beans-factory-scopes-request" w:history="1">
              <w:r w:rsidR="00436F3F" w:rsidRPr="00BA0D5D">
                <w:rPr>
                  <w:rFonts w:ascii="inherit" w:eastAsia="宋体" w:hAnsi="inherit" w:cs="宋体"/>
                  <w:color w:val="548E2E"/>
                  <w:kern w:val="0"/>
                  <w:sz w:val="24"/>
                  <w:szCs w:val="24"/>
                  <w:u w:val="single"/>
                </w:rPr>
                <w:t>request</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the lifecycle of a single HTTP request. That is, each HTTP request has its own instance of a bean created off the back of a single bean definition. Only valid in the context of a web-aware Spring </w:t>
            </w:r>
            <w:r w:rsidRPr="00BA0D5D">
              <w:rPr>
                <w:rFonts w:ascii="Consolas" w:eastAsia="宋体" w:hAnsi="Consolas" w:cs="宋体"/>
                <w:color w:val="34302D"/>
                <w:kern w:val="0"/>
                <w:sz w:val="23"/>
                <w:szCs w:val="23"/>
              </w:rPr>
              <w:t>ApplicationContext</w:t>
            </w:r>
            <w:r w:rsidRPr="00BA0D5D">
              <w:rPr>
                <w:rFonts w:ascii="inherit" w:eastAsia="宋体" w:hAnsi="inherit" w:cs="宋体"/>
                <w:color w:val="34302D"/>
                <w:kern w:val="0"/>
                <w:sz w:val="24"/>
                <w:szCs w:val="24"/>
              </w:rPr>
              <w:t>.</w:t>
            </w:r>
          </w:p>
        </w:tc>
      </w:tr>
      <w:tr w:rsidR="00436F3F" w:rsidRPr="00BA0D5D" w:rsidTr="001165DE">
        <w:tc>
          <w:tcPr>
            <w:tcW w:w="0" w:type="auto"/>
            <w:hideMark/>
          </w:tcPr>
          <w:p w:rsidR="00436F3F" w:rsidRPr="00BA0D5D" w:rsidRDefault="00E91AFF" w:rsidP="001165DE">
            <w:pPr>
              <w:widowControl/>
              <w:jc w:val="left"/>
              <w:rPr>
                <w:rFonts w:ascii="inherit" w:eastAsia="宋体" w:hAnsi="inherit" w:cs="宋体" w:hint="eastAsia"/>
                <w:color w:val="34302D"/>
                <w:kern w:val="0"/>
                <w:sz w:val="24"/>
                <w:szCs w:val="24"/>
              </w:rPr>
            </w:pPr>
            <w:hyperlink r:id="rId149" w:anchor="beans-factory-scopes-session" w:history="1">
              <w:r w:rsidR="00436F3F" w:rsidRPr="00BA0D5D">
                <w:rPr>
                  <w:rFonts w:ascii="inherit" w:eastAsia="宋体" w:hAnsi="inherit" w:cs="宋体"/>
                  <w:color w:val="548E2E"/>
                  <w:kern w:val="0"/>
                  <w:sz w:val="24"/>
                  <w:szCs w:val="24"/>
                  <w:u w:val="single"/>
                </w:rPr>
                <w:t>session</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the lifecycle of an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宋体"/>
                <w:color w:val="34302D"/>
                <w:kern w:val="0"/>
                <w:sz w:val="24"/>
                <w:szCs w:val="24"/>
              </w:rPr>
              <w:t>. Only valid in the context of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r>
      <w:tr w:rsidR="00436F3F" w:rsidRPr="00BA0D5D" w:rsidTr="001165DE">
        <w:tc>
          <w:tcPr>
            <w:tcW w:w="0" w:type="auto"/>
            <w:hideMark/>
          </w:tcPr>
          <w:p w:rsidR="00436F3F" w:rsidRPr="00BA0D5D" w:rsidRDefault="00E91AFF" w:rsidP="001165DE">
            <w:pPr>
              <w:widowControl/>
              <w:jc w:val="left"/>
              <w:rPr>
                <w:rFonts w:ascii="inherit" w:eastAsia="宋体" w:hAnsi="inherit" w:cs="宋体" w:hint="eastAsia"/>
                <w:color w:val="34302D"/>
                <w:kern w:val="0"/>
                <w:sz w:val="24"/>
                <w:szCs w:val="24"/>
              </w:rPr>
            </w:pPr>
            <w:hyperlink r:id="rId150" w:anchor="beans-factory-scopes-application" w:history="1">
              <w:r w:rsidR="00436F3F" w:rsidRPr="00BA0D5D">
                <w:rPr>
                  <w:rFonts w:ascii="inherit" w:eastAsia="宋体" w:hAnsi="inherit" w:cs="宋体"/>
                  <w:color w:val="548E2E"/>
                  <w:kern w:val="0"/>
                  <w:sz w:val="24"/>
                  <w:szCs w:val="24"/>
                  <w:u w:val="single"/>
                </w:rPr>
                <w:t>application</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the lifecycle of a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宋体"/>
                <w:color w:val="34302D"/>
                <w:kern w:val="0"/>
                <w:sz w:val="24"/>
                <w:szCs w:val="24"/>
              </w:rPr>
              <w:t>. Only valid in the context of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r>
      <w:tr w:rsidR="00436F3F" w:rsidRPr="00BA0D5D" w:rsidTr="001165DE">
        <w:tc>
          <w:tcPr>
            <w:tcW w:w="0" w:type="auto"/>
            <w:hideMark/>
          </w:tcPr>
          <w:p w:rsidR="00436F3F" w:rsidRPr="00BA0D5D" w:rsidRDefault="00E91AFF" w:rsidP="001165DE">
            <w:pPr>
              <w:widowControl/>
              <w:jc w:val="left"/>
              <w:rPr>
                <w:rFonts w:ascii="inherit" w:eastAsia="宋体" w:hAnsi="inherit" w:cs="宋体" w:hint="eastAsia"/>
                <w:color w:val="34302D"/>
                <w:kern w:val="0"/>
                <w:sz w:val="24"/>
                <w:szCs w:val="24"/>
              </w:rPr>
            </w:pPr>
            <w:hyperlink r:id="rId151" w:anchor="websocket-stomp-websocket-scope" w:history="1">
              <w:r w:rsidR="00436F3F" w:rsidRPr="00BA0D5D">
                <w:rPr>
                  <w:rFonts w:ascii="inherit" w:eastAsia="宋体" w:hAnsi="inherit" w:cs="宋体"/>
                  <w:color w:val="548E2E"/>
                  <w:kern w:val="0"/>
                  <w:sz w:val="24"/>
                  <w:szCs w:val="24"/>
                  <w:u w:val="single"/>
                </w:rPr>
                <w:t>websocket</w:t>
              </w:r>
            </w:hyperlink>
          </w:p>
        </w:tc>
        <w:tc>
          <w:tcPr>
            <w:tcW w:w="0" w:type="auto"/>
            <w:hideMark/>
          </w:tcPr>
          <w:p w:rsidR="00436F3F" w:rsidRPr="00BA0D5D" w:rsidRDefault="00436F3F" w:rsidP="001165DE">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 a single bean definition to the lifecycle of a </w:t>
            </w:r>
            <w:r w:rsidRPr="00BA0D5D">
              <w:rPr>
                <w:rFonts w:ascii="Consolas" w:eastAsia="宋体" w:hAnsi="Consolas" w:cs="宋体"/>
                <w:color w:val="34302D"/>
                <w:kern w:val="0"/>
                <w:sz w:val="23"/>
                <w:szCs w:val="23"/>
                <w:shd w:val="clear" w:color="auto" w:fill="F7F7F8"/>
              </w:rPr>
              <w:t>WebSocket</w:t>
            </w:r>
            <w:r w:rsidRPr="00BA0D5D">
              <w:rPr>
                <w:rFonts w:ascii="inherit" w:eastAsia="宋体" w:hAnsi="inherit" w:cs="宋体"/>
                <w:color w:val="34302D"/>
                <w:kern w:val="0"/>
                <w:sz w:val="24"/>
                <w:szCs w:val="24"/>
              </w:rPr>
              <w:t>. Only valid in the context of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r>
    </w:tbl>
    <w:p w:rsidR="00436F3F" w:rsidRDefault="00436F3F" w:rsidP="00CA7BD0">
      <w:pPr>
        <w:rPr>
          <w:shd w:val="clear" w:color="auto" w:fill="FFFFFF"/>
        </w:rPr>
      </w:pPr>
    </w:p>
    <w:tbl>
      <w:tblPr>
        <w:tblStyle w:val="a7"/>
        <w:tblW w:w="0" w:type="auto"/>
        <w:tblLook w:val="04A0" w:firstRow="1" w:lastRow="0" w:firstColumn="1" w:lastColumn="0" w:noHBand="0" w:noVBand="1"/>
      </w:tblPr>
      <w:tblGrid>
        <w:gridCol w:w="1417"/>
        <w:gridCol w:w="9040"/>
      </w:tblGrid>
      <w:tr w:rsidR="00F5674E" w:rsidTr="00F5674E">
        <w:tc>
          <w:tcPr>
            <w:tcW w:w="0" w:type="auto"/>
            <w:gridSpan w:val="2"/>
            <w:hideMark/>
          </w:tcPr>
          <w:p w:rsidR="00F5674E" w:rsidRDefault="00F5674E">
            <w:pPr>
              <w:spacing w:after="60"/>
              <w:rPr>
                <w:rFonts w:ascii="Arial" w:eastAsia="宋体" w:hAnsi="Arial" w:cs="Arial"/>
                <w:i/>
                <w:iCs/>
                <w:color w:val="0B0A0A"/>
                <w:sz w:val="24"/>
                <w:szCs w:val="24"/>
              </w:rPr>
            </w:pPr>
            <w:r>
              <w:rPr>
                <w:rFonts w:ascii="Arial" w:hAnsi="Arial" w:cs="Arial"/>
                <w:i/>
                <w:iCs/>
                <w:color w:val="0B0A0A"/>
              </w:rPr>
              <w:t>表</w:t>
            </w:r>
            <w:r>
              <w:rPr>
                <w:rFonts w:ascii="Arial" w:hAnsi="Arial" w:cs="Arial"/>
                <w:i/>
                <w:iCs/>
                <w:color w:val="0B0A0A"/>
              </w:rPr>
              <w:t>3. Bean</w:t>
            </w:r>
            <w:r>
              <w:rPr>
                <w:rFonts w:ascii="Arial" w:hAnsi="Arial" w:cs="Arial"/>
                <w:i/>
                <w:iCs/>
                <w:color w:val="0B0A0A"/>
              </w:rPr>
              <w:t>范围</w:t>
            </w:r>
          </w:p>
        </w:tc>
      </w:tr>
      <w:tr w:rsidR="00F5674E" w:rsidTr="00F5674E">
        <w:tc>
          <w:tcPr>
            <w:tcW w:w="0" w:type="auto"/>
            <w:hideMark/>
          </w:tcPr>
          <w:p w:rsidR="00F5674E" w:rsidRDefault="00F5674E">
            <w:pPr>
              <w:rPr>
                <w:rFonts w:ascii="Arial" w:hAnsi="Arial" w:cs="Arial"/>
                <w:b/>
                <w:bCs/>
                <w:color w:val="34302D"/>
              </w:rPr>
            </w:pPr>
            <w:r>
              <w:rPr>
                <w:rFonts w:ascii="Arial" w:hAnsi="Arial" w:cs="Arial"/>
                <w:b/>
                <w:bCs/>
                <w:color w:val="34302D"/>
              </w:rPr>
              <w:t>范围</w:t>
            </w:r>
          </w:p>
        </w:tc>
        <w:tc>
          <w:tcPr>
            <w:tcW w:w="0" w:type="auto"/>
            <w:hideMark/>
          </w:tcPr>
          <w:p w:rsidR="00F5674E" w:rsidRDefault="00F5674E">
            <w:pPr>
              <w:rPr>
                <w:rFonts w:ascii="Arial" w:hAnsi="Arial" w:cs="Arial"/>
                <w:b/>
                <w:bCs/>
                <w:color w:val="34302D"/>
              </w:rPr>
            </w:pPr>
            <w:r>
              <w:rPr>
                <w:rFonts w:ascii="Arial" w:hAnsi="Arial" w:cs="Arial"/>
                <w:b/>
                <w:bCs/>
                <w:color w:val="34302D"/>
              </w:rPr>
              <w:t>描述</w:t>
            </w:r>
          </w:p>
        </w:tc>
      </w:tr>
      <w:tr w:rsidR="00F5674E" w:rsidTr="00F5674E">
        <w:tc>
          <w:tcPr>
            <w:tcW w:w="0" w:type="auto"/>
            <w:hideMark/>
          </w:tcPr>
          <w:p w:rsidR="00F5674E" w:rsidRDefault="00E91AFF">
            <w:pPr>
              <w:pStyle w:val="tableblock"/>
              <w:spacing w:before="0" w:beforeAutospacing="0" w:after="0" w:afterAutospacing="0"/>
              <w:rPr>
                <w:rFonts w:ascii="inherit" w:hAnsi="inherit" w:cs="Arial" w:hint="eastAsia"/>
                <w:color w:val="34302D"/>
              </w:rPr>
            </w:pPr>
            <w:hyperlink r:id="rId152" w:anchor="beans-factory-scopes-singleton" w:history="1">
              <w:r w:rsidR="00F5674E">
                <w:rPr>
                  <w:rStyle w:val="a4"/>
                  <w:rFonts w:ascii="inherit" w:hAnsi="inherit" w:cs="Arial"/>
                  <w:color w:val="548E2E"/>
                </w:rPr>
                <w:t>独生子</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（默认）将单个</w:t>
            </w:r>
            <w:r>
              <w:rPr>
                <w:rFonts w:ascii="inherit" w:hAnsi="inherit" w:cs="Arial"/>
                <w:color w:val="34302D"/>
              </w:rPr>
              <w:t>bean</w:t>
            </w:r>
            <w:r>
              <w:rPr>
                <w:rFonts w:ascii="inherit" w:hAnsi="inherit" w:cs="Arial"/>
                <w:color w:val="34302D"/>
              </w:rPr>
              <w:t>定义范围限定为每个</w:t>
            </w:r>
            <w:r>
              <w:rPr>
                <w:rFonts w:ascii="inherit" w:hAnsi="inherit" w:cs="Arial"/>
                <w:color w:val="34302D"/>
              </w:rPr>
              <w:t>Spring IoC</w:t>
            </w:r>
            <w:r>
              <w:rPr>
                <w:rFonts w:ascii="inherit" w:hAnsi="inherit" w:cs="Arial"/>
                <w:color w:val="34302D"/>
              </w:rPr>
              <w:t>容器的单个对象实例。</w:t>
            </w:r>
          </w:p>
        </w:tc>
      </w:tr>
      <w:tr w:rsidR="00F5674E" w:rsidTr="00F5674E">
        <w:tc>
          <w:tcPr>
            <w:tcW w:w="0" w:type="auto"/>
            <w:hideMark/>
          </w:tcPr>
          <w:p w:rsidR="00F5674E" w:rsidRDefault="00E91AFF">
            <w:pPr>
              <w:pStyle w:val="tableblock"/>
              <w:spacing w:before="0" w:beforeAutospacing="0" w:after="0" w:afterAutospacing="0"/>
              <w:rPr>
                <w:rFonts w:ascii="inherit" w:hAnsi="inherit" w:cs="Arial" w:hint="eastAsia"/>
                <w:color w:val="34302D"/>
              </w:rPr>
            </w:pPr>
            <w:hyperlink r:id="rId153" w:anchor="beans-factory-scopes-prototype" w:history="1">
              <w:r w:rsidR="00F5674E">
                <w:rPr>
                  <w:rStyle w:val="a4"/>
                  <w:rFonts w:ascii="inherit" w:hAnsi="inherit" w:cs="Arial"/>
                  <w:color w:val="548E2E"/>
                </w:rPr>
                <w:t>原型</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定义范围限定为任意数量的对象实例。</w:t>
            </w:r>
          </w:p>
        </w:tc>
      </w:tr>
      <w:tr w:rsidR="00F5674E" w:rsidTr="00F5674E">
        <w:tc>
          <w:tcPr>
            <w:tcW w:w="0" w:type="auto"/>
            <w:hideMark/>
          </w:tcPr>
          <w:p w:rsidR="00F5674E" w:rsidRDefault="00E91AFF">
            <w:pPr>
              <w:pStyle w:val="tableblock"/>
              <w:spacing w:before="0" w:beforeAutospacing="0" w:after="0" w:afterAutospacing="0"/>
              <w:rPr>
                <w:rFonts w:ascii="inherit" w:hAnsi="inherit" w:cs="Arial" w:hint="eastAsia"/>
                <w:color w:val="34302D"/>
              </w:rPr>
            </w:pPr>
            <w:hyperlink r:id="rId154" w:anchor="beans-factory-scopes-request" w:history="1">
              <w:r w:rsidR="00F5674E">
                <w:rPr>
                  <w:rStyle w:val="a4"/>
                  <w:rFonts w:ascii="inherit" w:hAnsi="inherit" w:cs="Arial"/>
                  <w:color w:val="548E2E"/>
                </w:rPr>
                <w:t>请求</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定义范围限定为单个</w:t>
            </w:r>
            <w:r>
              <w:rPr>
                <w:rFonts w:ascii="inherit" w:hAnsi="inherit" w:cs="Arial"/>
                <w:color w:val="34302D"/>
              </w:rPr>
              <w:t>HTTP</w:t>
            </w:r>
            <w:r>
              <w:rPr>
                <w:rFonts w:ascii="inherit" w:hAnsi="inherit" w:cs="Arial"/>
                <w:color w:val="34302D"/>
              </w:rPr>
              <w:t>请求的生命周期。也就是说，每个</w:t>
            </w:r>
            <w:r>
              <w:rPr>
                <w:rFonts w:ascii="inherit" w:hAnsi="inherit" w:cs="Arial"/>
                <w:color w:val="34302D"/>
              </w:rPr>
              <w:t>HTTP</w:t>
            </w:r>
            <w:r>
              <w:rPr>
                <w:rFonts w:ascii="inherit" w:hAnsi="inherit" w:cs="Arial"/>
                <w:color w:val="34302D"/>
              </w:rPr>
              <w:t>请求都有自己的</w:t>
            </w:r>
            <w:r>
              <w:rPr>
                <w:rFonts w:ascii="inherit" w:hAnsi="inherit" w:cs="Arial"/>
                <w:color w:val="34302D"/>
              </w:rPr>
              <w:t>bean</w:t>
            </w:r>
            <w:r>
              <w:rPr>
                <w:rFonts w:ascii="inherit" w:hAnsi="inherit" w:cs="Arial"/>
                <w:color w:val="34302D"/>
              </w:rPr>
              <w:t>实例，它是在单个</w:t>
            </w:r>
            <w:r>
              <w:rPr>
                <w:rFonts w:ascii="inherit" w:hAnsi="inherit" w:cs="Arial"/>
                <w:color w:val="34302D"/>
              </w:rPr>
              <w:t>bean</w:t>
            </w:r>
            <w:r>
              <w:rPr>
                <w:rFonts w:ascii="inherit" w:hAnsi="inherit" w:cs="Arial"/>
                <w:color w:val="34302D"/>
              </w:rPr>
              <w:t>定义的后面创建的。仅在具有</w:t>
            </w:r>
            <w:r>
              <w:rPr>
                <w:rFonts w:ascii="inherit" w:hAnsi="inherit" w:cs="Arial"/>
                <w:color w:val="34302D"/>
              </w:rPr>
              <w:t>Web</w:t>
            </w:r>
            <w:r>
              <w:rPr>
                <w:rFonts w:ascii="inherit" w:hAnsi="inherit" w:cs="Arial"/>
                <w:color w:val="34302D"/>
              </w:rPr>
              <w:t>感知功能的</w:t>
            </w:r>
            <w:r>
              <w:rPr>
                <w:rFonts w:ascii="inherit" w:hAnsi="inherit" w:cs="Arial"/>
                <w:color w:val="34302D"/>
              </w:rPr>
              <w:t>Spring</w:t>
            </w:r>
            <w:r>
              <w:rPr>
                <w:rFonts w:ascii="inherit" w:hAnsi="inherit" w:cs="Arial"/>
                <w:color w:val="34302D"/>
              </w:rPr>
              <w:t>环境中有效</w:t>
            </w:r>
            <w:r>
              <w:rPr>
                <w:rStyle w:val="HTML"/>
                <w:rFonts w:ascii="Consolas" w:hAnsi="Consolas"/>
                <w:color w:val="34302D"/>
                <w:sz w:val="23"/>
                <w:szCs w:val="23"/>
                <w:shd w:val="clear" w:color="auto" w:fill="F7F7F8"/>
              </w:rPr>
              <w:t>ApplicationContext</w:t>
            </w:r>
            <w:r>
              <w:rPr>
                <w:rFonts w:ascii="inherit" w:hAnsi="inherit" w:cs="Arial"/>
                <w:color w:val="34302D"/>
              </w:rPr>
              <w:t>。</w:t>
            </w:r>
          </w:p>
        </w:tc>
      </w:tr>
      <w:tr w:rsidR="00F5674E" w:rsidTr="00F5674E">
        <w:tc>
          <w:tcPr>
            <w:tcW w:w="0" w:type="auto"/>
            <w:hideMark/>
          </w:tcPr>
          <w:p w:rsidR="00F5674E" w:rsidRDefault="00E91AFF">
            <w:pPr>
              <w:pStyle w:val="tableblock"/>
              <w:spacing w:before="0" w:beforeAutospacing="0" w:after="0" w:afterAutospacing="0"/>
              <w:rPr>
                <w:rFonts w:ascii="inherit" w:hAnsi="inherit" w:cs="Arial" w:hint="eastAsia"/>
                <w:color w:val="34302D"/>
              </w:rPr>
            </w:pPr>
            <w:hyperlink r:id="rId155" w:anchor="beans-factory-scopes-session" w:history="1">
              <w:r w:rsidR="00F5674E">
                <w:rPr>
                  <w:rStyle w:val="a4"/>
                  <w:rFonts w:ascii="inherit" w:hAnsi="inherit" w:cs="Arial"/>
                  <w:color w:val="548E2E"/>
                </w:rPr>
                <w:t>会议</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w:t>
            </w:r>
            <w:r>
              <w:rPr>
                <w:rFonts w:ascii="inherit" w:hAnsi="inherit" w:cs="Arial"/>
                <w:color w:val="34302D"/>
              </w:rPr>
              <w:t>HTTP</w:t>
            </w:r>
            <w:r>
              <w:rPr>
                <w:rFonts w:ascii="inherit" w:hAnsi="inherit" w:cs="Arial"/>
                <w:color w:val="34302D"/>
              </w:rPr>
              <w:t>的生命周期</w:t>
            </w:r>
            <w:r>
              <w:rPr>
                <w:rStyle w:val="HTML"/>
                <w:rFonts w:ascii="Consolas" w:hAnsi="Consolas"/>
                <w:color w:val="34302D"/>
                <w:sz w:val="23"/>
                <w:szCs w:val="23"/>
                <w:shd w:val="clear" w:color="auto" w:fill="F7F7F8"/>
              </w:rPr>
              <w:t>Session</w:t>
            </w:r>
            <w:r>
              <w:rPr>
                <w:rFonts w:ascii="inherit" w:hAnsi="inherit" w:cs="Arial"/>
                <w:color w:val="34302D"/>
              </w:rPr>
              <w:t>。仅在具有</w:t>
            </w:r>
            <w:r>
              <w:rPr>
                <w:rFonts w:ascii="inherit" w:hAnsi="inherit" w:cs="Arial"/>
                <w:color w:val="34302D"/>
              </w:rPr>
              <w:t>Web</w:t>
            </w:r>
            <w:r>
              <w:rPr>
                <w:rFonts w:ascii="inherit" w:hAnsi="inherit" w:cs="Arial"/>
                <w:color w:val="34302D"/>
              </w:rPr>
              <w:t>感知功能的</w:t>
            </w:r>
            <w:r>
              <w:rPr>
                <w:rFonts w:ascii="inherit" w:hAnsi="inherit" w:cs="Arial"/>
                <w:color w:val="34302D"/>
              </w:rPr>
              <w:t>Spring</w:t>
            </w:r>
            <w:r>
              <w:rPr>
                <w:rFonts w:ascii="inherit" w:hAnsi="inherit" w:cs="Arial"/>
                <w:color w:val="34302D"/>
              </w:rPr>
              <w:t>环境中有效</w:t>
            </w:r>
            <w:r>
              <w:rPr>
                <w:rStyle w:val="HTML"/>
                <w:rFonts w:ascii="Consolas" w:hAnsi="Consolas"/>
                <w:color w:val="34302D"/>
                <w:sz w:val="23"/>
                <w:szCs w:val="23"/>
                <w:shd w:val="clear" w:color="auto" w:fill="F7F7F8"/>
              </w:rPr>
              <w:t>ApplicationContext</w:t>
            </w:r>
            <w:r>
              <w:rPr>
                <w:rFonts w:ascii="inherit" w:hAnsi="inherit" w:cs="Arial"/>
                <w:color w:val="34302D"/>
              </w:rPr>
              <w:t>。</w:t>
            </w:r>
          </w:p>
        </w:tc>
      </w:tr>
      <w:tr w:rsidR="00F5674E" w:rsidTr="00F5674E">
        <w:tc>
          <w:tcPr>
            <w:tcW w:w="0" w:type="auto"/>
            <w:hideMark/>
          </w:tcPr>
          <w:p w:rsidR="00F5674E" w:rsidRDefault="00E91AFF">
            <w:pPr>
              <w:pStyle w:val="tableblock"/>
              <w:spacing w:before="0" w:beforeAutospacing="0" w:after="0" w:afterAutospacing="0"/>
              <w:rPr>
                <w:rFonts w:ascii="inherit" w:hAnsi="inherit" w:cs="Arial" w:hint="eastAsia"/>
                <w:color w:val="34302D"/>
              </w:rPr>
            </w:pPr>
            <w:hyperlink r:id="rId156" w:anchor="beans-factory-scopes-application" w:history="1">
              <w:r w:rsidR="00F5674E">
                <w:rPr>
                  <w:rStyle w:val="a4"/>
                  <w:rFonts w:ascii="inherit" w:hAnsi="inherit" w:cs="Arial"/>
                  <w:color w:val="548E2E"/>
                </w:rPr>
                <w:t>应用</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w:t>
            </w:r>
            <w:r>
              <w:rPr>
                <w:rFonts w:ascii="inherit" w:hAnsi="inherit" w:cs="Arial"/>
                <w:color w:val="34302D"/>
              </w:rPr>
              <w:t>a</w:t>
            </w:r>
            <w:r>
              <w:rPr>
                <w:rFonts w:ascii="inherit" w:hAnsi="inherit" w:cs="Arial"/>
                <w:color w:val="34302D"/>
              </w:rPr>
              <w:t>的生命周期</w:t>
            </w:r>
            <w:r>
              <w:rPr>
                <w:rStyle w:val="HTML"/>
                <w:rFonts w:ascii="Consolas" w:hAnsi="Consolas"/>
                <w:color w:val="34302D"/>
                <w:sz w:val="23"/>
                <w:szCs w:val="23"/>
                <w:shd w:val="clear" w:color="auto" w:fill="F7F7F8"/>
              </w:rPr>
              <w:t>ServletContext</w:t>
            </w:r>
            <w:r>
              <w:rPr>
                <w:rFonts w:ascii="inherit" w:hAnsi="inherit" w:cs="Arial"/>
                <w:color w:val="34302D"/>
              </w:rPr>
              <w:t>。仅在具有</w:t>
            </w:r>
            <w:r>
              <w:rPr>
                <w:rFonts w:ascii="inherit" w:hAnsi="inherit" w:cs="Arial"/>
                <w:color w:val="34302D"/>
              </w:rPr>
              <w:t>Web</w:t>
            </w:r>
            <w:r>
              <w:rPr>
                <w:rFonts w:ascii="inherit" w:hAnsi="inherit" w:cs="Arial"/>
                <w:color w:val="34302D"/>
              </w:rPr>
              <w:t>感知功能的</w:t>
            </w:r>
            <w:r>
              <w:rPr>
                <w:rFonts w:ascii="inherit" w:hAnsi="inherit" w:cs="Arial"/>
                <w:color w:val="34302D"/>
              </w:rPr>
              <w:t>Spring</w:t>
            </w:r>
            <w:r>
              <w:rPr>
                <w:rFonts w:ascii="inherit" w:hAnsi="inherit" w:cs="Arial"/>
                <w:color w:val="34302D"/>
              </w:rPr>
              <w:t>环境中有效</w:t>
            </w:r>
            <w:r>
              <w:rPr>
                <w:rStyle w:val="HTML"/>
                <w:rFonts w:ascii="Consolas" w:hAnsi="Consolas"/>
                <w:color w:val="34302D"/>
                <w:sz w:val="23"/>
                <w:szCs w:val="23"/>
                <w:shd w:val="clear" w:color="auto" w:fill="F7F7F8"/>
              </w:rPr>
              <w:t>ApplicationContext</w:t>
            </w:r>
            <w:r>
              <w:rPr>
                <w:rFonts w:ascii="inherit" w:hAnsi="inherit" w:cs="Arial"/>
                <w:color w:val="34302D"/>
              </w:rPr>
              <w:t>。</w:t>
            </w:r>
          </w:p>
        </w:tc>
      </w:tr>
      <w:tr w:rsidR="00F5674E" w:rsidTr="00F5674E">
        <w:tc>
          <w:tcPr>
            <w:tcW w:w="0" w:type="auto"/>
            <w:hideMark/>
          </w:tcPr>
          <w:p w:rsidR="00F5674E" w:rsidRDefault="00E91AFF">
            <w:pPr>
              <w:pStyle w:val="tableblock"/>
              <w:spacing w:before="0" w:beforeAutospacing="0" w:after="0" w:afterAutospacing="0"/>
              <w:rPr>
                <w:rFonts w:ascii="inherit" w:hAnsi="inherit" w:cs="Arial" w:hint="eastAsia"/>
                <w:color w:val="34302D"/>
              </w:rPr>
            </w:pPr>
            <w:hyperlink r:id="rId157" w:anchor="websocket-stomp-websocket-scope" w:history="1">
              <w:r w:rsidR="00F5674E">
                <w:rPr>
                  <w:rStyle w:val="a4"/>
                  <w:rFonts w:ascii="inherit" w:hAnsi="inherit" w:cs="Arial"/>
                  <w:color w:val="548E2E"/>
                </w:rPr>
                <w:t>的</w:t>
              </w:r>
              <w:r w:rsidR="00F5674E">
                <w:rPr>
                  <w:rStyle w:val="a4"/>
                  <w:rFonts w:ascii="inherit" w:hAnsi="inherit" w:cs="Arial"/>
                  <w:color w:val="548E2E"/>
                </w:rPr>
                <w:t>WebSocket</w:t>
              </w:r>
            </w:hyperlink>
          </w:p>
        </w:tc>
        <w:tc>
          <w:tcPr>
            <w:tcW w:w="0" w:type="auto"/>
            <w:hideMark/>
          </w:tcPr>
          <w:p w:rsidR="00F5674E" w:rsidRDefault="00F5674E">
            <w:pPr>
              <w:pStyle w:val="tableblock"/>
              <w:spacing w:before="0" w:beforeAutospacing="0" w:after="0" w:afterAutospacing="0"/>
              <w:rPr>
                <w:rFonts w:ascii="inherit" w:hAnsi="inherit" w:cs="Arial" w:hint="eastAsia"/>
                <w:color w:val="34302D"/>
              </w:rPr>
            </w:pPr>
            <w:r>
              <w:rPr>
                <w:rFonts w:ascii="inherit" w:hAnsi="inherit" w:cs="Arial"/>
                <w:color w:val="34302D"/>
              </w:rPr>
              <w:t>将单个</w:t>
            </w:r>
            <w:r>
              <w:rPr>
                <w:rFonts w:ascii="inherit" w:hAnsi="inherit" w:cs="Arial"/>
                <w:color w:val="34302D"/>
              </w:rPr>
              <w:t>bean</w:t>
            </w:r>
            <w:r>
              <w:rPr>
                <w:rFonts w:ascii="inherit" w:hAnsi="inherit" w:cs="Arial"/>
                <w:color w:val="34302D"/>
              </w:rPr>
              <w:t>定义范围限定为</w:t>
            </w:r>
            <w:r>
              <w:rPr>
                <w:rFonts w:ascii="inherit" w:hAnsi="inherit" w:cs="Arial"/>
                <w:color w:val="34302D"/>
              </w:rPr>
              <w:t>a</w:t>
            </w:r>
            <w:r>
              <w:rPr>
                <w:rFonts w:ascii="inherit" w:hAnsi="inherit" w:cs="Arial"/>
                <w:color w:val="34302D"/>
              </w:rPr>
              <w:t>的生命周期</w:t>
            </w:r>
            <w:r>
              <w:rPr>
                <w:rStyle w:val="HTML"/>
                <w:rFonts w:ascii="Consolas" w:hAnsi="Consolas"/>
                <w:color w:val="34302D"/>
                <w:sz w:val="23"/>
                <w:szCs w:val="23"/>
                <w:shd w:val="clear" w:color="auto" w:fill="F7F7F8"/>
              </w:rPr>
              <w:t>WebSocket</w:t>
            </w:r>
            <w:r>
              <w:rPr>
                <w:rFonts w:ascii="inherit" w:hAnsi="inherit" w:cs="Arial"/>
                <w:color w:val="34302D"/>
              </w:rPr>
              <w:t>。仅在具有</w:t>
            </w:r>
            <w:r>
              <w:rPr>
                <w:rFonts w:ascii="inherit" w:hAnsi="inherit" w:cs="Arial"/>
                <w:color w:val="34302D"/>
              </w:rPr>
              <w:t>Web</w:t>
            </w:r>
            <w:r>
              <w:rPr>
                <w:rFonts w:ascii="inherit" w:hAnsi="inherit" w:cs="Arial"/>
                <w:color w:val="34302D"/>
              </w:rPr>
              <w:t>感知功能的</w:t>
            </w:r>
            <w:r>
              <w:rPr>
                <w:rFonts w:ascii="inherit" w:hAnsi="inherit" w:cs="Arial"/>
                <w:color w:val="34302D"/>
              </w:rPr>
              <w:t>Spring</w:t>
            </w:r>
            <w:r>
              <w:rPr>
                <w:rFonts w:ascii="inherit" w:hAnsi="inherit" w:cs="Arial"/>
                <w:color w:val="34302D"/>
              </w:rPr>
              <w:t>环境中有效</w:t>
            </w:r>
            <w:r>
              <w:rPr>
                <w:rStyle w:val="HTML"/>
                <w:rFonts w:ascii="Consolas" w:hAnsi="Consolas"/>
                <w:color w:val="34302D"/>
                <w:sz w:val="23"/>
                <w:szCs w:val="23"/>
                <w:shd w:val="clear" w:color="auto" w:fill="F7F7F8"/>
              </w:rPr>
              <w:t>ApplicationContext</w:t>
            </w:r>
            <w:r>
              <w:rPr>
                <w:rFonts w:ascii="inherit" w:hAnsi="inherit" w:cs="Arial"/>
                <w:color w:val="34302D"/>
              </w:rPr>
              <w:t>。</w:t>
            </w:r>
          </w:p>
        </w:tc>
      </w:tr>
    </w:tbl>
    <w:p w:rsidR="00436F3F" w:rsidRPr="00BA0D5D" w:rsidRDefault="00436F3F" w:rsidP="00CA7BD0"/>
    <w:p w:rsidR="00BA0D5D" w:rsidRPr="00BA0D5D" w:rsidRDefault="00BA0D5D" w:rsidP="00BA0D5D">
      <w:pPr>
        <w:widowControl/>
        <w:shd w:val="clear" w:color="auto" w:fill="EBF1E7"/>
        <w:jc w:val="left"/>
        <w:rPr>
          <w:rFonts w:ascii="Arial" w:eastAsia="宋体" w:hAnsi="Arial" w:cs="Arial"/>
          <w:vanish/>
          <w:color w:val="34302D"/>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85B20">
        <w:trPr>
          <w:trHeight w:val="1263"/>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FFFFFF"/>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of Spring 3.0, a thread scope is available but is not registered by default: see </w:t>
            </w:r>
            <w:hyperlink r:id="rId158" w:history="1">
              <w:r w:rsidRPr="00BA0D5D">
                <w:rPr>
                  <w:rFonts w:ascii="Consolas" w:eastAsia="宋体" w:hAnsi="Consolas" w:cs="宋体"/>
                  <w:color w:val="548E2E"/>
                  <w:kern w:val="0"/>
                  <w:sz w:val="23"/>
                  <w:szCs w:val="23"/>
                  <w:u w:val="single"/>
                  <w:shd w:val="clear" w:color="auto" w:fill="F7F7F8"/>
                </w:rPr>
                <w:t>SimpleThreadScope</w:t>
              </w:r>
            </w:hyperlink>
            <w:r w:rsidRPr="00BA0D5D">
              <w:rPr>
                <w:rFonts w:ascii="宋体" w:eastAsia="宋体" w:hAnsi="宋体" w:cs="宋体"/>
                <w:kern w:val="0"/>
                <w:sz w:val="24"/>
                <w:szCs w:val="24"/>
              </w:rPr>
              <w:t>. As of Spring 4.2, a transaction scope is available as well: </w:t>
            </w:r>
            <w:hyperlink r:id="rId159" w:history="1">
              <w:r w:rsidRPr="00BA0D5D">
                <w:rPr>
                  <w:rFonts w:ascii="Consolas" w:eastAsia="宋体" w:hAnsi="Consolas" w:cs="宋体"/>
                  <w:color w:val="548E2E"/>
                  <w:kern w:val="0"/>
                  <w:sz w:val="23"/>
                  <w:szCs w:val="23"/>
                  <w:u w:val="single"/>
                  <w:shd w:val="clear" w:color="auto" w:fill="F7F7F8"/>
                </w:rPr>
                <w:t>SimpleTransactionScope</w:t>
              </w:r>
            </w:hyperlink>
            <w:r w:rsidRPr="00BA0D5D">
              <w:rPr>
                <w:rFonts w:ascii="宋体" w:eastAsia="宋体" w:hAnsi="宋体" w:cs="宋体"/>
                <w:kern w:val="0"/>
                <w:sz w:val="24"/>
                <w:szCs w:val="24"/>
              </w:rPr>
              <w:t>. For instructions on how to register these or any other custom scopes, see </w:t>
            </w:r>
            <w:hyperlink r:id="rId160" w:anchor="beans-factory-scopes-custom-using" w:history="1">
              <w:r w:rsidRPr="00BA0D5D">
                <w:rPr>
                  <w:rFonts w:ascii="宋体" w:eastAsia="宋体" w:hAnsi="宋体" w:cs="宋体"/>
                  <w:color w:val="548E2E"/>
                  <w:kern w:val="0"/>
                  <w:sz w:val="24"/>
                  <w:szCs w:val="24"/>
                  <w:u w:val="single"/>
                </w:rPr>
                <w:t>Using a Custom Scope</w:t>
              </w:r>
            </w:hyperlink>
            <w:r w:rsidRPr="00BA0D5D">
              <w:rPr>
                <w:rFonts w:ascii="宋体" w:eastAsia="宋体" w:hAnsi="宋体" w:cs="宋体"/>
                <w:kern w:val="0"/>
                <w:sz w:val="24"/>
                <w:szCs w:val="24"/>
              </w:rPr>
              <w:t>.</w:t>
            </w:r>
          </w:p>
          <w:p w:rsidR="00F5674E" w:rsidRPr="00BA0D5D" w:rsidRDefault="00F5674E" w:rsidP="00BA0D5D">
            <w:pPr>
              <w:widowControl/>
              <w:jc w:val="left"/>
              <w:rPr>
                <w:rFonts w:ascii="宋体" w:eastAsia="宋体" w:hAnsi="宋体" w:cs="宋体"/>
                <w:kern w:val="0"/>
                <w:sz w:val="24"/>
                <w:szCs w:val="24"/>
              </w:rPr>
            </w:pPr>
            <w:r>
              <w:rPr>
                <w:rFonts w:ascii="Arial" w:hAnsi="Arial" w:cs="Arial"/>
                <w:shd w:val="clear" w:color="auto" w:fill="EBF1E7"/>
              </w:rPr>
              <w:lastRenderedPageBreak/>
              <w:t>从</w:t>
            </w:r>
            <w:r>
              <w:rPr>
                <w:rFonts w:ascii="Arial" w:hAnsi="Arial" w:cs="Arial"/>
                <w:shd w:val="clear" w:color="auto" w:fill="EBF1E7"/>
              </w:rPr>
              <w:t>Spring 3.0</w:t>
            </w:r>
            <w:r>
              <w:rPr>
                <w:rFonts w:ascii="Arial" w:hAnsi="Arial" w:cs="Arial"/>
                <w:shd w:val="clear" w:color="auto" w:fill="EBF1E7"/>
              </w:rPr>
              <w:t>开始，线程范围可用，但默认情况下未注册：请参阅</w:t>
            </w:r>
            <w:hyperlink r:id="rId161" w:history="1">
              <w:r>
                <w:rPr>
                  <w:rStyle w:val="HTML"/>
                  <w:rFonts w:ascii="Consolas" w:hAnsi="Consolas"/>
                  <w:color w:val="548E2E"/>
                  <w:sz w:val="23"/>
                  <w:szCs w:val="23"/>
                  <w:u w:val="single"/>
                  <w:shd w:val="clear" w:color="auto" w:fill="F7F7F8"/>
                </w:rPr>
                <w:t>SimpleThreadScope</w:t>
              </w:r>
            </w:hyperlink>
            <w:r>
              <w:rPr>
                <w:rFonts w:ascii="Arial" w:hAnsi="Arial" w:cs="Arial"/>
                <w:shd w:val="clear" w:color="auto" w:fill="EBF1E7"/>
              </w:rPr>
              <w:t>。从</w:t>
            </w:r>
            <w:r>
              <w:rPr>
                <w:rFonts w:ascii="Arial" w:hAnsi="Arial" w:cs="Arial"/>
                <w:shd w:val="clear" w:color="auto" w:fill="EBF1E7"/>
              </w:rPr>
              <w:t>Spring 4.2</w:t>
            </w:r>
            <w:r>
              <w:rPr>
                <w:rFonts w:ascii="Arial" w:hAnsi="Arial" w:cs="Arial"/>
                <w:shd w:val="clear" w:color="auto" w:fill="EBF1E7"/>
              </w:rPr>
              <w:t>开始，还有一个事务范围：</w:t>
            </w:r>
            <w:r>
              <w:rPr>
                <w:rFonts w:ascii="Arial" w:hAnsi="Arial" w:cs="Arial"/>
                <w:shd w:val="clear" w:color="auto" w:fill="EBF1E7"/>
              </w:rPr>
              <w:t> </w:t>
            </w:r>
            <w:hyperlink r:id="rId162" w:history="1">
              <w:r>
                <w:rPr>
                  <w:rStyle w:val="HTML"/>
                  <w:rFonts w:ascii="Consolas" w:hAnsi="Consolas"/>
                  <w:color w:val="548E2E"/>
                  <w:sz w:val="23"/>
                  <w:szCs w:val="23"/>
                  <w:u w:val="single"/>
                  <w:shd w:val="clear" w:color="auto" w:fill="F7F7F8"/>
                </w:rPr>
                <w:t>SimpleTransactionScope</w:t>
              </w:r>
            </w:hyperlink>
            <w:r>
              <w:rPr>
                <w:rFonts w:ascii="Arial" w:hAnsi="Arial" w:cs="Arial"/>
                <w:shd w:val="clear" w:color="auto" w:fill="EBF1E7"/>
              </w:rPr>
              <w:t>。有关如何注册这些或任何其他自定义作用域的说明，请参阅</w:t>
            </w:r>
            <w:r>
              <w:rPr>
                <w:rFonts w:ascii="Arial" w:hAnsi="Arial" w:cs="Arial"/>
                <w:shd w:val="clear" w:color="auto" w:fill="EBF1E7"/>
              </w:rPr>
              <w:t> </w:t>
            </w:r>
            <w:hyperlink r:id="rId163" w:anchor="beans-factory-scopes-custom-using" w:history="1">
              <w:r>
                <w:rPr>
                  <w:rStyle w:val="a4"/>
                  <w:rFonts w:ascii="Arial" w:hAnsi="Arial" w:cs="Arial"/>
                  <w:color w:val="548E2E"/>
                  <w:shd w:val="clear" w:color="auto" w:fill="EBF1E7"/>
                </w:rPr>
                <w:t>使用自定义作用域</w:t>
              </w:r>
            </w:hyperlink>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1.5.1. The Singleton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Only one shared instance of a singleton bean is managed, and all requests for beans with an ID or IDs that match that bean definition result in that one specific bean instance being returned by the Spring container.</w:t>
      </w:r>
    </w:p>
    <w:p w:rsidR="00F5674E" w:rsidRPr="00BA0D5D" w:rsidRDefault="00F5674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只管理单个</w:t>
      </w:r>
      <w:r>
        <w:rPr>
          <w:rFonts w:ascii="Arial" w:hAnsi="Arial" w:cs="Arial"/>
          <w:color w:val="34302D"/>
          <w:shd w:val="clear" w:color="auto" w:fill="FFFFFF"/>
        </w:rPr>
        <w:t>bean</w:t>
      </w:r>
      <w:r>
        <w:rPr>
          <w:rFonts w:ascii="Arial" w:hAnsi="Arial" w:cs="Arial"/>
          <w:color w:val="34302D"/>
          <w:shd w:val="clear" w:color="auto" w:fill="FFFFFF"/>
        </w:rPr>
        <w:t>的一个共享实例，并且对具有与该</w:t>
      </w:r>
      <w:r>
        <w:rPr>
          <w:rFonts w:ascii="Arial" w:hAnsi="Arial" w:cs="Arial"/>
          <w:color w:val="34302D"/>
          <w:shd w:val="clear" w:color="auto" w:fill="FFFFFF"/>
        </w:rPr>
        <w:t>bean</w:t>
      </w:r>
      <w:r>
        <w:rPr>
          <w:rFonts w:ascii="Arial" w:hAnsi="Arial" w:cs="Arial"/>
          <w:color w:val="34302D"/>
          <w:shd w:val="clear" w:color="auto" w:fill="FFFFFF"/>
        </w:rPr>
        <w:t>定义匹配的</w:t>
      </w:r>
      <w:r>
        <w:rPr>
          <w:rFonts w:ascii="Arial" w:hAnsi="Arial" w:cs="Arial"/>
          <w:color w:val="34302D"/>
          <w:shd w:val="clear" w:color="auto" w:fill="FFFFFF"/>
        </w:rPr>
        <w:t>ID</w:t>
      </w:r>
      <w:r>
        <w:rPr>
          <w:rFonts w:ascii="Arial" w:hAnsi="Arial" w:cs="Arial"/>
          <w:color w:val="34302D"/>
          <w:shd w:val="clear" w:color="auto" w:fill="FFFFFF"/>
        </w:rPr>
        <w:t>或</w:t>
      </w:r>
      <w:r>
        <w:rPr>
          <w:rFonts w:ascii="Arial" w:hAnsi="Arial" w:cs="Arial"/>
          <w:color w:val="34302D"/>
          <w:shd w:val="clear" w:color="auto" w:fill="FFFFFF"/>
        </w:rPr>
        <w:t>ID</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的所有请求都会导致</w:t>
      </w:r>
      <w:r>
        <w:rPr>
          <w:rFonts w:ascii="Arial" w:hAnsi="Arial" w:cs="Arial"/>
          <w:color w:val="34302D"/>
          <w:shd w:val="clear" w:color="auto" w:fill="FFFFFF"/>
        </w:rPr>
        <w:t>Spring</w:t>
      </w:r>
      <w:r>
        <w:rPr>
          <w:rFonts w:ascii="Arial" w:hAnsi="Arial" w:cs="Arial"/>
          <w:color w:val="34302D"/>
          <w:shd w:val="clear" w:color="auto" w:fill="FFFFFF"/>
        </w:rPr>
        <w:t>容器返回一个特定的</w:t>
      </w:r>
      <w:r>
        <w:rPr>
          <w:rFonts w:ascii="Arial" w:hAnsi="Arial" w:cs="Arial"/>
          <w:color w:val="34302D"/>
          <w:shd w:val="clear" w:color="auto" w:fill="FFFFFF"/>
        </w:rPr>
        <w:t>bean</w:t>
      </w:r>
      <w:r>
        <w:rPr>
          <w:rFonts w:ascii="Arial" w:hAnsi="Arial" w:cs="Arial"/>
          <w:color w:val="34302D"/>
          <w:shd w:val="clear" w:color="auto" w:fill="FFFFFF"/>
        </w:rPr>
        <w:t>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put it another way, when you define a bean definition and it is scoped as a singleton, the Spring IoC container creates exactly one instance of the object defined by that bean definition. This single instance is stored in a cache of such singleton beans, and all subsequent requests and references for that named bean return the cached object. The following image shows how the singleton scope works:</w:t>
      </w:r>
    </w:p>
    <w:p w:rsidR="00F5674E" w:rsidRPr="00BA0D5D" w:rsidRDefault="00F5674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换句话说，当您定义</w:t>
      </w:r>
      <w:r>
        <w:rPr>
          <w:rFonts w:ascii="Arial" w:hAnsi="Arial" w:cs="Arial"/>
          <w:color w:val="34302D"/>
          <w:shd w:val="clear" w:color="auto" w:fill="FFFFFF"/>
        </w:rPr>
        <w:t>bean</w:t>
      </w:r>
      <w:r>
        <w:rPr>
          <w:rFonts w:ascii="Arial" w:hAnsi="Arial" w:cs="Arial"/>
          <w:color w:val="34302D"/>
          <w:shd w:val="clear" w:color="auto" w:fill="FFFFFF"/>
        </w:rPr>
        <w:t>定义并将其作为单一作用域时，</w:t>
      </w:r>
      <w:r>
        <w:rPr>
          <w:rFonts w:ascii="Arial" w:hAnsi="Arial" w:cs="Arial"/>
          <w:color w:val="34302D"/>
          <w:shd w:val="clear" w:color="auto" w:fill="FFFFFF"/>
        </w:rPr>
        <w:t>Spring IoC</w:t>
      </w:r>
      <w:r>
        <w:rPr>
          <w:rFonts w:ascii="Arial" w:hAnsi="Arial" w:cs="Arial"/>
          <w:color w:val="34302D"/>
          <w:shd w:val="clear" w:color="auto" w:fill="FFFFFF"/>
        </w:rPr>
        <w:t>容器只创建该</w:t>
      </w:r>
      <w:r>
        <w:rPr>
          <w:rFonts w:ascii="Arial" w:hAnsi="Arial" w:cs="Arial"/>
          <w:color w:val="34302D"/>
          <w:shd w:val="clear" w:color="auto" w:fill="FFFFFF"/>
        </w:rPr>
        <w:t>bean</w:t>
      </w:r>
      <w:r>
        <w:rPr>
          <w:rFonts w:ascii="Arial" w:hAnsi="Arial" w:cs="Arial"/>
          <w:color w:val="34302D"/>
          <w:shd w:val="clear" w:color="auto" w:fill="FFFFFF"/>
        </w:rPr>
        <w:t>定义定义的对象的一个</w:t>
      </w:r>
      <w:r>
        <w:rPr>
          <w:rFonts w:ascii="Arial" w:hAnsi="Arial" w:cs="Arial"/>
          <w:color w:val="34302D"/>
          <w:shd w:val="clear" w:color="auto" w:fill="FFFFFF"/>
        </w:rPr>
        <w:t>​​</w:t>
      </w:r>
      <w:r>
        <w:rPr>
          <w:rFonts w:ascii="Arial" w:hAnsi="Arial" w:cs="Arial"/>
          <w:color w:val="34302D"/>
          <w:shd w:val="clear" w:color="auto" w:fill="FFFFFF"/>
        </w:rPr>
        <w:t>实例。此单个实例存储在此类单例</w:t>
      </w:r>
      <w:r>
        <w:rPr>
          <w:rFonts w:ascii="Arial" w:hAnsi="Arial" w:cs="Arial"/>
          <w:color w:val="34302D"/>
          <w:shd w:val="clear" w:color="auto" w:fill="FFFFFF"/>
        </w:rPr>
        <w:t>bean</w:t>
      </w:r>
      <w:r>
        <w:rPr>
          <w:rFonts w:ascii="Arial" w:hAnsi="Arial" w:cs="Arial"/>
          <w:color w:val="34302D"/>
          <w:shd w:val="clear" w:color="auto" w:fill="FFFFFF"/>
        </w:rPr>
        <w:t>的缓存中，并且该命名</w:t>
      </w:r>
      <w:r>
        <w:rPr>
          <w:rFonts w:ascii="Arial" w:hAnsi="Arial" w:cs="Arial"/>
          <w:color w:val="34302D"/>
          <w:shd w:val="clear" w:color="auto" w:fill="FFFFFF"/>
        </w:rPr>
        <w:t>Bean</w:t>
      </w:r>
      <w:r>
        <w:rPr>
          <w:rFonts w:ascii="Arial" w:hAnsi="Arial" w:cs="Arial"/>
          <w:color w:val="34302D"/>
          <w:shd w:val="clear" w:color="auto" w:fill="FFFFFF"/>
        </w:rPr>
        <w:t>的所有后续请求和引用都将返回缓存对象。下图显示了单例范围的工作原理：</w:t>
      </w:r>
    </w:p>
    <w:p w:rsidR="00BA0D5D" w:rsidRPr="00BA0D5D" w:rsidRDefault="00BA0D5D" w:rsidP="00BA0D5D">
      <w:pPr>
        <w:widowControl/>
        <w:shd w:val="clear" w:color="auto" w:fill="FFFFFF"/>
        <w:jc w:val="left"/>
        <w:rPr>
          <w:rFonts w:ascii="Arial" w:eastAsia="宋体" w:hAnsi="Arial" w:cs="Arial"/>
          <w:color w:val="34302D"/>
          <w:kern w:val="0"/>
          <w:sz w:val="24"/>
          <w:szCs w:val="24"/>
        </w:rPr>
      </w:pPr>
      <w:r w:rsidRPr="00BA0D5D">
        <w:rPr>
          <w:rFonts w:ascii="Arial" w:eastAsia="宋体" w:hAnsi="Arial" w:cs="Arial"/>
          <w:noProof/>
          <w:color w:val="34302D"/>
          <w:kern w:val="0"/>
          <w:sz w:val="24"/>
          <w:szCs w:val="24"/>
        </w:rPr>
        <w:drawing>
          <wp:inline distT="0" distB="0" distL="0" distR="0" wp14:anchorId="13204593" wp14:editId="61FB87D1">
            <wp:extent cx="6712918" cy="3341915"/>
            <wp:effectExtent l="0" t="0" r="0" b="0"/>
            <wp:docPr id="2" name="图片 2"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ton"/>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726816" cy="3348834"/>
                    </a:xfrm>
                    <a:prstGeom prst="rect">
                      <a:avLst/>
                    </a:prstGeom>
                    <a:noFill/>
                    <a:ln>
                      <a:noFill/>
                    </a:ln>
                  </pic:spPr>
                </pic:pic>
              </a:graphicData>
            </a:graphic>
          </wp:inline>
        </w:drawing>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concept of a singleton bean differs from the singleton pattern as defined in the Gang of Four (GoF) patterns book. The GoF singleton hard-codes the scope of an object such that one and only one instance of a particular class is created per ClassLoader. The scope of the Spring singleton is best described as being per-container and per-bean. This means that, if you define one bean for a particular class in a single Spring container, the Spring container creates one and only one instance of the class defined by that bean definition. The singleton scope is the default scope in Spring. To define a bean as a singleton in XML, you can define a bean as shown in the following example:</w:t>
      </w:r>
    </w:p>
    <w:p w:rsidR="00F5674E" w:rsidRPr="00BA0D5D" w:rsidRDefault="00F5674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Spring</w:t>
      </w:r>
      <w:r>
        <w:rPr>
          <w:rFonts w:ascii="Arial" w:hAnsi="Arial" w:cs="Arial"/>
          <w:color w:val="34302D"/>
          <w:shd w:val="clear" w:color="auto" w:fill="FFFFFF"/>
        </w:rPr>
        <w:t>的单例</w:t>
      </w:r>
      <w:r>
        <w:rPr>
          <w:rFonts w:ascii="Arial" w:hAnsi="Arial" w:cs="Arial"/>
          <w:color w:val="34302D"/>
          <w:shd w:val="clear" w:color="auto" w:fill="FFFFFF"/>
        </w:rPr>
        <w:t>bean</w:t>
      </w:r>
      <w:r>
        <w:rPr>
          <w:rFonts w:ascii="Arial" w:hAnsi="Arial" w:cs="Arial"/>
          <w:color w:val="34302D"/>
          <w:shd w:val="clear" w:color="auto" w:fill="FFFFFF"/>
        </w:rPr>
        <w:t>概念不同于</w:t>
      </w:r>
      <w:r>
        <w:rPr>
          <w:rFonts w:ascii="Arial" w:hAnsi="Arial" w:cs="Arial"/>
          <w:color w:val="34302D"/>
          <w:shd w:val="clear" w:color="auto" w:fill="FFFFFF"/>
        </w:rPr>
        <w:t>Gang of Four</w:t>
      </w:r>
      <w:r>
        <w:rPr>
          <w:rFonts w:ascii="Arial" w:hAnsi="Arial" w:cs="Arial"/>
          <w:color w:val="34302D"/>
          <w:shd w:val="clear" w:color="auto" w:fill="FFFFFF"/>
        </w:rPr>
        <w:t>（</w:t>
      </w:r>
      <w:r>
        <w:rPr>
          <w:rFonts w:ascii="Arial" w:hAnsi="Arial" w:cs="Arial"/>
          <w:color w:val="34302D"/>
          <w:shd w:val="clear" w:color="auto" w:fill="FFFFFF"/>
        </w:rPr>
        <w:t>GoF</w:t>
      </w:r>
      <w:r>
        <w:rPr>
          <w:rFonts w:ascii="Arial" w:hAnsi="Arial" w:cs="Arial"/>
          <w:color w:val="34302D"/>
          <w:shd w:val="clear" w:color="auto" w:fill="FFFFFF"/>
        </w:rPr>
        <w:t>）模式书中定义的单例模式。</w:t>
      </w:r>
      <w:r>
        <w:rPr>
          <w:rFonts w:ascii="Arial" w:hAnsi="Arial" w:cs="Arial"/>
          <w:color w:val="34302D"/>
          <w:shd w:val="clear" w:color="auto" w:fill="FFFFFF"/>
        </w:rPr>
        <w:t>GoF</w:t>
      </w:r>
      <w:r>
        <w:rPr>
          <w:rFonts w:ascii="Arial" w:hAnsi="Arial" w:cs="Arial"/>
          <w:color w:val="34302D"/>
          <w:shd w:val="clear" w:color="auto" w:fill="FFFFFF"/>
        </w:rPr>
        <w:t>单例对一个对象的范围进行硬编码，使得每个</w:t>
      </w:r>
      <w:r>
        <w:rPr>
          <w:rFonts w:ascii="Arial" w:hAnsi="Arial" w:cs="Arial"/>
          <w:color w:val="34302D"/>
          <w:shd w:val="clear" w:color="auto" w:fill="FFFFFF"/>
        </w:rPr>
        <w:t>ClassLoader</w:t>
      </w:r>
      <w:r>
        <w:rPr>
          <w:rFonts w:ascii="Arial" w:hAnsi="Arial" w:cs="Arial"/>
          <w:color w:val="34302D"/>
          <w:shd w:val="clear" w:color="auto" w:fill="FFFFFF"/>
        </w:rPr>
        <w:t>创建一个且只有一个特定类的实例。</w:t>
      </w:r>
      <w:r>
        <w:rPr>
          <w:rFonts w:ascii="Arial" w:hAnsi="Arial" w:cs="Arial"/>
          <w:color w:val="34302D"/>
          <w:shd w:val="clear" w:color="auto" w:fill="FFFFFF"/>
        </w:rPr>
        <w:t>Spring</w:t>
      </w:r>
      <w:r>
        <w:rPr>
          <w:rFonts w:ascii="Arial" w:hAnsi="Arial" w:cs="Arial"/>
          <w:color w:val="34302D"/>
          <w:shd w:val="clear" w:color="auto" w:fill="FFFFFF"/>
        </w:rPr>
        <w:t>单例的范围最好描述为每容器和每个</w:t>
      </w:r>
      <w:r>
        <w:rPr>
          <w:rFonts w:ascii="Arial" w:hAnsi="Arial" w:cs="Arial"/>
          <w:color w:val="34302D"/>
          <w:shd w:val="clear" w:color="auto" w:fill="FFFFFF"/>
        </w:rPr>
        <w:t>bean</w:t>
      </w:r>
      <w:r>
        <w:rPr>
          <w:rFonts w:ascii="Arial" w:hAnsi="Arial" w:cs="Arial"/>
          <w:color w:val="34302D"/>
          <w:shd w:val="clear" w:color="auto" w:fill="FFFFFF"/>
        </w:rPr>
        <w:t>。这意味着，如果在单个</w:t>
      </w:r>
      <w:r>
        <w:rPr>
          <w:rFonts w:ascii="Arial" w:hAnsi="Arial" w:cs="Arial"/>
          <w:color w:val="34302D"/>
          <w:shd w:val="clear" w:color="auto" w:fill="FFFFFF"/>
        </w:rPr>
        <w:t>Spring</w:t>
      </w:r>
      <w:r>
        <w:rPr>
          <w:rFonts w:ascii="Arial" w:hAnsi="Arial" w:cs="Arial"/>
          <w:color w:val="34302D"/>
          <w:shd w:val="clear" w:color="auto" w:fill="FFFFFF"/>
        </w:rPr>
        <w:t>容器中为特定类定义一个</w:t>
      </w:r>
      <w:r>
        <w:rPr>
          <w:rFonts w:ascii="Arial" w:hAnsi="Arial" w:cs="Arial"/>
          <w:color w:val="34302D"/>
          <w:shd w:val="clear" w:color="auto" w:fill="FFFFFF"/>
        </w:rPr>
        <w:t>bean</w:t>
      </w:r>
      <w:r>
        <w:rPr>
          <w:rFonts w:ascii="Arial" w:hAnsi="Arial" w:cs="Arial"/>
          <w:color w:val="34302D"/>
          <w:shd w:val="clear" w:color="auto" w:fill="FFFFFF"/>
        </w:rPr>
        <w:t>，则</w:t>
      </w:r>
      <w:r>
        <w:rPr>
          <w:rFonts w:ascii="Arial" w:hAnsi="Arial" w:cs="Arial"/>
          <w:color w:val="34302D"/>
          <w:shd w:val="clear" w:color="auto" w:fill="FFFFFF"/>
        </w:rPr>
        <w:t>Spring</w:t>
      </w:r>
      <w:r>
        <w:rPr>
          <w:rFonts w:ascii="Arial" w:hAnsi="Arial" w:cs="Arial"/>
          <w:color w:val="34302D"/>
          <w:shd w:val="clear" w:color="auto" w:fill="FFFFFF"/>
        </w:rPr>
        <w:t>容器将创建该</w:t>
      </w:r>
      <w:r>
        <w:rPr>
          <w:rFonts w:ascii="Arial" w:hAnsi="Arial" w:cs="Arial"/>
          <w:color w:val="34302D"/>
          <w:shd w:val="clear" w:color="auto" w:fill="FFFFFF"/>
        </w:rPr>
        <w:t>bean</w:t>
      </w:r>
      <w:r>
        <w:rPr>
          <w:rFonts w:ascii="Arial" w:hAnsi="Arial" w:cs="Arial"/>
          <w:color w:val="34302D"/>
          <w:shd w:val="clear" w:color="auto" w:fill="FFFFFF"/>
        </w:rPr>
        <w:t>定义所定义的类的一个且仅一个实例。单例范围是</w:t>
      </w:r>
      <w:r>
        <w:rPr>
          <w:rFonts w:ascii="Arial" w:hAnsi="Arial" w:cs="Arial"/>
          <w:color w:val="34302D"/>
          <w:shd w:val="clear" w:color="auto" w:fill="FFFFFF"/>
        </w:rPr>
        <w:t>Spring</w:t>
      </w:r>
      <w:r>
        <w:rPr>
          <w:rFonts w:ascii="Arial" w:hAnsi="Arial" w:cs="Arial"/>
          <w:color w:val="34302D"/>
          <w:shd w:val="clear" w:color="auto" w:fill="FFFFFF"/>
        </w:rPr>
        <w:t>中的默认范围。要将</w:t>
      </w:r>
      <w:r>
        <w:rPr>
          <w:rFonts w:ascii="Arial" w:hAnsi="Arial" w:cs="Arial"/>
          <w:color w:val="34302D"/>
          <w:shd w:val="clear" w:color="auto" w:fill="FFFFFF"/>
        </w:rPr>
        <w:t>bean</w:t>
      </w:r>
      <w:r>
        <w:rPr>
          <w:rFonts w:ascii="Arial" w:hAnsi="Arial" w:cs="Arial"/>
          <w:color w:val="34302D"/>
          <w:shd w:val="clear" w:color="auto" w:fill="FFFFFF"/>
        </w:rPr>
        <w:t>定义为</w:t>
      </w:r>
      <w:r>
        <w:rPr>
          <w:rFonts w:ascii="Arial" w:hAnsi="Arial" w:cs="Arial"/>
          <w:color w:val="34302D"/>
          <w:shd w:val="clear" w:color="auto" w:fill="FFFFFF"/>
        </w:rPr>
        <w:t>XML</w:t>
      </w:r>
      <w:r>
        <w:rPr>
          <w:rFonts w:ascii="Arial" w:hAnsi="Arial" w:cs="Arial"/>
          <w:color w:val="34302D"/>
          <w:shd w:val="clear" w:color="auto" w:fill="FFFFFF"/>
        </w:rPr>
        <w:t>中的单例，您可以定义一个</w:t>
      </w:r>
      <w:r>
        <w:rPr>
          <w:rFonts w:ascii="Arial" w:hAnsi="Arial" w:cs="Arial"/>
          <w:color w:val="34302D"/>
          <w:shd w:val="clear" w:color="auto" w:fill="FFFFFF"/>
        </w:rPr>
        <w:t>bean</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"com.something.DefaultAccountService"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the following is equivalent, though redundant (singleton scope is the default)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"com.something.DefaultAccountService"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"singleton"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1.5.2. The Prototype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non-singleton prototype scope of bean deployment results in the creation of a new bean instance every time a request for that specific bean is made. That is, the bean is injected into another bean or you request it through a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method call on the container. As a rule, you should use the prototype scope for all stateful beans and the singleton scope for stateless beans.</w:t>
      </w:r>
    </w:p>
    <w:p w:rsidR="001165DE" w:rsidRDefault="001165DE" w:rsidP="001165DE">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bean</w:t>
      </w:r>
      <w:r>
        <w:rPr>
          <w:rFonts w:ascii="inherit" w:hAnsi="inherit" w:cs="Arial"/>
          <w:color w:val="34302D"/>
        </w:rPr>
        <w:t>部署的非单例原型范围导致每次发出对该特定</w:t>
      </w:r>
      <w:r>
        <w:rPr>
          <w:rFonts w:ascii="inherit" w:hAnsi="inherit" w:cs="Arial"/>
          <w:color w:val="34302D"/>
        </w:rPr>
        <w:t>bean</w:t>
      </w:r>
      <w:r>
        <w:rPr>
          <w:rFonts w:ascii="inherit" w:hAnsi="inherit" w:cs="Arial"/>
          <w:color w:val="34302D"/>
        </w:rPr>
        <w:t>的请求时都创建新的</w:t>
      </w:r>
      <w:r>
        <w:rPr>
          <w:rFonts w:ascii="inherit" w:hAnsi="inherit" w:cs="Arial"/>
          <w:color w:val="34302D"/>
        </w:rPr>
        <w:t>bean</w:t>
      </w:r>
      <w:r>
        <w:rPr>
          <w:rFonts w:ascii="inherit" w:hAnsi="inherit" w:cs="Arial"/>
          <w:color w:val="34302D"/>
        </w:rPr>
        <w:t>实例。也就是说，</w:t>
      </w:r>
      <w:r>
        <w:rPr>
          <w:rFonts w:ascii="inherit" w:hAnsi="inherit" w:cs="Arial"/>
          <w:color w:val="34302D"/>
        </w:rPr>
        <w:t>bean</w:t>
      </w:r>
      <w:r>
        <w:rPr>
          <w:rFonts w:ascii="inherit" w:hAnsi="inherit" w:cs="Arial"/>
          <w:color w:val="34302D"/>
        </w:rPr>
        <w:t>被注入另一个</w:t>
      </w:r>
      <w:r>
        <w:rPr>
          <w:rFonts w:ascii="inherit" w:hAnsi="inherit" w:cs="Arial"/>
          <w:color w:val="34302D"/>
        </w:rPr>
        <w:t>bean</w:t>
      </w:r>
      <w:r>
        <w:rPr>
          <w:rFonts w:ascii="inherit" w:hAnsi="inherit" w:cs="Arial"/>
          <w:color w:val="34302D"/>
        </w:rPr>
        <w:t>，或者通过</w:t>
      </w:r>
      <w:r>
        <w:rPr>
          <w:rStyle w:val="HTML"/>
          <w:rFonts w:ascii="Consolas" w:hAnsi="Consolas"/>
          <w:color w:val="34302D"/>
          <w:sz w:val="23"/>
          <w:szCs w:val="23"/>
          <w:shd w:val="clear" w:color="auto" w:fill="F7F7F8"/>
        </w:rPr>
        <w:t>getBean()</w:t>
      </w:r>
      <w:r>
        <w:rPr>
          <w:rFonts w:ascii="inherit" w:hAnsi="inherit" w:cs="Arial"/>
          <w:color w:val="34302D"/>
        </w:rPr>
        <w:t>对容器的方法调用来请求它。通常，您应该对所有有状态</w:t>
      </w:r>
      <w:r>
        <w:rPr>
          <w:rFonts w:ascii="inherit" w:hAnsi="inherit" w:cs="Arial"/>
          <w:color w:val="34302D"/>
        </w:rPr>
        <w:t>bean</w:t>
      </w:r>
      <w:r>
        <w:rPr>
          <w:rFonts w:ascii="inherit" w:hAnsi="inherit" w:cs="Arial"/>
          <w:color w:val="34302D"/>
        </w:rPr>
        <w:t>使用原型范围，对无状态</w:t>
      </w:r>
      <w:r>
        <w:rPr>
          <w:rFonts w:ascii="inherit" w:hAnsi="inherit" w:cs="Arial"/>
          <w:color w:val="34302D"/>
        </w:rPr>
        <w:t>bean</w:t>
      </w:r>
      <w:r>
        <w:rPr>
          <w:rFonts w:ascii="inherit" w:hAnsi="inherit" w:cs="Arial"/>
          <w:color w:val="34302D"/>
        </w:rPr>
        <w:t>使用单例范围。</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diagram illustrates the Spring prototype scope:</w:t>
      </w:r>
    </w:p>
    <w:p w:rsidR="001165DE" w:rsidRPr="001165DE" w:rsidRDefault="001165DE" w:rsidP="001165DE">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下图说明了</w:t>
      </w:r>
      <w:r>
        <w:rPr>
          <w:rFonts w:ascii="inherit" w:hAnsi="inherit" w:cs="Arial"/>
          <w:color w:val="34302D"/>
        </w:rPr>
        <w:t>Spring</w:t>
      </w:r>
      <w:r>
        <w:rPr>
          <w:rFonts w:ascii="inherit" w:hAnsi="inherit" w:cs="Arial"/>
          <w:color w:val="34302D"/>
        </w:rPr>
        <w:t>原型范围：</w:t>
      </w:r>
    </w:p>
    <w:p w:rsidR="00BA0D5D" w:rsidRPr="00BA0D5D" w:rsidRDefault="00BA0D5D" w:rsidP="00BA0D5D">
      <w:pPr>
        <w:widowControl/>
        <w:shd w:val="clear" w:color="auto" w:fill="FFFFFF"/>
        <w:jc w:val="left"/>
        <w:rPr>
          <w:rFonts w:ascii="Arial" w:eastAsia="宋体" w:hAnsi="Arial" w:cs="Arial"/>
          <w:color w:val="34302D"/>
          <w:kern w:val="0"/>
          <w:sz w:val="24"/>
          <w:szCs w:val="24"/>
        </w:rPr>
      </w:pPr>
      <w:r w:rsidRPr="00BA0D5D">
        <w:rPr>
          <w:rFonts w:ascii="Arial" w:eastAsia="宋体" w:hAnsi="Arial" w:cs="Arial"/>
          <w:noProof/>
          <w:color w:val="34302D"/>
          <w:kern w:val="0"/>
          <w:sz w:val="24"/>
          <w:szCs w:val="24"/>
        </w:rPr>
        <w:drawing>
          <wp:inline distT="0" distB="0" distL="0" distR="0" wp14:anchorId="5819C163" wp14:editId="67A7807E">
            <wp:extent cx="6776357" cy="3363897"/>
            <wp:effectExtent l="0" t="0" r="5715" b="8255"/>
            <wp:docPr id="3" name="图片 3"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totyp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780493" cy="3365950"/>
                    </a:xfrm>
                    <a:prstGeom prst="rect">
                      <a:avLst/>
                    </a:prstGeom>
                    <a:noFill/>
                    <a:ln>
                      <a:noFill/>
                    </a:ln>
                  </pic:spPr>
                </pic:pic>
              </a:graphicData>
            </a:graphic>
          </wp:inline>
        </w:drawing>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 data access object (DAO) is not typically configured as a prototype, because a typical DAO does not hold any conversational state. It was easier for us to reuse the core of the singleton diagram.)</w:t>
      </w:r>
    </w:p>
    <w:p w:rsidR="001165DE" w:rsidRDefault="001165DE" w:rsidP="001165DE">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（数据访问对象（</w:t>
      </w:r>
      <w:r>
        <w:rPr>
          <w:rFonts w:ascii="inherit" w:hAnsi="inherit" w:cs="Arial"/>
          <w:color w:val="34302D"/>
        </w:rPr>
        <w:t>DAO</w:t>
      </w:r>
      <w:r>
        <w:rPr>
          <w:rFonts w:ascii="inherit" w:hAnsi="inherit" w:cs="Arial"/>
          <w:color w:val="34302D"/>
        </w:rPr>
        <w:t>）通常不配置为原型，因为典型的</w:t>
      </w:r>
      <w:r>
        <w:rPr>
          <w:rFonts w:ascii="inherit" w:hAnsi="inherit" w:cs="Arial"/>
          <w:color w:val="34302D"/>
        </w:rPr>
        <w:t>DAO</w:t>
      </w:r>
      <w:r>
        <w:rPr>
          <w:rFonts w:ascii="inherit" w:hAnsi="inherit" w:cs="Arial"/>
          <w:color w:val="34302D"/>
        </w:rPr>
        <w:t>不会保持任何会话状态。我们更容易重用单例图的核心。）</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defines a bean as a prototype in XML:</w:t>
      </w:r>
    </w:p>
    <w:p w:rsidR="001165DE" w:rsidRPr="001165DE" w:rsidRDefault="001165DE" w:rsidP="001165DE">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以下示例将</w:t>
      </w:r>
      <w:r>
        <w:rPr>
          <w:rFonts w:ascii="inherit" w:hAnsi="inherit" w:cs="Arial"/>
          <w:color w:val="34302D"/>
        </w:rPr>
        <w:t>bean</w:t>
      </w:r>
      <w:r>
        <w:rPr>
          <w:rFonts w:ascii="inherit" w:hAnsi="inherit" w:cs="Arial"/>
          <w:color w:val="34302D"/>
        </w:rPr>
        <w:t>定义为</w:t>
      </w:r>
      <w:r>
        <w:rPr>
          <w:rFonts w:ascii="inherit" w:hAnsi="inherit" w:cs="Arial"/>
          <w:color w:val="34302D"/>
        </w:rPr>
        <w:t>XML</w:t>
      </w:r>
      <w:r>
        <w:rPr>
          <w:rFonts w:ascii="inherit" w:hAnsi="inherit" w:cs="Arial"/>
          <w:color w:val="34302D"/>
        </w:rPr>
        <w:t>中的原型：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"com.something.DefaultAccountService"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contrast to the other scopes, Spring does not manage the complete lifecycle of a prototype bean. The container instantiates, configures, and otherwise assembles a prototype object and hands it to the client, with no further record of that prototype instance. Thus, although initialization lifecycle callback methods are called on all objects regardless of scope, in the case of prototypes, configured destruction lifecycle callbacks are not called. The client code must clean up prototype-scoped objects and release expensive resources that the prototype beans hold. To get the Spring container to release resources held by prototype-scoped beans, try using a custom </w:t>
      </w:r>
      <w:hyperlink r:id="rId166" w:anchor="beans-factory-extension-bpp" w:history="1">
        <w:r w:rsidRPr="00BA0D5D">
          <w:rPr>
            <w:rFonts w:ascii="inherit" w:eastAsia="宋体" w:hAnsi="inherit" w:cs="Arial"/>
            <w:color w:val="548E2E"/>
            <w:kern w:val="0"/>
            <w:sz w:val="24"/>
            <w:szCs w:val="24"/>
            <w:u w:val="single"/>
          </w:rPr>
          <w:t>bean post-processor</w:t>
        </w:r>
      </w:hyperlink>
      <w:r w:rsidRPr="00BA0D5D">
        <w:rPr>
          <w:rFonts w:ascii="inherit" w:eastAsia="宋体" w:hAnsi="inherit" w:cs="Arial"/>
          <w:color w:val="34302D"/>
          <w:kern w:val="0"/>
          <w:sz w:val="24"/>
          <w:szCs w:val="24"/>
        </w:rPr>
        <w:t>, which holds a reference to beans that need to be cleaned up.</w:t>
      </w:r>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与其他范围相比，</w:t>
      </w:r>
      <w:r>
        <w:rPr>
          <w:rFonts w:ascii="Arial" w:hAnsi="Arial" w:cs="Arial"/>
          <w:color w:val="34302D"/>
          <w:shd w:val="clear" w:color="auto" w:fill="FFFFFF"/>
        </w:rPr>
        <w:t>Spring</w:t>
      </w:r>
      <w:r>
        <w:rPr>
          <w:rFonts w:ascii="Arial" w:hAnsi="Arial" w:cs="Arial"/>
          <w:color w:val="34302D"/>
          <w:shd w:val="clear" w:color="auto" w:fill="FFFFFF"/>
        </w:rPr>
        <w:t>不管理原型</w:t>
      </w:r>
      <w:r>
        <w:rPr>
          <w:rFonts w:ascii="Arial" w:hAnsi="Arial" w:cs="Arial"/>
          <w:color w:val="34302D"/>
          <w:shd w:val="clear" w:color="auto" w:fill="FFFFFF"/>
        </w:rPr>
        <w:t>bean</w:t>
      </w:r>
      <w:r>
        <w:rPr>
          <w:rFonts w:ascii="Arial" w:hAnsi="Arial" w:cs="Arial"/>
          <w:color w:val="34302D"/>
          <w:shd w:val="clear" w:color="auto" w:fill="FFFFFF"/>
        </w:rPr>
        <w:t>的完整生命周期。容器实例化，配置和组装原型对象并将其交给客户端，而没有该原型实例的进一步记录。因此，尽管无论范围如何都在所有对象上调用初始化生命周期回调方法，但在原型的情况下，不会调用已配置的销毁生命周期回调。客户端代码必须清理原型范围的对象并释放原型</w:t>
      </w:r>
      <w:r>
        <w:rPr>
          <w:rFonts w:ascii="Arial" w:hAnsi="Arial" w:cs="Arial"/>
          <w:color w:val="34302D"/>
          <w:shd w:val="clear" w:color="auto" w:fill="FFFFFF"/>
        </w:rPr>
        <w:t>bean</w:t>
      </w:r>
      <w:r>
        <w:rPr>
          <w:rFonts w:ascii="Arial" w:hAnsi="Arial" w:cs="Arial"/>
          <w:color w:val="34302D"/>
          <w:shd w:val="clear" w:color="auto" w:fill="FFFFFF"/>
        </w:rPr>
        <w:t>所拥有的昂贵资源。要使</w:t>
      </w:r>
      <w:r>
        <w:rPr>
          <w:rFonts w:ascii="Arial" w:hAnsi="Arial" w:cs="Arial"/>
          <w:color w:val="34302D"/>
          <w:shd w:val="clear" w:color="auto" w:fill="FFFFFF"/>
        </w:rPr>
        <w:t>Spring</w:t>
      </w:r>
      <w:r>
        <w:rPr>
          <w:rFonts w:ascii="Arial" w:hAnsi="Arial" w:cs="Arial"/>
          <w:color w:val="34302D"/>
          <w:shd w:val="clear" w:color="auto" w:fill="FFFFFF"/>
        </w:rPr>
        <w:t>容器释放原型范围的</w:t>
      </w:r>
      <w:r>
        <w:rPr>
          <w:rFonts w:ascii="Arial" w:hAnsi="Arial" w:cs="Arial"/>
          <w:color w:val="34302D"/>
          <w:shd w:val="clear" w:color="auto" w:fill="FFFFFF"/>
        </w:rPr>
        <w:t>bean</w:t>
      </w:r>
      <w:r>
        <w:rPr>
          <w:rFonts w:ascii="Arial" w:hAnsi="Arial" w:cs="Arial"/>
          <w:color w:val="34302D"/>
          <w:shd w:val="clear" w:color="auto" w:fill="FFFFFF"/>
        </w:rPr>
        <w:t>所拥有的资源，请尝试使用自定义</w:t>
      </w:r>
      <w:hyperlink r:id="rId167" w:anchor="beans-factory-extension-bpp" w:history="1">
        <w:r>
          <w:rPr>
            <w:rStyle w:val="a4"/>
            <w:rFonts w:ascii="Arial" w:hAnsi="Arial" w:cs="Arial"/>
            <w:color w:val="548E2E"/>
            <w:shd w:val="clear" w:color="auto" w:fill="FFFFFF"/>
          </w:rPr>
          <w:t>bean</w:t>
        </w:r>
        <w:r>
          <w:rPr>
            <w:rStyle w:val="a4"/>
            <w:rFonts w:ascii="Arial" w:hAnsi="Arial" w:cs="Arial"/>
            <w:color w:val="548E2E"/>
            <w:shd w:val="clear" w:color="auto" w:fill="FFFFFF"/>
          </w:rPr>
          <w:t>后处理器</w:t>
        </w:r>
      </w:hyperlink>
      <w:r>
        <w:rPr>
          <w:rFonts w:ascii="Arial" w:hAnsi="Arial" w:cs="Arial"/>
          <w:color w:val="34302D"/>
          <w:shd w:val="clear" w:color="auto" w:fill="FFFFFF"/>
        </w:rPr>
        <w:t>，它包含对需要清理的</w:t>
      </w:r>
      <w:r>
        <w:rPr>
          <w:rFonts w:ascii="Arial" w:hAnsi="Arial" w:cs="Arial"/>
          <w:color w:val="34302D"/>
          <w:shd w:val="clear" w:color="auto" w:fill="FFFFFF"/>
        </w:rPr>
        <w:t>bean</w:t>
      </w:r>
      <w:r>
        <w:rPr>
          <w:rFonts w:ascii="Arial" w:hAnsi="Arial" w:cs="Arial"/>
          <w:color w:val="34302D"/>
          <w:shd w:val="clear" w:color="auto" w:fill="FFFFFF"/>
        </w:rPr>
        <w:t>的引用。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some respects, the Spring container’s role in regard to a prototype-scoped bean is a replacement for the Java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 All lifecycle management past that point must be handled by the client. (For details on the lifecycle of a bean in the Spring container, see </w:t>
      </w:r>
      <w:hyperlink r:id="rId168" w:anchor="beans-factory-lifecycle" w:history="1">
        <w:r w:rsidRPr="00BA0D5D">
          <w:rPr>
            <w:rFonts w:ascii="inherit" w:eastAsia="宋体" w:hAnsi="inherit" w:cs="Arial"/>
            <w:color w:val="548E2E"/>
            <w:kern w:val="0"/>
            <w:sz w:val="24"/>
            <w:szCs w:val="24"/>
            <w:u w:val="single"/>
          </w:rPr>
          <w:t>Lifecycle Callbacks</w:t>
        </w:r>
      </w:hyperlink>
      <w:r w:rsidRPr="00BA0D5D">
        <w:rPr>
          <w:rFonts w:ascii="inherit" w:eastAsia="宋体" w:hAnsi="inherit" w:cs="Arial"/>
          <w:color w:val="34302D"/>
          <w:kern w:val="0"/>
          <w:sz w:val="24"/>
          <w:szCs w:val="24"/>
        </w:rPr>
        <w:t>.)</w:t>
      </w:r>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在某些方面，</w:t>
      </w:r>
      <w:r>
        <w:rPr>
          <w:rFonts w:ascii="Arial" w:hAnsi="Arial" w:cs="Arial"/>
          <w:color w:val="34302D"/>
          <w:shd w:val="clear" w:color="auto" w:fill="FFFFFF"/>
        </w:rPr>
        <w:t>Spring</w:t>
      </w:r>
      <w:r>
        <w:rPr>
          <w:rFonts w:ascii="Arial" w:hAnsi="Arial" w:cs="Arial"/>
          <w:color w:val="34302D"/>
          <w:shd w:val="clear" w:color="auto" w:fill="FFFFFF"/>
        </w:rPr>
        <w:t>容器关于原型范围</w:t>
      </w:r>
      <w:r>
        <w:rPr>
          <w:rFonts w:ascii="Arial" w:hAnsi="Arial" w:cs="Arial"/>
          <w:color w:val="34302D"/>
          <w:shd w:val="clear" w:color="auto" w:fill="FFFFFF"/>
        </w:rPr>
        <w:t>bean</w:t>
      </w:r>
      <w:r>
        <w:rPr>
          <w:rFonts w:ascii="Arial" w:hAnsi="Arial" w:cs="Arial"/>
          <w:color w:val="34302D"/>
          <w:shd w:val="clear" w:color="auto" w:fill="FFFFFF"/>
        </w:rPr>
        <w:t>的角色是</w:t>
      </w:r>
      <w:r>
        <w:rPr>
          <w:rFonts w:ascii="Arial" w:hAnsi="Arial" w:cs="Arial"/>
          <w:color w:val="34302D"/>
          <w:shd w:val="clear" w:color="auto" w:fill="FFFFFF"/>
        </w:rPr>
        <w:t>Java </w:t>
      </w:r>
      <w:r>
        <w:rPr>
          <w:rStyle w:val="HTML"/>
          <w:rFonts w:ascii="Consolas" w:hAnsi="Consolas"/>
          <w:sz w:val="23"/>
          <w:szCs w:val="23"/>
          <w:shd w:val="clear" w:color="auto" w:fill="F7F7F8"/>
        </w:rPr>
        <w:t>new</w:t>
      </w:r>
      <w:r>
        <w:rPr>
          <w:rFonts w:ascii="Arial" w:hAnsi="Arial" w:cs="Arial"/>
          <w:color w:val="34302D"/>
          <w:shd w:val="clear" w:color="auto" w:fill="FFFFFF"/>
        </w:rPr>
        <w:t>运算符的替代品。超过该点的所有生命周期管理必须由客户端处理。（有关</w:t>
      </w:r>
      <w:r>
        <w:rPr>
          <w:rFonts w:ascii="Arial" w:hAnsi="Arial" w:cs="Arial"/>
          <w:color w:val="34302D"/>
          <w:shd w:val="clear" w:color="auto" w:fill="FFFFFF"/>
        </w:rPr>
        <w:t>Spring</w:t>
      </w:r>
      <w:r>
        <w:rPr>
          <w:rFonts w:ascii="Arial" w:hAnsi="Arial" w:cs="Arial"/>
          <w:color w:val="34302D"/>
          <w:shd w:val="clear" w:color="auto" w:fill="FFFFFF"/>
        </w:rPr>
        <w:t>容器中</w:t>
      </w:r>
      <w:r>
        <w:rPr>
          <w:rFonts w:ascii="Arial" w:hAnsi="Arial" w:cs="Arial"/>
          <w:color w:val="34302D"/>
          <w:shd w:val="clear" w:color="auto" w:fill="FFFFFF"/>
        </w:rPr>
        <w:t>bean</w:t>
      </w:r>
      <w:r>
        <w:rPr>
          <w:rFonts w:ascii="Arial" w:hAnsi="Arial" w:cs="Arial"/>
          <w:color w:val="34302D"/>
          <w:shd w:val="clear" w:color="auto" w:fill="FFFFFF"/>
        </w:rPr>
        <w:t>的生命周期的详细信息，请参阅</w:t>
      </w:r>
      <w:hyperlink r:id="rId169" w:anchor="beans-factory-lifecycle" w:history="1">
        <w:r>
          <w:rPr>
            <w:rStyle w:val="a4"/>
            <w:rFonts w:ascii="Arial" w:hAnsi="Arial" w:cs="Arial"/>
            <w:color w:val="548E2E"/>
            <w:shd w:val="clear" w:color="auto" w:fill="FFFFFF"/>
          </w:rPr>
          <w:t>Lifecycle Callbacks</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1.5.3. Singleton Beans with Prototype-bean Dependencies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singleton-scoped beans with dependencies on prototype beans, be aware that dependencies are resolved at instantiation time. Thus, if you dependency-inject a prototype-scoped bean into a singleton-scoped bean, a new prototype bean is instantiated and then dependency-injected into the singleton bean. The prototype instance is the sole instance that is ever supplied to the singleton-scoped bean.</w:t>
      </w:r>
    </w:p>
    <w:p w:rsidR="001165DE" w:rsidRPr="001165DE"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当您使用具有依赖于原型</w:t>
      </w:r>
      <w:r>
        <w:rPr>
          <w:rFonts w:ascii="Arial" w:hAnsi="Arial" w:cs="Arial"/>
          <w:color w:val="34302D"/>
          <w:shd w:val="clear" w:color="auto" w:fill="FFFFFF"/>
        </w:rPr>
        <w:t>bean</w:t>
      </w:r>
      <w:r>
        <w:rPr>
          <w:rFonts w:ascii="Arial" w:hAnsi="Arial" w:cs="Arial"/>
          <w:color w:val="34302D"/>
          <w:shd w:val="clear" w:color="auto" w:fill="FFFFFF"/>
        </w:rPr>
        <w:t>的单例作用域</w:t>
      </w:r>
      <w:r>
        <w:rPr>
          <w:rFonts w:ascii="Arial" w:hAnsi="Arial" w:cs="Arial"/>
          <w:color w:val="34302D"/>
          <w:shd w:val="clear" w:color="auto" w:fill="FFFFFF"/>
        </w:rPr>
        <w:t>bean</w:t>
      </w:r>
      <w:r>
        <w:rPr>
          <w:rFonts w:ascii="Arial" w:hAnsi="Arial" w:cs="Arial"/>
          <w:color w:val="34302D"/>
          <w:shd w:val="clear" w:color="auto" w:fill="FFFFFF"/>
        </w:rPr>
        <w:t>时，请注意在实例化时解析依赖项。因此，如果依赖项将原型范围的</w:t>
      </w:r>
      <w:r>
        <w:rPr>
          <w:rFonts w:ascii="Arial" w:hAnsi="Arial" w:cs="Arial"/>
          <w:color w:val="34302D"/>
          <w:shd w:val="clear" w:color="auto" w:fill="FFFFFF"/>
        </w:rPr>
        <w:t>bean</w:t>
      </w:r>
      <w:r>
        <w:rPr>
          <w:rFonts w:ascii="Arial" w:hAnsi="Arial" w:cs="Arial"/>
          <w:color w:val="34302D"/>
          <w:shd w:val="clear" w:color="auto" w:fill="FFFFFF"/>
        </w:rPr>
        <w:t>注入到单例范围的</w:t>
      </w:r>
      <w:r>
        <w:rPr>
          <w:rFonts w:ascii="Arial" w:hAnsi="Arial" w:cs="Arial"/>
          <w:color w:val="34302D"/>
          <w:shd w:val="clear" w:color="auto" w:fill="FFFFFF"/>
        </w:rPr>
        <w:t>bean</w:t>
      </w:r>
      <w:r>
        <w:rPr>
          <w:rFonts w:ascii="Arial" w:hAnsi="Arial" w:cs="Arial"/>
          <w:color w:val="34302D"/>
          <w:shd w:val="clear" w:color="auto" w:fill="FFFFFF"/>
        </w:rPr>
        <w:t>中，则会实例化一个新的原型</w:t>
      </w:r>
      <w:r>
        <w:rPr>
          <w:rFonts w:ascii="Arial" w:hAnsi="Arial" w:cs="Arial"/>
          <w:color w:val="34302D"/>
          <w:shd w:val="clear" w:color="auto" w:fill="FFFFFF"/>
        </w:rPr>
        <w:t>bean</w:t>
      </w:r>
      <w:r>
        <w:rPr>
          <w:rFonts w:ascii="Arial" w:hAnsi="Arial" w:cs="Arial"/>
          <w:color w:val="34302D"/>
          <w:shd w:val="clear" w:color="auto" w:fill="FFFFFF"/>
        </w:rPr>
        <w:t>，然后将依赖注入到单例</w:t>
      </w:r>
      <w:r>
        <w:rPr>
          <w:rFonts w:ascii="Arial" w:hAnsi="Arial" w:cs="Arial"/>
          <w:color w:val="34302D"/>
          <w:shd w:val="clear" w:color="auto" w:fill="FFFFFF"/>
        </w:rPr>
        <w:t>bean</w:t>
      </w:r>
      <w:r>
        <w:rPr>
          <w:rFonts w:ascii="Arial" w:hAnsi="Arial" w:cs="Arial"/>
          <w:color w:val="34302D"/>
          <w:shd w:val="clear" w:color="auto" w:fill="FFFFFF"/>
        </w:rPr>
        <w:t>中。原型实例是唯一提供给单例范围</w:t>
      </w:r>
      <w:r>
        <w:rPr>
          <w:rFonts w:ascii="Arial" w:hAnsi="Arial" w:cs="Arial"/>
          <w:color w:val="34302D"/>
          <w:shd w:val="clear" w:color="auto" w:fill="FFFFFF"/>
        </w:rPr>
        <w:t>bean</w:t>
      </w:r>
      <w:r>
        <w:rPr>
          <w:rFonts w:ascii="Arial" w:hAnsi="Arial" w:cs="Arial"/>
          <w:color w:val="34302D"/>
          <w:shd w:val="clear" w:color="auto" w:fill="FFFFFF"/>
        </w:rPr>
        <w:t>的实例。</w:t>
      </w:r>
    </w:p>
    <w:p w:rsidR="00BA0D5D" w:rsidRDefault="00BA0D5D" w:rsidP="00BA0D5D">
      <w:pPr>
        <w:widowControl/>
        <w:shd w:val="clear" w:color="auto" w:fill="FFFFFF"/>
        <w:spacing w:after="300"/>
        <w:jc w:val="left"/>
        <w:rPr>
          <w:rFonts w:ascii="inherit" w:eastAsia="宋体" w:hAnsi="inherit" w:cs="Arial" w:hint="eastAsia"/>
          <w:color w:val="548E2E"/>
          <w:kern w:val="0"/>
          <w:sz w:val="24"/>
          <w:szCs w:val="24"/>
          <w:u w:val="single"/>
        </w:rPr>
      </w:pPr>
      <w:r w:rsidRPr="00BA0D5D">
        <w:rPr>
          <w:rFonts w:ascii="inherit" w:eastAsia="宋体" w:hAnsi="inherit" w:cs="Arial"/>
          <w:color w:val="34302D"/>
          <w:kern w:val="0"/>
          <w:sz w:val="24"/>
          <w:szCs w:val="24"/>
        </w:rPr>
        <w:t xml:space="preserve">However, suppose you want the singleton-scoped bean to acquire a new instance of the prototype-scoped bean repeatedly at runtime. You cannot dependency-inject a prototype-scoped bean into your singleton bean, because that injection occurs only once, when the Spring container instantiates the singleton bean and </w:t>
      </w:r>
      <w:r w:rsidRPr="00BA0D5D">
        <w:rPr>
          <w:rFonts w:ascii="inherit" w:eastAsia="宋体" w:hAnsi="inherit" w:cs="Arial"/>
          <w:color w:val="34302D"/>
          <w:kern w:val="0"/>
          <w:sz w:val="24"/>
          <w:szCs w:val="24"/>
        </w:rPr>
        <w:lastRenderedPageBreak/>
        <w:t>resolves and injects its dependencies. If you need a new instance of a prototype bean at runtime more than once, see </w:t>
      </w:r>
      <w:hyperlink r:id="rId170" w:anchor="beans-factory-method-injection" w:history="1">
        <w:r w:rsidRPr="00BA0D5D">
          <w:rPr>
            <w:rFonts w:ascii="inherit" w:eastAsia="宋体" w:hAnsi="inherit" w:cs="Arial"/>
            <w:color w:val="548E2E"/>
            <w:kern w:val="0"/>
            <w:sz w:val="24"/>
            <w:szCs w:val="24"/>
            <w:u w:val="single"/>
          </w:rPr>
          <w:t>Method Injection</w:t>
        </w:r>
      </w:hyperlink>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但是，假设您希望单例范围的</w:t>
      </w:r>
      <w:r>
        <w:rPr>
          <w:rFonts w:ascii="Arial" w:hAnsi="Arial" w:cs="Arial"/>
          <w:color w:val="34302D"/>
          <w:shd w:val="clear" w:color="auto" w:fill="FFFFFF"/>
        </w:rPr>
        <w:t>bean</w:t>
      </w:r>
      <w:r>
        <w:rPr>
          <w:rFonts w:ascii="Arial" w:hAnsi="Arial" w:cs="Arial"/>
          <w:color w:val="34302D"/>
          <w:shd w:val="clear" w:color="auto" w:fill="FFFFFF"/>
        </w:rPr>
        <w:t>在运行时重复获取原型范围的</w:t>
      </w:r>
      <w:r>
        <w:rPr>
          <w:rFonts w:ascii="Arial" w:hAnsi="Arial" w:cs="Arial"/>
          <w:color w:val="34302D"/>
          <w:shd w:val="clear" w:color="auto" w:fill="FFFFFF"/>
        </w:rPr>
        <w:t>bean</w:t>
      </w:r>
      <w:r>
        <w:rPr>
          <w:rFonts w:ascii="Arial" w:hAnsi="Arial" w:cs="Arial"/>
          <w:color w:val="34302D"/>
          <w:shd w:val="clear" w:color="auto" w:fill="FFFFFF"/>
        </w:rPr>
        <w:t>的新实例。您不能将原型范围的</w:t>
      </w:r>
      <w:r>
        <w:rPr>
          <w:rFonts w:ascii="Arial" w:hAnsi="Arial" w:cs="Arial"/>
          <w:color w:val="34302D"/>
          <w:shd w:val="clear" w:color="auto" w:fill="FFFFFF"/>
        </w:rPr>
        <w:t>bean</w:t>
      </w:r>
      <w:r>
        <w:rPr>
          <w:rFonts w:ascii="Arial" w:hAnsi="Arial" w:cs="Arial"/>
          <w:color w:val="34302D"/>
          <w:shd w:val="clear" w:color="auto" w:fill="FFFFFF"/>
        </w:rPr>
        <w:t>依赖注入到您的单例</w:t>
      </w:r>
      <w:r>
        <w:rPr>
          <w:rFonts w:ascii="Arial" w:hAnsi="Arial" w:cs="Arial"/>
          <w:color w:val="34302D"/>
          <w:shd w:val="clear" w:color="auto" w:fill="FFFFFF"/>
        </w:rPr>
        <w:t>bean</w:t>
      </w:r>
      <w:r>
        <w:rPr>
          <w:rFonts w:ascii="Arial" w:hAnsi="Arial" w:cs="Arial"/>
          <w:color w:val="34302D"/>
          <w:shd w:val="clear" w:color="auto" w:fill="FFFFFF"/>
        </w:rPr>
        <w:t>中，因为当</w:t>
      </w:r>
      <w:r>
        <w:rPr>
          <w:rFonts w:ascii="Arial" w:hAnsi="Arial" w:cs="Arial"/>
          <w:color w:val="34302D"/>
          <w:shd w:val="clear" w:color="auto" w:fill="FFFFFF"/>
        </w:rPr>
        <w:t>Spring</w:t>
      </w:r>
      <w:r>
        <w:rPr>
          <w:rFonts w:ascii="Arial" w:hAnsi="Arial" w:cs="Arial"/>
          <w:color w:val="34302D"/>
          <w:shd w:val="clear" w:color="auto" w:fill="FFFFFF"/>
        </w:rPr>
        <w:t>容器实例化单例</w:t>
      </w:r>
      <w:r>
        <w:rPr>
          <w:rFonts w:ascii="Arial" w:hAnsi="Arial" w:cs="Arial"/>
          <w:color w:val="34302D"/>
          <w:shd w:val="clear" w:color="auto" w:fill="FFFFFF"/>
        </w:rPr>
        <w:t>bean</w:t>
      </w:r>
      <w:r>
        <w:rPr>
          <w:rFonts w:ascii="Arial" w:hAnsi="Arial" w:cs="Arial"/>
          <w:color w:val="34302D"/>
          <w:shd w:val="clear" w:color="auto" w:fill="FFFFFF"/>
        </w:rPr>
        <w:t>并解析并注入其依赖项时，该注入只发生一次。如果您需要在运行时多次使用原型</w:t>
      </w:r>
      <w:r>
        <w:rPr>
          <w:rFonts w:ascii="Arial" w:hAnsi="Arial" w:cs="Arial"/>
          <w:color w:val="34302D"/>
          <w:shd w:val="clear" w:color="auto" w:fill="FFFFFF"/>
        </w:rPr>
        <w:t>bean</w:t>
      </w:r>
      <w:r>
        <w:rPr>
          <w:rFonts w:ascii="Arial" w:hAnsi="Arial" w:cs="Arial"/>
          <w:color w:val="34302D"/>
          <w:shd w:val="clear" w:color="auto" w:fill="FFFFFF"/>
        </w:rPr>
        <w:t>的新实例，请参阅</w:t>
      </w:r>
      <w:hyperlink r:id="rId171" w:anchor="beans-factory-method-injection" w:history="1">
        <w:r>
          <w:rPr>
            <w:rStyle w:val="a4"/>
            <w:rFonts w:ascii="Arial" w:hAnsi="Arial" w:cs="Arial"/>
            <w:color w:val="548E2E"/>
            <w:shd w:val="clear" w:color="auto" w:fill="FFFFFF"/>
          </w:rPr>
          <w:t>方法注入</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1.5.4. Request, Session, Application, and WebSocket Scopes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websocket</w:t>
      </w:r>
      <w:r w:rsidRPr="00BA0D5D">
        <w:rPr>
          <w:rFonts w:ascii="inherit" w:eastAsia="宋体" w:hAnsi="inherit" w:cs="Arial"/>
          <w:color w:val="34302D"/>
          <w:kern w:val="0"/>
          <w:sz w:val="24"/>
          <w:szCs w:val="24"/>
        </w:rPr>
        <w:t> scopes are available only if you use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 (such as </w:t>
      </w:r>
      <w:r w:rsidRPr="00BA0D5D">
        <w:rPr>
          <w:rFonts w:ascii="Consolas" w:eastAsia="宋体" w:hAnsi="Consolas" w:cs="宋体"/>
          <w:color w:val="34302D"/>
          <w:kern w:val="0"/>
          <w:sz w:val="23"/>
          <w:szCs w:val="23"/>
          <w:shd w:val="clear" w:color="auto" w:fill="F7F7F8"/>
        </w:rPr>
        <w:t>XmlWebApplicationContext</w:t>
      </w:r>
      <w:r w:rsidRPr="00BA0D5D">
        <w:rPr>
          <w:rFonts w:ascii="inherit" w:eastAsia="宋体" w:hAnsi="inherit" w:cs="Arial"/>
          <w:color w:val="34302D"/>
          <w:kern w:val="0"/>
          <w:sz w:val="24"/>
          <w:szCs w:val="24"/>
        </w:rPr>
        <w:t>). If you use these scopes with regular Spring IoC containers, such as the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an </w:t>
      </w:r>
      <w:r w:rsidRPr="00BA0D5D">
        <w:rPr>
          <w:rFonts w:ascii="Consolas" w:eastAsia="宋体" w:hAnsi="Consolas" w:cs="宋体"/>
          <w:color w:val="34302D"/>
          <w:kern w:val="0"/>
          <w:sz w:val="23"/>
          <w:szCs w:val="23"/>
          <w:shd w:val="clear" w:color="auto" w:fill="F7F7F8"/>
        </w:rPr>
        <w:t>IllegalStateException</w:t>
      </w:r>
      <w:r w:rsidRPr="00BA0D5D">
        <w:rPr>
          <w:rFonts w:ascii="inherit" w:eastAsia="宋体" w:hAnsi="inherit" w:cs="Arial"/>
          <w:color w:val="34302D"/>
          <w:kern w:val="0"/>
          <w:sz w:val="24"/>
          <w:szCs w:val="24"/>
        </w:rPr>
        <w:t> that complains about an unknown bean scope is thrown.</w:t>
      </w:r>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request</w:t>
      </w:r>
      <w:r>
        <w:rPr>
          <w:rFonts w:ascii="Arial" w:hAnsi="Arial" w:cs="Arial"/>
          <w:color w:val="34302D"/>
          <w:shd w:val="clear" w:color="auto" w:fill="FFFFFF"/>
        </w:rPr>
        <w:t>，</w:t>
      </w:r>
      <w:r>
        <w:rPr>
          <w:rStyle w:val="HTML"/>
          <w:rFonts w:ascii="Consolas" w:hAnsi="Consolas"/>
          <w:sz w:val="23"/>
          <w:szCs w:val="23"/>
          <w:shd w:val="clear" w:color="auto" w:fill="F7F7F8"/>
        </w:rPr>
        <w:t>session</w:t>
      </w:r>
      <w:r>
        <w:rPr>
          <w:rFonts w:ascii="Arial" w:hAnsi="Arial" w:cs="Arial"/>
          <w:color w:val="34302D"/>
          <w:shd w:val="clear" w:color="auto" w:fill="FFFFFF"/>
        </w:rPr>
        <w:t>，</w:t>
      </w:r>
      <w:r>
        <w:rPr>
          <w:rStyle w:val="HTML"/>
          <w:rFonts w:ascii="Consolas" w:hAnsi="Consolas"/>
          <w:sz w:val="23"/>
          <w:szCs w:val="23"/>
          <w:shd w:val="clear" w:color="auto" w:fill="F7F7F8"/>
        </w:rPr>
        <w:t>application</w:t>
      </w:r>
      <w:r>
        <w:rPr>
          <w:rFonts w:ascii="Arial" w:hAnsi="Arial" w:cs="Arial"/>
          <w:color w:val="34302D"/>
          <w:shd w:val="clear" w:color="auto" w:fill="FFFFFF"/>
        </w:rPr>
        <w:t>，和</w:t>
      </w:r>
      <w:r>
        <w:rPr>
          <w:rStyle w:val="HTML"/>
          <w:rFonts w:ascii="Consolas" w:hAnsi="Consolas"/>
          <w:sz w:val="23"/>
          <w:szCs w:val="23"/>
          <w:shd w:val="clear" w:color="auto" w:fill="F7F7F8"/>
        </w:rPr>
        <w:t>websocket</w:t>
      </w:r>
      <w:r>
        <w:rPr>
          <w:rFonts w:ascii="Arial" w:hAnsi="Arial" w:cs="Arial"/>
          <w:color w:val="34302D"/>
          <w:shd w:val="clear" w:color="auto" w:fill="FFFFFF"/>
        </w:rPr>
        <w:t>范围只有当你使用一个基于</w:t>
      </w:r>
      <w:r>
        <w:rPr>
          <w:rFonts w:ascii="Arial" w:hAnsi="Arial" w:cs="Arial"/>
          <w:color w:val="34302D"/>
          <w:shd w:val="clear" w:color="auto" w:fill="FFFFFF"/>
        </w:rPr>
        <w:t>web</w:t>
      </w:r>
      <w:r>
        <w:rPr>
          <w:rFonts w:ascii="Arial" w:hAnsi="Arial" w:cs="Arial"/>
          <w:color w:val="34302D"/>
          <w:shd w:val="clear" w:color="auto" w:fill="FFFFFF"/>
        </w:rPr>
        <w:t>的</w:t>
      </w:r>
      <w:r>
        <w:rPr>
          <w:rFonts w:ascii="Arial" w:hAnsi="Arial" w:cs="Arial"/>
          <w:color w:val="34302D"/>
          <w:shd w:val="clear" w:color="auto" w:fill="FFFFFF"/>
        </w:rPr>
        <w:t>Spring</w:t>
      </w:r>
      <w:r>
        <w:rPr>
          <w:rFonts w:ascii="Arial" w:hAnsi="Arial" w:cs="Arial"/>
          <w:color w:val="34302D"/>
          <w:shd w:val="clear" w:color="auto" w:fill="FFFFFF"/>
        </w:rPr>
        <w:t>可</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实现（例如</w:t>
      </w:r>
      <w:r>
        <w:rPr>
          <w:rStyle w:val="HTML"/>
          <w:rFonts w:ascii="Consolas" w:hAnsi="Consolas"/>
          <w:sz w:val="23"/>
          <w:szCs w:val="23"/>
          <w:shd w:val="clear" w:color="auto" w:fill="F7F7F8"/>
        </w:rPr>
        <w:t>XmlWebApplicationContext</w:t>
      </w:r>
      <w:r>
        <w:rPr>
          <w:rFonts w:ascii="Arial" w:hAnsi="Arial" w:cs="Arial"/>
          <w:color w:val="34302D"/>
          <w:shd w:val="clear" w:color="auto" w:fill="FFFFFF"/>
        </w:rPr>
        <w:t>）。如果将这些范围与常规的</w:t>
      </w:r>
      <w:r>
        <w:rPr>
          <w:rFonts w:ascii="Arial" w:hAnsi="Arial" w:cs="Arial"/>
          <w:color w:val="34302D"/>
          <w:shd w:val="clear" w:color="auto" w:fill="FFFFFF"/>
        </w:rPr>
        <w:t>Spring IoC</w:t>
      </w:r>
      <w:r>
        <w:rPr>
          <w:rFonts w:ascii="Arial" w:hAnsi="Arial" w:cs="Arial"/>
          <w:color w:val="34302D"/>
          <w:shd w:val="clear" w:color="auto" w:fill="FFFFFF"/>
        </w:rPr>
        <w:t>容器一起使用，例如</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w:t>
      </w:r>
      <w:r>
        <w:rPr>
          <w:rStyle w:val="HTML"/>
          <w:rFonts w:ascii="Consolas" w:hAnsi="Consolas"/>
          <w:sz w:val="23"/>
          <w:szCs w:val="23"/>
          <w:shd w:val="clear" w:color="auto" w:fill="F7F7F8"/>
        </w:rPr>
        <w:t>IllegalStateException</w:t>
      </w:r>
      <w:r>
        <w:rPr>
          <w:rFonts w:ascii="Arial" w:hAnsi="Arial" w:cs="Arial"/>
          <w:color w:val="34302D"/>
          <w:shd w:val="clear" w:color="auto" w:fill="FFFFFF"/>
        </w:rPr>
        <w:t>则会引发抱怨未知</w:t>
      </w:r>
      <w:r>
        <w:rPr>
          <w:rFonts w:ascii="Arial" w:hAnsi="Arial" w:cs="Arial"/>
          <w:color w:val="34302D"/>
          <w:shd w:val="clear" w:color="auto" w:fill="FFFFFF"/>
        </w:rPr>
        <w:t>Bean</w:t>
      </w:r>
      <w:r>
        <w:rPr>
          <w:rFonts w:ascii="Arial" w:hAnsi="Arial" w:cs="Arial"/>
          <w:color w:val="34302D"/>
          <w:shd w:val="clear" w:color="auto" w:fill="FFFFFF"/>
        </w:rPr>
        <w:t>范围的问题。</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Initial Web Configuration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support the scoping of beans at the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websocket</w:t>
      </w:r>
      <w:r w:rsidRPr="00BA0D5D">
        <w:rPr>
          <w:rFonts w:ascii="inherit" w:eastAsia="宋体" w:hAnsi="inherit" w:cs="Arial"/>
          <w:color w:val="34302D"/>
          <w:kern w:val="0"/>
          <w:sz w:val="24"/>
          <w:szCs w:val="24"/>
        </w:rPr>
        <w:t> levels (web-scoped beans), some minor initial configuration is required before you define your beans. (This initial setup is not required for the standard scopes: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prototype</w:t>
      </w:r>
      <w:r w:rsidRPr="00BA0D5D">
        <w:rPr>
          <w:rFonts w:ascii="inherit" w:eastAsia="宋体" w:hAnsi="inherit" w:cs="Arial"/>
          <w:color w:val="34302D"/>
          <w:kern w:val="0"/>
          <w:sz w:val="24"/>
          <w:szCs w:val="24"/>
        </w:rPr>
        <w:t>.)</w:t>
      </w:r>
    </w:p>
    <w:p w:rsidR="001165DE" w:rsidRPr="00BA0D5D" w:rsidRDefault="001165D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为了支持豆的范围界定在</w:t>
      </w:r>
      <w:r>
        <w:rPr>
          <w:rStyle w:val="HTML"/>
          <w:rFonts w:ascii="Consolas" w:hAnsi="Consolas"/>
          <w:sz w:val="23"/>
          <w:szCs w:val="23"/>
          <w:shd w:val="clear" w:color="auto" w:fill="F7F7F8"/>
        </w:rPr>
        <w:t>request</w:t>
      </w:r>
      <w:r>
        <w:rPr>
          <w:rFonts w:ascii="Arial" w:hAnsi="Arial" w:cs="Arial"/>
          <w:color w:val="34302D"/>
          <w:shd w:val="clear" w:color="auto" w:fill="FFFFFF"/>
        </w:rPr>
        <w:t>，</w:t>
      </w:r>
      <w:r>
        <w:rPr>
          <w:rStyle w:val="HTML"/>
          <w:rFonts w:ascii="Consolas" w:hAnsi="Consolas"/>
          <w:sz w:val="23"/>
          <w:szCs w:val="23"/>
          <w:shd w:val="clear" w:color="auto" w:fill="F7F7F8"/>
        </w:rPr>
        <w:t>session</w:t>
      </w:r>
      <w:r>
        <w:rPr>
          <w:rFonts w:ascii="Arial" w:hAnsi="Arial" w:cs="Arial"/>
          <w:color w:val="34302D"/>
          <w:shd w:val="clear" w:color="auto" w:fill="FFFFFF"/>
        </w:rPr>
        <w:t>，</w:t>
      </w:r>
      <w:r>
        <w:rPr>
          <w:rStyle w:val="HTML"/>
          <w:rFonts w:ascii="Consolas" w:hAnsi="Consolas"/>
          <w:sz w:val="23"/>
          <w:szCs w:val="23"/>
          <w:shd w:val="clear" w:color="auto" w:fill="F7F7F8"/>
        </w:rPr>
        <w:t>application</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websocket</w:t>
      </w:r>
      <w:r>
        <w:rPr>
          <w:rFonts w:ascii="Arial" w:hAnsi="Arial" w:cs="Arial"/>
          <w:color w:val="34302D"/>
          <w:shd w:val="clear" w:color="auto" w:fill="FFFFFF"/>
        </w:rPr>
        <w:t>（即具有</w:t>
      </w:r>
      <w:r>
        <w:rPr>
          <w:rFonts w:ascii="Arial" w:hAnsi="Arial" w:cs="Arial"/>
          <w:color w:val="34302D"/>
          <w:shd w:val="clear" w:color="auto" w:fill="FFFFFF"/>
        </w:rPr>
        <w:t>web</w:t>
      </w:r>
      <w:r>
        <w:rPr>
          <w:rFonts w:ascii="Arial" w:hAnsi="Arial" w:cs="Arial"/>
          <w:color w:val="34302D"/>
          <w:shd w:val="clear" w:color="auto" w:fill="FFFFFF"/>
        </w:rPr>
        <w:t>作用域</w:t>
      </w:r>
      <w:r>
        <w:rPr>
          <w:rFonts w:ascii="Arial" w:hAnsi="Arial" w:cs="Arial"/>
          <w:color w:val="34302D"/>
          <w:shd w:val="clear" w:color="auto" w:fill="FFFFFF"/>
        </w:rPr>
        <w:t>bean</w:t>
      </w:r>
      <w:r>
        <w:rPr>
          <w:rFonts w:ascii="Arial" w:hAnsi="Arial" w:cs="Arial"/>
          <w:color w:val="34302D"/>
          <w:shd w:val="clear" w:color="auto" w:fill="FFFFFF"/>
        </w:rPr>
        <w:t>），需要做少量的初始配置定义你的豆之前。（标准范围不需要此初始设置：</w:t>
      </w:r>
      <w:r>
        <w:rPr>
          <w:rStyle w:val="HTML"/>
          <w:rFonts w:ascii="Consolas" w:hAnsi="Consolas"/>
          <w:sz w:val="23"/>
          <w:szCs w:val="23"/>
          <w:shd w:val="clear" w:color="auto" w:fill="F7F7F8"/>
        </w:rPr>
        <w:t>singleton</w:t>
      </w:r>
      <w:r>
        <w:rPr>
          <w:rFonts w:ascii="Arial" w:hAnsi="Arial" w:cs="Arial"/>
          <w:color w:val="34302D"/>
          <w:shd w:val="clear" w:color="auto" w:fill="FFFFFF"/>
        </w:rPr>
        <w:t>和</w:t>
      </w:r>
      <w:r>
        <w:rPr>
          <w:rStyle w:val="HTML"/>
          <w:rFonts w:ascii="Consolas" w:hAnsi="Consolas"/>
          <w:sz w:val="23"/>
          <w:szCs w:val="23"/>
          <w:shd w:val="clear" w:color="auto" w:fill="F7F7F8"/>
        </w:rPr>
        <w:t>prototype</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 you accomplish this initial setup depends on your particular Servlet environment.</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如何完成此初始设置取决于您的特定</w:t>
      </w:r>
      <w:r>
        <w:rPr>
          <w:rFonts w:ascii="Arial" w:hAnsi="Arial" w:cs="Arial"/>
          <w:color w:val="34302D"/>
          <w:shd w:val="clear" w:color="auto" w:fill="FFFFFF"/>
        </w:rPr>
        <w:t>Servlet</w:t>
      </w:r>
      <w:r>
        <w:rPr>
          <w:rFonts w:ascii="Arial" w:hAnsi="Arial" w:cs="Arial"/>
          <w:color w:val="34302D"/>
          <w:shd w:val="clear" w:color="auto" w:fill="FFFFFF"/>
        </w:rPr>
        <w:t>环境。</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access scoped beans within Spring Web MVC, in effect, within a request that is processed by the Spring </w:t>
      </w: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no special setup is necessary. </w:t>
      </w: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already exposes all relevant state.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如果您在</w:t>
      </w:r>
      <w:r>
        <w:rPr>
          <w:rFonts w:ascii="Arial" w:hAnsi="Arial" w:cs="Arial"/>
          <w:color w:val="34302D"/>
          <w:shd w:val="clear" w:color="auto" w:fill="FFFFFF"/>
        </w:rPr>
        <w:t>Spring Web MVC</w:t>
      </w:r>
      <w:r>
        <w:rPr>
          <w:rFonts w:ascii="Arial" w:hAnsi="Arial" w:cs="Arial"/>
          <w:color w:val="34302D"/>
          <w:shd w:val="clear" w:color="auto" w:fill="FFFFFF"/>
        </w:rPr>
        <w:t>中访问</w:t>
      </w:r>
      <w:r>
        <w:rPr>
          <w:rFonts w:ascii="Arial" w:hAnsi="Arial" w:cs="Arial"/>
          <w:color w:val="34302D"/>
          <w:shd w:val="clear" w:color="auto" w:fill="FFFFFF"/>
        </w:rPr>
        <w:t>scoped bean</w:t>
      </w:r>
      <w:r>
        <w:rPr>
          <w:rFonts w:ascii="Arial" w:hAnsi="Arial" w:cs="Arial"/>
          <w:color w:val="34302D"/>
          <w:shd w:val="clear" w:color="auto" w:fill="FFFFFF"/>
        </w:rPr>
        <w:t>，实际上是在</w:t>
      </w:r>
      <w:r>
        <w:rPr>
          <w:rFonts w:ascii="Arial" w:hAnsi="Arial" w:cs="Arial"/>
          <w:color w:val="34302D"/>
          <w:shd w:val="clear" w:color="auto" w:fill="FFFFFF"/>
        </w:rPr>
        <w:t>Spring</w:t>
      </w:r>
      <w:r>
        <w:rPr>
          <w:rFonts w:ascii="Arial" w:hAnsi="Arial" w:cs="Arial"/>
          <w:color w:val="34302D"/>
          <w:shd w:val="clear" w:color="auto" w:fill="FFFFFF"/>
        </w:rPr>
        <w:t>处理的请求中，则</w:t>
      </w:r>
      <w:r>
        <w:rPr>
          <w:rStyle w:val="HTML"/>
          <w:rFonts w:ascii="Consolas" w:hAnsi="Consolas"/>
          <w:sz w:val="23"/>
          <w:szCs w:val="23"/>
          <w:shd w:val="clear" w:color="auto" w:fill="F7F7F8"/>
        </w:rPr>
        <w:t>DispatcherServlet</w:t>
      </w:r>
      <w:r>
        <w:rPr>
          <w:rFonts w:ascii="Arial" w:hAnsi="Arial" w:cs="Arial"/>
          <w:color w:val="34302D"/>
          <w:shd w:val="clear" w:color="auto" w:fill="FFFFFF"/>
        </w:rPr>
        <w:t>无需进行特殊设置。</w:t>
      </w:r>
      <w:r>
        <w:rPr>
          <w:rStyle w:val="HTML"/>
          <w:rFonts w:ascii="Consolas" w:hAnsi="Consolas"/>
          <w:sz w:val="23"/>
          <w:szCs w:val="23"/>
          <w:shd w:val="clear" w:color="auto" w:fill="F7F7F8"/>
        </w:rPr>
        <w:t>DispatcherServlet</w:t>
      </w:r>
      <w:r>
        <w:rPr>
          <w:rFonts w:ascii="Arial" w:hAnsi="Arial" w:cs="Arial"/>
          <w:color w:val="34302D"/>
          <w:shd w:val="clear" w:color="auto" w:fill="FFFFFF"/>
        </w:rPr>
        <w:t>已暴露所有相关国家。</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a Servlet 2.5 web container, with requests processed outside of Spring’s </w:t>
      </w: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(for example, when using JSF or Struts), you need to register the </w:t>
      </w:r>
      <w:r w:rsidRPr="00BA0D5D">
        <w:rPr>
          <w:rFonts w:ascii="Consolas" w:eastAsia="宋体" w:hAnsi="Consolas" w:cs="宋体"/>
          <w:color w:val="34302D"/>
          <w:kern w:val="0"/>
          <w:sz w:val="23"/>
          <w:szCs w:val="23"/>
          <w:shd w:val="clear" w:color="auto" w:fill="F7F7F8"/>
        </w:rPr>
        <w:t>org.springframework.web.context.request.RequestContextListenerServletRequestListener</w:t>
      </w:r>
      <w:r w:rsidRPr="00BA0D5D">
        <w:rPr>
          <w:rFonts w:ascii="inherit" w:eastAsia="宋体" w:hAnsi="inherit" w:cs="Arial"/>
          <w:color w:val="34302D"/>
          <w:kern w:val="0"/>
          <w:sz w:val="24"/>
          <w:szCs w:val="24"/>
        </w:rPr>
        <w:t>. For Servlet 3.0+, this can be done programmatically by using the </w:t>
      </w:r>
      <w:r w:rsidRPr="00BA0D5D">
        <w:rPr>
          <w:rFonts w:ascii="Consolas" w:eastAsia="宋体" w:hAnsi="Consolas" w:cs="宋体"/>
          <w:color w:val="34302D"/>
          <w:kern w:val="0"/>
          <w:sz w:val="23"/>
          <w:szCs w:val="23"/>
          <w:shd w:val="clear" w:color="auto" w:fill="F7F7F8"/>
        </w:rPr>
        <w:t>WebApplicationInitializer</w:t>
      </w:r>
      <w:r w:rsidRPr="00BA0D5D">
        <w:rPr>
          <w:rFonts w:ascii="inherit" w:eastAsia="宋体" w:hAnsi="inherit" w:cs="Arial"/>
          <w:color w:val="34302D"/>
          <w:kern w:val="0"/>
          <w:sz w:val="24"/>
          <w:szCs w:val="24"/>
        </w:rPr>
        <w:t>interface. Alternatively, or for older containers, add the following declaration to your web application’s </w:t>
      </w:r>
      <w:r w:rsidRPr="00BA0D5D">
        <w:rPr>
          <w:rFonts w:ascii="Consolas" w:eastAsia="宋体" w:hAnsi="Consolas" w:cs="宋体"/>
          <w:color w:val="34302D"/>
          <w:kern w:val="0"/>
          <w:sz w:val="23"/>
          <w:szCs w:val="23"/>
          <w:shd w:val="clear" w:color="auto" w:fill="F7F7F8"/>
        </w:rPr>
        <w:t>web.xml</w:t>
      </w:r>
      <w:r w:rsidRPr="00BA0D5D">
        <w:rPr>
          <w:rFonts w:ascii="inherit" w:eastAsia="宋体" w:hAnsi="inherit" w:cs="Arial"/>
          <w:color w:val="34302D"/>
          <w:kern w:val="0"/>
          <w:sz w:val="24"/>
          <w:szCs w:val="24"/>
        </w:rPr>
        <w:t> file: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如果您使用</w:t>
      </w:r>
      <w:r>
        <w:rPr>
          <w:rFonts w:ascii="Arial" w:hAnsi="Arial" w:cs="Arial"/>
          <w:color w:val="34302D"/>
          <w:shd w:val="clear" w:color="auto" w:fill="FFFFFF"/>
        </w:rPr>
        <w:t>Servlet 2.5 Web</w:t>
      </w:r>
      <w:r>
        <w:rPr>
          <w:rFonts w:ascii="Arial" w:hAnsi="Arial" w:cs="Arial"/>
          <w:color w:val="34302D"/>
          <w:shd w:val="clear" w:color="auto" w:fill="FFFFFF"/>
        </w:rPr>
        <w:t>容器，并且在</w:t>
      </w:r>
      <w:r>
        <w:rPr>
          <w:rFonts w:ascii="Arial" w:hAnsi="Arial" w:cs="Arial"/>
          <w:color w:val="34302D"/>
          <w:shd w:val="clear" w:color="auto" w:fill="FFFFFF"/>
        </w:rPr>
        <w:t>Spring</w:t>
      </w:r>
      <w:r>
        <w:rPr>
          <w:rFonts w:ascii="Arial" w:hAnsi="Arial" w:cs="Arial"/>
          <w:color w:val="34302D"/>
          <w:shd w:val="clear" w:color="auto" w:fill="FFFFFF"/>
        </w:rPr>
        <w:t>之外处理请求</w:t>
      </w:r>
      <w:r>
        <w:rPr>
          <w:rFonts w:ascii="Arial" w:hAnsi="Arial" w:cs="Arial"/>
          <w:color w:val="34302D"/>
          <w:shd w:val="clear" w:color="auto" w:fill="FFFFFF"/>
        </w:rPr>
        <w:t> </w:t>
      </w:r>
      <w:r>
        <w:rPr>
          <w:rStyle w:val="HTML"/>
          <w:rFonts w:ascii="Consolas" w:hAnsi="Consolas"/>
          <w:sz w:val="23"/>
          <w:szCs w:val="23"/>
          <w:shd w:val="clear" w:color="auto" w:fill="F7F7F8"/>
        </w:rPr>
        <w:t>DispatcherServlet</w:t>
      </w:r>
      <w:r>
        <w:rPr>
          <w:rFonts w:ascii="Arial" w:hAnsi="Arial" w:cs="Arial"/>
          <w:color w:val="34302D"/>
          <w:shd w:val="clear" w:color="auto" w:fill="FFFFFF"/>
        </w:rPr>
        <w:t>（例如，使用</w:t>
      </w:r>
      <w:r>
        <w:rPr>
          <w:rFonts w:ascii="Arial" w:hAnsi="Arial" w:cs="Arial"/>
          <w:color w:val="34302D"/>
          <w:shd w:val="clear" w:color="auto" w:fill="FFFFFF"/>
        </w:rPr>
        <w:t>JSF</w:t>
      </w:r>
      <w:r>
        <w:rPr>
          <w:rFonts w:ascii="Arial" w:hAnsi="Arial" w:cs="Arial"/>
          <w:color w:val="34302D"/>
          <w:shd w:val="clear" w:color="auto" w:fill="FFFFFF"/>
        </w:rPr>
        <w:t>或</w:t>
      </w:r>
      <w:r>
        <w:rPr>
          <w:rFonts w:ascii="Arial" w:hAnsi="Arial" w:cs="Arial"/>
          <w:color w:val="34302D"/>
          <w:shd w:val="clear" w:color="auto" w:fill="FFFFFF"/>
        </w:rPr>
        <w:t>Struts</w:t>
      </w:r>
      <w:r>
        <w:rPr>
          <w:rFonts w:ascii="Arial" w:hAnsi="Arial" w:cs="Arial"/>
          <w:color w:val="34302D"/>
          <w:shd w:val="clear" w:color="auto" w:fill="FFFFFF"/>
        </w:rPr>
        <w:t>时），则需要注册</w:t>
      </w:r>
      <w:r>
        <w:rPr>
          <w:rStyle w:val="HTML"/>
          <w:rFonts w:ascii="Consolas" w:hAnsi="Consolas"/>
          <w:sz w:val="23"/>
          <w:szCs w:val="23"/>
          <w:shd w:val="clear" w:color="auto" w:fill="F7F7F8"/>
        </w:rPr>
        <w:t>org.springframework.web.context.request.RequestContextListener</w:t>
      </w:r>
      <w:r>
        <w:rPr>
          <w:rFonts w:ascii="Arial" w:hAnsi="Arial" w:cs="Arial"/>
          <w:color w:val="34302D"/>
          <w:shd w:val="clear" w:color="auto" w:fill="FFFFFF"/>
        </w:rPr>
        <w:t> </w:t>
      </w:r>
      <w:r>
        <w:rPr>
          <w:rStyle w:val="HTML"/>
          <w:rFonts w:ascii="Consolas" w:hAnsi="Consolas"/>
          <w:sz w:val="23"/>
          <w:szCs w:val="23"/>
          <w:shd w:val="clear" w:color="auto" w:fill="F7F7F8"/>
        </w:rPr>
        <w:t>ServletRequestListen</w:t>
      </w:r>
      <w:r>
        <w:rPr>
          <w:rStyle w:val="HTML"/>
          <w:rFonts w:ascii="Consolas" w:hAnsi="Consolas"/>
          <w:sz w:val="23"/>
          <w:szCs w:val="23"/>
          <w:shd w:val="clear" w:color="auto" w:fill="F7F7F8"/>
        </w:rPr>
        <w:lastRenderedPageBreak/>
        <w:t>er</w:t>
      </w:r>
      <w:r>
        <w:rPr>
          <w:rFonts w:ascii="Arial" w:hAnsi="Arial" w:cs="Arial"/>
          <w:color w:val="34302D"/>
          <w:shd w:val="clear" w:color="auto" w:fill="FFFFFF"/>
        </w:rPr>
        <w:t>。对于</w:t>
      </w:r>
      <w:r>
        <w:rPr>
          <w:rFonts w:ascii="Arial" w:hAnsi="Arial" w:cs="Arial"/>
          <w:color w:val="34302D"/>
          <w:shd w:val="clear" w:color="auto" w:fill="FFFFFF"/>
        </w:rPr>
        <w:t>Servlet 3.0+</w:t>
      </w:r>
      <w:r>
        <w:rPr>
          <w:rFonts w:ascii="Arial" w:hAnsi="Arial" w:cs="Arial"/>
          <w:color w:val="34302D"/>
          <w:shd w:val="clear" w:color="auto" w:fill="FFFFFF"/>
        </w:rPr>
        <w:t>，可以使用该</w:t>
      </w:r>
      <w:r>
        <w:rPr>
          <w:rStyle w:val="HTML"/>
          <w:rFonts w:ascii="Consolas" w:hAnsi="Consolas"/>
          <w:sz w:val="23"/>
          <w:szCs w:val="23"/>
          <w:shd w:val="clear" w:color="auto" w:fill="F7F7F8"/>
        </w:rPr>
        <w:t>WebApplicationInitializer</w:t>
      </w:r>
      <w:r>
        <w:rPr>
          <w:rFonts w:ascii="Arial" w:hAnsi="Arial" w:cs="Arial"/>
          <w:color w:val="34302D"/>
          <w:shd w:val="clear" w:color="auto" w:fill="FFFFFF"/>
        </w:rPr>
        <w:t> </w:t>
      </w:r>
      <w:r>
        <w:rPr>
          <w:rFonts w:ascii="Arial" w:hAnsi="Arial" w:cs="Arial"/>
          <w:color w:val="34302D"/>
          <w:shd w:val="clear" w:color="auto" w:fill="FFFFFF"/>
        </w:rPr>
        <w:t>接口以编程方式完成。或者，或者对于旧容器，将以下声明添加到</w:t>
      </w:r>
      <w:r>
        <w:rPr>
          <w:rFonts w:ascii="Arial" w:hAnsi="Arial" w:cs="Arial"/>
          <w:color w:val="34302D"/>
          <w:shd w:val="clear" w:color="auto" w:fill="FFFFFF"/>
        </w:rPr>
        <w:t>Web</w:t>
      </w:r>
      <w:r>
        <w:rPr>
          <w:rFonts w:ascii="Arial" w:hAnsi="Arial" w:cs="Arial"/>
          <w:color w:val="34302D"/>
          <w:shd w:val="clear" w:color="auto" w:fill="FFFFFF"/>
        </w:rPr>
        <w:t>应用程序的</w:t>
      </w:r>
      <w:r>
        <w:rPr>
          <w:rStyle w:val="HTML"/>
          <w:rFonts w:ascii="Consolas" w:hAnsi="Consolas"/>
          <w:sz w:val="23"/>
          <w:szCs w:val="23"/>
          <w:shd w:val="clear" w:color="auto" w:fill="F7F7F8"/>
        </w:rPr>
        <w:t>web.xml</w:t>
      </w:r>
      <w:r>
        <w:rPr>
          <w:rFonts w:ascii="Arial" w:hAnsi="Arial" w:cs="Arial"/>
          <w:color w:val="34302D"/>
          <w:shd w:val="clear" w:color="auto" w:fill="FFFFFF"/>
        </w:rPr>
        <w:t>文件中：</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org.springframework.web.context.request.RequestContextListener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if there are issues with your listener setup, consider using Spring’s </w:t>
      </w:r>
      <w:r w:rsidRPr="00BA0D5D">
        <w:rPr>
          <w:rFonts w:ascii="Consolas" w:eastAsia="宋体" w:hAnsi="Consolas" w:cs="宋体"/>
          <w:color w:val="34302D"/>
          <w:kern w:val="0"/>
          <w:sz w:val="23"/>
          <w:szCs w:val="23"/>
          <w:shd w:val="clear" w:color="auto" w:fill="F7F7F8"/>
        </w:rPr>
        <w:t>RequestContextFilter</w:t>
      </w:r>
      <w:r w:rsidRPr="00BA0D5D">
        <w:rPr>
          <w:rFonts w:ascii="inherit" w:eastAsia="宋体" w:hAnsi="inherit" w:cs="Arial"/>
          <w:color w:val="34302D"/>
          <w:kern w:val="0"/>
          <w:sz w:val="24"/>
          <w:szCs w:val="24"/>
        </w:rPr>
        <w:t>. The filter mapping depends on the surrounding web application configuration, so you have to change it as appropriate. The following listing shows the filter part of a web application: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或者，如果您的侦听器设置存在问题，请考虑使用</w:t>
      </w:r>
      <w:r>
        <w:rPr>
          <w:rFonts w:ascii="Arial" w:hAnsi="Arial" w:cs="Arial"/>
          <w:color w:val="34302D"/>
          <w:shd w:val="clear" w:color="auto" w:fill="FFFFFF"/>
        </w:rPr>
        <w:t>Spring </w:t>
      </w:r>
      <w:r>
        <w:rPr>
          <w:rStyle w:val="HTML"/>
          <w:rFonts w:ascii="Consolas" w:hAnsi="Consolas"/>
          <w:sz w:val="23"/>
          <w:szCs w:val="23"/>
          <w:shd w:val="clear" w:color="auto" w:fill="F7F7F8"/>
        </w:rPr>
        <w:t>RequestContextFilter</w:t>
      </w:r>
      <w:r>
        <w:rPr>
          <w:rFonts w:ascii="Arial" w:hAnsi="Arial" w:cs="Arial"/>
          <w:color w:val="34302D"/>
          <w:shd w:val="clear" w:color="auto" w:fill="FFFFFF"/>
        </w:rPr>
        <w:t>。过滤器映射取决于周围的</w:t>
      </w:r>
      <w:r>
        <w:rPr>
          <w:rFonts w:ascii="Arial" w:hAnsi="Arial" w:cs="Arial"/>
          <w:color w:val="34302D"/>
          <w:shd w:val="clear" w:color="auto" w:fill="FFFFFF"/>
        </w:rPr>
        <w:t>Web</w:t>
      </w:r>
      <w:r>
        <w:rPr>
          <w:rFonts w:ascii="Arial" w:hAnsi="Arial" w:cs="Arial"/>
          <w:color w:val="34302D"/>
          <w:shd w:val="clear" w:color="auto" w:fill="FFFFFF"/>
        </w:rPr>
        <w:t>应用程序配置，因此您必须根据需要进行更改。以下清单显示了</w:t>
      </w:r>
      <w:r>
        <w:rPr>
          <w:rFonts w:ascii="Arial" w:hAnsi="Arial" w:cs="Arial"/>
          <w:color w:val="34302D"/>
          <w:shd w:val="clear" w:color="auto" w:fill="FFFFFF"/>
        </w:rPr>
        <w:t>Web</w:t>
      </w:r>
      <w:r>
        <w:rPr>
          <w:rFonts w:ascii="Arial" w:hAnsi="Arial" w:cs="Arial"/>
          <w:color w:val="34302D"/>
          <w:shd w:val="clear" w:color="auto" w:fill="FFFFFF"/>
        </w:rPr>
        <w:t>应用程序的过滤器部分：</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&lt;filter-name&gt;</w:t>
      </w:r>
      <w:r w:rsidRPr="00BA0D5D">
        <w:rPr>
          <w:rFonts w:ascii="Consolas" w:eastAsia="宋体" w:hAnsi="Consolas" w:cs="宋体"/>
          <w:color w:val="34302D"/>
          <w:kern w:val="0"/>
          <w:sz w:val="24"/>
          <w:szCs w:val="24"/>
        </w:rPr>
        <w:t>requestContextFilter</w:t>
      </w:r>
      <w:r w:rsidRPr="00BA0D5D">
        <w:rPr>
          <w:rFonts w:ascii="Consolas" w:eastAsia="宋体" w:hAnsi="Consolas" w:cs="宋体"/>
          <w:color w:val="008080"/>
          <w:kern w:val="0"/>
          <w:sz w:val="24"/>
          <w:szCs w:val="24"/>
        </w:rPr>
        <w:t>&lt;/filter-name&gt;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&lt;filter-class&gt;</w:t>
      </w:r>
      <w:r w:rsidRPr="00BA0D5D">
        <w:rPr>
          <w:rFonts w:ascii="Consolas" w:eastAsia="宋体" w:hAnsi="Consolas" w:cs="宋体"/>
          <w:color w:val="34302D"/>
          <w:kern w:val="0"/>
          <w:sz w:val="24"/>
          <w:szCs w:val="24"/>
        </w:rPr>
        <w:t>org.springframework.web.filter.RequestContextFilter</w:t>
      </w:r>
      <w:r w:rsidRPr="00BA0D5D">
        <w:rPr>
          <w:rFonts w:ascii="Consolas" w:eastAsia="宋体" w:hAnsi="Consolas" w:cs="宋体"/>
          <w:color w:val="008080"/>
          <w:kern w:val="0"/>
          <w:sz w:val="24"/>
          <w:szCs w:val="24"/>
        </w:rPr>
        <w:t>&lt;/filter-class&gt;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&lt;filter-mapping&gt;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&lt;filter-name&gt;</w:t>
      </w:r>
      <w:r w:rsidRPr="00BA0D5D">
        <w:rPr>
          <w:rFonts w:ascii="Consolas" w:eastAsia="宋体" w:hAnsi="Consolas" w:cs="宋体"/>
          <w:color w:val="34302D"/>
          <w:kern w:val="0"/>
          <w:sz w:val="24"/>
          <w:szCs w:val="24"/>
        </w:rPr>
        <w:t>requestContextFilter</w:t>
      </w:r>
      <w:r w:rsidRPr="00BA0D5D">
        <w:rPr>
          <w:rFonts w:ascii="Consolas" w:eastAsia="宋体" w:hAnsi="Consolas" w:cs="宋体"/>
          <w:color w:val="008080"/>
          <w:kern w:val="0"/>
          <w:sz w:val="24"/>
          <w:szCs w:val="24"/>
        </w:rPr>
        <w:t>&lt;/filter-name&gt;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&lt;url-pattern&gt;</w:t>
      </w:r>
      <w:r w:rsidRPr="00BA0D5D">
        <w:rPr>
          <w:rFonts w:ascii="Consolas" w:eastAsia="宋体" w:hAnsi="Consolas" w:cs="宋体"/>
          <w:color w:val="34302D"/>
          <w:kern w:val="0"/>
          <w:sz w:val="24"/>
          <w:szCs w:val="24"/>
        </w:rPr>
        <w:t>/*</w:t>
      </w:r>
      <w:r w:rsidRPr="00BA0D5D">
        <w:rPr>
          <w:rFonts w:ascii="Consolas" w:eastAsia="宋体" w:hAnsi="Consolas" w:cs="宋体"/>
          <w:color w:val="008080"/>
          <w:kern w:val="0"/>
          <w:sz w:val="24"/>
          <w:szCs w:val="24"/>
        </w:rPr>
        <w:t>&lt;/url-pattern&gt;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&lt;/filter-mapping&gt;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RequestContextListener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RequestContextFilter</w:t>
      </w:r>
      <w:r w:rsidRPr="00BA0D5D">
        <w:rPr>
          <w:rFonts w:ascii="inherit" w:eastAsia="宋体" w:hAnsi="inherit" w:cs="Arial"/>
          <w:color w:val="34302D"/>
          <w:kern w:val="0"/>
          <w:sz w:val="24"/>
          <w:szCs w:val="24"/>
        </w:rPr>
        <w:t> all do exactly the same thing, namely bind the HTTP request object to the </w:t>
      </w:r>
      <w:r w:rsidRPr="00BA0D5D">
        <w:rPr>
          <w:rFonts w:ascii="Consolas" w:eastAsia="宋体" w:hAnsi="Consolas" w:cs="宋体"/>
          <w:color w:val="34302D"/>
          <w:kern w:val="0"/>
          <w:sz w:val="23"/>
          <w:szCs w:val="23"/>
          <w:shd w:val="clear" w:color="auto" w:fill="F7F7F8"/>
        </w:rPr>
        <w:t>Thread</w:t>
      </w:r>
      <w:r w:rsidRPr="00BA0D5D">
        <w:rPr>
          <w:rFonts w:ascii="inherit" w:eastAsia="宋体" w:hAnsi="inherit" w:cs="Arial"/>
          <w:color w:val="34302D"/>
          <w:kern w:val="0"/>
          <w:sz w:val="24"/>
          <w:szCs w:val="24"/>
        </w:rPr>
        <w:t> that is servicing that request. This makes beans that are request- and session-scoped available further down the call chain.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DispatcherServlet</w:t>
      </w:r>
      <w:r>
        <w:rPr>
          <w:rFonts w:ascii="Arial" w:hAnsi="Arial" w:cs="Arial"/>
          <w:color w:val="34302D"/>
          <w:shd w:val="clear" w:color="auto" w:fill="FFFFFF"/>
        </w:rPr>
        <w:t>，</w:t>
      </w:r>
      <w:r>
        <w:rPr>
          <w:rStyle w:val="HTML"/>
          <w:rFonts w:ascii="Consolas" w:hAnsi="Consolas"/>
          <w:sz w:val="23"/>
          <w:szCs w:val="23"/>
          <w:shd w:val="clear" w:color="auto" w:fill="F7F7F8"/>
        </w:rPr>
        <w:t>RequestContextListener</w:t>
      </w:r>
      <w:r>
        <w:rPr>
          <w:rFonts w:ascii="Arial" w:hAnsi="Arial" w:cs="Arial"/>
          <w:color w:val="34302D"/>
          <w:shd w:val="clear" w:color="auto" w:fill="FFFFFF"/>
        </w:rPr>
        <w:t>和</w:t>
      </w:r>
      <w:r>
        <w:rPr>
          <w:rStyle w:val="HTML"/>
          <w:rFonts w:ascii="Consolas" w:hAnsi="Consolas"/>
          <w:sz w:val="23"/>
          <w:szCs w:val="23"/>
          <w:shd w:val="clear" w:color="auto" w:fill="F7F7F8"/>
        </w:rPr>
        <w:t>RequestContextFilter</w:t>
      </w:r>
      <w:r>
        <w:rPr>
          <w:rFonts w:ascii="Arial" w:hAnsi="Arial" w:cs="Arial"/>
          <w:color w:val="34302D"/>
          <w:shd w:val="clear" w:color="auto" w:fill="FFFFFF"/>
        </w:rPr>
        <w:t>所有做同样的事情，即将</w:t>
      </w:r>
      <w:r>
        <w:rPr>
          <w:rFonts w:ascii="Arial" w:hAnsi="Arial" w:cs="Arial"/>
          <w:color w:val="34302D"/>
          <w:shd w:val="clear" w:color="auto" w:fill="FFFFFF"/>
        </w:rPr>
        <w:t>HTTP</w:t>
      </w:r>
      <w:r>
        <w:rPr>
          <w:rFonts w:ascii="Arial" w:hAnsi="Arial" w:cs="Arial"/>
          <w:color w:val="34302D"/>
          <w:shd w:val="clear" w:color="auto" w:fill="FFFFFF"/>
        </w:rPr>
        <w:t>请求对象绑定到</w:t>
      </w:r>
      <w:r>
        <w:rPr>
          <w:rStyle w:val="HTML"/>
          <w:rFonts w:ascii="Consolas" w:hAnsi="Consolas"/>
          <w:sz w:val="23"/>
          <w:szCs w:val="23"/>
          <w:shd w:val="clear" w:color="auto" w:fill="F7F7F8"/>
        </w:rPr>
        <w:t>Thread</w:t>
      </w:r>
      <w:r>
        <w:rPr>
          <w:rFonts w:ascii="Arial" w:hAnsi="Arial" w:cs="Arial"/>
          <w:color w:val="34302D"/>
          <w:shd w:val="clear" w:color="auto" w:fill="FFFFFF"/>
        </w:rPr>
        <w:t>为该请求提供服务的对象。这使得请求和会话范围的</w:t>
      </w:r>
      <w:r>
        <w:rPr>
          <w:rFonts w:ascii="Arial" w:hAnsi="Arial" w:cs="Arial"/>
          <w:color w:val="34302D"/>
          <w:shd w:val="clear" w:color="auto" w:fill="FFFFFF"/>
        </w:rPr>
        <w:t>bean</w:t>
      </w:r>
      <w:r>
        <w:rPr>
          <w:rFonts w:ascii="Arial" w:hAnsi="Arial" w:cs="Arial"/>
          <w:color w:val="34302D"/>
          <w:shd w:val="clear" w:color="auto" w:fill="FFFFFF"/>
        </w:rPr>
        <w:t>可以在调用链的下游进一步使用。</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Request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XML configuration for a bean definition: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考虑</w:t>
      </w:r>
      <w:r>
        <w:rPr>
          <w:rFonts w:ascii="Arial" w:hAnsi="Arial" w:cs="Arial"/>
          <w:color w:val="34302D"/>
          <w:shd w:val="clear" w:color="auto" w:fill="FFFFFF"/>
        </w:rPr>
        <w:t>bean</w:t>
      </w:r>
      <w:r>
        <w:rPr>
          <w:rFonts w:ascii="Arial" w:hAnsi="Arial" w:cs="Arial"/>
          <w:color w:val="34302D"/>
          <w:shd w:val="clear" w:color="auto" w:fill="FFFFFF"/>
        </w:rPr>
        <w:t>定义的以下</w:t>
      </w:r>
      <w:r>
        <w:rPr>
          <w:rFonts w:ascii="Arial" w:hAnsi="Arial" w:cs="Arial"/>
          <w:color w:val="34302D"/>
          <w:shd w:val="clear" w:color="auto" w:fill="FFFFFF"/>
        </w:rPr>
        <w:t>XML</w:t>
      </w:r>
      <w:r>
        <w:rPr>
          <w:rFonts w:ascii="Arial" w:hAnsi="Arial" w:cs="Arial"/>
          <w:color w:val="34302D"/>
          <w:shd w:val="clear" w:color="auto" w:fill="FFFFFF"/>
        </w:rPr>
        <w:t>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"loginAction"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"com.something.LoginAction"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"request"</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creates a new instance of the </w:t>
      </w:r>
      <w:r w:rsidRPr="00BA0D5D">
        <w:rPr>
          <w:rFonts w:ascii="Consolas" w:eastAsia="宋体" w:hAnsi="Consolas" w:cs="宋体"/>
          <w:color w:val="34302D"/>
          <w:kern w:val="0"/>
          <w:sz w:val="23"/>
          <w:szCs w:val="23"/>
          <w:shd w:val="clear" w:color="auto" w:fill="F7F7F8"/>
        </w:rPr>
        <w:t>LoginAction</w:t>
      </w:r>
      <w:r w:rsidRPr="00BA0D5D">
        <w:rPr>
          <w:rFonts w:ascii="inherit" w:eastAsia="宋体" w:hAnsi="inherit" w:cs="Arial"/>
          <w:color w:val="34302D"/>
          <w:kern w:val="0"/>
          <w:sz w:val="24"/>
          <w:szCs w:val="24"/>
        </w:rPr>
        <w:t> bean by using the </w:t>
      </w:r>
      <w:r w:rsidRPr="00BA0D5D">
        <w:rPr>
          <w:rFonts w:ascii="Consolas" w:eastAsia="宋体" w:hAnsi="Consolas" w:cs="宋体"/>
          <w:color w:val="34302D"/>
          <w:kern w:val="0"/>
          <w:sz w:val="23"/>
          <w:szCs w:val="23"/>
          <w:shd w:val="clear" w:color="auto" w:fill="F7F7F8"/>
        </w:rPr>
        <w:t>loginAction</w:t>
      </w:r>
      <w:r w:rsidRPr="00BA0D5D">
        <w:rPr>
          <w:rFonts w:ascii="inherit" w:eastAsia="宋体" w:hAnsi="inherit" w:cs="Arial"/>
          <w:color w:val="34302D"/>
          <w:kern w:val="0"/>
          <w:sz w:val="24"/>
          <w:szCs w:val="24"/>
        </w:rPr>
        <w:t> bean definition for each and every HTTP request. That is, the </w:t>
      </w:r>
      <w:r w:rsidRPr="00BA0D5D">
        <w:rPr>
          <w:rFonts w:ascii="Consolas" w:eastAsia="宋体" w:hAnsi="Consolas" w:cs="宋体"/>
          <w:color w:val="34302D"/>
          <w:kern w:val="0"/>
          <w:sz w:val="23"/>
          <w:szCs w:val="23"/>
          <w:shd w:val="clear" w:color="auto" w:fill="F7F7F8"/>
        </w:rPr>
        <w:t>loginAction</w:t>
      </w:r>
      <w:r w:rsidRPr="00BA0D5D">
        <w:rPr>
          <w:rFonts w:ascii="inherit" w:eastAsia="宋体" w:hAnsi="inherit" w:cs="Arial"/>
          <w:color w:val="34302D"/>
          <w:kern w:val="0"/>
          <w:sz w:val="24"/>
          <w:szCs w:val="24"/>
        </w:rPr>
        <w:t> bean is scoped at the HTTP request level. You can change the internal state of the instance that is created as much as you want, because other instances created from the same </w:t>
      </w:r>
      <w:r w:rsidRPr="00BA0D5D">
        <w:rPr>
          <w:rFonts w:ascii="Consolas" w:eastAsia="宋体" w:hAnsi="Consolas" w:cs="宋体"/>
          <w:color w:val="34302D"/>
          <w:kern w:val="0"/>
          <w:sz w:val="23"/>
          <w:szCs w:val="23"/>
          <w:shd w:val="clear" w:color="auto" w:fill="F7F7F8"/>
        </w:rPr>
        <w:t>loginAction</w:t>
      </w:r>
      <w:r w:rsidRPr="00BA0D5D">
        <w:rPr>
          <w:rFonts w:ascii="inherit" w:eastAsia="宋体" w:hAnsi="inherit" w:cs="Arial"/>
          <w:color w:val="34302D"/>
          <w:kern w:val="0"/>
          <w:sz w:val="24"/>
          <w:szCs w:val="24"/>
        </w:rPr>
        <w:t> bean definition do not see these changes in state. They are particular to an individual request. When the request completes processing, the bean that is scoped to the request is discarded.</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w:t>
      </w:r>
      <w:r>
        <w:rPr>
          <w:rStyle w:val="HTML"/>
          <w:rFonts w:ascii="Consolas" w:hAnsi="Consolas"/>
          <w:sz w:val="23"/>
          <w:szCs w:val="23"/>
          <w:shd w:val="clear" w:color="auto" w:fill="F7F7F8"/>
        </w:rPr>
        <w:t>LoginAction</w:t>
      </w:r>
      <w:r>
        <w:rPr>
          <w:rFonts w:ascii="Arial" w:hAnsi="Arial" w:cs="Arial"/>
          <w:color w:val="34302D"/>
          <w:shd w:val="clear" w:color="auto" w:fill="FFFFFF"/>
        </w:rPr>
        <w:t>通过</w:t>
      </w:r>
      <w:r>
        <w:rPr>
          <w:rStyle w:val="HTML"/>
          <w:rFonts w:ascii="Consolas" w:hAnsi="Consolas"/>
          <w:sz w:val="23"/>
          <w:szCs w:val="23"/>
          <w:shd w:val="clear" w:color="auto" w:fill="F7F7F8"/>
        </w:rPr>
        <w:t>loginAction</w:t>
      </w:r>
      <w:r>
        <w:rPr>
          <w:rFonts w:ascii="Arial" w:hAnsi="Arial" w:cs="Arial"/>
          <w:color w:val="34302D"/>
          <w:shd w:val="clear" w:color="auto" w:fill="FFFFFF"/>
        </w:rPr>
        <w:t>对每个</w:t>
      </w:r>
      <w:r>
        <w:rPr>
          <w:rFonts w:ascii="Arial" w:hAnsi="Arial" w:cs="Arial"/>
          <w:color w:val="34302D"/>
          <w:shd w:val="clear" w:color="auto" w:fill="FFFFFF"/>
        </w:rPr>
        <w:t>HTTP</w:t>
      </w:r>
      <w:r>
        <w:rPr>
          <w:rFonts w:ascii="Arial" w:hAnsi="Arial" w:cs="Arial"/>
          <w:color w:val="34302D"/>
          <w:shd w:val="clear" w:color="auto" w:fill="FFFFFF"/>
        </w:rPr>
        <w:t>请求使用</w:t>
      </w:r>
      <w:r>
        <w:rPr>
          <w:rFonts w:ascii="Arial" w:hAnsi="Arial" w:cs="Arial"/>
          <w:color w:val="34302D"/>
          <w:shd w:val="clear" w:color="auto" w:fill="FFFFFF"/>
        </w:rPr>
        <w:t>bean</w:t>
      </w:r>
      <w:r>
        <w:rPr>
          <w:rFonts w:ascii="Arial" w:hAnsi="Arial" w:cs="Arial"/>
          <w:color w:val="34302D"/>
          <w:shd w:val="clear" w:color="auto" w:fill="FFFFFF"/>
        </w:rPr>
        <w:t>定义来创建</w:t>
      </w:r>
      <w:r>
        <w:rPr>
          <w:rFonts w:ascii="Arial" w:hAnsi="Arial" w:cs="Arial"/>
          <w:color w:val="34302D"/>
          <w:shd w:val="clear" w:color="auto" w:fill="FFFFFF"/>
        </w:rPr>
        <w:t>bean </w:t>
      </w:r>
      <w:r>
        <w:rPr>
          <w:rFonts w:ascii="Arial" w:hAnsi="Arial" w:cs="Arial"/>
          <w:color w:val="34302D"/>
          <w:shd w:val="clear" w:color="auto" w:fill="FFFFFF"/>
        </w:rPr>
        <w:t>的新实例。也就是说，</w:t>
      </w:r>
      <w:r>
        <w:rPr>
          <w:rFonts w:ascii="Arial" w:hAnsi="Arial" w:cs="Arial"/>
          <w:color w:val="34302D"/>
          <w:shd w:val="clear" w:color="auto" w:fill="FFFFFF"/>
        </w:rPr>
        <w:t> </w:t>
      </w:r>
      <w:r>
        <w:rPr>
          <w:rStyle w:val="HTML"/>
          <w:rFonts w:ascii="Consolas" w:hAnsi="Consolas"/>
          <w:sz w:val="23"/>
          <w:szCs w:val="23"/>
          <w:shd w:val="clear" w:color="auto" w:fill="F7F7F8"/>
        </w:rPr>
        <w:t>loginAction</w:t>
      </w:r>
      <w:r>
        <w:rPr>
          <w:rFonts w:ascii="Arial" w:hAnsi="Arial" w:cs="Arial"/>
          <w:color w:val="34302D"/>
          <w:shd w:val="clear" w:color="auto" w:fill="FFFFFF"/>
        </w:rPr>
        <w:t>bean</w:t>
      </w:r>
      <w:r>
        <w:rPr>
          <w:rFonts w:ascii="Arial" w:hAnsi="Arial" w:cs="Arial"/>
          <w:color w:val="34302D"/>
          <w:shd w:val="clear" w:color="auto" w:fill="FFFFFF"/>
        </w:rPr>
        <w:t>的范围是</w:t>
      </w:r>
      <w:r>
        <w:rPr>
          <w:rFonts w:ascii="Arial" w:hAnsi="Arial" w:cs="Arial"/>
          <w:color w:val="34302D"/>
          <w:shd w:val="clear" w:color="auto" w:fill="FFFFFF"/>
        </w:rPr>
        <w:t>HTTP</w:t>
      </w:r>
      <w:r>
        <w:rPr>
          <w:rFonts w:ascii="Arial" w:hAnsi="Arial" w:cs="Arial"/>
          <w:color w:val="34302D"/>
          <w:shd w:val="clear" w:color="auto" w:fill="FFFFFF"/>
        </w:rPr>
        <w:t>请求级别。您可以根据需要更改创建的实例的内部状态，因为从同一</w:t>
      </w:r>
      <w:r>
        <w:rPr>
          <w:rStyle w:val="HTML"/>
          <w:rFonts w:ascii="Consolas" w:hAnsi="Consolas"/>
          <w:sz w:val="23"/>
          <w:szCs w:val="23"/>
          <w:shd w:val="clear" w:color="auto" w:fill="F7F7F8"/>
        </w:rPr>
        <w:t>loginAction</w:t>
      </w:r>
      <w:r>
        <w:rPr>
          <w:rFonts w:ascii="Arial" w:hAnsi="Arial" w:cs="Arial"/>
          <w:color w:val="34302D"/>
          <w:shd w:val="clear" w:color="auto" w:fill="FFFFFF"/>
        </w:rPr>
        <w:t>bean</w:t>
      </w:r>
      <w:r>
        <w:rPr>
          <w:rFonts w:ascii="Arial" w:hAnsi="Arial" w:cs="Arial"/>
          <w:color w:val="34302D"/>
          <w:shd w:val="clear" w:color="auto" w:fill="FFFFFF"/>
        </w:rPr>
        <w:t>定义创建的其他实例在状态中看不到这些更改。它们特别针对个人要求。当请求完成处理时，将放弃作用于请求的</w:t>
      </w:r>
      <w:r>
        <w:rPr>
          <w:rFonts w:ascii="Arial" w:hAnsi="Arial" w:cs="Arial"/>
          <w:color w:val="34302D"/>
          <w:shd w:val="clear" w:color="auto" w:fill="FFFFFF"/>
        </w:rPr>
        <w:t>bean</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using annotation-driven components or Java configuration, the </w:t>
      </w:r>
      <w:r w:rsidRPr="00BA0D5D">
        <w:rPr>
          <w:rFonts w:ascii="Consolas" w:eastAsia="宋体" w:hAnsi="Consolas" w:cs="宋体"/>
          <w:color w:val="34302D"/>
          <w:kern w:val="0"/>
          <w:sz w:val="23"/>
          <w:szCs w:val="23"/>
          <w:shd w:val="clear" w:color="auto" w:fill="F7F7F8"/>
        </w:rPr>
        <w:t>@RequestScope</w:t>
      </w:r>
      <w:r w:rsidRPr="00BA0D5D">
        <w:rPr>
          <w:rFonts w:ascii="inherit" w:eastAsia="宋体" w:hAnsi="inherit" w:cs="Arial"/>
          <w:color w:val="34302D"/>
          <w:kern w:val="0"/>
          <w:sz w:val="24"/>
          <w:szCs w:val="24"/>
        </w:rPr>
        <w:t> annotation can be used to assign a component to the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scope. The following example shows how to do so:</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使用注释驱动的组件或</w:t>
      </w:r>
      <w:r>
        <w:rPr>
          <w:rFonts w:ascii="Arial" w:hAnsi="Arial" w:cs="Arial"/>
          <w:color w:val="34302D"/>
          <w:shd w:val="clear" w:color="auto" w:fill="FFFFFF"/>
        </w:rPr>
        <w:t>Java</w:t>
      </w:r>
      <w:r>
        <w:rPr>
          <w:rFonts w:ascii="Arial" w:hAnsi="Arial" w:cs="Arial"/>
          <w:color w:val="34302D"/>
          <w:shd w:val="clear" w:color="auto" w:fill="FFFFFF"/>
        </w:rPr>
        <w:t>配置时，</w:t>
      </w:r>
      <w:r>
        <w:rPr>
          <w:rStyle w:val="HTML"/>
          <w:rFonts w:ascii="Consolas" w:hAnsi="Consolas"/>
          <w:sz w:val="23"/>
          <w:szCs w:val="23"/>
          <w:shd w:val="clear" w:color="auto" w:fill="F7F7F8"/>
        </w:rPr>
        <w:t>@RequestScope</w:t>
      </w:r>
      <w:r>
        <w:rPr>
          <w:rFonts w:ascii="Arial" w:hAnsi="Arial" w:cs="Arial"/>
          <w:color w:val="34302D"/>
          <w:shd w:val="clear" w:color="auto" w:fill="FFFFFF"/>
        </w:rPr>
        <w:t>注释可用于将组件分配给</w:t>
      </w:r>
      <w:r>
        <w:rPr>
          <w:rStyle w:val="HTML"/>
          <w:rFonts w:ascii="Consolas" w:hAnsi="Consolas"/>
          <w:sz w:val="23"/>
          <w:szCs w:val="23"/>
          <w:shd w:val="clear" w:color="auto" w:fill="F7F7F8"/>
        </w:rPr>
        <w:t>request</w:t>
      </w:r>
      <w:r>
        <w:rPr>
          <w:rFonts w:ascii="Arial" w:hAnsi="Arial" w:cs="Arial"/>
          <w:color w:val="34302D"/>
          <w:shd w:val="clear" w:color="auto" w:fill="FFFFFF"/>
        </w:rPr>
        <w:t>范围。以下示例显示了如何执行此操作：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@RequestScope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LoginAction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Session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XML configuration for a bean definition: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考虑</w:t>
      </w:r>
      <w:r>
        <w:rPr>
          <w:rFonts w:ascii="Arial" w:hAnsi="Arial" w:cs="Arial"/>
          <w:color w:val="34302D"/>
          <w:shd w:val="clear" w:color="auto" w:fill="FFFFFF"/>
        </w:rPr>
        <w:t>bean</w:t>
      </w:r>
      <w:r>
        <w:rPr>
          <w:rFonts w:ascii="Arial" w:hAnsi="Arial" w:cs="Arial"/>
          <w:color w:val="34302D"/>
          <w:shd w:val="clear" w:color="auto" w:fill="FFFFFF"/>
        </w:rPr>
        <w:t>定义的以下</w:t>
      </w:r>
      <w:r>
        <w:rPr>
          <w:rFonts w:ascii="Arial" w:hAnsi="Arial" w:cs="Arial"/>
          <w:color w:val="34302D"/>
          <w:shd w:val="clear" w:color="auto" w:fill="FFFFFF"/>
        </w:rPr>
        <w:t>XML</w:t>
      </w:r>
      <w:r>
        <w:rPr>
          <w:rFonts w:ascii="Arial" w:hAnsi="Arial" w:cs="Arial"/>
          <w:color w:val="34302D"/>
          <w:shd w:val="clear" w:color="auto" w:fill="FFFFFF"/>
        </w:rPr>
        <w:t>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creates a new instance of 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by using 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definition for the lifetime of a single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In other words, 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is effectively scoped at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level. As with request-scoped beans, you can change the internal state of the instance that is created as much as you want, knowing that other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instances that are also using instances created from the same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definition do not see these changes in state, because they are particular to an individual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When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is eventually discarded, the bean that is scoped to that particular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is also discarded.</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w:t>
      </w:r>
      <w:r>
        <w:rPr>
          <w:rStyle w:val="HTML"/>
          <w:rFonts w:ascii="Consolas" w:hAnsi="Consolas"/>
          <w:sz w:val="23"/>
          <w:szCs w:val="23"/>
          <w:shd w:val="clear" w:color="auto" w:fill="F7F7F8"/>
        </w:rPr>
        <w:t>UserPreferences</w:t>
      </w:r>
      <w:r>
        <w:rPr>
          <w:rFonts w:ascii="Arial" w:hAnsi="Arial" w:cs="Arial"/>
          <w:color w:val="34302D"/>
          <w:shd w:val="clear" w:color="auto" w:fill="FFFFFF"/>
        </w:rPr>
        <w:t>通过在</w:t>
      </w:r>
      <w:r>
        <w:rPr>
          <w:rStyle w:val="HTML"/>
          <w:rFonts w:ascii="Consolas" w:hAnsi="Consolas"/>
          <w:sz w:val="23"/>
          <w:szCs w:val="23"/>
          <w:shd w:val="clear" w:color="auto" w:fill="F7F7F8"/>
        </w:rPr>
        <w:t>userPreferences</w:t>
      </w:r>
      <w:r>
        <w:rPr>
          <w:rFonts w:ascii="Arial" w:hAnsi="Arial" w:cs="Arial"/>
          <w:color w:val="34302D"/>
          <w:shd w:val="clear" w:color="auto" w:fill="FFFFFF"/>
        </w:rPr>
        <w:t>单个</w:t>
      </w:r>
      <w:r>
        <w:rPr>
          <w:rFonts w:ascii="Arial" w:hAnsi="Arial" w:cs="Arial"/>
          <w:color w:val="34302D"/>
          <w:shd w:val="clear" w:color="auto" w:fill="FFFFFF"/>
        </w:rPr>
        <w:t>HTTP</w:t>
      </w:r>
      <w:r>
        <w:rPr>
          <w:rFonts w:ascii="Arial" w:hAnsi="Arial" w:cs="Arial"/>
          <w:color w:val="34302D"/>
          <w:shd w:val="clear" w:color="auto" w:fill="FFFFFF"/>
        </w:rPr>
        <w:t>的生存期内使用</w:t>
      </w:r>
      <w:r>
        <w:rPr>
          <w:rFonts w:ascii="Arial" w:hAnsi="Arial" w:cs="Arial"/>
          <w:color w:val="34302D"/>
          <w:shd w:val="clear" w:color="auto" w:fill="FFFFFF"/>
        </w:rPr>
        <w:t>bean</w:t>
      </w:r>
      <w:r>
        <w:rPr>
          <w:rFonts w:ascii="Arial" w:hAnsi="Arial" w:cs="Arial"/>
          <w:color w:val="34302D"/>
          <w:shd w:val="clear" w:color="auto" w:fill="FFFFFF"/>
        </w:rPr>
        <w:t>定义来创建</w:t>
      </w:r>
      <w:r>
        <w:rPr>
          <w:rFonts w:ascii="Arial" w:hAnsi="Arial" w:cs="Arial"/>
          <w:color w:val="34302D"/>
          <w:shd w:val="clear" w:color="auto" w:fill="FFFFFF"/>
        </w:rPr>
        <w:t>bean </w:t>
      </w:r>
      <w:r>
        <w:rPr>
          <w:rFonts w:ascii="Arial" w:hAnsi="Arial" w:cs="Arial"/>
          <w:color w:val="34302D"/>
          <w:shd w:val="clear" w:color="auto" w:fill="FFFFFF"/>
        </w:rPr>
        <w:t>的新实例</w:t>
      </w:r>
      <w:r>
        <w:rPr>
          <w:rStyle w:val="HTML"/>
          <w:rFonts w:ascii="Consolas" w:hAnsi="Consolas"/>
          <w:sz w:val="23"/>
          <w:szCs w:val="23"/>
          <w:shd w:val="clear" w:color="auto" w:fill="F7F7F8"/>
        </w:rPr>
        <w:t>Session</w:t>
      </w:r>
      <w:r>
        <w:rPr>
          <w:rFonts w:ascii="Arial" w:hAnsi="Arial" w:cs="Arial"/>
          <w:color w:val="34302D"/>
          <w:shd w:val="clear" w:color="auto" w:fill="FFFFFF"/>
        </w:rPr>
        <w:t>。换句话说，</w:t>
      </w:r>
      <w:r>
        <w:rPr>
          <w:rStyle w:val="HTML"/>
          <w:rFonts w:ascii="Consolas" w:hAnsi="Consolas"/>
          <w:sz w:val="23"/>
          <w:szCs w:val="23"/>
          <w:shd w:val="clear" w:color="auto" w:fill="F7F7F8"/>
        </w:rPr>
        <w:t>userPreferences</w:t>
      </w:r>
      <w:r>
        <w:rPr>
          <w:rFonts w:ascii="Arial" w:hAnsi="Arial" w:cs="Arial"/>
          <w:color w:val="34302D"/>
          <w:shd w:val="clear" w:color="auto" w:fill="FFFFFF"/>
        </w:rPr>
        <w:t>bean</w:t>
      </w:r>
      <w:r>
        <w:rPr>
          <w:rFonts w:ascii="Arial" w:hAnsi="Arial" w:cs="Arial"/>
          <w:color w:val="34302D"/>
          <w:shd w:val="clear" w:color="auto" w:fill="FFFFFF"/>
        </w:rPr>
        <w:t>在</w:t>
      </w:r>
      <w:r>
        <w:rPr>
          <w:rFonts w:ascii="Arial" w:hAnsi="Arial" w:cs="Arial"/>
          <w:color w:val="34302D"/>
          <w:shd w:val="clear" w:color="auto" w:fill="FFFFFF"/>
        </w:rPr>
        <w:t>HTTP </w:t>
      </w:r>
      <w:r>
        <w:rPr>
          <w:rStyle w:val="HTML"/>
          <w:rFonts w:ascii="Consolas" w:hAnsi="Consolas"/>
          <w:sz w:val="23"/>
          <w:szCs w:val="23"/>
          <w:shd w:val="clear" w:color="auto" w:fill="F7F7F8"/>
        </w:rPr>
        <w:t>Session</w:t>
      </w:r>
      <w:r>
        <w:rPr>
          <w:rFonts w:ascii="Arial" w:hAnsi="Arial" w:cs="Arial"/>
          <w:color w:val="34302D"/>
          <w:shd w:val="clear" w:color="auto" w:fill="FFFFFF"/>
        </w:rPr>
        <w:t>级别上有效地作用域。与请求范围的</w:t>
      </w:r>
      <w:r>
        <w:rPr>
          <w:rFonts w:ascii="Arial" w:hAnsi="Arial" w:cs="Arial"/>
          <w:color w:val="34302D"/>
          <w:shd w:val="clear" w:color="auto" w:fill="FFFFFF"/>
        </w:rPr>
        <w:t>bean</w:t>
      </w:r>
      <w:r>
        <w:rPr>
          <w:rFonts w:ascii="Arial" w:hAnsi="Arial" w:cs="Arial"/>
          <w:color w:val="34302D"/>
          <w:shd w:val="clear" w:color="auto" w:fill="FFFFFF"/>
        </w:rPr>
        <w:t>一样，您可以根据需要更改创建的实例的内部状态，因为知道</w:t>
      </w:r>
      <w:r>
        <w:rPr>
          <w:rStyle w:val="HTML"/>
          <w:rFonts w:ascii="Consolas" w:hAnsi="Consolas"/>
          <w:sz w:val="23"/>
          <w:szCs w:val="23"/>
          <w:shd w:val="clear" w:color="auto" w:fill="F7F7F8"/>
        </w:rPr>
        <w:t>Session</w:t>
      </w:r>
      <w:r>
        <w:rPr>
          <w:rFonts w:ascii="Arial" w:hAnsi="Arial" w:cs="Arial"/>
          <w:color w:val="34302D"/>
          <w:shd w:val="clear" w:color="auto" w:fill="FFFFFF"/>
        </w:rPr>
        <w:t>同样使用从同一</w:t>
      </w:r>
      <w:r>
        <w:rPr>
          <w:rStyle w:val="HTML"/>
          <w:rFonts w:ascii="Consolas" w:hAnsi="Consolas"/>
          <w:sz w:val="23"/>
          <w:szCs w:val="23"/>
          <w:shd w:val="clear" w:color="auto" w:fill="F7F7F8"/>
        </w:rPr>
        <w:lastRenderedPageBreak/>
        <w:t>userPreferences</w:t>
      </w:r>
      <w:r>
        <w:rPr>
          <w:rFonts w:ascii="Arial" w:hAnsi="Arial" w:cs="Arial"/>
          <w:color w:val="34302D"/>
          <w:shd w:val="clear" w:color="auto" w:fill="FFFFFF"/>
        </w:rPr>
        <w:t>bean</w:t>
      </w:r>
      <w:r>
        <w:rPr>
          <w:rFonts w:ascii="Arial" w:hAnsi="Arial" w:cs="Arial"/>
          <w:color w:val="34302D"/>
          <w:shd w:val="clear" w:color="auto" w:fill="FFFFFF"/>
        </w:rPr>
        <w:t>定义创建的实例的其他</w:t>
      </w:r>
      <w:r>
        <w:rPr>
          <w:rFonts w:ascii="Arial" w:hAnsi="Arial" w:cs="Arial"/>
          <w:color w:val="34302D"/>
          <w:shd w:val="clear" w:color="auto" w:fill="FFFFFF"/>
        </w:rPr>
        <w:t>HTTP </w:t>
      </w:r>
      <w:r>
        <w:rPr>
          <w:rFonts w:ascii="Arial" w:hAnsi="Arial" w:cs="Arial"/>
          <w:color w:val="34302D"/>
          <w:shd w:val="clear" w:color="auto" w:fill="FFFFFF"/>
        </w:rPr>
        <w:t>实例在状态中看不到这些更改，因为它们特定于单个</w:t>
      </w:r>
      <w:r>
        <w:rPr>
          <w:rFonts w:ascii="Arial" w:hAnsi="Arial" w:cs="Arial"/>
          <w:color w:val="34302D"/>
          <w:shd w:val="clear" w:color="auto" w:fill="FFFFFF"/>
        </w:rPr>
        <w:t>HTTP </w:t>
      </w:r>
      <w:r>
        <w:rPr>
          <w:rStyle w:val="HTML"/>
          <w:rFonts w:ascii="Consolas" w:hAnsi="Consolas"/>
          <w:sz w:val="23"/>
          <w:szCs w:val="23"/>
          <w:shd w:val="clear" w:color="auto" w:fill="F7F7F8"/>
        </w:rPr>
        <w:t>Session</w:t>
      </w:r>
      <w:r>
        <w:rPr>
          <w:rFonts w:ascii="Arial" w:hAnsi="Arial" w:cs="Arial"/>
          <w:color w:val="34302D"/>
          <w:shd w:val="clear" w:color="auto" w:fill="FFFFFF"/>
        </w:rPr>
        <w:t>。当</w:t>
      </w:r>
      <w:r>
        <w:rPr>
          <w:rStyle w:val="HTML"/>
          <w:rFonts w:ascii="Consolas" w:hAnsi="Consolas"/>
          <w:sz w:val="23"/>
          <w:szCs w:val="23"/>
          <w:shd w:val="clear" w:color="auto" w:fill="F7F7F8"/>
        </w:rPr>
        <w:t>Session</w:t>
      </w:r>
      <w:r>
        <w:rPr>
          <w:rFonts w:ascii="Arial" w:hAnsi="Arial" w:cs="Arial"/>
          <w:color w:val="34302D"/>
          <w:shd w:val="clear" w:color="auto" w:fill="FFFFFF"/>
        </w:rPr>
        <w:t>最终丢弃</w:t>
      </w:r>
      <w:r>
        <w:rPr>
          <w:rFonts w:ascii="Arial" w:hAnsi="Arial" w:cs="Arial"/>
          <w:color w:val="34302D"/>
          <w:shd w:val="clear" w:color="auto" w:fill="FFFFFF"/>
        </w:rPr>
        <w:t>HTTP</w:t>
      </w:r>
      <w:r>
        <w:rPr>
          <w:rFonts w:ascii="Arial" w:hAnsi="Arial" w:cs="Arial"/>
          <w:color w:val="34302D"/>
          <w:shd w:val="clear" w:color="auto" w:fill="FFFFFF"/>
        </w:rPr>
        <w:t>时</w:t>
      </w:r>
      <w:r>
        <w:rPr>
          <w:rStyle w:val="HTML"/>
          <w:rFonts w:ascii="Consolas" w:hAnsi="Consolas"/>
          <w:sz w:val="23"/>
          <w:szCs w:val="23"/>
          <w:shd w:val="clear" w:color="auto" w:fill="F7F7F8"/>
        </w:rPr>
        <w:t>Session</w:t>
      </w:r>
      <w:r>
        <w:rPr>
          <w:rFonts w:ascii="Arial" w:hAnsi="Arial" w:cs="Arial"/>
          <w:color w:val="34302D"/>
          <w:shd w:val="clear" w:color="auto" w:fill="FFFFFF"/>
        </w:rPr>
        <w:t>，也将丢弃作用于该特定</w:t>
      </w:r>
      <w:r>
        <w:rPr>
          <w:rFonts w:ascii="Arial" w:hAnsi="Arial" w:cs="Arial"/>
          <w:color w:val="34302D"/>
          <w:shd w:val="clear" w:color="auto" w:fill="FFFFFF"/>
        </w:rPr>
        <w:t>HTTP</w:t>
      </w:r>
      <w:r>
        <w:rPr>
          <w:rFonts w:ascii="Arial" w:hAnsi="Arial" w:cs="Arial"/>
          <w:color w:val="34302D"/>
          <w:shd w:val="clear" w:color="auto" w:fill="FFFFFF"/>
        </w:rPr>
        <w:t>的</w:t>
      </w:r>
      <w:r>
        <w:rPr>
          <w:rFonts w:ascii="Arial" w:hAnsi="Arial" w:cs="Arial"/>
          <w:color w:val="34302D"/>
          <w:shd w:val="clear" w:color="auto" w:fill="FFFFFF"/>
        </w:rPr>
        <w:t>bean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using annotation-driven components or Java configuration, you can use the </w:t>
      </w:r>
      <w:r w:rsidRPr="00BA0D5D">
        <w:rPr>
          <w:rFonts w:ascii="Consolas" w:eastAsia="宋体" w:hAnsi="Consolas" w:cs="宋体"/>
          <w:color w:val="34302D"/>
          <w:kern w:val="0"/>
          <w:sz w:val="23"/>
          <w:szCs w:val="23"/>
          <w:shd w:val="clear" w:color="auto" w:fill="F7F7F8"/>
        </w:rPr>
        <w:t>@SessionScope</w:t>
      </w:r>
      <w:r w:rsidRPr="00BA0D5D">
        <w:rPr>
          <w:rFonts w:ascii="inherit" w:eastAsia="宋体" w:hAnsi="inherit" w:cs="Arial"/>
          <w:color w:val="34302D"/>
          <w:kern w:val="0"/>
          <w:sz w:val="24"/>
          <w:szCs w:val="24"/>
        </w:rPr>
        <w:t> annotation to assign a component to the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scope.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使用注释驱动的组件或</w:t>
      </w:r>
      <w:r>
        <w:rPr>
          <w:rFonts w:ascii="Arial" w:hAnsi="Arial" w:cs="Arial"/>
          <w:color w:val="34302D"/>
          <w:shd w:val="clear" w:color="auto" w:fill="FFFFFF"/>
        </w:rPr>
        <w:t>Java</w:t>
      </w:r>
      <w:r>
        <w:rPr>
          <w:rFonts w:ascii="Arial" w:hAnsi="Arial" w:cs="Arial"/>
          <w:color w:val="34302D"/>
          <w:shd w:val="clear" w:color="auto" w:fill="FFFFFF"/>
        </w:rPr>
        <w:t>配置时，可以使用</w:t>
      </w:r>
      <w:r>
        <w:rPr>
          <w:rFonts w:ascii="Arial" w:hAnsi="Arial" w:cs="Arial"/>
          <w:color w:val="34302D"/>
          <w:shd w:val="clear" w:color="auto" w:fill="FFFFFF"/>
        </w:rPr>
        <w:t> </w:t>
      </w:r>
      <w:r>
        <w:rPr>
          <w:rStyle w:val="HTML"/>
          <w:rFonts w:ascii="Consolas" w:hAnsi="Consolas"/>
          <w:sz w:val="23"/>
          <w:szCs w:val="23"/>
          <w:shd w:val="clear" w:color="auto" w:fill="F7F7F8"/>
        </w:rPr>
        <w:t>@SessionScope</w:t>
      </w:r>
      <w:r>
        <w:rPr>
          <w:rFonts w:ascii="Arial" w:hAnsi="Arial" w:cs="Arial"/>
          <w:color w:val="34302D"/>
          <w:shd w:val="clear" w:color="auto" w:fill="FFFFFF"/>
        </w:rPr>
        <w:t>注释将组件分配给</w:t>
      </w:r>
      <w:r>
        <w:rPr>
          <w:rStyle w:val="HTML"/>
          <w:rFonts w:ascii="Consolas" w:hAnsi="Consolas"/>
          <w:sz w:val="23"/>
          <w:szCs w:val="23"/>
          <w:shd w:val="clear" w:color="auto" w:fill="F7F7F8"/>
        </w:rPr>
        <w:t>session</w:t>
      </w:r>
      <w:r>
        <w:rPr>
          <w:rFonts w:ascii="Arial" w:hAnsi="Arial" w:cs="Arial"/>
          <w:color w:val="34302D"/>
          <w:shd w:val="clear" w:color="auto" w:fill="FFFFFF"/>
        </w:rPr>
        <w:t>范围。</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@SessionScope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UserPreferences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Application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XML configuration for a bean definition:</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考虑</w:t>
      </w:r>
      <w:r>
        <w:rPr>
          <w:rFonts w:ascii="Arial" w:hAnsi="Arial" w:cs="Arial"/>
          <w:color w:val="34302D"/>
          <w:shd w:val="clear" w:color="auto" w:fill="FFFFFF"/>
        </w:rPr>
        <w:t>bean</w:t>
      </w:r>
      <w:r>
        <w:rPr>
          <w:rFonts w:ascii="Arial" w:hAnsi="Arial" w:cs="Arial"/>
          <w:color w:val="34302D"/>
          <w:shd w:val="clear" w:color="auto" w:fill="FFFFFF"/>
        </w:rPr>
        <w:t>定义的以下</w:t>
      </w:r>
      <w:r>
        <w:rPr>
          <w:rFonts w:ascii="Arial" w:hAnsi="Arial" w:cs="Arial"/>
          <w:color w:val="34302D"/>
          <w:shd w:val="clear" w:color="auto" w:fill="FFFFFF"/>
        </w:rPr>
        <w:t>XML</w:t>
      </w:r>
      <w:r>
        <w:rPr>
          <w:rFonts w:ascii="Arial" w:hAnsi="Arial" w:cs="Arial"/>
          <w:color w:val="34302D"/>
          <w:shd w:val="clear" w:color="auto" w:fill="FFFFFF"/>
        </w:rPr>
        <w:t>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"appPreferences"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"com.something.AppPreferences"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"application"</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creates a new instance of the </w:t>
      </w:r>
      <w:r w:rsidRPr="00BA0D5D">
        <w:rPr>
          <w:rFonts w:ascii="Consolas" w:eastAsia="宋体" w:hAnsi="Consolas" w:cs="宋体"/>
          <w:color w:val="34302D"/>
          <w:kern w:val="0"/>
          <w:sz w:val="23"/>
          <w:szCs w:val="23"/>
          <w:shd w:val="clear" w:color="auto" w:fill="F7F7F8"/>
        </w:rPr>
        <w:t>AppPreferences</w:t>
      </w:r>
      <w:r w:rsidRPr="00BA0D5D">
        <w:rPr>
          <w:rFonts w:ascii="inherit" w:eastAsia="宋体" w:hAnsi="inherit" w:cs="Arial"/>
          <w:color w:val="34302D"/>
          <w:kern w:val="0"/>
          <w:sz w:val="24"/>
          <w:szCs w:val="24"/>
        </w:rPr>
        <w:t> bean by using the </w:t>
      </w:r>
      <w:r w:rsidRPr="00BA0D5D">
        <w:rPr>
          <w:rFonts w:ascii="Consolas" w:eastAsia="宋体" w:hAnsi="Consolas" w:cs="宋体"/>
          <w:color w:val="34302D"/>
          <w:kern w:val="0"/>
          <w:sz w:val="23"/>
          <w:szCs w:val="23"/>
          <w:shd w:val="clear" w:color="auto" w:fill="F7F7F8"/>
        </w:rPr>
        <w:t>appPreferences</w:t>
      </w:r>
      <w:r w:rsidRPr="00BA0D5D">
        <w:rPr>
          <w:rFonts w:ascii="inherit" w:eastAsia="宋体" w:hAnsi="inherit" w:cs="Arial"/>
          <w:color w:val="34302D"/>
          <w:kern w:val="0"/>
          <w:sz w:val="24"/>
          <w:szCs w:val="24"/>
        </w:rPr>
        <w:t> bean definition once for the entire web application. That is, the </w:t>
      </w:r>
      <w:r w:rsidRPr="00BA0D5D">
        <w:rPr>
          <w:rFonts w:ascii="Consolas" w:eastAsia="宋体" w:hAnsi="Consolas" w:cs="宋体"/>
          <w:color w:val="34302D"/>
          <w:kern w:val="0"/>
          <w:sz w:val="23"/>
          <w:szCs w:val="23"/>
          <w:shd w:val="clear" w:color="auto" w:fill="F7F7F8"/>
        </w:rPr>
        <w:t>appPreferences</w:t>
      </w:r>
      <w:r w:rsidRPr="00BA0D5D">
        <w:rPr>
          <w:rFonts w:ascii="inherit" w:eastAsia="宋体" w:hAnsi="inherit" w:cs="Arial"/>
          <w:color w:val="34302D"/>
          <w:kern w:val="0"/>
          <w:sz w:val="24"/>
          <w:szCs w:val="24"/>
        </w:rPr>
        <w:t> bean is scoped at the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level and stored as a regular</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attribute. This is somewhat similar to a Spring singleton bean but differs in two important ways: It is a singleton per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not per Spring 'ApplicationContext' (for which there may be several in any given web application), and it is actually exposed and therefore visible as a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attribute.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w:t>
      </w:r>
      <w:r>
        <w:rPr>
          <w:rStyle w:val="HTML"/>
          <w:rFonts w:ascii="Consolas" w:hAnsi="Consolas"/>
          <w:sz w:val="23"/>
          <w:szCs w:val="23"/>
          <w:shd w:val="clear" w:color="auto" w:fill="F7F7F8"/>
        </w:rPr>
        <w:t>AppPreferences</w:t>
      </w:r>
      <w:r>
        <w:rPr>
          <w:rFonts w:ascii="Arial" w:hAnsi="Arial" w:cs="Arial"/>
          <w:color w:val="34302D"/>
          <w:shd w:val="clear" w:color="auto" w:fill="FFFFFF"/>
        </w:rPr>
        <w:t>通过</w:t>
      </w:r>
      <w:r>
        <w:rPr>
          <w:rStyle w:val="HTML"/>
          <w:rFonts w:ascii="Consolas" w:hAnsi="Consolas"/>
          <w:sz w:val="23"/>
          <w:szCs w:val="23"/>
          <w:shd w:val="clear" w:color="auto" w:fill="F7F7F8"/>
        </w:rPr>
        <w:t>appPreferences</w:t>
      </w:r>
      <w:r>
        <w:rPr>
          <w:rFonts w:ascii="Arial" w:hAnsi="Arial" w:cs="Arial"/>
          <w:color w:val="34302D"/>
          <w:shd w:val="clear" w:color="auto" w:fill="FFFFFF"/>
        </w:rPr>
        <w:t>对整个</w:t>
      </w:r>
      <w:r>
        <w:rPr>
          <w:rFonts w:ascii="Arial" w:hAnsi="Arial" w:cs="Arial"/>
          <w:color w:val="34302D"/>
          <w:shd w:val="clear" w:color="auto" w:fill="FFFFFF"/>
        </w:rPr>
        <w:t>Web</w:t>
      </w:r>
      <w:r>
        <w:rPr>
          <w:rFonts w:ascii="Arial" w:hAnsi="Arial" w:cs="Arial"/>
          <w:color w:val="34302D"/>
          <w:shd w:val="clear" w:color="auto" w:fill="FFFFFF"/>
        </w:rPr>
        <w:t>应用程序使用一次</w:t>
      </w:r>
      <w:r>
        <w:rPr>
          <w:rFonts w:ascii="Arial" w:hAnsi="Arial" w:cs="Arial"/>
          <w:color w:val="34302D"/>
          <w:shd w:val="clear" w:color="auto" w:fill="FFFFFF"/>
        </w:rPr>
        <w:t>bean</w:t>
      </w:r>
      <w:r>
        <w:rPr>
          <w:rFonts w:ascii="Arial" w:hAnsi="Arial" w:cs="Arial"/>
          <w:color w:val="34302D"/>
          <w:shd w:val="clear" w:color="auto" w:fill="FFFFFF"/>
        </w:rPr>
        <w:t>定义来创建</w:t>
      </w:r>
      <w:r>
        <w:rPr>
          <w:rFonts w:ascii="Arial" w:hAnsi="Arial" w:cs="Arial"/>
          <w:color w:val="34302D"/>
          <w:shd w:val="clear" w:color="auto" w:fill="FFFFFF"/>
        </w:rPr>
        <w:t>bean </w:t>
      </w:r>
      <w:r>
        <w:rPr>
          <w:rFonts w:ascii="Arial" w:hAnsi="Arial" w:cs="Arial"/>
          <w:color w:val="34302D"/>
          <w:shd w:val="clear" w:color="auto" w:fill="FFFFFF"/>
        </w:rPr>
        <w:t>的新实例。也就是说，</w:t>
      </w:r>
      <w:r>
        <w:rPr>
          <w:rStyle w:val="HTML"/>
          <w:rFonts w:ascii="Consolas" w:hAnsi="Consolas"/>
          <w:sz w:val="23"/>
          <w:szCs w:val="23"/>
          <w:shd w:val="clear" w:color="auto" w:fill="F7F7F8"/>
        </w:rPr>
        <w:t>appPreferences</w:t>
      </w:r>
      <w:r>
        <w:rPr>
          <w:rFonts w:ascii="Arial" w:hAnsi="Arial" w:cs="Arial"/>
          <w:color w:val="34302D"/>
          <w:shd w:val="clear" w:color="auto" w:fill="FFFFFF"/>
        </w:rPr>
        <w:t>bean</w:t>
      </w:r>
      <w:r>
        <w:rPr>
          <w:rFonts w:ascii="Arial" w:hAnsi="Arial" w:cs="Arial"/>
          <w:color w:val="34302D"/>
          <w:shd w:val="clear" w:color="auto" w:fill="FFFFFF"/>
        </w:rPr>
        <w:t>在该</w:t>
      </w:r>
      <w:r>
        <w:rPr>
          <w:rStyle w:val="HTML"/>
          <w:rFonts w:ascii="Consolas" w:hAnsi="Consolas"/>
          <w:sz w:val="23"/>
          <w:szCs w:val="23"/>
          <w:shd w:val="clear" w:color="auto" w:fill="F7F7F8"/>
        </w:rPr>
        <w:t>ServletContext</w:t>
      </w:r>
      <w:r>
        <w:rPr>
          <w:rFonts w:ascii="Arial" w:hAnsi="Arial" w:cs="Arial"/>
          <w:color w:val="34302D"/>
          <w:shd w:val="clear" w:color="auto" w:fill="FFFFFF"/>
        </w:rPr>
        <w:t>级别作用域并存储为常规</w:t>
      </w:r>
      <w:r>
        <w:rPr>
          <w:rFonts w:ascii="Arial" w:hAnsi="Arial" w:cs="Arial"/>
          <w:color w:val="34302D"/>
          <w:shd w:val="clear" w:color="auto" w:fill="FFFFFF"/>
        </w:rPr>
        <w:t> </w:t>
      </w:r>
      <w:r>
        <w:rPr>
          <w:rStyle w:val="HTML"/>
          <w:rFonts w:ascii="Consolas" w:hAnsi="Consolas"/>
          <w:sz w:val="23"/>
          <w:szCs w:val="23"/>
          <w:shd w:val="clear" w:color="auto" w:fill="F7F7F8"/>
        </w:rPr>
        <w:t>ServletContext</w:t>
      </w:r>
      <w:r>
        <w:rPr>
          <w:rFonts w:ascii="Arial" w:hAnsi="Arial" w:cs="Arial"/>
          <w:color w:val="34302D"/>
          <w:shd w:val="clear" w:color="auto" w:fill="FFFFFF"/>
        </w:rPr>
        <w:t>属性。这有点类似于</w:t>
      </w:r>
      <w:r>
        <w:rPr>
          <w:rFonts w:ascii="Arial" w:hAnsi="Arial" w:cs="Arial"/>
          <w:color w:val="34302D"/>
          <w:shd w:val="clear" w:color="auto" w:fill="FFFFFF"/>
        </w:rPr>
        <w:t>Spring</w:t>
      </w:r>
      <w:r>
        <w:rPr>
          <w:rFonts w:ascii="Arial" w:hAnsi="Arial" w:cs="Arial"/>
          <w:color w:val="34302D"/>
          <w:shd w:val="clear" w:color="auto" w:fill="FFFFFF"/>
        </w:rPr>
        <w:t>单例</w:t>
      </w:r>
      <w:r>
        <w:rPr>
          <w:rFonts w:ascii="Arial" w:hAnsi="Arial" w:cs="Arial"/>
          <w:color w:val="34302D"/>
          <w:shd w:val="clear" w:color="auto" w:fill="FFFFFF"/>
        </w:rPr>
        <w:t>bean</w:t>
      </w:r>
      <w:r>
        <w:rPr>
          <w:rFonts w:ascii="Arial" w:hAnsi="Arial" w:cs="Arial"/>
          <w:color w:val="34302D"/>
          <w:shd w:val="clear" w:color="auto" w:fill="FFFFFF"/>
        </w:rPr>
        <w:t>，但在两个重要方面有所不同：它是一个单独的</w:t>
      </w:r>
      <w:r>
        <w:rPr>
          <w:rStyle w:val="HTML"/>
          <w:rFonts w:ascii="Consolas" w:hAnsi="Consolas"/>
          <w:sz w:val="23"/>
          <w:szCs w:val="23"/>
          <w:shd w:val="clear" w:color="auto" w:fill="F7F7F8"/>
        </w:rPr>
        <w:t>ServletContext</w:t>
      </w:r>
      <w:r>
        <w:rPr>
          <w:rFonts w:ascii="Arial" w:hAnsi="Arial" w:cs="Arial"/>
          <w:color w:val="34302D"/>
          <w:shd w:val="clear" w:color="auto" w:fill="FFFFFF"/>
        </w:rPr>
        <w:t>，不是每个</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'ApplicationContext'</w:t>
      </w:r>
      <w:r>
        <w:rPr>
          <w:rFonts w:ascii="Arial" w:hAnsi="Arial" w:cs="Arial"/>
          <w:color w:val="34302D"/>
          <w:shd w:val="clear" w:color="auto" w:fill="FFFFFF"/>
        </w:rPr>
        <w:t>（在任何给定的</w:t>
      </w:r>
      <w:r>
        <w:rPr>
          <w:rFonts w:ascii="Arial" w:hAnsi="Arial" w:cs="Arial"/>
          <w:color w:val="34302D"/>
          <w:shd w:val="clear" w:color="auto" w:fill="FFFFFF"/>
        </w:rPr>
        <w:t>Web</w:t>
      </w:r>
      <w:r>
        <w:rPr>
          <w:rFonts w:ascii="Arial" w:hAnsi="Arial" w:cs="Arial"/>
          <w:color w:val="34302D"/>
          <w:shd w:val="clear" w:color="auto" w:fill="FFFFFF"/>
        </w:rPr>
        <w:t>应用程序中可能有几个），它实际上是暴露的，因此是可见的作为一个</w:t>
      </w:r>
      <w:r>
        <w:rPr>
          <w:rStyle w:val="HTML"/>
          <w:rFonts w:ascii="Consolas" w:hAnsi="Consolas"/>
          <w:sz w:val="23"/>
          <w:szCs w:val="23"/>
          <w:shd w:val="clear" w:color="auto" w:fill="F7F7F8"/>
        </w:rPr>
        <w:t>ServletContext</w:t>
      </w:r>
      <w:r>
        <w:rPr>
          <w:rFonts w:ascii="Arial" w:hAnsi="Arial" w:cs="Arial"/>
          <w:color w:val="34302D"/>
          <w:shd w:val="clear" w:color="auto" w:fill="FFFFFF"/>
        </w:rPr>
        <w:t>属性。</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using annotation-driven components or Java configuration, you can use the </w:t>
      </w:r>
      <w:r w:rsidRPr="00BA0D5D">
        <w:rPr>
          <w:rFonts w:ascii="Consolas" w:eastAsia="宋体" w:hAnsi="Consolas" w:cs="宋体"/>
          <w:color w:val="34302D"/>
          <w:kern w:val="0"/>
          <w:sz w:val="23"/>
          <w:szCs w:val="23"/>
          <w:shd w:val="clear" w:color="auto" w:fill="F7F7F8"/>
        </w:rPr>
        <w:t>@ApplicationScope</w:t>
      </w:r>
      <w:r w:rsidRPr="00BA0D5D">
        <w:rPr>
          <w:rFonts w:ascii="inherit" w:eastAsia="宋体" w:hAnsi="inherit" w:cs="Arial"/>
          <w:color w:val="34302D"/>
          <w:kern w:val="0"/>
          <w:sz w:val="24"/>
          <w:szCs w:val="24"/>
        </w:rPr>
        <w:t> annotation to assign a component to the </w:t>
      </w:r>
      <w:r w:rsidRPr="00BA0D5D">
        <w:rPr>
          <w:rFonts w:ascii="Consolas" w:eastAsia="宋体" w:hAnsi="Consolas" w:cs="宋体"/>
          <w:color w:val="34302D"/>
          <w:kern w:val="0"/>
          <w:sz w:val="23"/>
          <w:szCs w:val="23"/>
          <w:shd w:val="clear" w:color="auto" w:fill="F7F7F8"/>
        </w:rPr>
        <w:t>application</w:t>
      </w:r>
      <w:r w:rsidRPr="00BA0D5D">
        <w:rPr>
          <w:rFonts w:ascii="inherit" w:eastAsia="宋体" w:hAnsi="inherit" w:cs="Arial"/>
          <w:color w:val="34302D"/>
          <w:kern w:val="0"/>
          <w:sz w:val="24"/>
          <w:szCs w:val="24"/>
        </w:rPr>
        <w:t> scope. The following example shows how to do so:</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使用注释驱动的组件或</w:t>
      </w:r>
      <w:r>
        <w:rPr>
          <w:rFonts w:ascii="Arial" w:hAnsi="Arial" w:cs="Arial"/>
          <w:color w:val="34302D"/>
          <w:shd w:val="clear" w:color="auto" w:fill="FFFFFF"/>
        </w:rPr>
        <w:t>Java</w:t>
      </w:r>
      <w:r>
        <w:rPr>
          <w:rFonts w:ascii="Arial" w:hAnsi="Arial" w:cs="Arial"/>
          <w:color w:val="34302D"/>
          <w:shd w:val="clear" w:color="auto" w:fill="FFFFFF"/>
        </w:rPr>
        <w:t>配置时，可以使用</w:t>
      </w:r>
      <w:r>
        <w:rPr>
          <w:rFonts w:ascii="Arial" w:hAnsi="Arial" w:cs="Arial"/>
          <w:color w:val="34302D"/>
          <w:shd w:val="clear" w:color="auto" w:fill="FFFFFF"/>
        </w:rPr>
        <w:t> </w:t>
      </w:r>
      <w:r>
        <w:rPr>
          <w:rStyle w:val="HTML"/>
          <w:rFonts w:ascii="Consolas" w:hAnsi="Consolas"/>
          <w:sz w:val="23"/>
          <w:szCs w:val="23"/>
          <w:shd w:val="clear" w:color="auto" w:fill="F7F7F8"/>
        </w:rPr>
        <w:t>@ApplicationScope</w:t>
      </w:r>
      <w:r>
        <w:rPr>
          <w:rFonts w:ascii="Arial" w:hAnsi="Arial" w:cs="Arial"/>
          <w:color w:val="34302D"/>
          <w:shd w:val="clear" w:color="auto" w:fill="FFFFFF"/>
        </w:rPr>
        <w:t>注释将组件分配给</w:t>
      </w:r>
      <w:r>
        <w:rPr>
          <w:rStyle w:val="HTML"/>
          <w:rFonts w:ascii="Consolas" w:hAnsi="Consolas"/>
          <w:sz w:val="23"/>
          <w:szCs w:val="23"/>
          <w:shd w:val="clear" w:color="auto" w:fill="F7F7F8"/>
        </w:rPr>
        <w:t>application</w:t>
      </w:r>
      <w:r>
        <w:rPr>
          <w:rFonts w:ascii="Arial" w:hAnsi="Arial" w:cs="Arial"/>
          <w:color w:val="34302D"/>
          <w:shd w:val="clear" w:color="auto" w:fill="FFFFFF"/>
        </w:rPr>
        <w:t>范围。以下示例显示了如何执行此操作：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@ApplicationScope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AppPreferences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Scoped Beans as Dependencies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IoC container manages not only the instantiation of your objects (beans), but also the wiring up of collaborators (or dependencies). If you want to inject (for example) an HTTP request-scoped bean into another bean of a longer-lived scope, you may choose to inject an AOP proxy in place of the scoped bean. That is, you need to inject a proxy object that exposes the same public interface as the scoped object but that can also retrieve the real target object from the relevant scope (such as an HTTP request) and delegate method calls onto the real object.</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 IoC</w:t>
      </w:r>
      <w:r>
        <w:rPr>
          <w:rFonts w:ascii="Arial" w:hAnsi="Arial" w:cs="Arial"/>
          <w:color w:val="34302D"/>
          <w:shd w:val="clear" w:color="auto" w:fill="FFFFFF"/>
        </w:rPr>
        <w:t>容器不仅管理对象（</w:t>
      </w:r>
      <w:r>
        <w:rPr>
          <w:rFonts w:ascii="Arial" w:hAnsi="Arial" w:cs="Arial"/>
          <w:color w:val="34302D"/>
          <w:shd w:val="clear" w:color="auto" w:fill="FFFFFF"/>
        </w:rPr>
        <w:t>bean</w:t>
      </w:r>
      <w:r>
        <w:rPr>
          <w:rFonts w:ascii="Arial" w:hAnsi="Arial" w:cs="Arial"/>
          <w:color w:val="34302D"/>
          <w:shd w:val="clear" w:color="auto" w:fill="FFFFFF"/>
        </w:rPr>
        <w:t>）的实例化，还管理协作者（或依赖关系）的连接。如果要将（例如）</w:t>
      </w:r>
      <w:r>
        <w:rPr>
          <w:rFonts w:ascii="Arial" w:hAnsi="Arial" w:cs="Arial"/>
          <w:color w:val="34302D"/>
          <w:shd w:val="clear" w:color="auto" w:fill="FFFFFF"/>
        </w:rPr>
        <w:t>HTTP</w:t>
      </w:r>
      <w:r>
        <w:rPr>
          <w:rFonts w:ascii="Arial" w:hAnsi="Arial" w:cs="Arial"/>
          <w:color w:val="34302D"/>
          <w:shd w:val="clear" w:color="auto" w:fill="FFFFFF"/>
        </w:rPr>
        <w:t>请求范围的</w:t>
      </w:r>
      <w:r>
        <w:rPr>
          <w:rFonts w:ascii="Arial" w:hAnsi="Arial" w:cs="Arial"/>
          <w:color w:val="34302D"/>
          <w:shd w:val="clear" w:color="auto" w:fill="FFFFFF"/>
        </w:rPr>
        <w:t>bean</w:t>
      </w:r>
      <w:r>
        <w:rPr>
          <w:rFonts w:ascii="Arial" w:hAnsi="Arial" w:cs="Arial"/>
          <w:color w:val="34302D"/>
          <w:shd w:val="clear" w:color="auto" w:fill="FFFFFF"/>
        </w:rPr>
        <w:t>注入到寿命较长范围的另一个</w:t>
      </w:r>
      <w:r>
        <w:rPr>
          <w:rFonts w:ascii="Arial" w:hAnsi="Arial" w:cs="Arial"/>
          <w:color w:val="34302D"/>
          <w:shd w:val="clear" w:color="auto" w:fill="FFFFFF"/>
        </w:rPr>
        <w:t>bean</w:t>
      </w:r>
      <w:r>
        <w:rPr>
          <w:rFonts w:ascii="Arial" w:hAnsi="Arial" w:cs="Arial"/>
          <w:color w:val="34302D"/>
          <w:shd w:val="clear" w:color="auto" w:fill="FFFFFF"/>
        </w:rPr>
        <w:t>中，您可以选择注入</w:t>
      </w:r>
      <w:r>
        <w:rPr>
          <w:rFonts w:ascii="Arial" w:hAnsi="Arial" w:cs="Arial"/>
          <w:color w:val="34302D"/>
          <w:shd w:val="clear" w:color="auto" w:fill="FFFFFF"/>
        </w:rPr>
        <w:t>AOP</w:t>
      </w:r>
      <w:r>
        <w:rPr>
          <w:rFonts w:ascii="Arial" w:hAnsi="Arial" w:cs="Arial"/>
          <w:color w:val="34302D"/>
          <w:shd w:val="clear" w:color="auto" w:fill="FFFFFF"/>
        </w:rPr>
        <w:t>代理来代替范围内的</w:t>
      </w:r>
      <w:r>
        <w:rPr>
          <w:rFonts w:ascii="Arial" w:hAnsi="Arial" w:cs="Arial"/>
          <w:color w:val="34302D"/>
          <w:shd w:val="clear" w:color="auto" w:fill="FFFFFF"/>
        </w:rPr>
        <w:t>bean</w:t>
      </w:r>
      <w:r>
        <w:rPr>
          <w:rFonts w:ascii="Arial" w:hAnsi="Arial" w:cs="Arial"/>
          <w:color w:val="34302D"/>
          <w:shd w:val="clear" w:color="auto" w:fill="FFFFFF"/>
        </w:rPr>
        <w:t>。也就是说，您需要注入一个代理对象，该对象公开与范围对象相同的公共接口，但也可以从相关范围（例如</w:t>
      </w:r>
      <w:r>
        <w:rPr>
          <w:rFonts w:ascii="Arial" w:hAnsi="Arial" w:cs="Arial"/>
          <w:color w:val="34302D"/>
          <w:shd w:val="clear" w:color="auto" w:fill="FFFFFF"/>
        </w:rPr>
        <w:t>HTTP</w:t>
      </w:r>
      <w:r>
        <w:rPr>
          <w:rFonts w:ascii="Arial" w:hAnsi="Arial" w:cs="Arial"/>
          <w:color w:val="34302D"/>
          <w:shd w:val="clear" w:color="auto" w:fill="FFFFFF"/>
        </w:rPr>
        <w:t>请求）中检索真实目标对象，并将方法调用委托给真实对象。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47734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may also use </w:t>
            </w:r>
            <w:r w:rsidRPr="00BA0D5D">
              <w:rPr>
                <w:rFonts w:ascii="Consolas" w:eastAsia="宋体" w:hAnsi="Consolas" w:cs="宋体"/>
                <w:kern w:val="0"/>
                <w:sz w:val="23"/>
                <w:szCs w:val="23"/>
                <w:shd w:val="clear" w:color="auto" w:fill="F7F7F8"/>
              </w:rPr>
              <w:t>&lt;aop:scoped-proxy/&gt;</w:t>
            </w:r>
            <w:r w:rsidRPr="00BA0D5D">
              <w:rPr>
                <w:rFonts w:ascii="inherit" w:eastAsia="宋体" w:hAnsi="inherit" w:cs="宋体"/>
                <w:kern w:val="0"/>
                <w:sz w:val="24"/>
                <w:szCs w:val="24"/>
              </w:rPr>
              <w:t> between beans that are scoped as </w:t>
            </w:r>
            <w:r w:rsidRPr="00BA0D5D">
              <w:rPr>
                <w:rFonts w:ascii="Consolas" w:eastAsia="宋体" w:hAnsi="Consolas" w:cs="宋体"/>
                <w:kern w:val="0"/>
                <w:sz w:val="23"/>
                <w:szCs w:val="23"/>
                <w:shd w:val="clear" w:color="auto" w:fill="F7F7F8"/>
              </w:rPr>
              <w:t>singleton</w:t>
            </w:r>
            <w:r w:rsidRPr="00BA0D5D">
              <w:rPr>
                <w:rFonts w:ascii="inherit" w:eastAsia="宋体" w:hAnsi="inherit" w:cs="宋体"/>
                <w:kern w:val="0"/>
                <w:sz w:val="24"/>
                <w:szCs w:val="24"/>
              </w:rPr>
              <w:t>, with the reference then going through an intermediate proxy that is serializable and therefore able to re-obtain the target singleton bean on deserialization.</w:t>
            </w:r>
          </w:p>
          <w:p w:rsidR="0047734B" w:rsidRPr="00BA0D5D" w:rsidRDefault="0047734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您还可以</w:t>
            </w:r>
            <w:r>
              <w:rPr>
                <w:rStyle w:val="HTML"/>
                <w:rFonts w:ascii="Consolas" w:hAnsi="Consolas"/>
                <w:sz w:val="23"/>
                <w:szCs w:val="23"/>
                <w:shd w:val="clear" w:color="auto" w:fill="F7F7F8"/>
              </w:rPr>
              <w:t>&lt;aop:scoped-proxy/&gt;</w:t>
            </w:r>
            <w:r>
              <w:rPr>
                <w:rFonts w:ascii="Arial" w:hAnsi="Arial" w:cs="Arial"/>
                <w:shd w:val="clear" w:color="auto" w:fill="EBF1E7"/>
              </w:rPr>
              <w:t>在作用域的</w:t>
            </w:r>
            <w:r>
              <w:rPr>
                <w:rFonts w:ascii="Arial" w:hAnsi="Arial" w:cs="Arial"/>
                <w:shd w:val="clear" w:color="auto" w:fill="EBF1E7"/>
              </w:rPr>
              <w:t>bean</w:t>
            </w:r>
            <w:r>
              <w:rPr>
                <w:rFonts w:ascii="Arial" w:hAnsi="Arial" w:cs="Arial"/>
                <w:shd w:val="clear" w:color="auto" w:fill="EBF1E7"/>
              </w:rPr>
              <w:t>之间使用</w:t>
            </w:r>
            <w:r>
              <w:rPr>
                <w:rStyle w:val="HTML"/>
                <w:rFonts w:ascii="Consolas" w:hAnsi="Consolas"/>
                <w:sz w:val="23"/>
                <w:szCs w:val="23"/>
                <w:shd w:val="clear" w:color="auto" w:fill="F7F7F8"/>
              </w:rPr>
              <w:t>singleton</w:t>
            </w:r>
            <w:r>
              <w:rPr>
                <w:rFonts w:ascii="Arial" w:hAnsi="Arial" w:cs="Arial"/>
                <w:shd w:val="clear" w:color="auto" w:fill="EBF1E7"/>
              </w:rPr>
              <w:t>，然后通过引用然后通过可序列化的中间代理，从而能够在反序列化时重新获取目标单例</w:t>
            </w:r>
            <w:r>
              <w:rPr>
                <w:rFonts w:ascii="Arial" w:hAnsi="Arial" w:cs="Arial"/>
                <w:shd w:val="clear" w:color="auto" w:fill="EBF1E7"/>
              </w:rPr>
              <w:t>bean</w:t>
            </w:r>
            <w:r>
              <w:rPr>
                <w:rFonts w:ascii="Arial" w:hAnsi="Arial" w:cs="Arial"/>
                <w:shd w:val="clear" w:color="auto" w:fill="EBF1E7"/>
              </w:rPr>
              <w:t>。</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When declaring </w:t>
            </w:r>
            <w:r w:rsidRPr="00BA0D5D">
              <w:rPr>
                <w:rFonts w:ascii="Consolas" w:eastAsia="宋体" w:hAnsi="Consolas" w:cs="宋体"/>
                <w:kern w:val="0"/>
                <w:sz w:val="23"/>
                <w:szCs w:val="23"/>
                <w:shd w:val="clear" w:color="auto" w:fill="F7F7F8"/>
              </w:rPr>
              <w:t>&lt;aop:scoped-proxy/&gt;</w:t>
            </w:r>
            <w:r w:rsidRPr="00BA0D5D">
              <w:rPr>
                <w:rFonts w:ascii="inherit" w:eastAsia="宋体" w:hAnsi="inherit" w:cs="宋体"/>
                <w:kern w:val="0"/>
                <w:sz w:val="24"/>
                <w:szCs w:val="24"/>
              </w:rPr>
              <w:t> against a bean of scope </w:t>
            </w:r>
            <w:r w:rsidRPr="00BA0D5D">
              <w:rPr>
                <w:rFonts w:ascii="Consolas" w:eastAsia="宋体" w:hAnsi="Consolas" w:cs="宋体"/>
                <w:kern w:val="0"/>
                <w:sz w:val="23"/>
                <w:szCs w:val="23"/>
                <w:shd w:val="clear" w:color="auto" w:fill="F7F7F8"/>
              </w:rPr>
              <w:t>prototype</w:t>
            </w:r>
            <w:r w:rsidRPr="00BA0D5D">
              <w:rPr>
                <w:rFonts w:ascii="inherit" w:eastAsia="宋体" w:hAnsi="inherit" w:cs="宋体"/>
                <w:kern w:val="0"/>
                <w:sz w:val="24"/>
                <w:szCs w:val="24"/>
              </w:rPr>
              <w:t>, every method call on the shared proxy leads to the creation of a new target instance to which the call is then being forwarded.</w:t>
            </w:r>
          </w:p>
          <w:p w:rsidR="0047734B" w:rsidRPr="00BA0D5D" w:rsidRDefault="0047734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当声明</w:t>
            </w:r>
            <w:r>
              <w:rPr>
                <w:rStyle w:val="HTML"/>
                <w:rFonts w:ascii="Consolas" w:hAnsi="Consolas"/>
                <w:sz w:val="23"/>
                <w:szCs w:val="23"/>
                <w:shd w:val="clear" w:color="auto" w:fill="F7F7F8"/>
              </w:rPr>
              <w:t>&lt;aop:scoped-proxy/&gt;</w:t>
            </w:r>
            <w:r>
              <w:rPr>
                <w:rFonts w:ascii="Arial" w:hAnsi="Arial" w:cs="Arial"/>
                <w:shd w:val="clear" w:color="auto" w:fill="EBF1E7"/>
              </w:rPr>
              <w:t>范围的</w:t>
            </w:r>
            <w:r>
              <w:rPr>
                <w:rFonts w:ascii="Arial" w:hAnsi="Arial" w:cs="Arial"/>
                <w:shd w:val="clear" w:color="auto" w:fill="EBF1E7"/>
              </w:rPr>
              <w:t>bean</w:t>
            </w:r>
            <w:r>
              <w:rPr>
                <w:rFonts w:ascii="Arial" w:hAnsi="Arial" w:cs="Arial"/>
                <w:shd w:val="clear" w:color="auto" w:fill="EBF1E7"/>
              </w:rPr>
              <w:t>时</w:t>
            </w:r>
            <w:r>
              <w:rPr>
                <w:rStyle w:val="HTML"/>
                <w:rFonts w:ascii="Consolas" w:hAnsi="Consolas"/>
                <w:sz w:val="23"/>
                <w:szCs w:val="23"/>
                <w:shd w:val="clear" w:color="auto" w:fill="F7F7F8"/>
              </w:rPr>
              <w:t>prototype</w:t>
            </w:r>
            <w:r>
              <w:rPr>
                <w:rFonts w:ascii="Arial" w:hAnsi="Arial" w:cs="Arial"/>
                <w:shd w:val="clear" w:color="auto" w:fill="EBF1E7"/>
              </w:rPr>
              <w:t>，共享代理上的每个方法调用都会导致创建一个新的目标实例，然后转发该调用。</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Also, scoped proxies are not the only way to access beans from shorter scopes in a lifecycle-safe fashion. You may also declare your injection point (that is, the constructor or setter argument or autowired field) as </w:t>
            </w:r>
            <w:r w:rsidRPr="00BA0D5D">
              <w:rPr>
                <w:rFonts w:ascii="Consolas" w:eastAsia="宋体" w:hAnsi="Consolas" w:cs="宋体"/>
                <w:kern w:val="0"/>
                <w:sz w:val="23"/>
                <w:szCs w:val="23"/>
                <w:shd w:val="clear" w:color="auto" w:fill="F7F7F8"/>
              </w:rPr>
              <w:t>ObjectFactory&lt;MyTargetBean&gt;</w:t>
            </w:r>
            <w:r w:rsidRPr="00BA0D5D">
              <w:rPr>
                <w:rFonts w:ascii="inherit" w:eastAsia="宋体" w:hAnsi="inherit" w:cs="宋体"/>
                <w:kern w:val="0"/>
                <w:sz w:val="24"/>
                <w:szCs w:val="24"/>
              </w:rPr>
              <w:t>, allowing for a </w:t>
            </w:r>
            <w:r w:rsidRPr="00BA0D5D">
              <w:rPr>
                <w:rFonts w:ascii="Consolas" w:eastAsia="宋体" w:hAnsi="Consolas" w:cs="宋体"/>
                <w:kern w:val="0"/>
                <w:sz w:val="23"/>
                <w:szCs w:val="23"/>
                <w:shd w:val="clear" w:color="auto" w:fill="F7F7F8"/>
              </w:rPr>
              <w:t>getObject()</w:t>
            </w:r>
            <w:r w:rsidRPr="00BA0D5D">
              <w:rPr>
                <w:rFonts w:ascii="inherit" w:eastAsia="宋体" w:hAnsi="inherit" w:cs="宋体"/>
                <w:kern w:val="0"/>
                <w:sz w:val="24"/>
                <w:szCs w:val="24"/>
              </w:rPr>
              <w:t> call to retrieve the current instance on demand every time it is needed — without holding on to the instance or storing it separately.</w:t>
            </w:r>
          </w:p>
          <w:p w:rsidR="0047734B" w:rsidRPr="00BA0D5D" w:rsidRDefault="0047734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此外，范围代理不是以生命周期安全的方式从较短范围访问</w:t>
            </w:r>
            <w:r>
              <w:rPr>
                <w:rFonts w:ascii="Arial" w:hAnsi="Arial" w:cs="Arial"/>
                <w:shd w:val="clear" w:color="auto" w:fill="EBF1E7"/>
              </w:rPr>
              <w:t>bean</w:t>
            </w:r>
            <w:r>
              <w:rPr>
                <w:rFonts w:ascii="Arial" w:hAnsi="Arial" w:cs="Arial"/>
                <w:shd w:val="clear" w:color="auto" w:fill="EBF1E7"/>
              </w:rPr>
              <w:t>的唯一方法。您还可以将注入点（即构造函数或</w:t>
            </w:r>
            <w:r>
              <w:rPr>
                <w:rFonts w:ascii="Arial" w:hAnsi="Arial" w:cs="Arial"/>
                <w:shd w:val="clear" w:color="auto" w:fill="EBF1E7"/>
              </w:rPr>
              <w:t>setter</w:t>
            </w:r>
            <w:r>
              <w:rPr>
                <w:rFonts w:ascii="Arial" w:hAnsi="Arial" w:cs="Arial"/>
                <w:shd w:val="clear" w:color="auto" w:fill="EBF1E7"/>
              </w:rPr>
              <w:t>参数或</w:t>
            </w:r>
            <w:r>
              <w:rPr>
                <w:rFonts w:ascii="Arial" w:hAnsi="Arial" w:cs="Arial"/>
                <w:shd w:val="clear" w:color="auto" w:fill="EBF1E7"/>
              </w:rPr>
              <w:t>autowired</w:t>
            </w:r>
            <w:r>
              <w:rPr>
                <w:rFonts w:ascii="Arial" w:hAnsi="Arial" w:cs="Arial"/>
                <w:shd w:val="clear" w:color="auto" w:fill="EBF1E7"/>
              </w:rPr>
              <w:t>字段）声明为</w:t>
            </w:r>
            <w:r>
              <w:rPr>
                <w:rStyle w:val="HTML"/>
                <w:rFonts w:ascii="Consolas" w:hAnsi="Consolas"/>
                <w:sz w:val="23"/>
                <w:szCs w:val="23"/>
                <w:shd w:val="clear" w:color="auto" w:fill="F7F7F8"/>
              </w:rPr>
              <w:t>ObjectFactory&lt;MyTargetBean&gt;</w:t>
            </w:r>
            <w:r>
              <w:rPr>
                <w:rFonts w:ascii="Arial" w:hAnsi="Arial" w:cs="Arial"/>
                <w:shd w:val="clear" w:color="auto" w:fill="EBF1E7"/>
              </w:rPr>
              <w:t>允许</w:t>
            </w:r>
            <w:r>
              <w:rPr>
                <w:rStyle w:val="HTML"/>
                <w:rFonts w:ascii="Consolas" w:hAnsi="Consolas"/>
                <w:sz w:val="23"/>
                <w:szCs w:val="23"/>
                <w:shd w:val="clear" w:color="auto" w:fill="F7F7F8"/>
              </w:rPr>
              <w:t>getObject()</w:t>
            </w:r>
            <w:r>
              <w:rPr>
                <w:rFonts w:ascii="Arial" w:hAnsi="Arial" w:cs="Arial"/>
                <w:shd w:val="clear" w:color="auto" w:fill="EBF1E7"/>
              </w:rPr>
              <w:t>调用，以便在每次需要时按需检索当前实例</w:t>
            </w:r>
            <w:r>
              <w:rPr>
                <w:rFonts w:ascii="Arial" w:hAnsi="Arial" w:cs="Arial"/>
                <w:shd w:val="clear" w:color="auto" w:fill="EBF1E7"/>
              </w:rPr>
              <w:t xml:space="preserve"> - </w:t>
            </w:r>
            <w:r>
              <w:rPr>
                <w:rFonts w:ascii="Arial" w:hAnsi="Arial" w:cs="Arial"/>
                <w:shd w:val="clear" w:color="auto" w:fill="EBF1E7"/>
              </w:rPr>
              <w:t>无需保留实例或单独存储它。</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As an extended variant, you may declare </w:t>
            </w:r>
            <w:r w:rsidRPr="00BA0D5D">
              <w:rPr>
                <w:rFonts w:ascii="Consolas" w:eastAsia="宋体" w:hAnsi="Consolas" w:cs="宋体"/>
                <w:kern w:val="0"/>
                <w:sz w:val="23"/>
                <w:szCs w:val="23"/>
                <w:shd w:val="clear" w:color="auto" w:fill="F7F7F8"/>
              </w:rPr>
              <w:t>ObjectProvider&lt;MyTargetBean&gt;</w:t>
            </w:r>
            <w:r w:rsidRPr="00BA0D5D">
              <w:rPr>
                <w:rFonts w:ascii="inherit" w:eastAsia="宋体" w:hAnsi="inherit" w:cs="宋体"/>
                <w:kern w:val="0"/>
                <w:sz w:val="24"/>
                <w:szCs w:val="24"/>
              </w:rPr>
              <w:t>, which delivers several additional access variants, including </w:t>
            </w:r>
            <w:r w:rsidRPr="00BA0D5D">
              <w:rPr>
                <w:rFonts w:ascii="Consolas" w:eastAsia="宋体" w:hAnsi="Consolas" w:cs="宋体"/>
                <w:kern w:val="0"/>
                <w:sz w:val="23"/>
                <w:szCs w:val="23"/>
                <w:shd w:val="clear" w:color="auto" w:fill="F7F7F8"/>
              </w:rPr>
              <w:t>getIfAvailable</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getIfUnique</w:t>
            </w:r>
            <w:r w:rsidRPr="00BA0D5D">
              <w:rPr>
                <w:rFonts w:ascii="inherit" w:eastAsia="宋体" w:hAnsi="inherit" w:cs="宋体"/>
                <w:kern w:val="0"/>
                <w:sz w:val="24"/>
                <w:szCs w:val="24"/>
              </w:rPr>
              <w:t>.</w:t>
            </w:r>
          </w:p>
          <w:p w:rsidR="0047734B" w:rsidRPr="00BA0D5D" w:rsidRDefault="0047734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lastRenderedPageBreak/>
              <w:t>作为扩展变体，您可以声明</w:t>
            </w:r>
            <w:r>
              <w:rPr>
                <w:rStyle w:val="HTML"/>
                <w:rFonts w:ascii="Consolas" w:hAnsi="Consolas"/>
                <w:sz w:val="23"/>
                <w:szCs w:val="23"/>
                <w:shd w:val="clear" w:color="auto" w:fill="F7F7F8"/>
              </w:rPr>
              <w:t>ObjectProvider&lt;MyTargetBean&gt;</w:t>
            </w:r>
            <w:r>
              <w:rPr>
                <w:rFonts w:ascii="Arial" w:hAnsi="Arial" w:cs="Arial"/>
                <w:shd w:val="clear" w:color="auto" w:fill="EBF1E7"/>
              </w:rPr>
              <w:t>，它提供了几个额外的访问变体，包括</w:t>
            </w:r>
            <w:r>
              <w:rPr>
                <w:rStyle w:val="HTML"/>
                <w:rFonts w:ascii="Consolas" w:hAnsi="Consolas"/>
                <w:sz w:val="23"/>
                <w:szCs w:val="23"/>
                <w:shd w:val="clear" w:color="auto" w:fill="F7F7F8"/>
              </w:rPr>
              <w:t>getIfAvailable</w:t>
            </w:r>
            <w:r>
              <w:rPr>
                <w:rFonts w:ascii="Arial" w:hAnsi="Arial" w:cs="Arial"/>
                <w:shd w:val="clear" w:color="auto" w:fill="EBF1E7"/>
              </w:rPr>
              <w:t>和</w:t>
            </w:r>
            <w:r>
              <w:rPr>
                <w:rStyle w:val="HTML"/>
                <w:rFonts w:ascii="Consolas" w:hAnsi="Consolas"/>
                <w:sz w:val="23"/>
                <w:szCs w:val="23"/>
                <w:shd w:val="clear" w:color="auto" w:fill="F7F7F8"/>
              </w:rPr>
              <w:t>getIfUnique</w:t>
            </w:r>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JSR-330 variant of this is called </w:t>
            </w:r>
            <w:r w:rsidRPr="00BA0D5D">
              <w:rPr>
                <w:rFonts w:ascii="Consolas" w:eastAsia="宋体" w:hAnsi="Consolas" w:cs="宋体"/>
                <w:kern w:val="0"/>
                <w:sz w:val="23"/>
                <w:szCs w:val="23"/>
                <w:shd w:val="clear" w:color="auto" w:fill="F7F7F8"/>
              </w:rPr>
              <w:t>Provider</w:t>
            </w:r>
            <w:r w:rsidRPr="00BA0D5D">
              <w:rPr>
                <w:rFonts w:ascii="inherit" w:eastAsia="宋体" w:hAnsi="inherit" w:cs="宋体"/>
                <w:kern w:val="0"/>
                <w:sz w:val="24"/>
                <w:szCs w:val="24"/>
              </w:rPr>
              <w:t> and is used with a </w:t>
            </w:r>
            <w:r w:rsidRPr="00BA0D5D">
              <w:rPr>
                <w:rFonts w:ascii="Consolas" w:eastAsia="宋体" w:hAnsi="Consolas" w:cs="宋体"/>
                <w:kern w:val="0"/>
                <w:sz w:val="23"/>
                <w:szCs w:val="23"/>
                <w:shd w:val="clear" w:color="auto" w:fill="F7F7F8"/>
              </w:rPr>
              <w:t>Provider&lt;MyTargetBean&gt;</w:t>
            </w:r>
            <w:r w:rsidRPr="00BA0D5D">
              <w:rPr>
                <w:rFonts w:ascii="inherit" w:eastAsia="宋体" w:hAnsi="inherit" w:cs="宋体"/>
                <w:kern w:val="0"/>
                <w:sz w:val="24"/>
                <w:szCs w:val="24"/>
              </w:rPr>
              <w:t> declaration and a corresponding </w:t>
            </w:r>
            <w:r w:rsidRPr="00BA0D5D">
              <w:rPr>
                <w:rFonts w:ascii="Consolas" w:eastAsia="宋体" w:hAnsi="Consolas" w:cs="宋体"/>
                <w:kern w:val="0"/>
                <w:sz w:val="23"/>
                <w:szCs w:val="23"/>
                <w:shd w:val="clear" w:color="auto" w:fill="F7F7F8"/>
              </w:rPr>
              <w:t>get()</w:t>
            </w:r>
            <w:r w:rsidRPr="00BA0D5D">
              <w:rPr>
                <w:rFonts w:ascii="inherit" w:eastAsia="宋体" w:hAnsi="inherit" w:cs="宋体"/>
                <w:kern w:val="0"/>
                <w:sz w:val="24"/>
                <w:szCs w:val="24"/>
              </w:rPr>
              <w:t> call for every retrieval attempt. See </w:t>
            </w:r>
            <w:hyperlink r:id="rId172" w:anchor="beans-standard-annotations" w:history="1">
              <w:r w:rsidRPr="00BA0D5D">
                <w:rPr>
                  <w:rFonts w:ascii="inherit" w:eastAsia="宋体" w:hAnsi="inherit" w:cs="宋体"/>
                  <w:color w:val="548E2E"/>
                  <w:kern w:val="0"/>
                  <w:sz w:val="24"/>
                  <w:szCs w:val="24"/>
                  <w:u w:val="single"/>
                </w:rPr>
                <w:t>here</w:t>
              </w:r>
            </w:hyperlink>
            <w:r w:rsidRPr="00BA0D5D">
              <w:rPr>
                <w:rFonts w:ascii="inherit" w:eastAsia="宋体" w:hAnsi="inherit" w:cs="宋体"/>
                <w:kern w:val="0"/>
                <w:sz w:val="24"/>
                <w:szCs w:val="24"/>
              </w:rPr>
              <w:t> for more details on JSR-330 overall.</w:t>
            </w:r>
          </w:p>
          <w:p w:rsidR="0047734B" w:rsidRPr="00BA0D5D" w:rsidRDefault="0047734B" w:rsidP="00BA0D5D">
            <w:pPr>
              <w:widowControl/>
              <w:jc w:val="left"/>
              <w:rPr>
                <w:rFonts w:ascii="inherit" w:eastAsia="宋体" w:hAnsi="inherit" w:cs="宋体" w:hint="eastAsia"/>
                <w:kern w:val="0"/>
                <w:sz w:val="24"/>
                <w:szCs w:val="24"/>
              </w:rPr>
            </w:pPr>
            <w:r>
              <w:rPr>
                <w:rFonts w:ascii="Arial" w:hAnsi="Arial" w:cs="Arial"/>
                <w:shd w:val="clear" w:color="auto" w:fill="EBF1E7"/>
              </w:rPr>
              <w:t>调用它的</w:t>
            </w:r>
            <w:r>
              <w:rPr>
                <w:rFonts w:ascii="Arial" w:hAnsi="Arial" w:cs="Arial"/>
                <w:shd w:val="clear" w:color="auto" w:fill="EBF1E7"/>
              </w:rPr>
              <w:t>JSR-330</w:t>
            </w:r>
            <w:r>
              <w:rPr>
                <w:rFonts w:ascii="Arial" w:hAnsi="Arial" w:cs="Arial"/>
                <w:shd w:val="clear" w:color="auto" w:fill="EBF1E7"/>
              </w:rPr>
              <w:t>变体，</w:t>
            </w:r>
            <w:r>
              <w:rPr>
                <w:rStyle w:val="HTML"/>
                <w:rFonts w:ascii="Consolas" w:hAnsi="Consolas"/>
                <w:sz w:val="23"/>
                <w:szCs w:val="23"/>
                <w:shd w:val="clear" w:color="auto" w:fill="F7F7F8"/>
              </w:rPr>
              <w:t>Provider</w:t>
            </w:r>
            <w:r>
              <w:rPr>
                <w:rFonts w:ascii="Arial" w:hAnsi="Arial" w:cs="Arial"/>
                <w:shd w:val="clear" w:color="auto" w:fill="EBF1E7"/>
              </w:rPr>
              <w:t>并与每次检索尝试的</w:t>
            </w:r>
            <w:r>
              <w:rPr>
                <w:rStyle w:val="HTML"/>
                <w:rFonts w:ascii="Consolas" w:hAnsi="Consolas"/>
                <w:sz w:val="23"/>
                <w:szCs w:val="23"/>
                <w:shd w:val="clear" w:color="auto" w:fill="F7F7F8"/>
              </w:rPr>
              <w:t>Provider&lt;MyTargetBean&gt;</w:t>
            </w:r>
            <w:r>
              <w:rPr>
                <w:rFonts w:ascii="Arial" w:hAnsi="Arial" w:cs="Arial"/>
                <w:shd w:val="clear" w:color="auto" w:fill="EBF1E7"/>
              </w:rPr>
              <w:t> </w:t>
            </w:r>
            <w:r>
              <w:rPr>
                <w:rFonts w:ascii="Arial" w:hAnsi="Arial" w:cs="Arial"/>
                <w:shd w:val="clear" w:color="auto" w:fill="EBF1E7"/>
              </w:rPr>
              <w:t>声明和相应</w:t>
            </w:r>
            <w:r>
              <w:rPr>
                <w:rStyle w:val="HTML"/>
                <w:rFonts w:ascii="Consolas" w:hAnsi="Consolas"/>
                <w:sz w:val="23"/>
                <w:szCs w:val="23"/>
                <w:shd w:val="clear" w:color="auto" w:fill="F7F7F8"/>
              </w:rPr>
              <w:t>get()</w:t>
            </w:r>
            <w:r>
              <w:rPr>
                <w:rFonts w:ascii="Arial" w:hAnsi="Arial" w:cs="Arial"/>
                <w:shd w:val="clear" w:color="auto" w:fill="EBF1E7"/>
              </w:rPr>
              <w:t>调用一起使用。有关</w:t>
            </w:r>
            <w:r>
              <w:rPr>
                <w:rFonts w:ascii="Arial" w:hAnsi="Arial" w:cs="Arial"/>
                <w:shd w:val="clear" w:color="auto" w:fill="EBF1E7"/>
              </w:rPr>
              <w:t>JSR-330</w:t>
            </w:r>
            <w:r>
              <w:rPr>
                <w:rFonts w:ascii="Arial" w:hAnsi="Arial" w:cs="Arial"/>
                <w:shd w:val="clear" w:color="auto" w:fill="EBF1E7"/>
              </w:rPr>
              <w:t>整体的更多详细信息，请参见</w:t>
            </w:r>
            <w:hyperlink r:id="rId173" w:anchor="beans-standard-annotations" w:history="1">
              <w:r>
                <w:rPr>
                  <w:rStyle w:val="a4"/>
                  <w:rFonts w:ascii="Arial" w:hAnsi="Arial" w:cs="Arial"/>
                  <w:color w:val="548E2E"/>
                  <w:shd w:val="clear" w:color="auto" w:fill="EBF1E7"/>
                </w:rPr>
                <w:t>此处</w:t>
              </w:r>
            </w:hyperlink>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configuration in the following example is only one line, but it is important to understand the “why” as well as the “how” behind it:</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以下示例中的配置只有一行，但了解</w:t>
      </w:r>
      <w:r>
        <w:rPr>
          <w:rFonts w:ascii="Arial" w:hAnsi="Arial" w:cs="Arial"/>
          <w:color w:val="34302D"/>
          <w:shd w:val="clear" w:color="auto" w:fill="FFFFFF"/>
        </w:rPr>
        <w:t>“</w:t>
      </w:r>
      <w:r>
        <w:rPr>
          <w:rFonts w:ascii="Arial" w:hAnsi="Arial" w:cs="Arial"/>
          <w:color w:val="34302D"/>
          <w:shd w:val="clear" w:color="auto" w:fill="FFFFFF"/>
        </w:rPr>
        <w:t>为什么</w:t>
      </w:r>
      <w:r>
        <w:rPr>
          <w:rFonts w:ascii="Arial" w:hAnsi="Arial" w:cs="Arial"/>
          <w:color w:val="34302D"/>
          <w:shd w:val="clear" w:color="auto" w:fill="FFFFFF"/>
        </w:rPr>
        <w:t>”</w:t>
      </w:r>
      <w:r>
        <w:rPr>
          <w:rFonts w:ascii="Arial" w:hAnsi="Arial" w:cs="Arial"/>
          <w:color w:val="34302D"/>
          <w:shd w:val="clear" w:color="auto" w:fill="FFFFFF"/>
        </w:rPr>
        <w:t>以及它背后的</w:t>
      </w:r>
      <w:r>
        <w:rPr>
          <w:rFonts w:ascii="Arial" w:hAnsi="Arial" w:cs="Arial"/>
          <w:color w:val="34302D"/>
          <w:shd w:val="clear" w:color="auto" w:fill="FFFFFF"/>
        </w:rPr>
        <w:t>“</w:t>
      </w:r>
      <w:r>
        <w:rPr>
          <w:rFonts w:ascii="Arial" w:hAnsi="Arial" w:cs="Arial"/>
          <w:color w:val="34302D"/>
          <w:shd w:val="clear" w:color="auto" w:fill="FFFFFF"/>
        </w:rPr>
        <w:t>如何</w:t>
      </w:r>
      <w:r>
        <w:rPr>
          <w:rFonts w:ascii="Arial" w:hAnsi="Arial" w:cs="Arial"/>
          <w:color w:val="34302D"/>
          <w:shd w:val="clear" w:color="auto" w:fill="FFFFFF"/>
        </w:rPr>
        <w:t>”</w:t>
      </w:r>
      <w:r>
        <w:rPr>
          <w:rFonts w:ascii="Arial" w:hAnsi="Arial" w:cs="Arial"/>
          <w:color w:val="34302D"/>
          <w:shd w:val="clear" w:color="auto" w:fill="FFFFFF"/>
        </w:rPr>
        <w:t>非常重要：</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xmlns:aop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https://www.springframework.org/schema/aop/spring-aop.xsd"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an HTTP Session-scoped bean exposed as a proxy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instructs the container to proxy the surrounding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&lt;aop:scoped-proxy/&gt;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 singleton-scoped bean injected with a proxy to the above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"com.something.SimpleUserService"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 reference to the proxied userPreferences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Mar>
          <w:top w:w="15" w:type="dxa"/>
          <w:left w:w="15" w:type="dxa"/>
          <w:bottom w:w="15" w:type="dxa"/>
          <w:right w:w="15" w:type="dxa"/>
        </w:tblCellMar>
        <w:tblLook w:val="04A0" w:firstRow="1" w:lastRow="0" w:firstColumn="1" w:lastColumn="0" w:noHBand="0" w:noVBand="1"/>
      </w:tblPr>
      <w:tblGrid>
        <w:gridCol w:w="366"/>
        <w:gridCol w:w="3840"/>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line that defines the proxy.</w:t>
            </w:r>
          </w:p>
        </w:tc>
      </w:tr>
      <w:tr w:rsidR="0047734B" w:rsidRPr="00BA0D5D" w:rsidTr="00BA0D5D">
        <w:tc>
          <w:tcPr>
            <w:tcW w:w="0" w:type="auto"/>
            <w:tcMar>
              <w:top w:w="0" w:type="dxa"/>
              <w:left w:w="180" w:type="dxa"/>
              <w:bottom w:w="0" w:type="dxa"/>
              <w:right w:w="180" w:type="dxa"/>
            </w:tcMar>
            <w:vAlign w:val="center"/>
          </w:tcPr>
          <w:p w:rsidR="0047734B" w:rsidRPr="00BA0D5D" w:rsidRDefault="0047734B"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47734B" w:rsidRPr="00BA0D5D" w:rsidRDefault="0047734B" w:rsidP="00BA0D5D">
            <w:pPr>
              <w:widowControl/>
              <w:jc w:val="left"/>
              <w:rPr>
                <w:rFonts w:ascii="宋体" w:eastAsia="宋体" w:hAnsi="宋体" w:cs="宋体"/>
                <w:color w:val="34302D"/>
                <w:kern w:val="0"/>
                <w:sz w:val="24"/>
                <w:szCs w:val="24"/>
              </w:rPr>
            </w:pPr>
            <w:r>
              <w:t>定义代理的行。</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such a proxy, you insert a child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into a scoped bean definition (see </w:t>
      </w:r>
      <w:hyperlink r:id="rId174" w:anchor="beans-factory-scopes-other-injection-proxies" w:history="1">
        <w:r w:rsidRPr="00BA0D5D">
          <w:rPr>
            <w:rFonts w:ascii="inherit" w:eastAsia="宋体" w:hAnsi="inherit" w:cs="Arial"/>
            <w:color w:val="548E2E"/>
            <w:kern w:val="0"/>
            <w:sz w:val="24"/>
            <w:szCs w:val="24"/>
            <w:u w:val="single"/>
          </w:rPr>
          <w:t>Choosing the Type of Proxy to Create</w:t>
        </w:r>
      </w:hyperlink>
      <w:r w:rsidRPr="00BA0D5D">
        <w:rPr>
          <w:rFonts w:ascii="inherit" w:eastAsia="宋体" w:hAnsi="inherit" w:cs="Arial"/>
          <w:color w:val="34302D"/>
          <w:kern w:val="0"/>
          <w:sz w:val="24"/>
          <w:szCs w:val="24"/>
        </w:rPr>
        <w:t> and </w:t>
      </w:r>
      <w:hyperlink r:id="rId175" w:anchor="xsd-schemas" w:history="1">
        <w:r w:rsidRPr="00BA0D5D">
          <w:rPr>
            <w:rFonts w:ascii="inherit" w:eastAsia="宋体" w:hAnsi="inherit" w:cs="Arial"/>
            <w:color w:val="548E2E"/>
            <w:kern w:val="0"/>
            <w:sz w:val="24"/>
            <w:szCs w:val="24"/>
            <w:u w:val="single"/>
          </w:rPr>
          <w:t>XML Schema-based configuration</w:t>
        </w:r>
      </w:hyperlink>
      <w:r w:rsidRPr="00BA0D5D">
        <w:rPr>
          <w:rFonts w:ascii="inherit" w:eastAsia="宋体" w:hAnsi="inherit" w:cs="Arial"/>
          <w:color w:val="34302D"/>
          <w:kern w:val="0"/>
          <w:sz w:val="24"/>
          <w:szCs w:val="24"/>
        </w:rPr>
        <w:t>). Why do definitions of beans scoped at the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and custom-scope levels require the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Consider the following singleton bean definition and contrast it with what you need to define for the aforementioned scopes (note that the following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definition as it stands is incomplete):</w:t>
      </w:r>
    </w:p>
    <w:p w:rsidR="0047734B" w:rsidRPr="00BA0D5D" w:rsidRDefault="0047734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要创建此类代理，请将子</w:t>
      </w:r>
      <w:r>
        <w:rPr>
          <w:rStyle w:val="HTML"/>
          <w:rFonts w:ascii="Consolas" w:hAnsi="Consolas"/>
          <w:sz w:val="23"/>
          <w:szCs w:val="23"/>
          <w:shd w:val="clear" w:color="auto" w:fill="F7F7F8"/>
        </w:rPr>
        <w:t>&lt;aop:scoped-proxy/&gt;</w:t>
      </w:r>
      <w:r>
        <w:rPr>
          <w:rFonts w:ascii="Arial" w:hAnsi="Arial" w:cs="Arial"/>
          <w:color w:val="34302D"/>
          <w:shd w:val="clear" w:color="auto" w:fill="FFFFFF"/>
        </w:rPr>
        <w:t>元素插入到作用域</w:t>
      </w:r>
      <w:r>
        <w:rPr>
          <w:rFonts w:ascii="Arial" w:hAnsi="Arial" w:cs="Arial"/>
          <w:color w:val="34302D"/>
          <w:shd w:val="clear" w:color="auto" w:fill="FFFFFF"/>
        </w:rPr>
        <w:t>bean</w:t>
      </w:r>
      <w:r>
        <w:rPr>
          <w:rFonts w:ascii="Arial" w:hAnsi="Arial" w:cs="Arial"/>
          <w:color w:val="34302D"/>
          <w:shd w:val="clear" w:color="auto" w:fill="FFFFFF"/>
        </w:rPr>
        <w:t>定义中（请参阅</w:t>
      </w:r>
      <w:hyperlink r:id="rId176" w:anchor="beans-factory-scopes-other-injection-proxies" w:history="1">
        <w:r>
          <w:rPr>
            <w:rStyle w:val="a4"/>
            <w:rFonts w:ascii="Arial" w:hAnsi="Arial" w:cs="Arial"/>
            <w:color w:val="548E2E"/>
            <w:shd w:val="clear" w:color="auto" w:fill="FFFFFF"/>
          </w:rPr>
          <w:t>选择要创建的代理类型</w:t>
        </w:r>
      </w:hyperlink>
      <w:r>
        <w:rPr>
          <w:rFonts w:ascii="Arial" w:hAnsi="Arial" w:cs="Arial"/>
          <w:color w:val="34302D"/>
          <w:shd w:val="clear" w:color="auto" w:fill="FFFFFF"/>
        </w:rPr>
        <w:t>和</w:t>
      </w:r>
      <w:r>
        <w:rPr>
          <w:rFonts w:ascii="Arial" w:hAnsi="Arial" w:cs="Arial"/>
          <w:color w:val="34302D"/>
          <w:shd w:val="clear" w:color="auto" w:fill="FFFFFF"/>
        </w:rPr>
        <w:t> </w:t>
      </w:r>
      <w:hyperlink r:id="rId177" w:anchor="xsd-schemas" w:history="1">
        <w:r>
          <w:rPr>
            <w:rStyle w:val="a4"/>
            <w:rFonts w:ascii="Arial" w:hAnsi="Arial" w:cs="Arial"/>
            <w:color w:val="548E2E"/>
            <w:shd w:val="clear" w:color="auto" w:fill="FFFFFF"/>
          </w:rPr>
          <w:t>基于</w:t>
        </w:r>
        <w:r>
          <w:rPr>
            <w:rStyle w:val="a4"/>
            <w:rFonts w:ascii="Arial" w:hAnsi="Arial" w:cs="Arial"/>
            <w:color w:val="548E2E"/>
            <w:shd w:val="clear" w:color="auto" w:fill="FFFFFF"/>
          </w:rPr>
          <w:t>XML</w:t>
        </w:r>
        <w:r>
          <w:rPr>
            <w:rStyle w:val="a4"/>
            <w:rFonts w:ascii="Arial" w:hAnsi="Arial" w:cs="Arial"/>
            <w:color w:val="548E2E"/>
            <w:shd w:val="clear" w:color="auto" w:fill="FFFFFF"/>
          </w:rPr>
          <w:t>架构的配置</w:t>
        </w:r>
      </w:hyperlink>
      <w:r>
        <w:rPr>
          <w:rFonts w:ascii="Arial" w:hAnsi="Arial" w:cs="Arial"/>
          <w:color w:val="34302D"/>
          <w:shd w:val="clear" w:color="auto" w:fill="FFFFFF"/>
        </w:rPr>
        <w:t>）。豆类的定义为何作用域的</w:t>
      </w:r>
      <w:r>
        <w:rPr>
          <w:rStyle w:val="HTML"/>
          <w:rFonts w:ascii="Consolas" w:hAnsi="Consolas"/>
          <w:sz w:val="23"/>
          <w:szCs w:val="23"/>
          <w:shd w:val="clear" w:color="auto" w:fill="F7F7F8"/>
        </w:rPr>
        <w:t>request</w:t>
      </w:r>
      <w:r>
        <w:rPr>
          <w:rFonts w:ascii="Arial" w:hAnsi="Arial" w:cs="Arial"/>
          <w:color w:val="34302D"/>
          <w:shd w:val="clear" w:color="auto" w:fill="FFFFFF"/>
        </w:rPr>
        <w:t>，</w:t>
      </w:r>
      <w:r>
        <w:rPr>
          <w:rStyle w:val="HTML"/>
          <w:rFonts w:ascii="Consolas" w:hAnsi="Consolas"/>
          <w:sz w:val="23"/>
          <w:szCs w:val="23"/>
          <w:shd w:val="clear" w:color="auto" w:fill="F7F7F8"/>
        </w:rPr>
        <w:t>session</w:t>
      </w:r>
      <w:r>
        <w:rPr>
          <w:rFonts w:ascii="Arial" w:hAnsi="Arial" w:cs="Arial"/>
          <w:color w:val="34302D"/>
          <w:shd w:val="clear" w:color="auto" w:fill="FFFFFF"/>
        </w:rPr>
        <w:t>和自定义范围水平要求</w:t>
      </w:r>
      <w:r>
        <w:rPr>
          <w:rStyle w:val="HTML"/>
          <w:rFonts w:ascii="Consolas" w:hAnsi="Consolas"/>
          <w:sz w:val="23"/>
          <w:szCs w:val="23"/>
          <w:shd w:val="clear" w:color="auto" w:fill="F7F7F8"/>
        </w:rPr>
        <w:lastRenderedPageBreak/>
        <w:t>&lt;aop:scoped-proxy/&gt;</w:t>
      </w:r>
      <w:r>
        <w:rPr>
          <w:rFonts w:ascii="Arial" w:hAnsi="Arial" w:cs="Arial"/>
          <w:color w:val="34302D"/>
          <w:shd w:val="clear" w:color="auto" w:fill="FFFFFF"/>
        </w:rPr>
        <w:t>元素？考虑以下单例</w:t>
      </w:r>
      <w:r>
        <w:rPr>
          <w:rFonts w:ascii="Arial" w:hAnsi="Arial" w:cs="Arial"/>
          <w:color w:val="34302D"/>
          <w:shd w:val="clear" w:color="auto" w:fill="FFFFFF"/>
        </w:rPr>
        <w:t>bean</w:t>
      </w:r>
      <w:r>
        <w:rPr>
          <w:rFonts w:ascii="Arial" w:hAnsi="Arial" w:cs="Arial"/>
          <w:color w:val="34302D"/>
          <w:shd w:val="clear" w:color="auto" w:fill="FFFFFF"/>
        </w:rPr>
        <w:t>定义，并将其与您需要为上述范围定义的内容进行对比（请注意，以下</w:t>
      </w:r>
      <w:r>
        <w:rPr>
          <w:rFonts w:ascii="Arial" w:hAnsi="Arial" w:cs="Arial"/>
          <w:color w:val="34302D"/>
          <w:shd w:val="clear" w:color="auto" w:fill="FFFFFF"/>
        </w:rPr>
        <w:t> </w:t>
      </w:r>
      <w:r>
        <w:rPr>
          <w:rStyle w:val="HTML"/>
          <w:rFonts w:ascii="Consolas" w:hAnsi="Consolas"/>
          <w:sz w:val="23"/>
          <w:szCs w:val="23"/>
          <w:shd w:val="clear" w:color="auto" w:fill="F7F7F8"/>
        </w:rPr>
        <w:t>userPreferences</w:t>
      </w:r>
      <w:r>
        <w:rPr>
          <w:rFonts w:ascii="Arial" w:hAnsi="Arial" w:cs="Arial"/>
          <w:color w:val="34302D"/>
          <w:shd w:val="clear" w:color="auto" w:fill="FFFFFF"/>
        </w:rPr>
        <w:t>bean</w:t>
      </w:r>
      <w:r>
        <w:rPr>
          <w:rFonts w:ascii="Arial" w:hAnsi="Arial" w:cs="Arial"/>
          <w:color w:val="34302D"/>
          <w:shd w:val="clear" w:color="auto" w:fill="FFFFFF"/>
        </w:rPr>
        <w:t>定义不完整）：</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the singleton bean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is injected with a reference to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-scoped bean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The salient point here is that the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bean is a singleton: it is instantiated exactly once per container, and its dependencies (in this case only one, 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bean) are also injected only once. This means that the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bean operates only on the exact same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(that is, the one with which it was originally injected.</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在前面的示例中，</w:t>
      </w:r>
      <w:r>
        <w:rPr>
          <w:rFonts w:ascii="Arial" w:hAnsi="Arial" w:cs="Arial"/>
          <w:color w:val="34302D"/>
          <w:shd w:val="clear" w:color="auto" w:fill="FFFFFF"/>
        </w:rPr>
        <w:t>singleton bean</w:t>
      </w:r>
      <w:r>
        <w:rPr>
          <w:rFonts w:ascii="Arial" w:hAnsi="Arial" w:cs="Arial"/>
          <w:color w:val="34302D"/>
          <w:shd w:val="clear" w:color="auto" w:fill="FFFFFF"/>
        </w:rPr>
        <w:t>（</w:t>
      </w:r>
      <w:r>
        <w:rPr>
          <w:rStyle w:val="HTML"/>
          <w:rFonts w:ascii="Consolas" w:hAnsi="Consolas"/>
          <w:sz w:val="23"/>
          <w:szCs w:val="23"/>
          <w:shd w:val="clear" w:color="auto" w:fill="F7F7F8"/>
        </w:rPr>
        <w:t>userManager</w:t>
      </w:r>
      <w:r>
        <w:rPr>
          <w:rFonts w:ascii="Arial" w:hAnsi="Arial" w:cs="Arial"/>
          <w:color w:val="34302D"/>
          <w:shd w:val="clear" w:color="auto" w:fill="FFFFFF"/>
        </w:rPr>
        <w:t>）注入了对</w:t>
      </w:r>
      <w:r>
        <w:rPr>
          <w:rFonts w:ascii="Arial" w:hAnsi="Arial" w:cs="Arial"/>
          <w:color w:val="34302D"/>
          <w:shd w:val="clear" w:color="auto" w:fill="FFFFFF"/>
        </w:rPr>
        <w:t>HTTP </w:t>
      </w:r>
      <w:r>
        <w:rPr>
          <w:rStyle w:val="HTML"/>
          <w:rFonts w:ascii="Consolas" w:hAnsi="Consolas"/>
          <w:sz w:val="23"/>
          <w:szCs w:val="23"/>
          <w:shd w:val="clear" w:color="auto" w:fill="F7F7F8"/>
        </w:rPr>
        <w:t>Session</w:t>
      </w:r>
      <w:r>
        <w:rPr>
          <w:rFonts w:ascii="Arial" w:hAnsi="Arial" w:cs="Arial"/>
          <w:color w:val="34302D"/>
          <w:shd w:val="clear" w:color="auto" w:fill="FFFFFF"/>
        </w:rPr>
        <w:t>-scoped bean</w:t>
      </w:r>
      <w:r>
        <w:rPr>
          <w:rFonts w:ascii="Arial" w:hAnsi="Arial" w:cs="Arial"/>
          <w:color w:val="34302D"/>
          <w:shd w:val="clear" w:color="auto" w:fill="FFFFFF"/>
        </w:rPr>
        <w:t>（</w:t>
      </w:r>
      <w:r>
        <w:rPr>
          <w:rStyle w:val="HTML"/>
          <w:rFonts w:ascii="Consolas" w:hAnsi="Consolas"/>
          <w:sz w:val="23"/>
          <w:szCs w:val="23"/>
          <w:shd w:val="clear" w:color="auto" w:fill="F7F7F8"/>
        </w:rPr>
        <w:t>userPreferences</w:t>
      </w:r>
      <w:r>
        <w:rPr>
          <w:rFonts w:ascii="Arial" w:hAnsi="Arial" w:cs="Arial"/>
          <w:color w:val="34302D"/>
          <w:shd w:val="clear" w:color="auto" w:fill="FFFFFF"/>
        </w:rPr>
        <w:t>）的引用。这里的重点是</w:t>
      </w:r>
      <w:r>
        <w:rPr>
          <w:rFonts w:ascii="Arial" w:hAnsi="Arial" w:cs="Arial"/>
          <w:color w:val="34302D"/>
          <w:shd w:val="clear" w:color="auto" w:fill="FFFFFF"/>
        </w:rPr>
        <w:t> </w:t>
      </w:r>
      <w:r>
        <w:rPr>
          <w:rStyle w:val="HTML"/>
          <w:rFonts w:ascii="Consolas" w:hAnsi="Consolas"/>
          <w:sz w:val="23"/>
          <w:szCs w:val="23"/>
          <w:shd w:val="clear" w:color="auto" w:fill="F7F7F8"/>
        </w:rPr>
        <w:t>userManager</w:t>
      </w:r>
      <w:r>
        <w:rPr>
          <w:rFonts w:ascii="Arial" w:hAnsi="Arial" w:cs="Arial"/>
          <w:color w:val="34302D"/>
          <w:shd w:val="clear" w:color="auto" w:fill="FFFFFF"/>
        </w:rPr>
        <w:t>bean</w:t>
      </w:r>
      <w:r>
        <w:rPr>
          <w:rFonts w:ascii="Arial" w:hAnsi="Arial" w:cs="Arial"/>
          <w:color w:val="34302D"/>
          <w:shd w:val="clear" w:color="auto" w:fill="FFFFFF"/>
        </w:rPr>
        <w:t>是一个单例：它每个容器只实例化一次，它的依赖关系（在这种情况下只有一个，</w:t>
      </w:r>
      <w:r>
        <w:rPr>
          <w:rStyle w:val="HTML"/>
          <w:rFonts w:ascii="Consolas" w:hAnsi="Consolas"/>
          <w:sz w:val="23"/>
          <w:szCs w:val="23"/>
          <w:shd w:val="clear" w:color="auto" w:fill="F7F7F8"/>
        </w:rPr>
        <w:t>userPreferences</w:t>
      </w:r>
      <w:r>
        <w:rPr>
          <w:rFonts w:ascii="Arial" w:hAnsi="Arial" w:cs="Arial"/>
          <w:color w:val="34302D"/>
          <w:shd w:val="clear" w:color="auto" w:fill="FFFFFF"/>
        </w:rPr>
        <w:t>bean</w:t>
      </w:r>
      <w:r>
        <w:rPr>
          <w:rFonts w:ascii="Arial" w:hAnsi="Arial" w:cs="Arial"/>
          <w:color w:val="34302D"/>
          <w:shd w:val="clear" w:color="auto" w:fill="FFFFFF"/>
        </w:rPr>
        <w:t>）也只注入一次。这意味着</w:t>
      </w:r>
      <w:r>
        <w:rPr>
          <w:rStyle w:val="HTML"/>
          <w:rFonts w:ascii="Consolas" w:hAnsi="Consolas"/>
          <w:sz w:val="23"/>
          <w:szCs w:val="23"/>
          <w:shd w:val="clear" w:color="auto" w:fill="F7F7F8"/>
        </w:rPr>
        <w:t>userManager</w:t>
      </w:r>
      <w:r>
        <w:rPr>
          <w:rFonts w:ascii="Arial" w:hAnsi="Arial" w:cs="Arial"/>
          <w:color w:val="34302D"/>
          <w:shd w:val="clear" w:color="auto" w:fill="FFFFFF"/>
        </w:rPr>
        <w:t>bean</w:t>
      </w:r>
      <w:r>
        <w:rPr>
          <w:rFonts w:ascii="Arial" w:hAnsi="Arial" w:cs="Arial"/>
          <w:color w:val="34302D"/>
          <w:shd w:val="clear" w:color="auto" w:fill="FFFFFF"/>
        </w:rPr>
        <w:t>只在完全相同的</w:t>
      </w:r>
      <w:r>
        <w:rPr>
          <w:rStyle w:val="HTML"/>
          <w:rFonts w:ascii="Consolas" w:hAnsi="Consolas"/>
          <w:sz w:val="23"/>
          <w:szCs w:val="23"/>
          <w:shd w:val="clear" w:color="auto" w:fill="F7F7F8"/>
        </w:rPr>
        <w:t>userPreferences</w:t>
      </w:r>
      <w:r>
        <w:rPr>
          <w:rFonts w:ascii="Arial" w:hAnsi="Arial" w:cs="Arial"/>
          <w:color w:val="34302D"/>
          <w:shd w:val="clear" w:color="auto" w:fill="FFFFFF"/>
        </w:rPr>
        <w:t>对象（即最初注入它的对象）上运行。</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is not the behavior you want when injecting a shorter-lived scoped bean into a longer-lived scoped bean (for example, injecting an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-scoped collaborating bean as a dependency into singleton bean). Rather, you need a single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object, and, for the lifetime of an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you need a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that is specific to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Thus, the container creates an object that exposes the exact same public interface as the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class (ideally an object that is a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instance), which can fetch the real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from the scoping mechanism (HTTP request,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and so forth). The container injects this proxy object into the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bean, which is unaware that this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reference is a proxy. In this example, when a </w:t>
      </w:r>
      <w:r w:rsidRPr="00BA0D5D">
        <w:rPr>
          <w:rFonts w:ascii="Consolas" w:eastAsia="宋体" w:hAnsi="Consolas" w:cs="宋体"/>
          <w:color w:val="34302D"/>
          <w:kern w:val="0"/>
          <w:sz w:val="23"/>
          <w:szCs w:val="23"/>
          <w:shd w:val="clear" w:color="auto" w:fill="F7F7F8"/>
        </w:rPr>
        <w:t>UserManager</w:t>
      </w:r>
      <w:r w:rsidRPr="00BA0D5D">
        <w:rPr>
          <w:rFonts w:ascii="inherit" w:eastAsia="宋体" w:hAnsi="inherit" w:cs="Arial"/>
          <w:color w:val="34302D"/>
          <w:kern w:val="0"/>
          <w:sz w:val="24"/>
          <w:szCs w:val="24"/>
        </w:rPr>
        <w:t> instance invokes a method on the dependency-injected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it is actually invoking a method on the proxy. The proxy then fetches the real</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 from (in this case) the HTTP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and delegates the method invocation onto the retrieved real </w:t>
      </w:r>
      <w:r w:rsidRPr="00BA0D5D">
        <w:rPr>
          <w:rFonts w:ascii="Consolas" w:eastAsia="宋体" w:hAnsi="Consolas" w:cs="宋体"/>
          <w:color w:val="34302D"/>
          <w:kern w:val="0"/>
          <w:sz w:val="23"/>
          <w:szCs w:val="23"/>
          <w:shd w:val="clear" w:color="auto" w:fill="F7F7F8"/>
        </w:rPr>
        <w:t>UserPreferences</w:t>
      </w:r>
      <w:r w:rsidRPr="00BA0D5D">
        <w:rPr>
          <w:rFonts w:ascii="inherit" w:eastAsia="宋体" w:hAnsi="inherit" w:cs="Arial"/>
          <w:color w:val="34302D"/>
          <w:kern w:val="0"/>
          <w:sz w:val="24"/>
          <w:szCs w:val="24"/>
        </w:rPr>
        <w:t> object.</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当将一个寿命较短的</w:t>
      </w:r>
      <w:r>
        <w:rPr>
          <w:rFonts w:ascii="Arial" w:hAnsi="Arial" w:cs="Arial"/>
          <w:color w:val="34302D"/>
          <w:shd w:val="clear" w:color="auto" w:fill="FFFFFF"/>
        </w:rPr>
        <w:t>scoped bean</w:t>
      </w:r>
      <w:r>
        <w:rPr>
          <w:rFonts w:ascii="Arial" w:hAnsi="Arial" w:cs="Arial"/>
          <w:color w:val="34302D"/>
          <w:shd w:val="clear" w:color="auto" w:fill="FFFFFF"/>
        </w:rPr>
        <w:t>注入一个寿命较长的</w:t>
      </w:r>
      <w:r>
        <w:rPr>
          <w:rFonts w:ascii="Arial" w:hAnsi="Arial" w:cs="Arial"/>
          <w:color w:val="34302D"/>
          <w:shd w:val="clear" w:color="auto" w:fill="FFFFFF"/>
        </w:rPr>
        <w:t>scoped bean</w:t>
      </w:r>
      <w:r>
        <w:rPr>
          <w:rFonts w:ascii="Arial" w:hAnsi="Arial" w:cs="Arial"/>
          <w:color w:val="34302D"/>
          <w:shd w:val="clear" w:color="auto" w:fill="FFFFFF"/>
        </w:rPr>
        <w:t>时，这不是你想要的行为（例如，将一个</w:t>
      </w:r>
      <w:r>
        <w:rPr>
          <w:rFonts w:ascii="Arial" w:hAnsi="Arial" w:cs="Arial"/>
          <w:color w:val="34302D"/>
          <w:shd w:val="clear" w:color="auto" w:fill="FFFFFF"/>
        </w:rPr>
        <w:t>HTTP </w:t>
      </w:r>
      <w:r>
        <w:rPr>
          <w:rStyle w:val="HTML"/>
          <w:rFonts w:ascii="Consolas" w:hAnsi="Consolas"/>
          <w:sz w:val="23"/>
          <w:szCs w:val="23"/>
          <w:shd w:val="clear" w:color="auto" w:fill="F7F7F8"/>
        </w:rPr>
        <w:t>Session</w:t>
      </w:r>
      <w:r>
        <w:rPr>
          <w:rFonts w:ascii="Arial" w:hAnsi="Arial" w:cs="Arial"/>
          <w:color w:val="34302D"/>
          <w:shd w:val="clear" w:color="auto" w:fill="FFFFFF"/>
        </w:rPr>
        <w:t>-scoped</w:t>
      </w:r>
      <w:r>
        <w:rPr>
          <w:rFonts w:ascii="Arial" w:hAnsi="Arial" w:cs="Arial"/>
          <w:color w:val="34302D"/>
          <w:shd w:val="clear" w:color="auto" w:fill="FFFFFF"/>
        </w:rPr>
        <w:t>协作</w:t>
      </w:r>
      <w:r>
        <w:rPr>
          <w:rFonts w:ascii="Arial" w:hAnsi="Arial" w:cs="Arial"/>
          <w:color w:val="34302D"/>
          <w:shd w:val="clear" w:color="auto" w:fill="FFFFFF"/>
        </w:rPr>
        <w:t>bean</w:t>
      </w:r>
      <w:r>
        <w:rPr>
          <w:rFonts w:ascii="Arial" w:hAnsi="Arial" w:cs="Arial"/>
          <w:color w:val="34302D"/>
          <w:shd w:val="clear" w:color="auto" w:fill="FFFFFF"/>
        </w:rPr>
        <w:t>作为依赖注入到</w:t>
      </w:r>
      <w:r>
        <w:rPr>
          <w:rFonts w:ascii="Arial" w:hAnsi="Arial" w:cs="Arial"/>
          <w:color w:val="34302D"/>
          <w:shd w:val="clear" w:color="auto" w:fill="FFFFFF"/>
        </w:rPr>
        <w:t>singleton bean</w:t>
      </w:r>
      <w:r>
        <w:rPr>
          <w:rFonts w:ascii="Arial" w:hAnsi="Arial" w:cs="Arial"/>
          <w:color w:val="34302D"/>
          <w:shd w:val="clear" w:color="auto" w:fill="FFFFFF"/>
        </w:rPr>
        <w:t>中）。相反，您需要一个</w:t>
      </w:r>
      <w:r>
        <w:rPr>
          <w:rStyle w:val="HTML"/>
          <w:rFonts w:ascii="Consolas" w:hAnsi="Consolas"/>
          <w:sz w:val="23"/>
          <w:szCs w:val="23"/>
          <w:shd w:val="clear" w:color="auto" w:fill="F7F7F8"/>
        </w:rPr>
        <w:t>userManager</w:t>
      </w:r>
      <w:r>
        <w:rPr>
          <w:rFonts w:ascii="Arial" w:hAnsi="Arial" w:cs="Arial"/>
          <w:color w:val="34302D"/>
          <w:shd w:val="clear" w:color="auto" w:fill="FFFFFF"/>
        </w:rPr>
        <w:t> </w:t>
      </w:r>
      <w:r>
        <w:rPr>
          <w:rFonts w:ascii="Arial" w:hAnsi="Arial" w:cs="Arial"/>
          <w:color w:val="34302D"/>
          <w:shd w:val="clear" w:color="auto" w:fill="FFFFFF"/>
        </w:rPr>
        <w:t>对象，并且，在</w:t>
      </w:r>
      <w:r>
        <w:rPr>
          <w:rFonts w:ascii="Arial" w:hAnsi="Arial" w:cs="Arial"/>
          <w:color w:val="34302D"/>
          <w:shd w:val="clear" w:color="auto" w:fill="FFFFFF"/>
        </w:rPr>
        <w:t>HTTP</w:t>
      </w:r>
      <w:r>
        <w:rPr>
          <w:rFonts w:ascii="Arial" w:hAnsi="Arial" w:cs="Arial"/>
          <w:color w:val="34302D"/>
          <w:shd w:val="clear" w:color="auto" w:fill="FFFFFF"/>
        </w:rPr>
        <w:t>的生命周期中</w:t>
      </w:r>
      <w:r>
        <w:rPr>
          <w:rStyle w:val="HTML"/>
          <w:rFonts w:ascii="Consolas" w:hAnsi="Consolas"/>
          <w:sz w:val="23"/>
          <w:szCs w:val="23"/>
          <w:shd w:val="clear" w:color="auto" w:fill="F7F7F8"/>
        </w:rPr>
        <w:t>Session</w:t>
      </w:r>
      <w:r>
        <w:rPr>
          <w:rFonts w:ascii="Arial" w:hAnsi="Arial" w:cs="Arial"/>
          <w:color w:val="34302D"/>
          <w:shd w:val="clear" w:color="auto" w:fill="FFFFFF"/>
        </w:rPr>
        <w:t>，您需要一个</w:t>
      </w:r>
      <w:r>
        <w:rPr>
          <w:rStyle w:val="HTML"/>
          <w:rFonts w:ascii="Consolas" w:hAnsi="Consolas"/>
          <w:sz w:val="23"/>
          <w:szCs w:val="23"/>
          <w:shd w:val="clear" w:color="auto" w:fill="F7F7F8"/>
        </w:rPr>
        <w:t>userPreferences</w:t>
      </w:r>
      <w:r>
        <w:rPr>
          <w:rFonts w:ascii="Arial" w:hAnsi="Arial" w:cs="Arial"/>
          <w:color w:val="34302D"/>
          <w:shd w:val="clear" w:color="auto" w:fill="FFFFFF"/>
        </w:rPr>
        <w:t>特定于</w:t>
      </w:r>
      <w:r>
        <w:rPr>
          <w:rFonts w:ascii="Arial" w:hAnsi="Arial" w:cs="Arial"/>
          <w:color w:val="34302D"/>
          <w:shd w:val="clear" w:color="auto" w:fill="FFFFFF"/>
        </w:rPr>
        <w:t>HTTP </w:t>
      </w:r>
      <w:r>
        <w:rPr>
          <w:rFonts w:ascii="Arial" w:hAnsi="Arial" w:cs="Arial"/>
          <w:color w:val="34302D"/>
          <w:shd w:val="clear" w:color="auto" w:fill="FFFFFF"/>
        </w:rPr>
        <w:t>的对象</w:t>
      </w:r>
      <w:r>
        <w:rPr>
          <w:rStyle w:val="HTML"/>
          <w:rFonts w:ascii="Consolas" w:hAnsi="Consolas"/>
          <w:sz w:val="23"/>
          <w:szCs w:val="23"/>
          <w:shd w:val="clear" w:color="auto" w:fill="F7F7F8"/>
        </w:rPr>
        <w:t>Session</w:t>
      </w:r>
      <w:r>
        <w:rPr>
          <w:rFonts w:ascii="Arial" w:hAnsi="Arial" w:cs="Arial"/>
          <w:color w:val="34302D"/>
          <w:shd w:val="clear" w:color="auto" w:fill="FFFFFF"/>
        </w:rPr>
        <w:t>。因此，容器创建一个对象，该对象公开与</w:t>
      </w:r>
      <w:r>
        <w:rPr>
          <w:rStyle w:val="HTML"/>
          <w:rFonts w:ascii="Consolas" w:hAnsi="Consolas"/>
          <w:sz w:val="23"/>
          <w:szCs w:val="23"/>
          <w:shd w:val="clear" w:color="auto" w:fill="F7F7F8"/>
        </w:rPr>
        <w:t>UserPreferences</w:t>
      </w:r>
      <w:r>
        <w:rPr>
          <w:rFonts w:ascii="Arial" w:hAnsi="Arial" w:cs="Arial"/>
          <w:color w:val="34302D"/>
          <w:shd w:val="clear" w:color="auto" w:fill="FFFFFF"/>
        </w:rPr>
        <w:t>该类完全相同的公共接口（理想情况下是一个</w:t>
      </w:r>
      <w:r>
        <w:rPr>
          <w:rStyle w:val="HTML"/>
          <w:rFonts w:ascii="Consolas" w:hAnsi="Consolas"/>
          <w:sz w:val="23"/>
          <w:szCs w:val="23"/>
          <w:shd w:val="clear" w:color="auto" w:fill="F7F7F8"/>
        </w:rPr>
        <w:t>UserPreferences</w:t>
      </w:r>
      <w:r>
        <w:rPr>
          <w:rFonts w:ascii="Arial" w:hAnsi="Arial" w:cs="Arial"/>
          <w:color w:val="34302D"/>
          <w:shd w:val="clear" w:color="auto" w:fill="FFFFFF"/>
        </w:rPr>
        <w:t>实例的对象），该</w:t>
      </w:r>
      <w:r>
        <w:rPr>
          <w:rStyle w:val="HTML"/>
          <w:rFonts w:ascii="Consolas" w:hAnsi="Consolas"/>
          <w:sz w:val="23"/>
          <w:szCs w:val="23"/>
          <w:shd w:val="clear" w:color="auto" w:fill="F7F7F8"/>
        </w:rPr>
        <w:t>UserPreferences</w:t>
      </w:r>
      <w:r>
        <w:rPr>
          <w:rFonts w:ascii="Arial" w:hAnsi="Arial" w:cs="Arial"/>
          <w:color w:val="34302D"/>
          <w:shd w:val="clear" w:color="auto" w:fill="FFFFFF"/>
        </w:rPr>
        <w:t>对象可以从作用域机制（</w:t>
      </w:r>
      <w:r>
        <w:rPr>
          <w:rFonts w:ascii="Arial" w:hAnsi="Arial" w:cs="Arial"/>
          <w:color w:val="34302D"/>
          <w:shd w:val="clear" w:color="auto" w:fill="FFFFFF"/>
        </w:rPr>
        <w:t>HTTP</w:t>
      </w:r>
      <w:r>
        <w:rPr>
          <w:rFonts w:ascii="Arial" w:hAnsi="Arial" w:cs="Arial"/>
          <w:color w:val="34302D"/>
          <w:shd w:val="clear" w:color="auto" w:fill="FFFFFF"/>
        </w:rPr>
        <w:t>请求</w:t>
      </w:r>
      <w:r>
        <w:rPr>
          <w:rStyle w:val="HTML"/>
          <w:rFonts w:ascii="Consolas" w:hAnsi="Consolas"/>
          <w:sz w:val="23"/>
          <w:szCs w:val="23"/>
          <w:shd w:val="clear" w:color="auto" w:fill="F7F7F8"/>
        </w:rPr>
        <w:t>Session</w:t>
      </w:r>
      <w:r>
        <w:rPr>
          <w:rFonts w:ascii="Arial" w:hAnsi="Arial" w:cs="Arial"/>
          <w:color w:val="34302D"/>
          <w:shd w:val="clear" w:color="auto" w:fill="FFFFFF"/>
        </w:rPr>
        <w:t>等）中获取真实对象。容器将此代理对象注入到</w:t>
      </w:r>
      <w:r>
        <w:rPr>
          <w:rStyle w:val="HTML"/>
          <w:rFonts w:ascii="Consolas" w:hAnsi="Consolas"/>
          <w:sz w:val="23"/>
          <w:szCs w:val="23"/>
          <w:shd w:val="clear" w:color="auto" w:fill="F7F7F8"/>
        </w:rPr>
        <w:t>userManager</w:t>
      </w:r>
      <w:r>
        <w:rPr>
          <w:rFonts w:ascii="Arial" w:hAnsi="Arial" w:cs="Arial"/>
          <w:color w:val="34302D"/>
          <w:shd w:val="clear" w:color="auto" w:fill="FFFFFF"/>
        </w:rPr>
        <w:t>bean</w:t>
      </w:r>
      <w:r>
        <w:rPr>
          <w:rFonts w:ascii="Arial" w:hAnsi="Arial" w:cs="Arial"/>
          <w:color w:val="34302D"/>
          <w:shd w:val="clear" w:color="auto" w:fill="FFFFFF"/>
        </w:rPr>
        <w:t>中，该</w:t>
      </w:r>
      <w:r>
        <w:rPr>
          <w:rFonts w:ascii="Arial" w:hAnsi="Arial" w:cs="Arial"/>
          <w:color w:val="34302D"/>
          <w:shd w:val="clear" w:color="auto" w:fill="FFFFFF"/>
        </w:rPr>
        <w:t>bean</w:t>
      </w:r>
      <w:r>
        <w:rPr>
          <w:rFonts w:ascii="Arial" w:hAnsi="Arial" w:cs="Arial"/>
          <w:color w:val="34302D"/>
          <w:shd w:val="clear" w:color="auto" w:fill="FFFFFF"/>
        </w:rPr>
        <w:t>不知道此</w:t>
      </w:r>
      <w:r>
        <w:rPr>
          <w:rStyle w:val="HTML"/>
          <w:rFonts w:ascii="Consolas" w:hAnsi="Consolas"/>
          <w:sz w:val="23"/>
          <w:szCs w:val="23"/>
          <w:shd w:val="clear" w:color="auto" w:fill="F7F7F8"/>
        </w:rPr>
        <w:t>UserPreferences</w:t>
      </w:r>
      <w:r>
        <w:rPr>
          <w:rFonts w:ascii="Arial" w:hAnsi="Arial" w:cs="Arial"/>
          <w:color w:val="34302D"/>
          <w:shd w:val="clear" w:color="auto" w:fill="FFFFFF"/>
        </w:rPr>
        <w:t>引用是代理。在这个例子中，当一个</w:t>
      </w:r>
      <w:r>
        <w:rPr>
          <w:rStyle w:val="HTML"/>
          <w:rFonts w:ascii="Consolas" w:hAnsi="Consolas"/>
          <w:sz w:val="23"/>
          <w:szCs w:val="23"/>
          <w:shd w:val="clear" w:color="auto" w:fill="F7F7F8"/>
        </w:rPr>
        <w:t>UserManager</w:t>
      </w:r>
      <w:r>
        <w:rPr>
          <w:rFonts w:ascii="Arial" w:hAnsi="Arial" w:cs="Arial"/>
          <w:color w:val="34302D"/>
          <w:shd w:val="clear" w:color="auto" w:fill="FFFFFF"/>
        </w:rPr>
        <w:t>实例在依赖注入的</w:t>
      </w:r>
      <w:r>
        <w:rPr>
          <w:rStyle w:val="HTML"/>
          <w:rFonts w:ascii="Consolas" w:hAnsi="Consolas"/>
          <w:sz w:val="23"/>
          <w:szCs w:val="23"/>
          <w:shd w:val="clear" w:color="auto" w:fill="F7F7F8"/>
        </w:rPr>
        <w:t>UserPreferences</w:t>
      </w:r>
      <w:r>
        <w:rPr>
          <w:rFonts w:ascii="Arial" w:hAnsi="Arial" w:cs="Arial"/>
          <w:color w:val="34302D"/>
          <w:shd w:val="clear" w:color="auto" w:fill="FFFFFF"/>
        </w:rPr>
        <w:t> </w:t>
      </w:r>
      <w:r>
        <w:rPr>
          <w:rFonts w:ascii="Arial" w:hAnsi="Arial" w:cs="Arial"/>
          <w:color w:val="34302D"/>
          <w:shd w:val="clear" w:color="auto" w:fill="FFFFFF"/>
        </w:rPr>
        <w:t>对象上调用一个方法，它实际上是在代理上调用一个方法。然后，代理</w:t>
      </w:r>
      <w:r>
        <w:rPr>
          <w:rStyle w:val="HTML"/>
          <w:rFonts w:ascii="Consolas" w:hAnsi="Consolas"/>
          <w:sz w:val="23"/>
          <w:szCs w:val="23"/>
          <w:shd w:val="clear" w:color="auto" w:fill="F7F7F8"/>
        </w:rPr>
        <w:t>UserPreferences</w:t>
      </w:r>
      <w:r>
        <w:rPr>
          <w:rFonts w:ascii="Arial" w:hAnsi="Arial" w:cs="Arial"/>
          <w:color w:val="34302D"/>
          <w:shd w:val="clear" w:color="auto" w:fill="FFFFFF"/>
        </w:rPr>
        <w:t>从（在这种情况下）</w:t>
      </w:r>
      <w:r>
        <w:rPr>
          <w:rFonts w:ascii="Arial" w:hAnsi="Arial" w:cs="Arial"/>
          <w:color w:val="34302D"/>
          <w:shd w:val="clear" w:color="auto" w:fill="FFFFFF"/>
        </w:rPr>
        <w:t>HTTP</w:t>
      </w:r>
      <w:r>
        <w:rPr>
          <w:rFonts w:ascii="Arial" w:hAnsi="Arial" w:cs="Arial"/>
          <w:color w:val="34302D"/>
          <w:shd w:val="clear" w:color="auto" w:fill="FFFFFF"/>
        </w:rPr>
        <w:t>中</w:t>
      </w:r>
      <w:r>
        <w:rPr>
          <w:rStyle w:val="HTML"/>
          <w:rFonts w:ascii="Consolas" w:hAnsi="Consolas"/>
          <w:sz w:val="23"/>
          <w:szCs w:val="23"/>
          <w:shd w:val="clear" w:color="auto" w:fill="F7F7F8"/>
        </w:rPr>
        <w:t>Session</w:t>
      </w:r>
      <w:r>
        <w:rPr>
          <w:rFonts w:ascii="Arial" w:hAnsi="Arial" w:cs="Arial"/>
          <w:color w:val="34302D"/>
          <w:shd w:val="clear" w:color="auto" w:fill="FFFFFF"/>
        </w:rPr>
        <w:t>获取真实</w:t>
      </w:r>
      <w:r>
        <w:rPr>
          <w:rStyle w:val="HTML"/>
          <w:rFonts w:ascii="Consolas" w:hAnsi="Consolas"/>
          <w:sz w:val="23"/>
          <w:szCs w:val="23"/>
          <w:shd w:val="clear" w:color="auto" w:fill="F7F7F8"/>
        </w:rPr>
        <w:t>UserPreferences</w:t>
      </w:r>
      <w:r>
        <w:rPr>
          <w:rFonts w:ascii="Arial" w:hAnsi="Arial" w:cs="Arial"/>
          <w:color w:val="34302D"/>
          <w:shd w:val="clear" w:color="auto" w:fill="FFFFFF"/>
        </w:rPr>
        <w:t>对象，并将方法调用委托给检索到的真实对象。</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you need the following (correct and complete) configuration when injecting </w:t>
      </w:r>
      <w:r w:rsidRPr="00BA0D5D">
        <w:rPr>
          <w:rFonts w:ascii="Consolas" w:eastAsia="宋体" w:hAnsi="Consolas" w:cs="宋体"/>
          <w:color w:val="34302D"/>
          <w:kern w:val="0"/>
          <w:sz w:val="23"/>
          <w:szCs w:val="23"/>
          <w:shd w:val="clear" w:color="auto" w:fill="F7F7F8"/>
        </w:rPr>
        <w:t>request-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session-scoped</w:t>
      </w:r>
      <w:r w:rsidRPr="00BA0D5D">
        <w:rPr>
          <w:rFonts w:ascii="inherit" w:eastAsia="宋体" w:hAnsi="inherit" w:cs="Arial"/>
          <w:color w:val="34302D"/>
          <w:kern w:val="0"/>
          <w:sz w:val="24"/>
          <w:szCs w:val="24"/>
        </w:rPr>
        <w:t> beans into collaborating objects, as the following example shows:</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因此，在将</w:t>
      </w:r>
      <w:r>
        <w:rPr>
          <w:rFonts w:ascii="Arial" w:hAnsi="Arial" w:cs="Arial"/>
          <w:color w:val="34302D"/>
          <w:shd w:val="clear" w:color="auto" w:fill="FFFFFF"/>
        </w:rPr>
        <w:t>bean </w:t>
      </w:r>
      <w:r>
        <w:rPr>
          <w:rStyle w:val="HTML"/>
          <w:rFonts w:ascii="Consolas" w:hAnsi="Consolas"/>
          <w:sz w:val="23"/>
          <w:szCs w:val="23"/>
          <w:shd w:val="clear" w:color="auto" w:fill="F7F7F8"/>
        </w:rPr>
        <w:t>request-</w:t>
      </w:r>
      <w:r>
        <w:rPr>
          <w:rFonts w:ascii="Arial" w:hAnsi="Arial" w:cs="Arial"/>
          <w:color w:val="34302D"/>
          <w:shd w:val="clear" w:color="auto" w:fill="FFFFFF"/>
        </w:rPr>
        <w:t>和</w:t>
      </w:r>
      <w:r>
        <w:rPr>
          <w:rStyle w:val="HTML"/>
          <w:rFonts w:ascii="Consolas" w:hAnsi="Consolas"/>
          <w:sz w:val="23"/>
          <w:szCs w:val="23"/>
          <w:shd w:val="clear" w:color="auto" w:fill="F7F7F8"/>
        </w:rPr>
        <w:t>session-scoped</w:t>
      </w:r>
      <w:r>
        <w:rPr>
          <w:rFonts w:ascii="Arial" w:hAnsi="Arial" w:cs="Arial"/>
          <w:color w:val="34302D"/>
          <w:shd w:val="clear" w:color="auto" w:fill="FFFFFF"/>
        </w:rPr>
        <w:t>bean</w:t>
      </w:r>
      <w:r>
        <w:rPr>
          <w:rFonts w:ascii="Arial" w:hAnsi="Arial" w:cs="Arial"/>
          <w:color w:val="34302D"/>
          <w:shd w:val="clear" w:color="auto" w:fill="FFFFFF"/>
        </w:rPr>
        <w:t>注入协作对象时，您需要以下（正确和完整）配置</w:t>
      </w:r>
      <w:r>
        <w:rPr>
          <w:rFonts w:ascii="Arial" w:hAnsi="Arial" w:cs="Arial"/>
          <w:color w:val="34302D"/>
          <w:shd w:val="clear" w:color="auto" w:fill="FFFFFF"/>
        </w:rPr>
        <w:t> </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&lt;aop:scoped-proxy/&gt;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"com.something.UserManager"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Choosing the Type of Proxy to Create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when the Spring container creates a proxy for a bean that is marked up with the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a CGLIB-based class proxy is created.</w:t>
      </w:r>
    </w:p>
    <w:p w:rsidR="00620E09" w:rsidRPr="00620E09" w:rsidRDefault="00620E09" w:rsidP="00620E09">
      <w:pPr>
        <w:pStyle w:val="a3"/>
        <w:shd w:val="clear" w:color="auto" w:fill="FFFFFF"/>
        <w:spacing w:before="0" w:beforeAutospacing="0" w:after="300" w:afterAutospacing="0"/>
        <w:rPr>
          <w:rFonts w:ascii="inherit" w:hAnsi="inherit" w:cs="Arial" w:hint="eastAsia"/>
          <w:color w:val="34302D"/>
        </w:rPr>
      </w:pPr>
      <w:r w:rsidRPr="00620E09">
        <w:rPr>
          <w:rFonts w:ascii="inherit" w:hAnsi="inherit" w:cs="Arial"/>
          <w:color w:val="34302D"/>
        </w:rPr>
        <w:t>选择要创建的代理类型</w:t>
      </w:r>
    </w:p>
    <w:p w:rsidR="00620E09" w:rsidRPr="00620E09" w:rsidRDefault="00620E09" w:rsidP="00620E0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默认情况下，当</w:t>
      </w:r>
      <w:r>
        <w:rPr>
          <w:rFonts w:ascii="inherit" w:hAnsi="inherit" w:cs="Arial"/>
          <w:color w:val="34302D"/>
        </w:rPr>
        <w:t>Spring</w:t>
      </w:r>
      <w:r>
        <w:rPr>
          <w:rFonts w:ascii="inherit" w:hAnsi="inherit" w:cs="Arial"/>
          <w:color w:val="34302D"/>
        </w:rPr>
        <w:t>容器为使用该</w:t>
      </w:r>
      <w:r>
        <w:rPr>
          <w:rStyle w:val="HTML"/>
          <w:rFonts w:ascii="Consolas" w:hAnsi="Consolas"/>
          <w:color w:val="34302D"/>
          <w:sz w:val="23"/>
          <w:szCs w:val="23"/>
          <w:shd w:val="clear" w:color="auto" w:fill="F7F7F8"/>
        </w:rPr>
        <w:t>&lt;aop:scoped-proxy/&gt;</w:t>
      </w:r>
      <w:r>
        <w:rPr>
          <w:rFonts w:ascii="inherit" w:hAnsi="inherit" w:cs="Arial"/>
          <w:color w:val="34302D"/>
        </w:rPr>
        <w:t>元素标记的</w:t>
      </w:r>
      <w:r>
        <w:rPr>
          <w:rFonts w:ascii="inherit" w:hAnsi="inherit" w:cs="Arial"/>
          <w:color w:val="34302D"/>
        </w:rPr>
        <w:t>bean</w:t>
      </w:r>
      <w:r>
        <w:rPr>
          <w:rFonts w:ascii="inherit" w:hAnsi="inherit" w:cs="Arial"/>
          <w:color w:val="34302D"/>
        </w:rPr>
        <w:t>创建代理时，将创建基于</w:t>
      </w:r>
      <w:r>
        <w:rPr>
          <w:rFonts w:ascii="inherit" w:hAnsi="inherit" w:cs="Arial"/>
          <w:color w:val="34302D"/>
        </w:rPr>
        <w:t>CGLIB</w:t>
      </w:r>
      <w:r>
        <w:rPr>
          <w:rFonts w:ascii="inherit" w:hAnsi="inherit" w:cs="Arial"/>
          <w:color w:val="34302D"/>
        </w:rPr>
        <w:t>的类代理。</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620E0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CGLIB proxies intercept only public method calls! Do not call non-public methods on such a proxy. They are not delegated to the actual scoped target object.</w:t>
            </w:r>
          </w:p>
          <w:p w:rsidR="00620E09" w:rsidRPr="00BA0D5D" w:rsidRDefault="00620E09" w:rsidP="00BA0D5D">
            <w:pPr>
              <w:widowControl/>
              <w:jc w:val="left"/>
              <w:rPr>
                <w:rFonts w:ascii="inherit" w:eastAsia="宋体" w:hAnsi="inherit" w:cs="宋体" w:hint="eastAsia"/>
                <w:kern w:val="0"/>
                <w:sz w:val="24"/>
                <w:szCs w:val="24"/>
              </w:rPr>
            </w:pPr>
            <w:r>
              <w:rPr>
                <w:rFonts w:ascii="Arial" w:hAnsi="Arial" w:cs="Arial"/>
                <w:shd w:val="clear" w:color="auto" w:fill="EBF1E7"/>
              </w:rPr>
              <w:t>CGLIB</w:t>
            </w:r>
            <w:r>
              <w:rPr>
                <w:rFonts w:ascii="Arial" w:hAnsi="Arial" w:cs="Arial"/>
                <w:shd w:val="clear" w:color="auto" w:fill="EBF1E7"/>
              </w:rPr>
              <w:t>代理只拦截公共方法调用！不要在这样的代理上调用非公共方法。它们不会委托给实际的作用域目标对象。</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you can configure the Spring container to create standard JDK interface-based proxies for such scoped beans, by specifying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for the value of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Using JDK interface-based proxies means that you do not need additional libraries in your application classpath to affect such proxying. However, it also means that the class of the scoped bean must implement at least one interface and that all collaborators into which the scoped bean is injected must reference the bean through one of its interfaces. The following example shows a proxy based on an interface: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或者，您可以通过指定元素属性</w:t>
      </w:r>
      <w:r>
        <w:rPr>
          <w:rStyle w:val="HTML"/>
          <w:rFonts w:ascii="Consolas" w:hAnsi="Consolas"/>
          <w:sz w:val="23"/>
          <w:szCs w:val="23"/>
          <w:shd w:val="clear" w:color="auto" w:fill="F7F7F8"/>
        </w:rPr>
        <w:t>false</w:t>
      </w:r>
      <w:r>
        <w:rPr>
          <w:rFonts w:ascii="Arial" w:hAnsi="Arial" w:cs="Arial"/>
          <w:color w:val="34302D"/>
          <w:shd w:val="clear" w:color="auto" w:fill="FFFFFF"/>
        </w:rPr>
        <w:t>的值，将</w:t>
      </w:r>
      <w:r>
        <w:rPr>
          <w:rFonts w:ascii="Arial" w:hAnsi="Arial" w:cs="Arial"/>
          <w:color w:val="34302D"/>
          <w:shd w:val="clear" w:color="auto" w:fill="FFFFFF"/>
        </w:rPr>
        <w:t>Spring</w:t>
      </w:r>
      <w:r>
        <w:rPr>
          <w:rFonts w:ascii="Arial" w:hAnsi="Arial" w:cs="Arial"/>
          <w:color w:val="34302D"/>
          <w:shd w:val="clear" w:color="auto" w:fill="FFFFFF"/>
        </w:rPr>
        <w:t>容器配置为为此类作用域</w:t>
      </w:r>
      <w:r>
        <w:rPr>
          <w:rFonts w:ascii="Arial" w:hAnsi="Arial" w:cs="Arial"/>
          <w:color w:val="34302D"/>
          <w:shd w:val="clear" w:color="auto" w:fill="FFFFFF"/>
        </w:rPr>
        <w:t>bean</w:t>
      </w:r>
      <w:r>
        <w:rPr>
          <w:rFonts w:ascii="Arial" w:hAnsi="Arial" w:cs="Arial"/>
          <w:color w:val="34302D"/>
          <w:shd w:val="clear" w:color="auto" w:fill="FFFFFF"/>
        </w:rPr>
        <w:t>创建基于</w:t>
      </w:r>
      <w:r>
        <w:rPr>
          <w:rFonts w:ascii="Arial" w:hAnsi="Arial" w:cs="Arial"/>
          <w:color w:val="34302D"/>
          <w:shd w:val="clear" w:color="auto" w:fill="FFFFFF"/>
        </w:rPr>
        <w:t>JDK</w:t>
      </w:r>
      <w:r>
        <w:rPr>
          <w:rFonts w:ascii="Arial" w:hAnsi="Arial" w:cs="Arial"/>
          <w:color w:val="34302D"/>
          <w:shd w:val="clear" w:color="auto" w:fill="FFFFFF"/>
        </w:rPr>
        <w:t>接口的标准代理。使用基于</w:t>
      </w:r>
      <w:r>
        <w:rPr>
          <w:rFonts w:ascii="Arial" w:hAnsi="Arial" w:cs="Arial"/>
          <w:color w:val="34302D"/>
          <w:shd w:val="clear" w:color="auto" w:fill="FFFFFF"/>
        </w:rPr>
        <w:t>JDK</w:t>
      </w:r>
      <w:r>
        <w:rPr>
          <w:rFonts w:ascii="Arial" w:hAnsi="Arial" w:cs="Arial"/>
          <w:color w:val="34302D"/>
          <w:shd w:val="clear" w:color="auto" w:fill="FFFFFF"/>
        </w:rPr>
        <w:t>接口的代理意味着您不需要在应用程序类路径中使用其他库来影响此类代理。但是，这也意味着作用域</w:t>
      </w:r>
      <w:r>
        <w:rPr>
          <w:rFonts w:ascii="Arial" w:hAnsi="Arial" w:cs="Arial"/>
          <w:color w:val="34302D"/>
          <w:shd w:val="clear" w:color="auto" w:fill="FFFFFF"/>
        </w:rPr>
        <w:t>bean</w:t>
      </w:r>
      <w:r>
        <w:rPr>
          <w:rFonts w:ascii="Arial" w:hAnsi="Arial" w:cs="Arial"/>
          <w:color w:val="34302D"/>
          <w:shd w:val="clear" w:color="auto" w:fill="FFFFFF"/>
        </w:rPr>
        <w:t>的类必须至少实现一个接口，并且注入了作用域</w:t>
      </w:r>
      <w:r>
        <w:rPr>
          <w:rFonts w:ascii="Arial" w:hAnsi="Arial" w:cs="Arial"/>
          <w:color w:val="34302D"/>
          <w:shd w:val="clear" w:color="auto" w:fill="FFFFFF"/>
        </w:rPr>
        <w:t>bean</w:t>
      </w:r>
      <w:r>
        <w:rPr>
          <w:rFonts w:ascii="Arial" w:hAnsi="Arial" w:cs="Arial"/>
          <w:color w:val="34302D"/>
          <w:shd w:val="clear" w:color="auto" w:fill="FFFFFF"/>
        </w:rPr>
        <w:t>的所有协作者必须通过其中一个接口引用</w:t>
      </w:r>
      <w:r>
        <w:rPr>
          <w:rFonts w:ascii="Arial" w:hAnsi="Arial" w:cs="Arial"/>
          <w:color w:val="34302D"/>
          <w:shd w:val="clear" w:color="auto" w:fill="FFFFFF"/>
        </w:rPr>
        <w:t>bean</w:t>
      </w:r>
      <w:r>
        <w:rPr>
          <w:rFonts w:ascii="Arial" w:hAnsi="Arial" w:cs="Arial"/>
          <w:color w:val="34302D"/>
          <w:shd w:val="clear" w:color="auto" w:fill="FFFFFF"/>
        </w:rPr>
        <w:t>。以下示例显示了基于接口的代理：</w:t>
      </w:r>
      <w:r>
        <w:rPr>
          <w:rStyle w:val="HTML"/>
          <w:rFonts w:ascii="Consolas" w:hAnsi="Consolas"/>
          <w:sz w:val="23"/>
          <w:szCs w:val="23"/>
          <w:shd w:val="clear" w:color="auto" w:fill="F7F7F8"/>
        </w:rPr>
        <w:t>proxy-target-class&lt;aop:scoped-proxy/&gt;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DefaultUserPreferences implements the UserPreferences interface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"com.stuff.DefaultUserPreferences"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"session"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&lt;aop:scoped-proxy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proxy-target-class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"false"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"com.stuff.UserManager"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"userPreferences"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For more detailed information about choosing class-based or interface-based proxying, see </w:t>
      </w:r>
      <w:hyperlink r:id="rId178" w:anchor="aop-proxying" w:history="1">
        <w:r w:rsidRPr="00BA0D5D">
          <w:rPr>
            <w:rFonts w:ascii="inherit" w:eastAsia="宋体" w:hAnsi="inherit" w:cs="Arial"/>
            <w:color w:val="548E2E"/>
            <w:kern w:val="0"/>
            <w:sz w:val="24"/>
            <w:szCs w:val="24"/>
            <w:u w:val="single"/>
          </w:rPr>
          <w:t>Proxying Mechanisms</w:t>
        </w:r>
      </w:hyperlink>
      <w:r w:rsidRPr="00BA0D5D">
        <w:rPr>
          <w:rFonts w:ascii="inherit" w:eastAsia="宋体" w:hAnsi="inherit" w:cs="Arial"/>
          <w:color w:val="34302D"/>
          <w:kern w:val="0"/>
          <w:sz w:val="24"/>
          <w:szCs w:val="24"/>
        </w:rPr>
        <w:t>.</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有关选择基于类或基于接口的代理的更多详细信息，请参阅</w:t>
      </w:r>
      <w:hyperlink r:id="rId179" w:anchor="aop-proxying" w:history="1">
        <w:r>
          <w:rPr>
            <w:rStyle w:val="a4"/>
            <w:rFonts w:ascii="Arial" w:hAnsi="Arial" w:cs="Arial"/>
            <w:color w:val="548E2E"/>
            <w:shd w:val="clear" w:color="auto" w:fill="FFFFFF"/>
          </w:rPr>
          <w:t>代理机制</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1.5.5. Custom Scopes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bean scoping mechanism is extensible. You can define your own scopes or even redefine existing scopes, although the latter is considered bad practice and you cannot override the built-in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prototype</w:t>
      </w:r>
      <w:r w:rsidRPr="00BA0D5D">
        <w:rPr>
          <w:rFonts w:ascii="inherit" w:eastAsia="宋体" w:hAnsi="inherit" w:cs="Arial"/>
          <w:color w:val="34302D"/>
          <w:kern w:val="0"/>
          <w:sz w:val="24"/>
          <w:szCs w:val="24"/>
        </w:rPr>
        <w:t> scopes.</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范围机制是可扩展的。您可以定义自己的范围，甚至可以重新定义现有范围，尽管后者被认为是不好的做法，您无法覆盖内置</w:t>
      </w:r>
      <w:r>
        <w:rPr>
          <w:rStyle w:val="HTML"/>
          <w:rFonts w:ascii="Consolas" w:hAnsi="Consolas"/>
          <w:sz w:val="23"/>
          <w:szCs w:val="23"/>
          <w:shd w:val="clear" w:color="auto" w:fill="F7F7F8"/>
        </w:rPr>
        <w:t>singleton</w:t>
      </w:r>
      <w:r>
        <w:rPr>
          <w:rFonts w:ascii="Arial" w:hAnsi="Arial" w:cs="Arial"/>
          <w:color w:val="34302D"/>
          <w:shd w:val="clear" w:color="auto" w:fill="FFFFFF"/>
        </w:rPr>
        <w:t>和</w:t>
      </w:r>
      <w:r>
        <w:rPr>
          <w:rStyle w:val="HTML"/>
          <w:rFonts w:ascii="Consolas" w:hAnsi="Consolas"/>
          <w:sz w:val="23"/>
          <w:szCs w:val="23"/>
          <w:shd w:val="clear" w:color="auto" w:fill="F7F7F8"/>
        </w:rPr>
        <w:t>prototype</w:t>
      </w:r>
      <w:r>
        <w:rPr>
          <w:rFonts w:ascii="Arial" w:hAnsi="Arial" w:cs="Arial"/>
          <w:color w:val="34302D"/>
          <w:shd w:val="clear" w:color="auto" w:fill="FFFFFF"/>
        </w:rPr>
        <w:t>范围。</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Creating a Custom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integrate your custom scopes into the Spring container, you need to implement the</w:t>
      </w:r>
      <w:r w:rsidRPr="00BA0D5D">
        <w:rPr>
          <w:rFonts w:ascii="Consolas" w:eastAsia="宋体" w:hAnsi="Consolas" w:cs="宋体"/>
          <w:color w:val="34302D"/>
          <w:kern w:val="0"/>
          <w:sz w:val="23"/>
          <w:szCs w:val="23"/>
          <w:shd w:val="clear" w:color="auto" w:fill="F7F7F8"/>
        </w:rPr>
        <w:t>org.springframework.beans.factory.config.Scope</w:t>
      </w:r>
      <w:r w:rsidRPr="00BA0D5D">
        <w:rPr>
          <w:rFonts w:ascii="inherit" w:eastAsia="宋体" w:hAnsi="inherit" w:cs="Arial"/>
          <w:color w:val="34302D"/>
          <w:kern w:val="0"/>
          <w:sz w:val="24"/>
          <w:szCs w:val="24"/>
        </w:rPr>
        <w:t> interface, which is described in this section. For an idea of how to implement your own scopes, see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implementations that are supplied with the Spring Framework itself and the </w:t>
      </w:r>
      <w:hyperlink r:id="rId180" w:history="1">
        <w:r w:rsidRPr="00BA0D5D">
          <w:rPr>
            <w:rFonts w:ascii="Consolas" w:eastAsia="宋体" w:hAnsi="Consolas" w:cs="宋体"/>
            <w:color w:val="548E2E"/>
            <w:kern w:val="0"/>
            <w:sz w:val="23"/>
            <w:szCs w:val="23"/>
            <w:u w:val="single"/>
            <w:shd w:val="clear" w:color="auto" w:fill="F7F7F8"/>
          </w:rPr>
          <w:t>Scope</w:t>
        </w:r>
      </w:hyperlink>
      <w:r w:rsidRPr="00BA0D5D">
        <w:rPr>
          <w:rFonts w:ascii="inherit" w:eastAsia="宋体" w:hAnsi="inherit" w:cs="Arial"/>
          <w:color w:val="34302D"/>
          <w:kern w:val="0"/>
          <w:sz w:val="24"/>
          <w:szCs w:val="24"/>
        </w:rPr>
        <w:t> javadoc, which explains the methods you need to implement in more detail.</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要将自定义作用域集成到</w:t>
      </w:r>
      <w:r>
        <w:rPr>
          <w:rFonts w:ascii="Arial" w:hAnsi="Arial" w:cs="Arial"/>
          <w:color w:val="34302D"/>
          <w:shd w:val="clear" w:color="auto" w:fill="FFFFFF"/>
        </w:rPr>
        <w:t>Spring</w:t>
      </w:r>
      <w:r>
        <w:rPr>
          <w:rFonts w:ascii="Arial" w:hAnsi="Arial" w:cs="Arial"/>
          <w:color w:val="34302D"/>
          <w:shd w:val="clear" w:color="auto" w:fill="FFFFFF"/>
        </w:rPr>
        <w:t>容器中，需要实现</w:t>
      </w:r>
      <w:r>
        <w:rPr>
          <w:rStyle w:val="HTML"/>
          <w:rFonts w:ascii="Consolas" w:hAnsi="Consolas"/>
          <w:sz w:val="23"/>
          <w:szCs w:val="23"/>
          <w:shd w:val="clear" w:color="auto" w:fill="F7F7F8"/>
        </w:rPr>
        <w:t>org.springframework.beans.factory.config.Scope</w:t>
      </w:r>
      <w:r>
        <w:rPr>
          <w:rFonts w:ascii="Arial" w:hAnsi="Arial" w:cs="Arial"/>
          <w:color w:val="34302D"/>
          <w:shd w:val="clear" w:color="auto" w:fill="FFFFFF"/>
        </w:rPr>
        <w:t>本节中描述的</w:t>
      </w:r>
      <w:r>
        <w:rPr>
          <w:rFonts w:ascii="Arial" w:hAnsi="Arial" w:cs="Arial"/>
          <w:color w:val="34302D"/>
          <w:shd w:val="clear" w:color="auto" w:fill="FFFFFF"/>
        </w:rPr>
        <w:t> </w:t>
      </w:r>
      <w:r>
        <w:rPr>
          <w:rFonts w:ascii="Arial" w:hAnsi="Arial" w:cs="Arial"/>
          <w:color w:val="34302D"/>
          <w:shd w:val="clear" w:color="auto" w:fill="FFFFFF"/>
        </w:rPr>
        <w:t>接口。有关如何实现自己的作用域的想法，请参阅</w:t>
      </w:r>
      <w:r>
        <w:rPr>
          <w:rStyle w:val="HTML"/>
          <w:rFonts w:ascii="Consolas" w:hAnsi="Consolas"/>
          <w:sz w:val="23"/>
          <w:szCs w:val="23"/>
          <w:shd w:val="clear" w:color="auto" w:fill="F7F7F8"/>
        </w:rPr>
        <w:t>Scope</w:t>
      </w:r>
      <w:r>
        <w:rPr>
          <w:rFonts w:ascii="Arial" w:hAnsi="Arial" w:cs="Arial"/>
          <w:color w:val="34302D"/>
          <w:shd w:val="clear" w:color="auto" w:fill="FFFFFF"/>
        </w:rPr>
        <w:t> Spring Framework</w:t>
      </w:r>
      <w:r>
        <w:rPr>
          <w:rFonts w:ascii="Arial" w:hAnsi="Arial" w:cs="Arial"/>
          <w:color w:val="34302D"/>
          <w:shd w:val="clear" w:color="auto" w:fill="FFFFFF"/>
        </w:rPr>
        <w:t>本身和</w:t>
      </w:r>
      <w:hyperlink r:id="rId181" w:history="1">
        <w:r>
          <w:rPr>
            <w:rStyle w:val="HTML"/>
            <w:rFonts w:ascii="Consolas" w:hAnsi="Consolas"/>
            <w:color w:val="548E2E"/>
            <w:sz w:val="23"/>
            <w:szCs w:val="23"/>
            <w:u w:val="single"/>
            <w:shd w:val="clear" w:color="auto" w:fill="F7F7F8"/>
          </w:rPr>
          <w:t>Scope</w:t>
        </w:r>
      </w:hyperlink>
      <w:r>
        <w:rPr>
          <w:rFonts w:ascii="Arial" w:hAnsi="Arial" w:cs="Arial"/>
          <w:color w:val="34302D"/>
          <w:shd w:val="clear" w:color="auto" w:fill="FFFFFF"/>
        </w:rPr>
        <w:t>javadoc </w:t>
      </w:r>
      <w:r>
        <w:rPr>
          <w:rFonts w:ascii="Arial" w:hAnsi="Arial" w:cs="Arial"/>
          <w:color w:val="34302D"/>
          <w:shd w:val="clear" w:color="auto" w:fill="FFFFFF"/>
        </w:rPr>
        <w:t>提供的实现</w:t>
      </w:r>
      <w:r>
        <w:rPr>
          <w:rFonts w:ascii="Arial" w:hAnsi="Arial" w:cs="Arial"/>
          <w:color w:val="34302D"/>
          <w:shd w:val="clear" w:color="auto" w:fill="FFFFFF"/>
        </w:rPr>
        <w:t> </w:t>
      </w:r>
      <w:r>
        <w:rPr>
          <w:rFonts w:ascii="Arial" w:hAnsi="Arial" w:cs="Arial"/>
          <w:color w:val="34302D"/>
          <w:shd w:val="clear" w:color="auto" w:fill="FFFFFF"/>
        </w:rPr>
        <w:t>，它们解释了您需要更详细地实现的方法。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interface has four methods to get objects from the scope, remove them from the scope, and let them be destroyed.</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Scope</w:t>
      </w:r>
      <w:r>
        <w:rPr>
          <w:rFonts w:ascii="Arial" w:hAnsi="Arial" w:cs="Arial"/>
          <w:color w:val="34302D"/>
          <w:shd w:val="clear" w:color="auto" w:fill="FFFFFF"/>
        </w:rPr>
        <w:t>接口有四种方法可以从作用域中获取对象，将其从作用域中删除，然后将其销毁。</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session scope implementation, for example, returns the session-scoped bean (if it does not exist, the method returns a new instance of the bean, after having bound it to the session for future reference). The following method returns the object from the underlying scope: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例如，会话范围实现返回会话范围的</w:t>
      </w:r>
      <w:r>
        <w:rPr>
          <w:rFonts w:ascii="Arial" w:hAnsi="Arial" w:cs="Arial"/>
          <w:color w:val="34302D"/>
          <w:shd w:val="clear" w:color="auto" w:fill="FFFFFF"/>
        </w:rPr>
        <w:t>bean</w:t>
      </w:r>
      <w:r>
        <w:rPr>
          <w:rFonts w:ascii="Arial" w:hAnsi="Arial" w:cs="Arial"/>
          <w:color w:val="34302D"/>
          <w:shd w:val="clear" w:color="auto" w:fill="FFFFFF"/>
        </w:rPr>
        <w:t>（如果它不存在，则该方法在将其绑定到会话以供将来参考之后返回该</w:t>
      </w:r>
      <w:r>
        <w:rPr>
          <w:rFonts w:ascii="Arial" w:hAnsi="Arial" w:cs="Arial"/>
          <w:color w:val="34302D"/>
          <w:shd w:val="clear" w:color="auto" w:fill="FFFFFF"/>
        </w:rPr>
        <w:t>bean</w:t>
      </w:r>
      <w:r>
        <w:rPr>
          <w:rFonts w:ascii="Arial" w:hAnsi="Arial" w:cs="Arial"/>
          <w:color w:val="34302D"/>
          <w:shd w:val="clear" w:color="auto" w:fill="FFFFFF"/>
        </w:rPr>
        <w:t>的新实例）。以下方法从基础范围返回对象：</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get(String name, ObjectFactory objectFactory)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session scope implementation, for example, removes the session-scoped bean from the underlying session. The object should be returned, but you can return null if the object with the specified name is not found. The following method removes the object from the underlying scope: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例如，会话范围实现从基础会话中删除会话范围的</w:t>
      </w:r>
      <w:r>
        <w:rPr>
          <w:rFonts w:ascii="Arial" w:hAnsi="Arial" w:cs="Arial"/>
          <w:color w:val="34302D"/>
          <w:shd w:val="clear" w:color="auto" w:fill="FFFFFF"/>
        </w:rPr>
        <w:t>bean</w:t>
      </w:r>
      <w:r>
        <w:rPr>
          <w:rFonts w:ascii="Arial" w:hAnsi="Arial" w:cs="Arial"/>
          <w:color w:val="34302D"/>
          <w:shd w:val="clear" w:color="auto" w:fill="FFFFFF"/>
        </w:rPr>
        <w:t>。应返回该对象，但如果找不到具有指定名称的对象，则可以返回</w:t>
      </w:r>
      <w:r>
        <w:rPr>
          <w:rFonts w:ascii="Arial" w:hAnsi="Arial" w:cs="Arial"/>
          <w:color w:val="34302D"/>
          <w:shd w:val="clear" w:color="auto" w:fill="FFFFFF"/>
        </w:rPr>
        <w:t>null</w:t>
      </w:r>
      <w:r>
        <w:rPr>
          <w:rFonts w:ascii="Arial" w:hAnsi="Arial" w:cs="Arial"/>
          <w:color w:val="34302D"/>
          <w:shd w:val="clear" w:color="auto" w:fill="FFFFFF"/>
        </w:rPr>
        <w:t>。以下方法从基础范围中删除对象：</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Object remove(String name)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method registers the callbacks the scope should execute when it is destroyed or when the specified object in the scope is destroyed:</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以下方法记录范围在销毁时或范围中指定对象被销毁时应执行的回调：</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registerDestructionCallback(String name, Runnable destructionCallback)</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182" w:anchor="registerDestructionCallback" w:history="1">
        <w:r w:rsidRPr="00BA0D5D">
          <w:rPr>
            <w:rFonts w:ascii="inherit" w:eastAsia="宋体" w:hAnsi="inherit" w:cs="Arial"/>
            <w:color w:val="548E2E"/>
            <w:kern w:val="0"/>
            <w:sz w:val="24"/>
            <w:szCs w:val="24"/>
            <w:u w:val="single"/>
          </w:rPr>
          <w:t>javadoc</w:t>
        </w:r>
      </w:hyperlink>
      <w:r w:rsidRPr="00BA0D5D">
        <w:rPr>
          <w:rFonts w:ascii="inherit" w:eastAsia="宋体" w:hAnsi="inherit" w:cs="Arial"/>
          <w:color w:val="34302D"/>
          <w:kern w:val="0"/>
          <w:sz w:val="24"/>
          <w:szCs w:val="24"/>
        </w:rPr>
        <w:t> or a Spring scope implementation for more information on destruction callbacks.</w:t>
      </w:r>
    </w:p>
    <w:p w:rsidR="00620E09" w:rsidRPr="00620E09" w:rsidRDefault="00620E09" w:rsidP="00620E0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有关</w:t>
      </w:r>
      <w:r>
        <w:rPr>
          <w:rFonts w:ascii="inherit" w:hAnsi="inherit" w:cs="Arial"/>
          <w:color w:val="34302D"/>
        </w:rPr>
        <w:t> </w:t>
      </w:r>
      <w:r>
        <w:rPr>
          <w:rFonts w:ascii="inherit" w:hAnsi="inherit" w:cs="Arial"/>
          <w:color w:val="34302D"/>
        </w:rPr>
        <w:t>销毁回调的更多信息，请参阅</w:t>
      </w:r>
      <w:hyperlink r:id="rId183" w:anchor="registerDestructionCallback" w:history="1">
        <w:r>
          <w:rPr>
            <w:rStyle w:val="a4"/>
            <w:rFonts w:ascii="inherit" w:hAnsi="inherit" w:cs="Arial"/>
            <w:color w:val="548E2E"/>
          </w:rPr>
          <w:t>javadoc</w:t>
        </w:r>
      </w:hyperlink>
      <w:r>
        <w:rPr>
          <w:rFonts w:ascii="inherit" w:hAnsi="inherit" w:cs="Arial"/>
          <w:color w:val="34302D"/>
        </w:rPr>
        <w:t>或</w:t>
      </w:r>
      <w:r>
        <w:rPr>
          <w:rFonts w:ascii="inherit" w:hAnsi="inherit" w:cs="Arial"/>
          <w:color w:val="34302D"/>
        </w:rPr>
        <w:t>Spring</w:t>
      </w:r>
      <w:r>
        <w:rPr>
          <w:rFonts w:ascii="inherit" w:hAnsi="inherit" w:cs="Arial"/>
          <w:color w:val="34302D"/>
        </w:rPr>
        <w:t>作用域实现。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method obtains the conversation identifier for the underlying scope:</w:t>
      </w:r>
    </w:p>
    <w:p w:rsidR="00620E09" w:rsidRPr="00620E09" w:rsidRDefault="00620E09" w:rsidP="00620E0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以下方法获取基础范围的对话标识符：</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getConversationId()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identifier is different for each scope. For a session scoped implementation, this identifier can be the session identifier.</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每个范围的标识符都不同。对于会话范围的实现，该标识符可以是会话标识符。</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a Custom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you write and test one or more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implementations, you need to make the Spring container aware of your new scopes. The following method is the central method to register a new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with the Spring container:</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在编写并测试一个或多个自定义</w:t>
      </w:r>
      <w:r>
        <w:rPr>
          <w:rStyle w:val="HTML"/>
          <w:rFonts w:ascii="Consolas" w:hAnsi="Consolas"/>
          <w:sz w:val="23"/>
          <w:szCs w:val="23"/>
          <w:shd w:val="clear" w:color="auto" w:fill="F7F7F8"/>
        </w:rPr>
        <w:t>Scope</w:t>
      </w:r>
      <w:r>
        <w:rPr>
          <w:rFonts w:ascii="Arial" w:hAnsi="Arial" w:cs="Arial"/>
          <w:color w:val="34302D"/>
          <w:shd w:val="clear" w:color="auto" w:fill="FFFFFF"/>
        </w:rPr>
        <w:t>实现之后，您需要让</w:t>
      </w:r>
      <w:r>
        <w:rPr>
          <w:rFonts w:ascii="Arial" w:hAnsi="Arial" w:cs="Arial"/>
          <w:color w:val="34302D"/>
          <w:shd w:val="clear" w:color="auto" w:fill="FFFFFF"/>
        </w:rPr>
        <w:t>Spring</w:t>
      </w:r>
      <w:r>
        <w:rPr>
          <w:rFonts w:ascii="Arial" w:hAnsi="Arial" w:cs="Arial"/>
          <w:color w:val="34302D"/>
          <w:shd w:val="clear" w:color="auto" w:fill="FFFFFF"/>
        </w:rPr>
        <w:t>容器知道您的新范围。以下方法是</w:t>
      </w:r>
      <w:r>
        <w:rPr>
          <w:rStyle w:val="HTML"/>
          <w:rFonts w:ascii="Consolas" w:hAnsi="Consolas"/>
          <w:sz w:val="23"/>
          <w:szCs w:val="23"/>
          <w:shd w:val="clear" w:color="auto" w:fill="F7F7F8"/>
        </w:rPr>
        <w:t>Scope</w:t>
      </w:r>
      <w:r>
        <w:rPr>
          <w:rFonts w:ascii="Arial" w:hAnsi="Arial" w:cs="Arial"/>
          <w:color w:val="34302D"/>
          <w:shd w:val="clear" w:color="auto" w:fill="FFFFFF"/>
        </w:rPr>
        <w:t>使用</w:t>
      </w:r>
      <w:r>
        <w:rPr>
          <w:rFonts w:ascii="Arial" w:hAnsi="Arial" w:cs="Arial"/>
          <w:color w:val="34302D"/>
          <w:shd w:val="clear" w:color="auto" w:fill="FFFFFF"/>
        </w:rPr>
        <w:t>Spring</w:t>
      </w:r>
      <w:r>
        <w:rPr>
          <w:rFonts w:ascii="Arial" w:hAnsi="Arial" w:cs="Arial"/>
          <w:color w:val="34302D"/>
          <w:shd w:val="clear" w:color="auto" w:fill="FFFFFF"/>
        </w:rPr>
        <w:t>容器注册</w:t>
      </w:r>
      <w:r>
        <w:rPr>
          <w:rFonts w:ascii="Arial" w:hAnsi="Arial" w:cs="Arial"/>
          <w:color w:val="34302D"/>
          <w:shd w:val="clear" w:color="auto" w:fill="FFFFFF"/>
        </w:rPr>
        <w:t>new</w:t>
      </w:r>
      <w:r>
        <w:rPr>
          <w:rFonts w:ascii="Arial" w:hAnsi="Arial" w:cs="Arial"/>
          <w:color w:val="34302D"/>
          <w:shd w:val="clear" w:color="auto" w:fill="FFFFFF"/>
        </w:rPr>
        <w:t>的核心方法：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registerScope(String scopeName, Scope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method is declared on the </w:t>
      </w:r>
      <w:r w:rsidRPr="00BA0D5D">
        <w:rPr>
          <w:rFonts w:ascii="Consolas" w:eastAsia="宋体" w:hAnsi="Consolas" w:cs="宋体"/>
          <w:color w:val="34302D"/>
          <w:kern w:val="0"/>
          <w:sz w:val="23"/>
          <w:szCs w:val="23"/>
          <w:shd w:val="clear" w:color="auto" w:fill="F7F7F8"/>
        </w:rPr>
        <w:t>ConfigurableBeanFactory</w:t>
      </w:r>
      <w:r w:rsidRPr="00BA0D5D">
        <w:rPr>
          <w:rFonts w:ascii="inherit" w:eastAsia="宋体" w:hAnsi="inherit" w:cs="Arial"/>
          <w:color w:val="34302D"/>
          <w:kern w:val="0"/>
          <w:sz w:val="24"/>
          <w:szCs w:val="24"/>
        </w:rPr>
        <w:t> interface, which is available through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property on most of the concrete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 that ship with Spring.</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此方法在</w:t>
      </w:r>
      <w:r>
        <w:rPr>
          <w:rStyle w:val="HTML"/>
          <w:rFonts w:ascii="Consolas" w:hAnsi="Consolas"/>
          <w:sz w:val="23"/>
          <w:szCs w:val="23"/>
          <w:shd w:val="clear" w:color="auto" w:fill="F7F7F8"/>
        </w:rPr>
        <w:t>ConfigurableBeanFactory</w:t>
      </w:r>
      <w:r>
        <w:rPr>
          <w:rFonts w:ascii="Arial" w:hAnsi="Arial" w:cs="Arial"/>
          <w:color w:val="34302D"/>
          <w:shd w:val="clear" w:color="auto" w:fill="FFFFFF"/>
        </w:rPr>
        <w:t>接口上声明，该接口可通过</w:t>
      </w:r>
      <w:r>
        <w:rPr>
          <w:rFonts w:ascii="Arial" w:hAnsi="Arial" w:cs="Arial"/>
          <w:color w:val="34302D"/>
          <w:shd w:val="clear" w:color="auto" w:fill="FFFFFF"/>
        </w:rPr>
        <w:t> Spring</w:t>
      </w:r>
      <w:r>
        <w:rPr>
          <w:rFonts w:ascii="Arial" w:hAnsi="Arial" w:cs="Arial"/>
          <w:color w:val="34302D"/>
          <w:shd w:val="clear" w:color="auto" w:fill="FFFFFF"/>
        </w:rPr>
        <w:t>随附的</w:t>
      </w:r>
      <w:r>
        <w:rPr>
          <w:rStyle w:val="HTML"/>
          <w:rFonts w:ascii="Consolas" w:hAnsi="Consolas"/>
          <w:sz w:val="23"/>
          <w:szCs w:val="23"/>
          <w:shd w:val="clear" w:color="auto" w:fill="F7F7F8"/>
        </w:rPr>
        <w:t>BeanFactory</w:t>
      </w:r>
      <w:r>
        <w:rPr>
          <w:rFonts w:ascii="Arial" w:hAnsi="Arial" w:cs="Arial"/>
          <w:color w:val="34302D"/>
          <w:shd w:val="clear" w:color="auto" w:fill="FFFFFF"/>
        </w:rPr>
        <w:t>大多数具体</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实现的属性获得。</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argument to the </w:t>
      </w:r>
      <w:r w:rsidRPr="00BA0D5D">
        <w:rPr>
          <w:rFonts w:ascii="Consolas" w:eastAsia="宋体" w:hAnsi="Consolas" w:cs="宋体"/>
          <w:color w:val="34302D"/>
          <w:kern w:val="0"/>
          <w:sz w:val="23"/>
          <w:szCs w:val="23"/>
          <w:shd w:val="clear" w:color="auto" w:fill="F7F7F8"/>
        </w:rPr>
        <w:t>registerScope(..)</w:t>
      </w:r>
      <w:r w:rsidRPr="00BA0D5D">
        <w:rPr>
          <w:rFonts w:ascii="inherit" w:eastAsia="宋体" w:hAnsi="inherit" w:cs="Arial"/>
          <w:color w:val="34302D"/>
          <w:kern w:val="0"/>
          <w:sz w:val="24"/>
          <w:szCs w:val="24"/>
        </w:rPr>
        <w:t> method is the unique name associated with a scope. Examples of such names in the Spring container itself are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prototype</w:t>
      </w:r>
      <w:r w:rsidRPr="00BA0D5D">
        <w:rPr>
          <w:rFonts w:ascii="inherit" w:eastAsia="宋体" w:hAnsi="inherit" w:cs="Arial"/>
          <w:color w:val="34302D"/>
          <w:kern w:val="0"/>
          <w:sz w:val="24"/>
          <w:szCs w:val="24"/>
        </w:rPr>
        <w:t>. The second argument to the </w:t>
      </w:r>
      <w:r w:rsidRPr="00BA0D5D">
        <w:rPr>
          <w:rFonts w:ascii="Consolas" w:eastAsia="宋体" w:hAnsi="Consolas" w:cs="宋体"/>
          <w:color w:val="34302D"/>
          <w:kern w:val="0"/>
          <w:sz w:val="23"/>
          <w:szCs w:val="23"/>
          <w:shd w:val="clear" w:color="auto" w:fill="F7F7F8"/>
        </w:rPr>
        <w:t>registerScope(..)</w:t>
      </w:r>
      <w:r w:rsidRPr="00BA0D5D">
        <w:rPr>
          <w:rFonts w:ascii="inherit" w:eastAsia="宋体" w:hAnsi="inherit" w:cs="Arial"/>
          <w:color w:val="34302D"/>
          <w:kern w:val="0"/>
          <w:sz w:val="24"/>
          <w:szCs w:val="24"/>
        </w:rPr>
        <w:t> method is an actual instance of the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 that you wish to register and use.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该</w:t>
      </w:r>
      <w:r>
        <w:rPr>
          <w:rStyle w:val="HTML"/>
          <w:rFonts w:ascii="Consolas" w:hAnsi="Consolas"/>
          <w:sz w:val="23"/>
          <w:szCs w:val="23"/>
          <w:shd w:val="clear" w:color="auto" w:fill="F7F7F8"/>
        </w:rPr>
        <w:t>registerScope(..)</w:t>
      </w:r>
      <w:r>
        <w:rPr>
          <w:rFonts w:ascii="Arial" w:hAnsi="Arial" w:cs="Arial"/>
          <w:color w:val="34302D"/>
          <w:shd w:val="clear" w:color="auto" w:fill="FFFFFF"/>
        </w:rPr>
        <w:t>方法的第一个参数是与范围关联的唯一名称。</w:t>
      </w:r>
      <w:r>
        <w:rPr>
          <w:rFonts w:ascii="Arial" w:hAnsi="Arial" w:cs="Arial"/>
          <w:color w:val="34302D"/>
          <w:shd w:val="clear" w:color="auto" w:fill="FFFFFF"/>
        </w:rPr>
        <w:t>Spring</w:t>
      </w:r>
      <w:r>
        <w:rPr>
          <w:rFonts w:ascii="Arial" w:hAnsi="Arial" w:cs="Arial"/>
          <w:color w:val="34302D"/>
          <w:shd w:val="clear" w:color="auto" w:fill="FFFFFF"/>
        </w:rPr>
        <w:t>容器本身中的这些名称的示例是</w:t>
      </w:r>
      <w:r>
        <w:rPr>
          <w:rStyle w:val="HTML"/>
          <w:rFonts w:ascii="Consolas" w:hAnsi="Consolas"/>
          <w:sz w:val="23"/>
          <w:szCs w:val="23"/>
          <w:shd w:val="clear" w:color="auto" w:fill="F7F7F8"/>
        </w:rPr>
        <w:t>singleton</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prototype</w:t>
      </w:r>
      <w:r>
        <w:rPr>
          <w:rFonts w:ascii="Arial" w:hAnsi="Arial" w:cs="Arial"/>
          <w:color w:val="34302D"/>
          <w:shd w:val="clear" w:color="auto" w:fill="FFFFFF"/>
        </w:rPr>
        <w:t>。该</w:t>
      </w:r>
      <w:r>
        <w:rPr>
          <w:rStyle w:val="HTML"/>
          <w:rFonts w:ascii="Consolas" w:hAnsi="Consolas"/>
          <w:sz w:val="23"/>
          <w:szCs w:val="23"/>
          <w:shd w:val="clear" w:color="auto" w:fill="F7F7F8"/>
        </w:rPr>
        <w:t>registerScope(..)</w:t>
      </w:r>
      <w:r>
        <w:rPr>
          <w:rFonts w:ascii="Arial" w:hAnsi="Arial" w:cs="Arial"/>
          <w:color w:val="34302D"/>
          <w:shd w:val="clear" w:color="auto" w:fill="FFFFFF"/>
        </w:rPr>
        <w:t>方法的第二个参数是</w:t>
      </w:r>
      <w:r>
        <w:rPr>
          <w:rStyle w:val="HTML"/>
          <w:rFonts w:ascii="Consolas" w:hAnsi="Consolas"/>
          <w:sz w:val="23"/>
          <w:szCs w:val="23"/>
          <w:shd w:val="clear" w:color="auto" w:fill="F7F7F8"/>
        </w:rPr>
        <w:t>Scope</w:t>
      </w:r>
      <w:r>
        <w:rPr>
          <w:rFonts w:ascii="Arial" w:hAnsi="Arial" w:cs="Arial"/>
          <w:color w:val="34302D"/>
          <w:shd w:val="clear" w:color="auto" w:fill="FFFFFF"/>
        </w:rPr>
        <w:t>您希望注册和使用的自定义实现的实际实例。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Suppose that you write your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 and then register it as shown in the next example.</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假设您编写自定义</w:t>
      </w:r>
      <w:r>
        <w:rPr>
          <w:rStyle w:val="HTML"/>
          <w:rFonts w:ascii="Consolas" w:hAnsi="Consolas"/>
          <w:sz w:val="23"/>
          <w:szCs w:val="23"/>
          <w:shd w:val="clear" w:color="auto" w:fill="F7F7F8"/>
        </w:rPr>
        <w:t>Scope</w:t>
      </w:r>
      <w:r>
        <w:rPr>
          <w:rFonts w:ascii="Arial" w:hAnsi="Arial" w:cs="Arial"/>
          <w:color w:val="34302D"/>
          <w:shd w:val="clear" w:color="auto" w:fill="FFFFFF"/>
        </w:rPr>
        <w:t>实现，然后注册它，如下一个示例所示。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620E0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next example uses </w:t>
            </w:r>
            <w:r w:rsidRPr="00BA0D5D">
              <w:rPr>
                <w:rFonts w:ascii="Consolas" w:eastAsia="宋体" w:hAnsi="Consolas" w:cs="宋体"/>
                <w:kern w:val="0"/>
                <w:sz w:val="23"/>
                <w:szCs w:val="23"/>
                <w:shd w:val="clear" w:color="auto" w:fill="F7F7F8"/>
              </w:rPr>
              <w:t>SimpleThreadScope</w:t>
            </w:r>
            <w:r w:rsidRPr="00BA0D5D">
              <w:rPr>
                <w:rFonts w:ascii="宋体" w:eastAsia="宋体" w:hAnsi="宋体" w:cs="宋体"/>
                <w:kern w:val="0"/>
                <w:sz w:val="24"/>
                <w:szCs w:val="24"/>
              </w:rPr>
              <w:t>, which is included with Spring but is not registered by default. The instructions would be the same for your own custom </w:t>
            </w:r>
            <w:r w:rsidRPr="00BA0D5D">
              <w:rPr>
                <w:rFonts w:ascii="Consolas" w:eastAsia="宋体" w:hAnsi="Consolas" w:cs="宋体"/>
                <w:kern w:val="0"/>
                <w:sz w:val="23"/>
                <w:szCs w:val="23"/>
                <w:shd w:val="clear" w:color="auto" w:fill="F7F7F8"/>
              </w:rPr>
              <w:t>Scope</w:t>
            </w:r>
            <w:r w:rsidRPr="00BA0D5D">
              <w:rPr>
                <w:rFonts w:ascii="宋体" w:eastAsia="宋体" w:hAnsi="宋体" w:cs="宋体"/>
                <w:kern w:val="0"/>
                <w:sz w:val="24"/>
                <w:szCs w:val="24"/>
              </w:rPr>
              <w:t> implementations.</w:t>
            </w:r>
          </w:p>
          <w:p w:rsidR="00620E09" w:rsidRPr="00BA0D5D" w:rsidRDefault="00620E09" w:rsidP="00BA0D5D">
            <w:pPr>
              <w:widowControl/>
              <w:jc w:val="left"/>
              <w:rPr>
                <w:rFonts w:ascii="宋体" w:eastAsia="宋体" w:hAnsi="宋体" w:cs="宋体"/>
                <w:kern w:val="0"/>
                <w:sz w:val="24"/>
                <w:szCs w:val="24"/>
              </w:rPr>
            </w:pPr>
            <w:r>
              <w:rPr>
                <w:rFonts w:ascii="Arial" w:hAnsi="Arial" w:cs="Arial"/>
                <w:shd w:val="clear" w:color="auto" w:fill="EBF1E7"/>
              </w:rPr>
              <w:t>下一个示例使用</w:t>
            </w:r>
            <w:r>
              <w:rPr>
                <w:rStyle w:val="HTML"/>
                <w:rFonts w:ascii="Consolas" w:hAnsi="Consolas"/>
                <w:sz w:val="23"/>
                <w:szCs w:val="23"/>
                <w:shd w:val="clear" w:color="auto" w:fill="F7F7F8"/>
              </w:rPr>
              <w:t>SimpleThreadScope</w:t>
            </w:r>
            <w:r>
              <w:rPr>
                <w:rFonts w:ascii="Arial" w:hAnsi="Arial" w:cs="Arial"/>
                <w:shd w:val="clear" w:color="auto" w:fill="EBF1E7"/>
              </w:rPr>
              <w:t>，它包含在</w:t>
            </w:r>
            <w:r>
              <w:rPr>
                <w:rFonts w:ascii="Arial" w:hAnsi="Arial" w:cs="Arial"/>
                <w:shd w:val="clear" w:color="auto" w:fill="EBF1E7"/>
              </w:rPr>
              <w:t>Spring</w:t>
            </w:r>
            <w:r>
              <w:rPr>
                <w:rFonts w:ascii="Arial" w:hAnsi="Arial" w:cs="Arial"/>
                <w:shd w:val="clear" w:color="auto" w:fill="EBF1E7"/>
              </w:rPr>
              <w:t>中，但默认情况下未注册。您自己的自定义</w:t>
            </w:r>
            <w:r>
              <w:rPr>
                <w:rStyle w:val="HTML"/>
                <w:rFonts w:ascii="Consolas" w:hAnsi="Consolas"/>
                <w:sz w:val="23"/>
                <w:szCs w:val="23"/>
                <w:shd w:val="clear" w:color="auto" w:fill="F7F7F8"/>
              </w:rPr>
              <w:t>Scope</w:t>
            </w:r>
            <w:r>
              <w:rPr>
                <w:rFonts w:ascii="Arial" w:hAnsi="Arial" w:cs="Arial"/>
                <w:shd w:val="clear" w:color="auto" w:fill="EBF1E7"/>
              </w:rPr>
              <w:t> </w:t>
            </w:r>
            <w:r>
              <w:rPr>
                <w:rFonts w:ascii="Arial" w:hAnsi="Arial" w:cs="Arial"/>
                <w:shd w:val="clear" w:color="auto" w:fill="EBF1E7"/>
              </w:rPr>
              <w:t>实现的说明是相同的。</w:t>
            </w:r>
          </w:p>
        </w:tc>
      </w:tr>
    </w:tbl>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Scope threadScope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SimpleThreadScope();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beanFactory.registerScope(</w:t>
      </w:r>
      <w:r w:rsidRPr="00BA0D5D">
        <w:rPr>
          <w:rFonts w:ascii="Consolas" w:eastAsia="宋体" w:hAnsi="Consolas" w:cs="宋体"/>
          <w:color w:val="DD1144"/>
          <w:kern w:val="0"/>
          <w:sz w:val="24"/>
          <w:szCs w:val="24"/>
        </w:rPr>
        <w:t>"thread"</w:t>
      </w:r>
      <w:r w:rsidRPr="00BA0D5D">
        <w:rPr>
          <w:rFonts w:ascii="Consolas" w:eastAsia="宋体" w:hAnsi="Consolas" w:cs="宋体"/>
          <w:color w:val="34302D"/>
          <w:kern w:val="0"/>
          <w:sz w:val="24"/>
          <w:szCs w:val="24"/>
        </w:rPr>
        <w:t>, threadScope);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then create bean definitions that adhere to the scoping rules of your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as follows:</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然后，您可以创建符合自定义的作用域规则的</w:t>
      </w:r>
      <w:r>
        <w:rPr>
          <w:rFonts w:ascii="Arial" w:hAnsi="Arial" w:cs="Arial"/>
          <w:color w:val="34302D"/>
          <w:shd w:val="clear" w:color="auto" w:fill="FFFFFF"/>
        </w:rPr>
        <w:t>bean</w:t>
      </w:r>
      <w:r>
        <w:rPr>
          <w:rFonts w:ascii="Arial" w:hAnsi="Arial" w:cs="Arial"/>
          <w:color w:val="34302D"/>
          <w:shd w:val="clear" w:color="auto" w:fill="FFFFFF"/>
        </w:rPr>
        <w:t>定义，</w:t>
      </w:r>
      <w:r>
        <w:rPr>
          <w:rFonts w:ascii="Arial" w:hAnsi="Arial" w:cs="Arial"/>
          <w:color w:val="34302D"/>
          <w:shd w:val="clear" w:color="auto" w:fill="FFFFFF"/>
        </w:rPr>
        <w:t> </w:t>
      </w:r>
      <w:r>
        <w:rPr>
          <w:rStyle w:val="HTML"/>
          <w:rFonts w:ascii="Consolas" w:hAnsi="Consolas"/>
          <w:sz w:val="23"/>
          <w:szCs w:val="23"/>
          <w:shd w:val="clear" w:color="auto" w:fill="F7F7F8"/>
        </w:rPr>
        <w:t>Scope</w:t>
      </w:r>
      <w:r>
        <w:rPr>
          <w:rFonts w:ascii="Arial" w:hAnsi="Arial" w:cs="Arial"/>
          <w:color w:val="34302D"/>
          <w:shd w:val="clear" w:color="auto" w:fill="FFFFFF"/>
        </w:rPr>
        <w:t>如下所示：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"thread"</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a custom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implementation, you are not limited to programmatic registration of the scope. You can also do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registration declaratively, by using the </w:t>
      </w:r>
      <w:r w:rsidRPr="00BA0D5D">
        <w:rPr>
          <w:rFonts w:ascii="Consolas" w:eastAsia="宋体" w:hAnsi="Consolas" w:cs="宋体"/>
          <w:color w:val="34302D"/>
          <w:kern w:val="0"/>
          <w:sz w:val="23"/>
          <w:szCs w:val="23"/>
          <w:shd w:val="clear" w:color="auto" w:fill="F7F7F8"/>
        </w:rPr>
        <w:t>CustomScopeConfigurer</w:t>
      </w:r>
      <w:r w:rsidRPr="00BA0D5D">
        <w:rPr>
          <w:rFonts w:ascii="inherit" w:eastAsia="宋体" w:hAnsi="inherit" w:cs="Arial"/>
          <w:color w:val="34302D"/>
          <w:kern w:val="0"/>
          <w:sz w:val="24"/>
          <w:szCs w:val="24"/>
        </w:rPr>
        <w:t> class, as the following example shows:</w:t>
      </w:r>
    </w:p>
    <w:p w:rsidR="00620E09" w:rsidRPr="00BA0D5D" w:rsidRDefault="00620E0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使用自定义</w:t>
      </w:r>
      <w:r>
        <w:rPr>
          <w:rStyle w:val="HTML"/>
          <w:rFonts w:ascii="Consolas" w:hAnsi="Consolas"/>
          <w:sz w:val="23"/>
          <w:szCs w:val="23"/>
          <w:shd w:val="clear" w:color="auto" w:fill="F7F7F8"/>
        </w:rPr>
        <w:t>Scope</w:t>
      </w:r>
      <w:r>
        <w:rPr>
          <w:rFonts w:ascii="Arial" w:hAnsi="Arial" w:cs="Arial"/>
          <w:color w:val="34302D"/>
          <w:shd w:val="clear" w:color="auto" w:fill="FFFFFF"/>
        </w:rPr>
        <w:t>实现，您不仅限于范围的编程注册。您还可以</w:t>
      </w:r>
      <w:r>
        <w:rPr>
          <w:rStyle w:val="HTML"/>
          <w:rFonts w:ascii="Consolas" w:hAnsi="Consolas"/>
          <w:sz w:val="23"/>
          <w:szCs w:val="23"/>
          <w:shd w:val="clear" w:color="auto" w:fill="F7F7F8"/>
        </w:rPr>
        <w:t>Scope</w:t>
      </w:r>
      <w:r>
        <w:rPr>
          <w:rFonts w:ascii="Arial" w:hAnsi="Arial" w:cs="Arial"/>
          <w:color w:val="34302D"/>
          <w:shd w:val="clear" w:color="auto" w:fill="FFFFFF"/>
        </w:rPr>
        <w:t>使用</w:t>
      </w:r>
      <w:r>
        <w:rPr>
          <w:rStyle w:val="HTML"/>
          <w:rFonts w:ascii="Consolas" w:hAnsi="Consolas"/>
          <w:sz w:val="23"/>
          <w:szCs w:val="23"/>
          <w:shd w:val="clear" w:color="auto" w:fill="F7F7F8"/>
        </w:rPr>
        <w:t>CustomScopeConfigurer</w:t>
      </w:r>
      <w:r>
        <w:rPr>
          <w:rFonts w:ascii="Arial" w:hAnsi="Arial" w:cs="Arial"/>
          <w:color w:val="34302D"/>
          <w:shd w:val="clear" w:color="auto" w:fill="FFFFFF"/>
        </w:rPr>
        <w:t>该类以声明方式进行注册</w:t>
      </w:r>
      <w:r>
        <w:rPr>
          <w:rFonts w:ascii="Arial" w:hAnsi="Arial" w:cs="Arial"/>
          <w:color w:val="34302D"/>
          <w:shd w:val="clear" w:color="auto" w:fill="FFFFFF"/>
        </w:rPr>
        <w:t> </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xmlns:aop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https://www.springframework.org/schema/aop/spring-aop.xsd"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"org.springframework.beans.factory.config.CustomScopeConfigurer"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"scopes"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"thread"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"org.springframework.context.support.SimpleThreadScope"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"thing2"</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"x.y.Thing2"</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"thread"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"Rick"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&lt;aop:scoped-proxy/&gt;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"thing1"</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"x.y.Thing1"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"thing2"</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"thing2"</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620E0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When you place </w:t>
            </w:r>
            <w:r w:rsidRPr="00BA0D5D">
              <w:rPr>
                <w:rFonts w:ascii="Consolas" w:eastAsia="宋体" w:hAnsi="Consolas" w:cs="宋体"/>
                <w:kern w:val="0"/>
                <w:sz w:val="23"/>
                <w:szCs w:val="23"/>
                <w:shd w:val="clear" w:color="auto" w:fill="F7F7F8"/>
              </w:rPr>
              <w:t>&lt;aop:scoped-proxy/&gt;</w:t>
            </w:r>
            <w:r w:rsidRPr="00BA0D5D">
              <w:rPr>
                <w:rFonts w:ascii="宋体" w:eastAsia="宋体" w:hAnsi="宋体" w:cs="宋体"/>
                <w:kern w:val="0"/>
                <w:sz w:val="24"/>
                <w:szCs w:val="24"/>
              </w:rPr>
              <w:t> in a </w:t>
            </w:r>
            <w:r w:rsidRPr="00BA0D5D">
              <w:rPr>
                <w:rFonts w:ascii="Consolas" w:eastAsia="宋体" w:hAnsi="Consolas" w:cs="宋体"/>
                <w:kern w:val="0"/>
                <w:sz w:val="23"/>
                <w:szCs w:val="23"/>
                <w:shd w:val="clear" w:color="auto" w:fill="F7F7F8"/>
              </w:rPr>
              <w:t>FactoryBean</w:t>
            </w:r>
            <w:r w:rsidRPr="00BA0D5D">
              <w:rPr>
                <w:rFonts w:ascii="宋体" w:eastAsia="宋体" w:hAnsi="宋体" w:cs="宋体"/>
                <w:kern w:val="0"/>
                <w:sz w:val="24"/>
                <w:szCs w:val="24"/>
              </w:rPr>
              <w:t> implementation, it is the factory bean itself that is scoped, not the object returned from </w:t>
            </w:r>
            <w:r w:rsidRPr="00BA0D5D">
              <w:rPr>
                <w:rFonts w:ascii="Consolas" w:eastAsia="宋体" w:hAnsi="Consolas" w:cs="宋体"/>
                <w:kern w:val="0"/>
                <w:sz w:val="23"/>
                <w:szCs w:val="23"/>
                <w:shd w:val="clear" w:color="auto" w:fill="F7F7F8"/>
              </w:rPr>
              <w:t>getObject()</w:t>
            </w:r>
            <w:r w:rsidRPr="00BA0D5D">
              <w:rPr>
                <w:rFonts w:ascii="宋体" w:eastAsia="宋体" w:hAnsi="宋体" w:cs="宋体"/>
                <w:kern w:val="0"/>
                <w:sz w:val="24"/>
                <w:szCs w:val="24"/>
              </w:rPr>
              <w:t>.</w:t>
            </w:r>
          </w:p>
          <w:p w:rsidR="00620E09" w:rsidRPr="00BA0D5D" w:rsidRDefault="00620E09" w:rsidP="00BA0D5D">
            <w:pPr>
              <w:widowControl/>
              <w:jc w:val="left"/>
              <w:rPr>
                <w:rFonts w:ascii="宋体" w:eastAsia="宋体" w:hAnsi="宋体" w:cs="宋体"/>
                <w:kern w:val="0"/>
                <w:sz w:val="24"/>
                <w:szCs w:val="24"/>
              </w:rPr>
            </w:pPr>
            <w:r>
              <w:rPr>
                <w:rFonts w:ascii="Arial" w:hAnsi="Arial" w:cs="Arial"/>
                <w:shd w:val="clear" w:color="auto" w:fill="EBF1E7"/>
              </w:rPr>
              <w:t>放置</w:t>
            </w:r>
            <w:r>
              <w:rPr>
                <w:rStyle w:val="HTML"/>
                <w:rFonts w:ascii="Consolas" w:hAnsi="Consolas"/>
                <w:sz w:val="23"/>
                <w:szCs w:val="23"/>
                <w:shd w:val="clear" w:color="auto" w:fill="F7F7F8"/>
              </w:rPr>
              <w:t>&lt;aop:scoped-proxy/&gt;</w:t>
            </w:r>
            <w:r>
              <w:rPr>
                <w:rFonts w:ascii="Arial" w:hAnsi="Arial" w:cs="Arial"/>
                <w:shd w:val="clear" w:color="auto" w:fill="EBF1E7"/>
              </w:rPr>
              <w:t>在</w:t>
            </w:r>
            <w:r>
              <w:rPr>
                <w:rStyle w:val="HTML"/>
                <w:rFonts w:ascii="Consolas" w:hAnsi="Consolas"/>
                <w:sz w:val="23"/>
                <w:szCs w:val="23"/>
                <w:shd w:val="clear" w:color="auto" w:fill="F7F7F8"/>
              </w:rPr>
              <w:t>FactoryBean</w:t>
            </w:r>
            <w:r>
              <w:rPr>
                <w:rFonts w:ascii="Arial" w:hAnsi="Arial" w:cs="Arial"/>
                <w:shd w:val="clear" w:color="auto" w:fill="EBF1E7"/>
              </w:rPr>
              <w:t>实现中时，工厂</w:t>
            </w:r>
            <w:r>
              <w:rPr>
                <w:rFonts w:ascii="Arial" w:hAnsi="Arial" w:cs="Arial"/>
                <w:shd w:val="clear" w:color="auto" w:fill="EBF1E7"/>
              </w:rPr>
              <w:t>bean</w:t>
            </w:r>
            <w:r>
              <w:rPr>
                <w:rFonts w:ascii="Arial" w:hAnsi="Arial" w:cs="Arial"/>
                <w:shd w:val="clear" w:color="auto" w:fill="EBF1E7"/>
              </w:rPr>
              <w:t>本身是作用域的，而不是从中返回的对象</w:t>
            </w:r>
            <w:r>
              <w:rPr>
                <w:rStyle w:val="HTML"/>
                <w:rFonts w:ascii="Consolas" w:hAnsi="Consolas"/>
                <w:sz w:val="23"/>
                <w:szCs w:val="23"/>
                <w:shd w:val="clear" w:color="auto" w:fill="F7F7F8"/>
              </w:rPr>
              <w:t>getObject()</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29" w:name="_Toc15219497"/>
      <w:r w:rsidRPr="00BA0D5D">
        <w:rPr>
          <w:rFonts w:ascii="Arial" w:eastAsia="宋体" w:hAnsi="Arial" w:cs="Arial"/>
          <w:color w:val="34302D"/>
          <w:kern w:val="0"/>
          <w:sz w:val="41"/>
          <w:szCs w:val="41"/>
        </w:rPr>
        <w:t>1.6. Customizing the Nature of a Bean</w:t>
      </w:r>
      <w:bookmarkEnd w:id="2429"/>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Framework provides a number of interfaces you can use to customize the nature of a bean. This section groups them as follows:</w:t>
      </w:r>
    </w:p>
    <w:p w:rsidR="00F704F7" w:rsidRPr="00BA0D5D" w:rsidRDefault="00F704F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 Framework</w:t>
      </w:r>
      <w:r>
        <w:rPr>
          <w:rFonts w:ascii="Arial" w:hAnsi="Arial" w:cs="Arial"/>
          <w:color w:val="34302D"/>
          <w:shd w:val="clear" w:color="auto" w:fill="FFFFFF"/>
        </w:rPr>
        <w:t>提供了许多可用于自定义</w:t>
      </w:r>
      <w:r>
        <w:rPr>
          <w:rFonts w:ascii="Arial" w:hAnsi="Arial" w:cs="Arial"/>
          <w:color w:val="34302D"/>
          <w:shd w:val="clear" w:color="auto" w:fill="FFFFFF"/>
        </w:rPr>
        <w:t>bean</w:t>
      </w:r>
      <w:r>
        <w:rPr>
          <w:rFonts w:ascii="Arial" w:hAnsi="Arial" w:cs="Arial"/>
          <w:color w:val="34302D"/>
          <w:shd w:val="clear" w:color="auto" w:fill="FFFFFF"/>
        </w:rPr>
        <w:t>特性的接口。本节将它们分组如下：</w:t>
      </w:r>
    </w:p>
    <w:p w:rsidR="00BA0D5D" w:rsidRPr="00BA0D5D" w:rsidRDefault="00E91AFF" w:rsidP="00BA0D5D">
      <w:pPr>
        <w:widowControl/>
        <w:numPr>
          <w:ilvl w:val="0"/>
          <w:numId w:val="10"/>
        </w:numPr>
        <w:shd w:val="clear" w:color="auto" w:fill="FFFFFF"/>
        <w:spacing w:after="150"/>
        <w:ind w:left="360"/>
        <w:jc w:val="left"/>
        <w:rPr>
          <w:rFonts w:ascii="inherit" w:eastAsia="宋体" w:hAnsi="inherit" w:cs="Arial" w:hint="eastAsia"/>
          <w:color w:val="34302D"/>
          <w:kern w:val="0"/>
          <w:sz w:val="24"/>
          <w:szCs w:val="24"/>
        </w:rPr>
      </w:pPr>
      <w:hyperlink r:id="rId184" w:anchor="beans-factory-lifecycle" w:history="1">
        <w:r w:rsidR="00BA0D5D" w:rsidRPr="00BA0D5D">
          <w:rPr>
            <w:rFonts w:ascii="inherit" w:eastAsia="宋体" w:hAnsi="inherit" w:cs="Arial"/>
            <w:color w:val="548E2E"/>
            <w:kern w:val="0"/>
            <w:sz w:val="24"/>
            <w:szCs w:val="24"/>
            <w:u w:val="single"/>
          </w:rPr>
          <w:t>Lifecycle Callbacks</w:t>
        </w:r>
      </w:hyperlink>
    </w:p>
    <w:p w:rsidR="00BA0D5D" w:rsidRPr="00BA0D5D" w:rsidRDefault="00E91AFF" w:rsidP="00BA0D5D">
      <w:pPr>
        <w:widowControl/>
        <w:numPr>
          <w:ilvl w:val="0"/>
          <w:numId w:val="10"/>
        </w:numPr>
        <w:shd w:val="clear" w:color="auto" w:fill="FFFFFF"/>
        <w:spacing w:after="150"/>
        <w:ind w:left="360"/>
        <w:jc w:val="left"/>
        <w:rPr>
          <w:rFonts w:ascii="inherit" w:eastAsia="宋体" w:hAnsi="inherit" w:cs="Arial" w:hint="eastAsia"/>
          <w:color w:val="34302D"/>
          <w:kern w:val="0"/>
          <w:sz w:val="24"/>
          <w:szCs w:val="24"/>
        </w:rPr>
      </w:pPr>
      <w:hyperlink r:id="rId185" w:anchor="beans-factory-aware" w:history="1">
        <w:r w:rsidR="00BA0D5D" w:rsidRPr="00BA0D5D">
          <w:rPr>
            <w:rFonts w:ascii="Consolas" w:eastAsia="宋体" w:hAnsi="Consolas" w:cs="宋体"/>
            <w:color w:val="548E2E"/>
            <w:kern w:val="0"/>
            <w:sz w:val="23"/>
            <w:szCs w:val="23"/>
            <w:u w:val="single"/>
            <w:shd w:val="clear" w:color="auto" w:fill="F7F7F8"/>
          </w:rPr>
          <w:t>ApplicationContextAware</w:t>
        </w:r>
        <w:r w:rsidR="00BA0D5D" w:rsidRPr="00BA0D5D">
          <w:rPr>
            <w:rFonts w:ascii="inherit" w:eastAsia="宋体" w:hAnsi="inherit" w:cs="Arial"/>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BeanNameAware</w:t>
        </w:r>
      </w:hyperlink>
    </w:p>
    <w:p w:rsidR="00BA0D5D" w:rsidRPr="00F704F7" w:rsidRDefault="00E91AFF" w:rsidP="00BA0D5D">
      <w:pPr>
        <w:widowControl/>
        <w:numPr>
          <w:ilvl w:val="0"/>
          <w:numId w:val="10"/>
        </w:numPr>
        <w:shd w:val="clear" w:color="auto" w:fill="FFFFFF"/>
        <w:spacing w:after="150"/>
        <w:ind w:left="360"/>
        <w:jc w:val="left"/>
        <w:rPr>
          <w:rFonts w:ascii="inherit" w:eastAsia="宋体" w:hAnsi="inherit" w:cs="Arial" w:hint="eastAsia"/>
          <w:color w:val="34302D"/>
          <w:kern w:val="0"/>
          <w:sz w:val="24"/>
          <w:szCs w:val="24"/>
        </w:rPr>
      </w:pPr>
      <w:hyperlink r:id="rId186" w:anchor="aware-list" w:history="1">
        <w:r w:rsidR="00BA0D5D" w:rsidRPr="00BA0D5D">
          <w:rPr>
            <w:rFonts w:ascii="inherit" w:eastAsia="宋体" w:hAnsi="inherit" w:cs="Arial"/>
            <w:color w:val="548E2E"/>
            <w:kern w:val="0"/>
            <w:sz w:val="24"/>
            <w:szCs w:val="24"/>
            <w:u w:val="single"/>
          </w:rPr>
          <w:t>Other </w:t>
        </w:r>
        <w:r w:rsidR="00BA0D5D" w:rsidRPr="00BA0D5D">
          <w:rPr>
            <w:rFonts w:ascii="Consolas" w:eastAsia="宋体" w:hAnsi="Consolas" w:cs="宋体"/>
            <w:color w:val="548E2E"/>
            <w:kern w:val="0"/>
            <w:sz w:val="23"/>
            <w:szCs w:val="23"/>
            <w:u w:val="single"/>
            <w:shd w:val="clear" w:color="auto" w:fill="F7F7F8"/>
          </w:rPr>
          <w:t>Aware</w:t>
        </w:r>
        <w:r w:rsidR="00BA0D5D" w:rsidRPr="00BA0D5D">
          <w:rPr>
            <w:rFonts w:ascii="inherit" w:eastAsia="宋体" w:hAnsi="inherit" w:cs="Arial"/>
            <w:color w:val="548E2E"/>
            <w:kern w:val="0"/>
            <w:sz w:val="24"/>
            <w:szCs w:val="24"/>
            <w:u w:val="single"/>
          </w:rPr>
          <w:t> Interfaces</w:t>
        </w:r>
      </w:hyperlink>
    </w:p>
    <w:p w:rsidR="00F704F7" w:rsidRDefault="00E91AFF" w:rsidP="00F704F7">
      <w:pPr>
        <w:pStyle w:val="a3"/>
        <w:numPr>
          <w:ilvl w:val="0"/>
          <w:numId w:val="10"/>
        </w:numPr>
        <w:shd w:val="clear" w:color="auto" w:fill="FFFFFF"/>
        <w:spacing w:before="0" w:beforeAutospacing="0" w:after="150" w:afterAutospacing="0"/>
        <w:rPr>
          <w:rFonts w:ascii="inherit" w:hAnsi="inherit" w:cs="Arial" w:hint="eastAsia"/>
          <w:color w:val="34302D"/>
        </w:rPr>
      </w:pPr>
      <w:hyperlink r:id="rId187" w:anchor="beans-factory-lifecycle" w:history="1">
        <w:r w:rsidR="00F704F7">
          <w:rPr>
            <w:rStyle w:val="a4"/>
            <w:rFonts w:ascii="inherit" w:hAnsi="inherit" w:cs="Arial"/>
            <w:color w:val="548E2E"/>
          </w:rPr>
          <w:t>生命周期回调</w:t>
        </w:r>
      </w:hyperlink>
    </w:p>
    <w:p w:rsidR="00F704F7" w:rsidRDefault="00E91AFF" w:rsidP="00F704F7">
      <w:pPr>
        <w:pStyle w:val="a3"/>
        <w:numPr>
          <w:ilvl w:val="0"/>
          <w:numId w:val="10"/>
        </w:numPr>
        <w:shd w:val="clear" w:color="auto" w:fill="FFFFFF"/>
        <w:spacing w:before="0" w:beforeAutospacing="0" w:after="150" w:afterAutospacing="0"/>
        <w:rPr>
          <w:rFonts w:ascii="inherit" w:hAnsi="inherit" w:cs="Arial" w:hint="eastAsia"/>
          <w:color w:val="34302D"/>
        </w:rPr>
      </w:pPr>
      <w:hyperlink r:id="rId188" w:anchor="beans-factory-aware" w:history="1">
        <w:r w:rsidR="00F704F7">
          <w:rPr>
            <w:rStyle w:val="HTML"/>
            <w:rFonts w:ascii="Consolas" w:hAnsi="Consolas"/>
            <w:color w:val="548E2E"/>
            <w:sz w:val="23"/>
            <w:szCs w:val="23"/>
            <w:u w:val="single"/>
            <w:shd w:val="clear" w:color="auto" w:fill="F7F7F8"/>
          </w:rPr>
          <w:t>ApplicationContextAware</w:t>
        </w:r>
        <w:r w:rsidR="00F704F7">
          <w:rPr>
            <w:rStyle w:val="a4"/>
            <w:rFonts w:ascii="inherit" w:hAnsi="inherit" w:cs="Arial"/>
            <w:color w:val="548E2E"/>
          </w:rPr>
          <w:t> </w:t>
        </w:r>
        <w:r w:rsidR="00F704F7">
          <w:rPr>
            <w:rStyle w:val="a4"/>
            <w:rFonts w:ascii="inherit" w:hAnsi="inherit" w:cs="Arial"/>
            <w:color w:val="548E2E"/>
          </w:rPr>
          <w:t>和</w:t>
        </w:r>
        <w:r w:rsidR="00F704F7">
          <w:rPr>
            <w:rStyle w:val="a4"/>
            <w:rFonts w:ascii="inherit" w:hAnsi="inherit" w:cs="Arial"/>
            <w:color w:val="548E2E"/>
          </w:rPr>
          <w:t> </w:t>
        </w:r>
        <w:r w:rsidR="00F704F7">
          <w:rPr>
            <w:rStyle w:val="HTML"/>
            <w:rFonts w:ascii="Consolas" w:hAnsi="Consolas"/>
            <w:color w:val="548E2E"/>
            <w:sz w:val="23"/>
            <w:szCs w:val="23"/>
            <w:u w:val="single"/>
            <w:shd w:val="clear" w:color="auto" w:fill="F7F7F8"/>
          </w:rPr>
          <w:t>BeanNameAware</w:t>
        </w:r>
      </w:hyperlink>
    </w:p>
    <w:p w:rsidR="00F704F7" w:rsidRPr="00A61F56" w:rsidRDefault="00E91AFF" w:rsidP="00F704F7">
      <w:pPr>
        <w:pStyle w:val="a3"/>
        <w:numPr>
          <w:ilvl w:val="0"/>
          <w:numId w:val="10"/>
        </w:numPr>
        <w:shd w:val="clear" w:color="auto" w:fill="FFFFFF"/>
        <w:spacing w:before="0" w:beforeAutospacing="0" w:after="150" w:afterAutospacing="0"/>
        <w:rPr>
          <w:rFonts w:ascii="inherit" w:hAnsi="inherit" w:cs="Arial" w:hint="eastAsia"/>
          <w:color w:val="34302D"/>
        </w:rPr>
      </w:pPr>
      <w:hyperlink r:id="rId189" w:anchor="aware-list" w:history="1">
        <w:r w:rsidR="00F704F7">
          <w:rPr>
            <w:rStyle w:val="a4"/>
            <w:rFonts w:ascii="inherit" w:hAnsi="inherit" w:cs="Arial"/>
            <w:color w:val="548E2E"/>
          </w:rPr>
          <w:t>其他</w:t>
        </w:r>
        <w:r w:rsidR="00F704F7">
          <w:rPr>
            <w:rStyle w:val="HTML"/>
            <w:rFonts w:ascii="Consolas" w:hAnsi="Consolas"/>
            <w:color w:val="548E2E"/>
            <w:sz w:val="23"/>
            <w:szCs w:val="23"/>
            <w:u w:val="single"/>
            <w:shd w:val="clear" w:color="auto" w:fill="F7F7F8"/>
          </w:rPr>
          <w:t>Aware</w:t>
        </w:r>
        <w:r w:rsidR="00F704F7">
          <w:rPr>
            <w:rStyle w:val="a4"/>
            <w:rFonts w:ascii="inherit" w:hAnsi="inherit" w:cs="Arial"/>
            <w:color w:val="548E2E"/>
          </w:rPr>
          <w:t>接口</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1.6.1. Lifecycle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interact with the container’s management of the bean lifecycle, you can implement the Spring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interfaces. The container calls </w:t>
      </w:r>
      <w:r w:rsidRPr="00BA0D5D">
        <w:rPr>
          <w:rFonts w:ascii="Consolas" w:eastAsia="宋体" w:hAnsi="Consolas" w:cs="宋体"/>
          <w:color w:val="34302D"/>
          <w:kern w:val="0"/>
          <w:sz w:val="23"/>
          <w:szCs w:val="23"/>
          <w:shd w:val="clear" w:color="auto" w:fill="F7F7F8"/>
        </w:rPr>
        <w:t>afterPropertiesSet()</w:t>
      </w:r>
      <w:r w:rsidRPr="00BA0D5D">
        <w:rPr>
          <w:rFonts w:ascii="inherit" w:eastAsia="宋体" w:hAnsi="inherit" w:cs="Arial"/>
          <w:color w:val="34302D"/>
          <w:kern w:val="0"/>
          <w:sz w:val="24"/>
          <w:szCs w:val="24"/>
        </w:rPr>
        <w:t> for the former and </w:t>
      </w:r>
      <w:r w:rsidRPr="00BA0D5D">
        <w:rPr>
          <w:rFonts w:ascii="Consolas" w:eastAsia="宋体" w:hAnsi="Consolas" w:cs="宋体"/>
          <w:color w:val="34302D"/>
          <w:kern w:val="0"/>
          <w:sz w:val="23"/>
          <w:szCs w:val="23"/>
          <w:shd w:val="clear" w:color="auto" w:fill="F7F7F8"/>
        </w:rPr>
        <w:t>destroy()</w:t>
      </w:r>
      <w:r w:rsidRPr="00BA0D5D">
        <w:rPr>
          <w:rFonts w:ascii="inherit" w:eastAsia="宋体" w:hAnsi="inherit" w:cs="Arial"/>
          <w:color w:val="34302D"/>
          <w:kern w:val="0"/>
          <w:sz w:val="24"/>
          <w:szCs w:val="24"/>
        </w:rPr>
        <w:t> for the latter to let the bean perform certain actions upon initialization and destruction of your beans.</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要与容器的</w:t>
      </w:r>
      <w:r>
        <w:rPr>
          <w:rFonts w:ascii="Arial" w:hAnsi="Arial" w:cs="Arial"/>
          <w:color w:val="34302D"/>
          <w:shd w:val="clear" w:color="auto" w:fill="FFFFFF"/>
        </w:rPr>
        <w:t>bean</w:t>
      </w:r>
      <w:r>
        <w:rPr>
          <w:rFonts w:ascii="Arial" w:hAnsi="Arial" w:cs="Arial"/>
          <w:color w:val="34302D"/>
          <w:shd w:val="clear" w:color="auto" w:fill="FFFFFF"/>
        </w:rPr>
        <w:t>生命周期管理进行交互，可以实现</w:t>
      </w:r>
      <w:r>
        <w:rPr>
          <w:rFonts w:ascii="Arial" w:hAnsi="Arial" w:cs="Arial"/>
          <w:color w:val="34302D"/>
          <w:shd w:val="clear" w:color="auto" w:fill="FFFFFF"/>
        </w:rPr>
        <w:t>Spring </w:t>
      </w:r>
      <w:r>
        <w:rPr>
          <w:rStyle w:val="HTML"/>
          <w:rFonts w:ascii="Consolas" w:hAnsi="Consolas"/>
          <w:sz w:val="23"/>
          <w:szCs w:val="23"/>
          <w:shd w:val="clear" w:color="auto" w:fill="F7F7F8"/>
        </w:rPr>
        <w:t>InitializingBean</w:t>
      </w:r>
      <w:r>
        <w:rPr>
          <w:rFonts w:ascii="Arial" w:hAnsi="Arial" w:cs="Arial"/>
          <w:color w:val="34302D"/>
          <w:shd w:val="clear" w:color="auto" w:fill="FFFFFF"/>
        </w:rPr>
        <w:t>和</w:t>
      </w:r>
      <w:r>
        <w:rPr>
          <w:rStyle w:val="HTML"/>
          <w:rFonts w:ascii="Consolas" w:hAnsi="Consolas"/>
          <w:sz w:val="23"/>
          <w:szCs w:val="23"/>
          <w:shd w:val="clear" w:color="auto" w:fill="F7F7F8"/>
        </w:rPr>
        <w:t>DisposableBean</w:t>
      </w:r>
      <w:r>
        <w:rPr>
          <w:rFonts w:ascii="Arial" w:hAnsi="Arial" w:cs="Arial"/>
          <w:color w:val="34302D"/>
          <w:shd w:val="clear" w:color="auto" w:fill="FFFFFF"/>
        </w:rPr>
        <w:t>接口。容器调用</w:t>
      </w:r>
      <w:r>
        <w:rPr>
          <w:rStyle w:val="HTML"/>
          <w:rFonts w:ascii="Consolas" w:hAnsi="Consolas"/>
          <w:sz w:val="23"/>
          <w:szCs w:val="23"/>
          <w:shd w:val="clear" w:color="auto" w:fill="F7F7F8"/>
        </w:rPr>
        <w:t>afterPropertiesSet()</w:t>
      </w:r>
      <w:r>
        <w:rPr>
          <w:rFonts w:ascii="Arial" w:hAnsi="Arial" w:cs="Arial"/>
          <w:color w:val="34302D"/>
          <w:shd w:val="clear" w:color="auto" w:fill="FFFFFF"/>
        </w:rPr>
        <w:t>前者，</w:t>
      </w:r>
      <w:r>
        <w:rPr>
          <w:rStyle w:val="HTML"/>
          <w:rFonts w:ascii="Consolas" w:hAnsi="Consolas"/>
          <w:sz w:val="23"/>
          <w:szCs w:val="23"/>
          <w:shd w:val="clear" w:color="auto" w:fill="F7F7F8"/>
        </w:rPr>
        <w:t>destroy()</w:t>
      </w:r>
      <w:r>
        <w:rPr>
          <w:rFonts w:ascii="Arial" w:hAnsi="Arial" w:cs="Arial"/>
          <w:color w:val="34302D"/>
          <w:shd w:val="clear" w:color="auto" w:fill="FFFFFF"/>
        </w:rPr>
        <w:t>后者让</w:t>
      </w:r>
      <w:r>
        <w:rPr>
          <w:rFonts w:ascii="Arial" w:hAnsi="Arial" w:cs="Arial"/>
          <w:color w:val="34302D"/>
          <w:shd w:val="clear" w:color="auto" w:fill="FFFFFF"/>
        </w:rPr>
        <w:t>bean</w:t>
      </w:r>
      <w:r>
        <w:rPr>
          <w:rFonts w:ascii="Arial" w:hAnsi="Arial" w:cs="Arial"/>
          <w:color w:val="34302D"/>
          <w:shd w:val="clear" w:color="auto" w:fill="FFFFFF"/>
        </w:rPr>
        <w:t>在初始化和销毁</w:t>
      </w:r>
      <w:r>
        <w:rPr>
          <w:rFonts w:ascii="Arial" w:hAnsi="Arial" w:cs="Arial"/>
          <w:color w:val="34302D"/>
          <w:shd w:val="clear" w:color="auto" w:fill="FFFFFF"/>
        </w:rPr>
        <w:t>​​bean</w:t>
      </w:r>
      <w:r>
        <w:rPr>
          <w:rFonts w:ascii="Arial" w:hAnsi="Arial" w:cs="Arial"/>
          <w:color w:val="34302D"/>
          <w:shd w:val="clear" w:color="auto" w:fill="FFFFFF"/>
        </w:rPr>
        <w:t>时执行某些操作。</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2E7A5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JSR-250 </w:t>
            </w:r>
            <w:r w:rsidRPr="00BA0D5D">
              <w:rPr>
                <w:rFonts w:ascii="Consolas" w:eastAsia="宋体" w:hAnsi="Consolas" w:cs="宋体"/>
                <w:kern w:val="0"/>
                <w:sz w:val="23"/>
                <w:szCs w:val="23"/>
                <w:shd w:val="clear" w:color="auto" w:fill="F7F7F8"/>
              </w:rPr>
              <w:t>@PostConstruct</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@PreDestroy</w:t>
            </w:r>
            <w:r w:rsidRPr="00BA0D5D">
              <w:rPr>
                <w:rFonts w:ascii="inherit" w:eastAsia="宋体" w:hAnsi="inherit" w:cs="宋体"/>
                <w:kern w:val="0"/>
                <w:sz w:val="24"/>
                <w:szCs w:val="24"/>
              </w:rPr>
              <w:t> annotations are generally considered best practice for receiving lifecycle callbacks in a modern Spring application. Using these annotations means that your beans are not coupled to Spring-specific interfaces. For details, see </w:t>
            </w:r>
            <w:hyperlink r:id="rId190" w:anchor="beans-postconstruct-and-predestroy-annotations" w:history="1">
              <w:r w:rsidRPr="00BA0D5D">
                <w:rPr>
                  <w:rFonts w:ascii="inherit" w:eastAsia="宋体" w:hAnsi="inherit" w:cs="宋体"/>
                  <w:color w:val="548E2E"/>
                  <w:kern w:val="0"/>
                  <w:sz w:val="24"/>
                  <w:szCs w:val="24"/>
                  <w:u w:val="single"/>
                </w:rPr>
                <w:t>Using </w:t>
              </w:r>
              <w:r w:rsidRPr="00BA0D5D">
                <w:rPr>
                  <w:rFonts w:ascii="Consolas" w:eastAsia="宋体" w:hAnsi="Consolas" w:cs="宋体"/>
                  <w:color w:val="548E2E"/>
                  <w:kern w:val="0"/>
                  <w:sz w:val="23"/>
                  <w:szCs w:val="23"/>
                  <w:u w:val="single"/>
                  <w:shd w:val="clear" w:color="auto" w:fill="F7F7F8"/>
                </w:rPr>
                <w:t>@PostConstruct</w:t>
              </w:r>
              <w:r w:rsidRPr="00BA0D5D">
                <w:rPr>
                  <w:rFonts w:ascii="inherit" w:eastAsia="宋体" w:hAnsi="inherit" w:cs="宋体"/>
                  <w:color w:val="548E2E"/>
                  <w:kern w:val="0"/>
                  <w:sz w:val="24"/>
                  <w:szCs w:val="24"/>
                  <w:u w:val="single"/>
                </w:rPr>
                <w:t> and </w:t>
              </w:r>
              <w:r w:rsidRPr="00BA0D5D">
                <w:rPr>
                  <w:rFonts w:ascii="Consolas" w:eastAsia="宋体" w:hAnsi="Consolas" w:cs="宋体"/>
                  <w:color w:val="548E2E"/>
                  <w:kern w:val="0"/>
                  <w:sz w:val="23"/>
                  <w:szCs w:val="23"/>
                  <w:u w:val="single"/>
                  <w:shd w:val="clear" w:color="auto" w:fill="F7F7F8"/>
                </w:rPr>
                <w:t>@PreDestroy</w:t>
              </w:r>
            </w:hyperlink>
            <w:r w:rsidRPr="00BA0D5D">
              <w:rPr>
                <w:rFonts w:ascii="inherit" w:eastAsia="宋体" w:hAnsi="inherit" w:cs="宋体"/>
                <w:kern w:val="0"/>
                <w:sz w:val="24"/>
                <w:szCs w:val="24"/>
              </w:rPr>
              <w:t>.</w:t>
            </w:r>
          </w:p>
          <w:p w:rsidR="00A61F56" w:rsidRPr="00BA0D5D" w:rsidRDefault="00A61F56"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JSR-250 </w:t>
            </w:r>
            <w:r>
              <w:rPr>
                <w:rStyle w:val="HTML"/>
                <w:rFonts w:ascii="Consolas" w:hAnsi="Consolas"/>
                <w:sz w:val="23"/>
                <w:szCs w:val="23"/>
                <w:shd w:val="clear" w:color="auto" w:fill="F7F7F8"/>
              </w:rPr>
              <w:t>@PostConstruct</w:t>
            </w:r>
            <w:r>
              <w:rPr>
                <w:rFonts w:ascii="Arial" w:hAnsi="Arial" w:cs="Arial"/>
                <w:shd w:val="clear" w:color="auto" w:fill="EBF1E7"/>
              </w:rPr>
              <w:t>和</w:t>
            </w:r>
            <w:r>
              <w:rPr>
                <w:rStyle w:val="HTML"/>
                <w:rFonts w:ascii="Consolas" w:hAnsi="Consolas"/>
                <w:sz w:val="23"/>
                <w:szCs w:val="23"/>
                <w:shd w:val="clear" w:color="auto" w:fill="F7F7F8"/>
              </w:rPr>
              <w:t>@PreDestroy</w:t>
            </w:r>
            <w:r>
              <w:rPr>
                <w:rFonts w:ascii="Arial" w:hAnsi="Arial" w:cs="Arial"/>
                <w:shd w:val="clear" w:color="auto" w:fill="EBF1E7"/>
              </w:rPr>
              <w:t>注释通常被认为是在现代</w:t>
            </w:r>
            <w:r>
              <w:rPr>
                <w:rFonts w:ascii="Arial" w:hAnsi="Arial" w:cs="Arial"/>
                <w:shd w:val="clear" w:color="auto" w:fill="EBF1E7"/>
              </w:rPr>
              <w:t>Spring</w:t>
            </w:r>
            <w:r>
              <w:rPr>
                <w:rFonts w:ascii="Arial" w:hAnsi="Arial" w:cs="Arial"/>
                <w:shd w:val="clear" w:color="auto" w:fill="EBF1E7"/>
              </w:rPr>
              <w:t>应用程序中接收生命周期回调的最佳实践。使用这些注释意味着您的</w:t>
            </w:r>
            <w:r>
              <w:rPr>
                <w:rFonts w:ascii="Arial" w:hAnsi="Arial" w:cs="Arial"/>
                <w:shd w:val="clear" w:color="auto" w:fill="EBF1E7"/>
              </w:rPr>
              <w:t>bean</w:t>
            </w:r>
            <w:r>
              <w:rPr>
                <w:rFonts w:ascii="Arial" w:hAnsi="Arial" w:cs="Arial"/>
                <w:shd w:val="clear" w:color="auto" w:fill="EBF1E7"/>
              </w:rPr>
              <w:t>不会耦合到特定于</w:t>
            </w:r>
            <w:r>
              <w:rPr>
                <w:rFonts w:ascii="Arial" w:hAnsi="Arial" w:cs="Arial"/>
                <w:shd w:val="clear" w:color="auto" w:fill="EBF1E7"/>
              </w:rPr>
              <w:t>Spring</w:t>
            </w:r>
            <w:r>
              <w:rPr>
                <w:rFonts w:ascii="Arial" w:hAnsi="Arial" w:cs="Arial"/>
                <w:shd w:val="clear" w:color="auto" w:fill="EBF1E7"/>
              </w:rPr>
              <w:t>的接口。有关详细信息，请参阅</w:t>
            </w:r>
            <w:hyperlink r:id="rId191" w:anchor="beans-postconstruct-and-predestroy-annotations" w:history="1">
              <w:r>
                <w:rPr>
                  <w:rStyle w:val="a4"/>
                  <w:rFonts w:ascii="Arial" w:hAnsi="Arial" w:cs="Arial"/>
                  <w:color w:val="548E2E"/>
                  <w:shd w:val="clear" w:color="auto" w:fill="EBF1E7"/>
                </w:rPr>
                <w:t>使用</w:t>
              </w:r>
              <w:r>
                <w:rPr>
                  <w:rStyle w:val="HTML"/>
                  <w:rFonts w:ascii="Consolas" w:hAnsi="Consolas"/>
                  <w:color w:val="548E2E"/>
                  <w:sz w:val="23"/>
                  <w:szCs w:val="23"/>
                  <w:u w:val="single"/>
                  <w:shd w:val="clear" w:color="auto" w:fill="F7F7F8"/>
                </w:rPr>
                <w:t>@PostConstruct</w:t>
              </w:r>
              <w:r>
                <w:rPr>
                  <w:rStyle w:val="a4"/>
                  <w:rFonts w:ascii="Arial" w:hAnsi="Arial" w:cs="Arial"/>
                  <w:color w:val="548E2E"/>
                  <w:shd w:val="clear" w:color="auto" w:fill="EBF1E7"/>
                </w:rPr>
                <w:t>和</w:t>
              </w:r>
              <w:r>
                <w:rPr>
                  <w:rStyle w:val="HTML"/>
                  <w:rFonts w:ascii="Consolas" w:hAnsi="Consolas"/>
                  <w:color w:val="548E2E"/>
                  <w:sz w:val="23"/>
                  <w:szCs w:val="23"/>
                  <w:u w:val="single"/>
                  <w:shd w:val="clear" w:color="auto" w:fill="F7F7F8"/>
                </w:rPr>
                <w:t>@PreDestroy</w:t>
              </w:r>
            </w:hyperlink>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 do not want to use the JSR-250 annotations but you still want to remove coupling, consider </w:t>
            </w:r>
            <w:r w:rsidRPr="00BA0D5D">
              <w:rPr>
                <w:rFonts w:ascii="Consolas" w:eastAsia="宋体" w:hAnsi="Consolas" w:cs="宋体"/>
                <w:kern w:val="0"/>
                <w:sz w:val="23"/>
                <w:szCs w:val="23"/>
                <w:shd w:val="clear" w:color="auto" w:fill="F7F7F8"/>
              </w:rPr>
              <w:t>init-method</w:t>
            </w:r>
            <w:r w:rsidRPr="00BA0D5D">
              <w:rPr>
                <w:rFonts w:ascii="inherit" w:eastAsia="宋体" w:hAnsi="inherit" w:cs="宋体"/>
                <w:kern w:val="0"/>
                <w:sz w:val="24"/>
                <w:szCs w:val="24"/>
              </w:rPr>
              <w:t>and </w:t>
            </w:r>
            <w:r w:rsidRPr="00BA0D5D">
              <w:rPr>
                <w:rFonts w:ascii="Consolas" w:eastAsia="宋体" w:hAnsi="Consolas" w:cs="宋体"/>
                <w:kern w:val="0"/>
                <w:sz w:val="23"/>
                <w:szCs w:val="23"/>
                <w:shd w:val="clear" w:color="auto" w:fill="F7F7F8"/>
              </w:rPr>
              <w:t>destroy-method</w:t>
            </w:r>
            <w:r w:rsidRPr="00BA0D5D">
              <w:rPr>
                <w:rFonts w:ascii="inherit" w:eastAsia="宋体" w:hAnsi="inherit" w:cs="宋体"/>
                <w:kern w:val="0"/>
                <w:sz w:val="24"/>
                <w:szCs w:val="24"/>
              </w:rPr>
              <w:t> bean definition metadata.</w:t>
            </w:r>
          </w:p>
          <w:p w:rsidR="00A61F56" w:rsidRPr="00BA0D5D" w:rsidRDefault="00A61F56" w:rsidP="00BA0D5D">
            <w:pPr>
              <w:widowControl/>
              <w:jc w:val="left"/>
              <w:rPr>
                <w:rFonts w:ascii="inherit" w:eastAsia="宋体" w:hAnsi="inherit" w:cs="宋体" w:hint="eastAsia"/>
                <w:kern w:val="0"/>
                <w:sz w:val="24"/>
                <w:szCs w:val="24"/>
              </w:rPr>
            </w:pPr>
            <w:r>
              <w:rPr>
                <w:rFonts w:ascii="Arial" w:hAnsi="Arial" w:cs="Arial"/>
                <w:shd w:val="clear" w:color="auto" w:fill="EBF1E7"/>
              </w:rPr>
              <w:t>如果您不想使用</w:t>
            </w:r>
            <w:r>
              <w:rPr>
                <w:rFonts w:ascii="Arial" w:hAnsi="Arial" w:cs="Arial"/>
                <w:shd w:val="clear" w:color="auto" w:fill="EBF1E7"/>
              </w:rPr>
              <w:t>JSR-250</w:t>
            </w:r>
            <w:r>
              <w:rPr>
                <w:rFonts w:ascii="Arial" w:hAnsi="Arial" w:cs="Arial"/>
                <w:shd w:val="clear" w:color="auto" w:fill="EBF1E7"/>
              </w:rPr>
              <w:t>注释但仍想删除耦合，请考虑</w:t>
            </w:r>
            <w:r>
              <w:rPr>
                <w:rStyle w:val="HTML"/>
                <w:rFonts w:ascii="Consolas" w:hAnsi="Consolas"/>
                <w:sz w:val="23"/>
                <w:szCs w:val="23"/>
                <w:shd w:val="clear" w:color="auto" w:fill="F7F7F8"/>
              </w:rPr>
              <w:t>init-method</w:t>
            </w:r>
            <w:r>
              <w:rPr>
                <w:rFonts w:ascii="Arial" w:hAnsi="Arial" w:cs="Arial"/>
                <w:shd w:val="clear" w:color="auto" w:fill="EBF1E7"/>
              </w:rPr>
              <w:t>和</w:t>
            </w:r>
            <w:r>
              <w:rPr>
                <w:rStyle w:val="HTML"/>
                <w:rFonts w:ascii="Consolas" w:hAnsi="Consolas"/>
                <w:sz w:val="23"/>
                <w:szCs w:val="23"/>
                <w:shd w:val="clear" w:color="auto" w:fill="F7F7F8"/>
              </w:rPr>
              <w:t>destroy-method</w:t>
            </w:r>
            <w:r>
              <w:rPr>
                <w:rFonts w:ascii="Arial" w:hAnsi="Arial" w:cs="Arial"/>
                <w:shd w:val="clear" w:color="auto" w:fill="EBF1E7"/>
              </w:rPr>
              <w:t>bean</w:t>
            </w:r>
            <w:r>
              <w:rPr>
                <w:rFonts w:ascii="Arial" w:hAnsi="Arial" w:cs="Arial"/>
                <w:shd w:val="clear" w:color="auto" w:fill="EBF1E7"/>
              </w:rPr>
              <w:t>定义元数据。</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Internally, the Spring Framework uses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implementations to process any callback interfaces it can find and call the appropriate methods. If you need custom features or other lifecycle behavior Spring does not by default offer, you can implement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yourself. For more information, see </w:t>
      </w:r>
      <w:hyperlink r:id="rId192" w:anchor="beans-factory-extension" w:history="1">
        <w:r w:rsidRPr="00BA0D5D">
          <w:rPr>
            <w:rFonts w:ascii="inherit" w:eastAsia="宋体" w:hAnsi="inherit" w:cs="Arial"/>
            <w:color w:val="548E2E"/>
            <w:kern w:val="0"/>
            <w:sz w:val="24"/>
            <w:szCs w:val="24"/>
            <w:u w:val="single"/>
          </w:rPr>
          <w:t>Container Extension Points</w:t>
        </w:r>
      </w:hyperlink>
      <w:r w:rsidRPr="00BA0D5D">
        <w:rPr>
          <w:rFonts w:ascii="inherit" w:eastAsia="宋体" w:hAnsi="inherit" w:cs="Arial"/>
          <w:color w:val="34302D"/>
          <w:kern w:val="0"/>
          <w:sz w:val="24"/>
          <w:szCs w:val="24"/>
        </w:rPr>
        <w:t>.</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在内部，</w:t>
      </w:r>
      <w:r>
        <w:rPr>
          <w:rFonts w:ascii="Arial" w:hAnsi="Arial" w:cs="Arial"/>
          <w:color w:val="34302D"/>
          <w:shd w:val="clear" w:color="auto" w:fill="FFFFFF"/>
        </w:rPr>
        <w:t>Spring Framework</w:t>
      </w:r>
      <w:r>
        <w:rPr>
          <w:rFonts w:ascii="Arial" w:hAnsi="Arial" w:cs="Arial"/>
          <w:color w:val="34302D"/>
          <w:shd w:val="clear" w:color="auto" w:fill="FFFFFF"/>
        </w:rPr>
        <w:t>使用</w:t>
      </w:r>
      <w:r>
        <w:rPr>
          <w:rStyle w:val="HTML"/>
          <w:rFonts w:ascii="Consolas" w:hAnsi="Consolas"/>
          <w:sz w:val="23"/>
          <w:szCs w:val="23"/>
          <w:shd w:val="clear" w:color="auto" w:fill="F7F7F8"/>
        </w:rPr>
        <w:t>BeanPostProcessor</w:t>
      </w:r>
      <w:r>
        <w:rPr>
          <w:rFonts w:ascii="Arial" w:hAnsi="Arial" w:cs="Arial"/>
          <w:color w:val="34302D"/>
          <w:shd w:val="clear" w:color="auto" w:fill="FFFFFF"/>
        </w:rPr>
        <w:t>实现来处理它可以找到的任何回调接口并调用适当的方法。如果您需要自定义功能或其他生命周期行为</w:t>
      </w:r>
      <w:r>
        <w:rPr>
          <w:rFonts w:ascii="Arial" w:hAnsi="Arial" w:cs="Arial"/>
          <w:color w:val="34302D"/>
          <w:shd w:val="clear" w:color="auto" w:fill="FFFFFF"/>
        </w:rPr>
        <w:t>Spring</w:t>
      </w:r>
      <w:r>
        <w:rPr>
          <w:rFonts w:ascii="Arial" w:hAnsi="Arial" w:cs="Arial"/>
          <w:color w:val="34302D"/>
          <w:shd w:val="clear" w:color="auto" w:fill="FFFFFF"/>
        </w:rPr>
        <w:t>默认不提供，您可以</w:t>
      </w:r>
      <w:r>
        <w:rPr>
          <w:rStyle w:val="HTML"/>
          <w:rFonts w:ascii="Consolas" w:hAnsi="Consolas"/>
          <w:sz w:val="23"/>
          <w:szCs w:val="23"/>
          <w:shd w:val="clear" w:color="auto" w:fill="F7F7F8"/>
        </w:rPr>
        <w:t>BeanPostProcessor</w:t>
      </w:r>
      <w:r>
        <w:rPr>
          <w:rFonts w:ascii="Arial" w:hAnsi="Arial" w:cs="Arial"/>
          <w:color w:val="34302D"/>
          <w:shd w:val="clear" w:color="auto" w:fill="FFFFFF"/>
        </w:rPr>
        <w:t>自己实现。有关更多信息，请参阅</w:t>
      </w:r>
      <w:r>
        <w:rPr>
          <w:rFonts w:ascii="Arial" w:hAnsi="Arial" w:cs="Arial"/>
          <w:color w:val="34302D"/>
          <w:shd w:val="clear" w:color="auto" w:fill="FFFFFF"/>
        </w:rPr>
        <w:t> </w:t>
      </w:r>
      <w:hyperlink r:id="rId193" w:anchor="beans-factory-extension" w:history="1">
        <w:r>
          <w:rPr>
            <w:rStyle w:val="a4"/>
            <w:rFonts w:ascii="Arial" w:hAnsi="Arial" w:cs="Arial"/>
            <w:color w:val="548E2E"/>
            <w:shd w:val="clear" w:color="auto" w:fill="FFFFFF"/>
          </w:rPr>
          <w:t>容器扩展点</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initialization and destruction callbacks, Spring-managed objects may also implement the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interface so that those objects can participate in the startup and shutdown process, as driven by the container’s own lifecycle.</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除了初始化和销毁</w:t>
      </w:r>
      <w:r>
        <w:rPr>
          <w:rFonts w:ascii="Arial" w:hAnsi="Arial" w:cs="Arial"/>
          <w:color w:val="34302D"/>
          <w:shd w:val="clear" w:color="auto" w:fill="FFFFFF"/>
        </w:rPr>
        <w:t>​​</w:t>
      </w:r>
      <w:r>
        <w:rPr>
          <w:rFonts w:ascii="Arial" w:hAnsi="Arial" w:cs="Arial"/>
          <w:color w:val="34302D"/>
          <w:shd w:val="clear" w:color="auto" w:fill="FFFFFF"/>
        </w:rPr>
        <w:t>回调之外，</w:t>
      </w:r>
      <w:r>
        <w:rPr>
          <w:rFonts w:ascii="Arial" w:hAnsi="Arial" w:cs="Arial"/>
          <w:color w:val="34302D"/>
          <w:shd w:val="clear" w:color="auto" w:fill="FFFFFF"/>
        </w:rPr>
        <w:t>Spring</w:t>
      </w:r>
      <w:r>
        <w:rPr>
          <w:rFonts w:ascii="Arial" w:hAnsi="Arial" w:cs="Arial"/>
          <w:color w:val="34302D"/>
          <w:shd w:val="clear" w:color="auto" w:fill="FFFFFF"/>
        </w:rPr>
        <w:t>管理的对象还可以实现</w:t>
      </w:r>
      <w:r>
        <w:rPr>
          <w:rStyle w:val="HTML"/>
          <w:rFonts w:ascii="Consolas" w:hAnsi="Consolas"/>
          <w:sz w:val="23"/>
          <w:szCs w:val="23"/>
          <w:shd w:val="clear" w:color="auto" w:fill="F7F7F8"/>
        </w:rPr>
        <w:t>Lifecycle</w:t>
      </w:r>
      <w:r>
        <w:rPr>
          <w:rFonts w:ascii="Arial" w:hAnsi="Arial" w:cs="Arial"/>
          <w:color w:val="34302D"/>
          <w:shd w:val="clear" w:color="auto" w:fill="FFFFFF"/>
        </w:rPr>
        <w:t>接口，以便这些对象可以参与启动和关闭过程，这是由容器自身的生命周期驱动的。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lifecycle callback interfaces are described in this section.</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本节描述了生命周期回调接口。</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Initialization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org.springframework.beans.factory.InitializingBean</w:t>
      </w:r>
      <w:r w:rsidRPr="00BA0D5D">
        <w:rPr>
          <w:rFonts w:ascii="inherit" w:eastAsia="宋体" w:hAnsi="inherit" w:cs="Arial"/>
          <w:color w:val="34302D"/>
          <w:kern w:val="0"/>
          <w:sz w:val="24"/>
          <w:szCs w:val="24"/>
        </w:rPr>
        <w:t> interface lets a bean perform initialization work after the container has set all necessary properties on the bean. The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interface specifies a single method:</w:t>
      </w:r>
    </w:p>
    <w:p w:rsidR="00A61F56" w:rsidRPr="00BA0D5D" w:rsidRDefault="00A61F5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org.springframework.beans.factory.InitializingBean</w:t>
      </w:r>
      <w:r>
        <w:rPr>
          <w:rFonts w:ascii="Arial" w:hAnsi="Arial" w:cs="Arial"/>
          <w:color w:val="34302D"/>
          <w:shd w:val="clear" w:color="auto" w:fill="FFFFFF"/>
        </w:rPr>
        <w:t>接口允许在容器上设置</w:t>
      </w:r>
      <w:r>
        <w:rPr>
          <w:rFonts w:ascii="Arial" w:hAnsi="Arial" w:cs="Arial"/>
          <w:color w:val="34302D"/>
          <w:shd w:val="clear" w:color="auto" w:fill="FFFFFF"/>
        </w:rPr>
        <w:t>bean</w:t>
      </w:r>
      <w:r>
        <w:rPr>
          <w:rFonts w:ascii="Arial" w:hAnsi="Arial" w:cs="Arial"/>
          <w:color w:val="34302D"/>
          <w:shd w:val="clear" w:color="auto" w:fill="FFFFFF"/>
        </w:rPr>
        <w:t>的所有必要属性后，一个</w:t>
      </w:r>
      <w:r>
        <w:rPr>
          <w:rFonts w:ascii="Arial" w:hAnsi="Arial" w:cs="Arial"/>
          <w:color w:val="34302D"/>
          <w:shd w:val="clear" w:color="auto" w:fill="FFFFFF"/>
        </w:rPr>
        <w:t>bean</w:t>
      </w:r>
      <w:r>
        <w:rPr>
          <w:rFonts w:ascii="Arial" w:hAnsi="Arial" w:cs="Arial"/>
          <w:color w:val="34302D"/>
          <w:shd w:val="clear" w:color="auto" w:fill="FFFFFF"/>
        </w:rPr>
        <w:t>进行初始化工作。的</w:t>
      </w:r>
      <w:r>
        <w:rPr>
          <w:rStyle w:val="HTML"/>
          <w:rFonts w:ascii="Consolas" w:hAnsi="Consolas"/>
          <w:sz w:val="23"/>
          <w:szCs w:val="23"/>
          <w:shd w:val="clear" w:color="auto" w:fill="F7F7F8"/>
        </w:rPr>
        <w:t>InitializingBean</w:t>
      </w:r>
      <w:r>
        <w:rPr>
          <w:rFonts w:ascii="Arial" w:hAnsi="Arial" w:cs="Arial"/>
          <w:color w:val="34302D"/>
          <w:shd w:val="clear" w:color="auto" w:fill="FFFFFF"/>
        </w:rPr>
        <w:t>接口规定了一个方法：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afterPropertiesSet()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We recommend that you do not use the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interface, because it unnecessarily couples the code to Spring. Alternatively, we suggest using the </w:t>
      </w:r>
      <w:hyperlink r:id="rId194" w:anchor="beans-postconstruct-and-predestroy-annotations" w:history="1">
        <w:r w:rsidRPr="00BA0D5D">
          <w:rPr>
            <w:rFonts w:ascii="Consolas" w:eastAsia="宋体" w:hAnsi="Consolas" w:cs="宋体"/>
            <w:color w:val="548E2E"/>
            <w:kern w:val="0"/>
            <w:sz w:val="23"/>
            <w:szCs w:val="23"/>
            <w:u w:val="single"/>
            <w:shd w:val="clear" w:color="auto" w:fill="F7F7F8"/>
          </w:rPr>
          <w:t>@PostConstruct</w:t>
        </w:r>
      </w:hyperlink>
      <w:r w:rsidRPr="00BA0D5D">
        <w:rPr>
          <w:rFonts w:ascii="inherit" w:eastAsia="宋体" w:hAnsi="inherit" w:cs="Arial"/>
          <w:color w:val="34302D"/>
          <w:kern w:val="0"/>
          <w:sz w:val="24"/>
          <w:szCs w:val="24"/>
        </w:rPr>
        <w:t> annotation or specifying a POJO initialization method. In the case of XML-based configuration metadata, you can use the </w:t>
      </w:r>
      <w:r w:rsidRPr="00BA0D5D">
        <w:rPr>
          <w:rFonts w:ascii="Consolas" w:eastAsia="宋体" w:hAnsi="Consolas" w:cs="宋体"/>
          <w:color w:val="34302D"/>
          <w:kern w:val="0"/>
          <w:sz w:val="23"/>
          <w:szCs w:val="23"/>
          <w:shd w:val="clear" w:color="auto" w:fill="F7F7F8"/>
        </w:rPr>
        <w:t>init-method</w:t>
      </w:r>
      <w:r w:rsidRPr="00BA0D5D">
        <w:rPr>
          <w:rFonts w:ascii="inherit" w:eastAsia="宋体" w:hAnsi="inherit" w:cs="Arial"/>
          <w:color w:val="34302D"/>
          <w:kern w:val="0"/>
          <w:sz w:val="24"/>
          <w:szCs w:val="24"/>
        </w:rPr>
        <w:t> attribute to specify the name of the method that has a void no-argument signature. With Java configuration, you can use the </w:t>
      </w:r>
      <w:r w:rsidRPr="00BA0D5D">
        <w:rPr>
          <w:rFonts w:ascii="Consolas" w:eastAsia="宋体" w:hAnsi="Consolas" w:cs="宋体"/>
          <w:color w:val="34302D"/>
          <w:kern w:val="0"/>
          <w:sz w:val="23"/>
          <w:szCs w:val="23"/>
          <w:shd w:val="clear" w:color="auto" w:fill="F7F7F8"/>
        </w:rPr>
        <w:t>initMethod</w:t>
      </w:r>
      <w:r w:rsidRPr="00BA0D5D">
        <w:rPr>
          <w:rFonts w:ascii="inherit" w:eastAsia="宋体" w:hAnsi="inherit" w:cs="Arial"/>
          <w:color w:val="34302D"/>
          <w:kern w:val="0"/>
          <w:sz w:val="24"/>
          <w:szCs w:val="24"/>
        </w:rPr>
        <w:t> attribute of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See </w:t>
      </w:r>
      <w:hyperlink r:id="rId195" w:anchor="beans-java-lifecycle-callbacks" w:history="1">
        <w:r w:rsidRPr="00BA0D5D">
          <w:rPr>
            <w:rFonts w:ascii="inherit" w:eastAsia="宋体" w:hAnsi="inherit" w:cs="Arial"/>
            <w:color w:val="548E2E"/>
            <w:kern w:val="0"/>
            <w:sz w:val="24"/>
            <w:szCs w:val="24"/>
            <w:u w:val="single"/>
          </w:rPr>
          <w:t>Receiving Lifecycle Callbacks</w:t>
        </w:r>
      </w:hyperlink>
      <w:r w:rsidRPr="00BA0D5D">
        <w:rPr>
          <w:rFonts w:ascii="inherit" w:eastAsia="宋体" w:hAnsi="inherit" w:cs="Arial"/>
          <w:color w:val="34302D"/>
          <w:kern w:val="0"/>
          <w:sz w:val="24"/>
          <w:szCs w:val="24"/>
        </w:rPr>
        <w:t>. Consider the following example:</w:t>
      </w:r>
    </w:p>
    <w:p w:rsidR="00DC787D" w:rsidRPr="00BA0D5D" w:rsidRDefault="00DC787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我们建议您不要使用该</w:t>
      </w:r>
      <w:r>
        <w:rPr>
          <w:rStyle w:val="HTML"/>
          <w:rFonts w:ascii="Consolas" w:hAnsi="Consolas"/>
          <w:sz w:val="23"/>
          <w:szCs w:val="23"/>
          <w:shd w:val="clear" w:color="auto" w:fill="F7F7F8"/>
        </w:rPr>
        <w:t>InitializingBean</w:t>
      </w:r>
      <w:r>
        <w:rPr>
          <w:rFonts w:ascii="Arial" w:hAnsi="Arial" w:cs="Arial"/>
          <w:color w:val="34302D"/>
          <w:shd w:val="clear" w:color="auto" w:fill="FFFFFF"/>
        </w:rPr>
        <w:t>接口，因为它会不必要地将代码耦合到</w:t>
      </w:r>
      <w:r>
        <w:rPr>
          <w:rFonts w:ascii="Arial" w:hAnsi="Arial" w:cs="Arial"/>
          <w:color w:val="34302D"/>
          <w:shd w:val="clear" w:color="auto" w:fill="FFFFFF"/>
        </w:rPr>
        <w:t>Spring</w:t>
      </w:r>
      <w:r>
        <w:rPr>
          <w:rFonts w:ascii="Arial" w:hAnsi="Arial" w:cs="Arial"/>
          <w:color w:val="34302D"/>
          <w:shd w:val="clear" w:color="auto" w:fill="FFFFFF"/>
        </w:rPr>
        <w:t>。或者，我们建议使用</w:t>
      </w:r>
      <w:hyperlink r:id="rId196" w:anchor="beans-postconstruct-and-predestroy-annotations" w:history="1">
        <w:r>
          <w:rPr>
            <w:rStyle w:val="HTML"/>
            <w:rFonts w:ascii="Consolas" w:hAnsi="Consolas"/>
            <w:color w:val="548E2E"/>
            <w:sz w:val="23"/>
            <w:szCs w:val="23"/>
            <w:u w:val="single"/>
            <w:shd w:val="clear" w:color="auto" w:fill="F7F7F8"/>
          </w:rPr>
          <w:t>@PostConstruct</w:t>
        </w:r>
      </w:hyperlink>
      <w:r>
        <w:rPr>
          <w:rFonts w:ascii="Arial" w:hAnsi="Arial" w:cs="Arial"/>
          <w:color w:val="34302D"/>
          <w:shd w:val="clear" w:color="auto" w:fill="FFFFFF"/>
        </w:rPr>
        <w:t>注释或指定</w:t>
      </w:r>
      <w:r>
        <w:rPr>
          <w:rFonts w:ascii="Arial" w:hAnsi="Arial" w:cs="Arial"/>
          <w:color w:val="34302D"/>
          <w:shd w:val="clear" w:color="auto" w:fill="FFFFFF"/>
        </w:rPr>
        <w:t>POJO</w:t>
      </w:r>
      <w:r>
        <w:rPr>
          <w:rFonts w:ascii="Arial" w:hAnsi="Arial" w:cs="Arial"/>
          <w:color w:val="34302D"/>
          <w:shd w:val="clear" w:color="auto" w:fill="FFFFFF"/>
        </w:rPr>
        <w:t>初始化方法。对于基于</w:t>
      </w:r>
      <w:r>
        <w:rPr>
          <w:rFonts w:ascii="Arial" w:hAnsi="Arial" w:cs="Arial"/>
          <w:color w:val="34302D"/>
          <w:shd w:val="clear" w:color="auto" w:fill="FFFFFF"/>
        </w:rPr>
        <w:t>XML</w:t>
      </w:r>
      <w:r>
        <w:rPr>
          <w:rFonts w:ascii="Arial" w:hAnsi="Arial" w:cs="Arial"/>
          <w:color w:val="34302D"/>
          <w:shd w:val="clear" w:color="auto" w:fill="FFFFFF"/>
        </w:rPr>
        <w:t>的配置元数据，您可以使用该</w:t>
      </w:r>
      <w:r>
        <w:rPr>
          <w:rStyle w:val="HTML"/>
          <w:rFonts w:ascii="Consolas" w:hAnsi="Consolas"/>
          <w:sz w:val="23"/>
          <w:szCs w:val="23"/>
          <w:shd w:val="clear" w:color="auto" w:fill="F7F7F8"/>
        </w:rPr>
        <w:t>init-method</w:t>
      </w:r>
      <w:r>
        <w:rPr>
          <w:rFonts w:ascii="Arial" w:hAnsi="Arial" w:cs="Arial"/>
          <w:color w:val="34302D"/>
          <w:shd w:val="clear" w:color="auto" w:fill="FFFFFF"/>
        </w:rPr>
        <w:t>属性指定具有</w:t>
      </w:r>
      <w:r>
        <w:rPr>
          <w:rFonts w:ascii="Arial" w:hAnsi="Arial" w:cs="Arial"/>
          <w:color w:val="34302D"/>
          <w:shd w:val="clear" w:color="auto" w:fill="FFFFFF"/>
        </w:rPr>
        <w:t>void</w:t>
      </w:r>
      <w:r>
        <w:rPr>
          <w:rFonts w:ascii="Arial" w:hAnsi="Arial" w:cs="Arial"/>
          <w:color w:val="34302D"/>
          <w:shd w:val="clear" w:color="auto" w:fill="FFFFFF"/>
        </w:rPr>
        <w:t>无参数签名的方法的名称。使用</w:t>
      </w:r>
      <w:r>
        <w:rPr>
          <w:rFonts w:ascii="Arial" w:hAnsi="Arial" w:cs="Arial"/>
          <w:color w:val="34302D"/>
          <w:shd w:val="clear" w:color="auto" w:fill="FFFFFF"/>
        </w:rPr>
        <w:t>Java</w:t>
      </w:r>
      <w:r>
        <w:rPr>
          <w:rFonts w:ascii="Arial" w:hAnsi="Arial" w:cs="Arial"/>
          <w:color w:val="34302D"/>
          <w:shd w:val="clear" w:color="auto" w:fill="FFFFFF"/>
        </w:rPr>
        <w:t>配置，您可以使用。的</w:t>
      </w:r>
      <w:r>
        <w:rPr>
          <w:rStyle w:val="HTML"/>
          <w:rFonts w:ascii="Consolas" w:hAnsi="Consolas"/>
          <w:sz w:val="23"/>
          <w:szCs w:val="23"/>
          <w:shd w:val="clear" w:color="auto" w:fill="F7F7F8"/>
        </w:rPr>
        <w:t>initMethod</w:t>
      </w:r>
      <w:r>
        <w:rPr>
          <w:rFonts w:ascii="Arial" w:hAnsi="Arial" w:cs="Arial"/>
          <w:color w:val="34302D"/>
          <w:shd w:val="clear" w:color="auto" w:fill="FFFFFF"/>
        </w:rPr>
        <w:t>属性</w:t>
      </w:r>
      <w:r>
        <w:rPr>
          <w:rFonts w:ascii="Arial" w:hAnsi="Arial" w:cs="Arial"/>
          <w:color w:val="34302D"/>
          <w:shd w:val="clear" w:color="auto" w:fill="FFFFFF"/>
        </w:rPr>
        <w:t> </w:t>
      </w:r>
      <w:r>
        <w:rPr>
          <w:rStyle w:val="HTML"/>
          <w:rFonts w:ascii="Consolas" w:hAnsi="Consolas"/>
          <w:sz w:val="23"/>
          <w:szCs w:val="23"/>
          <w:shd w:val="clear" w:color="auto" w:fill="F7F7F8"/>
        </w:rPr>
        <w:t>@Bean</w:t>
      </w:r>
      <w:r>
        <w:rPr>
          <w:rFonts w:ascii="Arial" w:hAnsi="Arial" w:cs="Arial"/>
          <w:color w:val="34302D"/>
          <w:shd w:val="clear" w:color="auto" w:fill="FFFFFF"/>
        </w:rPr>
        <w:t>。请参阅</w:t>
      </w:r>
      <w:hyperlink r:id="rId197" w:anchor="beans-java-lifecycle-callbacks" w:history="1">
        <w:r>
          <w:rPr>
            <w:rStyle w:val="a4"/>
            <w:rFonts w:ascii="Arial" w:hAnsi="Arial" w:cs="Arial"/>
            <w:color w:val="548E2E"/>
            <w:shd w:val="clear" w:color="auto" w:fill="FFFFFF"/>
          </w:rPr>
          <w:t>接收生命周期回调</w:t>
        </w:r>
      </w:hyperlink>
      <w:r>
        <w:rPr>
          <w:rFonts w:ascii="Arial" w:hAnsi="Arial" w:cs="Arial"/>
          <w:color w:val="34302D"/>
          <w:shd w:val="clear" w:color="auto" w:fill="FFFFFF"/>
        </w:rPr>
        <w:t>。请考虑以下示例：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"exampleInitBean"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init-method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ExampleBean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 initialization work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has almost exactly the same effect as the following example (which consists of two listings):</w:t>
      </w:r>
    </w:p>
    <w:p w:rsidR="00CB2C29" w:rsidRPr="00BA0D5D" w:rsidRDefault="00CB2C2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前面的示例与以下示例几乎完全相同（包含两个列表）：</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"exampleInitBean"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"examples.AnotherExampleBean"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AnotherExampleBean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InitializingBean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afterPropertiesSet()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 initialization work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the first of the two preceding examples does not couple the code to Spring.</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但是，前面两个示例中的第一个没有将代码耦合到</w:t>
      </w:r>
      <w:r>
        <w:rPr>
          <w:rFonts w:ascii="Arial" w:hAnsi="Arial" w:cs="Arial"/>
          <w:color w:val="34302D"/>
          <w:shd w:val="clear" w:color="auto" w:fill="FFFFFF"/>
        </w:rPr>
        <w:t>Spring</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Destruction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Implementing the </w:t>
      </w:r>
      <w:r w:rsidRPr="00BA0D5D">
        <w:rPr>
          <w:rFonts w:ascii="Consolas" w:eastAsia="宋体" w:hAnsi="Consolas" w:cs="宋体"/>
          <w:color w:val="34302D"/>
          <w:kern w:val="0"/>
          <w:sz w:val="23"/>
          <w:szCs w:val="23"/>
          <w:shd w:val="clear" w:color="auto" w:fill="F7F7F8"/>
        </w:rPr>
        <w:t>org.springframework.beans.factory.DisposableBean</w:t>
      </w:r>
      <w:r w:rsidRPr="00BA0D5D">
        <w:rPr>
          <w:rFonts w:ascii="inherit" w:eastAsia="宋体" w:hAnsi="inherit" w:cs="Arial"/>
          <w:color w:val="34302D"/>
          <w:kern w:val="0"/>
          <w:sz w:val="24"/>
          <w:szCs w:val="24"/>
        </w:rPr>
        <w:t> interface lets a bean get a callback when the container that contains it is destroyed. The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interface specifies a single method:</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实现</w:t>
      </w:r>
      <w:r>
        <w:rPr>
          <w:rStyle w:val="HTML"/>
          <w:rFonts w:ascii="Consolas" w:hAnsi="Consolas"/>
          <w:sz w:val="23"/>
          <w:szCs w:val="23"/>
          <w:shd w:val="clear" w:color="auto" w:fill="F7F7F8"/>
        </w:rPr>
        <w:t>org.springframework.beans.factory.DisposableBean</w:t>
      </w:r>
      <w:r>
        <w:rPr>
          <w:rFonts w:ascii="Arial" w:hAnsi="Arial" w:cs="Arial"/>
          <w:color w:val="34302D"/>
          <w:shd w:val="clear" w:color="auto" w:fill="FFFFFF"/>
        </w:rPr>
        <w:t>接口允许</w:t>
      </w:r>
      <w:r>
        <w:rPr>
          <w:rFonts w:ascii="Arial" w:hAnsi="Arial" w:cs="Arial"/>
          <w:color w:val="34302D"/>
          <w:shd w:val="clear" w:color="auto" w:fill="FFFFFF"/>
        </w:rPr>
        <w:t>bean</w:t>
      </w:r>
      <w:r>
        <w:rPr>
          <w:rFonts w:ascii="Arial" w:hAnsi="Arial" w:cs="Arial"/>
          <w:color w:val="34302D"/>
          <w:shd w:val="clear" w:color="auto" w:fill="FFFFFF"/>
        </w:rPr>
        <w:t>在包含它的容器被销毁时获得回调。的</w:t>
      </w:r>
      <w:r>
        <w:rPr>
          <w:rFonts w:ascii="Arial" w:hAnsi="Arial" w:cs="Arial"/>
          <w:color w:val="34302D"/>
          <w:shd w:val="clear" w:color="auto" w:fill="FFFFFF"/>
        </w:rPr>
        <w:t> </w:t>
      </w:r>
      <w:r>
        <w:rPr>
          <w:rStyle w:val="HTML"/>
          <w:rFonts w:ascii="Consolas" w:hAnsi="Consolas"/>
          <w:sz w:val="23"/>
          <w:szCs w:val="23"/>
          <w:shd w:val="clear" w:color="auto" w:fill="F7F7F8"/>
        </w:rPr>
        <w:t>DisposableBean</w:t>
      </w:r>
      <w:r>
        <w:rPr>
          <w:rFonts w:ascii="Arial" w:hAnsi="Arial" w:cs="Arial"/>
          <w:color w:val="34302D"/>
          <w:shd w:val="clear" w:color="auto" w:fill="FFFFFF"/>
        </w:rPr>
        <w:t>接口规定了一个方法：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destroy()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We recommend that you do not use the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callback interface, because it unnecessarily couples the code to Spring. Alternatively, we suggest using the </w:t>
      </w:r>
      <w:hyperlink r:id="rId198" w:anchor="beans-postconstruct-and-predestroy-annotations" w:history="1">
        <w:r w:rsidRPr="00BA0D5D">
          <w:rPr>
            <w:rFonts w:ascii="Consolas" w:eastAsia="宋体" w:hAnsi="Consolas" w:cs="宋体"/>
            <w:color w:val="548E2E"/>
            <w:kern w:val="0"/>
            <w:sz w:val="23"/>
            <w:szCs w:val="23"/>
            <w:u w:val="single"/>
            <w:shd w:val="clear" w:color="auto" w:fill="F7F7F8"/>
          </w:rPr>
          <w:t>@PreDestroy</w:t>
        </w:r>
      </w:hyperlink>
      <w:r w:rsidRPr="00BA0D5D">
        <w:rPr>
          <w:rFonts w:ascii="inherit" w:eastAsia="宋体" w:hAnsi="inherit" w:cs="Arial"/>
          <w:color w:val="34302D"/>
          <w:kern w:val="0"/>
          <w:sz w:val="24"/>
          <w:szCs w:val="24"/>
        </w:rPr>
        <w:t> annotation or specifying a generic method that is supported by bean definitions. With XML-based configuration metadata, you can use the </w:t>
      </w:r>
      <w:r w:rsidRPr="00BA0D5D">
        <w:rPr>
          <w:rFonts w:ascii="Consolas" w:eastAsia="宋体" w:hAnsi="Consolas" w:cs="宋体"/>
          <w:color w:val="34302D"/>
          <w:kern w:val="0"/>
          <w:sz w:val="23"/>
          <w:szCs w:val="23"/>
          <w:shd w:val="clear" w:color="auto" w:fill="F7F7F8"/>
        </w:rPr>
        <w:t>destroy-method</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With Java configuration, you can use the </w:t>
      </w:r>
      <w:r w:rsidRPr="00BA0D5D">
        <w:rPr>
          <w:rFonts w:ascii="Consolas" w:eastAsia="宋体" w:hAnsi="Consolas" w:cs="宋体"/>
          <w:color w:val="34302D"/>
          <w:kern w:val="0"/>
          <w:sz w:val="23"/>
          <w:szCs w:val="23"/>
          <w:shd w:val="clear" w:color="auto" w:fill="F7F7F8"/>
        </w:rPr>
        <w:t>destroyMethod</w:t>
      </w:r>
      <w:r w:rsidRPr="00BA0D5D">
        <w:rPr>
          <w:rFonts w:ascii="inherit" w:eastAsia="宋体" w:hAnsi="inherit" w:cs="Arial"/>
          <w:color w:val="34302D"/>
          <w:kern w:val="0"/>
          <w:sz w:val="24"/>
          <w:szCs w:val="24"/>
        </w:rPr>
        <w:t> attribute of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See </w:t>
      </w:r>
      <w:hyperlink r:id="rId199" w:anchor="beans-java-lifecycle-callbacks" w:history="1">
        <w:r w:rsidRPr="00BA0D5D">
          <w:rPr>
            <w:rFonts w:ascii="inherit" w:eastAsia="宋体" w:hAnsi="inherit" w:cs="Arial"/>
            <w:color w:val="548E2E"/>
            <w:kern w:val="0"/>
            <w:sz w:val="24"/>
            <w:szCs w:val="24"/>
            <w:u w:val="single"/>
          </w:rPr>
          <w:t>Receiving Lifecycle Callbacks</w:t>
        </w:r>
      </w:hyperlink>
      <w:r w:rsidRPr="00BA0D5D">
        <w:rPr>
          <w:rFonts w:ascii="inherit" w:eastAsia="宋体" w:hAnsi="inherit" w:cs="Arial"/>
          <w:color w:val="34302D"/>
          <w:kern w:val="0"/>
          <w:sz w:val="24"/>
          <w:szCs w:val="24"/>
        </w:rPr>
        <w:t>. Consider the following definition:</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我们建议您不要使用</w:t>
      </w:r>
      <w:r>
        <w:rPr>
          <w:rStyle w:val="HTML"/>
          <w:rFonts w:ascii="Consolas" w:hAnsi="Consolas"/>
          <w:sz w:val="23"/>
          <w:szCs w:val="23"/>
          <w:shd w:val="clear" w:color="auto" w:fill="F7F7F8"/>
        </w:rPr>
        <w:t>DisposableBean</w:t>
      </w:r>
      <w:r>
        <w:rPr>
          <w:rFonts w:ascii="Arial" w:hAnsi="Arial" w:cs="Arial"/>
          <w:color w:val="34302D"/>
          <w:shd w:val="clear" w:color="auto" w:fill="FFFFFF"/>
        </w:rPr>
        <w:t>回调接口，因为它会不必要地将代码耦合到</w:t>
      </w:r>
      <w:r>
        <w:rPr>
          <w:rFonts w:ascii="Arial" w:hAnsi="Arial" w:cs="Arial"/>
          <w:color w:val="34302D"/>
          <w:shd w:val="clear" w:color="auto" w:fill="FFFFFF"/>
        </w:rPr>
        <w:t>Spring</w:t>
      </w:r>
      <w:r>
        <w:rPr>
          <w:rFonts w:ascii="Arial" w:hAnsi="Arial" w:cs="Arial"/>
          <w:color w:val="34302D"/>
          <w:shd w:val="clear" w:color="auto" w:fill="FFFFFF"/>
        </w:rPr>
        <w:t>。或者，我们建议使用</w:t>
      </w:r>
      <w:hyperlink r:id="rId200" w:anchor="beans-postconstruct-and-predestroy-annotations" w:history="1">
        <w:r>
          <w:rPr>
            <w:rStyle w:val="HTML"/>
            <w:rFonts w:ascii="Consolas" w:hAnsi="Consolas"/>
            <w:color w:val="548E2E"/>
            <w:sz w:val="23"/>
            <w:szCs w:val="23"/>
            <w:u w:val="single"/>
            <w:shd w:val="clear" w:color="auto" w:fill="F7F7F8"/>
          </w:rPr>
          <w:t>@PreDestroy</w:t>
        </w:r>
      </w:hyperlink>
      <w:r>
        <w:rPr>
          <w:rFonts w:ascii="Arial" w:hAnsi="Arial" w:cs="Arial"/>
          <w:color w:val="34302D"/>
          <w:shd w:val="clear" w:color="auto" w:fill="FFFFFF"/>
        </w:rPr>
        <w:t>注释或指定</w:t>
      </w:r>
      <w:r>
        <w:rPr>
          <w:rFonts w:ascii="Arial" w:hAnsi="Arial" w:cs="Arial"/>
          <w:color w:val="34302D"/>
          <w:shd w:val="clear" w:color="auto" w:fill="FFFFFF"/>
        </w:rPr>
        <w:t>bean</w:t>
      </w:r>
      <w:r>
        <w:rPr>
          <w:rFonts w:ascii="Arial" w:hAnsi="Arial" w:cs="Arial"/>
          <w:color w:val="34302D"/>
          <w:shd w:val="clear" w:color="auto" w:fill="FFFFFF"/>
        </w:rPr>
        <w:t>定义支持的泛型方法。使用基于</w:t>
      </w:r>
      <w:r>
        <w:rPr>
          <w:rFonts w:ascii="Arial" w:hAnsi="Arial" w:cs="Arial"/>
          <w:color w:val="34302D"/>
          <w:shd w:val="clear" w:color="auto" w:fill="FFFFFF"/>
        </w:rPr>
        <w:t>XML</w:t>
      </w:r>
      <w:r>
        <w:rPr>
          <w:rFonts w:ascii="Arial" w:hAnsi="Arial" w:cs="Arial"/>
          <w:color w:val="34302D"/>
          <w:shd w:val="clear" w:color="auto" w:fill="FFFFFF"/>
        </w:rPr>
        <w:t>的配置元数据，您可以使用该</w:t>
      </w:r>
      <w:r>
        <w:rPr>
          <w:rStyle w:val="HTML"/>
          <w:rFonts w:ascii="Consolas" w:hAnsi="Consolas"/>
          <w:sz w:val="23"/>
          <w:szCs w:val="23"/>
          <w:shd w:val="clear" w:color="auto" w:fill="F7F7F8"/>
        </w:rPr>
        <w:t>destroy-method</w:t>
      </w:r>
      <w:r>
        <w:rPr>
          <w:rFonts w:ascii="Arial" w:hAnsi="Arial" w:cs="Arial"/>
          <w:color w:val="34302D"/>
          <w:shd w:val="clear" w:color="auto" w:fill="FFFFFF"/>
        </w:rPr>
        <w:t>属性</w:t>
      </w:r>
      <w:r>
        <w:rPr>
          <w:rStyle w:val="HTML"/>
          <w:rFonts w:ascii="Consolas" w:hAnsi="Consolas"/>
          <w:sz w:val="23"/>
          <w:szCs w:val="23"/>
          <w:shd w:val="clear" w:color="auto" w:fill="F7F7F8"/>
        </w:rPr>
        <w:t>&lt;bean/&gt;</w:t>
      </w:r>
      <w:r>
        <w:rPr>
          <w:rFonts w:ascii="Arial" w:hAnsi="Arial" w:cs="Arial"/>
          <w:color w:val="34302D"/>
          <w:shd w:val="clear" w:color="auto" w:fill="FFFFFF"/>
        </w:rPr>
        <w:t>。使用</w:t>
      </w:r>
      <w:r>
        <w:rPr>
          <w:rFonts w:ascii="Arial" w:hAnsi="Arial" w:cs="Arial"/>
          <w:color w:val="34302D"/>
          <w:shd w:val="clear" w:color="auto" w:fill="FFFFFF"/>
        </w:rPr>
        <w:t>Java</w:t>
      </w:r>
      <w:r>
        <w:rPr>
          <w:rFonts w:ascii="Arial" w:hAnsi="Arial" w:cs="Arial"/>
          <w:color w:val="34302D"/>
          <w:shd w:val="clear" w:color="auto" w:fill="FFFFFF"/>
        </w:rPr>
        <w:t>配置，您可以使用。的</w:t>
      </w:r>
      <w:r>
        <w:rPr>
          <w:rStyle w:val="HTML"/>
          <w:rFonts w:ascii="Consolas" w:hAnsi="Consolas"/>
          <w:sz w:val="23"/>
          <w:szCs w:val="23"/>
          <w:shd w:val="clear" w:color="auto" w:fill="F7F7F8"/>
        </w:rPr>
        <w:t>destroyMethod</w:t>
      </w:r>
      <w:r>
        <w:rPr>
          <w:rFonts w:ascii="Arial" w:hAnsi="Arial" w:cs="Arial"/>
          <w:color w:val="34302D"/>
          <w:shd w:val="clear" w:color="auto" w:fill="FFFFFF"/>
        </w:rPr>
        <w:t>属性</w:t>
      </w:r>
      <w:r>
        <w:rPr>
          <w:rStyle w:val="HTML"/>
          <w:rFonts w:ascii="Consolas" w:hAnsi="Consolas"/>
          <w:sz w:val="23"/>
          <w:szCs w:val="23"/>
          <w:shd w:val="clear" w:color="auto" w:fill="F7F7F8"/>
        </w:rPr>
        <w:t>@Bean</w:t>
      </w:r>
      <w:r>
        <w:rPr>
          <w:rFonts w:ascii="Arial" w:hAnsi="Arial" w:cs="Arial"/>
          <w:color w:val="34302D"/>
          <w:shd w:val="clear" w:color="auto" w:fill="FFFFFF"/>
        </w:rPr>
        <w:t>。请参阅</w:t>
      </w:r>
      <w:r>
        <w:rPr>
          <w:rFonts w:ascii="Arial" w:hAnsi="Arial" w:cs="Arial"/>
          <w:color w:val="34302D"/>
          <w:shd w:val="clear" w:color="auto" w:fill="FFFFFF"/>
        </w:rPr>
        <w:t> </w:t>
      </w:r>
      <w:hyperlink r:id="rId201" w:anchor="beans-java-lifecycle-callbacks" w:history="1">
        <w:r>
          <w:rPr>
            <w:rStyle w:val="a4"/>
            <w:rFonts w:ascii="Arial" w:hAnsi="Arial" w:cs="Arial"/>
            <w:color w:val="548E2E"/>
            <w:shd w:val="clear" w:color="auto" w:fill="FFFFFF"/>
          </w:rPr>
          <w:t>接收生命周期回调</w:t>
        </w:r>
      </w:hyperlink>
      <w:r>
        <w:rPr>
          <w:rFonts w:ascii="Arial" w:hAnsi="Arial" w:cs="Arial"/>
          <w:color w:val="34302D"/>
          <w:shd w:val="clear" w:color="auto" w:fill="FFFFFF"/>
        </w:rPr>
        <w:t>。考虑以下定义：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"exampleInitBean"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destroy-method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"cleanup"</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ExampleBean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cleanup()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 destruction work (like releasing pooled connections)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definition has almost exactly the same effect as the following definition:</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前面的定义与以下定义几乎完全相同：</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"exampleInitBean"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"examples.AnotherExampleBean"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AnotherExampleBean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DisposableBean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destroy()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 destruction work (like releasing pooled connections)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the first of the two preceding definitions does not couple the code to Spring.</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但是，前面两个定义中的第一个没有将代码耦合到</w:t>
      </w:r>
      <w:r>
        <w:rPr>
          <w:rFonts w:ascii="Arial" w:hAnsi="Arial" w:cs="Arial"/>
          <w:color w:val="34302D"/>
          <w:shd w:val="clear" w:color="auto" w:fill="FFFFFF"/>
        </w:rPr>
        <w:t>Spring</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4788C">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assign the </w:t>
            </w:r>
            <w:r w:rsidRPr="00BA0D5D">
              <w:rPr>
                <w:rFonts w:ascii="Consolas" w:eastAsia="宋体" w:hAnsi="Consolas" w:cs="宋体"/>
                <w:kern w:val="0"/>
                <w:sz w:val="23"/>
                <w:szCs w:val="23"/>
                <w:shd w:val="clear" w:color="auto" w:fill="F7F7F8"/>
              </w:rPr>
              <w:t>destroy-method</w:t>
            </w:r>
            <w:r w:rsidRPr="00BA0D5D">
              <w:rPr>
                <w:rFonts w:ascii="宋体" w:eastAsia="宋体" w:hAnsi="宋体" w:cs="宋体"/>
                <w:kern w:val="0"/>
                <w:sz w:val="24"/>
                <w:szCs w:val="24"/>
              </w:rPr>
              <w:t> attribute of a </w:t>
            </w:r>
            <w:r w:rsidRPr="00BA0D5D">
              <w:rPr>
                <w:rFonts w:ascii="Consolas" w:eastAsia="宋体" w:hAnsi="Consolas" w:cs="宋体"/>
                <w:kern w:val="0"/>
                <w:sz w:val="23"/>
                <w:szCs w:val="23"/>
                <w:shd w:val="clear" w:color="auto" w:fill="F7F7F8"/>
              </w:rPr>
              <w:t>&lt;bean&gt;</w:t>
            </w:r>
            <w:r w:rsidRPr="00BA0D5D">
              <w:rPr>
                <w:rFonts w:ascii="宋体" w:eastAsia="宋体" w:hAnsi="宋体" w:cs="宋体"/>
                <w:kern w:val="0"/>
                <w:sz w:val="24"/>
                <w:szCs w:val="24"/>
              </w:rPr>
              <w:t> element a special </w:t>
            </w:r>
            <w:r w:rsidRPr="00BA0D5D">
              <w:rPr>
                <w:rFonts w:ascii="Consolas" w:eastAsia="宋体" w:hAnsi="Consolas" w:cs="宋体"/>
                <w:kern w:val="0"/>
                <w:sz w:val="23"/>
                <w:szCs w:val="23"/>
                <w:shd w:val="clear" w:color="auto" w:fill="F7F7F8"/>
              </w:rPr>
              <w:t>(inferred)</w:t>
            </w:r>
            <w:r w:rsidRPr="00BA0D5D">
              <w:rPr>
                <w:rFonts w:ascii="宋体" w:eastAsia="宋体" w:hAnsi="宋体" w:cs="宋体"/>
                <w:kern w:val="0"/>
                <w:sz w:val="24"/>
                <w:szCs w:val="24"/>
              </w:rPr>
              <w:t> value, which instructs Spring to automatically detect a public </w:t>
            </w:r>
            <w:r w:rsidRPr="00BA0D5D">
              <w:rPr>
                <w:rFonts w:ascii="Consolas" w:eastAsia="宋体" w:hAnsi="Consolas" w:cs="宋体"/>
                <w:kern w:val="0"/>
                <w:sz w:val="23"/>
                <w:szCs w:val="23"/>
                <w:shd w:val="clear" w:color="auto" w:fill="F7F7F8"/>
              </w:rPr>
              <w:t>close</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shutdown</w:t>
            </w:r>
            <w:r w:rsidRPr="00BA0D5D">
              <w:rPr>
                <w:rFonts w:ascii="宋体" w:eastAsia="宋体" w:hAnsi="宋体" w:cs="宋体"/>
                <w:kern w:val="0"/>
                <w:sz w:val="24"/>
                <w:szCs w:val="24"/>
              </w:rPr>
              <w:t> method on the specific bean class. (Any class that implements </w:t>
            </w:r>
            <w:r w:rsidRPr="00BA0D5D">
              <w:rPr>
                <w:rFonts w:ascii="Consolas" w:eastAsia="宋体" w:hAnsi="Consolas" w:cs="宋体"/>
                <w:kern w:val="0"/>
                <w:sz w:val="23"/>
                <w:szCs w:val="23"/>
                <w:shd w:val="clear" w:color="auto" w:fill="F7F7F8"/>
              </w:rPr>
              <w:t>java.lang.AutoCloseable</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java.io.Closeable</w:t>
            </w:r>
            <w:r w:rsidRPr="00BA0D5D">
              <w:rPr>
                <w:rFonts w:ascii="宋体" w:eastAsia="宋体" w:hAnsi="宋体" w:cs="宋体"/>
                <w:kern w:val="0"/>
                <w:sz w:val="24"/>
                <w:szCs w:val="24"/>
              </w:rPr>
              <w:t> would therefore match.) You can also set this special </w:t>
            </w:r>
            <w:r w:rsidRPr="00BA0D5D">
              <w:rPr>
                <w:rFonts w:ascii="Consolas" w:eastAsia="宋体" w:hAnsi="Consolas" w:cs="宋体"/>
                <w:kern w:val="0"/>
                <w:sz w:val="23"/>
                <w:szCs w:val="23"/>
                <w:shd w:val="clear" w:color="auto" w:fill="F7F7F8"/>
              </w:rPr>
              <w:t>(inferred)</w:t>
            </w:r>
            <w:r w:rsidRPr="00BA0D5D">
              <w:rPr>
                <w:rFonts w:ascii="宋体" w:eastAsia="宋体" w:hAnsi="宋体" w:cs="宋体"/>
                <w:kern w:val="0"/>
                <w:sz w:val="24"/>
                <w:szCs w:val="24"/>
              </w:rPr>
              <w:t> value on the </w:t>
            </w:r>
            <w:r w:rsidRPr="00BA0D5D">
              <w:rPr>
                <w:rFonts w:ascii="Consolas" w:eastAsia="宋体" w:hAnsi="Consolas" w:cs="宋体"/>
                <w:kern w:val="0"/>
                <w:sz w:val="23"/>
                <w:szCs w:val="23"/>
                <w:shd w:val="clear" w:color="auto" w:fill="F7F7F8"/>
              </w:rPr>
              <w:t>default-destroy-method</w:t>
            </w:r>
            <w:r w:rsidRPr="00BA0D5D">
              <w:rPr>
                <w:rFonts w:ascii="宋体" w:eastAsia="宋体" w:hAnsi="宋体" w:cs="宋体"/>
                <w:kern w:val="0"/>
                <w:sz w:val="24"/>
                <w:szCs w:val="24"/>
              </w:rPr>
              <w:t> attribute of a </w:t>
            </w:r>
            <w:r w:rsidRPr="00BA0D5D">
              <w:rPr>
                <w:rFonts w:ascii="Consolas" w:eastAsia="宋体" w:hAnsi="Consolas" w:cs="宋体"/>
                <w:kern w:val="0"/>
                <w:sz w:val="23"/>
                <w:szCs w:val="23"/>
                <w:shd w:val="clear" w:color="auto" w:fill="F7F7F8"/>
              </w:rPr>
              <w:t>&lt;beans&gt;</w:t>
            </w:r>
            <w:r w:rsidRPr="00BA0D5D">
              <w:rPr>
                <w:rFonts w:ascii="宋体" w:eastAsia="宋体" w:hAnsi="宋体" w:cs="宋体"/>
                <w:kern w:val="0"/>
                <w:sz w:val="24"/>
                <w:szCs w:val="24"/>
              </w:rPr>
              <w:t> element to apply this behavior to an entire set of beans (see </w:t>
            </w:r>
            <w:hyperlink r:id="rId202" w:anchor="beans-factory-lifecycle-default-init-destroy-methods" w:history="1">
              <w:r w:rsidRPr="00BA0D5D">
                <w:rPr>
                  <w:rFonts w:ascii="宋体" w:eastAsia="宋体" w:hAnsi="宋体" w:cs="宋体"/>
                  <w:color w:val="548E2E"/>
                  <w:kern w:val="0"/>
                  <w:sz w:val="24"/>
                  <w:szCs w:val="24"/>
                  <w:u w:val="single"/>
                </w:rPr>
                <w:t>Default Initialization and Destroy Methods</w:t>
              </w:r>
            </w:hyperlink>
            <w:r w:rsidRPr="00BA0D5D">
              <w:rPr>
                <w:rFonts w:ascii="宋体" w:eastAsia="宋体" w:hAnsi="宋体" w:cs="宋体"/>
                <w:kern w:val="0"/>
                <w:sz w:val="24"/>
                <w:szCs w:val="24"/>
              </w:rPr>
              <w:t>). Note that this is the default behavior with Java configuration.</w:t>
            </w:r>
          </w:p>
          <w:p w:rsidR="0034788C" w:rsidRPr="00BA0D5D" w:rsidRDefault="0034788C" w:rsidP="00BA0D5D">
            <w:pPr>
              <w:widowControl/>
              <w:jc w:val="left"/>
              <w:rPr>
                <w:rFonts w:ascii="宋体" w:eastAsia="宋体" w:hAnsi="宋体" w:cs="宋体"/>
                <w:kern w:val="0"/>
                <w:sz w:val="24"/>
                <w:szCs w:val="24"/>
              </w:rPr>
            </w:pPr>
            <w:r>
              <w:rPr>
                <w:rFonts w:ascii="Arial" w:hAnsi="Arial" w:cs="Arial"/>
                <w:shd w:val="clear" w:color="auto" w:fill="EBF1E7"/>
              </w:rPr>
              <w:t>您可以</w:t>
            </w:r>
            <w:r>
              <w:rPr>
                <w:rStyle w:val="HTML"/>
                <w:rFonts w:ascii="Consolas" w:hAnsi="Consolas"/>
                <w:sz w:val="23"/>
                <w:szCs w:val="23"/>
                <w:shd w:val="clear" w:color="auto" w:fill="F7F7F8"/>
              </w:rPr>
              <w:t>destroy-method</w:t>
            </w:r>
            <w:r>
              <w:rPr>
                <w:rFonts w:ascii="Arial" w:hAnsi="Arial" w:cs="Arial"/>
                <w:shd w:val="clear" w:color="auto" w:fill="EBF1E7"/>
              </w:rPr>
              <w:t>为</w:t>
            </w:r>
            <w:r>
              <w:rPr>
                <w:rStyle w:val="HTML"/>
                <w:rFonts w:ascii="Consolas" w:hAnsi="Consolas"/>
                <w:sz w:val="23"/>
                <w:szCs w:val="23"/>
                <w:shd w:val="clear" w:color="auto" w:fill="F7F7F8"/>
              </w:rPr>
              <w:t>&lt;bean&gt;</w:t>
            </w:r>
            <w:r>
              <w:rPr>
                <w:rFonts w:ascii="Arial" w:hAnsi="Arial" w:cs="Arial"/>
                <w:shd w:val="clear" w:color="auto" w:fill="EBF1E7"/>
              </w:rPr>
              <w:t>元素的属性指定一个特殊</w:t>
            </w:r>
            <w:r>
              <w:rPr>
                <w:rFonts w:ascii="Arial" w:hAnsi="Arial" w:cs="Arial"/>
                <w:shd w:val="clear" w:color="auto" w:fill="EBF1E7"/>
              </w:rPr>
              <w:t> </w:t>
            </w:r>
            <w:r>
              <w:rPr>
                <w:rStyle w:val="HTML"/>
                <w:rFonts w:ascii="Consolas" w:hAnsi="Consolas"/>
                <w:sz w:val="23"/>
                <w:szCs w:val="23"/>
                <w:shd w:val="clear" w:color="auto" w:fill="F7F7F8"/>
              </w:rPr>
              <w:t>(inferred)</w:t>
            </w:r>
            <w:r>
              <w:rPr>
                <w:rFonts w:ascii="Arial" w:hAnsi="Arial" w:cs="Arial"/>
                <w:shd w:val="clear" w:color="auto" w:fill="EBF1E7"/>
              </w:rPr>
              <w:t>值，该值指示</w:t>
            </w:r>
            <w:r>
              <w:rPr>
                <w:rFonts w:ascii="Arial" w:hAnsi="Arial" w:cs="Arial"/>
                <w:shd w:val="clear" w:color="auto" w:fill="EBF1E7"/>
              </w:rPr>
              <w:t>Spring</w:t>
            </w:r>
            <w:r>
              <w:rPr>
                <w:rFonts w:ascii="Arial" w:hAnsi="Arial" w:cs="Arial"/>
                <w:shd w:val="clear" w:color="auto" w:fill="EBF1E7"/>
              </w:rPr>
              <w:t>自动检测特定</w:t>
            </w:r>
            <w:r>
              <w:rPr>
                <w:rFonts w:ascii="Arial" w:hAnsi="Arial" w:cs="Arial"/>
                <w:shd w:val="clear" w:color="auto" w:fill="EBF1E7"/>
              </w:rPr>
              <w:t>bean</w:t>
            </w:r>
            <w:r>
              <w:rPr>
                <w:rFonts w:ascii="Arial" w:hAnsi="Arial" w:cs="Arial"/>
                <w:shd w:val="clear" w:color="auto" w:fill="EBF1E7"/>
              </w:rPr>
              <w:t>类的公共</w:t>
            </w:r>
            <w:r>
              <w:rPr>
                <w:rStyle w:val="HTML"/>
                <w:rFonts w:ascii="Consolas" w:hAnsi="Consolas"/>
                <w:sz w:val="23"/>
                <w:szCs w:val="23"/>
                <w:shd w:val="clear" w:color="auto" w:fill="F7F7F8"/>
              </w:rPr>
              <w:t>close</w:t>
            </w:r>
            <w:r>
              <w:rPr>
                <w:rFonts w:ascii="Arial" w:hAnsi="Arial" w:cs="Arial"/>
                <w:shd w:val="clear" w:color="auto" w:fill="EBF1E7"/>
              </w:rPr>
              <w:t>或</w:t>
            </w:r>
            <w:r>
              <w:rPr>
                <w:rFonts w:ascii="Arial" w:hAnsi="Arial" w:cs="Arial"/>
                <w:shd w:val="clear" w:color="auto" w:fill="EBF1E7"/>
              </w:rPr>
              <w:t> </w:t>
            </w:r>
            <w:r>
              <w:rPr>
                <w:rStyle w:val="HTML"/>
                <w:rFonts w:ascii="Consolas" w:hAnsi="Consolas"/>
                <w:sz w:val="23"/>
                <w:szCs w:val="23"/>
                <w:shd w:val="clear" w:color="auto" w:fill="F7F7F8"/>
              </w:rPr>
              <w:t>shutdown</w:t>
            </w:r>
            <w:r>
              <w:rPr>
                <w:rFonts w:ascii="Arial" w:hAnsi="Arial" w:cs="Arial"/>
                <w:shd w:val="clear" w:color="auto" w:fill="EBF1E7"/>
              </w:rPr>
              <w:t>方法。（任何实现</w:t>
            </w:r>
            <w:r>
              <w:rPr>
                <w:rFonts w:ascii="Arial" w:hAnsi="Arial" w:cs="Arial"/>
                <w:shd w:val="clear" w:color="auto" w:fill="EBF1E7"/>
              </w:rPr>
              <w:t> </w:t>
            </w:r>
            <w:r>
              <w:rPr>
                <w:rStyle w:val="HTML"/>
                <w:rFonts w:ascii="Consolas" w:hAnsi="Consolas"/>
                <w:sz w:val="23"/>
                <w:szCs w:val="23"/>
                <w:shd w:val="clear" w:color="auto" w:fill="F7F7F8"/>
              </w:rPr>
              <w:t>java.lang.AutoCloseable</w:t>
            </w:r>
            <w:r>
              <w:rPr>
                <w:rFonts w:ascii="Arial" w:hAnsi="Arial" w:cs="Arial"/>
                <w:shd w:val="clear" w:color="auto" w:fill="EBF1E7"/>
              </w:rPr>
              <w:t>或</w:t>
            </w:r>
            <w:r>
              <w:rPr>
                <w:rStyle w:val="HTML"/>
                <w:rFonts w:ascii="Consolas" w:hAnsi="Consolas"/>
                <w:sz w:val="23"/>
                <w:szCs w:val="23"/>
                <w:shd w:val="clear" w:color="auto" w:fill="F7F7F8"/>
              </w:rPr>
              <w:lastRenderedPageBreak/>
              <w:t>java.io.Closeable</w:t>
            </w:r>
            <w:r>
              <w:rPr>
                <w:rFonts w:ascii="Arial" w:hAnsi="Arial" w:cs="Arial"/>
                <w:shd w:val="clear" w:color="auto" w:fill="EBF1E7"/>
              </w:rPr>
              <w:t>因此匹配的类。）您还可以</w:t>
            </w:r>
            <w:r>
              <w:rPr>
                <w:rStyle w:val="HTML"/>
                <w:rFonts w:ascii="Consolas" w:hAnsi="Consolas"/>
                <w:sz w:val="23"/>
                <w:szCs w:val="23"/>
                <w:shd w:val="clear" w:color="auto" w:fill="F7F7F8"/>
              </w:rPr>
              <w:t>(inferred)</w:t>
            </w:r>
            <w:r>
              <w:rPr>
                <w:rFonts w:ascii="Arial" w:hAnsi="Arial" w:cs="Arial"/>
                <w:shd w:val="clear" w:color="auto" w:fill="EBF1E7"/>
              </w:rPr>
              <w:t>在元素的</w:t>
            </w:r>
            <w:r>
              <w:rPr>
                <w:rStyle w:val="HTML"/>
                <w:rFonts w:ascii="Consolas" w:hAnsi="Consolas"/>
                <w:sz w:val="23"/>
                <w:szCs w:val="23"/>
                <w:shd w:val="clear" w:color="auto" w:fill="F7F7F8"/>
              </w:rPr>
              <w:t>default-destroy-method</w:t>
            </w:r>
            <w:r>
              <w:rPr>
                <w:rFonts w:ascii="Arial" w:hAnsi="Arial" w:cs="Arial"/>
                <w:shd w:val="clear" w:color="auto" w:fill="EBF1E7"/>
              </w:rPr>
              <w:t>属性</w:t>
            </w:r>
            <w:r>
              <w:rPr>
                <w:rFonts w:ascii="Arial" w:hAnsi="Arial" w:cs="Arial"/>
                <w:shd w:val="clear" w:color="auto" w:fill="EBF1E7"/>
              </w:rPr>
              <w:t> </w:t>
            </w:r>
            <w:r>
              <w:rPr>
                <w:rFonts w:ascii="Arial" w:hAnsi="Arial" w:cs="Arial"/>
                <w:shd w:val="clear" w:color="auto" w:fill="EBF1E7"/>
              </w:rPr>
              <w:t>上设置此特殊值，</w:t>
            </w:r>
            <w:r>
              <w:rPr>
                <w:rStyle w:val="HTML"/>
                <w:rFonts w:ascii="Consolas" w:hAnsi="Consolas"/>
                <w:sz w:val="23"/>
                <w:szCs w:val="23"/>
                <w:shd w:val="clear" w:color="auto" w:fill="F7F7F8"/>
              </w:rPr>
              <w:t>&lt;beans&gt;</w:t>
            </w:r>
            <w:r>
              <w:rPr>
                <w:rFonts w:ascii="Arial" w:hAnsi="Arial" w:cs="Arial"/>
                <w:shd w:val="clear" w:color="auto" w:fill="EBF1E7"/>
              </w:rPr>
              <w:t>以将此行为应用于整组</w:t>
            </w:r>
            <w:r>
              <w:rPr>
                <w:rFonts w:ascii="Arial" w:hAnsi="Arial" w:cs="Arial"/>
                <w:shd w:val="clear" w:color="auto" w:fill="EBF1E7"/>
              </w:rPr>
              <w:t>bean</w:t>
            </w:r>
            <w:r>
              <w:rPr>
                <w:rFonts w:ascii="Arial" w:hAnsi="Arial" w:cs="Arial"/>
                <w:shd w:val="clear" w:color="auto" w:fill="EBF1E7"/>
              </w:rPr>
              <w:t>（请参阅</w:t>
            </w:r>
            <w:hyperlink r:id="rId203" w:anchor="beans-factory-lifecycle-default-init-destroy-methods" w:history="1">
              <w:r>
                <w:rPr>
                  <w:rStyle w:val="a4"/>
                  <w:rFonts w:ascii="Arial" w:hAnsi="Arial" w:cs="Arial"/>
                  <w:color w:val="548E2E"/>
                  <w:shd w:val="clear" w:color="auto" w:fill="EBF1E7"/>
                </w:rPr>
                <w:t>默认初始化和销毁</w:t>
              </w:r>
              <w:r>
                <w:rPr>
                  <w:rStyle w:val="a4"/>
                  <w:rFonts w:ascii="Arial" w:hAnsi="Arial" w:cs="Arial"/>
                  <w:color w:val="548E2E"/>
                  <w:shd w:val="clear" w:color="auto" w:fill="EBF1E7"/>
                </w:rPr>
                <w:t>​​</w:t>
              </w:r>
              <w:r>
                <w:rPr>
                  <w:rStyle w:val="a4"/>
                  <w:rFonts w:ascii="Arial" w:hAnsi="Arial" w:cs="Arial"/>
                  <w:color w:val="548E2E"/>
                  <w:shd w:val="clear" w:color="auto" w:fill="EBF1E7"/>
                </w:rPr>
                <w:t>方法</w:t>
              </w:r>
            </w:hyperlink>
            <w:r>
              <w:rPr>
                <w:rFonts w:ascii="Arial" w:hAnsi="Arial" w:cs="Arial"/>
                <w:shd w:val="clear" w:color="auto" w:fill="EBF1E7"/>
              </w:rPr>
              <w:t>）。请注意，这是</w:t>
            </w:r>
            <w:r>
              <w:rPr>
                <w:rFonts w:ascii="Arial" w:hAnsi="Arial" w:cs="Arial"/>
                <w:shd w:val="clear" w:color="auto" w:fill="EBF1E7"/>
              </w:rPr>
              <w:t>Java</w:t>
            </w:r>
            <w:r>
              <w:rPr>
                <w:rFonts w:ascii="Arial" w:hAnsi="Arial" w:cs="Arial"/>
                <w:shd w:val="clear" w:color="auto" w:fill="EBF1E7"/>
              </w:rPr>
              <w:t>配置的默认行为。</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Default Initialization and Destroy Methods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write initialization and destroy method callbacks that do not use the Spring-specific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callback interfaces, you typically write methods with names such as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initialize()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dispose()</w:t>
      </w:r>
      <w:r w:rsidRPr="00BA0D5D">
        <w:rPr>
          <w:rFonts w:ascii="inherit" w:eastAsia="宋体" w:hAnsi="inherit" w:cs="Arial"/>
          <w:color w:val="34302D"/>
          <w:kern w:val="0"/>
          <w:sz w:val="24"/>
          <w:szCs w:val="24"/>
        </w:rPr>
        <w:t>, and so on. Ideally, the names of such lifecycle callback methods are standardized across a project so that all developers use the same method names and ensure consistency.</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当你写的初始化和销毁不使用</w:t>
      </w:r>
      <w:r>
        <w:rPr>
          <w:rFonts w:ascii="Arial" w:hAnsi="Arial" w:cs="Arial"/>
          <w:color w:val="34302D"/>
          <w:shd w:val="clear" w:color="auto" w:fill="FFFFFF"/>
        </w:rPr>
        <w:t>Spring</w:t>
      </w:r>
      <w:r>
        <w:rPr>
          <w:rFonts w:ascii="Arial" w:hAnsi="Arial" w:cs="Arial"/>
          <w:color w:val="34302D"/>
          <w:shd w:val="clear" w:color="auto" w:fill="FFFFFF"/>
        </w:rPr>
        <w:t>的具体方法回调</w:t>
      </w:r>
      <w:r>
        <w:rPr>
          <w:rStyle w:val="HTML"/>
          <w:rFonts w:ascii="Consolas" w:hAnsi="Consolas"/>
          <w:sz w:val="23"/>
          <w:szCs w:val="23"/>
          <w:shd w:val="clear" w:color="auto" w:fill="F7F7F8"/>
        </w:rPr>
        <w:t>InitializingBean</w:t>
      </w:r>
      <w:r>
        <w:rPr>
          <w:rFonts w:ascii="Arial" w:hAnsi="Arial" w:cs="Arial"/>
          <w:color w:val="34302D"/>
          <w:shd w:val="clear" w:color="auto" w:fill="FFFFFF"/>
        </w:rPr>
        <w:t>和</w:t>
      </w:r>
      <w:r>
        <w:rPr>
          <w:rStyle w:val="HTML"/>
          <w:rFonts w:ascii="Consolas" w:hAnsi="Consolas"/>
          <w:sz w:val="23"/>
          <w:szCs w:val="23"/>
          <w:shd w:val="clear" w:color="auto" w:fill="F7F7F8"/>
        </w:rPr>
        <w:t>DisposableBean</w:t>
      </w:r>
      <w:r>
        <w:rPr>
          <w:rFonts w:ascii="Arial" w:hAnsi="Arial" w:cs="Arial"/>
          <w:color w:val="34302D"/>
          <w:shd w:val="clear" w:color="auto" w:fill="FFFFFF"/>
        </w:rPr>
        <w:t>回调接口，你通常写有名字，如方法</w:t>
      </w:r>
      <w:r>
        <w:rPr>
          <w:rStyle w:val="HTML"/>
          <w:rFonts w:ascii="Consolas" w:hAnsi="Consolas"/>
          <w:sz w:val="23"/>
          <w:szCs w:val="23"/>
          <w:shd w:val="clear" w:color="auto" w:fill="F7F7F8"/>
        </w:rPr>
        <w:t>init()</w:t>
      </w:r>
      <w:r>
        <w:rPr>
          <w:rFonts w:ascii="Arial" w:hAnsi="Arial" w:cs="Arial"/>
          <w:color w:val="34302D"/>
          <w:shd w:val="clear" w:color="auto" w:fill="FFFFFF"/>
        </w:rPr>
        <w:t>，</w:t>
      </w:r>
      <w:r>
        <w:rPr>
          <w:rStyle w:val="HTML"/>
          <w:rFonts w:ascii="Consolas" w:hAnsi="Consolas"/>
          <w:sz w:val="23"/>
          <w:szCs w:val="23"/>
          <w:shd w:val="clear" w:color="auto" w:fill="F7F7F8"/>
        </w:rPr>
        <w:t>initialize()</w:t>
      </w:r>
      <w:r>
        <w:rPr>
          <w:rFonts w:ascii="Arial" w:hAnsi="Arial" w:cs="Arial"/>
          <w:color w:val="34302D"/>
          <w:shd w:val="clear" w:color="auto" w:fill="FFFFFF"/>
        </w:rPr>
        <w:t>，</w:t>
      </w:r>
      <w:r>
        <w:rPr>
          <w:rStyle w:val="HTML"/>
          <w:rFonts w:ascii="Consolas" w:hAnsi="Consolas"/>
          <w:sz w:val="23"/>
          <w:szCs w:val="23"/>
          <w:shd w:val="clear" w:color="auto" w:fill="F7F7F8"/>
        </w:rPr>
        <w:t>dispose()</w:t>
      </w:r>
      <w:r>
        <w:rPr>
          <w:rFonts w:ascii="Arial" w:hAnsi="Arial" w:cs="Arial"/>
          <w:color w:val="34302D"/>
          <w:shd w:val="clear" w:color="auto" w:fill="FFFFFF"/>
        </w:rPr>
        <w:t>，等等。理想情况下，此类生命周期回调方法的名称在项目中是标准化的，以便所有开发人员使用相同的方法名称并确保一致性。</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the Spring container to “look” for named initialization and destroy callback method names on every bean. This means that you, as an application developer, can write your application classes and use an initialization callback called</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without having to configure an </w:t>
      </w:r>
      <w:r w:rsidRPr="00BA0D5D">
        <w:rPr>
          <w:rFonts w:ascii="Consolas" w:eastAsia="宋体" w:hAnsi="Consolas" w:cs="宋体"/>
          <w:color w:val="34302D"/>
          <w:kern w:val="0"/>
          <w:sz w:val="23"/>
          <w:szCs w:val="23"/>
          <w:shd w:val="clear" w:color="auto" w:fill="F7F7F8"/>
        </w:rPr>
        <w:t>init-method="init"</w:t>
      </w:r>
      <w:r w:rsidRPr="00BA0D5D">
        <w:rPr>
          <w:rFonts w:ascii="inherit" w:eastAsia="宋体" w:hAnsi="inherit" w:cs="Arial"/>
          <w:color w:val="34302D"/>
          <w:kern w:val="0"/>
          <w:sz w:val="24"/>
          <w:szCs w:val="24"/>
        </w:rPr>
        <w:t> attribute with each bean definition. The Spring IoC container calls that method when the bean is created (and in accordance with the standard lifecycle callback contract </w:t>
      </w:r>
      <w:hyperlink r:id="rId204" w:anchor="beans-factory-lifecycle" w:history="1">
        <w:r w:rsidRPr="00BA0D5D">
          <w:rPr>
            <w:rFonts w:ascii="inherit" w:eastAsia="宋体" w:hAnsi="inherit" w:cs="Arial"/>
            <w:color w:val="548E2E"/>
            <w:kern w:val="0"/>
            <w:sz w:val="24"/>
            <w:szCs w:val="24"/>
            <w:u w:val="single"/>
          </w:rPr>
          <w:t>described previously</w:t>
        </w:r>
      </w:hyperlink>
      <w:r w:rsidRPr="00BA0D5D">
        <w:rPr>
          <w:rFonts w:ascii="inherit" w:eastAsia="宋体" w:hAnsi="inherit" w:cs="Arial"/>
          <w:color w:val="34302D"/>
          <w:kern w:val="0"/>
          <w:sz w:val="24"/>
          <w:szCs w:val="24"/>
        </w:rPr>
        <w:t>). This feature also enforces a consistent naming convention for initialization and destroy method callbacks.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您可以将</w:t>
      </w:r>
      <w:r>
        <w:rPr>
          <w:rFonts w:ascii="Arial" w:hAnsi="Arial" w:cs="Arial"/>
          <w:color w:val="34302D"/>
          <w:shd w:val="clear" w:color="auto" w:fill="FFFFFF"/>
        </w:rPr>
        <w:t>Spring</w:t>
      </w:r>
      <w:r>
        <w:rPr>
          <w:rFonts w:ascii="Arial" w:hAnsi="Arial" w:cs="Arial"/>
          <w:color w:val="34302D"/>
          <w:shd w:val="clear" w:color="auto" w:fill="FFFFFF"/>
        </w:rPr>
        <w:t>容器配置为</w:t>
      </w:r>
      <w:r>
        <w:rPr>
          <w:rFonts w:ascii="Arial" w:hAnsi="Arial" w:cs="Arial"/>
          <w:color w:val="34302D"/>
          <w:shd w:val="clear" w:color="auto" w:fill="FFFFFF"/>
        </w:rPr>
        <w:t>“</w:t>
      </w:r>
      <w:r>
        <w:rPr>
          <w:rFonts w:ascii="Arial" w:hAnsi="Arial" w:cs="Arial"/>
          <w:color w:val="34302D"/>
          <w:shd w:val="clear" w:color="auto" w:fill="FFFFFF"/>
        </w:rPr>
        <w:t>查找</w:t>
      </w:r>
      <w:r>
        <w:rPr>
          <w:rFonts w:ascii="Arial" w:hAnsi="Arial" w:cs="Arial"/>
          <w:color w:val="34302D"/>
          <w:shd w:val="clear" w:color="auto" w:fill="FFFFFF"/>
        </w:rPr>
        <w:t>”</w:t>
      </w:r>
      <w:r>
        <w:rPr>
          <w:rFonts w:ascii="Arial" w:hAnsi="Arial" w:cs="Arial"/>
          <w:color w:val="34302D"/>
          <w:shd w:val="clear" w:color="auto" w:fill="FFFFFF"/>
        </w:rPr>
        <w:t>命名初始化并销毁每个</w:t>
      </w:r>
      <w:r>
        <w:rPr>
          <w:rFonts w:ascii="Arial" w:hAnsi="Arial" w:cs="Arial"/>
          <w:color w:val="34302D"/>
          <w:shd w:val="clear" w:color="auto" w:fill="FFFFFF"/>
        </w:rPr>
        <w:t>bean</w:t>
      </w:r>
      <w:r>
        <w:rPr>
          <w:rFonts w:ascii="Arial" w:hAnsi="Arial" w:cs="Arial"/>
          <w:color w:val="34302D"/>
          <w:shd w:val="clear" w:color="auto" w:fill="FFFFFF"/>
        </w:rPr>
        <w:t>上的回调方法名称。这意味着，作为应用程序开发人员，您可以编写应用程序类并使用调用的初始化回调</w:t>
      </w:r>
      <w:r>
        <w:rPr>
          <w:rFonts w:ascii="Arial" w:hAnsi="Arial" w:cs="Arial"/>
          <w:color w:val="34302D"/>
          <w:shd w:val="clear" w:color="auto" w:fill="FFFFFF"/>
        </w:rPr>
        <w:t> </w:t>
      </w:r>
      <w:r>
        <w:rPr>
          <w:rStyle w:val="HTML"/>
          <w:rFonts w:ascii="Consolas" w:hAnsi="Consolas"/>
          <w:sz w:val="23"/>
          <w:szCs w:val="23"/>
          <w:shd w:val="clear" w:color="auto" w:fill="F7F7F8"/>
        </w:rPr>
        <w:t>init()</w:t>
      </w:r>
      <w:r>
        <w:rPr>
          <w:rFonts w:ascii="Arial" w:hAnsi="Arial" w:cs="Arial"/>
          <w:color w:val="34302D"/>
          <w:shd w:val="clear" w:color="auto" w:fill="FFFFFF"/>
        </w:rPr>
        <w:t>，而无需为</w:t>
      </w:r>
      <w:r>
        <w:rPr>
          <w:rStyle w:val="HTML"/>
          <w:rFonts w:ascii="Consolas" w:hAnsi="Consolas"/>
          <w:sz w:val="23"/>
          <w:szCs w:val="23"/>
          <w:shd w:val="clear" w:color="auto" w:fill="F7F7F8"/>
        </w:rPr>
        <w:t>init-method="init"</w:t>
      </w:r>
      <w:r>
        <w:rPr>
          <w:rFonts w:ascii="Arial" w:hAnsi="Arial" w:cs="Arial"/>
          <w:color w:val="34302D"/>
          <w:shd w:val="clear" w:color="auto" w:fill="FFFFFF"/>
        </w:rPr>
        <w:t>每个</w:t>
      </w:r>
      <w:r>
        <w:rPr>
          <w:rFonts w:ascii="Arial" w:hAnsi="Arial" w:cs="Arial"/>
          <w:color w:val="34302D"/>
          <w:shd w:val="clear" w:color="auto" w:fill="FFFFFF"/>
        </w:rPr>
        <w:t>bean</w:t>
      </w:r>
      <w:r>
        <w:rPr>
          <w:rFonts w:ascii="Arial" w:hAnsi="Arial" w:cs="Arial"/>
          <w:color w:val="34302D"/>
          <w:shd w:val="clear" w:color="auto" w:fill="FFFFFF"/>
        </w:rPr>
        <w:t>定义配置属性。</w:t>
      </w:r>
      <w:r>
        <w:rPr>
          <w:rFonts w:ascii="Arial" w:hAnsi="Arial" w:cs="Arial"/>
          <w:color w:val="34302D"/>
          <w:shd w:val="clear" w:color="auto" w:fill="FFFFFF"/>
        </w:rPr>
        <w:t>Spring IoC</w:t>
      </w:r>
      <w:r>
        <w:rPr>
          <w:rFonts w:ascii="Arial" w:hAnsi="Arial" w:cs="Arial"/>
          <w:color w:val="34302D"/>
          <w:shd w:val="clear" w:color="auto" w:fill="FFFFFF"/>
        </w:rPr>
        <w:t>容器在创建</w:t>
      </w:r>
      <w:r>
        <w:rPr>
          <w:rFonts w:ascii="Arial" w:hAnsi="Arial" w:cs="Arial"/>
          <w:color w:val="34302D"/>
          <w:shd w:val="clear" w:color="auto" w:fill="FFFFFF"/>
        </w:rPr>
        <w:t>bean</w:t>
      </w:r>
      <w:r>
        <w:rPr>
          <w:rFonts w:ascii="Arial" w:hAnsi="Arial" w:cs="Arial"/>
          <w:color w:val="34302D"/>
          <w:shd w:val="clear" w:color="auto" w:fill="FFFFFF"/>
        </w:rPr>
        <w:t>时调用该方法（并且符合</w:t>
      </w:r>
      <w:hyperlink r:id="rId205" w:anchor="beans-factory-lifecycle" w:history="1">
        <w:r>
          <w:rPr>
            <w:rStyle w:val="a4"/>
            <w:rFonts w:ascii="Arial" w:hAnsi="Arial" w:cs="Arial"/>
            <w:color w:val="548E2E"/>
            <w:shd w:val="clear" w:color="auto" w:fill="FFFFFF"/>
          </w:rPr>
          <w:t>前面描述</w:t>
        </w:r>
      </w:hyperlink>
      <w:r>
        <w:rPr>
          <w:rFonts w:ascii="Arial" w:hAnsi="Arial" w:cs="Arial"/>
          <w:color w:val="34302D"/>
          <w:shd w:val="clear" w:color="auto" w:fill="FFFFFF"/>
        </w:rPr>
        <w:t>的标准生命周期回调协定）。此功能还强制执行初始化和销毁</w:t>
      </w:r>
      <w:r>
        <w:rPr>
          <w:rFonts w:ascii="Arial" w:hAnsi="Arial" w:cs="Arial"/>
          <w:color w:val="34302D"/>
          <w:shd w:val="clear" w:color="auto" w:fill="FFFFFF"/>
        </w:rPr>
        <w:t>​​</w:t>
      </w:r>
      <w:r>
        <w:rPr>
          <w:rFonts w:ascii="Arial" w:hAnsi="Arial" w:cs="Arial"/>
          <w:color w:val="34302D"/>
          <w:shd w:val="clear" w:color="auto" w:fill="FFFFFF"/>
        </w:rPr>
        <w:t>方法回调的一致命名约定。</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Suppose that your initialization callback methods are named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and your destroy callback methods are named </w:t>
      </w:r>
      <w:r w:rsidRPr="00BA0D5D">
        <w:rPr>
          <w:rFonts w:ascii="Consolas" w:eastAsia="宋体" w:hAnsi="Consolas" w:cs="宋体"/>
          <w:color w:val="34302D"/>
          <w:kern w:val="0"/>
          <w:sz w:val="23"/>
          <w:szCs w:val="23"/>
          <w:shd w:val="clear" w:color="auto" w:fill="F7F7F8"/>
        </w:rPr>
        <w:t>destroy()</w:t>
      </w:r>
      <w:r w:rsidRPr="00BA0D5D">
        <w:rPr>
          <w:rFonts w:ascii="inherit" w:eastAsia="宋体" w:hAnsi="inherit" w:cs="Arial"/>
          <w:color w:val="34302D"/>
          <w:kern w:val="0"/>
          <w:sz w:val="24"/>
          <w:szCs w:val="24"/>
        </w:rPr>
        <w:t>. Your class then resembles the class in the following example: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假设您的初始化回调方法已命名，</w:t>
      </w:r>
      <w:r>
        <w:rPr>
          <w:rStyle w:val="HTML"/>
          <w:rFonts w:ascii="Consolas" w:hAnsi="Consolas"/>
          <w:sz w:val="23"/>
          <w:szCs w:val="23"/>
          <w:shd w:val="clear" w:color="auto" w:fill="F7F7F8"/>
        </w:rPr>
        <w:t>init()</w:t>
      </w:r>
      <w:r>
        <w:rPr>
          <w:rFonts w:ascii="Arial" w:hAnsi="Arial" w:cs="Arial"/>
          <w:color w:val="34302D"/>
          <w:shd w:val="clear" w:color="auto" w:fill="FFFFFF"/>
        </w:rPr>
        <w:t>并且您的</w:t>
      </w:r>
      <w:r>
        <w:rPr>
          <w:rFonts w:ascii="Arial" w:hAnsi="Arial" w:cs="Arial"/>
          <w:color w:val="34302D"/>
          <w:shd w:val="clear" w:color="auto" w:fill="FFFFFF"/>
        </w:rPr>
        <w:t>destroy</w:t>
      </w:r>
      <w:r>
        <w:rPr>
          <w:rFonts w:ascii="Arial" w:hAnsi="Arial" w:cs="Arial"/>
          <w:color w:val="34302D"/>
          <w:shd w:val="clear" w:color="auto" w:fill="FFFFFF"/>
        </w:rPr>
        <w:t>回调方法已命名</w:t>
      </w:r>
      <w:r>
        <w:rPr>
          <w:rStyle w:val="HTML"/>
          <w:rFonts w:ascii="Consolas" w:hAnsi="Consolas"/>
          <w:sz w:val="23"/>
          <w:szCs w:val="23"/>
          <w:shd w:val="clear" w:color="auto" w:fill="F7F7F8"/>
        </w:rPr>
        <w:t>destroy()</w:t>
      </w:r>
      <w:r>
        <w:rPr>
          <w:rFonts w:ascii="Arial" w:hAnsi="Arial" w:cs="Arial"/>
          <w:color w:val="34302D"/>
          <w:shd w:val="clear" w:color="auto" w:fill="FFFFFF"/>
        </w:rPr>
        <w:t>。然后，您的类类似于以下示例中的类：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DefaultBlogService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BlogService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BlogDao blogDao;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setBlogDao(BlogDao blogDao)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.blogDao = blogDao;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is (unsurprisingly) the initialization callback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.blogDao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IllegalStateException(</w:t>
      </w:r>
      <w:r w:rsidRPr="00BA0D5D">
        <w:rPr>
          <w:rFonts w:ascii="Consolas" w:eastAsia="宋体" w:hAnsi="Consolas" w:cs="宋体"/>
          <w:color w:val="DD1144"/>
          <w:kern w:val="0"/>
          <w:sz w:val="24"/>
          <w:szCs w:val="24"/>
        </w:rPr>
        <w:t>"The [blogDao] property must be set."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could then use that class in a bean resembling the following:</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然后，您可以在类似于以下内容的</w:t>
      </w:r>
      <w:r>
        <w:rPr>
          <w:rFonts w:ascii="Arial" w:hAnsi="Arial" w:cs="Arial"/>
          <w:color w:val="34302D"/>
          <w:shd w:val="clear" w:color="auto" w:fill="FFFFFF"/>
        </w:rPr>
        <w:t>bean</w:t>
      </w:r>
      <w:r>
        <w:rPr>
          <w:rFonts w:ascii="Arial" w:hAnsi="Arial" w:cs="Arial"/>
          <w:color w:val="34302D"/>
          <w:shd w:val="clear" w:color="auto" w:fill="FFFFFF"/>
        </w:rPr>
        <w:t>中使用该类：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default-init-method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"blogService"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"com.something.DefaultBlogService"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"blogDao"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"blogDao"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presence of the </w:t>
      </w:r>
      <w:r w:rsidRPr="00BA0D5D">
        <w:rPr>
          <w:rFonts w:ascii="Consolas" w:eastAsia="宋体" w:hAnsi="Consolas" w:cs="宋体"/>
          <w:color w:val="34302D"/>
          <w:kern w:val="0"/>
          <w:sz w:val="23"/>
          <w:szCs w:val="23"/>
          <w:shd w:val="clear" w:color="auto" w:fill="F7F7F8"/>
        </w:rPr>
        <w:t>default-init-method</w:t>
      </w:r>
      <w:r w:rsidRPr="00BA0D5D">
        <w:rPr>
          <w:rFonts w:ascii="inherit" w:eastAsia="宋体" w:hAnsi="inherit" w:cs="Arial"/>
          <w:color w:val="34302D"/>
          <w:kern w:val="0"/>
          <w:sz w:val="24"/>
          <w:szCs w:val="24"/>
        </w:rPr>
        <w:t> attribute on the top-level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attribute causes the Spring IoC container to recognize a method called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on the bean class as the initialization method callback. When a bean is created and assembled, if the bean class has such a method, it is invoked at the appropriate time.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default-init-method</w:t>
      </w:r>
      <w:r>
        <w:rPr>
          <w:rFonts w:ascii="Arial" w:hAnsi="Arial" w:cs="Arial"/>
          <w:color w:val="34302D"/>
          <w:shd w:val="clear" w:color="auto" w:fill="FFFFFF"/>
        </w:rPr>
        <w:t>顶级</w:t>
      </w:r>
      <w:r>
        <w:rPr>
          <w:rStyle w:val="HTML"/>
          <w:rFonts w:ascii="Consolas" w:hAnsi="Consolas"/>
          <w:sz w:val="23"/>
          <w:szCs w:val="23"/>
          <w:shd w:val="clear" w:color="auto" w:fill="F7F7F8"/>
        </w:rPr>
        <w:t>&lt;beans/&gt;</w:t>
      </w:r>
      <w:r>
        <w:rPr>
          <w:rFonts w:ascii="Arial" w:hAnsi="Arial" w:cs="Arial"/>
          <w:color w:val="34302D"/>
          <w:shd w:val="clear" w:color="auto" w:fill="FFFFFF"/>
        </w:rPr>
        <w:t>元素属性上存在属性会导致</w:t>
      </w:r>
      <w:r>
        <w:rPr>
          <w:rFonts w:ascii="Arial" w:hAnsi="Arial" w:cs="Arial"/>
          <w:color w:val="34302D"/>
          <w:shd w:val="clear" w:color="auto" w:fill="FFFFFF"/>
        </w:rPr>
        <w:t>Spring IoC</w:t>
      </w:r>
      <w:r>
        <w:rPr>
          <w:rFonts w:ascii="Arial" w:hAnsi="Arial" w:cs="Arial"/>
          <w:color w:val="34302D"/>
          <w:shd w:val="clear" w:color="auto" w:fill="FFFFFF"/>
        </w:rPr>
        <w:t>容器</w:t>
      </w:r>
      <w:r>
        <w:rPr>
          <w:rStyle w:val="HTML"/>
          <w:rFonts w:ascii="Consolas" w:hAnsi="Consolas"/>
          <w:sz w:val="23"/>
          <w:szCs w:val="23"/>
          <w:shd w:val="clear" w:color="auto" w:fill="F7F7F8"/>
        </w:rPr>
        <w:t>init</w:t>
      </w:r>
      <w:r>
        <w:rPr>
          <w:rFonts w:ascii="Arial" w:hAnsi="Arial" w:cs="Arial"/>
          <w:color w:val="34302D"/>
          <w:shd w:val="clear" w:color="auto" w:fill="FFFFFF"/>
        </w:rPr>
        <w:t>将</w:t>
      </w:r>
      <w:r>
        <w:rPr>
          <w:rFonts w:ascii="Arial" w:hAnsi="Arial" w:cs="Arial"/>
          <w:color w:val="34302D"/>
          <w:shd w:val="clear" w:color="auto" w:fill="FFFFFF"/>
        </w:rPr>
        <w:t>bean</w:t>
      </w:r>
      <w:r>
        <w:rPr>
          <w:rFonts w:ascii="Arial" w:hAnsi="Arial" w:cs="Arial"/>
          <w:color w:val="34302D"/>
          <w:shd w:val="clear" w:color="auto" w:fill="FFFFFF"/>
        </w:rPr>
        <w:t>类上调用的方法识别为初始化方法回调。当</w:t>
      </w:r>
      <w:r>
        <w:rPr>
          <w:rFonts w:ascii="Arial" w:hAnsi="Arial" w:cs="Arial"/>
          <w:color w:val="34302D"/>
          <w:shd w:val="clear" w:color="auto" w:fill="FFFFFF"/>
        </w:rPr>
        <w:t>bean</w:t>
      </w:r>
      <w:r>
        <w:rPr>
          <w:rFonts w:ascii="Arial" w:hAnsi="Arial" w:cs="Arial"/>
          <w:color w:val="34302D"/>
          <w:shd w:val="clear" w:color="auto" w:fill="FFFFFF"/>
        </w:rPr>
        <w:t>被创建和组装时，如果</w:t>
      </w:r>
      <w:r>
        <w:rPr>
          <w:rFonts w:ascii="Arial" w:hAnsi="Arial" w:cs="Arial"/>
          <w:color w:val="34302D"/>
          <w:shd w:val="clear" w:color="auto" w:fill="FFFFFF"/>
        </w:rPr>
        <w:t>bean</w:t>
      </w:r>
      <w:r>
        <w:rPr>
          <w:rFonts w:ascii="Arial" w:hAnsi="Arial" w:cs="Arial"/>
          <w:color w:val="34302D"/>
          <w:shd w:val="clear" w:color="auto" w:fill="FFFFFF"/>
        </w:rPr>
        <w:t>类具有这样的方法，则在适当的时候调用它。</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destroy method callbacks similarly (in XML, that is) by using the </w:t>
      </w:r>
      <w:r w:rsidRPr="00BA0D5D">
        <w:rPr>
          <w:rFonts w:ascii="Consolas" w:eastAsia="宋体" w:hAnsi="Consolas" w:cs="宋体"/>
          <w:color w:val="34302D"/>
          <w:kern w:val="0"/>
          <w:sz w:val="23"/>
          <w:szCs w:val="23"/>
          <w:shd w:val="clear" w:color="auto" w:fill="F7F7F8"/>
        </w:rPr>
        <w:t>default-destroy-method</w:t>
      </w:r>
      <w:r w:rsidRPr="00BA0D5D">
        <w:rPr>
          <w:rFonts w:ascii="inherit" w:eastAsia="宋体" w:hAnsi="inherit" w:cs="Arial"/>
          <w:color w:val="34302D"/>
          <w:kern w:val="0"/>
          <w:sz w:val="24"/>
          <w:szCs w:val="24"/>
        </w:rPr>
        <w:t> attribute on the top-level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您可以通过使用</w:t>
      </w:r>
      <w:r>
        <w:rPr>
          <w:rStyle w:val="HTML"/>
          <w:rFonts w:ascii="Consolas" w:hAnsi="Consolas"/>
          <w:sz w:val="23"/>
          <w:szCs w:val="23"/>
          <w:shd w:val="clear" w:color="auto" w:fill="F7F7F8"/>
        </w:rPr>
        <w:t>default-destroy-method</w:t>
      </w:r>
      <w:r>
        <w:rPr>
          <w:rFonts w:ascii="Arial" w:hAnsi="Arial" w:cs="Arial"/>
          <w:color w:val="34302D"/>
          <w:shd w:val="clear" w:color="auto" w:fill="FFFFFF"/>
        </w:rPr>
        <w:t>顶级</w:t>
      </w:r>
      <w:r>
        <w:rPr>
          <w:rStyle w:val="HTML"/>
          <w:rFonts w:ascii="Consolas" w:hAnsi="Consolas"/>
          <w:sz w:val="23"/>
          <w:szCs w:val="23"/>
          <w:shd w:val="clear" w:color="auto" w:fill="F7F7F8"/>
        </w:rPr>
        <w:t>&lt;beans/&gt;</w:t>
      </w:r>
      <w:r>
        <w:rPr>
          <w:rFonts w:ascii="Arial" w:hAnsi="Arial" w:cs="Arial"/>
          <w:color w:val="34302D"/>
          <w:shd w:val="clear" w:color="auto" w:fill="FFFFFF"/>
        </w:rPr>
        <w:t>元素上的属性来类似地配置</w:t>
      </w:r>
      <w:r>
        <w:rPr>
          <w:rFonts w:ascii="Arial" w:hAnsi="Arial" w:cs="Arial"/>
          <w:color w:val="34302D"/>
          <w:shd w:val="clear" w:color="auto" w:fill="FFFFFF"/>
        </w:rPr>
        <w:t>destroy</w:t>
      </w:r>
      <w:r>
        <w:rPr>
          <w:rFonts w:ascii="Arial" w:hAnsi="Arial" w:cs="Arial"/>
          <w:color w:val="34302D"/>
          <w:shd w:val="clear" w:color="auto" w:fill="FFFFFF"/>
        </w:rPr>
        <w:t>方法回调（在</w:t>
      </w:r>
      <w:r>
        <w:rPr>
          <w:rFonts w:ascii="Arial" w:hAnsi="Arial" w:cs="Arial"/>
          <w:color w:val="34302D"/>
          <w:shd w:val="clear" w:color="auto" w:fill="FFFFFF"/>
        </w:rPr>
        <w:t>XML</w:t>
      </w:r>
      <w:r>
        <w:rPr>
          <w:rFonts w:ascii="Arial" w:hAnsi="Arial" w:cs="Arial"/>
          <w:color w:val="34302D"/>
          <w:shd w:val="clear" w:color="auto" w:fill="FFFFFF"/>
        </w:rPr>
        <w:t>中）</w:t>
      </w:r>
      <w:r>
        <w:rPr>
          <w:rFonts w:ascii="Arial" w:hAnsi="Arial" w:cs="Arial"/>
          <w:color w:val="34302D"/>
          <w:shd w:val="clear" w:color="auto" w:fill="FFFFFF"/>
        </w:rPr>
        <w:t>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Where existing bean classes already have callback methods that are named at variance with the convention, you can override the default by specifying (in XML, that is) the method name by using the </w:t>
      </w:r>
      <w:r w:rsidRPr="00BA0D5D">
        <w:rPr>
          <w:rFonts w:ascii="Consolas" w:eastAsia="宋体" w:hAnsi="Consolas" w:cs="宋体"/>
          <w:color w:val="34302D"/>
          <w:kern w:val="0"/>
          <w:sz w:val="23"/>
          <w:szCs w:val="23"/>
          <w:shd w:val="clear" w:color="auto" w:fill="F7F7F8"/>
        </w:rPr>
        <w:t>init-method</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destroy-method</w:t>
      </w:r>
      <w:r w:rsidRPr="00BA0D5D">
        <w:rPr>
          <w:rFonts w:ascii="inherit" w:eastAsia="宋体" w:hAnsi="inherit" w:cs="Arial"/>
          <w:color w:val="34302D"/>
          <w:kern w:val="0"/>
          <w:sz w:val="24"/>
          <w:szCs w:val="24"/>
        </w:rPr>
        <w:t> attributes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itself.</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如果现有的</w:t>
      </w:r>
      <w:r>
        <w:rPr>
          <w:rFonts w:ascii="Arial" w:hAnsi="Arial" w:cs="Arial"/>
          <w:color w:val="34302D"/>
          <w:shd w:val="clear" w:color="auto" w:fill="FFFFFF"/>
        </w:rPr>
        <w:t>bean</w:t>
      </w:r>
      <w:r>
        <w:rPr>
          <w:rFonts w:ascii="Arial" w:hAnsi="Arial" w:cs="Arial"/>
          <w:color w:val="34302D"/>
          <w:shd w:val="clear" w:color="auto" w:fill="FFFFFF"/>
        </w:rPr>
        <w:t>类已经具有与约定一致的回调方法，则可以通过使用</w:t>
      </w:r>
      <w:r>
        <w:rPr>
          <w:rFonts w:ascii="Arial" w:hAnsi="Arial" w:cs="Arial"/>
          <w:color w:val="34302D"/>
          <w:shd w:val="clear" w:color="auto" w:fill="FFFFFF"/>
        </w:rPr>
        <w:t> </w:t>
      </w:r>
      <w:r>
        <w:rPr>
          <w:rFonts w:ascii="Arial" w:hAnsi="Arial" w:cs="Arial"/>
          <w:color w:val="34302D"/>
          <w:shd w:val="clear" w:color="auto" w:fill="FFFFFF"/>
        </w:rPr>
        <w:t>自身的</w:t>
      </w:r>
      <w:r>
        <w:rPr>
          <w:rStyle w:val="HTML"/>
          <w:rFonts w:ascii="Consolas" w:hAnsi="Consolas"/>
          <w:sz w:val="23"/>
          <w:szCs w:val="23"/>
          <w:shd w:val="clear" w:color="auto" w:fill="F7F7F8"/>
        </w:rPr>
        <w:t>init-method</w:t>
      </w:r>
      <w:r>
        <w:rPr>
          <w:rFonts w:ascii="Arial" w:hAnsi="Arial" w:cs="Arial"/>
          <w:color w:val="34302D"/>
          <w:shd w:val="clear" w:color="auto" w:fill="FFFFFF"/>
        </w:rPr>
        <w:t>和</w:t>
      </w:r>
      <w:r>
        <w:rPr>
          <w:rStyle w:val="HTML"/>
          <w:rFonts w:ascii="Consolas" w:hAnsi="Consolas"/>
          <w:sz w:val="23"/>
          <w:szCs w:val="23"/>
          <w:shd w:val="clear" w:color="auto" w:fill="F7F7F8"/>
        </w:rPr>
        <w:t>destroy-method</w:t>
      </w:r>
      <w:r>
        <w:rPr>
          <w:rFonts w:ascii="Arial" w:hAnsi="Arial" w:cs="Arial"/>
          <w:color w:val="34302D"/>
          <w:shd w:val="clear" w:color="auto" w:fill="FFFFFF"/>
        </w:rPr>
        <w:t>属性指定（在</w:t>
      </w:r>
      <w:r>
        <w:rPr>
          <w:rFonts w:ascii="Arial" w:hAnsi="Arial" w:cs="Arial"/>
          <w:color w:val="34302D"/>
          <w:shd w:val="clear" w:color="auto" w:fill="FFFFFF"/>
        </w:rPr>
        <w:t>XML</w:t>
      </w:r>
      <w:r>
        <w:rPr>
          <w:rFonts w:ascii="Arial" w:hAnsi="Arial" w:cs="Arial"/>
          <w:color w:val="34302D"/>
          <w:shd w:val="clear" w:color="auto" w:fill="FFFFFF"/>
        </w:rPr>
        <w:t>中，即方法名称）来覆盖默认值</w:t>
      </w:r>
      <w:r>
        <w:rPr>
          <w:rStyle w:val="HTML"/>
          <w:rFonts w:ascii="Consolas" w:hAnsi="Consolas"/>
          <w:sz w:val="23"/>
          <w:szCs w:val="23"/>
          <w:shd w:val="clear" w:color="auto" w:fill="F7F7F8"/>
        </w:rPr>
        <w:t>&lt;bean/&gt;</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guarantees that a configured initialization callback is called immediately after a bean is supplied with all dependencies. Thus, the initialization callback is called on the raw bean reference, which means that AOP interceptors and so forth are not yet applied to the bean. A target bean is fully created first and then an AOP proxy (for example) with its interceptor chain is applied. If the target bean and the proxy are defined separately, your code can even interact with the raw target bean, bypassing the proxy. Hence, it would be inconsistent to apply the interceptors to the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method, because doing so would couple the lifecycle of the target bean to its proxy or interceptors and leave strange semantics when your code interacts directly with the raw target bean.</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容器保证在为</w:t>
      </w:r>
      <w:r>
        <w:rPr>
          <w:rFonts w:ascii="Arial" w:hAnsi="Arial" w:cs="Arial"/>
          <w:color w:val="34302D"/>
          <w:shd w:val="clear" w:color="auto" w:fill="FFFFFF"/>
        </w:rPr>
        <w:t>bean</w:t>
      </w:r>
      <w:r>
        <w:rPr>
          <w:rFonts w:ascii="Arial" w:hAnsi="Arial" w:cs="Arial"/>
          <w:color w:val="34302D"/>
          <w:shd w:val="clear" w:color="auto" w:fill="FFFFFF"/>
        </w:rPr>
        <w:t>提供所有依赖项后立即调用已配置的初始化回调。因此，在原始</w:t>
      </w:r>
      <w:r>
        <w:rPr>
          <w:rFonts w:ascii="Arial" w:hAnsi="Arial" w:cs="Arial"/>
          <w:color w:val="34302D"/>
          <w:shd w:val="clear" w:color="auto" w:fill="FFFFFF"/>
        </w:rPr>
        <w:t>bean</w:t>
      </w:r>
      <w:r>
        <w:rPr>
          <w:rFonts w:ascii="Arial" w:hAnsi="Arial" w:cs="Arial"/>
          <w:color w:val="34302D"/>
          <w:shd w:val="clear" w:color="auto" w:fill="FFFFFF"/>
        </w:rPr>
        <w:t>引用上调用初始化回调，这意味着</w:t>
      </w:r>
      <w:r>
        <w:rPr>
          <w:rFonts w:ascii="Arial" w:hAnsi="Arial" w:cs="Arial"/>
          <w:color w:val="34302D"/>
          <w:shd w:val="clear" w:color="auto" w:fill="FFFFFF"/>
        </w:rPr>
        <w:t>AOP</w:t>
      </w:r>
      <w:r>
        <w:rPr>
          <w:rFonts w:ascii="Arial" w:hAnsi="Arial" w:cs="Arial"/>
          <w:color w:val="34302D"/>
          <w:shd w:val="clear" w:color="auto" w:fill="FFFFFF"/>
        </w:rPr>
        <w:t>拦截器等尚未应用于</w:t>
      </w:r>
      <w:r>
        <w:rPr>
          <w:rFonts w:ascii="Arial" w:hAnsi="Arial" w:cs="Arial"/>
          <w:color w:val="34302D"/>
          <w:shd w:val="clear" w:color="auto" w:fill="FFFFFF"/>
        </w:rPr>
        <w:t>bean</w:t>
      </w:r>
      <w:r>
        <w:rPr>
          <w:rFonts w:ascii="Arial" w:hAnsi="Arial" w:cs="Arial"/>
          <w:color w:val="34302D"/>
          <w:shd w:val="clear" w:color="auto" w:fill="FFFFFF"/>
        </w:rPr>
        <w:t>。首先完全创建目标</w:t>
      </w:r>
      <w:r>
        <w:rPr>
          <w:rFonts w:ascii="Arial" w:hAnsi="Arial" w:cs="Arial"/>
          <w:color w:val="34302D"/>
          <w:shd w:val="clear" w:color="auto" w:fill="FFFFFF"/>
        </w:rPr>
        <w:t>bean</w:t>
      </w:r>
      <w:r>
        <w:rPr>
          <w:rFonts w:ascii="Arial" w:hAnsi="Arial" w:cs="Arial"/>
          <w:color w:val="34302D"/>
          <w:shd w:val="clear" w:color="auto" w:fill="FFFFFF"/>
        </w:rPr>
        <w:t>，然后应用带有拦截器链的</w:t>
      </w:r>
      <w:r>
        <w:rPr>
          <w:rFonts w:ascii="Arial" w:hAnsi="Arial" w:cs="Arial"/>
          <w:color w:val="34302D"/>
          <w:shd w:val="clear" w:color="auto" w:fill="FFFFFF"/>
        </w:rPr>
        <w:t>AOP</w:t>
      </w:r>
      <w:r>
        <w:rPr>
          <w:rFonts w:ascii="Arial" w:hAnsi="Arial" w:cs="Arial"/>
          <w:color w:val="34302D"/>
          <w:shd w:val="clear" w:color="auto" w:fill="FFFFFF"/>
        </w:rPr>
        <w:t>代</w:t>
      </w:r>
      <w:r>
        <w:rPr>
          <w:rFonts w:ascii="Arial" w:hAnsi="Arial" w:cs="Arial"/>
          <w:color w:val="34302D"/>
          <w:shd w:val="clear" w:color="auto" w:fill="FFFFFF"/>
        </w:rPr>
        <w:lastRenderedPageBreak/>
        <w:t>理（例如）。如果目标</w:t>
      </w:r>
      <w:r>
        <w:rPr>
          <w:rFonts w:ascii="Arial" w:hAnsi="Arial" w:cs="Arial"/>
          <w:color w:val="34302D"/>
          <w:shd w:val="clear" w:color="auto" w:fill="FFFFFF"/>
        </w:rPr>
        <w:t>bean</w:t>
      </w:r>
      <w:r>
        <w:rPr>
          <w:rFonts w:ascii="Arial" w:hAnsi="Arial" w:cs="Arial"/>
          <w:color w:val="34302D"/>
          <w:shd w:val="clear" w:color="auto" w:fill="FFFFFF"/>
        </w:rPr>
        <w:t>和代理是分开定义的，那么您的代码甚至可以绕过代理与原始目标</w:t>
      </w:r>
      <w:r>
        <w:rPr>
          <w:rFonts w:ascii="Arial" w:hAnsi="Arial" w:cs="Arial"/>
          <w:color w:val="34302D"/>
          <w:shd w:val="clear" w:color="auto" w:fill="FFFFFF"/>
        </w:rPr>
        <w:t>bean</w:t>
      </w:r>
      <w:r>
        <w:rPr>
          <w:rFonts w:ascii="Arial" w:hAnsi="Arial" w:cs="Arial"/>
          <w:color w:val="34302D"/>
          <w:shd w:val="clear" w:color="auto" w:fill="FFFFFF"/>
        </w:rPr>
        <w:t>交互。因此，将拦截器应用于</w:t>
      </w:r>
      <w:r>
        <w:rPr>
          <w:rStyle w:val="HTML"/>
          <w:rFonts w:ascii="Consolas" w:hAnsi="Consolas"/>
          <w:sz w:val="23"/>
          <w:szCs w:val="23"/>
          <w:shd w:val="clear" w:color="auto" w:fill="F7F7F8"/>
        </w:rPr>
        <w:t>init</w:t>
      </w:r>
      <w:r>
        <w:rPr>
          <w:rFonts w:ascii="Arial" w:hAnsi="Arial" w:cs="Arial"/>
          <w:color w:val="34302D"/>
          <w:shd w:val="clear" w:color="auto" w:fill="FFFFFF"/>
        </w:rPr>
        <w:t>方法是不一致的，因为这样做会将目标</w:t>
      </w:r>
      <w:r>
        <w:rPr>
          <w:rFonts w:ascii="Arial" w:hAnsi="Arial" w:cs="Arial"/>
          <w:color w:val="34302D"/>
          <w:shd w:val="clear" w:color="auto" w:fill="FFFFFF"/>
        </w:rPr>
        <w:t>bean</w:t>
      </w:r>
      <w:r>
        <w:rPr>
          <w:rFonts w:ascii="Arial" w:hAnsi="Arial" w:cs="Arial"/>
          <w:color w:val="34302D"/>
          <w:shd w:val="clear" w:color="auto" w:fill="FFFFFF"/>
        </w:rPr>
        <w:t>的生命周期耦合到其代理或拦截器，并在代码直接与原始目标</w:t>
      </w:r>
      <w:r>
        <w:rPr>
          <w:rFonts w:ascii="Arial" w:hAnsi="Arial" w:cs="Arial"/>
          <w:color w:val="34302D"/>
          <w:shd w:val="clear" w:color="auto" w:fill="FFFFFF"/>
        </w:rPr>
        <w:t>bean</w:t>
      </w:r>
      <w:r>
        <w:rPr>
          <w:rFonts w:ascii="Arial" w:hAnsi="Arial" w:cs="Arial"/>
          <w:color w:val="34302D"/>
          <w:shd w:val="clear" w:color="auto" w:fill="FFFFFF"/>
        </w:rPr>
        <w:t>交互时留下奇怪的语义。</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Combining Lifecycle Mechanisms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2.5, you have three options for controlling bean lifecycle behavior:</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w:t>
      </w:r>
      <w:r>
        <w:rPr>
          <w:rFonts w:ascii="Arial" w:hAnsi="Arial" w:cs="Arial"/>
          <w:color w:val="34302D"/>
          <w:shd w:val="clear" w:color="auto" w:fill="FFFFFF"/>
        </w:rPr>
        <w:t>Spring 2.5</w:t>
      </w:r>
      <w:r>
        <w:rPr>
          <w:rFonts w:ascii="Arial" w:hAnsi="Arial" w:cs="Arial"/>
          <w:color w:val="34302D"/>
          <w:shd w:val="clear" w:color="auto" w:fill="FFFFFF"/>
        </w:rPr>
        <w:t>开始，您有三个控制</w:t>
      </w:r>
      <w:r>
        <w:rPr>
          <w:rFonts w:ascii="Arial" w:hAnsi="Arial" w:cs="Arial"/>
          <w:color w:val="34302D"/>
          <w:shd w:val="clear" w:color="auto" w:fill="FFFFFF"/>
        </w:rPr>
        <w:t>bean</w:t>
      </w:r>
      <w:r>
        <w:rPr>
          <w:rFonts w:ascii="Arial" w:hAnsi="Arial" w:cs="Arial"/>
          <w:color w:val="34302D"/>
          <w:shd w:val="clear" w:color="auto" w:fill="FFFFFF"/>
        </w:rPr>
        <w:t>生命周期行为的选项：</w:t>
      </w:r>
    </w:p>
    <w:p w:rsidR="00BA0D5D" w:rsidRPr="00BA0D5D" w:rsidRDefault="00BA0D5D" w:rsidP="00BA0D5D">
      <w:pPr>
        <w:widowControl/>
        <w:numPr>
          <w:ilvl w:val="0"/>
          <w:numId w:val="1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hyperlink r:id="rId206" w:anchor="beans-factory-lifecycle-initializingbean" w:history="1">
        <w:r w:rsidRPr="00BA0D5D">
          <w:rPr>
            <w:rFonts w:ascii="Consolas" w:eastAsia="宋体" w:hAnsi="Consolas" w:cs="宋体"/>
            <w:color w:val="548E2E"/>
            <w:kern w:val="0"/>
            <w:sz w:val="23"/>
            <w:szCs w:val="23"/>
            <w:u w:val="single"/>
            <w:shd w:val="clear" w:color="auto" w:fill="F7F7F8"/>
          </w:rPr>
          <w:t>InitializingBean</w:t>
        </w:r>
      </w:hyperlink>
      <w:r w:rsidRPr="00BA0D5D">
        <w:rPr>
          <w:rFonts w:ascii="inherit" w:eastAsia="宋体" w:hAnsi="inherit" w:cs="Arial"/>
          <w:color w:val="34302D"/>
          <w:kern w:val="0"/>
          <w:sz w:val="24"/>
          <w:szCs w:val="24"/>
        </w:rPr>
        <w:t> and </w:t>
      </w:r>
      <w:hyperlink r:id="rId207" w:anchor="beans-factory-lifecycle-disposablebean" w:history="1">
        <w:r w:rsidRPr="00BA0D5D">
          <w:rPr>
            <w:rFonts w:ascii="Consolas" w:eastAsia="宋体" w:hAnsi="Consolas" w:cs="宋体"/>
            <w:color w:val="548E2E"/>
            <w:kern w:val="0"/>
            <w:sz w:val="23"/>
            <w:szCs w:val="23"/>
            <w:u w:val="single"/>
            <w:shd w:val="clear" w:color="auto" w:fill="F7F7F8"/>
          </w:rPr>
          <w:t>DisposableBean</w:t>
        </w:r>
      </w:hyperlink>
      <w:r w:rsidRPr="00BA0D5D">
        <w:rPr>
          <w:rFonts w:ascii="inherit" w:eastAsia="宋体" w:hAnsi="inherit" w:cs="Arial"/>
          <w:color w:val="34302D"/>
          <w:kern w:val="0"/>
          <w:sz w:val="24"/>
          <w:szCs w:val="24"/>
        </w:rPr>
        <w:t> callback interfaces</w:t>
      </w:r>
    </w:p>
    <w:p w:rsidR="00BA0D5D" w:rsidRPr="00BA0D5D" w:rsidRDefault="00BA0D5D" w:rsidP="00BA0D5D">
      <w:pPr>
        <w:widowControl/>
        <w:numPr>
          <w:ilvl w:val="0"/>
          <w:numId w:val="1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Custom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destroy()</w:t>
      </w:r>
      <w:r w:rsidRPr="00BA0D5D">
        <w:rPr>
          <w:rFonts w:ascii="inherit" w:eastAsia="宋体" w:hAnsi="inherit" w:cs="Arial"/>
          <w:color w:val="34302D"/>
          <w:kern w:val="0"/>
          <w:sz w:val="24"/>
          <w:szCs w:val="24"/>
        </w:rPr>
        <w:t> methods</w:t>
      </w:r>
    </w:p>
    <w:p w:rsidR="00BA0D5D" w:rsidRDefault="00BA0D5D" w:rsidP="00BA0D5D">
      <w:pPr>
        <w:widowControl/>
        <w:numPr>
          <w:ilvl w:val="0"/>
          <w:numId w:val="1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hyperlink r:id="rId208" w:anchor="beans-postconstruct-and-predestroy-annotations" w:history="1">
        <w:r w:rsidRPr="00BA0D5D">
          <w:rPr>
            <w:rFonts w:ascii="Consolas" w:eastAsia="宋体" w:hAnsi="Consolas" w:cs="宋体"/>
            <w:color w:val="548E2E"/>
            <w:kern w:val="0"/>
            <w:sz w:val="23"/>
            <w:szCs w:val="23"/>
            <w:u w:val="single"/>
            <w:shd w:val="clear" w:color="auto" w:fill="F7F7F8"/>
          </w:rPr>
          <w:t>@PostConstruct</w:t>
        </w:r>
        <w:r w:rsidRPr="00BA0D5D">
          <w:rPr>
            <w:rFonts w:ascii="inherit" w:eastAsia="宋体" w:hAnsi="inherit" w:cs="Arial"/>
            <w:color w:val="548E2E"/>
            <w:kern w:val="0"/>
            <w:sz w:val="24"/>
            <w:szCs w:val="24"/>
            <w:u w:val="single"/>
          </w:rPr>
          <w:t> and </w:t>
        </w:r>
        <w:r w:rsidRPr="00BA0D5D">
          <w:rPr>
            <w:rFonts w:ascii="Consolas" w:eastAsia="宋体" w:hAnsi="Consolas" w:cs="宋体"/>
            <w:color w:val="548E2E"/>
            <w:kern w:val="0"/>
            <w:sz w:val="23"/>
            <w:szCs w:val="23"/>
            <w:u w:val="single"/>
            <w:shd w:val="clear" w:color="auto" w:fill="F7F7F8"/>
          </w:rPr>
          <w:t>@PreDestroy</w:t>
        </w:r>
        <w:r w:rsidRPr="00BA0D5D">
          <w:rPr>
            <w:rFonts w:ascii="inherit" w:eastAsia="宋体" w:hAnsi="inherit" w:cs="Arial"/>
            <w:color w:val="548E2E"/>
            <w:kern w:val="0"/>
            <w:sz w:val="24"/>
            <w:szCs w:val="24"/>
            <w:u w:val="single"/>
          </w:rPr>
          <w:t> annotations</w:t>
        </w:r>
      </w:hyperlink>
      <w:r w:rsidRPr="00BA0D5D">
        <w:rPr>
          <w:rFonts w:ascii="inherit" w:eastAsia="宋体" w:hAnsi="inherit" w:cs="Arial"/>
          <w:color w:val="34302D"/>
          <w:kern w:val="0"/>
          <w:sz w:val="24"/>
          <w:szCs w:val="24"/>
        </w:rPr>
        <w:t>. You can combine these mechanisms to control a given bean.</w:t>
      </w:r>
    </w:p>
    <w:p w:rsidR="0034788C" w:rsidRDefault="0034788C" w:rsidP="0034788C">
      <w:pPr>
        <w:pStyle w:val="a3"/>
        <w:numPr>
          <w:ilvl w:val="0"/>
          <w:numId w:val="11"/>
        </w:numPr>
        <w:shd w:val="clear" w:color="auto" w:fill="FFFFFF"/>
        <w:spacing w:before="0" w:beforeAutospacing="0" w:after="150" w:afterAutospacing="0"/>
        <w:rPr>
          <w:rFonts w:ascii="inherit" w:hAnsi="inherit" w:cs="Arial" w:hint="eastAsia"/>
          <w:color w:val="34302D"/>
        </w:rPr>
      </w:pPr>
      <w:r>
        <w:rPr>
          <w:rFonts w:ascii="inherit" w:hAnsi="inherit" w:cs="Arial"/>
          <w:color w:val="34302D"/>
        </w:rPr>
        <w:t>在</w:t>
      </w:r>
      <w:hyperlink r:id="rId209" w:anchor="beans-factory-lifecycle-initializingbean" w:history="1">
        <w:r>
          <w:rPr>
            <w:rStyle w:val="HTML"/>
            <w:rFonts w:ascii="Consolas" w:hAnsi="Consolas"/>
            <w:color w:val="548E2E"/>
            <w:sz w:val="23"/>
            <w:szCs w:val="23"/>
            <w:u w:val="single"/>
            <w:shd w:val="clear" w:color="auto" w:fill="F7F7F8"/>
          </w:rPr>
          <w:t>InitializingBean</w:t>
        </w:r>
      </w:hyperlink>
      <w:r>
        <w:rPr>
          <w:rFonts w:ascii="inherit" w:hAnsi="inherit" w:cs="Arial"/>
          <w:color w:val="34302D"/>
        </w:rPr>
        <w:t>和</w:t>
      </w:r>
      <w:r>
        <w:rPr>
          <w:rFonts w:ascii="inherit" w:hAnsi="inherit" w:cs="Arial"/>
          <w:color w:val="34302D"/>
        </w:rPr>
        <w:t> </w:t>
      </w:r>
      <w:hyperlink r:id="rId210" w:anchor="beans-factory-lifecycle-disposablebean" w:history="1">
        <w:r>
          <w:rPr>
            <w:rStyle w:val="HTML"/>
            <w:rFonts w:ascii="Consolas" w:hAnsi="Consolas"/>
            <w:color w:val="548E2E"/>
            <w:sz w:val="23"/>
            <w:szCs w:val="23"/>
            <w:u w:val="single"/>
            <w:shd w:val="clear" w:color="auto" w:fill="F7F7F8"/>
          </w:rPr>
          <w:t>DisposableBean</w:t>
        </w:r>
      </w:hyperlink>
      <w:r>
        <w:rPr>
          <w:rFonts w:ascii="inherit" w:hAnsi="inherit" w:cs="Arial"/>
          <w:color w:val="34302D"/>
        </w:rPr>
        <w:t>回调接口</w:t>
      </w:r>
    </w:p>
    <w:p w:rsidR="0034788C" w:rsidRDefault="0034788C" w:rsidP="0034788C">
      <w:pPr>
        <w:pStyle w:val="a3"/>
        <w:numPr>
          <w:ilvl w:val="0"/>
          <w:numId w:val="11"/>
        </w:numPr>
        <w:shd w:val="clear" w:color="auto" w:fill="FFFFFF"/>
        <w:spacing w:before="0" w:beforeAutospacing="0" w:after="150" w:afterAutospacing="0"/>
        <w:rPr>
          <w:rFonts w:ascii="inherit" w:hAnsi="inherit" w:cs="Arial" w:hint="eastAsia"/>
          <w:color w:val="34302D"/>
        </w:rPr>
      </w:pPr>
      <w:r>
        <w:rPr>
          <w:rFonts w:ascii="inherit" w:hAnsi="inherit" w:cs="Arial"/>
          <w:color w:val="34302D"/>
        </w:rPr>
        <w:t>定制</w:t>
      </w:r>
      <w:r>
        <w:rPr>
          <w:rStyle w:val="HTML"/>
          <w:rFonts w:ascii="Consolas" w:hAnsi="Consolas"/>
          <w:color w:val="34302D"/>
          <w:sz w:val="23"/>
          <w:szCs w:val="23"/>
          <w:shd w:val="clear" w:color="auto" w:fill="F7F7F8"/>
        </w:rPr>
        <w:t>init()</w:t>
      </w:r>
      <w:r>
        <w:rPr>
          <w:rFonts w:ascii="inherit" w:hAnsi="inherit" w:cs="Arial"/>
          <w:color w:val="34302D"/>
        </w:rPr>
        <w:t>和</w:t>
      </w:r>
      <w:r>
        <w:rPr>
          <w:rStyle w:val="HTML"/>
          <w:rFonts w:ascii="Consolas" w:hAnsi="Consolas"/>
          <w:color w:val="34302D"/>
          <w:sz w:val="23"/>
          <w:szCs w:val="23"/>
          <w:shd w:val="clear" w:color="auto" w:fill="F7F7F8"/>
        </w:rPr>
        <w:t>destroy()</w:t>
      </w:r>
      <w:r>
        <w:rPr>
          <w:rFonts w:ascii="inherit" w:hAnsi="inherit" w:cs="Arial"/>
          <w:color w:val="34302D"/>
        </w:rPr>
        <w:t>方法</w:t>
      </w:r>
    </w:p>
    <w:p w:rsidR="0034788C" w:rsidRDefault="0034788C" w:rsidP="0034788C">
      <w:pPr>
        <w:pStyle w:val="a3"/>
        <w:numPr>
          <w:ilvl w:val="0"/>
          <w:numId w:val="11"/>
        </w:numPr>
        <w:shd w:val="clear" w:color="auto" w:fill="FFFFFF"/>
        <w:spacing w:before="0" w:beforeAutospacing="0" w:after="150" w:afterAutospacing="0"/>
        <w:rPr>
          <w:rFonts w:ascii="inherit" w:hAnsi="inherit" w:cs="Arial" w:hint="eastAsia"/>
          <w:color w:val="34302D"/>
        </w:rPr>
      </w:pPr>
      <w:r>
        <w:rPr>
          <w:rFonts w:ascii="inherit" w:hAnsi="inherit" w:cs="Arial"/>
          <w:color w:val="34302D"/>
        </w:rPr>
        <w:t>在</w:t>
      </w:r>
      <w:hyperlink r:id="rId211" w:anchor="beans-postconstruct-and-predestroy-annotations" w:history="1">
        <w:r>
          <w:rPr>
            <w:rStyle w:val="HTML"/>
            <w:rFonts w:ascii="Consolas" w:hAnsi="Consolas"/>
            <w:color w:val="548E2E"/>
            <w:sz w:val="23"/>
            <w:szCs w:val="23"/>
            <w:u w:val="single"/>
            <w:shd w:val="clear" w:color="auto" w:fill="F7F7F8"/>
          </w:rPr>
          <w:t>@PostConstruct</w:t>
        </w:r>
        <w:r>
          <w:rPr>
            <w:rStyle w:val="a4"/>
            <w:rFonts w:ascii="inherit" w:hAnsi="inherit" w:cs="Arial"/>
            <w:color w:val="548E2E"/>
          </w:rPr>
          <w:t>和</w:t>
        </w:r>
        <w:r>
          <w:rPr>
            <w:rStyle w:val="HTML"/>
            <w:rFonts w:ascii="Consolas" w:hAnsi="Consolas"/>
            <w:color w:val="548E2E"/>
            <w:sz w:val="23"/>
            <w:szCs w:val="23"/>
            <w:u w:val="single"/>
            <w:shd w:val="clear" w:color="auto" w:fill="F7F7F8"/>
          </w:rPr>
          <w:t>@PreDestroy</w:t>
        </w:r>
        <w:r>
          <w:rPr>
            <w:rStyle w:val="a4"/>
            <w:rFonts w:ascii="inherit" w:hAnsi="inherit" w:cs="Arial"/>
            <w:color w:val="548E2E"/>
          </w:rPr>
          <w:t> </w:t>
        </w:r>
        <w:r>
          <w:rPr>
            <w:rStyle w:val="a4"/>
            <w:rFonts w:ascii="inherit" w:hAnsi="inherit" w:cs="Arial"/>
            <w:color w:val="548E2E"/>
          </w:rPr>
          <w:t>注释</w:t>
        </w:r>
      </w:hyperlink>
      <w:r>
        <w:rPr>
          <w:rFonts w:ascii="inherit" w:hAnsi="inherit" w:cs="Arial"/>
          <w:color w:val="34302D"/>
        </w:rPr>
        <w:t>。您可以组合这些机制来控制给定的</w:t>
      </w:r>
      <w:r>
        <w:rPr>
          <w:rFonts w:ascii="inherit" w:hAnsi="inherit" w:cs="Arial"/>
          <w:color w:val="34302D"/>
        </w:rPr>
        <w:t>bean</w:t>
      </w:r>
      <w:r>
        <w:rPr>
          <w:rFonts w:ascii="inherit" w:hAnsi="inherit" w:cs="Arial"/>
          <w:color w:val="34302D"/>
        </w:rPr>
        <w:t>。</w:t>
      </w:r>
    </w:p>
    <w:p w:rsidR="0034788C" w:rsidRPr="00BA0D5D" w:rsidRDefault="0034788C" w:rsidP="0034788C">
      <w:pPr>
        <w:widowControl/>
        <w:shd w:val="clear" w:color="auto" w:fill="FFFFFF"/>
        <w:spacing w:after="150"/>
        <w:jc w:val="left"/>
        <w:rPr>
          <w:rFonts w:ascii="inherit" w:eastAsia="宋体" w:hAnsi="inherit" w:cs="Arial" w:hint="eastAsia"/>
          <w:color w:val="34302D"/>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4788C">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multiple lifecycle mechanisms are configured for a bean and each mechanism is configured with a different method name, then each configured method is executed in the order listed after this note. However, if the same method name is configured</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for example, </w:t>
            </w:r>
            <w:r w:rsidRPr="00BA0D5D">
              <w:rPr>
                <w:rFonts w:ascii="Consolas" w:eastAsia="宋体" w:hAnsi="Consolas" w:cs="宋体"/>
                <w:kern w:val="0"/>
                <w:sz w:val="23"/>
                <w:szCs w:val="23"/>
                <w:shd w:val="clear" w:color="auto" w:fill="F7F7F8"/>
              </w:rPr>
              <w:t>init()</w:t>
            </w:r>
            <w:r w:rsidRPr="00BA0D5D">
              <w:rPr>
                <w:rFonts w:ascii="宋体" w:eastAsia="宋体" w:hAnsi="宋体" w:cs="宋体"/>
                <w:kern w:val="0"/>
                <w:sz w:val="24"/>
                <w:szCs w:val="24"/>
              </w:rPr>
              <w:t> for an initialization method</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for more than one of these lifecycle mechanisms, that method is executed once, as explained in the </w:t>
            </w:r>
            <w:hyperlink r:id="rId212" w:anchor="beans-factory-lifecycle-default-init-destroy-methods" w:history="1">
              <w:r w:rsidRPr="00BA0D5D">
                <w:rPr>
                  <w:rFonts w:ascii="宋体" w:eastAsia="宋体" w:hAnsi="宋体" w:cs="宋体"/>
                  <w:color w:val="548E2E"/>
                  <w:kern w:val="0"/>
                  <w:sz w:val="24"/>
                  <w:szCs w:val="24"/>
                  <w:u w:val="single"/>
                </w:rPr>
                <w:t>preceding section</w:t>
              </w:r>
            </w:hyperlink>
            <w:r w:rsidRPr="00BA0D5D">
              <w:rPr>
                <w:rFonts w:ascii="宋体" w:eastAsia="宋体" w:hAnsi="宋体" w:cs="宋体"/>
                <w:kern w:val="0"/>
                <w:sz w:val="24"/>
                <w:szCs w:val="24"/>
              </w:rPr>
              <w:t>.</w:t>
            </w:r>
          </w:p>
          <w:p w:rsidR="0034788C" w:rsidRPr="00BA0D5D" w:rsidRDefault="0034788C" w:rsidP="00BA0D5D">
            <w:pPr>
              <w:widowControl/>
              <w:jc w:val="left"/>
              <w:rPr>
                <w:rFonts w:ascii="宋体" w:eastAsia="宋体" w:hAnsi="宋体" w:cs="宋体"/>
                <w:kern w:val="0"/>
                <w:sz w:val="24"/>
                <w:szCs w:val="24"/>
              </w:rPr>
            </w:pPr>
            <w:r>
              <w:rPr>
                <w:rFonts w:ascii="Arial" w:hAnsi="Arial" w:cs="Arial"/>
                <w:shd w:val="clear" w:color="auto" w:fill="EBF1E7"/>
              </w:rPr>
              <w:t>如果为</w:t>
            </w:r>
            <w:r>
              <w:rPr>
                <w:rFonts w:ascii="Arial" w:hAnsi="Arial" w:cs="Arial"/>
                <w:shd w:val="clear" w:color="auto" w:fill="EBF1E7"/>
              </w:rPr>
              <w:t>bean</w:t>
            </w:r>
            <w:r>
              <w:rPr>
                <w:rFonts w:ascii="Arial" w:hAnsi="Arial" w:cs="Arial"/>
                <w:shd w:val="clear" w:color="auto" w:fill="EBF1E7"/>
              </w:rPr>
              <w:t>配置了多个生命周期机制，并且每个机制都配置了不同的方法名称，则每个配置的方法都按照此注释后列出的顺序执行。但是，如果</w:t>
            </w:r>
            <w:r>
              <w:rPr>
                <w:rStyle w:val="HTML"/>
                <w:rFonts w:ascii="Consolas" w:hAnsi="Consolas"/>
                <w:sz w:val="23"/>
                <w:szCs w:val="23"/>
                <w:shd w:val="clear" w:color="auto" w:fill="F7F7F8"/>
              </w:rPr>
              <w:t>init()</w:t>
            </w:r>
            <w:r>
              <w:rPr>
                <w:rFonts w:ascii="Arial" w:hAnsi="Arial" w:cs="Arial"/>
                <w:shd w:val="clear" w:color="auto" w:fill="EBF1E7"/>
              </w:rPr>
              <w:t>为多个这些生命周期机制配置了相同的方法名称（例如，</w:t>
            </w:r>
            <w:r>
              <w:rPr>
                <w:rFonts w:ascii="Arial" w:hAnsi="Arial" w:cs="Arial"/>
                <w:shd w:val="clear" w:color="auto" w:fill="EBF1E7"/>
              </w:rPr>
              <w:t> </w:t>
            </w:r>
            <w:r>
              <w:rPr>
                <w:rFonts w:ascii="Arial" w:hAnsi="Arial" w:cs="Arial"/>
                <w:shd w:val="clear" w:color="auto" w:fill="EBF1E7"/>
              </w:rPr>
              <w:t>对于初始化方法），则该方法将执行一次，如上</w:t>
            </w:r>
            <w:r>
              <w:rPr>
                <w:rFonts w:ascii="Arial" w:hAnsi="Arial" w:cs="Arial"/>
                <w:shd w:val="clear" w:color="auto" w:fill="EBF1E7"/>
              </w:rPr>
              <w:t> </w:t>
            </w:r>
            <w:hyperlink r:id="rId213" w:anchor="beans-factory-lifecycle-default-init-destroy-methods" w:history="1">
              <w:r>
                <w:rPr>
                  <w:rStyle w:val="a4"/>
                  <w:rFonts w:ascii="Arial" w:hAnsi="Arial" w:cs="Arial"/>
                  <w:color w:val="548E2E"/>
                  <w:shd w:val="clear" w:color="auto" w:fill="EBF1E7"/>
                </w:rPr>
                <w:t>一节中所述</w:t>
              </w:r>
            </w:hyperlink>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Multiple lifecycle mechanisms configured for the same bean, with different initialization methods, are called as follows: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为同一个</w:t>
      </w:r>
      <w:r>
        <w:rPr>
          <w:rFonts w:ascii="Arial" w:hAnsi="Arial" w:cs="Arial"/>
          <w:color w:val="34302D"/>
          <w:shd w:val="clear" w:color="auto" w:fill="FFFFFF"/>
        </w:rPr>
        <w:t>bean</w:t>
      </w:r>
      <w:r>
        <w:rPr>
          <w:rFonts w:ascii="Arial" w:hAnsi="Arial" w:cs="Arial"/>
          <w:color w:val="34302D"/>
          <w:shd w:val="clear" w:color="auto" w:fill="FFFFFF"/>
        </w:rPr>
        <w:t>配置的多个生命周期机制具有不同的初始化方法，如下所示：</w:t>
      </w:r>
    </w:p>
    <w:p w:rsidR="00BA0D5D" w:rsidRPr="00BA0D5D" w:rsidRDefault="00BA0D5D" w:rsidP="00BA0D5D">
      <w:pPr>
        <w:widowControl/>
        <w:numPr>
          <w:ilvl w:val="0"/>
          <w:numId w:val="12"/>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Methods annotated with </w:t>
      </w:r>
      <w:r w:rsidRPr="00BA0D5D">
        <w:rPr>
          <w:rFonts w:ascii="Consolas" w:eastAsia="宋体" w:hAnsi="Consolas" w:cs="宋体"/>
          <w:color w:val="34302D"/>
          <w:kern w:val="0"/>
          <w:sz w:val="23"/>
          <w:szCs w:val="23"/>
          <w:shd w:val="clear" w:color="auto" w:fill="F7F7F8"/>
        </w:rPr>
        <w:t>@PostConstruct</w:t>
      </w:r>
    </w:p>
    <w:p w:rsidR="00BA0D5D" w:rsidRPr="00BA0D5D" w:rsidRDefault="00BA0D5D" w:rsidP="00BA0D5D">
      <w:pPr>
        <w:widowControl/>
        <w:numPr>
          <w:ilvl w:val="0"/>
          <w:numId w:val="12"/>
        </w:numPr>
        <w:shd w:val="clear" w:color="auto" w:fill="FFFFFF"/>
        <w:spacing w:after="150"/>
        <w:ind w:left="42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afterPropertiesSet()</w:t>
      </w:r>
      <w:r w:rsidRPr="00BA0D5D">
        <w:rPr>
          <w:rFonts w:ascii="inherit" w:eastAsia="宋体" w:hAnsi="inherit" w:cs="Arial"/>
          <w:color w:val="34302D"/>
          <w:kern w:val="0"/>
          <w:sz w:val="24"/>
          <w:szCs w:val="24"/>
        </w:rPr>
        <w:t> as defined by the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callback interface</w:t>
      </w:r>
    </w:p>
    <w:p w:rsidR="00BA0D5D" w:rsidRDefault="00BA0D5D" w:rsidP="00BA0D5D">
      <w:pPr>
        <w:widowControl/>
        <w:numPr>
          <w:ilvl w:val="0"/>
          <w:numId w:val="12"/>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custom configured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method</w:t>
      </w:r>
    </w:p>
    <w:p w:rsidR="0034788C" w:rsidRPr="0034788C" w:rsidRDefault="0034788C" w:rsidP="00C554B0">
      <w:pPr>
        <w:widowControl/>
        <w:numPr>
          <w:ilvl w:val="0"/>
          <w:numId w:val="69"/>
        </w:numPr>
        <w:shd w:val="clear" w:color="auto" w:fill="FFFFFF"/>
        <w:tabs>
          <w:tab w:val="clear" w:pos="720"/>
          <w:tab w:val="num" w:pos="567"/>
        </w:tabs>
        <w:spacing w:after="150"/>
        <w:ind w:left="426"/>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用注释方法注释</w:t>
      </w:r>
      <w:r w:rsidRPr="0034788C">
        <w:rPr>
          <w:rFonts w:ascii="inherit" w:eastAsia="宋体" w:hAnsi="inherit" w:cs="Arial"/>
          <w:color w:val="34302D"/>
          <w:kern w:val="0"/>
          <w:sz w:val="24"/>
          <w:szCs w:val="24"/>
        </w:rPr>
        <w:t> </w:t>
      </w:r>
      <w:r w:rsidRPr="0034788C">
        <w:rPr>
          <w:rFonts w:ascii="Consolas" w:eastAsia="宋体" w:hAnsi="Consolas" w:cs="宋体"/>
          <w:color w:val="34302D"/>
          <w:kern w:val="0"/>
          <w:sz w:val="23"/>
          <w:szCs w:val="23"/>
          <w:shd w:val="clear" w:color="auto" w:fill="F7F7F8"/>
        </w:rPr>
        <w:t>@PostConstruct</w:t>
      </w:r>
    </w:p>
    <w:p w:rsidR="0034788C" w:rsidRPr="0034788C" w:rsidRDefault="0034788C" w:rsidP="00C554B0">
      <w:pPr>
        <w:widowControl/>
        <w:numPr>
          <w:ilvl w:val="0"/>
          <w:numId w:val="69"/>
        </w:numPr>
        <w:shd w:val="clear" w:color="auto" w:fill="FFFFFF"/>
        <w:spacing w:after="150"/>
        <w:ind w:left="426"/>
        <w:jc w:val="left"/>
        <w:rPr>
          <w:rFonts w:ascii="inherit" w:eastAsia="宋体" w:hAnsi="inherit" w:cs="Arial" w:hint="eastAsia"/>
          <w:color w:val="34302D"/>
          <w:kern w:val="0"/>
          <w:sz w:val="24"/>
          <w:szCs w:val="24"/>
        </w:rPr>
      </w:pPr>
      <w:r w:rsidRPr="0034788C">
        <w:rPr>
          <w:rFonts w:ascii="Consolas" w:eastAsia="宋体" w:hAnsi="Consolas" w:cs="宋体"/>
          <w:color w:val="34302D"/>
          <w:kern w:val="0"/>
          <w:sz w:val="23"/>
          <w:szCs w:val="23"/>
          <w:shd w:val="clear" w:color="auto" w:fill="F7F7F8"/>
        </w:rPr>
        <w:t>afterPropertiesSet()</w:t>
      </w:r>
      <w:r w:rsidRPr="0034788C">
        <w:rPr>
          <w:rFonts w:ascii="inherit" w:eastAsia="宋体" w:hAnsi="inherit" w:cs="Arial"/>
          <w:color w:val="34302D"/>
          <w:kern w:val="0"/>
          <w:sz w:val="24"/>
          <w:szCs w:val="24"/>
        </w:rPr>
        <w:t>由</w:t>
      </w:r>
      <w:r w:rsidRPr="0034788C">
        <w:rPr>
          <w:rFonts w:ascii="Consolas" w:eastAsia="宋体" w:hAnsi="Consolas" w:cs="宋体"/>
          <w:color w:val="34302D"/>
          <w:kern w:val="0"/>
          <w:sz w:val="23"/>
          <w:szCs w:val="23"/>
          <w:shd w:val="clear" w:color="auto" w:fill="F7F7F8"/>
        </w:rPr>
        <w:t>InitializingBean</w:t>
      </w:r>
      <w:r w:rsidRPr="0034788C">
        <w:rPr>
          <w:rFonts w:ascii="inherit" w:eastAsia="宋体" w:hAnsi="inherit" w:cs="Arial"/>
          <w:color w:val="34302D"/>
          <w:kern w:val="0"/>
          <w:sz w:val="24"/>
          <w:szCs w:val="24"/>
        </w:rPr>
        <w:t>回调接口定义</w:t>
      </w:r>
    </w:p>
    <w:p w:rsidR="0034788C" w:rsidRPr="0034788C" w:rsidRDefault="0034788C" w:rsidP="00C554B0">
      <w:pPr>
        <w:widowControl/>
        <w:numPr>
          <w:ilvl w:val="0"/>
          <w:numId w:val="69"/>
        </w:numPr>
        <w:shd w:val="clear" w:color="auto" w:fill="FFFFFF"/>
        <w:spacing w:after="150"/>
        <w:ind w:left="426"/>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自定义配置的</w:t>
      </w:r>
      <w:r w:rsidRPr="0034788C">
        <w:rPr>
          <w:rFonts w:ascii="Consolas" w:eastAsia="宋体" w:hAnsi="Consolas" w:cs="宋体"/>
          <w:color w:val="34302D"/>
          <w:kern w:val="0"/>
          <w:sz w:val="23"/>
          <w:szCs w:val="23"/>
          <w:shd w:val="clear" w:color="auto" w:fill="F7F7F8"/>
        </w:rPr>
        <w:t>init()</w:t>
      </w:r>
      <w:r w:rsidRPr="0034788C">
        <w:rPr>
          <w:rFonts w:ascii="inherit" w:eastAsia="宋体" w:hAnsi="inherit" w:cs="Arial"/>
          <w:color w:val="34302D"/>
          <w:kern w:val="0"/>
          <w:sz w:val="24"/>
          <w:szCs w:val="24"/>
        </w:rPr>
        <w:t>方法</w:t>
      </w:r>
    </w:p>
    <w:p w:rsidR="0034788C" w:rsidRPr="00BA0D5D" w:rsidRDefault="0034788C" w:rsidP="0034788C">
      <w:pPr>
        <w:widowControl/>
        <w:shd w:val="clear" w:color="auto" w:fill="FFFFFF"/>
        <w:spacing w:after="150"/>
        <w:ind w:left="6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Destroy methods are called in the same order:</w:t>
      </w:r>
    </w:p>
    <w:p w:rsidR="00BA0D5D" w:rsidRPr="00BA0D5D" w:rsidRDefault="00BA0D5D" w:rsidP="00BA0D5D">
      <w:pPr>
        <w:widowControl/>
        <w:numPr>
          <w:ilvl w:val="0"/>
          <w:numId w:val="1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Methods annotated with </w:t>
      </w:r>
      <w:r w:rsidRPr="00BA0D5D">
        <w:rPr>
          <w:rFonts w:ascii="Consolas" w:eastAsia="宋体" w:hAnsi="Consolas" w:cs="宋体"/>
          <w:color w:val="34302D"/>
          <w:kern w:val="0"/>
          <w:sz w:val="23"/>
          <w:szCs w:val="23"/>
          <w:shd w:val="clear" w:color="auto" w:fill="F7F7F8"/>
        </w:rPr>
        <w:t>@PreDestroy</w:t>
      </w:r>
    </w:p>
    <w:p w:rsidR="00BA0D5D" w:rsidRPr="00BA0D5D" w:rsidRDefault="00BA0D5D" w:rsidP="00BA0D5D">
      <w:pPr>
        <w:widowControl/>
        <w:numPr>
          <w:ilvl w:val="0"/>
          <w:numId w:val="13"/>
        </w:numPr>
        <w:shd w:val="clear" w:color="auto" w:fill="FFFFFF"/>
        <w:spacing w:after="150"/>
        <w:ind w:left="42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destroy()</w:t>
      </w:r>
      <w:r w:rsidRPr="00BA0D5D">
        <w:rPr>
          <w:rFonts w:ascii="inherit" w:eastAsia="宋体" w:hAnsi="inherit" w:cs="Arial"/>
          <w:color w:val="34302D"/>
          <w:kern w:val="0"/>
          <w:sz w:val="24"/>
          <w:szCs w:val="24"/>
        </w:rPr>
        <w:t> as defined by the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callback interface</w:t>
      </w:r>
    </w:p>
    <w:p w:rsidR="00BA0D5D" w:rsidRDefault="00BA0D5D" w:rsidP="00BA0D5D">
      <w:pPr>
        <w:widowControl/>
        <w:numPr>
          <w:ilvl w:val="0"/>
          <w:numId w:val="1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custom configured </w:t>
      </w:r>
      <w:r w:rsidRPr="00BA0D5D">
        <w:rPr>
          <w:rFonts w:ascii="Consolas" w:eastAsia="宋体" w:hAnsi="Consolas" w:cs="宋体"/>
          <w:color w:val="34302D"/>
          <w:kern w:val="0"/>
          <w:sz w:val="23"/>
          <w:szCs w:val="23"/>
          <w:shd w:val="clear" w:color="auto" w:fill="F7F7F8"/>
        </w:rPr>
        <w:t>destroy()</w:t>
      </w:r>
      <w:r w:rsidRPr="00BA0D5D">
        <w:rPr>
          <w:rFonts w:ascii="inherit" w:eastAsia="宋体" w:hAnsi="inherit" w:cs="Arial"/>
          <w:color w:val="34302D"/>
          <w:kern w:val="0"/>
          <w:sz w:val="24"/>
          <w:szCs w:val="24"/>
        </w:rPr>
        <w:t> method</w:t>
      </w:r>
    </w:p>
    <w:p w:rsidR="0034788C" w:rsidRPr="0034788C" w:rsidRDefault="0034788C" w:rsidP="0034788C">
      <w:pPr>
        <w:widowControl/>
        <w:shd w:val="clear" w:color="auto" w:fill="FFFFFF"/>
        <w:spacing w:after="300"/>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Destroy</w:t>
      </w:r>
      <w:r w:rsidRPr="0034788C">
        <w:rPr>
          <w:rFonts w:ascii="inherit" w:eastAsia="宋体" w:hAnsi="inherit" w:cs="Arial"/>
          <w:color w:val="34302D"/>
          <w:kern w:val="0"/>
          <w:sz w:val="24"/>
          <w:szCs w:val="24"/>
        </w:rPr>
        <w:t>方法以相同的顺序调用：</w:t>
      </w:r>
    </w:p>
    <w:p w:rsidR="0034788C" w:rsidRPr="0034788C" w:rsidRDefault="0034788C" w:rsidP="00C554B0">
      <w:pPr>
        <w:widowControl/>
        <w:numPr>
          <w:ilvl w:val="0"/>
          <w:numId w:val="70"/>
        </w:numPr>
        <w:shd w:val="clear" w:color="auto" w:fill="FFFFFF"/>
        <w:spacing w:after="150"/>
        <w:ind w:left="420"/>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用注释方法注释</w:t>
      </w:r>
      <w:r w:rsidRPr="0034788C">
        <w:rPr>
          <w:rFonts w:ascii="inherit" w:eastAsia="宋体" w:hAnsi="inherit" w:cs="Arial"/>
          <w:color w:val="34302D"/>
          <w:kern w:val="0"/>
          <w:sz w:val="24"/>
          <w:szCs w:val="24"/>
        </w:rPr>
        <w:t> </w:t>
      </w:r>
      <w:r w:rsidRPr="0034788C">
        <w:rPr>
          <w:rFonts w:ascii="Consolas" w:eastAsia="宋体" w:hAnsi="Consolas" w:cs="宋体"/>
          <w:color w:val="34302D"/>
          <w:kern w:val="0"/>
          <w:sz w:val="23"/>
          <w:szCs w:val="23"/>
          <w:shd w:val="clear" w:color="auto" w:fill="F7F7F8"/>
        </w:rPr>
        <w:t>@PreDestroy</w:t>
      </w:r>
    </w:p>
    <w:p w:rsidR="0034788C" w:rsidRPr="0034788C" w:rsidRDefault="0034788C" w:rsidP="00C554B0">
      <w:pPr>
        <w:widowControl/>
        <w:numPr>
          <w:ilvl w:val="0"/>
          <w:numId w:val="70"/>
        </w:numPr>
        <w:shd w:val="clear" w:color="auto" w:fill="FFFFFF"/>
        <w:spacing w:after="150"/>
        <w:ind w:left="420"/>
        <w:jc w:val="left"/>
        <w:rPr>
          <w:rFonts w:ascii="inherit" w:eastAsia="宋体" w:hAnsi="inherit" w:cs="Arial" w:hint="eastAsia"/>
          <w:color w:val="34302D"/>
          <w:kern w:val="0"/>
          <w:sz w:val="24"/>
          <w:szCs w:val="24"/>
        </w:rPr>
      </w:pPr>
      <w:r w:rsidRPr="0034788C">
        <w:rPr>
          <w:rFonts w:ascii="Consolas" w:eastAsia="宋体" w:hAnsi="Consolas" w:cs="宋体"/>
          <w:color w:val="34302D"/>
          <w:kern w:val="0"/>
          <w:sz w:val="23"/>
          <w:szCs w:val="23"/>
          <w:shd w:val="clear" w:color="auto" w:fill="F7F7F8"/>
        </w:rPr>
        <w:t>destroy()</w:t>
      </w:r>
      <w:r w:rsidRPr="0034788C">
        <w:rPr>
          <w:rFonts w:ascii="inherit" w:eastAsia="宋体" w:hAnsi="inherit" w:cs="Arial"/>
          <w:color w:val="34302D"/>
          <w:kern w:val="0"/>
          <w:sz w:val="24"/>
          <w:szCs w:val="24"/>
        </w:rPr>
        <w:t>由</w:t>
      </w:r>
      <w:r w:rsidRPr="0034788C">
        <w:rPr>
          <w:rFonts w:ascii="Consolas" w:eastAsia="宋体" w:hAnsi="Consolas" w:cs="宋体"/>
          <w:color w:val="34302D"/>
          <w:kern w:val="0"/>
          <w:sz w:val="23"/>
          <w:szCs w:val="23"/>
          <w:shd w:val="clear" w:color="auto" w:fill="F7F7F8"/>
        </w:rPr>
        <w:t>DisposableBean</w:t>
      </w:r>
      <w:r w:rsidRPr="0034788C">
        <w:rPr>
          <w:rFonts w:ascii="inherit" w:eastAsia="宋体" w:hAnsi="inherit" w:cs="Arial"/>
          <w:color w:val="34302D"/>
          <w:kern w:val="0"/>
          <w:sz w:val="24"/>
          <w:szCs w:val="24"/>
        </w:rPr>
        <w:t>回调接口定义</w:t>
      </w:r>
    </w:p>
    <w:p w:rsidR="0034788C" w:rsidRPr="0034788C" w:rsidRDefault="0034788C" w:rsidP="00C554B0">
      <w:pPr>
        <w:widowControl/>
        <w:numPr>
          <w:ilvl w:val="0"/>
          <w:numId w:val="70"/>
        </w:numPr>
        <w:shd w:val="clear" w:color="auto" w:fill="FFFFFF"/>
        <w:spacing w:after="150"/>
        <w:ind w:left="420"/>
        <w:jc w:val="left"/>
        <w:rPr>
          <w:rFonts w:ascii="inherit" w:eastAsia="宋体" w:hAnsi="inherit" w:cs="Arial" w:hint="eastAsia"/>
          <w:color w:val="34302D"/>
          <w:kern w:val="0"/>
          <w:sz w:val="24"/>
          <w:szCs w:val="24"/>
        </w:rPr>
      </w:pPr>
      <w:r w:rsidRPr="0034788C">
        <w:rPr>
          <w:rFonts w:ascii="inherit" w:eastAsia="宋体" w:hAnsi="inherit" w:cs="Arial"/>
          <w:color w:val="34302D"/>
          <w:kern w:val="0"/>
          <w:sz w:val="24"/>
          <w:szCs w:val="24"/>
        </w:rPr>
        <w:t>自定义配置的</w:t>
      </w:r>
      <w:r w:rsidRPr="0034788C">
        <w:rPr>
          <w:rFonts w:ascii="Consolas" w:eastAsia="宋体" w:hAnsi="Consolas" w:cs="宋体"/>
          <w:color w:val="34302D"/>
          <w:kern w:val="0"/>
          <w:sz w:val="23"/>
          <w:szCs w:val="23"/>
          <w:shd w:val="clear" w:color="auto" w:fill="F7F7F8"/>
        </w:rPr>
        <w:t>destroy()</w:t>
      </w:r>
      <w:r w:rsidRPr="0034788C">
        <w:rPr>
          <w:rFonts w:ascii="inherit" w:eastAsia="宋体" w:hAnsi="inherit" w:cs="Arial"/>
          <w:color w:val="34302D"/>
          <w:kern w:val="0"/>
          <w:sz w:val="24"/>
          <w:szCs w:val="24"/>
        </w:rPr>
        <w:t>方法</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Startup and Shutdown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interface defines the essential methods for any object that has its own lifecycle requirements (such as starting and stopping some background process):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Lifecycle</w:t>
      </w:r>
      <w:r>
        <w:rPr>
          <w:rFonts w:ascii="Arial" w:hAnsi="Arial" w:cs="Arial"/>
          <w:color w:val="34302D"/>
          <w:shd w:val="clear" w:color="auto" w:fill="FFFFFF"/>
        </w:rPr>
        <w:t>接口为任何具有自己的生命周期要求的对象（例如启动和停止某些后台进程）定义了基本方法：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Lifecycle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start();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stop();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isRunning();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Spring-managed object may implement the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interface. Then,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itself receives start and stop signals (for example, for a stop/restart scenario at runtime), it cascades those calls to all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implementations defined within that context. It does this by delegating to a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shown in the following listing:</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任何</w:t>
      </w:r>
      <w:r>
        <w:rPr>
          <w:rFonts w:ascii="Arial" w:hAnsi="Arial" w:cs="Arial"/>
          <w:color w:val="34302D"/>
          <w:shd w:val="clear" w:color="auto" w:fill="FFFFFF"/>
        </w:rPr>
        <w:t>Spring</w:t>
      </w:r>
      <w:r>
        <w:rPr>
          <w:rFonts w:ascii="Arial" w:hAnsi="Arial" w:cs="Arial"/>
          <w:color w:val="34302D"/>
          <w:shd w:val="clear" w:color="auto" w:fill="FFFFFF"/>
        </w:rPr>
        <w:t>管理的对象都可以实现该</w:t>
      </w:r>
      <w:r>
        <w:rPr>
          <w:rStyle w:val="HTML"/>
          <w:rFonts w:ascii="Consolas" w:hAnsi="Consolas"/>
          <w:sz w:val="23"/>
          <w:szCs w:val="23"/>
          <w:shd w:val="clear" w:color="auto" w:fill="F7F7F8"/>
        </w:rPr>
        <w:t>Lifecycle</w:t>
      </w:r>
      <w:r>
        <w:rPr>
          <w:rFonts w:ascii="Arial" w:hAnsi="Arial" w:cs="Arial"/>
          <w:color w:val="34302D"/>
          <w:shd w:val="clear" w:color="auto" w:fill="FFFFFF"/>
        </w:rPr>
        <w:t>接口。然后，当它</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自己接收到启动和停止信号时（例如，对于运行时的停止</w:t>
      </w:r>
      <w:r>
        <w:rPr>
          <w:rFonts w:ascii="Arial" w:hAnsi="Arial" w:cs="Arial"/>
          <w:color w:val="34302D"/>
          <w:shd w:val="clear" w:color="auto" w:fill="FFFFFF"/>
        </w:rPr>
        <w:t>/</w:t>
      </w:r>
      <w:r>
        <w:rPr>
          <w:rFonts w:ascii="Arial" w:hAnsi="Arial" w:cs="Arial"/>
          <w:color w:val="34302D"/>
          <w:shd w:val="clear" w:color="auto" w:fill="FFFFFF"/>
        </w:rPr>
        <w:t>重启场景），它将这些调用级联到</w:t>
      </w:r>
      <w:r>
        <w:rPr>
          <w:rStyle w:val="HTML"/>
          <w:rFonts w:ascii="Consolas" w:hAnsi="Consolas"/>
          <w:sz w:val="23"/>
          <w:szCs w:val="23"/>
          <w:shd w:val="clear" w:color="auto" w:fill="F7F7F8"/>
        </w:rPr>
        <w:t>Lifecycle</w:t>
      </w:r>
      <w:r>
        <w:rPr>
          <w:rFonts w:ascii="Arial" w:hAnsi="Arial" w:cs="Arial"/>
          <w:color w:val="34302D"/>
          <w:shd w:val="clear" w:color="auto" w:fill="FFFFFF"/>
        </w:rPr>
        <w:t>该上下文中定义的所有实现。它通过委托给</w:t>
      </w:r>
      <w:r>
        <w:rPr>
          <w:rFonts w:ascii="Arial" w:hAnsi="Arial" w:cs="Arial"/>
          <w:color w:val="34302D"/>
          <w:shd w:val="clear" w:color="auto" w:fill="FFFFFF"/>
        </w:rPr>
        <w:t>a</w:t>
      </w:r>
      <w:r>
        <w:rPr>
          <w:rFonts w:ascii="Arial" w:hAnsi="Arial" w:cs="Arial"/>
          <w:color w:val="34302D"/>
          <w:shd w:val="clear" w:color="auto" w:fill="FFFFFF"/>
        </w:rPr>
        <w:t>来实现</w:t>
      </w:r>
      <w:r>
        <w:rPr>
          <w:rStyle w:val="HTML"/>
          <w:rFonts w:ascii="Consolas" w:hAnsi="Consolas"/>
          <w:sz w:val="23"/>
          <w:szCs w:val="23"/>
          <w:shd w:val="clear" w:color="auto" w:fill="F7F7F8"/>
        </w:rPr>
        <w:t>LifecycleProcessor</w:t>
      </w:r>
      <w:r>
        <w:rPr>
          <w:rFonts w:ascii="Arial" w:hAnsi="Arial" w:cs="Arial"/>
          <w:color w:val="34302D"/>
          <w:shd w:val="clear" w:color="auto" w:fill="FFFFFF"/>
        </w:rPr>
        <w:t>，如下面的清单所示：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LifecycleProcessor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Lifecycle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onRefresh();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onClose();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that the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is itself an extension of the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interface. It also adds two other methods for reacting to the context being refreshed and closed.</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w:t>
      </w:r>
      <w:r>
        <w:rPr>
          <w:rStyle w:val="HTML"/>
          <w:rFonts w:ascii="Consolas" w:hAnsi="Consolas"/>
          <w:sz w:val="23"/>
          <w:szCs w:val="23"/>
          <w:shd w:val="clear" w:color="auto" w:fill="F7F7F8"/>
        </w:rPr>
        <w:t>LifecycleProcessor</w:t>
      </w:r>
      <w:r>
        <w:rPr>
          <w:rFonts w:ascii="Arial" w:hAnsi="Arial" w:cs="Arial"/>
          <w:color w:val="34302D"/>
          <w:shd w:val="clear" w:color="auto" w:fill="FFFFFF"/>
        </w:rPr>
        <w:t>它本身是</w:t>
      </w:r>
      <w:r>
        <w:rPr>
          <w:rStyle w:val="HTML"/>
          <w:rFonts w:ascii="Consolas" w:hAnsi="Consolas"/>
          <w:sz w:val="23"/>
          <w:szCs w:val="23"/>
          <w:shd w:val="clear" w:color="auto" w:fill="F7F7F8"/>
        </w:rPr>
        <w:t>Lifecycle</w:t>
      </w:r>
      <w:r>
        <w:rPr>
          <w:rFonts w:ascii="Arial" w:hAnsi="Arial" w:cs="Arial"/>
          <w:color w:val="34302D"/>
          <w:shd w:val="clear" w:color="auto" w:fill="FFFFFF"/>
        </w:rPr>
        <w:t> </w:t>
      </w:r>
      <w:r>
        <w:rPr>
          <w:rFonts w:ascii="Arial" w:hAnsi="Arial" w:cs="Arial"/>
          <w:color w:val="34302D"/>
          <w:shd w:val="clear" w:color="auto" w:fill="FFFFFF"/>
        </w:rPr>
        <w:t>接口的扩展。它还添加了另外两种方法来响应刷新和关闭的上下文。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4788C">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Note that the regular </w:t>
            </w:r>
            <w:r w:rsidRPr="00BA0D5D">
              <w:rPr>
                <w:rFonts w:ascii="Consolas" w:eastAsia="宋体" w:hAnsi="Consolas" w:cs="宋体"/>
                <w:kern w:val="0"/>
                <w:sz w:val="23"/>
                <w:szCs w:val="23"/>
                <w:shd w:val="clear" w:color="auto" w:fill="F7F7F8"/>
              </w:rPr>
              <w:t>org.springframework.context.Lifecycle</w:t>
            </w:r>
            <w:r w:rsidRPr="00BA0D5D">
              <w:rPr>
                <w:rFonts w:ascii="inherit" w:eastAsia="宋体" w:hAnsi="inherit" w:cs="宋体"/>
                <w:kern w:val="0"/>
                <w:sz w:val="24"/>
                <w:szCs w:val="24"/>
              </w:rPr>
              <w:t> interface is a plain contract for explicit start and stop notifications and does not imply auto-startup at context refresh time. For fine-grained control over auto-startup of a specific bean (including startup phases), consider implementing </w:t>
            </w:r>
            <w:r w:rsidRPr="00BA0D5D">
              <w:rPr>
                <w:rFonts w:ascii="Consolas" w:eastAsia="宋体" w:hAnsi="Consolas" w:cs="宋体"/>
                <w:kern w:val="0"/>
                <w:sz w:val="23"/>
                <w:szCs w:val="23"/>
                <w:shd w:val="clear" w:color="auto" w:fill="F7F7F8"/>
              </w:rPr>
              <w:t>org.springframework.context.SmartLifecycle</w:t>
            </w:r>
            <w:r w:rsidRPr="00BA0D5D">
              <w:rPr>
                <w:rFonts w:ascii="inherit" w:eastAsia="宋体" w:hAnsi="inherit" w:cs="宋体"/>
                <w:kern w:val="0"/>
                <w:sz w:val="24"/>
                <w:szCs w:val="24"/>
              </w:rPr>
              <w:t> instead.</w:t>
            </w:r>
          </w:p>
          <w:p w:rsidR="0034788C" w:rsidRDefault="0034788C" w:rsidP="0034788C">
            <w:pPr>
              <w:pStyle w:val="a3"/>
              <w:shd w:val="clear" w:color="auto" w:fill="EBF1E7"/>
              <w:spacing w:before="0" w:beforeAutospacing="0" w:after="300" w:afterAutospacing="0"/>
              <w:rPr>
                <w:rFonts w:ascii="inherit" w:hAnsi="inherit" w:cs="Arial" w:hint="eastAsia"/>
              </w:rPr>
            </w:pPr>
            <w:r>
              <w:rPr>
                <w:rFonts w:ascii="inherit" w:hAnsi="inherit" w:cs="Arial"/>
              </w:rPr>
              <w:t>请注意，常规</w:t>
            </w:r>
            <w:r>
              <w:rPr>
                <w:rStyle w:val="HTML"/>
                <w:rFonts w:ascii="Consolas" w:hAnsi="Consolas"/>
                <w:sz w:val="23"/>
                <w:szCs w:val="23"/>
                <w:shd w:val="clear" w:color="auto" w:fill="F7F7F8"/>
              </w:rPr>
              <w:t>org.springframework.context.Lifecycle</w:t>
            </w:r>
            <w:r>
              <w:rPr>
                <w:rFonts w:ascii="inherit" w:hAnsi="inherit" w:cs="Arial"/>
              </w:rPr>
              <w:t>接口是显式启动和停止通知的简单合约，并不意味着在上下文刷新时自动启动。要对特定</w:t>
            </w:r>
            <w:r>
              <w:rPr>
                <w:rFonts w:ascii="inherit" w:hAnsi="inherit" w:cs="Arial"/>
              </w:rPr>
              <w:t>bean</w:t>
            </w:r>
            <w:r>
              <w:rPr>
                <w:rFonts w:ascii="inherit" w:hAnsi="inherit" w:cs="Arial"/>
              </w:rPr>
              <w:t>的自动启动（包括启动阶段）进行细粒度控制，请考虑实现</w:t>
            </w:r>
            <w:r>
              <w:rPr>
                <w:rStyle w:val="HTML"/>
                <w:rFonts w:ascii="Consolas" w:hAnsi="Consolas"/>
                <w:sz w:val="23"/>
                <w:szCs w:val="23"/>
                <w:shd w:val="clear" w:color="auto" w:fill="F7F7F8"/>
              </w:rPr>
              <w:t>org.springframework.context.SmartLifecycle</w:t>
            </w:r>
            <w:r>
              <w:rPr>
                <w:rFonts w:ascii="inherit" w:hAnsi="inherit" w:cs="Arial"/>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Also, please note that stop notifications are not guaranteed to come before destruction. On regular shutdown, all </w:t>
            </w:r>
            <w:r w:rsidRPr="00BA0D5D">
              <w:rPr>
                <w:rFonts w:ascii="Consolas" w:eastAsia="宋体" w:hAnsi="Consolas" w:cs="宋体"/>
                <w:kern w:val="0"/>
                <w:sz w:val="23"/>
                <w:szCs w:val="23"/>
                <w:shd w:val="clear" w:color="auto" w:fill="F7F7F8"/>
              </w:rPr>
              <w:t>Lifecycle</w:t>
            </w:r>
            <w:r w:rsidRPr="00BA0D5D">
              <w:rPr>
                <w:rFonts w:ascii="inherit" w:eastAsia="宋体" w:hAnsi="inherit" w:cs="宋体"/>
                <w:kern w:val="0"/>
                <w:sz w:val="24"/>
                <w:szCs w:val="24"/>
              </w:rPr>
              <w:t> beans first receive a stop notification before the general destruction callbacks are being propagated. However, on hot refresh during a context’s lifetime or on aborted refresh attempts, only destroy methods are called.</w:t>
            </w:r>
          </w:p>
          <w:p w:rsidR="0034788C" w:rsidRDefault="0034788C" w:rsidP="0034788C">
            <w:pPr>
              <w:pStyle w:val="a3"/>
              <w:shd w:val="clear" w:color="auto" w:fill="EBF1E7"/>
              <w:spacing w:before="0" w:beforeAutospacing="0" w:after="0" w:afterAutospacing="0"/>
              <w:rPr>
                <w:rFonts w:ascii="inherit" w:hAnsi="inherit" w:cs="Arial" w:hint="eastAsia"/>
              </w:rPr>
            </w:pPr>
            <w:r>
              <w:rPr>
                <w:rFonts w:ascii="inherit" w:hAnsi="inherit" w:cs="Arial"/>
              </w:rPr>
              <w:t>此外，请注意，在销毁之前不保证停止通知。在常规关闭时，所有</w:t>
            </w:r>
            <w:r>
              <w:rPr>
                <w:rStyle w:val="HTML"/>
                <w:rFonts w:ascii="Consolas" w:hAnsi="Consolas"/>
                <w:sz w:val="23"/>
                <w:szCs w:val="23"/>
                <w:shd w:val="clear" w:color="auto" w:fill="F7F7F8"/>
              </w:rPr>
              <w:t>Lifecycle</w:t>
            </w:r>
            <w:r>
              <w:rPr>
                <w:rFonts w:ascii="inherit" w:hAnsi="inherit" w:cs="Arial"/>
              </w:rPr>
              <w:t>bean</w:t>
            </w:r>
            <w:r>
              <w:rPr>
                <w:rFonts w:ascii="inherit" w:hAnsi="inherit" w:cs="Arial"/>
              </w:rPr>
              <w:t>在传播一般销毁回调之前首先收到停止通知。但是，在上下文生命周期中的热刷新或中止刷新尝试时，仅调用</w:t>
            </w:r>
            <w:r>
              <w:rPr>
                <w:rFonts w:ascii="inherit" w:hAnsi="inherit" w:cs="Arial"/>
              </w:rPr>
              <w:t>destroy</w:t>
            </w:r>
            <w:r>
              <w:rPr>
                <w:rFonts w:ascii="inherit" w:hAnsi="inherit" w:cs="Arial"/>
              </w:rPr>
              <w:t>方法。</w:t>
            </w:r>
          </w:p>
          <w:p w:rsidR="0034788C" w:rsidRPr="0034788C" w:rsidRDefault="0034788C" w:rsidP="00BA0D5D">
            <w:pPr>
              <w:widowControl/>
              <w:jc w:val="left"/>
              <w:rPr>
                <w:rFonts w:ascii="inherit" w:eastAsia="宋体" w:hAnsi="inherit" w:cs="宋体" w:hint="eastAsia"/>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order of startup and shutdown invocations can be important. If a “depends-on” relationship exists between any two objects, the dependent side starts after its dependency, and it stops before its dependency. However, at times, the direct dependencies are unknown. You may only know that objects of a certain type should start prior to objects of another type. In those cases, the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interface defines another option, namely the </w:t>
      </w:r>
      <w:r w:rsidRPr="00BA0D5D">
        <w:rPr>
          <w:rFonts w:ascii="Consolas" w:eastAsia="宋体" w:hAnsi="Consolas" w:cs="宋体"/>
          <w:color w:val="34302D"/>
          <w:kern w:val="0"/>
          <w:sz w:val="23"/>
          <w:szCs w:val="23"/>
          <w:shd w:val="clear" w:color="auto" w:fill="F7F7F8"/>
        </w:rPr>
        <w:t>getPhase()</w:t>
      </w:r>
      <w:r w:rsidRPr="00BA0D5D">
        <w:rPr>
          <w:rFonts w:ascii="inherit" w:eastAsia="宋体" w:hAnsi="inherit" w:cs="Arial"/>
          <w:color w:val="34302D"/>
          <w:kern w:val="0"/>
          <w:sz w:val="24"/>
          <w:szCs w:val="24"/>
        </w:rPr>
        <w:t> method as defined on its super-interface, </w:t>
      </w:r>
      <w:r w:rsidRPr="00BA0D5D">
        <w:rPr>
          <w:rFonts w:ascii="Consolas" w:eastAsia="宋体" w:hAnsi="Consolas" w:cs="宋体"/>
          <w:color w:val="34302D"/>
          <w:kern w:val="0"/>
          <w:sz w:val="23"/>
          <w:szCs w:val="23"/>
          <w:shd w:val="clear" w:color="auto" w:fill="F7F7F8"/>
        </w:rPr>
        <w:t>Phased</w:t>
      </w:r>
      <w:r w:rsidRPr="00BA0D5D">
        <w:rPr>
          <w:rFonts w:ascii="inherit" w:eastAsia="宋体" w:hAnsi="inherit" w:cs="Arial"/>
          <w:color w:val="34302D"/>
          <w:kern w:val="0"/>
          <w:sz w:val="24"/>
          <w:szCs w:val="24"/>
        </w:rPr>
        <w:t>. The following listing shows the definition of the </w:t>
      </w:r>
      <w:r w:rsidRPr="00BA0D5D">
        <w:rPr>
          <w:rFonts w:ascii="Consolas" w:eastAsia="宋体" w:hAnsi="Consolas" w:cs="宋体"/>
          <w:color w:val="34302D"/>
          <w:kern w:val="0"/>
          <w:sz w:val="23"/>
          <w:szCs w:val="23"/>
          <w:shd w:val="clear" w:color="auto" w:fill="F7F7F8"/>
        </w:rPr>
        <w:t>Phased</w:t>
      </w:r>
      <w:r w:rsidRPr="00BA0D5D">
        <w:rPr>
          <w:rFonts w:ascii="inherit" w:eastAsia="宋体" w:hAnsi="inherit" w:cs="Arial"/>
          <w:color w:val="34302D"/>
          <w:kern w:val="0"/>
          <w:sz w:val="24"/>
          <w:szCs w:val="24"/>
        </w:rPr>
        <w:t> interface: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启动和关闭调用的顺序非常重要。如果任何两个对象之间存在</w:t>
      </w:r>
      <w:r>
        <w:rPr>
          <w:rFonts w:ascii="Arial" w:hAnsi="Arial" w:cs="Arial"/>
          <w:color w:val="34302D"/>
          <w:shd w:val="clear" w:color="auto" w:fill="FFFFFF"/>
        </w:rPr>
        <w:t>“</w:t>
      </w:r>
      <w:r>
        <w:rPr>
          <w:rFonts w:ascii="Arial" w:hAnsi="Arial" w:cs="Arial"/>
          <w:color w:val="34302D"/>
          <w:shd w:val="clear" w:color="auto" w:fill="FFFFFF"/>
        </w:rPr>
        <w:t>依赖</w:t>
      </w:r>
      <w:r>
        <w:rPr>
          <w:rFonts w:ascii="Arial" w:hAnsi="Arial" w:cs="Arial"/>
          <w:color w:val="34302D"/>
          <w:shd w:val="clear" w:color="auto" w:fill="FFFFFF"/>
        </w:rPr>
        <w:t>”</w:t>
      </w:r>
      <w:r>
        <w:rPr>
          <w:rFonts w:ascii="Arial" w:hAnsi="Arial" w:cs="Arial"/>
          <w:color w:val="34302D"/>
          <w:shd w:val="clear" w:color="auto" w:fill="FFFFFF"/>
        </w:rPr>
        <w:t>关系，则依赖方在其依赖之后开始，并且在其依赖之前停止。但是，有时，直接依赖性是未知的。您可能只知道某种类型的对象应该在另一种类型的对象之前开始。在这些情况下，</w:t>
      </w:r>
      <w:r>
        <w:rPr>
          <w:rStyle w:val="HTML"/>
          <w:rFonts w:ascii="Consolas" w:hAnsi="Consolas"/>
          <w:sz w:val="23"/>
          <w:szCs w:val="23"/>
          <w:shd w:val="clear" w:color="auto" w:fill="F7F7F8"/>
        </w:rPr>
        <w:t>SmartLifecycle</w:t>
      </w:r>
      <w:r>
        <w:rPr>
          <w:rFonts w:ascii="Arial" w:hAnsi="Arial" w:cs="Arial"/>
          <w:color w:val="34302D"/>
          <w:shd w:val="clear" w:color="auto" w:fill="FFFFFF"/>
        </w:rPr>
        <w:t>接口定义了另一个选项，即</w:t>
      </w:r>
      <w:r>
        <w:rPr>
          <w:rStyle w:val="HTML"/>
          <w:rFonts w:ascii="Consolas" w:hAnsi="Consolas"/>
          <w:sz w:val="23"/>
          <w:szCs w:val="23"/>
          <w:shd w:val="clear" w:color="auto" w:fill="F7F7F8"/>
        </w:rPr>
        <w:t>getPhase()</w:t>
      </w:r>
      <w:r>
        <w:rPr>
          <w:rFonts w:ascii="Arial" w:hAnsi="Arial" w:cs="Arial"/>
          <w:color w:val="34302D"/>
          <w:shd w:val="clear" w:color="auto" w:fill="FFFFFF"/>
        </w:rPr>
        <w:t>在其超级接口上定义的方法</w:t>
      </w:r>
      <w:r>
        <w:rPr>
          <w:rFonts w:ascii="Arial" w:hAnsi="Arial" w:cs="Arial"/>
          <w:color w:val="34302D"/>
          <w:shd w:val="clear" w:color="auto" w:fill="FFFFFF"/>
        </w:rPr>
        <w:t> </w:t>
      </w:r>
      <w:r>
        <w:rPr>
          <w:rStyle w:val="HTML"/>
          <w:rFonts w:ascii="Consolas" w:hAnsi="Consolas"/>
          <w:sz w:val="23"/>
          <w:szCs w:val="23"/>
          <w:shd w:val="clear" w:color="auto" w:fill="F7F7F8"/>
        </w:rPr>
        <w:t>Phased</w:t>
      </w:r>
      <w:r>
        <w:rPr>
          <w:rFonts w:ascii="Arial" w:hAnsi="Arial" w:cs="Arial"/>
          <w:color w:val="34302D"/>
          <w:shd w:val="clear" w:color="auto" w:fill="FFFFFF"/>
        </w:rPr>
        <w:t>。以下清单显示了</w:t>
      </w:r>
      <w:r>
        <w:rPr>
          <w:rStyle w:val="HTML"/>
          <w:rFonts w:ascii="Consolas" w:hAnsi="Consolas"/>
          <w:sz w:val="23"/>
          <w:szCs w:val="23"/>
          <w:shd w:val="clear" w:color="auto" w:fill="F7F7F8"/>
        </w:rPr>
        <w:t>Phased</w:t>
      </w:r>
      <w:r>
        <w:rPr>
          <w:rFonts w:ascii="Arial" w:hAnsi="Arial" w:cs="Arial"/>
          <w:color w:val="34302D"/>
          <w:shd w:val="clear" w:color="auto" w:fill="FFFFFF"/>
        </w:rPr>
        <w:t>界面的定义：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Phased</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getPhase();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definition of the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interface: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以下清单显示了</w:t>
      </w:r>
      <w:r>
        <w:rPr>
          <w:rStyle w:val="HTML"/>
          <w:rFonts w:ascii="Consolas" w:hAnsi="Consolas"/>
          <w:sz w:val="23"/>
          <w:szCs w:val="23"/>
          <w:shd w:val="clear" w:color="auto" w:fill="F7F7F8"/>
        </w:rPr>
        <w:t>SmartLifecycle</w:t>
      </w:r>
      <w:r>
        <w:rPr>
          <w:rFonts w:ascii="Arial" w:hAnsi="Arial" w:cs="Arial"/>
          <w:color w:val="34302D"/>
          <w:shd w:val="clear" w:color="auto" w:fill="FFFFFF"/>
        </w:rPr>
        <w:t>界面的定义：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SmartLifecycle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Lifecycle, Phased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isAutoStartup();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stop(Runnable callback);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starting, the objects with the lowest phase start first. When stopping, the reverse order is followed. Therefore, an object that implements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and whose </w:t>
      </w:r>
      <w:r w:rsidRPr="00BA0D5D">
        <w:rPr>
          <w:rFonts w:ascii="Consolas" w:eastAsia="宋体" w:hAnsi="Consolas" w:cs="宋体"/>
          <w:color w:val="34302D"/>
          <w:kern w:val="0"/>
          <w:sz w:val="23"/>
          <w:szCs w:val="23"/>
          <w:shd w:val="clear" w:color="auto" w:fill="F7F7F8"/>
        </w:rPr>
        <w:t>getPhase()</w:t>
      </w:r>
      <w:r w:rsidRPr="00BA0D5D">
        <w:rPr>
          <w:rFonts w:ascii="inherit" w:eastAsia="宋体" w:hAnsi="inherit" w:cs="Arial"/>
          <w:color w:val="34302D"/>
          <w:kern w:val="0"/>
          <w:sz w:val="24"/>
          <w:szCs w:val="24"/>
        </w:rPr>
        <w:t xml:space="preserve"> method </w:t>
      </w:r>
      <w:r w:rsidRPr="00BA0D5D">
        <w:rPr>
          <w:rFonts w:ascii="inherit" w:eastAsia="宋体" w:hAnsi="inherit" w:cs="Arial"/>
          <w:color w:val="34302D"/>
          <w:kern w:val="0"/>
          <w:sz w:val="24"/>
          <w:szCs w:val="24"/>
        </w:rPr>
        <w:lastRenderedPageBreak/>
        <w:t>returns </w:t>
      </w:r>
      <w:r w:rsidRPr="00BA0D5D">
        <w:rPr>
          <w:rFonts w:ascii="Consolas" w:eastAsia="宋体" w:hAnsi="Consolas" w:cs="宋体"/>
          <w:color w:val="34302D"/>
          <w:kern w:val="0"/>
          <w:sz w:val="23"/>
          <w:szCs w:val="23"/>
          <w:shd w:val="clear" w:color="auto" w:fill="F7F7F8"/>
        </w:rPr>
        <w:t>Integer.MIN_VALUE</w:t>
      </w:r>
      <w:r w:rsidRPr="00BA0D5D">
        <w:rPr>
          <w:rFonts w:ascii="inherit" w:eastAsia="宋体" w:hAnsi="inherit" w:cs="Arial"/>
          <w:color w:val="34302D"/>
          <w:kern w:val="0"/>
          <w:sz w:val="24"/>
          <w:szCs w:val="24"/>
        </w:rPr>
        <w:t> would be among the first to start and the last to stop. At the other end of the spectrum, a phase value of </w:t>
      </w:r>
      <w:r w:rsidRPr="00BA0D5D">
        <w:rPr>
          <w:rFonts w:ascii="Consolas" w:eastAsia="宋体" w:hAnsi="Consolas" w:cs="宋体"/>
          <w:color w:val="34302D"/>
          <w:kern w:val="0"/>
          <w:sz w:val="23"/>
          <w:szCs w:val="23"/>
          <w:shd w:val="clear" w:color="auto" w:fill="F7F7F8"/>
        </w:rPr>
        <w:t>Integer.MAX_VALUE</w:t>
      </w:r>
      <w:r w:rsidRPr="00BA0D5D">
        <w:rPr>
          <w:rFonts w:ascii="inherit" w:eastAsia="宋体" w:hAnsi="inherit" w:cs="Arial"/>
          <w:color w:val="34302D"/>
          <w:kern w:val="0"/>
          <w:sz w:val="24"/>
          <w:szCs w:val="24"/>
        </w:rPr>
        <w:t> would indicate that the object should be started last and stopped first (likely because it depends on other processes to be running). When considering the phase value, it is also important to know that the default phase for any “normal”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object that does not implement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is </w:t>
      </w:r>
      <w:r w:rsidRPr="00BA0D5D">
        <w:rPr>
          <w:rFonts w:ascii="Consolas" w:eastAsia="宋体" w:hAnsi="Consolas" w:cs="宋体"/>
          <w:color w:val="34302D"/>
          <w:kern w:val="0"/>
          <w:sz w:val="23"/>
          <w:szCs w:val="23"/>
          <w:shd w:val="clear" w:color="auto" w:fill="F7F7F8"/>
        </w:rPr>
        <w:t>0</w:t>
      </w:r>
      <w:r w:rsidRPr="00BA0D5D">
        <w:rPr>
          <w:rFonts w:ascii="inherit" w:eastAsia="宋体" w:hAnsi="inherit" w:cs="Arial"/>
          <w:color w:val="34302D"/>
          <w:kern w:val="0"/>
          <w:sz w:val="24"/>
          <w:szCs w:val="24"/>
        </w:rPr>
        <w:t>. Therefore, any negative phase value indicates that an object should start before those standard components (and stop after them). The reverse is true for any positive phase value.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启动时，具有最低相位的对象首先开始。停止时，遵循相反的顺序。因此，实现</w:t>
      </w:r>
      <w:r>
        <w:rPr>
          <w:rStyle w:val="HTML"/>
          <w:rFonts w:ascii="Consolas" w:hAnsi="Consolas"/>
          <w:sz w:val="23"/>
          <w:szCs w:val="23"/>
          <w:shd w:val="clear" w:color="auto" w:fill="F7F7F8"/>
        </w:rPr>
        <w:t>SmartLifecycle</w:t>
      </w:r>
      <w:r>
        <w:rPr>
          <w:rFonts w:ascii="Arial" w:hAnsi="Arial" w:cs="Arial"/>
          <w:color w:val="34302D"/>
          <w:shd w:val="clear" w:color="auto" w:fill="FFFFFF"/>
        </w:rPr>
        <w:t>和</w:t>
      </w:r>
      <w:r>
        <w:rPr>
          <w:rStyle w:val="HTML"/>
          <w:rFonts w:ascii="Consolas" w:hAnsi="Consolas"/>
          <w:sz w:val="23"/>
          <w:szCs w:val="23"/>
          <w:shd w:val="clear" w:color="auto" w:fill="F7F7F8"/>
        </w:rPr>
        <w:t>getPhase()</w:t>
      </w:r>
      <w:r>
        <w:rPr>
          <w:rFonts w:ascii="Arial" w:hAnsi="Arial" w:cs="Arial"/>
          <w:color w:val="34302D"/>
          <w:shd w:val="clear" w:color="auto" w:fill="FFFFFF"/>
        </w:rPr>
        <w:t>返回其方法的对象</w:t>
      </w:r>
      <w:r>
        <w:rPr>
          <w:rStyle w:val="HTML"/>
          <w:rFonts w:ascii="Consolas" w:hAnsi="Consolas"/>
          <w:sz w:val="23"/>
          <w:szCs w:val="23"/>
          <w:shd w:val="clear" w:color="auto" w:fill="F7F7F8"/>
        </w:rPr>
        <w:t>Integer.MIN_VALUE</w:t>
      </w:r>
      <w:r>
        <w:rPr>
          <w:rFonts w:ascii="Arial" w:hAnsi="Arial" w:cs="Arial"/>
          <w:color w:val="34302D"/>
          <w:shd w:val="clear" w:color="auto" w:fill="FFFFFF"/>
        </w:rPr>
        <w:t>将是第一个开始和最后一个停止的对象。在频谱的另一端，相位值</w:t>
      </w:r>
      <w:r>
        <w:rPr>
          <w:rFonts w:ascii="Arial" w:hAnsi="Arial" w:cs="Arial"/>
          <w:color w:val="34302D"/>
          <w:shd w:val="clear" w:color="auto" w:fill="FFFFFF"/>
        </w:rPr>
        <w:t> </w:t>
      </w:r>
      <w:r>
        <w:rPr>
          <w:rStyle w:val="HTML"/>
          <w:rFonts w:ascii="Consolas" w:hAnsi="Consolas"/>
          <w:sz w:val="23"/>
          <w:szCs w:val="23"/>
          <w:shd w:val="clear" w:color="auto" w:fill="F7F7F8"/>
        </w:rPr>
        <w:t>Integer.MAX_VALUE</w:t>
      </w:r>
      <w:r>
        <w:rPr>
          <w:rFonts w:ascii="Arial" w:hAnsi="Arial" w:cs="Arial"/>
          <w:color w:val="34302D"/>
          <w:shd w:val="clear" w:color="auto" w:fill="FFFFFF"/>
        </w:rPr>
        <w:t>将指示对象应该最后启动并首先停止（可能因为它依赖于正在运行的其他进程）。当考虑相位值，同样重要的是要知道，对于任何</w:t>
      </w:r>
      <w:r>
        <w:rPr>
          <w:rFonts w:ascii="Arial" w:hAnsi="Arial" w:cs="Arial"/>
          <w:color w:val="34302D"/>
          <w:shd w:val="clear" w:color="auto" w:fill="FFFFFF"/>
        </w:rPr>
        <w:t>“</w:t>
      </w:r>
      <w:r>
        <w:rPr>
          <w:rFonts w:ascii="Arial" w:hAnsi="Arial" w:cs="Arial"/>
          <w:color w:val="34302D"/>
          <w:shd w:val="clear" w:color="auto" w:fill="FFFFFF"/>
        </w:rPr>
        <w:t>正常</w:t>
      </w:r>
      <w:r>
        <w:rPr>
          <w:rFonts w:ascii="Arial" w:hAnsi="Arial" w:cs="Arial"/>
          <w:color w:val="34302D"/>
          <w:shd w:val="clear" w:color="auto" w:fill="FFFFFF"/>
        </w:rPr>
        <w:t>”</w:t>
      </w:r>
      <w:r>
        <w:rPr>
          <w:rFonts w:ascii="Arial" w:hAnsi="Arial" w:cs="Arial"/>
          <w:color w:val="34302D"/>
          <w:shd w:val="clear" w:color="auto" w:fill="FFFFFF"/>
        </w:rPr>
        <w:t>的默认阶段</w:t>
      </w:r>
      <w:r>
        <w:rPr>
          <w:rFonts w:ascii="Arial" w:hAnsi="Arial" w:cs="Arial"/>
          <w:color w:val="34302D"/>
          <w:shd w:val="clear" w:color="auto" w:fill="FFFFFF"/>
        </w:rPr>
        <w:t> </w:t>
      </w:r>
      <w:r>
        <w:rPr>
          <w:rStyle w:val="HTML"/>
          <w:rFonts w:ascii="Consolas" w:hAnsi="Consolas"/>
          <w:sz w:val="23"/>
          <w:szCs w:val="23"/>
          <w:shd w:val="clear" w:color="auto" w:fill="F7F7F8"/>
        </w:rPr>
        <w:t>Lifecycle</w:t>
      </w:r>
      <w:r>
        <w:rPr>
          <w:rFonts w:ascii="Arial" w:hAnsi="Arial" w:cs="Arial"/>
          <w:color w:val="34302D"/>
          <w:shd w:val="clear" w:color="auto" w:fill="FFFFFF"/>
        </w:rPr>
        <w:t>目标没有实现</w:t>
      </w:r>
      <w:r>
        <w:rPr>
          <w:rStyle w:val="HTML"/>
          <w:rFonts w:ascii="Consolas" w:hAnsi="Consolas"/>
          <w:sz w:val="23"/>
          <w:szCs w:val="23"/>
          <w:shd w:val="clear" w:color="auto" w:fill="F7F7F8"/>
        </w:rPr>
        <w:t>SmartLifecycle</w:t>
      </w:r>
      <w:r>
        <w:rPr>
          <w:rFonts w:ascii="Arial" w:hAnsi="Arial" w:cs="Arial"/>
          <w:color w:val="34302D"/>
          <w:shd w:val="clear" w:color="auto" w:fill="FFFFFF"/>
        </w:rPr>
        <w:t>的</w:t>
      </w:r>
      <w:r>
        <w:rPr>
          <w:rStyle w:val="HTML"/>
          <w:rFonts w:ascii="Consolas" w:hAnsi="Consolas"/>
          <w:sz w:val="23"/>
          <w:szCs w:val="23"/>
          <w:shd w:val="clear" w:color="auto" w:fill="F7F7F8"/>
        </w:rPr>
        <w:t>0</w:t>
      </w:r>
      <w:r>
        <w:rPr>
          <w:rFonts w:ascii="Arial" w:hAnsi="Arial" w:cs="Arial"/>
          <w:color w:val="34302D"/>
          <w:shd w:val="clear" w:color="auto" w:fill="FFFFFF"/>
        </w:rPr>
        <w:t>。因此，任何负相位值都表示对象应该在这些标准组件之前启动（并在它们之后停止）。任何正相值都是相反的。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stop method defined by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accepts a callback. Any implementation must invoke that callback’s </w:t>
      </w:r>
      <w:r w:rsidRPr="00BA0D5D">
        <w:rPr>
          <w:rFonts w:ascii="Consolas" w:eastAsia="宋体" w:hAnsi="Consolas" w:cs="宋体"/>
          <w:color w:val="34302D"/>
          <w:kern w:val="0"/>
          <w:sz w:val="23"/>
          <w:szCs w:val="23"/>
          <w:shd w:val="clear" w:color="auto" w:fill="F7F7F8"/>
        </w:rPr>
        <w:t>run()</w:t>
      </w:r>
      <w:r w:rsidRPr="00BA0D5D">
        <w:rPr>
          <w:rFonts w:ascii="inherit" w:eastAsia="宋体" w:hAnsi="inherit" w:cs="Arial"/>
          <w:color w:val="34302D"/>
          <w:kern w:val="0"/>
          <w:sz w:val="24"/>
          <w:szCs w:val="24"/>
        </w:rPr>
        <w:t>method after that implementation’s shutdown process is complete. That enables asynchronous shutdown where necessary, since the default implementation of the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interface, </w:t>
      </w:r>
      <w:r w:rsidRPr="00BA0D5D">
        <w:rPr>
          <w:rFonts w:ascii="Consolas" w:eastAsia="宋体" w:hAnsi="Consolas" w:cs="宋体"/>
          <w:color w:val="34302D"/>
          <w:kern w:val="0"/>
          <w:sz w:val="23"/>
          <w:szCs w:val="23"/>
          <w:shd w:val="clear" w:color="auto" w:fill="F7F7F8"/>
        </w:rPr>
        <w:t>DefaultLifecycleProcessor</w:t>
      </w:r>
      <w:r w:rsidRPr="00BA0D5D">
        <w:rPr>
          <w:rFonts w:ascii="inherit" w:eastAsia="宋体" w:hAnsi="inherit" w:cs="Arial"/>
          <w:color w:val="34302D"/>
          <w:kern w:val="0"/>
          <w:sz w:val="24"/>
          <w:szCs w:val="24"/>
        </w:rPr>
        <w:t>, waits up to its timeout value for the group of objects within each phase to invoke that callback. The default per-phase timeout is 30 seconds. You can override the default lifecycle processor instance by defining a bean named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within the context. If you want only to modify the timeout, defining the following would suffice: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定义的</w:t>
      </w:r>
      <w:r>
        <w:rPr>
          <w:rFonts w:ascii="Arial" w:hAnsi="Arial" w:cs="Arial"/>
          <w:color w:val="34302D"/>
          <w:shd w:val="clear" w:color="auto" w:fill="FFFFFF"/>
        </w:rPr>
        <w:t>stop</w:t>
      </w:r>
      <w:r>
        <w:rPr>
          <w:rFonts w:ascii="Arial" w:hAnsi="Arial" w:cs="Arial"/>
          <w:color w:val="34302D"/>
          <w:shd w:val="clear" w:color="auto" w:fill="FFFFFF"/>
        </w:rPr>
        <w:t>方法</w:t>
      </w:r>
      <w:r>
        <w:rPr>
          <w:rStyle w:val="HTML"/>
          <w:rFonts w:ascii="Consolas" w:hAnsi="Consolas"/>
          <w:sz w:val="23"/>
          <w:szCs w:val="23"/>
          <w:shd w:val="clear" w:color="auto" w:fill="F7F7F8"/>
        </w:rPr>
        <w:t>SmartLifecycle</w:t>
      </w:r>
      <w:r>
        <w:rPr>
          <w:rFonts w:ascii="Arial" w:hAnsi="Arial" w:cs="Arial"/>
          <w:color w:val="34302D"/>
          <w:shd w:val="clear" w:color="auto" w:fill="FFFFFF"/>
        </w:rPr>
        <w:t>接受回调。任何实现必须</w:t>
      </w:r>
      <w:r>
        <w:rPr>
          <w:rStyle w:val="HTML"/>
          <w:rFonts w:ascii="Consolas" w:hAnsi="Consolas"/>
          <w:sz w:val="23"/>
          <w:szCs w:val="23"/>
          <w:shd w:val="clear" w:color="auto" w:fill="F7F7F8"/>
        </w:rPr>
        <w:t>run()</w:t>
      </w:r>
      <w:r>
        <w:rPr>
          <w:rFonts w:ascii="Arial" w:hAnsi="Arial" w:cs="Arial"/>
          <w:color w:val="34302D"/>
          <w:shd w:val="clear" w:color="auto" w:fill="FFFFFF"/>
        </w:rPr>
        <w:t>在该实现的关闭过程完成后调用该回调的方法。这样就可以在必要时启用异步关闭，因为</w:t>
      </w:r>
      <w:r>
        <w:rPr>
          <w:rStyle w:val="HTML"/>
          <w:rFonts w:ascii="Consolas" w:hAnsi="Consolas"/>
          <w:sz w:val="23"/>
          <w:szCs w:val="23"/>
          <w:shd w:val="clear" w:color="auto" w:fill="F7F7F8"/>
        </w:rPr>
        <w:t>LifecycleProcessor</w:t>
      </w:r>
      <w:r>
        <w:rPr>
          <w:rFonts w:ascii="Arial" w:hAnsi="Arial" w:cs="Arial"/>
          <w:color w:val="34302D"/>
          <w:shd w:val="clear" w:color="auto" w:fill="FFFFFF"/>
        </w:rPr>
        <w:t>接口</w:t>
      </w:r>
      <w:r>
        <w:rPr>
          <w:rFonts w:ascii="Arial" w:hAnsi="Arial" w:cs="Arial"/>
          <w:color w:val="34302D"/>
          <w:shd w:val="clear" w:color="auto" w:fill="FFFFFF"/>
        </w:rPr>
        <w:t> </w:t>
      </w:r>
      <w:r>
        <w:rPr>
          <w:rFonts w:ascii="Arial" w:hAnsi="Arial" w:cs="Arial"/>
          <w:color w:val="34302D"/>
          <w:shd w:val="clear" w:color="auto" w:fill="FFFFFF"/>
        </w:rPr>
        <w:t>的默认实现</w:t>
      </w:r>
      <w:r>
        <w:rPr>
          <w:rStyle w:val="HTML"/>
          <w:rFonts w:ascii="Consolas" w:hAnsi="Consolas"/>
          <w:sz w:val="23"/>
          <w:szCs w:val="23"/>
          <w:shd w:val="clear" w:color="auto" w:fill="F7F7F8"/>
        </w:rPr>
        <w:t>DefaultLifecycleProcessor</w:t>
      </w:r>
      <w:r>
        <w:rPr>
          <w:rFonts w:ascii="Arial" w:hAnsi="Arial" w:cs="Arial"/>
          <w:color w:val="34302D"/>
          <w:shd w:val="clear" w:color="auto" w:fill="FFFFFF"/>
        </w:rPr>
        <w:t>等待每个阶段内的对象组的超时值来调用该回调。默认的每阶段超时为</w:t>
      </w:r>
      <w:r>
        <w:rPr>
          <w:rFonts w:ascii="Arial" w:hAnsi="Arial" w:cs="Arial"/>
          <w:color w:val="34302D"/>
          <w:shd w:val="clear" w:color="auto" w:fill="FFFFFF"/>
        </w:rPr>
        <w:t>30</w:t>
      </w:r>
      <w:r>
        <w:rPr>
          <w:rFonts w:ascii="Arial" w:hAnsi="Arial" w:cs="Arial"/>
          <w:color w:val="34302D"/>
          <w:shd w:val="clear" w:color="auto" w:fill="FFFFFF"/>
        </w:rPr>
        <w:t>秒。您可以通过定义</w:t>
      </w:r>
      <w:r>
        <w:rPr>
          <w:rStyle w:val="HTML"/>
          <w:rFonts w:ascii="Consolas" w:hAnsi="Consolas"/>
          <w:sz w:val="23"/>
          <w:szCs w:val="23"/>
          <w:shd w:val="clear" w:color="auto" w:fill="F7F7F8"/>
        </w:rPr>
        <w:t>lifecycleProcessor</w:t>
      </w:r>
      <w:r>
        <w:rPr>
          <w:rFonts w:ascii="Arial" w:hAnsi="Arial" w:cs="Arial"/>
          <w:color w:val="34302D"/>
          <w:shd w:val="clear" w:color="auto" w:fill="FFFFFF"/>
        </w:rPr>
        <w:t>在上下文中命名的</w:t>
      </w:r>
      <w:r>
        <w:rPr>
          <w:rFonts w:ascii="Arial" w:hAnsi="Arial" w:cs="Arial"/>
          <w:color w:val="34302D"/>
          <w:shd w:val="clear" w:color="auto" w:fill="FFFFFF"/>
        </w:rPr>
        <w:t>bean</w:t>
      </w:r>
      <w:r>
        <w:rPr>
          <w:rFonts w:ascii="Arial" w:hAnsi="Arial" w:cs="Arial"/>
          <w:color w:val="34302D"/>
          <w:shd w:val="clear" w:color="auto" w:fill="FFFFFF"/>
        </w:rPr>
        <w:t>来覆盖缺省生命周期处理器实例</w:t>
      </w:r>
      <w:r>
        <w:rPr>
          <w:rFonts w:ascii="Arial" w:hAnsi="Arial" w:cs="Arial"/>
          <w:color w:val="34302D"/>
          <w:shd w:val="clear" w:color="auto" w:fill="FFFFFF"/>
        </w:rPr>
        <w:t> </w:t>
      </w:r>
      <w:r>
        <w:rPr>
          <w:rFonts w:ascii="Arial" w:hAnsi="Arial" w:cs="Arial"/>
          <w:color w:val="34302D"/>
          <w:shd w:val="clear" w:color="auto" w:fill="FFFFFF"/>
        </w:rPr>
        <w:t>。如果您只想修改超时，则定义以下内容就足够了：</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"lifecycleProcessor"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"org.springframework.context.support.DefaultLifecycleProcessor"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timeout value in milliseconds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"timeoutPerShutdownPhase"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"10000"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mentioned earlier, the </w:t>
      </w:r>
      <w:r w:rsidRPr="00BA0D5D">
        <w:rPr>
          <w:rFonts w:ascii="Consolas" w:eastAsia="宋体" w:hAnsi="Consolas" w:cs="宋体"/>
          <w:color w:val="34302D"/>
          <w:kern w:val="0"/>
          <w:sz w:val="23"/>
          <w:szCs w:val="23"/>
          <w:shd w:val="clear" w:color="auto" w:fill="F7F7F8"/>
        </w:rPr>
        <w:t>LifecycleProcessor</w:t>
      </w:r>
      <w:r w:rsidRPr="00BA0D5D">
        <w:rPr>
          <w:rFonts w:ascii="inherit" w:eastAsia="宋体" w:hAnsi="inherit" w:cs="Arial"/>
          <w:color w:val="34302D"/>
          <w:kern w:val="0"/>
          <w:sz w:val="24"/>
          <w:szCs w:val="24"/>
        </w:rPr>
        <w:t> interface defines callback methods for the refreshing and closing of the context as well. The latter drives the shutdown process as if </w:t>
      </w:r>
      <w:r w:rsidRPr="00BA0D5D">
        <w:rPr>
          <w:rFonts w:ascii="Consolas" w:eastAsia="宋体" w:hAnsi="Consolas" w:cs="宋体"/>
          <w:color w:val="34302D"/>
          <w:kern w:val="0"/>
          <w:sz w:val="23"/>
          <w:szCs w:val="23"/>
          <w:shd w:val="clear" w:color="auto" w:fill="F7F7F8"/>
        </w:rPr>
        <w:t>stop()</w:t>
      </w:r>
      <w:r w:rsidRPr="00BA0D5D">
        <w:rPr>
          <w:rFonts w:ascii="inherit" w:eastAsia="宋体" w:hAnsi="inherit" w:cs="Arial"/>
          <w:color w:val="34302D"/>
          <w:kern w:val="0"/>
          <w:sz w:val="24"/>
          <w:szCs w:val="24"/>
        </w:rPr>
        <w:t> had been called explicitly, but it happens when the context is closing. The 'refresh' callback, on the other hand, enables another feature of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beans. When the context is refreshed (after all objects have been instantiated and initialized), that callback is invoked. At that point, the default lifecycle processor checks the boolean value returned by each </w:t>
      </w:r>
      <w:r w:rsidRPr="00BA0D5D">
        <w:rPr>
          <w:rFonts w:ascii="Consolas" w:eastAsia="宋体" w:hAnsi="Consolas" w:cs="宋体"/>
          <w:color w:val="34302D"/>
          <w:kern w:val="0"/>
          <w:sz w:val="23"/>
          <w:szCs w:val="23"/>
          <w:shd w:val="clear" w:color="auto" w:fill="F7F7F8"/>
        </w:rPr>
        <w:t>SmartLifecycle</w:t>
      </w:r>
      <w:r w:rsidRPr="00BA0D5D">
        <w:rPr>
          <w:rFonts w:ascii="inherit" w:eastAsia="宋体" w:hAnsi="inherit" w:cs="Arial"/>
          <w:color w:val="34302D"/>
          <w:kern w:val="0"/>
          <w:sz w:val="24"/>
          <w:szCs w:val="24"/>
        </w:rPr>
        <w:t> object’s </w:t>
      </w:r>
      <w:r w:rsidRPr="00BA0D5D">
        <w:rPr>
          <w:rFonts w:ascii="Consolas" w:eastAsia="宋体" w:hAnsi="Consolas" w:cs="宋体"/>
          <w:color w:val="34302D"/>
          <w:kern w:val="0"/>
          <w:sz w:val="23"/>
          <w:szCs w:val="23"/>
          <w:shd w:val="clear" w:color="auto" w:fill="F7F7F8"/>
        </w:rPr>
        <w:t>isAutoStartup()</w:t>
      </w:r>
      <w:r w:rsidRPr="00BA0D5D">
        <w:rPr>
          <w:rFonts w:ascii="inherit" w:eastAsia="宋体" w:hAnsi="inherit" w:cs="Arial"/>
          <w:color w:val="34302D"/>
          <w:kern w:val="0"/>
          <w:sz w:val="24"/>
          <w:szCs w:val="24"/>
        </w:rPr>
        <w:t> method. If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that object is started at that point rather than waiting for an explicit invocation of the context’s or its own </w:t>
      </w:r>
      <w:r w:rsidRPr="00BA0D5D">
        <w:rPr>
          <w:rFonts w:ascii="Consolas" w:eastAsia="宋体" w:hAnsi="Consolas" w:cs="宋体"/>
          <w:color w:val="34302D"/>
          <w:kern w:val="0"/>
          <w:sz w:val="23"/>
          <w:szCs w:val="23"/>
          <w:shd w:val="clear" w:color="auto" w:fill="F7F7F8"/>
        </w:rPr>
        <w:t>start()</w:t>
      </w:r>
      <w:r w:rsidRPr="00BA0D5D">
        <w:rPr>
          <w:rFonts w:ascii="inherit" w:eastAsia="宋体" w:hAnsi="inherit" w:cs="Arial"/>
          <w:color w:val="34302D"/>
          <w:kern w:val="0"/>
          <w:sz w:val="24"/>
          <w:szCs w:val="24"/>
        </w:rPr>
        <w:t> method (unlike the context refresh, the context start does not happen automatically for a standard context implementation). The </w:t>
      </w:r>
      <w:r w:rsidRPr="00BA0D5D">
        <w:rPr>
          <w:rFonts w:ascii="Consolas" w:eastAsia="宋体" w:hAnsi="Consolas" w:cs="宋体"/>
          <w:color w:val="34302D"/>
          <w:kern w:val="0"/>
          <w:sz w:val="23"/>
          <w:szCs w:val="23"/>
          <w:shd w:val="clear" w:color="auto" w:fill="F7F7F8"/>
        </w:rPr>
        <w:t>phase</w:t>
      </w:r>
      <w:r w:rsidRPr="00BA0D5D">
        <w:rPr>
          <w:rFonts w:ascii="inherit" w:eastAsia="宋体" w:hAnsi="inherit" w:cs="Arial"/>
          <w:color w:val="34302D"/>
          <w:kern w:val="0"/>
          <w:sz w:val="24"/>
          <w:szCs w:val="24"/>
        </w:rPr>
        <w:t> value and any “depends-on” relationships determine the startup order as described earlier.</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如前所述，该</w:t>
      </w:r>
      <w:r>
        <w:rPr>
          <w:rStyle w:val="HTML"/>
          <w:rFonts w:ascii="Consolas" w:hAnsi="Consolas"/>
          <w:sz w:val="23"/>
          <w:szCs w:val="23"/>
          <w:shd w:val="clear" w:color="auto" w:fill="F7F7F8"/>
        </w:rPr>
        <w:t>LifecycleProcessor</w:t>
      </w:r>
      <w:r>
        <w:rPr>
          <w:rFonts w:ascii="Arial" w:hAnsi="Arial" w:cs="Arial"/>
          <w:color w:val="34302D"/>
          <w:shd w:val="clear" w:color="auto" w:fill="FFFFFF"/>
        </w:rPr>
        <w:t>接口还定义了用于刷新和关闭上下文的回调方法。后者驱动关闭过程就好像</w:t>
      </w:r>
      <w:r>
        <w:rPr>
          <w:rStyle w:val="HTML"/>
          <w:rFonts w:ascii="Consolas" w:hAnsi="Consolas"/>
          <w:sz w:val="23"/>
          <w:szCs w:val="23"/>
          <w:shd w:val="clear" w:color="auto" w:fill="F7F7F8"/>
        </w:rPr>
        <w:t>stop()</w:t>
      </w:r>
      <w:r>
        <w:rPr>
          <w:rFonts w:ascii="Arial" w:hAnsi="Arial" w:cs="Arial"/>
          <w:color w:val="34302D"/>
          <w:shd w:val="clear" w:color="auto" w:fill="FFFFFF"/>
        </w:rPr>
        <w:t>已经显式调用一样，但它在上下文关闭时发生。另一方面，</w:t>
      </w:r>
      <w:r>
        <w:rPr>
          <w:rFonts w:ascii="Arial" w:hAnsi="Arial" w:cs="Arial"/>
          <w:color w:val="34302D"/>
          <w:shd w:val="clear" w:color="auto" w:fill="FFFFFF"/>
        </w:rPr>
        <w:t>'refresh'</w:t>
      </w:r>
      <w:r>
        <w:rPr>
          <w:rFonts w:ascii="Arial" w:hAnsi="Arial" w:cs="Arial"/>
          <w:color w:val="34302D"/>
          <w:shd w:val="clear" w:color="auto" w:fill="FFFFFF"/>
        </w:rPr>
        <w:t>回调启用了</w:t>
      </w:r>
      <w:r>
        <w:rPr>
          <w:rStyle w:val="HTML"/>
          <w:rFonts w:ascii="Consolas" w:hAnsi="Consolas"/>
          <w:sz w:val="23"/>
          <w:szCs w:val="23"/>
          <w:shd w:val="clear" w:color="auto" w:fill="F7F7F8"/>
        </w:rPr>
        <w:lastRenderedPageBreak/>
        <w:t>SmartLifecycle</w:t>
      </w:r>
      <w:r>
        <w:rPr>
          <w:rFonts w:ascii="Arial" w:hAnsi="Arial" w:cs="Arial"/>
          <w:color w:val="34302D"/>
          <w:shd w:val="clear" w:color="auto" w:fill="FFFFFF"/>
        </w:rPr>
        <w:t>bean</w:t>
      </w:r>
      <w:r>
        <w:rPr>
          <w:rFonts w:ascii="Arial" w:hAnsi="Arial" w:cs="Arial"/>
          <w:color w:val="34302D"/>
          <w:shd w:val="clear" w:color="auto" w:fill="FFFFFF"/>
        </w:rPr>
        <w:t>的另一个功能</w:t>
      </w:r>
      <w:r>
        <w:rPr>
          <w:rFonts w:ascii="Arial" w:hAnsi="Arial" w:cs="Arial"/>
          <w:color w:val="34302D"/>
          <w:shd w:val="clear" w:color="auto" w:fill="FFFFFF"/>
        </w:rPr>
        <w:t> </w:t>
      </w:r>
      <w:r>
        <w:rPr>
          <w:rFonts w:ascii="Arial" w:hAnsi="Arial" w:cs="Arial"/>
          <w:color w:val="34302D"/>
          <w:shd w:val="clear" w:color="auto" w:fill="FFFFFF"/>
        </w:rPr>
        <w:t>。刷新上下文时（在实例化并初始化所有对象之后），将调用该回调。此时，默认生命周期处理器检查每个</w:t>
      </w:r>
      <w:r>
        <w:rPr>
          <w:rStyle w:val="HTML"/>
          <w:rFonts w:ascii="Consolas" w:hAnsi="Consolas"/>
          <w:sz w:val="23"/>
          <w:szCs w:val="23"/>
          <w:shd w:val="clear" w:color="auto" w:fill="F7F7F8"/>
        </w:rPr>
        <w:t>SmartLifecycle</w:t>
      </w:r>
      <w:r>
        <w:rPr>
          <w:rFonts w:ascii="Arial" w:hAnsi="Arial" w:cs="Arial"/>
          <w:color w:val="34302D"/>
          <w:shd w:val="clear" w:color="auto" w:fill="FFFFFF"/>
        </w:rPr>
        <w:t>对象的</w:t>
      </w:r>
      <w:r>
        <w:rPr>
          <w:rStyle w:val="HTML"/>
          <w:rFonts w:ascii="Consolas" w:hAnsi="Consolas"/>
          <w:sz w:val="23"/>
          <w:szCs w:val="23"/>
          <w:shd w:val="clear" w:color="auto" w:fill="F7F7F8"/>
        </w:rPr>
        <w:t>isAutoStartup()</w:t>
      </w:r>
      <w:r>
        <w:rPr>
          <w:rFonts w:ascii="Arial" w:hAnsi="Arial" w:cs="Arial"/>
          <w:color w:val="34302D"/>
          <w:shd w:val="clear" w:color="auto" w:fill="FFFFFF"/>
        </w:rPr>
        <w:t>方法返回的布尔值</w:t>
      </w:r>
      <w:r>
        <w:rPr>
          <w:rFonts w:ascii="Arial" w:hAnsi="Arial" w:cs="Arial"/>
          <w:color w:val="34302D"/>
          <w:shd w:val="clear" w:color="auto" w:fill="FFFFFF"/>
        </w:rPr>
        <w:t> </w:t>
      </w:r>
      <w:r>
        <w:rPr>
          <w:rFonts w:ascii="Arial" w:hAnsi="Arial" w:cs="Arial"/>
          <w:color w:val="34302D"/>
          <w:shd w:val="clear" w:color="auto" w:fill="FFFFFF"/>
        </w:rPr>
        <w:t>。如果</w:t>
      </w:r>
      <w:r>
        <w:rPr>
          <w:rStyle w:val="HTML"/>
          <w:rFonts w:ascii="Consolas" w:hAnsi="Consolas"/>
          <w:sz w:val="23"/>
          <w:szCs w:val="23"/>
          <w:shd w:val="clear" w:color="auto" w:fill="F7F7F8"/>
        </w:rPr>
        <w:t>true</w:t>
      </w:r>
      <w:r>
        <w:rPr>
          <w:rFonts w:ascii="Arial" w:hAnsi="Arial" w:cs="Arial"/>
          <w:color w:val="34302D"/>
          <w:shd w:val="clear" w:color="auto" w:fill="FFFFFF"/>
        </w:rPr>
        <w:t>，那个对象是在那个点开始的，而不是等待显式调用上下文或它自己的对象</w:t>
      </w:r>
      <w:r>
        <w:rPr>
          <w:rStyle w:val="HTML"/>
          <w:rFonts w:ascii="Consolas" w:hAnsi="Consolas"/>
          <w:sz w:val="23"/>
          <w:szCs w:val="23"/>
          <w:shd w:val="clear" w:color="auto" w:fill="F7F7F8"/>
        </w:rPr>
        <w:t>start()</w:t>
      </w:r>
      <w:r>
        <w:rPr>
          <w:rFonts w:ascii="Arial" w:hAnsi="Arial" w:cs="Arial"/>
          <w:color w:val="34302D"/>
          <w:shd w:val="clear" w:color="auto" w:fill="FFFFFF"/>
        </w:rPr>
        <w:t>方法（与上下文刷新不同，上下文启动不会自动发生在标准上下文实现中）。该</w:t>
      </w:r>
      <w:r>
        <w:rPr>
          <w:rStyle w:val="HTML"/>
          <w:rFonts w:ascii="Consolas" w:hAnsi="Consolas"/>
          <w:sz w:val="23"/>
          <w:szCs w:val="23"/>
          <w:shd w:val="clear" w:color="auto" w:fill="F7F7F8"/>
        </w:rPr>
        <w:t>phase</w:t>
      </w:r>
      <w:r>
        <w:rPr>
          <w:rFonts w:ascii="Arial" w:hAnsi="Arial" w:cs="Arial"/>
          <w:color w:val="34302D"/>
          <w:shd w:val="clear" w:color="auto" w:fill="FFFFFF"/>
        </w:rPr>
        <w:t>值与任何</w:t>
      </w:r>
      <w:r>
        <w:rPr>
          <w:rFonts w:ascii="Arial" w:hAnsi="Arial" w:cs="Arial"/>
          <w:color w:val="34302D"/>
          <w:shd w:val="clear" w:color="auto" w:fill="FFFFFF"/>
        </w:rPr>
        <w:t>“</w:t>
      </w:r>
      <w:r>
        <w:rPr>
          <w:rFonts w:ascii="Arial" w:hAnsi="Arial" w:cs="Arial"/>
          <w:color w:val="34302D"/>
          <w:shd w:val="clear" w:color="auto" w:fill="FFFFFF"/>
        </w:rPr>
        <w:t>依赖式</w:t>
      </w:r>
      <w:r>
        <w:rPr>
          <w:rFonts w:ascii="Arial" w:hAnsi="Arial" w:cs="Arial"/>
          <w:color w:val="34302D"/>
          <w:shd w:val="clear" w:color="auto" w:fill="FFFFFF"/>
        </w:rPr>
        <w:t>”</w:t>
      </w:r>
      <w:r>
        <w:rPr>
          <w:rFonts w:ascii="Arial" w:hAnsi="Arial" w:cs="Arial"/>
          <w:color w:val="34302D"/>
          <w:shd w:val="clear" w:color="auto" w:fill="FFFFFF"/>
        </w:rPr>
        <w:t>的关系确定为前面所述的启动顺序。</w:t>
      </w:r>
    </w:p>
    <w:p w:rsid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Shutting Down the Spring IoC Container Gracefully in Non-Web Applications</w:t>
      </w:r>
    </w:p>
    <w:p w:rsidR="0034788C" w:rsidRPr="0034788C" w:rsidRDefault="0034788C" w:rsidP="0034788C">
      <w:pPr>
        <w:pStyle w:val="5"/>
        <w:shd w:val="clear" w:color="auto" w:fill="FFFFFF"/>
        <w:spacing w:before="240" w:beforeAutospacing="0" w:after="120" w:afterAutospacing="0"/>
        <w:rPr>
          <w:rFonts w:ascii="Consolas" w:hAnsi="Consolas"/>
          <w:kern w:val="2"/>
          <w:sz w:val="23"/>
          <w:szCs w:val="23"/>
          <w:shd w:val="clear" w:color="auto" w:fill="F7F7F8"/>
        </w:rPr>
      </w:pPr>
      <w:r w:rsidRPr="0034788C">
        <w:rPr>
          <w:rStyle w:val="HTML"/>
          <w:rFonts w:ascii="Consolas" w:hAnsi="Consolas"/>
          <w:kern w:val="2"/>
          <w:sz w:val="23"/>
          <w:szCs w:val="23"/>
          <w:shd w:val="clear" w:color="auto" w:fill="F7F7F8"/>
        </w:rPr>
        <w:t>在非</w:t>
      </w:r>
      <w:r w:rsidRPr="0034788C">
        <w:rPr>
          <w:rStyle w:val="HTML"/>
          <w:rFonts w:ascii="Consolas" w:hAnsi="Consolas"/>
          <w:kern w:val="2"/>
          <w:sz w:val="23"/>
          <w:szCs w:val="23"/>
          <w:shd w:val="clear" w:color="auto" w:fill="F7F7F8"/>
        </w:rPr>
        <w:t>Web</w:t>
      </w:r>
      <w:r w:rsidRPr="0034788C">
        <w:rPr>
          <w:rStyle w:val="HTML"/>
          <w:rFonts w:ascii="Consolas" w:hAnsi="Consolas"/>
          <w:kern w:val="2"/>
          <w:sz w:val="23"/>
          <w:szCs w:val="23"/>
          <w:shd w:val="clear" w:color="auto" w:fill="F7F7F8"/>
        </w:rPr>
        <w:t>应用程序中优雅地关闭</w:t>
      </w:r>
      <w:r w:rsidRPr="0034788C">
        <w:rPr>
          <w:rStyle w:val="HTML"/>
          <w:rFonts w:ascii="Consolas" w:hAnsi="Consolas"/>
          <w:kern w:val="2"/>
          <w:sz w:val="23"/>
          <w:szCs w:val="23"/>
          <w:shd w:val="clear" w:color="auto" w:fill="F7F7F8"/>
        </w:rPr>
        <w:t>Spring IoC</w:t>
      </w:r>
      <w:r w:rsidRPr="0034788C">
        <w:rPr>
          <w:rStyle w:val="HTML"/>
          <w:rFonts w:ascii="Consolas" w:hAnsi="Consolas"/>
          <w:kern w:val="2"/>
          <w:sz w:val="23"/>
          <w:szCs w:val="23"/>
          <w:shd w:val="clear" w:color="auto" w:fill="F7F7F8"/>
        </w:rPr>
        <w:t>容器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4788C">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Arial" w:eastAsia="宋体" w:hAnsi="Arial" w:cs="Arial"/>
                <w:b/>
                <w:bCs/>
                <w:color w:val="34302D"/>
                <w:kern w:val="0"/>
                <w:sz w:val="27"/>
                <w:szCs w:val="27"/>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This section applies only to non-web applications. Spring’s web-based </w:t>
            </w:r>
            <w:r w:rsidRPr="00BA0D5D">
              <w:rPr>
                <w:rFonts w:ascii="Consolas" w:eastAsia="宋体" w:hAnsi="Consolas" w:cs="宋体"/>
                <w:kern w:val="0"/>
                <w:sz w:val="23"/>
                <w:szCs w:val="23"/>
                <w:shd w:val="clear" w:color="auto" w:fill="F7F7F8"/>
              </w:rPr>
              <w:t>ApplicationContext</w:t>
            </w:r>
            <w:r w:rsidRPr="00BA0D5D">
              <w:rPr>
                <w:rFonts w:ascii="inherit" w:eastAsia="宋体" w:hAnsi="inherit" w:cs="宋体"/>
                <w:kern w:val="0"/>
                <w:sz w:val="24"/>
                <w:szCs w:val="24"/>
              </w:rPr>
              <w:t> implementations already have code in place to gracefully shut down the Spring IoC container when the relevant web application is shut down.</w:t>
            </w:r>
          </w:p>
          <w:p w:rsidR="0034788C" w:rsidRPr="00BA0D5D" w:rsidRDefault="0034788C" w:rsidP="00BA0D5D">
            <w:pPr>
              <w:widowControl/>
              <w:jc w:val="left"/>
              <w:rPr>
                <w:rFonts w:ascii="inherit" w:eastAsia="宋体" w:hAnsi="inherit" w:cs="宋体" w:hint="eastAsia"/>
                <w:kern w:val="0"/>
                <w:sz w:val="24"/>
                <w:szCs w:val="24"/>
              </w:rPr>
            </w:pPr>
            <w:r>
              <w:rPr>
                <w:rFonts w:ascii="Arial" w:hAnsi="Arial" w:cs="Arial"/>
                <w:shd w:val="clear" w:color="auto" w:fill="EBF1E7"/>
              </w:rPr>
              <w:t>本节仅适用于非</w:t>
            </w:r>
            <w:r>
              <w:rPr>
                <w:rFonts w:ascii="Arial" w:hAnsi="Arial" w:cs="Arial"/>
                <w:shd w:val="clear" w:color="auto" w:fill="EBF1E7"/>
              </w:rPr>
              <w:t>Web</w:t>
            </w:r>
            <w:r>
              <w:rPr>
                <w:rFonts w:ascii="Arial" w:hAnsi="Arial" w:cs="Arial"/>
                <w:shd w:val="clear" w:color="auto" w:fill="EBF1E7"/>
              </w:rPr>
              <w:t>应用程序。</w:t>
            </w:r>
            <w:r>
              <w:rPr>
                <w:rFonts w:ascii="Arial" w:hAnsi="Arial" w:cs="Arial"/>
                <w:shd w:val="clear" w:color="auto" w:fill="EBF1E7"/>
              </w:rPr>
              <w:t>Spring</w:t>
            </w:r>
            <w:r>
              <w:rPr>
                <w:rFonts w:ascii="Arial" w:hAnsi="Arial" w:cs="Arial"/>
                <w:shd w:val="clear" w:color="auto" w:fill="EBF1E7"/>
              </w:rPr>
              <w:t>的基于</w:t>
            </w:r>
            <w:r>
              <w:rPr>
                <w:rFonts w:ascii="Arial" w:hAnsi="Arial" w:cs="Arial"/>
                <w:shd w:val="clear" w:color="auto" w:fill="EBF1E7"/>
              </w:rPr>
              <w:t>Web</w:t>
            </w:r>
            <w:r>
              <w:rPr>
                <w:rFonts w:ascii="Arial" w:hAnsi="Arial" w:cs="Arial"/>
                <w:shd w:val="clear" w:color="auto" w:fill="EBF1E7"/>
              </w:rPr>
              <w:t>的</w:t>
            </w:r>
            <w:r>
              <w:rPr>
                <w:rFonts w:ascii="Arial" w:hAnsi="Arial" w:cs="Arial"/>
                <w:shd w:val="clear" w:color="auto" w:fill="EBF1E7"/>
              </w:rPr>
              <w:t> </w:t>
            </w:r>
            <w:r>
              <w:rPr>
                <w:rStyle w:val="HTML"/>
                <w:rFonts w:ascii="Consolas" w:hAnsi="Consolas"/>
                <w:sz w:val="23"/>
                <w:szCs w:val="23"/>
                <w:shd w:val="clear" w:color="auto" w:fill="F7F7F8"/>
              </w:rPr>
              <w:t>ApplicationContext</w:t>
            </w:r>
            <w:r>
              <w:rPr>
                <w:rFonts w:ascii="Arial" w:hAnsi="Arial" w:cs="Arial"/>
                <w:shd w:val="clear" w:color="auto" w:fill="EBF1E7"/>
              </w:rPr>
              <w:t>实现已经具有代码，可以在相关</w:t>
            </w:r>
            <w:r>
              <w:rPr>
                <w:rFonts w:ascii="Arial" w:hAnsi="Arial" w:cs="Arial"/>
                <w:shd w:val="clear" w:color="auto" w:fill="EBF1E7"/>
              </w:rPr>
              <w:t>Web</w:t>
            </w:r>
            <w:r>
              <w:rPr>
                <w:rFonts w:ascii="Arial" w:hAnsi="Arial" w:cs="Arial"/>
                <w:shd w:val="clear" w:color="auto" w:fill="EBF1E7"/>
              </w:rPr>
              <w:t>应用程序关闭时正常关闭</w:t>
            </w:r>
            <w:r>
              <w:rPr>
                <w:rFonts w:ascii="Arial" w:hAnsi="Arial" w:cs="Arial"/>
                <w:shd w:val="clear" w:color="auto" w:fill="EBF1E7"/>
              </w:rPr>
              <w:t>Spring IoC</w:t>
            </w:r>
            <w:r>
              <w:rPr>
                <w:rFonts w:ascii="Arial" w:hAnsi="Arial" w:cs="Arial"/>
                <w:shd w:val="clear" w:color="auto" w:fill="EBF1E7"/>
              </w:rPr>
              <w:t>容器。</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Spring’s IoC container in a non-web application environment (for example, in a rich client desktop environment), register a shutdown hook with the JVM. Doing so ensures a graceful shutdown and calls the relevant destroy methods on your singleton beans so that all resources are released. You must still configure and implement these destroy callbacks correctly.</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如果在非</w:t>
      </w:r>
      <w:r>
        <w:rPr>
          <w:rFonts w:ascii="Arial" w:hAnsi="Arial" w:cs="Arial"/>
          <w:color w:val="34302D"/>
          <w:shd w:val="clear" w:color="auto" w:fill="FFFFFF"/>
        </w:rPr>
        <w:t>Web</w:t>
      </w:r>
      <w:r>
        <w:rPr>
          <w:rFonts w:ascii="Arial" w:hAnsi="Arial" w:cs="Arial"/>
          <w:color w:val="34302D"/>
          <w:shd w:val="clear" w:color="auto" w:fill="FFFFFF"/>
        </w:rPr>
        <w:t>应用程序环境中使用</w:t>
      </w:r>
      <w:r>
        <w:rPr>
          <w:rFonts w:ascii="Arial" w:hAnsi="Arial" w:cs="Arial"/>
          <w:color w:val="34302D"/>
          <w:shd w:val="clear" w:color="auto" w:fill="FFFFFF"/>
        </w:rPr>
        <w:t>Spring</w:t>
      </w:r>
      <w:r>
        <w:rPr>
          <w:rFonts w:ascii="Arial" w:hAnsi="Arial" w:cs="Arial"/>
          <w:color w:val="34302D"/>
          <w:shd w:val="clear" w:color="auto" w:fill="FFFFFF"/>
        </w:rPr>
        <w:t>的</w:t>
      </w:r>
      <w:r>
        <w:rPr>
          <w:rFonts w:ascii="Arial" w:hAnsi="Arial" w:cs="Arial"/>
          <w:color w:val="34302D"/>
          <w:shd w:val="clear" w:color="auto" w:fill="FFFFFF"/>
        </w:rPr>
        <w:t>IoC</w:t>
      </w:r>
      <w:r>
        <w:rPr>
          <w:rFonts w:ascii="Arial" w:hAnsi="Arial" w:cs="Arial"/>
          <w:color w:val="34302D"/>
          <w:shd w:val="clear" w:color="auto" w:fill="FFFFFF"/>
        </w:rPr>
        <w:t>容器（例如，在富客户机桌面环境中），请使用</w:t>
      </w:r>
      <w:r>
        <w:rPr>
          <w:rFonts w:ascii="Arial" w:hAnsi="Arial" w:cs="Arial"/>
          <w:color w:val="34302D"/>
          <w:shd w:val="clear" w:color="auto" w:fill="FFFFFF"/>
        </w:rPr>
        <w:t>JVM</w:t>
      </w:r>
      <w:r>
        <w:rPr>
          <w:rFonts w:ascii="Arial" w:hAnsi="Arial" w:cs="Arial"/>
          <w:color w:val="34302D"/>
          <w:shd w:val="clear" w:color="auto" w:fill="FFFFFF"/>
        </w:rPr>
        <w:t>注册关闭挂钩。这样做可确保正常关闭并在单例</w:t>
      </w:r>
      <w:r>
        <w:rPr>
          <w:rFonts w:ascii="Arial" w:hAnsi="Arial" w:cs="Arial"/>
          <w:color w:val="34302D"/>
          <w:shd w:val="clear" w:color="auto" w:fill="FFFFFF"/>
        </w:rPr>
        <w:t>bean</w:t>
      </w:r>
      <w:r>
        <w:rPr>
          <w:rFonts w:ascii="Arial" w:hAnsi="Arial" w:cs="Arial"/>
          <w:color w:val="34302D"/>
          <w:shd w:val="clear" w:color="auto" w:fill="FFFFFF"/>
        </w:rPr>
        <w:t>上调用相关的</w:t>
      </w:r>
      <w:r>
        <w:rPr>
          <w:rFonts w:ascii="Arial" w:hAnsi="Arial" w:cs="Arial"/>
          <w:color w:val="34302D"/>
          <w:shd w:val="clear" w:color="auto" w:fill="FFFFFF"/>
        </w:rPr>
        <w:t>destroy</w:t>
      </w:r>
      <w:r>
        <w:rPr>
          <w:rFonts w:ascii="Arial" w:hAnsi="Arial" w:cs="Arial"/>
          <w:color w:val="34302D"/>
          <w:shd w:val="clear" w:color="auto" w:fill="FFFFFF"/>
        </w:rPr>
        <w:t>方法，以便释放所有资源。您仍然必须正确配置和实现这些</w:t>
      </w:r>
      <w:r>
        <w:rPr>
          <w:rFonts w:ascii="Arial" w:hAnsi="Arial" w:cs="Arial"/>
          <w:color w:val="34302D"/>
          <w:shd w:val="clear" w:color="auto" w:fill="FFFFFF"/>
        </w:rPr>
        <w:t>destroy</w:t>
      </w:r>
      <w:r>
        <w:rPr>
          <w:rFonts w:ascii="Arial" w:hAnsi="Arial" w:cs="Arial"/>
          <w:color w:val="34302D"/>
          <w:shd w:val="clear" w:color="auto" w:fill="FFFFFF"/>
        </w:rPr>
        <w:t>回调。</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register a shutdown hook, call the </w:t>
      </w:r>
      <w:r w:rsidRPr="00BA0D5D">
        <w:rPr>
          <w:rFonts w:ascii="Consolas" w:eastAsia="宋体" w:hAnsi="Consolas" w:cs="宋体"/>
          <w:color w:val="34302D"/>
          <w:kern w:val="0"/>
          <w:sz w:val="23"/>
          <w:szCs w:val="23"/>
          <w:shd w:val="clear" w:color="auto" w:fill="F7F7F8"/>
        </w:rPr>
        <w:t>registerShutdownHook()</w:t>
      </w:r>
      <w:r w:rsidRPr="00BA0D5D">
        <w:rPr>
          <w:rFonts w:ascii="inherit" w:eastAsia="宋体" w:hAnsi="inherit" w:cs="Arial"/>
          <w:color w:val="34302D"/>
          <w:kern w:val="0"/>
          <w:sz w:val="24"/>
          <w:szCs w:val="24"/>
        </w:rPr>
        <w:t> method that is declared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Arial"/>
          <w:color w:val="34302D"/>
          <w:kern w:val="0"/>
          <w:sz w:val="24"/>
          <w:szCs w:val="24"/>
        </w:rPr>
        <w:t>interface, as the following example shows: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要注册关闭挂钩，请调用接口</w:t>
      </w:r>
      <w:r>
        <w:rPr>
          <w:rStyle w:val="HTML"/>
          <w:rFonts w:ascii="Consolas" w:hAnsi="Consolas"/>
          <w:sz w:val="23"/>
          <w:szCs w:val="23"/>
          <w:shd w:val="clear" w:color="auto" w:fill="F7F7F8"/>
        </w:rPr>
        <w:t>registerShutdownHook()</w:t>
      </w:r>
      <w:r>
        <w:rPr>
          <w:rFonts w:ascii="Arial" w:hAnsi="Arial" w:cs="Arial"/>
          <w:color w:val="34302D"/>
          <w:shd w:val="clear" w:color="auto" w:fill="FFFFFF"/>
        </w:rPr>
        <w:t>上声明的方法</w:t>
      </w:r>
      <w:r>
        <w:rPr>
          <w:rStyle w:val="HTML"/>
          <w:rFonts w:ascii="Consolas" w:hAnsi="Consolas"/>
          <w:sz w:val="23"/>
          <w:szCs w:val="23"/>
          <w:shd w:val="clear" w:color="auto" w:fill="F7F7F8"/>
        </w:rPr>
        <w:t>ConfigurableApplicationContext</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org.springframework.context.ConfigurableApplicationContext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Boot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ConfigurableApplicationContext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add a shutdown hook for the above 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ctx.registerShutdownHook();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app runs here...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main method exits, hook is called prior to the app shutting down...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1.6.2. </w:t>
      </w:r>
      <w:r w:rsidRPr="00BA0D5D">
        <w:rPr>
          <w:rFonts w:ascii="Consolas" w:eastAsia="宋体" w:hAnsi="Consolas" w:cs="宋体"/>
          <w:color w:val="34302D"/>
          <w:kern w:val="0"/>
          <w:sz w:val="33"/>
          <w:szCs w:val="33"/>
          <w:shd w:val="clear" w:color="auto" w:fill="F7F7F8"/>
        </w:rPr>
        <w:t>ApplicationContextAware</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BeanNameAware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creates an object instance that implements the</w:t>
      </w:r>
      <w:r w:rsidRPr="00BA0D5D">
        <w:rPr>
          <w:rFonts w:ascii="Consolas" w:eastAsia="宋体" w:hAnsi="Consolas" w:cs="宋体"/>
          <w:color w:val="34302D"/>
          <w:kern w:val="0"/>
          <w:sz w:val="23"/>
          <w:szCs w:val="23"/>
          <w:shd w:val="clear" w:color="auto" w:fill="F7F7F8"/>
        </w:rPr>
        <w:t>org.springframework.context.ApplicationContextAware</w:t>
      </w:r>
      <w:r w:rsidRPr="00BA0D5D">
        <w:rPr>
          <w:rFonts w:ascii="inherit" w:eastAsia="宋体" w:hAnsi="inherit" w:cs="Arial"/>
          <w:color w:val="34302D"/>
          <w:kern w:val="0"/>
          <w:sz w:val="24"/>
          <w:szCs w:val="24"/>
        </w:rPr>
        <w:t> interface, the instance is provided with a reference to that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The following listing shows the definition of the </w:t>
      </w:r>
      <w:r w:rsidRPr="00BA0D5D">
        <w:rPr>
          <w:rFonts w:ascii="Consolas" w:eastAsia="宋体" w:hAnsi="Consolas" w:cs="宋体"/>
          <w:color w:val="34302D"/>
          <w:kern w:val="0"/>
          <w:sz w:val="23"/>
          <w:szCs w:val="23"/>
          <w:shd w:val="clear" w:color="auto" w:fill="F7F7F8"/>
        </w:rPr>
        <w:t>ApplicationContextAware</w:t>
      </w:r>
      <w:r w:rsidRPr="00BA0D5D">
        <w:rPr>
          <w:rFonts w:ascii="inherit" w:eastAsia="宋体" w:hAnsi="inherit" w:cs="Arial"/>
          <w:color w:val="34302D"/>
          <w:kern w:val="0"/>
          <w:sz w:val="24"/>
          <w:szCs w:val="24"/>
        </w:rPr>
        <w:t> interface: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w:t>
      </w:r>
      <w:r>
        <w:rPr>
          <w:rStyle w:val="HTML"/>
          <w:rFonts w:ascii="Consolas" w:hAnsi="Consolas"/>
          <w:sz w:val="23"/>
          <w:szCs w:val="23"/>
          <w:shd w:val="clear" w:color="auto" w:fill="F7F7F8"/>
        </w:rPr>
        <w:t>ApplicationContext</w:t>
      </w:r>
      <w:r>
        <w:rPr>
          <w:rFonts w:ascii="Arial" w:hAnsi="Arial" w:cs="Arial"/>
          <w:color w:val="34302D"/>
          <w:shd w:val="clear" w:color="auto" w:fill="FFFFFF"/>
        </w:rPr>
        <w:t>创建实现</w:t>
      </w:r>
      <w:r>
        <w:rPr>
          <w:rStyle w:val="HTML"/>
          <w:rFonts w:ascii="Consolas" w:hAnsi="Consolas"/>
          <w:sz w:val="23"/>
          <w:szCs w:val="23"/>
          <w:shd w:val="clear" w:color="auto" w:fill="F7F7F8"/>
        </w:rPr>
        <w:t>org.springframework.context.ApplicationContextAware</w:t>
      </w:r>
      <w:r>
        <w:rPr>
          <w:rFonts w:ascii="Arial" w:hAnsi="Arial" w:cs="Arial"/>
          <w:color w:val="34302D"/>
          <w:shd w:val="clear" w:color="auto" w:fill="FFFFFF"/>
        </w:rPr>
        <w:t>接口的对象实例时，将</w:t>
      </w:r>
      <w:r>
        <w:rPr>
          <w:rFonts w:ascii="Arial" w:hAnsi="Arial" w:cs="Arial"/>
          <w:color w:val="34302D"/>
          <w:shd w:val="clear" w:color="auto" w:fill="FFFFFF"/>
        </w:rPr>
        <w:t> </w:t>
      </w:r>
      <w:r>
        <w:rPr>
          <w:rFonts w:ascii="Arial" w:hAnsi="Arial" w:cs="Arial"/>
          <w:color w:val="34302D"/>
          <w:shd w:val="clear" w:color="auto" w:fill="FFFFFF"/>
        </w:rPr>
        <w:t>为该实例提供对该实例的引用</w:t>
      </w:r>
      <w:r>
        <w:rPr>
          <w:rStyle w:val="HTML"/>
          <w:rFonts w:ascii="Consolas" w:hAnsi="Consolas"/>
          <w:sz w:val="23"/>
          <w:szCs w:val="23"/>
          <w:shd w:val="clear" w:color="auto" w:fill="F7F7F8"/>
        </w:rPr>
        <w:t>ApplicationContext</w:t>
      </w:r>
      <w:r>
        <w:rPr>
          <w:rFonts w:ascii="Arial" w:hAnsi="Arial" w:cs="Arial"/>
          <w:color w:val="34302D"/>
          <w:shd w:val="clear" w:color="auto" w:fill="FFFFFF"/>
        </w:rPr>
        <w:t>。以下清单显示了</w:t>
      </w:r>
      <w:r>
        <w:rPr>
          <w:rStyle w:val="HTML"/>
          <w:rFonts w:ascii="Consolas" w:hAnsi="Consolas"/>
          <w:sz w:val="23"/>
          <w:szCs w:val="23"/>
          <w:shd w:val="clear" w:color="auto" w:fill="F7F7F8"/>
        </w:rPr>
        <w:t>ApplicationContextAware</w:t>
      </w:r>
      <w:r>
        <w:rPr>
          <w:rFonts w:ascii="Arial" w:hAnsi="Arial" w:cs="Arial"/>
          <w:color w:val="34302D"/>
          <w:shd w:val="clear" w:color="auto" w:fill="FFFFFF"/>
        </w:rPr>
        <w:t>界面的定义：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ApplicationContextAware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setApplicationContext(ApplicationContext applicationContext)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BeansException;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beans can programmatically manipulate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that created them, through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interface or by casting the reference to a known subclass of this interface (such as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Arial"/>
          <w:color w:val="34302D"/>
          <w:kern w:val="0"/>
          <w:sz w:val="24"/>
          <w:szCs w:val="24"/>
        </w:rPr>
        <w:t>, which exposes additional functionality). One use would be the programmatic retrieval of other beans. Sometimes this capability is useful. However, in general, you should avoid it, because it couples the code to Spring and does not follow the Inversion of Control style, where collaborators are provided to beans as properties. Other methods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provide access to file resources, publishing application events, and accessing a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These additional features are described in </w:t>
      </w:r>
      <w:hyperlink r:id="rId214" w:anchor="context-introduction" w:history="1">
        <w:r w:rsidRPr="00BA0D5D">
          <w:rPr>
            <w:rFonts w:ascii="inherit" w:eastAsia="宋体" w:hAnsi="inherit" w:cs="Arial"/>
            <w:color w:val="548E2E"/>
            <w:kern w:val="0"/>
            <w:sz w:val="24"/>
            <w:szCs w:val="24"/>
            <w:u w:val="single"/>
          </w:rPr>
          <w:t>Additional Capabilities of the </w:t>
        </w:r>
        <w:r w:rsidRPr="00BA0D5D">
          <w:rPr>
            <w:rFonts w:ascii="Consolas" w:eastAsia="宋体" w:hAnsi="Consolas" w:cs="宋体"/>
            <w:color w:val="548E2E"/>
            <w:kern w:val="0"/>
            <w:sz w:val="23"/>
            <w:szCs w:val="23"/>
            <w:u w:val="single"/>
            <w:shd w:val="clear" w:color="auto" w:fill="F7F7F8"/>
          </w:rPr>
          <w:t>ApplicationContext</w:t>
        </w:r>
      </w:hyperlink>
      <w:r w:rsidRPr="00BA0D5D">
        <w:rPr>
          <w:rFonts w:ascii="inherit" w:eastAsia="宋体" w:hAnsi="inherit" w:cs="Arial"/>
          <w:color w:val="34302D"/>
          <w:kern w:val="0"/>
          <w:sz w:val="24"/>
          <w:szCs w:val="24"/>
        </w:rPr>
        <w:t>.</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因此，</w:t>
      </w:r>
      <w:r>
        <w:rPr>
          <w:rFonts w:ascii="Arial" w:hAnsi="Arial" w:cs="Arial"/>
          <w:color w:val="34302D"/>
          <w:shd w:val="clear" w:color="auto" w:fill="FFFFFF"/>
        </w:rPr>
        <w:t>bean</w:t>
      </w:r>
      <w:r>
        <w:rPr>
          <w:rFonts w:ascii="Arial" w:hAnsi="Arial" w:cs="Arial"/>
          <w:color w:val="34302D"/>
          <w:shd w:val="clear" w:color="auto" w:fill="FFFFFF"/>
        </w:rPr>
        <w:t>可以</w:t>
      </w:r>
      <w:r>
        <w:rPr>
          <w:rStyle w:val="HTML"/>
          <w:rFonts w:ascii="Consolas" w:hAnsi="Consolas"/>
          <w:sz w:val="23"/>
          <w:szCs w:val="23"/>
          <w:shd w:val="clear" w:color="auto" w:fill="F7F7F8"/>
        </w:rPr>
        <w:t>ApplicationContext</w:t>
      </w:r>
      <w:r>
        <w:rPr>
          <w:rFonts w:ascii="Arial" w:hAnsi="Arial" w:cs="Arial"/>
          <w:color w:val="34302D"/>
          <w:shd w:val="clear" w:color="auto" w:fill="FFFFFF"/>
        </w:rPr>
        <w:t>通过</w:t>
      </w:r>
      <w:r>
        <w:rPr>
          <w:rStyle w:val="HTML"/>
          <w:rFonts w:ascii="Consolas" w:hAnsi="Consolas"/>
          <w:sz w:val="23"/>
          <w:szCs w:val="23"/>
          <w:shd w:val="clear" w:color="auto" w:fill="F7F7F8"/>
        </w:rPr>
        <w:t>ApplicationContext</w:t>
      </w:r>
      <w:r>
        <w:rPr>
          <w:rFonts w:ascii="Arial" w:hAnsi="Arial" w:cs="Arial"/>
          <w:color w:val="34302D"/>
          <w:shd w:val="clear" w:color="auto" w:fill="FFFFFF"/>
        </w:rPr>
        <w:t>接口或通过将引用转换为此接口的已知子类（例如</w:t>
      </w:r>
      <w:r>
        <w:rPr>
          <w:rStyle w:val="HTML"/>
          <w:rFonts w:ascii="Consolas" w:hAnsi="Consolas"/>
          <w:sz w:val="23"/>
          <w:szCs w:val="23"/>
          <w:shd w:val="clear" w:color="auto" w:fill="F7F7F8"/>
        </w:rPr>
        <w:t>ConfigurableApplicationContext</w:t>
      </w:r>
      <w:r>
        <w:rPr>
          <w:rFonts w:ascii="Arial" w:hAnsi="Arial" w:cs="Arial"/>
          <w:color w:val="34302D"/>
          <w:shd w:val="clear" w:color="auto" w:fill="FFFFFF"/>
        </w:rPr>
        <w:t>，公开其他功能）以编程方式操纵创建它们的方法。一种用途是对其他</w:t>
      </w:r>
      <w:r>
        <w:rPr>
          <w:rFonts w:ascii="Arial" w:hAnsi="Arial" w:cs="Arial"/>
          <w:color w:val="34302D"/>
          <w:shd w:val="clear" w:color="auto" w:fill="FFFFFF"/>
        </w:rPr>
        <w:t>bean</w:t>
      </w:r>
      <w:r>
        <w:rPr>
          <w:rFonts w:ascii="Arial" w:hAnsi="Arial" w:cs="Arial"/>
          <w:color w:val="34302D"/>
          <w:shd w:val="clear" w:color="auto" w:fill="FFFFFF"/>
        </w:rPr>
        <w:t>进行编程检索。有时这种能力很有用。但是，一般情况下，您应该避免使用它，因为它将代码耦合到</w:t>
      </w:r>
      <w:r>
        <w:rPr>
          <w:rFonts w:ascii="Arial" w:hAnsi="Arial" w:cs="Arial"/>
          <w:color w:val="34302D"/>
          <w:shd w:val="clear" w:color="auto" w:fill="FFFFFF"/>
        </w:rPr>
        <w:t>Spring</w:t>
      </w:r>
      <w:r>
        <w:rPr>
          <w:rFonts w:ascii="Arial" w:hAnsi="Arial" w:cs="Arial"/>
          <w:color w:val="34302D"/>
          <w:shd w:val="clear" w:color="auto" w:fill="FFFFFF"/>
        </w:rPr>
        <w:t>并且不遵循</w:t>
      </w:r>
      <w:r>
        <w:rPr>
          <w:rFonts w:ascii="Arial" w:hAnsi="Arial" w:cs="Arial"/>
          <w:color w:val="34302D"/>
          <w:shd w:val="clear" w:color="auto" w:fill="FFFFFF"/>
        </w:rPr>
        <w:t>Inversion of Control</w:t>
      </w:r>
      <w:r>
        <w:rPr>
          <w:rFonts w:ascii="Arial" w:hAnsi="Arial" w:cs="Arial"/>
          <w:color w:val="34302D"/>
          <w:shd w:val="clear" w:color="auto" w:fill="FFFFFF"/>
        </w:rPr>
        <w:t>样式，其中协作者作为属性提供给</w:t>
      </w:r>
      <w:r>
        <w:rPr>
          <w:rFonts w:ascii="Arial" w:hAnsi="Arial" w:cs="Arial"/>
          <w:color w:val="34302D"/>
          <w:shd w:val="clear" w:color="auto" w:fill="FFFFFF"/>
        </w:rPr>
        <w:t>bean</w:t>
      </w:r>
      <w:r>
        <w:rPr>
          <w:rFonts w:ascii="Arial" w:hAnsi="Arial" w:cs="Arial"/>
          <w:color w:val="34302D"/>
          <w:shd w:val="clear" w:color="auto" w:fill="FFFFFF"/>
        </w:rPr>
        <w:t>。其他方法</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提供对文件资源的访问，发布应用程序事件和访问</w:t>
      </w:r>
      <w:r>
        <w:rPr>
          <w:rStyle w:val="HTML"/>
          <w:rFonts w:ascii="Consolas" w:hAnsi="Consolas"/>
          <w:sz w:val="23"/>
          <w:szCs w:val="23"/>
          <w:shd w:val="clear" w:color="auto" w:fill="F7F7F8"/>
        </w:rPr>
        <w:t>MessageSource</w:t>
      </w:r>
      <w:r>
        <w:rPr>
          <w:rFonts w:ascii="Arial" w:hAnsi="Arial" w:cs="Arial"/>
          <w:color w:val="34302D"/>
          <w:shd w:val="clear" w:color="auto" w:fill="FFFFFF"/>
        </w:rPr>
        <w:t>。这些附加功能在</w:t>
      </w:r>
      <w:hyperlink r:id="rId215" w:anchor="context-introduction" w:history="1">
        <w:r>
          <w:rPr>
            <w:rStyle w:val="a4"/>
            <w:rFonts w:ascii="Arial" w:hAnsi="Arial" w:cs="Arial"/>
            <w:color w:val="548E2E"/>
            <w:shd w:val="clear" w:color="auto" w:fill="FFFFFF"/>
          </w:rPr>
          <w:t>附加</w:t>
        </w:r>
        <w:r>
          <w:rPr>
            <w:rStyle w:val="HTML"/>
            <w:rFonts w:ascii="Consolas" w:hAnsi="Consolas"/>
            <w:color w:val="548E2E"/>
            <w:sz w:val="23"/>
            <w:szCs w:val="23"/>
            <w:u w:val="single"/>
            <w:shd w:val="clear" w:color="auto" w:fill="F7F7F8"/>
          </w:rPr>
          <w:t>ApplicationContext</w:t>
        </w:r>
      </w:hyperlink>
      <w:r>
        <w:rPr>
          <w:rFonts w:ascii="Arial" w:hAnsi="Arial" w:cs="Arial"/>
          <w:color w:val="34302D"/>
          <w:shd w:val="clear" w:color="auto" w:fill="FFFFFF"/>
        </w:rPr>
        <w:t>功能中描述</w:t>
      </w:r>
      <w:r>
        <w:rPr>
          <w:rFonts w:ascii="Arial" w:hAnsi="Arial" w:cs="Arial"/>
          <w:color w:val="34302D"/>
          <w:shd w:val="clear" w:color="auto" w:fill="FFFFFF"/>
        </w:rPr>
        <w:t>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2.5, autowiring is another alternative to obtain a reference to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The “traditional” </w:t>
      </w:r>
      <w:r w:rsidRPr="00BA0D5D">
        <w:rPr>
          <w:rFonts w:ascii="Consolas" w:eastAsia="宋体" w:hAnsi="Consolas" w:cs="宋体"/>
          <w:color w:val="34302D"/>
          <w:kern w:val="0"/>
          <w:sz w:val="23"/>
          <w:szCs w:val="23"/>
          <w:shd w:val="clear" w:color="auto" w:fill="F7F7F8"/>
        </w:rPr>
        <w:t>constructor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byType</w:t>
      </w:r>
      <w:r w:rsidRPr="00BA0D5D">
        <w:rPr>
          <w:rFonts w:ascii="inherit" w:eastAsia="宋体" w:hAnsi="inherit" w:cs="Arial"/>
          <w:color w:val="34302D"/>
          <w:kern w:val="0"/>
          <w:sz w:val="24"/>
          <w:szCs w:val="24"/>
        </w:rPr>
        <w:t> autowiring modes (as described in </w:t>
      </w:r>
      <w:hyperlink r:id="rId216" w:anchor="beans-factory-autowire" w:history="1">
        <w:r w:rsidRPr="00BA0D5D">
          <w:rPr>
            <w:rFonts w:ascii="inherit" w:eastAsia="宋体" w:hAnsi="inherit" w:cs="Arial"/>
            <w:color w:val="548E2E"/>
            <w:kern w:val="0"/>
            <w:sz w:val="24"/>
            <w:szCs w:val="24"/>
            <w:u w:val="single"/>
          </w:rPr>
          <w:t>Autowiring Collaborators</w:t>
        </w:r>
      </w:hyperlink>
      <w:r w:rsidRPr="00BA0D5D">
        <w:rPr>
          <w:rFonts w:ascii="inherit" w:eastAsia="宋体" w:hAnsi="inherit" w:cs="Arial"/>
          <w:color w:val="34302D"/>
          <w:kern w:val="0"/>
          <w:sz w:val="24"/>
          <w:szCs w:val="24"/>
        </w:rPr>
        <w:t>) can provide a dependency of type</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for a constructor argument or a setter method parameter, respectively. For more flexibility, including the ability to autowire fields and multiple parameter methods, use the new annotation-based autowiring features. If you do,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autowired into a field, constructor argument, or method parameter that expects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type if the field, constructor, or method in question carries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For more information, see </w:t>
      </w:r>
      <w:hyperlink r:id="rId217" w:anchor="beans-autowired-annotation" w:history="1">
        <w:r w:rsidRPr="00BA0D5D">
          <w:rPr>
            <w:rFonts w:ascii="inherit" w:eastAsia="宋体" w:hAnsi="inherit" w:cs="Arial"/>
            <w:color w:val="548E2E"/>
            <w:kern w:val="0"/>
            <w:sz w:val="24"/>
            <w:szCs w:val="24"/>
            <w:u w:val="single"/>
          </w:rPr>
          <w:t>Using </w:t>
        </w:r>
        <w:r w:rsidRPr="00BA0D5D">
          <w:rPr>
            <w:rFonts w:ascii="Consolas" w:eastAsia="宋体" w:hAnsi="Consolas" w:cs="宋体"/>
            <w:color w:val="548E2E"/>
            <w:kern w:val="0"/>
            <w:sz w:val="23"/>
            <w:szCs w:val="23"/>
            <w:u w:val="single"/>
            <w:shd w:val="clear" w:color="auto" w:fill="F7F7F8"/>
          </w:rPr>
          <w:t>@Autowired</w:t>
        </w:r>
      </w:hyperlink>
      <w:r w:rsidRPr="00BA0D5D">
        <w:rPr>
          <w:rFonts w:ascii="inherit" w:eastAsia="宋体" w:hAnsi="inherit" w:cs="Arial"/>
          <w:color w:val="34302D"/>
          <w:kern w:val="0"/>
          <w:sz w:val="24"/>
          <w:szCs w:val="24"/>
        </w:rPr>
        <w:t>.</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w:t>
      </w:r>
      <w:r>
        <w:rPr>
          <w:rFonts w:ascii="Arial" w:hAnsi="Arial" w:cs="Arial"/>
          <w:color w:val="34302D"/>
          <w:shd w:val="clear" w:color="auto" w:fill="FFFFFF"/>
        </w:rPr>
        <w:t>Spring 2.5</w:t>
      </w:r>
      <w:r>
        <w:rPr>
          <w:rFonts w:ascii="Arial" w:hAnsi="Arial" w:cs="Arial"/>
          <w:color w:val="34302D"/>
          <w:shd w:val="clear" w:color="auto" w:fill="FFFFFF"/>
        </w:rPr>
        <w:t>开始，自动装配是另一种获取参考的方法</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w:t>
      </w:r>
      <w:r>
        <w:rPr>
          <w:rFonts w:ascii="Arial" w:hAnsi="Arial" w:cs="Arial"/>
          <w:color w:val="34302D"/>
          <w:shd w:val="clear" w:color="auto" w:fill="FFFFFF"/>
        </w:rPr>
        <w:t>“</w:t>
      </w:r>
      <w:r>
        <w:rPr>
          <w:rFonts w:ascii="Arial" w:hAnsi="Arial" w:cs="Arial"/>
          <w:color w:val="34302D"/>
          <w:shd w:val="clear" w:color="auto" w:fill="FFFFFF"/>
        </w:rPr>
        <w:t>传统</w:t>
      </w:r>
      <w:r>
        <w:rPr>
          <w:rFonts w:ascii="Arial" w:hAnsi="Arial" w:cs="Arial"/>
          <w:color w:val="34302D"/>
          <w:shd w:val="clear" w:color="auto" w:fill="FFFFFF"/>
        </w:rPr>
        <w:t>” </w:t>
      </w:r>
      <w:r>
        <w:rPr>
          <w:rStyle w:val="HTML"/>
          <w:rFonts w:ascii="Consolas" w:hAnsi="Consolas"/>
          <w:sz w:val="23"/>
          <w:szCs w:val="23"/>
          <w:shd w:val="clear" w:color="auto" w:fill="F7F7F8"/>
        </w:rPr>
        <w:t>constructor</w:t>
      </w:r>
      <w:r>
        <w:rPr>
          <w:rFonts w:ascii="Arial" w:hAnsi="Arial" w:cs="Arial"/>
          <w:color w:val="34302D"/>
          <w:shd w:val="clear" w:color="auto" w:fill="FFFFFF"/>
        </w:rPr>
        <w:t>和</w:t>
      </w:r>
      <w:r>
        <w:rPr>
          <w:rStyle w:val="HTML"/>
          <w:rFonts w:ascii="Consolas" w:hAnsi="Consolas"/>
          <w:sz w:val="23"/>
          <w:szCs w:val="23"/>
          <w:shd w:val="clear" w:color="auto" w:fill="F7F7F8"/>
        </w:rPr>
        <w:t>byType</w:t>
      </w:r>
      <w:r>
        <w:rPr>
          <w:rFonts w:ascii="Arial" w:hAnsi="Arial" w:cs="Arial"/>
          <w:color w:val="34302D"/>
          <w:shd w:val="clear" w:color="auto" w:fill="FFFFFF"/>
        </w:rPr>
        <w:t>自动</w:t>
      </w:r>
      <w:hyperlink r:id="rId218" w:anchor="beans-factory-autowire" w:history="1">
        <w:r>
          <w:rPr>
            <w:rStyle w:val="a4"/>
            <w:rFonts w:ascii="Arial" w:hAnsi="Arial" w:cs="Arial"/>
            <w:color w:val="548E2E"/>
            <w:shd w:val="clear" w:color="auto" w:fill="FFFFFF"/>
          </w:rPr>
          <w:t>装配</w:t>
        </w:r>
      </w:hyperlink>
      <w:r>
        <w:rPr>
          <w:rFonts w:ascii="Arial" w:hAnsi="Arial" w:cs="Arial"/>
          <w:color w:val="34302D"/>
          <w:shd w:val="clear" w:color="auto" w:fill="FFFFFF"/>
        </w:rPr>
        <w:t>模式（如</w:t>
      </w:r>
      <w:hyperlink r:id="rId219" w:anchor="beans-factory-autowire" w:history="1">
        <w:r>
          <w:rPr>
            <w:rStyle w:val="a4"/>
            <w:rFonts w:ascii="Arial" w:hAnsi="Arial" w:cs="Arial"/>
            <w:color w:val="548E2E"/>
            <w:shd w:val="clear" w:color="auto" w:fill="FFFFFF"/>
          </w:rPr>
          <w:t>自动装配协作者中所述</w:t>
        </w:r>
      </w:hyperlink>
      <w:r>
        <w:rPr>
          <w:rFonts w:ascii="Arial" w:hAnsi="Arial" w:cs="Arial"/>
          <w:color w:val="34302D"/>
          <w:shd w:val="clear" w:color="auto" w:fill="FFFFFF"/>
        </w:rPr>
        <w:t>）可以分别为</w:t>
      </w:r>
      <w:r>
        <w:rPr>
          <w:rStyle w:val="HTML"/>
          <w:rFonts w:ascii="Consolas" w:hAnsi="Consolas"/>
          <w:sz w:val="23"/>
          <w:szCs w:val="23"/>
          <w:shd w:val="clear" w:color="auto" w:fill="F7F7F8"/>
        </w:rPr>
        <w:t>ApplicationContext</w:t>
      </w:r>
      <w:r>
        <w:rPr>
          <w:rFonts w:ascii="Arial" w:hAnsi="Arial" w:cs="Arial"/>
          <w:color w:val="34302D"/>
          <w:shd w:val="clear" w:color="auto" w:fill="FFFFFF"/>
        </w:rPr>
        <w:t>构造函数参数或</w:t>
      </w:r>
      <w:r>
        <w:rPr>
          <w:rFonts w:ascii="Arial" w:hAnsi="Arial" w:cs="Arial"/>
          <w:color w:val="34302D"/>
          <w:shd w:val="clear" w:color="auto" w:fill="FFFFFF"/>
        </w:rPr>
        <w:t>setter</w:t>
      </w:r>
      <w:r>
        <w:rPr>
          <w:rFonts w:ascii="Arial" w:hAnsi="Arial" w:cs="Arial"/>
          <w:color w:val="34302D"/>
          <w:shd w:val="clear" w:color="auto" w:fill="FFFFFF"/>
        </w:rPr>
        <w:t>方法参数提供类型的依赖性</w:t>
      </w:r>
      <w:r>
        <w:rPr>
          <w:rFonts w:ascii="Arial" w:hAnsi="Arial" w:cs="Arial"/>
          <w:color w:val="34302D"/>
          <w:shd w:val="clear" w:color="auto" w:fill="FFFFFF"/>
        </w:rPr>
        <w:t> </w:t>
      </w:r>
      <w:r>
        <w:rPr>
          <w:rFonts w:ascii="Arial" w:hAnsi="Arial" w:cs="Arial"/>
          <w:color w:val="34302D"/>
          <w:shd w:val="clear" w:color="auto" w:fill="FFFFFF"/>
        </w:rPr>
        <w:t>。为了获得更大的灵活性，包括自动装配字段和多参数方法的能力，请使用基于注释的新自动装配功能。如果这样做，</w:t>
      </w:r>
      <w:r>
        <w:rPr>
          <w:rStyle w:val="HTML"/>
          <w:rFonts w:ascii="Consolas" w:hAnsi="Consolas"/>
          <w:sz w:val="23"/>
          <w:szCs w:val="23"/>
          <w:shd w:val="clear" w:color="auto" w:fill="F7F7F8"/>
        </w:rPr>
        <w:t>ApplicationContext</w:t>
      </w:r>
      <w:r>
        <w:rPr>
          <w:rFonts w:ascii="Arial" w:hAnsi="Arial" w:cs="Arial"/>
          <w:color w:val="34302D"/>
          <w:shd w:val="clear" w:color="auto" w:fill="FFFFFF"/>
        </w:rPr>
        <w:t>则自动装入一个字段，构造函数参数或方法参数，</w:t>
      </w:r>
      <w:r>
        <w:rPr>
          <w:rStyle w:val="HTML"/>
          <w:rFonts w:ascii="Consolas" w:hAnsi="Consolas"/>
          <w:sz w:val="23"/>
          <w:szCs w:val="23"/>
          <w:shd w:val="clear" w:color="auto" w:fill="F7F7F8"/>
        </w:rPr>
        <w:t>ApplicationContext</w:t>
      </w:r>
      <w:r>
        <w:rPr>
          <w:rFonts w:ascii="Arial" w:hAnsi="Arial" w:cs="Arial"/>
          <w:color w:val="34302D"/>
          <w:shd w:val="clear" w:color="auto" w:fill="FFFFFF"/>
        </w:rPr>
        <w:t>如果相关的字段，构造函数或方法带有</w:t>
      </w:r>
      <w:r>
        <w:rPr>
          <w:rStyle w:val="HTML"/>
          <w:rFonts w:ascii="Consolas" w:hAnsi="Consolas"/>
          <w:sz w:val="23"/>
          <w:szCs w:val="23"/>
          <w:shd w:val="clear" w:color="auto" w:fill="F7F7F8"/>
        </w:rPr>
        <w:t>@Autowired</w:t>
      </w:r>
      <w:r>
        <w:rPr>
          <w:rFonts w:ascii="Arial" w:hAnsi="Arial" w:cs="Arial"/>
          <w:color w:val="34302D"/>
          <w:shd w:val="clear" w:color="auto" w:fill="FFFFFF"/>
        </w:rPr>
        <w:t>注释，则该参数需要该类型。有关更多信息，请参阅</w:t>
      </w:r>
      <w:r>
        <w:rPr>
          <w:rFonts w:ascii="Arial" w:hAnsi="Arial" w:cs="Arial"/>
          <w:color w:val="34302D"/>
          <w:shd w:val="clear" w:color="auto" w:fill="FFFFFF"/>
        </w:rPr>
        <w:t> </w:t>
      </w:r>
      <w:hyperlink r:id="rId220" w:anchor="beans-autowired-annotation" w:history="1">
        <w:r>
          <w:rPr>
            <w:rStyle w:val="a4"/>
            <w:rFonts w:ascii="Arial" w:hAnsi="Arial" w:cs="Arial"/>
            <w:color w:val="548E2E"/>
            <w:shd w:val="clear" w:color="auto" w:fill="FFFFFF"/>
          </w:rPr>
          <w:t>使用</w:t>
        </w:r>
        <w:r>
          <w:rPr>
            <w:rStyle w:val="HTML"/>
            <w:rFonts w:ascii="Consolas" w:hAnsi="Consolas"/>
            <w:color w:val="548E2E"/>
            <w:sz w:val="23"/>
            <w:szCs w:val="23"/>
            <w:u w:val="single"/>
            <w:shd w:val="clear" w:color="auto" w:fill="F7F7F8"/>
          </w:rPr>
          <w:t>@Autowired</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When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creates a class that implements the </w:t>
      </w:r>
      <w:r w:rsidRPr="00BA0D5D">
        <w:rPr>
          <w:rFonts w:ascii="Consolas" w:eastAsia="宋体" w:hAnsi="Consolas" w:cs="宋体"/>
          <w:color w:val="34302D"/>
          <w:kern w:val="0"/>
          <w:sz w:val="23"/>
          <w:szCs w:val="23"/>
          <w:shd w:val="clear" w:color="auto" w:fill="F7F7F8"/>
        </w:rPr>
        <w:t>org.springframework.beans.factory.BeanNameAware</w:t>
      </w:r>
      <w:r w:rsidRPr="00BA0D5D">
        <w:rPr>
          <w:rFonts w:ascii="inherit" w:eastAsia="宋体" w:hAnsi="inherit" w:cs="Arial"/>
          <w:color w:val="34302D"/>
          <w:kern w:val="0"/>
          <w:sz w:val="24"/>
          <w:szCs w:val="24"/>
        </w:rPr>
        <w:t>interface, the class is provided with a reference to the name defined in its associated object definition. The following listing shows the definition of the BeanNameAware interface:</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w:t>
      </w:r>
      <w:r>
        <w:rPr>
          <w:rStyle w:val="HTML"/>
          <w:rFonts w:ascii="Consolas" w:hAnsi="Consolas"/>
          <w:sz w:val="23"/>
          <w:szCs w:val="23"/>
          <w:shd w:val="clear" w:color="auto" w:fill="F7F7F8"/>
        </w:rPr>
        <w:t>ApplicationContext</w:t>
      </w:r>
      <w:r>
        <w:rPr>
          <w:rFonts w:ascii="Arial" w:hAnsi="Arial" w:cs="Arial"/>
          <w:color w:val="34302D"/>
          <w:shd w:val="clear" w:color="auto" w:fill="FFFFFF"/>
        </w:rPr>
        <w:t>创建实现</w:t>
      </w:r>
      <w:r>
        <w:rPr>
          <w:rStyle w:val="HTML"/>
          <w:rFonts w:ascii="Consolas" w:hAnsi="Consolas"/>
          <w:sz w:val="23"/>
          <w:szCs w:val="23"/>
          <w:shd w:val="clear" w:color="auto" w:fill="F7F7F8"/>
        </w:rPr>
        <w:t>org.springframework.beans.factory.BeanNameAware</w:t>
      </w:r>
      <w:r>
        <w:rPr>
          <w:rFonts w:ascii="Arial" w:hAnsi="Arial" w:cs="Arial"/>
          <w:color w:val="34302D"/>
          <w:shd w:val="clear" w:color="auto" w:fill="FFFFFF"/>
        </w:rPr>
        <w:t>接口的类时，将为</w:t>
      </w:r>
      <w:r>
        <w:rPr>
          <w:rFonts w:ascii="Arial" w:hAnsi="Arial" w:cs="Arial"/>
          <w:color w:val="34302D"/>
          <w:shd w:val="clear" w:color="auto" w:fill="FFFFFF"/>
        </w:rPr>
        <w:t> </w:t>
      </w:r>
      <w:r>
        <w:rPr>
          <w:rFonts w:ascii="Arial" w:hAnsi="Arial" w:cs="Arial"/>
          <w:color w:val="34302D"/>
          <w:shd w:val="clear" w:color="auto" w:fill="FFFFFF"/>
        </w:rPr>
        <w:t>该类提供对其关联对象定义中定义的名称的引用。以下清单显示了</w:t>
      </w:r>
      <w:r>
        <w:rPr>
          <w:rFonts w:ascii="Arial" w:hAnsi="Arial" w:cs="Arial"/>
          <w:color w:val="34302D"/>
          <w:shd w:val="clear" w:color="auto" w:fill="FFFFFF"/>
        </w:rPr>
        <w:t>BeanNameAware</w:t>
      </w:r>
      <w:r>
        <w:rPr>
          <w:rFonts w:ascii="Arial" w:hAnsi="Arial" w:cs="Arial"/>
          <w:color w:val="34302D"/>
          <w:shd w:val="clear" w:color="auto" w:fill="FFFFFF"/>
        </w:rPr>
        <w:t>接口的定义：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BeanNameAware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setBeanName(String name)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BeansException;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callback is invoked after population of normal bean properties but before an initialization callback such as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afterPropertiesSet</w:t>
      </w:r>
      <w:r w:rsidRPr="00BA0D5D">
        <w:rPr>
          <w:rFonts w:ascii="inherit" w:eastAsia="宋体" w:hAnsi="inherit" w:cs="Arial"/>
          <w:color w:val="34302D"/>
          <w:kern w:val="0"/>
          <w:sz w:val="24"/>
          <w:szCs w:val="24"/>
        </w:rPr>
        <w:t>, or a custom init-method.</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回调正常</w:t>
      </w:r>
      <w:r>
        <w:rPr>
          <w:rFonts w:ascii="Arial" w:hAnsi="Arial" w:cs="Arial"/>
          <w:color w:val="34302D"/>
          <w:shd w:val="clear" w:color="auto" w:fill="FFFFFF"/>
        </w:rPr>
        <w:t>bean</w:t>
      </w:r>
      <w:r>
        <w:rPr>
          <w:rFonts w:ascii="Arial" w:hAnsi="Arial" w:cs="Arial"/>
          <w:color w:val="34302D"/>
          <w:shd w:val="clear" w:color="auto" w:fill="FFFFFF"/>
        </w:rPr>
        <w:t>属性的人口之后，但在一个初始化回调诸如调用</w:t>
      </w:r>
      <w:r>
        <w:rPr>
          <w:rStyle w:val="HTML"/>
          <w:rFonts w:ascii="Consolas" w:hAnsi="Consolas"/>
          <w:sz w:val="23"/>
          <w:szCs w:val="23"/>
          <w:shd w:val="clear" w:color="auto" w:fill="F7F7F8"/>
        </w:rPr>
        <w:t>InitializingBean</w:t>
      </w:r>
      <w:r>
        <w:rPr>
          <w:rFonts w:ascii="Arial" w:hAnsi="Arial" w:cs="Arial"/>
          <w:color w:val="34302D"/>
          <w:shd w:val="clear" w:color="auto" w:fill="FFFFFF"/>
        </w:rPr>
        <w:t>，</w:t>
      </w:r>
      <w:r>
        <w:rPr>
          <w:rStyle w:val="HTML"/>
          <w:rFonts w:ascii="Consolas" w:hAnsi="Consolas"/>
          <w:sz w:val="23"/>
          <w:szCs w:val="23"/>
          <w:shd w:val="clear" w:color="auto" w:fill="F7F7F8"/>
        </w:rPr>
        <w:t>afterPropertiesSet</w:t>
      </w:r>
      <w:r>
        <w:rPr>
          <w:rFonts w:ascii="Arial" w:hAnsi="Arial" w:cs="Arial"/>
          <w:color w:val="34302D"/>
          <w:shd w:val="clear" w:color="auto" w:fill="FFFFFF"/>
        </w:rPr>
        <w:t>或自定义的初始化方法。</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1.6.3. Other </w:t>
      </w:r>
      <w:r w:rsidRPr="00BA0D5D">
        <w:rPr>
          <w:rFonts w:ascii="Consolas" w:eastAsia="宋体" w:hAnsi="Consolas" w:cs="宋体"/>
          <w:color w:val="34302D"/>
          <w:kern w:val="0"/>
          <w:sz w:val="33"/>
          <w:szCs w:val="33"/>
          <w:shd w:val="clear" w:color="auto" w:fill="F7F7F8"/>
        </w:rPr>
        <w:t>Aware</w:t>
      </w:r>
      <w:r w:rsidRPr="00BA0D5D">
        <w:rPr>
          <w:rFonts w:ascii="Arial" w:eastAsia="宋体" w:hAnsi="Arial" w:cs="Arial"/>
          <w:color w:val="34302D"/>
          <w:kern w:val="0"/>
          <w:sz w:val="35"/>
          <w:szCs w:val="35"/>
        </w:rPr>
        <w:t> Interfaces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Besides </w:t>
      </w:r>
      <w:r w:rsidRPr="00BA0D5D">
        <w:rPr>
          <w:rFonts w:ascii="Consolas" w:eastAsia="宋体" w:hAnsi="Consolas" w:cs="宋体"/>
          <w:color w:val="34302D"/>
          <w:kern w:val="0"/>
          <w:sz w:val="23"/>
          <w:szCs w:val="23"/>
          <w:shd w:val="clear" w:color="auto" w:fill="F7F7F8"/>
        </w:rPr>
        <w:t>ApplicationContextAware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BeanNameAware</w:t>
      </w:r>
      <w:r w:rsidRPr="00BA0D5D">
        <w:rPr>
          <w:rFonts w:ascii="inherit" w:eastAsia="宋体" w:hAnsi="inherit" w:cs="Arial"/>
          <w:color w:val="34302D"/>
          <w:kern w:val="0"/>
          <w:sz w:val="24"/>
          <w:szCs w:val="24"/>
        </w:rPr>
        <w:t> (discussed </w:t>
      </w:r>
      <w:hyperlink r:id="rId221" w:anchor="beans-factory-aware" w:history="1">
        <w:r w:rsidRPr="00BA0D5D">
          <w:rPr>
            <w:rFonts w:ascii="inherit" w:eastAsia="宋体" w:hAnsi="inherit" w:cs="Arial"/>
            <w:color w:val="548E2E"/>
            <w:kern w:val="0"/>
            <w:sz w:val="24"/>
            <w:szCs w:val="24"/>
            <w:u w:val="single"/>
          </w:rPr>
          <w:t>earlier</w:t>
        </w:r>
      </w:hyperlink>
      <w:r w:rsidRPr="00BA0D5D">
        <w:rPr>
          <w:rFonts w:ascii="inherit" w:eastAsia="宋体" w:hAnsi="inherit" w:cs="Arial"/>
          <w:color w:val="34302D"/>
          <w:kern w:val="0"/>
          <w:sz w:val="24"/>
          <w:szCs w:val="24"/>
        </w:rPr>
        <w:t>), Spring offers a wide range of </w:t>
      </w:r>
      <w:r w:rsidRPr="00BA0D5D">
        <w:rPr>
          <w:rFonts w:ascii="Consolas" w:eastAsia="宋体" w:hAnsi="Consolas" w:cs="宋体"/>
          <w:color w:val="34302D"/>
          <w:kern w:val="0"/>
          <w:sz w:val="23"/>
          <w:szCs w:val="23"/>
          <w:shd w:val="clear" w:color="auto" w:fill="F7F7F8"/>
        </w:rPr>
        <w:t>Aware</w:t>
      </w:r>
      <w:r w:rsidRPr="00BA0D5D">
        <w:rPr>
          <w:rFonts w:ascii="inherit" w:eastAsia="宋体" w:hAnsi="inherit" w:cs="Arial"/>
          <w:color w:val="34302D"/>
          <w:kern w:val="0"/>
          <w:sz w:val="24"/>
          <w:szCs w:val="24"/>
        </w:rPr>
        <w:t> callback interfaces that let beans indicate to the container that they require a certain infrastructure dependency. As a general rule, the name indicates the dependency type. The following table summarizes the most important </w:t>
      </w:r>
      <w:r w:rsidRPr="00BA0D5D">
        <w:rPr>
          <w:rFonts w:ascii="Consolas" w:eastAsia="宋体" w:hAnsi="Consolas" w:cs="宋体"/>
          <w:color w:val="34302D"/>
          <w:kern w:val="0"/>
          <w:sz w:val="23"/>
          <w:szCs w:val="23"/>
          <w:shd w:val="clear" w:color="auto" w:fill="F7F7F8"/>
        </w:rPr>
        <w:t>Aware</w:t>
      </w:r>
      <w:r w:rsidRPr="00BA0D5D">
        <w:rPr>
          <w:rFonts w:ascii="inherit" w:eastAsia="宋体" w:hAnsi="inherit" w:cs="Arial"/>
          <w:color w:val="34302D"/>
          <w:kern w:val="0"/>
          <w:sz w:val="24"/>
          <w:szCs w:val="24"/>
        </w:rPr>
        <w:t> interfaces:</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w:t>
      </w:r>
      <w:r>
        <w:rPr>
          <w:rStyle w:val="HTML"/>
          <w:rFonts w:ascii="Consolas" w:hAnsi="Consolas"/>
          <w:sz w:val="23"/>
          <w:szCs w:val="23"/>
          <w:shd w:val="clear" w:color="auto" w:fill="F7F7F8"/>
        </w:rPr>
        <w:t>ApplicationContextAware</w:t>
      </w:r>
      <w:r>
        <w:rPr>
          <w:rFonts w:ascii="Arial" w:hAnsi="Arial" w:cs="Arial"/>
          <w:color w:val="34302D"/>
          <w:shd w:val="clear" w:color="auto" w:fill="FFFFFF"/>
        </w:rPr>
        <w:t>和</w:t>
      </w:r>
      <w:r>
        <w:rPr>
          <w:rStyle w:val="HTML"/>
          <w:rFonts w:ascii="Consolas" w:hAnsi="Consolas"/>
          <w:sz w:val="23"/>
          <w:szCs w:val="23"/>
          <w:shd w:val="clear" w:color="auto" w:fill="F7F7F8"/>
        </w:rPr>
        <w:t>BeanNameAware</w:t>
      </w:r>
      <w:r>
        <w:rPr>
          <w:rFonts w:ascii="Arial" w:hAnsi="Arial" w:cs="Arial"/>
          <w:color w:val="34302D"/>
          <w:shd w:val="clear" w:color="auto" w:fill="FFFFFF"/>
        </w:rPr>
        <w:t>讨论（</w:t>
      </w:r>
      <w:hyperlink r:id="rId222" w:anchor="beans-factory-aware" w:history="1">
        <w:r>
          <w:rPr>
            <w:rStyle w:val="a4"/>
            <w:rFonts w:ascii="Arial" w:hAnsi="Arial" w:cs="Arial"/>
            <w:color w:val="548E2E"/>
            <w:shd w:val="clear" w:color="auto" w:fill="FFFFFF"/>
          </w:rPr>
          <w:t>早期</w:t>
        </w:r>
      </w:hyperlink>
      <w:r>
        <w:rPr>
          <w:rFonts w:ascii="Arial" w:hAnsi="Arial" w:cs="Arial"/>
          <w:color w:val="34302D"/>
          <w:shd w:val="clear" w:color="auto" w:fill="FFFFFF"/>
        </w:rPr>
        <w:t>），</w:t>
      </w:r>
      <w:r>
        <w:rPr>
          <w:rFonts w:ascii="Arial" w:hAnsi="Arial" w:cs="Arial"/>
          <w:color w:val="34302D"/>
          <w:shd w:val="clear" w:color="auto" w:fill="FFFFFF"/>
        </w:rPr>
        <w:t>Spring</w:t>
      </w:r>
      <w:r>
        <w:rPr>
          <w:rFonts w:ascii="Arial" w:hAnsi="Arial" w:cs="Arial"/>
          <w:color w:val="34302D"/>
          <w:shd w:val="clear" w:color="auto" w:fill="FFFFFF"/>
        </w:rPr>
        <w:t>提供了广泛的</w:t>
      </w:r>
      <w:r>
        <w:rPr>
          <w:rStyle w:val="HTML"/>
          <w:rFonts w:ascii="Consolas" w:hAnsi="Consolas"/>
          <w:sz w:val="23"/>
          <w:szCs w:val="23"/>
          <w:shd w:val="clear" w:color="auto" w:fill="F7F7F8"/>
        </w:rPr>
        <w:t>Aware</w:t>
      </w:r>
      <w:r>
        <w:rPr>
          <w:rFonts w:ascii="Arial" w:hAnsi="Arial" w:cs="Arial"/>
          <w:color w:val="34302D"/>
          <w:shd w:val="clear" w:color="auto" w:fill="FFFFFF"/>
        </w:rPr>
        <w:t>，让豆子指示，他们需要一定的基础设施的依赖容器回调接口。作为一般规则，名称表示依赖关系类型。下表总结了最重要的</w:t>
      </w:r>
      <w:r>
        <w:rPr>
          <w:rStyle w:val="HTML"/>
          <w:rFonts w:ascii="Consolas" w:hAnsi="Consolas"/>
          <w:sz w:val="23"/>
          <w:szCs w:val="23"/>
          <w:shd w:val="clear" w:color="auto" w:fill="F7F7F8"/>
        </w:rPr>
        <w:t>Aware</w:t>
      </w:r>
      <w:r>
        <w:rPr>
          <w:rFonts w:ascii="Arial" w:hAnsi="Arial" w:cs="Arial"/>
          <w:color w:val="34302D"/>
          <w:shd w:val="clear" w:color="auto" w:fill="FFFFFF"/>
        </w:rPr>
        <w:t>接口：</w:t>
      </w:r>
    </w:p>
    <w:tbl>
      <w:tblPr>
        <w:tblStyle w:val="a7"/>
        <w:tblW w:w="0" w:type="auto"/>
        <w:tblLook w:val="04A0" w:firstRow="1" w:lastRow="0" w:firstColumn="1" w:lastColumn="0" w:noHBand="0" w:noVBand="1"/>
      </w:tblPr>
      <w:tblGrid>
        <w:gridCol w:w="3155"/>
        <w:gridCol w:w="3198"/>
        <w:gridCol w:w="4104"/>
      </w:tblGrid>
      <w:tr w:rsidR="00BA0D5D" w:rsidRPr="00BA0D5D" w:rsidTr="0034788C">
        <w:tc>
          <w:tcPr>
            <w:tcW w:w="0" w:type="auto"/>
            <w:gridSpan w:val="3"/>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4. Aware interfaces</w:t>
            </w:r>
          </w:p>
        </w:tc>
      </w:tr>
      <w:tr w:rsidR="00BA0D5D" w:rsidRPr="00BA0D5D" w:rsidTr="0034788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Name</w:t>
            </w:r>
          </w:p>
        </w:t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Injected Dependency</w:t>
            </w:r>
          </w:p>
        </w:t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Explained in…</w:t>
            </w:r>
            <w:r w:rsidRPr="00BA0D5D">
              <w:rPr>
                <w:rFonts w:ascii="MS Gothic" w:eastAsia="宋体" w:hAnsi="MS Gothic" w:cs="MS Gothic"/>
                <w:b/>
                <w:bCs/>
                <w:color w:val="34302D"/>
                <w:kern w:val="0"/>
                <w:sz w:val="24"/>
                <w:szCs w:val="24"/>
              </w:rPr>
              <w:t>​</w:t>
            </w:r>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ApplicationContextAware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Declaring </w:t>
            </w:r>
            <w:r w:rsidRPr="00BA0D5D">
              <w:rPr>
                <w:rFonts w:ascii="Consolas" w:eastAsia="宋体" w:hAnsi="Consolas" w:cs="宋体"/>
                <w:color w:val="34302D"/>
                <w:kern w:val="0"/>
                <w:sz w:val="23"/>
                <w:szCs w:val="23"/>
              </w:rPr>
              <w:t>ApplicationContext</w:t>
            </w:r>
            <w:r w:rsidRPr="00BA0D5D">
              <w:rPr>
                <w:rFonts w:ascii="inherit" w:eastAsia="宋体" w:hAnsi="inherit" w:cs="宋体"/>
                <w:color w:val="34302D"/>
                <w:kern w:val="0"/>
                <w:sz w:val="24"/>
                <w:szCs w:val="24"/>
              </w:rPr>
              <w:t>.</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23" w:anchor="beans-factory-aware" w:history="1">
              <w:r w:rsidR="00BA0D5D" w:rsidRPr="00BA0D5D">
                <w:rPr>
                  <w:rFonts w:ascii="Consolas" w:eastAsia="宋体" w:hAnsi="Consolas" w:cs="宋体"/>
                  <w:color w:val="548E2E"/>
                  <w:kern w:val="0"/>
                  <w:sz w:val="23"/>
                  <w:szCs w:val="23"/>
                  <w:u w:val="single"/>
                  <w:shd w:val="clear" w:color="auto" w:fill="F7F7F8"/>
                </w:rPr>
                <w:t>ApplicationContextAware</w:t>
              </w:r>
              <w:r w:rsidR="00BA0D5D" w:rsidRPr="00BA0D5D">
                <w:rPr>
                  <w:rFonts w:ascii="inherit" w:eastAsia="宋体" w:hAnsi="inherit" w:cs="宋体"/>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BeanNameAware</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ApplicationEventPublisherAware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Event publisher of the enclosing </w:t>
            </w:r>
            <w:r w:rsidRPr="00BA0D5D">
              <w:rPr>
                <w:rFonts w:ascii="Consolas" w:eastAsia="宋体" w:hAnsi="Consolas" w:cs="宋体"/>
                <w:color w:val="34302D"/>
                <w:kern w:val="0"/>
                <w:sz w:val="23"/>
                <w:szCs w:val="23"/>
              </w:rPr>
              <w:t>ApplicationContext</w:t>
            </w:r>
            <w:r w:rsidRPr="00BA0D5D">
              <w:rPr>
                <w:rFonts w:ascii="inherit" w:eastAsia="宋体" w:hAnsi="inherit" w:cs="宋体"/>
                <w:color w:val="34302D"/>
                <w:kern w:val="0"/>
                <w:sz w:val="24"/>
                <w:szCs w:val="24"/>
              </w:rPr>
              <w:t>.</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24" w:anchor="context-introduction" w:history="1">
              <w:r w:rsidR="00BA0D5D" w:rsidRPr="00BA0D5D">
                <w:rPr>
                  <w:rFonts w:ascii="inherit" w:eastAsia="宋体" w:hAnsi="inherit" w:cs="宋体"/>
                  <w:color w:val="548E2E"/>
                  <w:kern w:val="0"/>
                  <w:sz w:val="24"/>
                  <w:szCs w:val="24"/>
                  <w:u w:val="single"/>
                </w:rPr>
                <w:t>Additional Capabilities of the </w:t>
              </w:r>
              <w:r w:rsidR="00BA0D5D" w:rsidRPr="00BA0D5D">
                <w:rPr>
                  <w:rFonts w:ascii="Consolas" w:eastAsia="宋体" w:hAnsi="Consolas" w:cs="宋体"/>
                  <w:color w:val="548E2E"/>
                  <w:kern w:val="0"/>
                  <w:sz w:val="23"/>
                  <w:szCs w:val="23"/>
                  <w:u w:val="single"/>
                  <w:shd w:val="clear" w:color="auto" w:fill="F7F7F8"/>
                </w:rPr>
                <w:t>ApplicationContext</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BeanClassLoaderAware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Class loader used to load the bean classes.</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25" w:anchor="beans-factory-class" w:history="1">
              <w:r w:rsidR="00BA0D5D" w:rsidRPr="00BA0D5D">
                <w:rPr>
                  <w:rFonts w:ascii="inherit" w:eastAsia="宋体" w:hAnsi="inherit" w:cs="宋体"/>
                  <w:color w:val="548E2E"/>
                  <w:kern w:val="0"/>
                  <w:sz w:val="24"/>
                  <w:szCs w:val="24"/>
                  <w:u w:val="single"/>
                </w:rPr>
                <w:t>Instantiating Beans</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BeanFactoryAware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Declaring </w:t>
            </w:r>
            <w:r w:rsidRPr="00BA0D5D">
              <w:rPr>
                <w:rFonts w:ascii="Consolas" w:eastAsia="宋体" w:hAnsi="Consolas" w:cs="宋体"/>
                <w:color w:val="34302D"/>
                <w:kern w:val="0"/>
                <w:sz w:val="23"/>
                <w:szCs w:val="23"/>
              </w:rPr>
              <w:t>BeanFactory</w:t>
            </w:r>
            <w:r w:rsidRPr="00BA0D5D">
              <w:rPr>
                <w:rFonts w:ascii="inherit" w:eastAsia="宋体" w:hAnsi="inherit" w:cs="宋体"/>
                <w:color w:val="34302D"/>
                <w:kern w:val="0"/>
                <w:sz w:val="24"/>
                <w:szCs w:val="24"/>
              </w:rPr>
              <w:t>.</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26" w:anchor="beans-factory-aware" w:history="1">
              <w:r w:rsidR="00BA0D5D" w:rsidRPr="00BA0D5D">
                <w:rPr>
                  <w:rFonts w:ascii="Consolas" w:eastAsia="宋体" w:hAnsi="Consolas" w:cs="宋体"/>
                  <w:color w:val="548E2E"/>
                  <w:kern w:val="0"/>
                  <w:sz w:val="23"/>
                  <w:szCs w:val="23"/>
                  <w:u w:val="single"/>
                  <w:shd w:val="clear" w:color="auto" w:fill="F7F7F8"/>
                </w:rPr>
                <w:t>ApplicationContextAware</w:t>
              </w:r>
              <w:r w:rsidR="00BA0D5D" w:rsidRPr="00BA0D5D">
                <w:rPr>
                  <w:rFonts w:ascii="inherit" w:eastAsia="宋体" w:hAnsi="inherit" w:cs="宋体"/>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BeanNameAware</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BeanNameAware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Name of the declaring bean.</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27" w:anchor="beans-factory-aware" w:history="1">
              <w:r w:rsidR="00BA0D5D" w:rsidRPr="00BA0D5D">
                <w:rPr>
                  <w:rFonts w:ascii="Consolas" w:eastAsia="宋体" w:hAnsi="Consolas" w:cs="宋体"/>
                  <w:color w:val="548E2E"/>
                  <w:kern w:val="0"/>
                  <w:sz w:val="23"/>
                  <w:szCs w:val="23"/>
                  <w:u w:val="single"/>
                  <w:shd w:val="clear" w:color="auto" w:fill="F7F7F8"/>
                </w:rPr>
                <w:t>ApplicationContextAware</w:t>
              </w:r>
              <w:r w:rsidR="00BA0D5D" w:rsidRPr="00BA0D5D">
                <w:rPr>
                  <w:rFonts w:ascii="inherit" w:eastAsia="宋体" w:hAnsi="inherit" w:cs="宋体"/>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BeanNameAware</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BootstrapContextAware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Resource adapter </w:t>
            </w:r>
            <w:r w:rsidRPr="00BA0D5D">
              <w:rPr>
                <w:rFonts w:ascii="Consolas" w:eastAsia="宋体" w:hAnsi="Consolas" w:cs="宋体"/>
                <w:color w:val="34302D"/>
                <w:kern w:val="0"/>
                <w:sz w:val="23"/>
                <w:szCs w:val="23"/>
                <w:shd w:val="clear" w:color="auto" w:fill="F7F7F8"/>
              </w:rPr>
              <w:t>BootstrapContext</w:t>
            </w:r>
            <w:r w:rsidRPr="00BA0D5D">
              <w:rPr>
                <w:rFonts w:ascii="inherit" w:eastAsia="宋体" w:hAnsi="inherit" w:cs="宋体"/>
                <w:color w:val="34302D"/>
                <w:kern w:val="0"/>
                <w:sz w:val="24"/>
                <w:szCs w:val="24"/>
              </w:rPr>
              <w:t>the container runs in. Typically available only in JCA-</w:t>
            </w:r>
            <w:r w:rsidRPr="00BA0D5D">
              <w:rPr>
                <w:rFonts w:ascii="inherit" w:eastAsia="宋体" w:hAnsi="inherit" w:cs="宋体"/>
                <w:color w:val="34302D"/>
                <w:kern w:val="0"/>
                <w:sz w:val="24"/>
                <w:szCs w:val="24"/>
              </w:rPr>
              <w:lastRenderedPageBreak/>
              <w:t>aware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instances.</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28" w:anchor="cci" w:history="1">
              <w:r w:rsidR="00BA0D5D" w:rsidRPr="00BA0D5D">
                <w:rPr>
                  <w:rFonts w:ascii="inherit" w:eastAsia="宋体" w:hAnsi="inherit" w:cs="宋体"/>
                  <w:color w:val="548E2E"/>
                  <w:kern w:val="0"/>
                  <w:sz w:val="24"/>
                  <w:szCs w:val="24"/>
                  <w:u w:val="single"/>
                </w:rPr>
                <w:t>JCA CCI</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LoadTimeWeaverAware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Defined weaver for processing class definition at load time.</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29" w:anchor="aop-aj-ltw" w:history="1">
              <w:r w:rsidR="00BA0D5D" w:rsidRPr="00BA0D5D">
                <w:rPr>
                  <w:rFonts w:ascii="inherit" w:eastAsia="宋体" w:hAnsi="inherit" w:cs="宋体"/>
                  <w:color w:val="548E2E"/>
                  <w:kern w:val="0"/>
                  <w:sz w:val="24"/>
                  <w:szCs w:val="24"/>
                  <w:u w:val="single"/>
                </w:rPr>
                <w:t>Load-time Weaving with AspectJ in the Spring Framework</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MessageSourceAware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Configured strategy for resolving messages (with support for parametrization and internationalization).</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30" w:anchor="context-introduction" w:history="1">
              <w:r w:rsidR="00BA0D5D" w:rsidRPr="00BA0D5D">
                <w:rPr>
                  <w:rFonts w:ascii="inherit" w:eastAsia="宋体" w:hAnsi="inherit" w:cs="宋体"/>
                  <w:color w:val="548E2E"/>
                  <w:kern w:val="0"/>
                  <w:sz w:val="24"/>
                  <w:szCs w:val="24"/>
                  <w:u w:val="single"/>
                </w:rPr>
                <w:t>Additional Capabilities of the </w:t>
              </w:r>
              <w:r w:rsidR="00BA0D5D" w:rsidRPr="00BA0D5D">
                <w:rPr>
                  <w:rFonts w:ascii="Consolas" w:eastAsia="宋体" w:hAnsi="Consolas" w:cs="宋体"/>
                  <w:color w:val="548E2E"/>
                  <w:kern w:val="0"/>
                  <w:sz w:val="23"/>
                  <w:szCs w:val="23"/>
                  <w:u w:val="single"/>
                  <w:shd w:val="clear" w:color="auto" w:fill="F7F7F8"/>
                </w:rPr>
                <w:t>ApplicationContext</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NotificationPublisherAware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Spring JMX notification publisher.</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31" w:anchor="jmx-notifications" w:history="1">
              <w:r w:rsidR="00BA0D5D" w:rsidRPr="00BA0D5D">
                <w:rPr>
                  <w:rFonts w:ascii="inherit" w:eastAsia="宋体" w:hAnsi="inherit" w:cs="宋体"/>
                  <w:color w:val="548E2E"/>
                  <w:kern w:val="0"/>
                  <w:sz w:val="24"/>
                  <w:szCs w:val="24"/>
                  <w:u w:val="single"/>
                </w:rPr>
                <w:t>Notifications</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ResourceLoaderAware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Configured loader for low-level access to resources.</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32" w:anchor="resources" w:history="1">
              <w:r w:rsidR="00BA0D5D" w:rsidRPr="00BA0D5D">
                <w:rPr>
                  <w:rFonts w:ascii="inherit" w:eastAsia="宋体" w:hAnsi="inherit" w:cs="宋体"/>
                  <w:color w:val="548E2E"/>
                  <w:kern w:val="0"/>
                  <w:sz w:val="24"/>
                  <w:szCs w:val="24"/>
                  <w:u w:val="single"/>
                </w:rPr>
                <w:t>Resources</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ServletConfigAware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Current </w:t>
            </w:r>
            <w:r w:rsidRPr="00BA0D5D">
              <w:rPr>
                <w:rFonts w:ascii="Consolas" w:eastAsia="宋体" w:hAnsi="Consolas" w:cs="宋体"/>
                <w:color w:val="34302D"/>
                <w:kern w:val="0"/>
                <w:sz w:val="23"/>
                <w:szCs w:val="23"/>
                <w:shd w:val="clear" w:color="auto" w:fill="F7F7F8"/>
              </w:rPr>
              <w:t>ServletConfig</w:t>
            </w:r>
            <w:r w:rsidRPr="00BA0D5D">
              <w:rPr>
                <w:rFonts w:ascii="inherit" w:eastAsia="宋体" w:hAnsi="inherit" w:cs="宋体"/>
                <w:color w:val="34302D"/>
                <w:kern w:val="0"/>
                <w:sz w:val="24"/>
                <w:szCs w:val="24"/>
              </w:rPr>
              <w:t> the container runs in. Valid only in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33" w:anchor="mvc" w:history="1">
              <w:r w:rsidR="00BA0D5D" w:rsidRPr="00BA0D5D">
                <w:rPr>
                  <w:rFonts w:ascii="inherit" w:eastAsia="宋体" w:hAnsi="inherit" w:cs="宋体"/>
                  <w:color w:val="548E2E"/>
                  <w:kern w:val="0"/>
                  <w:sz w:val="24"/>
                  <w:szCs w:val="24"/>
                  <w:u w:val="single"/>
                </w:rPr>
                <w:t>Spring MVC</w:t>
              </w:r>
            </w:hyperlink>
          </w:p>
        </w:tc>
      </w:tr>
      <w:tr w:rsidR="00BA0D5D" w:rsidRPr="00BA0D5D" w:rsidTr="0034788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ServletContextAware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Current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宋体"/>
                <w:color w:val="34302D"/>
                <w:kern w:val="0"/>
                <w:sz w:val="24"/>
                <w:szCs w:val="24"/>
              </w:rPr>
              <w:t> the container runs in. Valid only in a web-aware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w:t>
            </w:r>
          </w:p>
        </w:tc>
        <w:tc>
          <w:tcPr>
            <w:tcW w:w="0" w:type="auto"/>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234" w:anchor="mvc" w:history="1">
              <w:r w:rsidR="00BA0D5D" w:rsidRPr="00BA0D5D">
                <w:rPr>
                  <w:rFonts w:ascii="inherit" w:eastAsia="宋体" w:hAnsi="inherit" w:cs="宋体"/>
                  <w:color w:val="548E2E"/>
                  <w:kern w:val="0"/>
                  <w:sz w:val="24"/>
                  <w:szCs w:val="24"/>
                  <w:u w:val="single"/>
                </w:rPr>
                <w:t>Spring MVC</w:t>
              </w:r>
            </w:hyperlink>
          </w:p>
        </w:tc>
      </w:tr>
    </w:tbl>
    <w:p w:rsidR="0034788C" w:rsidRDefault="0034788C" w:rsidP="00BA0D5D">
      <w:pPr>
        <w:widowControl/>
        <w:shd w:val="clear" w:color="auto" w:fill="FFFFFF"/>
        <w:spacing w:after="300"/>
        <w:jc w:val="left"/>
        <w:rPr>
          <w:rFonts w:ascii="inherit" w:eastAsia="宋体" w:hAnsi="inherit" w:cs="Arial" w:hint="eastAsia"/>
          <w:color w:val="34302D"/>
          <w:kern w:val="0"/>
          <w:sz w:val="24"/>
          <w:szCs w:val="24"/>
        </w:rPr>
      </w:pPr>
    </w:p>
    <w:tbl>
      <w:tblPr>
        <w:tblStyle w:val="a7"/>
        <w:tblW w:w="0" w:type="auto"/>
        <w:tblLook w:val="04A0" w:firstRow="1" w:lastRow="0" w:firstColumn="1" w:lastColumn="0" w:noHBand="0" w:noVBand="1"/>
      </w:tblPr>
      <w:tblGrid>
        <w:gridCol w:w="3445"/>
        <w:gridCol w:w="2614"/>
        <w:gridCol w:w="4398"/>
      </w:tblGrid>
      <w:tr w:rsidR="0034788C" w:rsidTr="0034788C">
        <w:tc>
          <w:tcPr>
            <w:tcW w:w="0" w:type="auto"/>
            <w:gridSpan w:val="3"/>
            <w:hideMark/>
          </w:tcPr>
          <w:p w:rsidR="0034788C" w:rsidRDefault="0034788C">
            <w:pPr>
              <w:spacing w:after="60"/>
              <w:rPr>
                <w:rFonts w:ascii="Arial" w:eastAsia="宋体" w:hAnsi="Arial" w:cs="Arial"/>
                <w:i/>
                <w:iCs/>
                <w:color w:val="0B0A0A"/>
                <w:sz w:val="24"/>
                <w:szCs w:val="24"/>
              </w:rPr>
            </w:pPr>
            <w:r>
              <w:rPr>
                <w:rFonts w:ascii="Arial" w:hAnsi="Arial" w:cs="Arial"/>
                <w:i/>
                <w:iCs/>
                <w:color w:val="0B0A0A"/>
              </w:rPr>
              <w:t>表</w:t>
            </w:r>
            <w:r>
              <w:rPr>
                <w:rFonts w:ascii="Arial" w:hAnsi="Arial" w:cs="Arial"/>
                <w:i/>
                <w:iCs/>
                <w:color w:val="0B0A0A"/>
              </w:rPr>
              <w:t>4.</w:t>
            </w:r>
            <w:r>
              <w:rPr>
                <w:rFonts w:ascii="Arial" w:hAnsi="Arial" w:cs="Arial"/>
                <w:i/>
                <w:iCs/>
                <w:color w:val="0B0A0A"/>
              </w:rPr>
              <w:t>感知接口</w:t>
            </w:r>
          </w:p>
        </w:tc>
      </w:tr>
      <w:tr w:rsidR="0034788C" w:rsidTr="0034788C">
        <w:tc>
          <w:tcPr>
            <w:tcW w:w="0" w:type="auto"/>
            <w:hideMark/>
          </w:tcPr>
          <w:p w:rsidR="0034788C" w:rsidRDefault="0034788C">
            <w:pPr>
              <w:rPr>
                <w:rFonts w:ascii="Arial" w:hAnsi="Arial" w:cs="Arial"/>
                <w:b/>
                <w:bCs/>
                <w:color w:val="34302D"/>
              </w:rPr>
            </w:pPr>
            <w:r>
              <w:rPr>
                <w:rFonts w:ascii="Arial" w:hAnsi="Arial" w:cs="Arial"/>
                <w:b/>
                <w:bCs/>
                <w:color w:val="34302D"/>
              </w:rPr>
              <w:t>名称</w:t>
            </w:r>
          </w:p>
        </w:tc>
        <w:tc>
          <w:tcPr>
            <w:tcW w:w="0" w:type="auto"/>
            <w:hideMark/>
          </w:tcPr>
          <w:p w:rsidR="0034788C" w:rsidRDefault="0034788C">
            <w:pPr>
              <w:rPr>
                <w:rFonts w:ascii="Arial" w:hAnsi="Arial" w:cs="Arial"/>
                <w:b/>
                <w:bCs/>
                <w:color w:val="34302D"/>
              </w:rPr>
            </w:pPr>
            <w:r>
              <w:rPr>
                <w:rFonts w:ascii="Arial" w:hAnsi="Arial" w:cs="Arial"/>
                <w:b/>
                <w:bCs/>
                <w:color w:val="34302D"/>
              </w:rPr>
              <w:t>注入依赖</w:t>
            </w:r>
          </w:p>
        </w:tc>
        <w:tc>
          <w:tcPr>
            <w:tcW w:w="0" w:type="auto"/>
            <w:hideMark/>
          </w:tcPr>
          <w:p w:rsidR="0034788C" w:rsidRDefault="0034788C">
            <w:pPr>
              <w:rPr>
                <w:rFonts w:ascii="Arial" w:hAnsi="Arial" w:cs="Arial"/>
                <w:b/>
                <w:bCs/>
                <w:color w:val="34302D"/>
              </w:rPr>
            </w:pPr>
            <w:r>
              <w:rPr>
                <w:rFonts w:ascii="Arial" w:hAnsi="Arial" w:cs="Arial"/>
                <w:b/>
                <w:bCs/>
                <w:color w:val="34302D"/>
              </w:rPr>
              <w:t>解释在</w:t>
            </w:r>
            <w:r>
              <w:rPr>
                <w:rFonts w:ascii="Arial" w:hAnsi="Arial" w:cs="Arial"/>
                <w:b/>
                <w:bCs/>
                <w:color w:val="34302D"/>
              </w:rPr>
              <w:t>......</w:t>
            </w:r>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ApplicationContextAware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宣布</w:t>
            </w:r>
            <w:r>
              <w:rPr>
                <w:rStyle w:val="HTML"/>
                <w:rFonts w:ascii="Consolas" w:hAnsi="Consolas"/>
                <w:color w:val="34302D"/>
                <w:sz w:val="23"/>
                <w:szCs w:val="23"/>
                <w:shd w:val="clear" w:color="auto" w:fill="F7F7F8"/>
              </w:rPr>
              <w:t>ApplicationContext</w:t>
            </w:r>
            <w:r>
              <w:rPr>
                <w:rFonts w:ascii="inherit" w:hAnsi="inherit" w:cs="Arial"/>
                <w:color w:val="34302D"/>
              </w:rPr>
              <w:t>。</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35" w:anchor="beans-factory-aware" w:history="1">
              <w:r w:rsidR="0034788C">
                <w:rPr>
                  <w:rStyle w:val="HTML"/>
                  <w:rFonts w:ascii="Consolas" w:hAnsi="Consolas"/>
                  <w:color w:val="548E2E"/>
                  <w:sz w:val="23"/>
                  <w:szCs w:val="23"/>
                  <w:u w:val="single"/>
                  <w:shd w:val="clear" w:color="auto" w:fill="F7F7F8"/>
                </w:rPr>
                <w:t>ApplicationContextAware</w:t>
              </w:r>
              <w:r w:rsidR="0034788C">
                <w:rPr>
                  <w:rStyle w:val="a4"/>
                  <w:rFonts w:ascii="inherit" w:hAnsi="inherit" w:cs="Arial"/>
                  <w:color w:val="548E2E"/>
                </w:rPr>
                <w:t> </w:t>
              </w:r>
              <w:r w:rsidR="0034788C">
                <w:rPr>
                  <w:rStyle w:val="a4"/>
                  <w:rFonts w:ascii="inherit" w:hAnsi="inherit" w:cs="Arial"/>
                  <w:color w:val="548E2E"/>
                </w:rPr>
                <w:t>和</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BeanNameAware</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ApplicationEventPublisherAware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封闭的事件发布者</w:t>
            </w:r>
            <w:r>
              <w:rPr>
                <w:rStyle w:val="HTML"/>
                <w:rFonts w:ascii="Consolas" w:hAnsi="Consolas"/>
                <w:color w:val="34302D"/>
                <w:sz w:val="23"/>
                <w:szCs w:val="23"/>
                <w:shd w:val="clear" w:color="auto" w:fill="F7F7F8"/>
              </w:rPr>
              <w:t>ApplicationContext</w:t>
            </w:r>
            <w:r>
              <w:rPr>
                <w:rFonts w:ascii="inherit" w:hAnsi="inherit" w:cs="Arial"/>
                <w:color w:val="34302D"/>
              </w:rPr>
              <w:t>。</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36" w:anchor="context-introduction" w:history="1">
              <w:r w:rsidR="0034788C">
                <w:rPr>
                  <w:rStyle w:val="a4"/>
                  <w:rFonts w:ascii="inherit" w:hAnsi="inherit" w:cs="Arial"/>
                  <w:color w:val="548E2E"/>
                </w:rPr>
                <w:t>附加功能</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ApplicationContext</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BeanClassLoaderAware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用于加载</w:t>
            </w:r>
            <w:r>
              <w:rPr>
                <w:rFonts w:ascii="inherit" w:hAnsi="inherit" w:cs="Arial"/>
                <w:color w:val="34302D"/>
              </w:rPr>
              <w:t>bean</w:t>
            </w:r>
            <w:r>
              <w:rPr>
                <w:rFonts w:ascii="inherit" w:hAnsi="inherit" w:cs="Arial"/>
                <w:color w:val="34302D"/>
              </w:rPr>
              <w:t>类的类加载器。</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37" w:anchor="beans-factory-class" w:history="1">
              <w:r w:rsidR="0034788C">
                <w:rPr>
                  <w:rStyle w:val="a4"/>
                  <w:rFonts w:ascii="inherit" w:hAnsi="inherit" w:cs="Arial"/>
                  <w:color w:val="548E2E"/>
                </w:rPr>
                <w:t>实例化豆</w:t>
              </w:r>
              <w:r w:rsidR="0034788C">
                <w:rPr>
                  <w:rStyle w:val="a4"/>
                  <w:rFonts w:ascii="inherit" w:hAnsi="inherit" w:cs="Arial"/>
                  <w:color w:val="548E2E"/>
                </w:rPr>
                <w:t>​​</w:t>
              </w:r>
              <w:r w:rsidR="0034788C">
                <w:rPr>
                  <w:rStyle w:val="a4"/>
                  <w:rFonts w:ascii="inherit" w:hAnsi="inherit" w:cs="Arial"/>
                  <w:color w:val="548E2E"/>
                </w:rPr>
                <w:t>类</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BeanFactoryAware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宣布</w:t>
            </w:r>
            <w:r>
              <w:rPr>
                <w:rStyle w:val="HTML"/>
                <w:rFonts w:ascii="Consolas" w:hAnsi="Consolas"/>
                <w:color w:val="34302D"/>
                <w:sz w:val="23"/>
                <w:szCs w:val="23"/>
                <w:shd w:val="clear" w:color="auto" w:fill="F7F7F8"/>
              </w:rPr>
              <w:t>BeanFactory</w:t>
            </w:r>
            <w:r>
              <w:rPr>
                <w:rFonts w:ascii="inherit" w:hAnsi="inherit" w:cs="Arial"/>
                <w:color w:val="34302D"/>
              </w:rPr>
              <w:t>。</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38" w:anchor="beans-factory-aware" w:history="1">
              <w:r w:rsidR="0034788C">
                <w:rPr>
                  <w:rStyle w:val="HTML"/>
                  <w:rFonts w:ascii="Consolas" w:hAnsi="Consolas"/>
                  <w:color w:val="548E2E"/>
                  <w:sz w:val="23"/>
                  <w:szCs w:val="23"/>
                  <w:u w:val="single"/>
                  <w:shd w:val="clear" w:color="auto" w:fill="F7F7F8"/>
                </w:rPr>
                <w:t>ApplicationContextAware</w:t>
              </w:r>
              <w:r w:rsidR="0034788C">
                <w:rPr>
                  <w:rStyle w:val="a4"/>
                  <w:rFonts w:ascii="inherit" w:hAnsi="inherit" w:cs="Arial"/>
                  <w:color w:val="548E2E"/>
                </w:rPr>
                <w:t> </w:t>
              </w:r>
              <w:r w:rsidR="0034788C">
                <w:rPr>
                  <w:rStyle w:val="a4"/>
                  <w:rFonts w:ascii="inherit" w:hAnsi="inherit" w:cs="Arial"/>
                  <w:color w:val="548E2E"/>
                </w:rPr>
                <w:t>和</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BeanNameAware</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BeanNameAware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声明</w:t>
            </w:r>
            <w:r>
              <w:rPr>
                <w:rFonts w:ascii="inherit" w:hAnsi="inherit" w:cs="Arial"/>
                <w:color w:val="34302D"/>
              </w:rPr>
              <w:t>bean</w:t>
            </w:r>
            <w:r>
              <w:rPr>
                <w:rFonts w:ascii="inherit" w:hAnsi="inherit" w:cs="Arial"/>
                <w:color w:val="34302D"/>
              </w:rPr>
              <w:t>的名称。</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39" w:anchor="beans-factory-aware" w:history="1">
              <w:r w:rsidR="0034788C">
                <w:rPr>
                  <w:rStyle w:val="HTML"/>
                  <w:rFonts w:ascii="Consolas" w:hAnsi="Consolas"/>
                  <w:color w:val="548E2E"/>
                  <w:sz w:val="23"/>
                  <w:szCs w:val="23"/>
                  <w:u w:val="single"/>
                  <w:shd w:val="clear" w:color="auto" w:fill="F7F7F8"/>
                </w:rPr>
                <w:t>ApplicationContextAware</w:t>
              </w:r>
              <w:r w:rsidR="0034788C">
                <w:rPr>
                  <w:rStyle w:val="a4"/>
                  <w:rFonts w:ascii="inherit" w:hAnsi="inherit" w:cs="Arial"/>
                  <w:color w:val="548E2E"/>
                </w:rPr>
                <w:t> </w:t>
              </w:r>
              <w:r w:rsidR="0034788C">
                <w:rPr>
                  <w:rStyle w:val="a4"/>
                  <w:rFonts w:ascii="inherit" w:hAnsi="inherit" w:cs="Arial"/>
                  <w:color w:val="548E2E"/>
                </w:rPr>
                <w:t>和</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BeanNameAware</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BootstrapContextAware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shd w:val="clear" w:color="auto" w:fill="F7F7F8"/>
              </w:rPr>
              <w:t>BootstrapContext</w:t>
            </w:r>
            <w:r>
              <w:rPr>
                <w:rFonts w:ascii="inherit" w:hAnsi="inherit" w:cs="Arial"/>
                <w:color w:val="34302D"/>
              </w:rPr>
              <w:t>容器运行的资源适配器。通常仅在</w:t>
            </w:r>
            <w:r>
              <w:rPr>
                <w:rFonts w:ascii="inherit" w:hAnsi="inherit" w:cs="Arial"/>
                <w:color w:val="34302D"/>
              </w:rPr>
              <w:t>JCA</w:t>
            </w:r>
            <w:r>
              <w:rPr>
                <w:rFonts w:ascii="inherit" w:hAnsi="inherit" w:cs="Arial"/>
                <w:color w:val="34302D"/>
              </w:rPr>
              <w:t>感知</w:t>
            </w:r>
            <w:r>
              <w:rPr>
                <w:rStyle w:val="HTML"/>
                <w:rFonts w:ascii="Consolas" w:hAnsi="Consolas"/>
                <w:color w:val="34302D"/>
                <w:sz w:val="23"/>
                <w:szCs w:val="23"/>
                <w:shd w:val="clear" w:color="auto" w:fill="F7F7F8"/>
              </w:rPr>
              <w:t>ApplicationContext</w:t>
            </w:r>
            <w:r>
              <w:rPr>
                <w:rFonts w:ascii="inherit" w:hAnsi="inherit" w:cs="Arial"/>
                <w:color w:val="34302D"/>
              </w:rPr>
              <w:t>实例中可用。</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40" w:anchor="cci" w:history="1">
              <w:r w:rsidR="0034788C">
                <w:rPr>
                  <w:rStyle w:val="a4"/>
                  <w:rFonts w:ascii="inherit" w:hAnsi="inherit" w:cs="Arial"/>
                  <w:color w:val="548E2E"/>
                </w:rPr>
                <w:t>JCA CCI</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LoadTimeWeaverAware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定义的</w:t>
            </w:r>
            <w:r>
              <w:rPr>
                <w:rFonts w:ascii="inherit" w:hAnsi="inherit" w:cs="Arial"/>
                <w:color w:val="34302D"/>
              </w:rPr>
              <w:t>weaver</w:t>
            </w:r>
            <w:r>
              <w:rPr>
                <w:rFonts w:ascii="inherit" w:hAnsi="inherit" w:cs="Arial"/>
                <w:color w:val="34302D"/>
              </w:rPr>
              <w:t>用于在加载时处理类定义。</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41" w:anchor="aop-aj-ltw" w:history="1">
              <w:r w:rsidR="0034788C">
                <w:rPr>
                  <w:rStyle w:val="a4"/>
                  <w:rFonts w:ascii="inherit" w:hAnsi="inherit" w:cs="Arial"/>
                  <w:color w:val="548E2E"/>
                </w:rPr>
                <w:t>在</w:t>
              </w:r>
              <w:r w:rsidR="0034788C">
                <w:rPr>
                  <w:rStyle w:val="a4"/>
                  <w:rFonts w:ascii="inherit" w:hAnsi="inherit" w:cs="Arial"/>
                  <w:color w:val="548E2E"/>
                </w:rPr>
                <w:t>Spring</w:t>
              </w:r>
              <w:r w:rsidR="0034788C">
                <w:rPr>
                  <w:rStyle w:val="a4"/>
                  <w:rFonts w:ascii="inherit" w:hAnsi="inherit" w:cs="Arial"/>
                  <w:color w:val="548E2E"/>
                </w:rPr>
                <w:t>框架中使用</w:t>
              </w:r>
              <w:r w:rsidR="0034788C">
                <w:rPr>
                  <w:rStyle w:val="a4"/>
                  <w:rFonts w:ascii="inherit" w:hAnsi="inherit" w:cs="Arial"/>
                  <w:color w:val="548E2E"/>
                </w:rPr>
                <w:t>AspectJ</w:t>
              </w:r>
              <w:r w:rsidR="0034788C">
                <w:rPr>
                  <w:rStyle w:val="a4"/>
                  <w:rFonts w:ascii="inherit" w:hAnsi="inherit" w:cs="Arial"/>
                  <w:color w:val="548E2E"/>
                </w:rPr>
                <w:t>进行加载时编织</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lastRenderedPageBreak/>
              <w:t>MessageSourceAware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用于解析消息的已配置策略（支持参数化和国际化）。</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42" w:anchor="context-introduction" w:history="1">
              <w:r w:rsidR="0034788C">
                <w:rPr>
                  <w:rStyle w:val="a4"/>
                  <w:rFonts w:ascii="inherit" w:hAnsi="inherit" w:cs="Arial"/>
                  <w:color w:val="548E2E"/>
                </w:rPr>
                <w:t>附加功能</w:t>
              </w:r>
              <w:r w:rsidR="0034788C">
                <w:rPr>
                  <w:rStyle w:val="a4"/>
                  <w:rFonts w:ascii="inherit" w:hAnsi="inherit" w:cs="Arial"/>
                  <w:color w:val="548E2E"/>
                </w:rPr>
                <w:t> </w:t>
              </w:r>
              <w:r w:rsidR="0034788C">
                <w:rPr>
                  <w:rStyle w:val="HTML"/>
                  <w:rFonts w:ascii="Consolas" w:hAnsi="Consolas"/>
                  <w:color w:val="548E2E"/>
                  <w:sz w:val="23"/>
                  <w:szCs w:val="23"/>
                  <w:u w:val="single"/>
                  <w:shd w:val="clear" w:color="auto" w:fill="F7F7F8"/>
                </w:rPr>
                <w:t>ApplicationContext</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NotificationPublisherAware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Spring JMX</w:t>
            </w:r>
            <w:r>
              <w:rPr>
                <w:rFonts w:ascii="inherit" w:hAnsi="inherit" w:cs="Arial"/>
                <w:color w:val="34302D"/>
              </w:rPr>
              <w:t>通知发布者。</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43" w:anchor="jmx-notifications" w:history="1">
              <w:r w:rsidR="0034788C">
                <w:rPr>
                  <w:rStyle w:val="a4"/>
                  <w:rFonts w:ascii="inherit" w:hAnsi="inherit" w:cs="Arial"/>
                  <w:color w:val="548E2E"/>
                </w:rPr>
                <w:t>通知</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ResourceLoaderAware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配置的加载程序，用于对资源进行低级访问。</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44" w:anchor="resources" w:history="1">
              <w:r w:rsidR="0034788C">
                <w:rPr>
                  <w:rStyle w:val="a4"/>
                  <w:rFonts w:ascii="inherit" w:hAnsi="inherit" w:cs="Arial"/>
                  <w:color w:val="548E2E"/>
                </w:rPr>
                <w:t>资源</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ServletConfigAware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当前</w:t>
            </w:r>
            <w:r>
              <w:rPr>
                <w:rStyle w:val="HTML"/>
                <w:rFonts w:ascii="Consolas" w:hAnsi="Consolas"/>
                <w:color w:val="34302D"/>
                <w:sz w:val="23"/>
                <w:szCs w:val="23"/>
                <w:shd w:val="clear" w:color="auto" w:fill="F7F7F8"/>
              </w:rPr>
              <w:t>ServletConfig</w:t>
            </w:r>
            <w:r>
              <w:rPr>
                <w:rFonts w:ascii="inherit" w:hAnsi="inherit" w:cs="Arial"/>
                <w:color w:val="34302D"/>
              </w:rPr>
              <w:t>容器运行。仅在</w:t>
            </w:r>
            <w:r>
              <w:rPr>
                <w:rFonts w:ascii="inherit" w:hAnsi="inherit" w:cs="Arial"/>
                <w:color w:val="34302D"/>
              </w:rPr>
              <w:t>Web</w:t>
            </w:r>
            <w:r>
              <w:rPr>
                <w:rFonts w:ascii="inherit" w:hAnsi="inherit" w:cs="Arial"/>
                <w:color w:val="34302D"/>
              </w:rPr>
              <w:t>感知弹簧中有效</w:t>
            </w:r>
            <w:r>
              <w:rPr>
                <w:rFonts w:ascii="inherit" w:hAnsi="inherit" w:cs="Arial"/>
                <w:color w:val="34302D"/>
              </w:rPr>
              <w:t> </w:t>
            </w:r>
            <w:r>
              <w:rPr>
                <w:rStyle w:val="HTML"/>
                <w:rFonts w:ascii="Consolas" w:hAnsi="Consolas"/>
                <w:color w:val="34302D"/>
                <w:sz w:val="23"/>
                <w:szCs w:val="23"/>
                <w:shd w:val="clear" w:color="auto" w:fill="F7F7F8"/>
              </w:rPr>
              <w:t>ApplicationContext</w:t>
            </w:r>
            <w:r>
              <w:rPr>
                <w:rFonts w:ascii="inherit" w:hAnsi="inherit" w:cs="Arial"/>
                <w:color w:val="34302D"/>
              </w:rPr>
              <w:t>。</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45" w:anchor="mvc" w:history="1">
              <w:r w:rsidR="0034788C">
                <w:rPr>
                  <w:rStyle w:val="a4"/>
                  <w:rFonts w:ascii="inherit" w:hAnsi="inherit" w:cs="Arial"/>
                  <w:color w:val="548E2E"/>
                </w:rPr>
                <w:t>Spring MVC</w:t>
              </w:r>
            </w:hyperlink>
          </w:p>
        </w:tc>
      </w:tr>
      <w:tr w:rsidR="0034788C" w:rsidTr="0034788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Style w:val="HTML"/>
                <w:rFonts w:ascii="Consolas" w:hAnsi="Consolas"/>
                <w:color w:val="34302D"/>
                <w:sz w:val="23"/>
                <w:szCs w:val="23"/>
              </w:rPr>
              <w:t>ServletContextAware</w:t>
            </w:r>
          </w:p>
        </w:tc>
        <w:tc>
          <w:tcPr>
            <w:tcW w:w="0" w:type="auto"/>
            <w:hideMark/>
          </w:tcPr>
          <w:p w:rsidR="0034788C" w:rsidRDefault="0034788C">
            <w:pPr>
              <w:pStyle w:val="tableblock"/>
              <w:spacing w:before="0" w:beforeAutospacing="0" w:after="0" w:afterAutospacing="0"/>
              <w:rPr>
                <w:rFonts w:ascii="inherit" w:hAnsi="inherit" w:cs="Arial" w:hint="eastAsia"/>
                <w:color w:val="34302D"/>
              </w:rPr>
            </w:pPr>
            <w:r>
              <w:rPr>
                <w:rFonts w:ascii="inherit" w:hAnsi="inherit" w:cs="Arial"/>
                <w:color w:val="34302D"/>
              </w:rPr>
              <w:t>当前</w:t>
            </w:r>
            <w:r>
              <w:rPr>
                <w:rStyle w:val="HTML"/>
                <w:rFonts w:ascii="Consolas" w:hAnsi="Consolas"/>
                <w:color w:val="34302D"/>
                <w:sz w:val="23"/>
                <w:szCs w:val="23"/>
                <w:shd w:val="clear" w:color="auto" w:fill="F7F7F8"/>
              </w:rPr>
              <w:t>ServletContext</w:t>
            </w:r>
            <w:r>
              <w:rPr>
                <w:rFonts w:ascii="inherit" w:hAnsi="inherit" w:cs="Arial"/>
                <w:color w:val="34302D"/>
              </w:rPr>
              <w:t>容器运行。仅在</w:t>
            </w:r>
            <w:r>
              <w:rPr>
                <w:rFonts w:ascii="inherit" w:hAnsi="inherit" w:cs="Arial"/>
                <w:color w:val="34302D"/>
              </w:rPr>
              <w:t>Web</w:t>
            </w:r>
            <w:r>
              <w:rPr>
                <w:rFonts w:ascii="inherit" w:hAnsi="inherit" w:cs="Arial"/>
                <w:color w:val="34302D"/>
              </w:rPr>
              <w:t>感知弹簧中有效</w:t>
            </w:r>
            <w:r>
              <w:rPr>
                <w:rFonts w:ascii="inherit" w:hAnsi="inherit" w:cs="Arial"/>
                <w:color w:val="34302D"/>
              </w:rPr>
              <w:t> </w:t>
            </w:r>
            <w:r>
              <w:rPr>
                <w:rStyle w:val="HTML"/>
                <w:rFonts w:ascii="Consolas" w:hAnsi="Consolas"/>
                <w:color w:val="34302D"/>
                <w:sz w:val="23"/>
                <w:szCs w:val="23"/>
                <w:shd w:val="clear" w:color="auto" w:fill="F7F7F8"/>
              </w:rPr>
              <w:t>ApplicationContext</w:t>
            </w:r>
            <w:r>
              <w:rPr>
                <w:rFonts w:ascii="inherit" w:hAnsi="inherit" w:cs="Arial"/>
                <w:color w:val="34302D"/>
              </w:rPr>
              <w:t>。</w:t>
            </w:r>
          </w:p>
        </w:tc>
        <w:tc>
          <w:tcPr>
            <w:tcW w:w="0" w:type="auto"/>
            <w:hideMark/>
          </w:tcPr>
          <w:p w:rsidR="0034788C" w:rsidRDefault="00E91AFF">
            <w:pPr>
              <w:pStyle w:val="tableblock"/>
              <w:spacing w:before="0" w:beforeAutospacing="0" w:after="0" w:afterAutospacing="0"/>
              <w:rPr>
                <w:rFonts w:ascii="inherit" w:hAnsi="inherit" w:cs="Arial" w:hint="eastAsia"/>
                <w:color w:val="34302D"/>
              </w:rPr>
            </w:pPr>
            <w:hyperlink r:id="rId246" w:anchor="mvc" w:history="1">
              <w:r w:rsidR="0034788C">
                <w:rPr>
                  <w:rStyle w:val="a4"/>
                  <w:rFonts w:ascii="inherit" w:hAnsi="inherit" w:cs="Arial"/>
                  <w:color w:val="548E2E"/>
                </w:rPr>
                <w:t>Spring MVC</w:t>
              </w:r>
            </w:hyperlink>
          </w:p>
        </w:tc>
      </w:tr>
    </w:tbl>
    <w:p w:rsidR="0034788C" w:rsidRPr="0034788C" w:rsidRDefault="0034788C" w:rsidP="0034788C"/>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again that using these interfaces ties your code to the Spring API and does not follow the Inversion of Control style. As a result, we recommend them for infrastructure beans that require programmatic access to the container.</w:t>
      </w:r>
    </w:p>
    <w:p w:rsidR="0034788C" w:rsidRPr="00BA0D5D" w:rsidRDefault="0034788C" w:rsidP="00BA0D5D">
      <w:pPr>
        <w:widowControl/>
        <w:shd w:val="clear" w:color="auto" w:fill="FFFFFF"/>
        <w:spacing w:after="300"/>
        <w:jc w:val="left"/>
        <w:rPr>
          <w:rFonts w:ascii="inherit" w:eastAsia="宋体" w:hAnsi="inherit" w:cs="Arial" w:hint="eastAsia"/>
          <w:color w:val="34302D"/>
          <w:kern w:val="0"/>
          <w:sz w:val="24"/>
          <w:szCs w:val="24"/>
        </w:rPr>
      </w:pPr>
      <w:r>
        <w:rPr>
          <w:rFonts w:ascii="inherit" w:hAnsi="inherit" w:cs="Arial"/>
          <w:color w:val="34302D"/>
        </w:rPr>
        <w:t>请再次注意，使用这些接口会将您的代码绑定到</w:t>
      </w:r>
      <w:r>
        <w:rPr>
          <w:rFonts w:ascii="inherit" w:hAnsi="inherit" w:cs="Arial"/>
          <w:color w:val="34302D"/>
        </w:rPr>
        <w:t>Spring API</w:t>
      </w:r>
      <w:r>
        <w:rPr>
          <w:rFonts w:ascii="inherit" w:hAnsi="inherit" w:cs="Arial"/>
          <w:color w:val="34302D"/>
        </w:rPr>
        <w:t>，而不会遵循</w:t>
      </w:r>
      <w:r>
        <w:rPr>
          <w:rFonts w:ascii="inherit" w:hAnsi="inherit" w:cs="Arial"/>
          <w:color w:val="34302D"/>
        </w:rPr>
        <w:t>Inversion of Control</w:t>
      </w:r>
      <w:r>
        <w:rPr>
          <w:rFonts w:ascii="inherit" w:hAnsi="inherit" w:cs="Arial"/>
          <w:color w:val="34302D"/>
        </w:rPr>
        <w:t>样式。因此，我们建议将它们用于需要以编程方式访问容器的基础架构</w:t>
      </w:r>
      <w:r>
        <w:rPr>
          <w:rFonts w:ascii="inherit" w:hAnsi="inherit" w:cs="Arial"/>
          <w:color w:val="34302D"/>
        </w:rPr>
        <w:t>bean</w:t>
      </w:r>
      <w:r>
        <w:rPr>
          <w:rFonts w:ascii="inherit" w:hAnsi="inherit" w:cs="Arial"/>
          <w:color w:val="34302D"/>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0" w:name="_Toc15219498"/>
      <w:r w:rsidRPr="00BA0D5D">
        <w:rPr>
          <w:rFonts w:ascii="Arial" w:eastAsia="宋体" w:hAnsi="Arial" w:cs="Arial"/>
          <w:color w:val="34302D"/>
          <w:kern w:val="0"/>
          <w:sz w:val="41"/>
          <w:szCs w:val="41"/>
        </w:rPr>
        <w:t>1.7. Bean Definition Inheritance</w:t>
      </w:r>
      <w:bookmarkEnd w:id="2430"/>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bean definition can contain a lot of configuration information, including constructor arguments, property values, and container-specific information, such as the initialization method, a static factory method name, and so on. A child bean definition inherits configuration data from a parent definition. The child definition can override some values or add others as needed. Using parent and child bean definitions can save a lot of typing. Effectively, this is a form of templating.</w:t>
      </w:r>
    </w:p>
    <w:p w:rsidR="00A82DA8" w:rsidRPr="00BA0D5D" w:rsidRDefault="00A82DA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定义可以包含许多配置信息，包括构造函数参数，属性值和特定于容器的信息，例如初始化方法，静态工厂方法名称等。子</w:t>
      </w:r>
      <w:r>
        <w:rPr>
          <w:rFonts w:ascii="Arial" w:hAnsi="Arial" w:cs="Arial"/>
          <w:color w:val="34302D"/>
          <w:shd w:val="clear" w:color="auto" w:fill="FFFFFF"/>
        </w:rPr>
        <w:t>bean</w:t>
      </w:r>
      <w:r>
        <w:rPr>
          <w:rFonts w:ascii="Arial" w:hAnsi="Arial" w:cs="Arial"/>
          <w:color w:val="34302D"/>
          <w:shd w:val="clear" w:color="auto" w:fill="FFFFFF"/>
        </w:rPr>
        <w:t>定义从父定义继承配置数据。子定义可以覆盖某些值或根据需要添加其他值。使用父</w:t>
      </w:r>
      <w:r>
        <w:rPr>
          <w:rFonts w:ascii="Arial" w:hAnsi="Arial" w:cs="Arial"/>
          <w:color w:val="34302D"/>
          <w:shd w:val="clear" w:color="auto" w:fill="FFFFFF"/>
        </w:rPr>
        <w:t>bean</w:t>
      </w:r>
      <w:r>
        <w:rPr>
          <w:rFonts w:ascii="Arial" w:hAnsi="Arial" w:cs="Arial"/>
          <w:color w:val="34302D"/>
          <w:shd w:val="clear" w:color="auto" w:fill="FFFFFF"/>
        </w:rPr>
        <w:t>和子</w:t>
      </w:r>
      <w:r>
        <w:rPr>
          <w:rFonts w:ascii="Arial" w:hAnsi="Arial" w:cs="Arial"/>
          <w:color w:val="34302D"/>
          <w:shd w:val="clear" w:color="auto" w:fill="FFFFFF"/>
        </w:rPr>
        <w:t>bean</w:t>
      </w:r>
      <w:r>
        <w:rPr>
          <w:rFonts w:ascii="Arial" w:hAnsi="Arial" w:cs="Arial"/>
          <w:color w:val="34302D"/>
          <w:shd w:val="clear" w:color="auto" w:fill="FFFFFF"/>
        </w:rPr>
        <w:t>定义可以节省大量的输入。实际上，这是一种模板形式。</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work with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 programmatically, child bean definitions are represented by the </w:t>
      </w:r>
      <w:r w:rsidRPr="00BA0D5D">
        <w:rPr>
          <w:rFonts w:ascii="Consolas" w:eastAsia="宋体" w:hAnsi="Consolas" w:cs="宋体"/>
          <w:color w:val="34302D"/>
          <w:kern w:val="0"/>
          <w:sz w:val="23"/>
          <w:szCs w:val="23"/>
          <w:shd w:val="clear" w:color="auto" w:fill="F7F7F8"/>
        </w:rPr>
        <w:t>ChildBeanDefinition</w:t>
      </w:r>
      <w:r w:rsidRPr="00BA0D5D">
        <w:rPr>
          <w:rFonts w:ascii="inherit" w:eastAsia="宋体" w:hAnsi="inherit" w:cs="Arial"/>
          <w:color w:val="34302D"/>
          <w:kern w:val="0"/>
          <w:sz w:val="24"/>
          <w:szCs w:val="24"/>
        </w:rPr>
        <w:t> class. Most users do not work with them on this level. Instead, they configure bean definitions declaratively in a class such as the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When you use XML-based configuration metadata, you can indicate a child bean definition by using the </w:t>
      </w:r>
      <w:r w:rsidRPr="00BA0D5D">
        <w:rPr>
          <w:rFonts w:ascii="Consolas" w:eastAsia="宋体" w:hAnsi="Consolas" w:cs="宋体"/>
          <w:color w:val="34302D"/>
          <w:kern w:val="0"/>
          <w:sz w:val="23"/>
          <w:szCs w:val="23"/>
          <w:shd w:val="clear" w:color="auto" w:fill="F7F7F8"/>
        </w:rPr>
        <w:t>parent</w:t>
      </w:r>
      <w:r w:rsidRPr="00BA0D5D">
        <w:rPr>
          <w:rFonts w:ascii="inherit" w:eastAsia="宋体" w:hAnsi="inherit" w:cs="Arial"/>
          <w:color w:val="34302D"/>
          <w:kern w:val="0"/>
          <w:sz w:val="24"/>
          <w:szCs w:val="24"/>
        </w:rPr>
        <w:t> attribute, specifying the parent bean as the value of this attribute. The following example shows how to do so:</w:t>
      </w:r>
    </w:p>
    <w:p w:rsidR="00A82DA8" w:rsidRPr="00BA0D5D" w:rsidRDefault="00A82DA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如果以</w:t>
      </w:r>
      <w:r>
        <w:rPr>
          <w:rStyle w:val="HTML"/>
          <w:rFonts w:ascii="Consolas" w:hAnsi="Consolas"/>
          <w:sz w:val="23"/>
          <w:szCs w:val="23"/>
          <w:shd w:val="clear" w:color="auto" w:fill="F7F7F8"/>
        </w:rPr>
        <w:t>ApplicationContext</w:t>
      </w:r>
      <w:r>
        <w:rPr>
          <w:rFonts w:ascii="Arial" w:hAnsi="Arial" w:cs="Arial"/>
          <w:color w:val="34302D"/>
          <w:shd w:val="clear" w:color="auto" w:fill="FFFFFF"/>
        </w:rPr>
        <w:t>编程方式使用接口，则子</w:t>
      </w:r>
      <w:r>
        <w:rPr>
          <w:rFonts w:ascii="Arial" w:hAnsi="Arial" w:cs="Arial"/>
          <w:color w:val="34302D"/>
          <w:shd w:val="clear" w:color="auto" w:fill="FFFFFF"/>
        </w:rPr>
        <w:t>bean</w:t>
      </w:r>
      <w:r>
        <w:rPr>
          <w:rFonts w:ascii="Arial" w:hAnsi="Arial" w:cs="Arial"/>
          <w:color w:val="34302D"/>
          <w:shd w:val="clear" w:color="auto" w:fill="FFFFFF"/>
        </w:rPr>
        <w:t>定义由</w:t>
      </w:r>
      <w:r>
        <w:rPr>
          <w:rStyle w:val="HTML"/>
          <w:rFonts w:ascii="Consolas" w:hAnsi="Consolas"/>
          <w:sz w:val="23"/>
          <w:szCs w:val="23"/>
          <w:shd w:val="clear" w:color="auto" w:fill="F7F7F8"/>
        </w:rPr>
        <w:t>ChildBeanDefinition</w:t>
      </w:r>
      <w:r>
        <w:rPr>
          <w:rFonts w:ascii="Arial" w:hAnsi="Arial" w:cs="Arial"/>
          <w:color w:val="34302D"/>
          <w:shd w:val="clear" w:color="auto" w:fill="FFFFFF"/>
        </w:rPr>
        <w:t>类表示。大多数用户不在此级别上使用它们。相反，它们在类中以声明方式配置</w:t>
      </w:r>
      <w:r>
        <w:rPr>
          <w:rFonts w:ascii="Arial" w:hAnsi="Arial" w:cs="Arial"/>
          <w:color w:val="34302D"/>
          <w:shd w:val="clear" w:color="auto" w:fill="FFFFFF"/>
        </w:rPr>
        <w:t>bean</w:t>
      </w:r>
      <w:r>
        <w:rPr>
          <w:rFonts w:ascii="Arial" w:hAnsi="Arial" w:cs="Arial"/>
          <w:color w:val="34302D"/>
          <w:shd w:val="clear" w:color="auto" w:fill="FFFFFF"/>
        </w:rPr>
        <w:t>定义</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。使用基于</w:t>
      </w:r>
      <w:r>
        <w:rPr>
          <w:rFonts w:ascii="Arial" w:hAnsi="Arial" w:cs="Arial"/>
          <w:color w:val="34302D"/>
          <w:shd w:val="clear" w:color="auto" w:fill="FFFFFF"/>
        </w:rPr>
        <w:t>XML</w:t>
      </w:r>
      <w:r>
        <w:rPr>
          <w:rFonts w:ascii="Arial" w:hAnsi="Arial" w:cs="Arial"/>
          <w:color w:val="34302D"/>
          <w:shd w:val="clear" w:color="auto" w:fill="FFFFFF"/>
        </w:rPr>
        <w:t>的配置元数据时，可以使用该</w:t>
      </w:r>
      <w:r>
        <w:rPr>
          <w:rStyle w:val="HTML"/>
          <w:rFonts w:ascii="Consolas" w:hAnsi="Consolas"/>
          <w:sz w:val="23"/>
          <w:szCs w:val="23"/>
          <w:shd w:val="clear" w:color="auto" w:fill="F7F7F8"/>
        </w:rPr>
        <w:t>parent</w:t>
      </w:r>
      <w:r>
        <w:rPr>
          <w:rFonts w:ascii="Arial" w:hAnsi="Arial" w:cs="Arial"/>
          <w:color w:val="34302D"/>
          <w:shd w:val="clear" w:color="auto" w:fill="FFFFFF"/>
        </w:rPr>
        <w:t>属性指定子</w:t>
      </w:r>
      <w:r>
        <w:rPr>
          <w:rFonts w:ascii="Arial" w:hAnsi="Arial" w:cs="Arial"/>
          <w:color w:val="34302D"/>
          <w:shd w:val="clear" w:color="auto" w:fill="FFFFFF"/>
        </w:rPr>
        <w:t>bean</w:t>
      </w:r>
      <w:r>
        <w:rPr>
          <w:rFonts w:ascii="Arial" w:hAnsi="Arial" w:cs="Arial"/>
          <w:color w:val="34302D"/>
          <w:shd w:val="clear" w:color="auto" w:fill="FFFFFF"/>
        </w:rPr>
        <w:t>定义，并将父</w:t>
      </w:r>
      <w:r>
        <w:rPr>
          <w:rFonts w:ascii="Arial" w:hAnsi="Arial" w:cs="Arial"/>
          <w:color w:val="34302D"/>
          <w:shd w:val="clear" w:color="auto" w:fill="FFFFFF"/>
        </w:rPr>
        <w:t>bean</w:t>
      </w:r>
      <w:r>
        <w:rPr>
          <w:rFonts w:ascii="Arial" w:hAnsi="Arial" w:cs="Arial"/>
          <w:color w:val="34302D"/>
          <w:shd w:val="clear" w:color="auto" w:fill="FFFFFF"/>
        </w:rPr>
        <w:t>指定为此属性的值。以下示例显示了如何执行此操作：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"inheritedTestBean"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"parent"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"inheritsWithDifferentClass"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"org.springframework.beans.DerivedTestBean"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"inheritedTestBean"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init-method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"initialize"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"override"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the age property value of 1 will be inherited from parent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0" w:type="auto"/>
        <w:tblCellMar>
          <w:top w:w="15" w:type="dxa"/>
          <w:left w:w="15" w:type="dxa"/>
          <w:bottom w:w="15" w:type="dxa"/>
          <w:right w:w="15" w:type="dxa"/>
        </w:tblCellMar>
        <w:tblLook w:val="04A0" w:firstRow="1" w:lastRow="0" w:firstColumn="1" w:lastColumn="0" w:noHBand="0" w:noVBand="1"/>
      </w:tblPr>
      <w:tblGrid>
        <w:gridCol w:w="366"/>
        <w:gridCol w:w="3399"/>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Note the </w:t>
            </w:r>
            <w:r w:rsidRPr="00BA0D5D">
              <w:rPr>
                <w:rFonts w:ascii="Consolas" w:eastAsia="宋体" w:hAnsi="Consolas" w:cs="宋体"/>
                <w:color w:val="34302D"/>
                <w:kern w:val="0"/>
                <w:sz w:val="23"/>
                <w:szCs w:val="23"/>
                <w:shd w:val="clear" w:color="auto" w:fill="F7F7F8"/>
              </w:rPr>
              <w:t>parent</w:t>
            </w:r>
            <w:r w:rsidRPr="00BA0D5D">
              <w:rPr>
                <w:rFonts w:ascii="宋体" w:eastAsia="宋体" w:hAnsi="宋体" w:cs="宋体"/>
                <w:color w:val="34302D"/>
                <w:kern w:val="0"/>
                <w:sz w:val="24"/>
                <w:szCs w:val="24"/>
              </w:rPr>
              <w:t> attribute.</w:t>
            </w:r>
          </w:p>
        </w:tc>
      </w:tr>
      <w:tr w:rsidR="001A7EF6" w:rsidRPr="00BA0D5D" w:rsidTr="00BA0D5D">
        <w:tc>
          <w:tcPr>
            <w:tcW w:w="0" w:type="auto"/>
            <w:tcMar>
              <w:top w:w="0" w:type="dxa"/>
              <w:left w:w="180" w:type="dxa"/>
              <w:bottom w:w="0" w:type="dxa"/>
              <w:right w:w="180" w:type="dxa"/>
            </w:tcMar>
            <w:vAlign w:val="center"/>
          </w:tcPr>
          <w:p w:rsidR="001A7EF6" w:rsidRPr="00BA0D5D" w:rsidRDefault="001A7EF6"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1A7EF6" w:rsidRPr="00BA0D5D" w:rsidRDefault="001A7EF6" w:rsidP="00BA0D5D">
            <w:pPr>
              <w:widowControl/>
              <w:jc w:val="left"/>
              <w:rPr>
                <w:rFonts w:ascii="宋体" w:eastAsia="宋体" w:hAnsi="宋体" w:cs="宋体"/>
                <w:color w:val="34302D"/>
                <w:kern w:val="0"/>
                <w:sz w:val="24"/>
                <w:szCs w:val="24"/>
              </w:rPr>
            </w:pPr>
            <w:r>
              <w:t>注意</w:t>
            </w:r>
            <w:r>
              <w:rPr>
                <w:rStyle w:val="HTML"/>
                <w:rFonts w:ascii="Consolas" w:hAnsi="Consolas"/>
                <w:sz w:val="23"/>
                <w:szCs w:val="23"/>
                <w:shd w:val="clear" w:color="auto" w:fill="F7F7F8"/>
              </w:rPr>
              <w:t>parent</w:t>
            </w:r>
            <w:r>
              <w:t>属性。</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child bean definition uses the bean class from the parent definition if none is specified but can also override it. In the latter case, the child bean class must be compatible with the parent (that is, it must accept the parent’s property values).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如果没有指定，则</w:t>
      </w:r>
      <w:r>
        <w:rPr>
          <w:rFonts w:ascii="Arial" w:hAnsi="Arial" w:cs="Arial"/>
          <w:color w:val="34302D"/>
          <w:shd w:val="clear" w:color="auto" w:fill="FFFFFF"/>
        </w:rPr>
        <w:t>bean bean</w:t>
      </w:r>
      <w:r>
        <w:rPr>
          <w:rFonts w:ascii="Arial" w:hAnsi="Arial" w:cs="Arial"/>
          <w:color w:val="34302D"/>
          <w:shd w:val="clear" w:color="auto" w:fill="FFFFFF"/>
        </w:rPr>
        <w:t>定义使用父定义中的</w:t>
      </w:r>
      <w:r>
        <w:rPr>
          <w:rFonts w:ascii="Arial" w:hAnsi="Arial" w:cs="Arial"/>
          <w:color w:val="34302D"/>
          <w:shd w:val="clear" w:color="auto" w:fill="FFFFFF"/>
        </w:rPr>
        <w:t>bean</w:t>
      </w:r>
      <w:r>
        <w:rPr>
          <w:rFonts w:ascii="Arial" w:hAnsi="Arial" w:cs="Arial"/>
          <w:color w:val="34302D"/>
          <w:shd w:val="clear" w:color="auto" w:fill="FFFFFF"/>
        </w:rPr>
        <w:t>类，但也可以覆盖它。在后一种情况下，子</w:t>
      </w:r>
      <w:r>
        <w:rPr>
          <w:rFonts w:ascii="Arial" w:hAnsi="Arial" w:cs="Arial"/>
          <w:color w:val="34302D"/>
          <w:shd w:val="clear" w:color="auto" w:fill="FFFFFF"/>
        </w:rPr>
        <w:t>bean</w:t>
      </w:r>
      <w:r>
        <w:rPr>
          <w:rFonts w:ascii="Arial" w:hAnsi="Arial" w:cs="Arial"/>
          <w:color w:val="34302D"/>
          <w:shd w:val="clear" w:color="auto" w:fill="FFFFFF"/>
        </w:rPr>
        <w:t>类必须与父类兼容（即，它必须接受父类的属性值）。</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child bean definition inherits scope, constructor argument values, property values, and method overrides from the parent, with the option to add new values. Any scope, initialization method, destroy method, or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factory method settings that you specify override the corresponding parent settings.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子</w:t>
      </w:r>
      <w:r>
        <w:rPr>
          <w:rFonts w:ascii="Arial" w:hAnsi="Arial" w:cs="Arial"/>
          <w:color w:val="34302D"/>
          <w:shd w:val="clear" w:color="auto" w:fill="FFFFFF"/>
        </w:rPr>
        <w:t>bean</w:t>
      </w:r>
      <w:r>
        <w:rPr>
          <w:rFonts w:ascii="Arial" w:hAnsi="Arial" w:cs="Arial"/>
          <w:color w:val="34302D"/>
          <w:shd w:val="clear" w:color="auto" w:fill="FFFFFF"/>
        </w:rPr>
        <w:t>定义从父级继承范围，构造函数参数值，属性值和方法覆盖，并带有添加新值的选项。</w:t>
      </w:r>
      <w:r>
        <w:rPr>
          <w:rStyle w:val="HTML"/>
          <w:rFonts w:ascii="Consolas" w:hAnsi="Consolas"/>
          <w:sz w:val="23"/>
          <w:szCs w:val="23"/>
          <w:shd w:val="clear" w:color="auto" w:fill="F7F7F8"/>
        </w:rPr>
        <w:t>static</w:t>
      </w:r>
      <w:r>
        <w:rPr>
          <w:rFonts w:ascii="Arial" w:hAnsi="Arial" w:cs="Arial"/>
          <w:color w:val="34302D"/>
          <w:shd w:val="clear" w:color="auto" w:fill="FFFFFF"/>
        </w:rPr>
        <w:t>您指定的任何范围，初始化方法，销毁方法或工厂方法设置都会覆盖相应的父设置。</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remaining settings are always taken from the child definition: depends on, autowire mode, dependency check, singleton, and lazy init.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其余设置始终取自子定义：取决于，</w:t>
      </w:r>
      <w:r>
        <w:rPr>
          <w:rFonts w:ascii="Arial" w:hAnsi="Arial" w:cs="Arial"/>
          <w:color w:val="34302D"/>
          <w:shd w:val="clear" w:color="auto" w:fill="FFFFFF"/>
        </w:rPr>
        <w:t>autowire</w:t>
      </w:r>
      <w:r>
        <w:rPr>
          <w:rFonts w:ascii="Arial" w:hAnsi="Arial" w:cs="Arial"/>
          <w:color w:val="34302D"/>
          <w:shd w:val="clear" w:color="auto" w:fill="FFFFFF"/>
        </w:rPr>
        <w:t>模式，依赖性检查，单例和惰性初始化。</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explicitly marks the parent bean definition as abstract by using the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attribute. If the parent definition does not specify a class, explicitly marking the parent bean definition as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is required, as the following example shows: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前面的示例通过使用该</w:t>
      </w:r>
      <w:r>
        <w:rPr>
          <w:rStyle w:val="HTML"/>
          <w:rFonts w:ascii="Consolas" w:hAnsi="Consolas"/>
          <w:sz w:val="23"/>
          <w:szCs w:val="23"/>
          <w:shd w:val="clear" w:color="auto" w:fill="F7F7F8"/>
        </w:rPr>
        <w:t>abstract</w:t>
      </w:r>
      <w:r>
        <w:rPr>
          <w:rFonts w:ascii="Arial" w:hAnsi="Arial" w:cs="Arial"/>
          <w:color w:val="34302D"/>
          <w:shd w:val="clear" w:color="auto" w:fill="FFFFFF"/>
        </w:rPr>
        <w:t>属性将父</w:t>
      </w:r>
      <w:r>
        <w:rPr>
          <w:rFonts w:ascii="Arial" w:hAnsi="Arial" w:cs="Arial"/>
          <w:color w:val="34302D"/>
          <w:shd w:val="clear" w:color="auto" w:fill="FFFFFF"/>
        </w:rPr>
        <w:t>bean</w:t>
      </w:r>
      <w:r>
        <w:rPr>
          <w:rFonts w:ascii="Arial" w:hAnsi="Arial" w:cs="Arial"/>
          <w:color w:val="34302D"/>
          <w:shd w:val="clear" w:color="auto" w:fill="FFFFFF"/>
        </w:rPr>
        <w:t>定义显式标记为</w:t>
      </w:r>
      <w:r>
        <w:rPr>
          <w:rFonts w:ascii="Arial" w:hAnsi="Arial" w:cs="Arial"/>
          <w:color w:val="34302D"/>
          <w:shd w:val="clear" w:color="auto" w:fill="FFFFFF"/>
        </w:rPr>
        <w:t>abstract </w:t>
      </w:r>
      <w:r>
        <w:rPr>
          <w:rFonts w:ascii="Arial" w:hAnsi="Arial" w:cs="Arial"/>
          <w:color w:val="34302D"/>
          <w:shd w:val="clear" w:color="auto" w:fill="FFFFFF"/>
        </w:rPr>
        <w:t>。如果父定义未指定类，</w:t>
      </w:r>
      <w:r>
        <w:rPr>
          <w:rStyle w:val="HTML"/>
          <w:rFonts w:ascii="Consolas" w:hAnsi="Consolas"/>
          <w:sz w:val="23"/>
          <w:szCs w:val="23"/>
          <w:shd w:val="clear" w:color="auto" w:fill="F7F7F8"/>
        </w:rPr>
        <w:t>abstract</w:t>
      </w:r>
      <w:r>
        <w:rPr>
          <w:rFonts w:ascii="Arial" w:hAnsi="Arial" w:cs="Arial"/>
          <w:color w:val="34302D"/>
          <w:shd w:val="clear" w:color="auto" w:fill="FFFFFF"/>
        </w:rPr>
        <w:t>则根据需要显式标记父</w:t>
      </w:r>
      <w:r>
        <w:rPr>
          <w:rFonts w:ascii="Arial" w:hAnsi="Arial" w:cs="Arial"/>
          <w:color w:val="34302D"/>
          <w:shd w:val="clear" w:color="auto" w:fill="FFFFFF"/>
        </w:rPr>
        <w:t>bean</w:t>
      </w:r>
      <w:r>
        <w:rPr>
          <w:rFonts w:ascii="Arial" w:hAnsi="Arial" w:cs="Arial"/>
          <w:color w:val="34302D"/>
          <w:shd w:val="clear" w:color="auto" w:fill="FFFFFF"/>
        </w:rPr>
        <w:t>定义，如以下示例所示：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"inheritedTestBeanWithoutClass"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"parent"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"inheritsWithClass"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"org.springframework.beans.DerivedTestBean"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"inheritedTestBeanWithoutClass"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init-method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"initialize"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"override"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age will inherit the value of 1 from the parent bean definition--&gt;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parent bean cannot be instantiated on its own because it is incomplete, and it is also explicitly marked as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When a definition is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it is usable only as a pure template bean definition that serves as a parent definition for child definitions. Trying to use such an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parent bean on its own, by referring to it as a ref property of another bean or doing an explicit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call with the parent bean ID returns an error. Similarly, the container’s internal </w:t>
      </w:r>
      <w:r w:rsidRPr="00BA0D5D">
        <w:rPr>
          <w:rFonts w:ascii="Consolas" w:eastAsia="宋体" w:hAnsi="Consolas" w:cs="宋体"/>
          <w:color w:val="34302D"/>
          <w:kern w:val="0"/>
          <w:sz w:val="23"/>
          <w:szCs w:val="23"/>
          <w:shd w:val="clear" w:color="auto" w:fill="F7F7F8"/>
        </w:rPr>
        <w:t>preInstantiateSingletons()</w:t>
      </w:r>
      <w:r w:rsidRPr="00BA0D5D">
        <w:rPr>
          <w:rFonts w:ascii="inherit" w:eastAsia="宋体" w:hAnsi="inherit" w:cs="Arial"/>
          <w:color w:val="34302D"/>
          <w:kern w:val="0"/>
          <w:sz w:val="24"/>
          <w:szCs w:val="24"/>
        </w:rPr>
        <w:t> method ignores bean definitions that are defined as abstract.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父</w:t>
      </w:r>
      <w:r>
        <w:rPr>
          <w:rFonts w:ascii="Arial" w:hAnsi="Arial" w:cs="Arial"/>
          <w:color w:val="34302D"/>
          <w:shd w:val="clear" w:color="auto" w:fill="FFFFFF"/>
        </w:rPr>
        <w:t>bean</w:t>
      </w:r>
      <w:r>
        <w:rPr>
          <w:rFonts w:ascii="Arial" w:hAnsi="Arial" w:cs="Arial"/>
          <w:color w:val="34302D"/>
          <w:shd w:val="clear" w:color="auto" w:fill="FFFFFF"/>
        </w:rPr>
        <w:t>不能单独实例化，因为它不完整，并且也明确标记为</w:t>
      </w:r>
      <w:r>
        <w:rPr>
          <w:rStyle w:val="HTML"/>
          <w:rFonts w:ascii="Consolas" w:hAnsi="Consolas"/>
          <w:sz w:val="23"/>
          <w:szCs w:val="23"/>
          <w:shd w:val="clear" w:color="auto" w:fill="F7F7F8"/>
        </w:rPr>
        <w:t>abstract</w:t>
      </w:r>
      <w:r>
        <w:rPr>
          <w:rFonts w:ascii="Arial" w:hAnsi="Arial" w:cs="Arial"/>
          <w:color w:val="34302D"/>
          <w:shd w:val="clear" w:color="auto" w:fill="FFFFFF"/>
        </w:rPr>
        <w:t>。定义时</w:t>
      </w:r>
      <w:r>
        <w:rPr>
          <w:rStyle w:val="HTML"/>
          <w:rFonts w:ascii="Consolas" w:hAnsi="Consolas"/>
          <w:sz w:val="23"/>
          <w:szCs w:val="23"/>
          <w:shd w:val="clear" w:color="auto" w:fill="F7F7F8"/>
        </w:rPr>
        <w:t>abstract</w:t>
      </w:r>
      <w:r>
        <w:rPr>
          <w:rFonts w:ascii="Arial" w:hAnsi="Arial" w:cs="Arial"/>
          <w:color w:val="34302D"/>
          <w:shd w:val="clear" w:color="auto" w:fill="FFFFFF"/>
        </w:rPr>
        <w:t>，它仅可用作纯模板</w:t>
      </w:r>
      <w:r>
        <w:rPr>
          <w:rFonts w:ascii="Arial" w:hAnsi="Arial" w:cs="Arial"/>
          <w:color w:val="34302D"/>
          <w:shd w:val="clear" w:color="auto" w:fill="FFFFFF"/>
        </w:rPr>
        <w:t>bean</w:t>
      </w:r>
      <w:r>
        <w:rPr>
          <w:rFonts w:ascii="Arial" w:hAnsi="Arial" w:cs="Arial"/>
          <w:color w:val="34302D"/>
          <w:shd w:val="clear" w:color="auto" w:fill="FFFFFF"/>
        </w:rPr>
        <w:t>定义，用作子定义的父定义。尝试使用这样的</w:t>
      </w:r>
      <w:r>
        <w:rPr>
          <w:rStyle w:val="HTML"/>
          <w:rFonts w:ascii="Consolas" w:hAnsi="Consolas"/>
          <w:sz w:val="23"/>
          <w:szCs w:val="23"/>
          <w:shd w:val="clear" w:color="auto" w:fill="F7F7F8"/>
        </w:rPr>
        <w:t>abstract</w:t>
      </w:r>
      <w:r>
        <w:rPr>
          <w:rFonts w:ascii="Arial" w:hAnsi="Arial" w:cs="Arial"/>
          <w:color w:val="34302D"/>
          <w:shd w:val="clear" w:color="auto" w:fill="FFFFFF"/>
        </w:rPr>
        <w:t>父</w:t>
      </w:r>
      <w:r>
        <w:rPr>
          <w:rFonts w:ascii="Arial" w:hAnsi="Arial" w:cs="Arial"/>
          <w:color w:val="34302D"/>
          <w:shd w:val="clear" w:color="auto" w:fill="FFFFFF"/>
        </w:rPr>
        <w:t>bean</w:t>
      </w:r>
      <w:r>
        <w:rPr>
          <w:rFonts w:ascii="Arial" w:hAnsi="Arial" w:cs="Arial"/>
          <w:color w:val="34302D"/>
          <w:shd w:val="clear" w:color="auto" w:fill="FFFFFF"/>
        </w:rPr>
        <w:t>，通过将其称为另一个</w:t>
      </w:r>
      <w:r>
        <w:rPr>
          <w:rFonts w:ascii="Arial" w:hAnsi="Arial" w:cs="Arial"/>
          <w:color w:val="34302D"/>
          <w:shd w:val="clear" w:color="auto" w:fill="FFFFFF"/>
        </w:rPr>
        <w:t>bean</w:t>
      </w:r>
      <w:r>
        <w:rPr>
          <w:rFonts w:ascii="Arial" w:hAnsi="Arial" w:cs="Arial"/>
          <w:color w:val="34302D"/>
          <w:shd w:val="clear" w:color="auto" w:fill="FFFFFF"/>
        </w:rPr>
        <w:t>的</w:t>
      </w:r>
      <w:r>
        <w:rPr>
          <w:rFonts w:ascii="Arial" w:hAnsi="Arial" w:cs="Arial"/>
          <w:color w:val="34302D"/>
          <w:shd w:val="clear" w:color="auto" w:fill="FFFFFF"/>
        </w:rPr>
        <w:t>ref</w:t>
      </w:r>
      <w:r>
        <w:rPr>
          <w:rFonts w:ascii="Arial" w:hAnsi="Arial" w:cs="Arial"/>
          <w:color w:val="34302D"/>
          <w:shd w:val="clear" w:color="auto" w:fill="FFFFFF"/>
        </w:rPr>
        <w:t>属性或</w:t>
      </w:r>
      <w:r>
        <w:rPr>
          <w:rStyle w:val="HTML"/>
          <w:rFonts w:ascii="Consolas" w:hAnsi="Consolas"/>
          <w:sz w:val="23"/>
          <w:szCs w:val="23"/>
          <w:shd w:val="clear" w:color="auto" w:fill="F7F7F8"/>
        </w:rPr>
        <w:t>getBean()</w:t>
      </w:r>
      <w:r>
        <w:rPr>
          <w:rFonts w:ascii="Arial" w:hAnsi="Arial" w:cs="Arial"/>
          <w:color w:val="34302D"/>
          <w:shd w:val="clear" w:color="auto" w:fill="FFFFFF"/>
        </w:rPr>
        <w:t>使用父</w:t>
      </w:r>
      <w:r>
        <w:rPr>
          <w:rFonts w:ascii="Arial" w:hAnsi="Arial" w:cs="Arial"/>
          <w:color w:val="34302D"/>
          <w:shd w:val="clear" w:color="auto" w:fill="FFFFFF"/>
        </w:rPr>
        <w:t>bean ID </w:t>
      </w:r>
      <w:r>
        <w:rPr>
          <w:rFonts w:ascii="Arial" w:hAnsi="Arial" w:cs="Arial"/>
          <w:color w:val="34302D"/>
          <w:shd w:val="clear" w:color="auto" w:fill="FFFFFF"/>
        </w:rPr>
        <w:t>进行显式调用，将返回错误。类似地，容器的内部</w:t>
      </w:r>
      <w:r>
        <w:rPr>
          <w:rFonts w:ascii="Arial" w:hAnsi="Arial" w:cs="Arial"/>
          <w:color w:val="34302D"/>
          <w:shd w:val="clear" w:color="auto" w:fill="FFFFFF"/>
        </w:rPr>
        <w:t> </w:t>
      </w:r>
      <w:r>
        <w:rPr>
          <w:rStyle w:val="HTML"/>
          <w:rFonts w:ascii="Consolas" w:hAnsi="Consolas"/>
          <w:sz w:val="23"/>
          <w:szCs w:val="23"/>
          <w:shd w:val="clear" w:color="auto" w:fill="F7F7F8"/>
        </w:rPr>
        <w:t>preInstantiateSingletons()</w:t>
      </w:r>
      <w:r>
        <w:rPr>
          <w:rFonts w:ascii="Arial" w:hAnsi="Arial" w:cs="Arial"/>
          <w:color w:val="34302D"/>
          <w:shd w:val="clear" w:color="auto" w:fill="FFFFFF"/>
        </w:rPr>
        <w:t>方法忽略定义为</w:t>
      </w:r>
      <w:r>
        <w:rPr>
          <w:rFonts w:ascii="Arial" w:hAnsi="Arial" w:cs="Arial"/>
          <w:color w:val="34302D"/>
          <w:shd w:val="clear" w:color="auto" w:fill="FFFFFF"/>
        </w:rPr>
        <w:t>abstract</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定义。</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pre-instantiates all singletons by default. Therefore, it is important (at least for singleton beans) that if you have a (parent) bean definition which you intend to use only as a template, and this definition specifies a class, you must make sure to set the </w:t>
            </w:r>
            <w:r w:rsidRPr="00BA0D5D">
              <w:rPr>
                <w:rFonts w:ascii="宋体" w:eastAsia="宋体" w:hAnsi="宋体" w:cs="宋体"/>
                <w:i/>
                <w:iCs/>
                <w:kern w:val="0"/>
                <w:sz w:val="24"/>
                <w:szCs w:val="24"/>
              </w:rPr>
              <w:t>abstract</w:t>
            </w:r>
            <w:r w:rsidRPr="00BA0D5D">
              <w:rPr>
                <w:rFonts w:ascii="宋体" w:eastAsia="宋体" w:hAnsi="宋体" w:cs="宋体"/>
                <w:kern w:val="0"/>
                <w:sz w:val="24"/>
                <w:szCs w:val="24"/>
              </w:rPr>
              <w:t> attribute to </w:t>
            </w:r>
            <w:r w:rsidRPr="00BA0D5D">
              <w:rPr>
                <w:rFonts w:ascii="宋体" w:eastAsia="宋体" w:hAnsi="宋体" w:cs="宋体"/>
                <w:i/>
                <w:iCs/>
                <w:kern w:val="0"/>
                <w:sz w:val="24"/>
                <w:szCs w:val="24"/>
              </w:rPr>
              <w:t>true</w:t>
            </w:r>
            <w:r w:rsidRPr="00BA0D5D">
              <w:rPr>
                <w:rFonts w:ascii="宋体" w:eastAsia="宋体" w:hAnsi="宋体" w:cs="宋体"/>
                <w:kern w:val="0"/>
                <w:sz w:val="24"/>
                <w:szCs w:val="24"/>
              </w:rPr>
              <w:t>, otherwise the application context will actually (attempt to) pre-instantiate the </w:t>
            </w:r>
            <w:r w:rsidRPr="00BA0D5D">
              <w:rPr>
                <w:rFonts w:ascii="Consolas" w:eastAsia="宋体" w:hAnsi="Consolas" w:cs="宋体"/>
                <w:kern w:val="0"/>
                <w:sz w:val="23"/>
                <w:szCs w:val="23"/>
                <w:shd w:val="clear" w:color="auto" w:fill="F7F7F8"/>
              </w:rPr>
              <w:t>abstract</w:t>
            </w:r>
            <w:r w:rsidRPr="00BA0D5D">
              <w:rPr>
                <w:rFonts w:ascii="宋体" w:eastAsia="宋体" w:hAnsi="宋体" w:cs="宋体"/>
                <w:kern w:val="0"/>
                <w:sz w:val="24"/>
                <w:szCs w:val="24"/>
              </w:rPr>
              <w:t> bean.</w:t>
            </w:r>
          </w:p>
          <w:p w:rsidR="001A7EF6" w:rsidRPr="00BA0D5D" w:rsidRDefault="001A7EF6" w:rsidP="00BA0D5D">
            <w:pPr>
              <w:widowControl/>
              <w:jc w:val="left"/>
              <w:rPr>
                <w:rFonts w:ascii="宋体" w:eastAsia="宋体" w:hAnsi="宋体" w:cs="宋体"/>
                <w:kern w:val="0"/>
                <w:sz w:val="24"/>
                <w:szCs w:val="24"/>
              </w:rPr>
            </w:pPr>
            <w:r>
              <w:rPr>
                <w:rStyle w:val="HTML"/>
                <w:rFonts w:ascii="Consolas" w:hAnsi="Consolas"/>
                <w:sz w:val="23"/>
                <w:szCs w:val="23"/>
                <w:shd w:val="clear" w:color="auto" w:fill="F7F7F8"/>
              </w:rPr>
              <w:t>ApplicationContext</w:t>
            </w:r>
            <w:r>
              <w:rPr>
                <w:rFonts w:ascii="Arial" w:hAnsi="Arial" w:cs="Arial"/>
                <w:shd w:val="clear" w:color="auto" w:fill="EBF1E7"/>
              </w:rPr>
              <w:t>默认情况下预先实例化所有单例。因此，重要的是（至少对于单例</w:t>
            </w:r>
            <w:r>
              <w:rPr>
                <w:rFonts w:ascii="Arial" w:hAnsi="Arial" w:cs="Arial"/>
                <w:shd w:val="clear" w:color="auto" w:fill="EBF1E7"/>
              </w:rPr>
              <w:t>bean</w:t>
            </w:r>
            <w:r>
              <w:rPr>
                <w:rFonts w:ascii="Arial" w:hAnsi="Arial" w:cs="Arial"/>
                <w:shd w:val="clear" w:color="auto" w:fill="EBF1E7"/>
              </w:rPr>
              <w:t>），如果你有一个（父）</w:t>
            </w:r>
            <w:r>
              <w:rPr>
                <w:rFonts w:ascii="Arial" w:hAnsi="Arial" w:cs="Arial"/>
                <w:shd w:val="clear" w:color="auto" w:fill="EBF1E7"/>
              </w:rPr>
              <w:t>bean</w:t>
            </w:r>
            <w:r>
              <w:rPr>
                <w:rFonts w:ascii="Arial" w:hAnsi="Arial" w:cs="Arial"/>
                <w:shd w:val="clear" w:color="auto" w:fill="EBF1E7"/>
              </w:rPr>
              <w:t>定义，你只打算用作模板，并且这个定义指定了一个类，你必须确保将</w:t>
            </w:r>
            <w:r>
              <w:rPr>
                <w:rStyle w:val="a6"/>
                <w:rFonts w:ascii="Arial" w:hAnsi="Arial" w:cs="Arial"/>
                <w:shd w:val="clear" w:color="auto" w:fill="EBF1E7"/>
              </w:rPr>
              <w:t>abstract</w:t>
            </w:r>
            <w:r>
              <w:rPr>
                <w:rFonts w:ascii="Arial" w:hAnsi="Arial" w:cs="Arial"/>
                <w:shd w:val="clear" w:color="auto" w:fill="EBF1E7"/>
              </w:rPr>
              <w:t>属性设置为</w:t>
            </w:r>
            <w:r>
              <w:rPr>
                <w:rStyle w:val="a6"/>
                <w:rFonts w:ascii="Arial" w:hAnsi="Arial" w:cs="Arial"/>
                <w:shd w:val="clear" w:color="auto" w:fill="EBF1E7"/>
              </w:rPr>
              <w:t>true</w:t>
            </w:r>
            <w:r>
              <w:rPr>
                <w:rFonts w:ascii="Arial" w:hAnsi="Arial" w:cs="Arial"/>
                <w:shd w:val="clear" w:color="auto" w:fill="EBF1E7"/>
              </w:rPr>
              <w:t>否则应用程序上下文将实际（尝试）预先实例化</w:t>
            </w:r>
            <w:r>
              <w:rPr>
                <w:rStyle w:val="HTML"/>
                <w:rFonts w:ascii="Consolas" w:hAnsi="Consolas"/>
                <w:sz w:val="23"/>
                <w:szCs w:val="23"/>
                <w:shd w:val="clear" w:color="auto" w:fill="F7F7F8"/>
              </w:rPr>
              <w:t>abstract</w:t>
            </w:r>
            <w:r>
              <w:rPr>
                <w:rFonts w:ascii="Arial" w:hAnsi="Arial" w:cs="Arial"/>
                <w:shd w:val="clear" w:color="auto" w:fill="EBF1E7"/>
              </w:rPr>
              <w:t>bean</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1" w:name="_Toc15219499"/>
      <w:r w:rsidRPr="00BA0D5D">
        <w:rPr>
          <w:rFonts w:ascii="Arial" w:eastAsia="宋体" w:hAnsi="Arial" w:cs="Arial"/>
          <w:color w:val="34302D"/>
          <w:kern w:val="0"/>
          <w:sz w:val="41"/>
          <w:szCs w:val="41"/>
        </w:rPr>
        <w:t>1.8. Container Extension Points</w:t>
      </w:r>
      <w:bookmarkEnd w:id="2431"/>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Typically, an application developer does not need to subclass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 classes. Instead, the Spring IoC container can be extended by plugging in implementations of special integration interfaces. The next few sections describe these integration interfaces.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通常，应用程序开发人员不需要子类化</w:t>
      </w:r>
      <w:r>
        <w:rPr>
          <w:rStyle w:val="HTML"/>
          <w:rFonts w:ascii="Consolas" w:hAnsi="Consolas"/>
          <w:sz w:val="23"/>
          <w:szCs w:val="23"/>
          <w:shd w:val="clear" w:color="auto" w:fill="F7F7F8"/>
        </w:rPr>
        <w:t>ApplicationContext</w:t>
      </w:r>
      <w:r>
        <w:rPr>
          <w:rFonts w:ascii="Arial" w:hAnsi="Arial" w:cs="Arial"/>
          <w:color w:val="34302D"/>
          <w:shd w:val="clear" w:color="auto" w:fill="FFFFFF"/>
        </w:rPr>
        <w:t> </w:t>
      </w:r>
      <w:r>
        <w:rPr>
          <w:rFonts w:ascii="Arial" w:hAnsi="Arial" w:cs="Arial"/>
          <w:color w:val="34302D"/>
          <w:shd w:val="clear" w:color="auto" w:fill="FFFFFF"/>
        </w:rPr>
        <w:t>实现类。相反，可以通过插入特殊集成接口的实现来扩展</w:t>
      </w:r>
      <w:r>
        <w:rPr>
          <w:rFonts w:ascii="Arial" w:hAnsi="Arial" w:cs="Arial"/>
          <w:color w:val="34302D"/>
          <w:shd w:val="clear" w:color="auto" w:fill="FFFFFF"/>
        </w:rPr>
        <w:t>Spring IoC</w:t>
      </w:r>
      <w:r>
        <w:rPr>
          <w:rFonts w:ascii="Arial" w:hAnsi="Arial" w:cs="Arial"/>
          <w:color w:val="34302D"/>
          <w:shd w:val="clear" w:color="auto" w:fill="FFFFFF"/>
        </w:rPr>
        <w:t>容器。接下来的几节将介绍这些集成接口。</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1.8.1. Customizing Beans by Using a </w:t>
      </w:r>
      <w:r w:rsidRPr="00BA0D5D">
        <w:rPr>
          <w:rFonts w:ascii="Consolas" w:eastAsia="宋体" w:hAnsi="Consolas" w:cs="宋体"/>
          <w:color w:val="34302D"/>
          <w:kern w:val="0"/>
          <w:sz w:val="33"/>
          <w:szCs w:val="33"/>
          <w:shd w:val="clear" w:color="auto" w:fill="F7F7F8"/>
        </w:rPr>
        <w:t>BeanPostProcessor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interface defines callback methods that you can implement to provide your own (or override the container’s default) instantiation logic, dependency resolution logic, and so forth. If you want to implement some custom logic after the Spring container finishes instantiating, configuring, and initializing a bean, you can plug in one or more custom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BeanPostProcessor</w:t>
      </w:r>
      <w:r>
        <w:rPr>
          <w:rFonts w:ascii="Arial" w:hAnsi="Arial" w:cs="Arial"/>
          <w:color w:val="34302D"/>
          <w:shd w:val="clear" w:color="auto" w:fill="FFFFFF"/>
        </w:rPr>
        <w:t>接口定义了您可以实现的回调方法，以提供您自己的（或覆盖容器的默认）实例化逻辑，依赖关系解析逻辑等。如果要在</w:t>
      </w:r>
      <w:r>
        <w:rPr>
          <w:rFonts w:ascii="Arial" w:hAnsi="Arial" w:cs="Arial"/>
          <w:color w:val="34302D"/>
          <w:shd w:val="clear" w:color="auto" w:fill="FFFFFF"/>
        </w:rPr>
        <w:t>Spring</w:t>
      </w:r>
      <w:r>
        <w:rPr>
          <w:rFonts w:ascii="Arial" w:hAnsi="Arial" w:cs="Arial"/>
          <w:color w:val="34302D"/>
          <w:shd w:val="clear" w:color="auto" w:fill="FFFFFF"/>
        </w:rPr>
        <w:t>容器完成实例化，配置和初始化</w:t>
      </w:r>
      <w:r>
        <w:rPr>
          <w:rFonts w:ascii="Arial" w:hAnsi="Arial" w:cs="Arial"/>
          <w:color w:val="34302D"/>
          <w:shd w:val="clear" w:color="auto" w:fill="FFFFFF"/>
        </w:rPr>
        <w:t>bean</w:t>
      </w:r>
      <w:r>
        <w:rPr>
          <w:rFonts w:ascii="Arial" w:hAnsi="Arial" w:cs="Arial"/>
          <w:color w:val="34302D"/>
          <w:shd w:val="clear" w:color="auto" w:fill="FFFFFF"/>
        </w:rPr>
        <w:t>之后实现某些自定义逻辑，则可以插入一个或多个自定义</w:t>
      </w:r>
      <w:r>
        <w:rPr>
          <w:rStyle w:val="HTML"/>
          <w:rFonts w:ascii="Consolas" w:hAnsi="Consolas"/>
          <w:sz w:val="23"/>
          <w:szCs w:val="23"/>
          <w:shd w:val="clear" w:color="auto" w:fill="F7F7F8"/>
        </w:rPr>
        <w:t>BeanPostProcessor</w:t>
      </w:r>
      <w:r>
        <w:rPr>
          <w:rFonts w:ascii="Arial" w:hAnsi="Arial" w:cs="Arial"/>
          <w:color w:val="34302D"/>
          <w:shd w:val="clear" w:color="auto" w:fill="FFFFFF"/>
        </w:rPr>
        <w:t>实现。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configure multiple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instances, and you can control the order in which these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instances execute by setting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property. You can set this property only if the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implements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If you write your own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you should consider implementing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too. For further details, see the javadoc of the </w:t>
      </w:r>
      <w:hyperlink r:id="rId247" w:history="1">
        <w:r w:rsidRPr="00BA0D5D">
          <w:rPr>
            <w:rFonts w:ascii="Consolas" w:eastAsia="宋体" w:hAnsi="Consolas" w:cs="宋体"/>
            <w:color w:val="548E2E"/>
            <w:kern w:val="0"/>
            <w:sz w:val="23"/>
            <w:szCs w:val="23"/>
            <w:u w:val="single"/>
            <w:shd w:val="clear" w:color="auto" w:fill="F7F7F8"/>
          </w:rPr>
          <w:t>BeanPostProcessor</w:t>
        </w:r>
      </w:hyperlink>
      <w:r w:rsidRPr="00BA0D5D">
        <w:rPr>
          <w:rFonts w:ascii="inherit" w:eastAsia="宋体" w:hAnsi="inherit" w:cs="Arial"/>
          <w:color w:val="34302D"/>
          <w:kern w:val="0"/>
          <w:sz w:val="24"/>
          <w:szCs w:val="24"/>
        </w:rPr>
        <w:t> and </w:t>
      </w:r>
      <w:hyperlink r:id="rId248" w:history="1">
        <w:r w:rsidRPr="00BA0D5D">
          <w:rPr>
            <w:rFonts w:ascii="Consolas" w:eastAsia="宋体" w:hAnsi="Consolas" w:cs="宋体"/>
            <w:color w:val="548E2E"/>
            <w:kern w:val="0"/>
            <w:sz w:val="23"/>
            <w:szCs w:val="23"/>
            <w:u w:val="single"/>
            <w:shd w:val="clear" w:color="auto" w:fill="F7F7F8"/>
          </w:rPr>
          <w:t>Ordered</w:t>
        </w:r>
      </w:hyperlink>
      <w:r w:rsidRPr="00BA0D5D">
        <w:rPr>
          <w:rFonts w:ascii="inherit" w:eastAsia="宋体" w:hAnsi="inherit" w:cs="Arial"/>
          <w:color w:val="34302D"/>
          <w:kern w:val="0"/>
          <w:sz w:val="24"/>
          <w:szCs w:val="24"/>
        </w:rPr>
        <w:t> interfaces. See also the note on </w:t>
      </w:r>
      <w:hyperlink r:id="rId249" w:anchor="beans-factory-programmatically-registering-beanpostprocessors" w:history="1">
        <w:r w:rsidRPr="00BA0D5D">
          <w:rPr>
            <w:rFonts w:ascii="inherit" w:eastAsia="宋体" w:hAnsi="inherit" w:cs="Arial"/>
            <w:color w:val="548E2E"/>
            <w:kern w:val="0"/>
            <w:sz w:val="24"/>
            <w:szCs w:val="24"/>
            <w:u w:val="single"/>
          </w:rPr>
          <w:t>programmatic registration of </w:t>
        </w:r>
        <w:r w:rsidRPr="00BA0D5D">
          <w:rPr>
            <w:rFonts w:ascii="Consolas" w:eastAsia="宋体" w:hAnsi="Consolas" w:cs="宋体"/>
            <w:color w:val="548E2E"/>
            <w:kern w:val="0"/>
            <w:sz w:val="23"/>
            <w:szCs w:val="23"/>
            <w:u w:val="single"/>
            <w:shd w:val="clear" w:color="auto" w:fill="F7F7F8"/>
          </w:rPr>
          <w:t>BeanPostProcessor</w:t>
        </w:r>
        <w:r w:rsidRPr="00BA0D5D">
          <w:rPr>
            <w:rFonts w:ascii="inherit" w:eastAsia="宋体" w:hAnsi="inherit" w:cs="Arial"/>
            <w:color w:val="548E2E"/>
            <w:kern w:val="0"/>
            <w:sz w:val="24"/>
            <w:szCs w:val="24"/>
            <w:u w:val="single"/>
          </w:rPr>
          <w:t> instances</w:t>
        </w:r>
      </w:hyperlink>
      <w:r w:rsidRPr="00BA0D5D">
        <w:rPr>
          <w:rFonts w:ascii="inherit" w:eastAsia="宋体" w:hAnsi="inherit" w:cs="Arial"/>
          <w:color w:val="34302D"/>
          <w:kern w:val="0"/>
          <w:sz w:val="24"/>
          <w:szCs w:val="24"/>
        </w:rPr>
        <w: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您可以配置多个</w:t>
      </w:r>
      <w:r>
        <w:rPr>
          <w:rStyle w:val="HTML"/>
          <w:rFonts w:ascii="Consolas" w:hAnsi="Consolas"/>
          <w:sz w:val="23"/>
          <w:szCs w:val="23"/>
          <w:shd w:val="clear" w:color="auto" w:fill="F7F7F8"/>
        </w:rPr>
        <w:t>BeanPostProcessor</w:t>
      </w:r>
      <w:r>
        <w:rPr>
          <w:rFonts w:ascii="Arial" w:hAnsi="Arial" w:cs="Arial"/>
          <w:color w:val="34302D"/>
          <w:shd w:val="clear" w:color="auto" w:fill="FFFFFF"/>
        </w:rPr>
        <w:t>实例，并且可以</w:t>
      </w:r>
      <w:r>
        <w:rPr>
          <w:rStyle w:val="HTML"/>
          <w:rFonts w:ascii="Consolas" w:hAnsi="Consolas"/>
          <w:sz w:val="23"/>
          <w:szCs w:val="23"/>
          <w:shd w:val="clear" w:color="auto" w:fill="F7F7F8"/>
        </w:rPr>
        <w:t>BeanPostProcessor</w:t>
      </w:r>
      <w:r>
        <w:rPr>
          <w:rFonts w:ascii="Arial" w:hAnsi="Arial" w:cs="Arial"/>
          <w:color w:val="34302D"/>
          <w:shd w:val="clear" w:color="auto" w:fill="FFFFFF"/>
        </w:rPr>
        <w:t>通过设置</w:t>
      </w:r>
      <w:r>
        <w:rPr>
          <w:rStyle w:val="HTML"/>
          <w:rFonts w:ascii="Consolas" w:hAnsi="Consolas"/>
          <w:sz w:val="23"/>
          <w:szCs w:val="23"/>
          <w:shd w:val="clear" w:color="auto" w:fill="F7F7F8"/>
        </w:rPr>
        <w:t>order</w:t>
      </w:r>
      <w:r>
        <w:rPr>
          <w:rFonts w:ascii="Arial" w:hAnsi="Arial" w:cs="Arial"/>
          <w:color w:val="34302D"/>
          <w:shd w:val="clear" w:color="auto" w:fill="FFFFFF"/>
        </w:rPr>
        <w:t>属性来控制这些实例的执行顺序。只有在</w:t>
      </w:r>
      <w:r>
        <w:rPr>
          <w:rStyle w:val="HTML"/>
          <w:rFonts w:ascii="Consolas" w:hAnsi="Consolas"/>
          <w:sz w:val="23"/>
          <w:szCs w:val="23"/>
          <w:shd w:val="clear" w:color="auto" w:fill="F7F7F8"/>
        </w:rPr>
        <w:t>BeanPostProcessor</w:t>
      </w:r>
      <w:r>
        <w:rPr>
          <w:rFonts w:ascii="Arial" w:hAnsi="Arial" w:cs="Arial"/>
          <w:color w:val="34302D"/>
          <w:shd w:val="clear" w:color="auto" w:fill="FFFFFF"/>
        </w:rPr>
        <w:t>实现</w:t>
      </w:r>
      <w:r>
        <w:rPr>
          <w:rStyle w:val="HTML"/>
          <w:rFonts w:ascii="Consolas" w:hAnsi="Consolas"/>
          <w:sz w:val="23"/>
          <w:szCs w:val="23"/>
          <w:shd w:val="clear" w:color="auto" w:fill="F7F7F8"/>
        </w:rPr>
        <w:t>Ordered</w:t>
      </w:r>
      <w:r>
        <w:rPr>
          <w:rFonts w:ascii="Arial" w:hAnsi="Arial" w:cs="Arial"/>
          <w:color w:val="34302D"/>
          <w:shd w:val="clear" w:color="auto" w:fill="FFFFFF"/>
        </w:rPr>
        <w:t> </w:t>
      </w:r>
      <w:r>
        <w:rPr>
          <w:rFonts w:ascii="Arial" w:hAnsi="Arial" w:cs="Arial"/>
          <w:color w:val="34302D"/>
          <w:shd w:val="clear" w:color="auto" w:fill="FFFFFF"/>
        </w:rPr>
        <w:t>接口时才能设置此属性。如果你自己编写</w:t>
      </w:r>
      <w:r>
        <w:rPr>
          <w:rStyle w:val="HTML"/>
          <w:rFonts w:ascii="Consolas" w:hAnsi="Consolas"/>
          <w:sz w:val="23"/>
          <w:szCs w:val="23"/>
          <w:shd w:val="clear" w:color="auto" w:fill="F7F7F8"/>
        </w:rPr>
        <w:t>BeanPostProcessor</w:t>
      </w:r>
      <w:r>
        <w:rPr>
          <w:rFonts w:ascii="Arial" w:hAnsi="Arial" w:cs="Arial"/>
          <w:color w:val="34302D"/>
          <w:shd w:val="clear" w:color="auto" w:fill="FFFFFF"/>
        </w:rPr>
        <w:t>，你也应该考虑实现这个</w:t>
      </w:r>
      <w:r>
        <w:rPr>
          <w:rStyle w:val="HTML"/>
          <w:rFonts w:ascii="Consolas" w:hAnsi="Consolas"/>
          <w:sz w:val="23"/>
          <w:szCs w:val="23"/>
          <w:shd w:val="clear" w:color="auto" w:fill="F7F7F8"/>
        </w:rPr>
        <w:t>Ordered</w:t>
      </w:r>
      <w:r>
        <w:rPr>
          <w:rFonts w:ascii="Arial" w:hAnsi="Arial" w:cs="Arial"/>
          <w:color w:val="34302D"/>
          <w:shd w:val="clear" w:color="auto" w:fill="FFFFFF"/>
        </w:rPr>
        <w:t>接口。有关更多详细信息，请参阅</w:t>
      </w:r>
      <w:hyperlink r:id="rId250" w:history="1">
        <w:r>
          <w:rPr>
            <w:rStyle w:val="HTML"/>
            <w:rFonts w:ascii="Consolas" w:hAnsi="Consolas"/>
            <w:color w:val="548E2E"/>
            <w:sz w:val="23"/>
            <w:szCs w:val="23"/>
            <w:u w:val="single"/>
            <w:shd w:val="clear" w:color="auto" w:fill="F7F7F8"/>
          </w:rPr>
          <w:t>BeanPostProcessor</w:t>
        </w:r>
      </w:hyperlink>
      <w:r>
        <w:rPr>
          <w:rFonts w:ascii="Arial" w:hAnsi="Arial" w:cs="Arial"/>
          <w:color w:val="34302D"/>
          <w:shd w:val="clear" w:color="auto" w:fill="FFFFFF"/>
        </w:rPr>
        <w:t> </w:t>
      </w:r>
      <w:r>
        <w:rPr>
          <w:rFonts w:ascii="Arial" w:hAnsi="Arial" w:cs="Arial"/>
          <w:color w:val="34302D"/>
          <w:shd w:val="clear" w:color="auto" w:fill="FFFFFF"/>
        </w:rPr>
        <w:t>和</w:t>
      </w:r>
      <w:hyperlink r:id="rId251" w:history="1">
        <w:r>
          <w:rPr>
            <w:rStyle w:val="HTML"/>
            <w:rFonts w:ascii="Consolas" w:hAnsi="Consolas"/>
            <w:color w:val="548E2E"/>
            <w:sz w:val="23"/>
            <w:szCs w:val="23"/>
            <w:u w:val="single"/>
            <w:shd w:val="clear" w:color="auto" w:fill="F7F7F8"/>
          </w:rPr>
          <w:t>Ordered</w:t>
        </w:r>
      </w:hyperlink>
      <w:r>
        <w:rPr>
          <w:rFonts w:ascii="Arial" w:hAnsi="Arial" w:cs="Arial"/>
          <w:color w:val="34302D"/>
          <w:shd w:val="clear" w:color="auto" w:fill="FFFFFF"/>
        </w:rPr>
        <w:t>接口的</w:t>
      </w:r>
      <w:r>
        <w:rPr>
          <w:rFonts w:ascii="Arial" w:hAnsi="Arial" w:cs="Arial"/>
          <w:color w:val="34302D"/>
          <w:shd w:val="clear" w:color="auto" w:fill="FFFFFF"/>
        </w:rPr>
        <w:t>javadoc </w:t>
      </w:r>
      <w:r>
        <w:rPr>
          <w:rFonts w:ascii="Arial" w:hAnsi="Arial" w:cs="Arial"/>
          <w:color w:val="34302D"/>
          <w:shd w:val="clear" w:color="auto" w:fill="FFFFFF"/>
        </w:rPr>
        <w:t>。另见关于</w:t>
      </w:r>
      <w:hyperlink r:id="rId252" w:anchor="beans-factory-programmatically-registering-beanpostprocessors" w:history="1">
        <w:r>
          <w:rPr>
            <w:rStyle w:val="a4"/>
            <w:rFonts w:ascii="Arial" w:hAnsi="Arial" w:cs="Arial"/>
            <w:color w:val="548E2E"/>
            <w:shd w:val="clear" w:color="auto" w:fill="FFFFFF"/>
          </w:rPr>
          <w:t>实例的</w:t>
        </w:r>
      </w:hyperlink>
      <w:hyperlink r:id="rId253" w:anchor="beans-factory-programmatically-registering-beanpostprocessors" w:history="1">
        <w:r>
          <w:rPr>
            <w:rStyle w:val="a4"/>
            <w:rFonts w:ascii="Arial" w:hAnsi="Arial" w:cs="Arial"/>
            <w:color w:val="548E2E"/>
            <w:shd w:val="clear" w:color="auto" w:fill="FFFFFF"/>
          </w:rPr>
          <w:t>程序化登记</w:t>
        </w:r>
        <w:r>
          <w:rPr>
            <w:rStyle w:val="HTML"/>
            <w:rFonts w:ascii="Consolas" w:hAnsi="Consolas"/>
            <w:color w:val="548E2E"/>
            <w:sz w:val="23"/>
            <w:szCs w:val="23"/>
            <w:u w:val="single"/>
            <w:shd w:val="clear" w:color="auto" w:fill="F7F7F8"/>
          </w:rPr>
          <w:t>BeanPostProcessor</w:t>
        </w:r>
      </w:hyperlink>
      <w:r>
        <w:rPr>
          <w:rFonts w:ascii="Arial" w:hAnsi="Arial" w:cs="Arial"/>
          <w:color w:val="34302D"/>
          <w:shd w:val="clear" w:color="auto" w:fill="FFFFFF"/>
        </w:rPr>
        <w:t>的说明。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67"/>
      </w:tblGrid>
      <w:tr w:rsidR="001A7EF6" w:rsidRPr="00BA0D5D" w:rsidTr="001A7EF6">
        <w:trPr>
          <w:tblCellSpacing w:w="15" w:type="dxa"/>
        </w:trPr>
        <w:tc>
          <w:tcPr>
            <w:tcW w:w="0" w:type="auto"/>
            <w:tcBorders>
              <w:left w:val="nil"/>
            </w:tcBorders>
            <w:tcMar>
              <w:top w:w="135" w:type="dxa"/>
              <w:left w:w="270" w:type="dxa"/>
              <w:bottom w:w="135" w:type="dxa"/>
              <w:right w:w="300" w:type="dxa"/>
            </w:tcMar>
            <w:vAlign w:val="center"/>
            <w:hideMark/>
          </w:tcPr>
          <w:p w:rsidR="001A7EF6" w:rsidRDefault="001A7EF6" w:rsidP="00BA0D5D">
            <w:pPr>
              <w:widowControl/>
              <w:spacing w:after="300"/>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operate on bean (or object) instances. That is, the Spring IoC container instantiates a bean instance and then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do their work.</w:t>
            </w:r>
          </w:p>
          <w:p w:rsidR="001A7EF6" w:rsidRPr="00BA0D5D" w:rsidRDefault="001A7EF6" w:rsidP="00BA0D5D">
            <w:pPr>
              <w:widowControl/>
              <w:spacing w:after="300"/>
              <w:jc w:val="left"/>
              <w:rPr>
                <w:rFonts w:ascii="inherit" w:eastAsia="宋体" w:hAnsi="inherit" w:cs="宋体" w:hint="eastAsia"/>
                <w:kern w:val="0"/>
                <w:sz w:val="24"/>
                <w:szCs w:val="24"/>
              </w:rPr>
            </w:pPr>
            <w:r>
              <w:rPr>
                <w:rStyle w:val="HTML"/>
                <w:rFonts w:ascii="Consolas" w:hAnsi="Consolas"/>
                <w:sz w:val="23"/>
                <w:szCs w:val="23"/>
                <w:shd w:val="clear" w:color="auto" w:fill="F7F7F8"/>
              </w:rPr>
              <w:t>BeanPostProcessor</w:t>
            </w:r>
            <w:r>
              <w:rPr>
                <w:rFonts w:ascii="Arial" w:hAnsi="Arial" w:cs="Arial"/>
                <w:shd w:val="clear" w:color="auto" w:fill="EBF1E7"/>
              </w:rPr>
              <w:t>实例在</w:t>
            </w:r>
            <w:r>
              <w:rPr>
                <w:rFonts w:ascii="Arial" w:hAnsi="Arial" w:cs="Arial"/>
                <w:shd w:val="clear" w:color="auto" w:fill="EBF1E7"/>
              </w:rPr>
              <w:t>bean</w:t>
            </w:r>
            <w:r>
              <w:rPr>
                <w:rFonts w:ascii="Arial" w:hAnsi="Arial" w:cs="Arial"/>
                <w:shd w:val="clear" w:color="auto" w:fill="EBF1E7"/>
              </w:rPr>
              <w:t>（或对象）实例上运行。也就是说，</w:t>
            </w:r>
            <w:r>
              <w:rPr>
                <w:rFonts w:ascii="Arial" w:hAnsi="Arial" w:cs="Arial"/>
                <w:shd w:val="clear" w:color="auto" w:fill="EBF1E7"/>
              </w:rPr>
              <w:t>Spring IoC</w:t>
            </w:r>
            <w:r>
              <w:rPr>
                <w:rFonts w:ascii="Arial" w:hAnsi="Arial" w:cs="Arial"/>
                <w:shd w:val="clear" w:color="auto" w:fill="EBF1E7"/>
              </w:rPr>
              <w:t>容器实例化一个</w:t>
            </w:r>
            <w:r>
              <w:rPr>
                <w:rFonts w:ascii="Arial" w:hAnsi="Arial" w:cs="Arial"/>
                <w:shd w:val="clear" w:color="auto" w:fill="EBF1E7"/>
              </w:rPr>
              <w:t>bean</w:t>
            </w:r>
            <w:r>
              <w:rPr>
                <w:rFonts w:ascii="Arial" w:hAnsi="Arial" w:cs="Arial"/>
                <w:shd w:val="clear" w:color="auto" w:fill="EBF1E7"/>
              </w:rPr>
              <w:t>实例，然后</w:t>
            </w:r>
            <w:r>
              <w:rPr>
                <w:rStyle w:val="HTML"/>
                <w:rFonts w:ascii="Consolas" w:hAnsi="Consolas"/>
                <w:sz w:val="23"/>
                <w:szCs w:val="23"/>
                <w:shd w:val="clear" w:color="auto" w:fill="F7F7F8"/>
              </w:rPr>
              <w:t>BeanPostProcessor</w:t>
            </w:r>
            <w:r>
              <w:rPr>
                <w:rFonts w:ascii="Arial" w:hAnsi="Arial" w:cs="Arial"/>
                <w:shd w:val="clear" w:color="auto" w:fill="EBF1E7"/>
              </w:rPr>
              <w:t> </w:t>
            </w:r>
            <w:r>
              <w:rPr>
                <w:rFonts w:ascii="Arial" w:hAnsi="Arial" w:cs="Arial"/>
                <w:shd w:val="clear" w:color="auto" w:fill="EBF1E7"/>
              </w:rPr>
              <w:t>实例执行它们的工作。</w:t>
            </w:r>
          </w:p>
          <w:p w:rsidR="001A7EF6" w:rsidRDefault="001A7EF6" w:rsidP="00BA0D5D">
            <w:pPr>
              <w:widowControl/>
              <w:spacing w:after="300"/>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are scoped per-container. This is relevant only if you use container hierarchies. If you define a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 one container, it post-processes only the beans in that container. In other words, beans that are defined in one container are not post-processed by a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defined in another container, even if both containers are part of the same hierarchy.</w:t>
            </w:r>
          </w:p>
          <w:p w:rsidR="001A7EF6" w:rsidRPr="00BA0D5D" w:rsidRDefault="001A7EF6" w:rsidP="00BA0D5D">
            <w:pPr>
              <w:widowControl/>
              <w:spacing w:after="300"/>
              <w:jc w:val="left"/>
              <w:rPr>
                <w:rFonts w:ascii="inherit" w:eastAsia="宋体" w:hAnsi="inherit" w:cs="宋体" w:hint="eastAsia"/>
                <w:kern w:val="0"/>
                <w:sz w:val="24"/>
                <w:szCs w:val="24"/>
              </w:rPr>
            </w:pPr>
            <w:r>
              <w:rPr>
                <w:rStyle w:val="HTML"/>
                <w:rFonts w:ascii="Consolas" w:hAnsi="Consolas"/>
                <w:sz w:val="23"/>
                <w:szCs w:val="23"/>
                <w:shd w:val="clear" w:color="auto" w:fill="F7F7F8"/>
              </w:rPr>
              <w:t>BeanPostProcessor</w:t>
            </w:r>
            <w:r>
              <w:rPr>
                <w:rFonts w:ascii="Arial" w:hAnsi="Arial" w:cs="Arial"/>
                <w:shd w:val="clear" w:color="auto" w:fill="EBF1E7"/>
              </w:rPr>
              <w:t>实例的范围是每个容器。仅当您使用容器层次结构时，这才是相关的。如果</w:t>
            </w:r>
            <w:r>
              <w:rPr>
                <w:rStyle w:val="HTML"/>
                <w:rFonts w:ascii="Consolas" w:hAnsi="Consolas"/>
                <w:sz w:val="23"/>
                <w:szCs w:val="23"/>
                <w:shd w:val="clear" w:color="auto" w:fill="F7F7F8"/>
              </w:rPr>
              <w:t>BeanPostProcessor</w:t>
            </w:r>
            <w:r>
              <w:rPr>
                <w:rFonts w:ascii="Arial" w:hAnsi="Arial" w:cs="Arial"/>
                <w:shd w:val="clear" w:color="auto" w:fill="EBF1E7"/>
              </w:rPr>
              <w:t>在一个容器中定义一个容器，它只会对该容器中的</w:t>
            </w:r>
            <w:r>
              <w:rPr>
                <w:rFonts w:ascii="Arial" w:hAnsi="Arial" w:cs="Arial"/>
                <w:shd w:val="clear" w:color="auto" w:fill="EBF1E7"/>
              </w:rPr>
              <w:t>bean</w:t>
            </w:r>
            <w:r>
              <w:rPr>
                <w:rFonts w:ascii="Arial" w:hAnsi="Arial" w:cs="Arial"/>
                <w:shd w:val="clear" w:color="auto" w:fill="EBF1E7"/>
              </w:rPr>
              <w:t>进行后处理。换句话说，</w:t>
            </w:r>
            <w:r>
              <w:rPr>
                <w:rStyle w:val="HTML"/>
                <w:rFonts w:ascii="Consolas" w:hAnsi="Consolas"/>
                <w:sz w:val="23"/>
                <w:szCs w:val="23"/>
                <w:shd w:val="clear" w:color="auto" w:fill="F7F7F8"/>
              </w:rPr>
              <w:t>BeanPostProcessor</w:t>
            </w:r>
            <w:r>
              <w:rPr>
                <w:rFonts w:ascii="Arial" w:hAnsi="Arial" w:cs="Arial"/>
                <w:shd w:val="clear" w:color="auto" w:fill="EBF1E7"/>
              </w:rPr>
              <w:t>即使两个容器都是同一层次结构的一部分，在一个容器中定义的</w:t>
            </w:r>
            <w:r>
              <w:rPr>
                <w:rFonts w:ascii="Arial" w:hAnsi="Arial" w:cs="Arial"/>
                <w:shd w:val="clear" w:color="auto" w:fill="EBF1E7"/>
              </w:rPr>
              <w:t>bean</w:t>
            </w:r>
            <w:r>
              <w:rPr>
                <w:rFonts w:ascii="Arial" w:hAnsi="Arial" w:cs="Arial"/>
                <w:shd w:val="clear" w:color="auto" w:fill="EBF1E7"/>
              </w:rPr>
              <w:t>也不会被另一个容器中定义的</w:t>
            </w:r>
            <w:r>
              <w:rPr>
                <w:rFonts w:ascii="Arial" w:hAnsi="Arial" w:cs="Arial"/>
                <w:shd w:val="clear" w:color="auto" w:fill="EBF1E7"/>
              </w:rPr>
              <w:t>bean</w:t>
            </w:r>
            <w:r>
              <w:rPr>
                <w:rFonts w:ascii="Arial" w:hAnsi="Arial" w:cs="Arial"/>
                <w:shd w:val="clear" w:color="auto" w:fill="EBF1E7"/>
              </w:rPr>
              <w:t>进行后处理。</w:t>
            </w:r>
          </w:p>
          <w:p w:rsidR="001A7EF6" w:rsidRDefault="001A7EF6"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To change the actual bean definition (that is, the blueprint that defines the bean), you instead need to use a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as described in </w:t>
            </w:r>
            <w:hyperlink r:id="rId254" w:anchor="beans-factory-extension-factory-postprocessors" w:history="1">
              <w:r w:rsidRPr="00BA0D5D">
                <w:rPr>
                  <w:rFonts w:ascii="inherit" w:eastAsia="宋体" w:hAnsi="inherit" w:cs="宋体"/>
                  <w:color w:val="548E2E"/>
                  <w:kern w:val="0"/>
                  <w:sz w:val="24"/>
                  <w:szCs w:val="24"/>
                  <w:u w:val="single"/>
                </w:rPr>
                <w:t>Customizing Configuration Metadata with a </w:t>
              </w:r>
              <w:r w:rsidRPr="00BA0D5D">
                <w:rPr>
                  <w:rFonts w:ascii="Consolas" w:eastAsia="宋体" w:hAnsi="Consolas" w:cs="宋体"/>
                  <w:color w:val="548E2E"/>
                  <w:kern w:val="0"/>
                  <w:sz w:val="23"/>
                  <w:szCs w:val="23"/>
                  <w:u w:val="single"/>
                  <w:shd w:val="clear" w:color="auto" w:fill="F7F7F8"/>
                </w:rPr>
                <w:t>BeanFactoryPostProcessor</w:t>
              </w:r>
            </w:hyperlink>
            <w:r w:rsidRPr="00BA0D5D">
              <w:rPr>
                <w:rFonts w:ascii="inherit" w:eastAsia="宋体" w:hAnsi="inherit" w:cs="宋体"/>
                <w:kern w:val="0"/>
                <w:sz w:val="24"/>
                <w:szCs w:val="24"/>
              </w:rPr>
              <w:t>.</w:t>
            </w:r>
          </w:p>
          <w:p w:rsidR="001A7EF6" w:rsidRPr="00BA0D5D" w:rsidRDefault="001A7EF6" w:rsidP="00BA0D5D">
            <w:pPr>
              <w:widowControl/>
              <w:jc w:val="left"/>
              <w:rPr>
                <w:rFonts w:ascii="inherit" w:eastAsia="宋体" w:hAnsi="inherit" w:cs="宋体" w:hint="eastAsia"/>
                <w:kern w:val="0"/>
                <w:sz w:val="24"/>
                <w:szCs w:val="24"/>
              </w:rPr>
            </w:pPr>
            <w:r>
              <w:rPr>
                <w:rFonts w:ascii="Arial" w:hAnsi="Arial" w:cs="Arial"/>
                <w:shd w:val="clear" w:color="auto" w:fill="EBF1E7"/>
              </w:rPr>
              <w:t>要更改实际的</w:t>
            </w:r>
            <w:r>
              <w:rPr>
                <w:rFonts w:ascii="Arial" w:hAnsi="Arial" w:cs="Arial"/>
                <w:shd w:val="clear" w:color="auto" w:fill="EBF1E7"/>
              </w:rPr>
              <w:t>bean</w:t>
            </w:r>
            <w:r>
              <w:rPr>
                <w:rFonts w:ascii="Arial" w:hAnsi="Arial" w:cs="Arial"/>
                <w:shd w:val="clear" w:color="auto" w:fill="EBF1E7"/>
              </w:rPr>
              <w:t>定义（即定义</w:t>
            </w:r>
            <w:r>
              <w:rPr>
                <w:rFonts w:ascii="Arial" w:hAnsi="Arial" w:cs="Arial"/>
                <w:shd w:val="clear" w:color="auto" w:fill="EBF1E7"/>
              </w:rPr>
              <w:t>bean</w:t>
            </w:r>
            <w:r>
              <w:rPr>
                <w:rFonts w:ascii="Arial" w:hAnsi="Arial" w:cs="Arial"/>
                <w:shd w:val="clear" w:color="auto" w:fill="EBF1E7"/>
              </w:rPr>
              <w:t>的蓝图），您需要使用</w:t>
            </w:r>
            <w:r>
              <w:rPr>
                <w:rFonts w:ascii="Arial" w:hAnsi="Arial" w:cs="Arial"/>
                <w:shd w:val="clear" w:color="auto" w:fill="EBF1E7"/>
              </w:rPr>
              <w:t>a </w:t>
            </w:r>
            <w:r>
              <w:rPr>
                <w:rStyle w:val="HTML"/>
                <w:rFonts w:ascii="Consolas" w:hAnsi="Consolas"/>
                <w:sz w:val="23"/>
                <w:szCs w:val="23"/>
                <w:shd w:val="clear" w:color="auto" w:fill="F7F7F8"/>
              </w:rPr>
              <w:t>BeanFactoryPostProcessor</w:t>
            </w:r>
            <w:r>
              <w:rPr>
                <w:rFonts w:ascii="Arial" w:hAnsi="Arial" w:cs="Arial"/>
                <w:shd w:val="clear" w:color="auto" w:fill="EBF1E7"/>
              </w:rPr>
              <w:t>，如</w:t>
            </w:r>
            <w:r>
              <w:rPr>
                <w:rFonts w:ascii="Arial" w:hAnsi="Arial" w:cs="Arial"/>
                <w:shd w:val="clear" w:color="auto" w:fill="EBF1E7"/>
              </w:rPr>
              <w:t> </w:t>
            </w:r>
            <w:r>
              <w:rPr>
                <w:rFonts w:ascii="Arial" w:hAnsi="Arial" w:cs="Arial"/>
                <w:shd w:val="clear" w:color="auto" w:fill="EBF1E7"/>
              </w:rPr>
              <w:t>使用</w:t>
            </w:r>
            <w:r>
              <w:rPr>
                <w:rFonts w:ascii="Arial" w:hAnsi="Arial" w:cs="Arial"/>
                <w:shd w:val="clear" w:color="auto" w:fill="EBF1E7"/>
              </w:rPr>
              <w:t>a </w:t>
            </w:r>
            <w:hyperlink r:id="rId255" w:anchor="beans-factory-extension-factory-postprocessors" w:history="1">
              <w:r>
                <w:rPr>
                  <w:rStyle w:val="a4"/>
                  <w:rFonts w:ascii="Arial" w:hAnsi="Arial" w:cs="Arial"/>
                  <w:color w:val="548E2E"/>
                  <w:shd w:val="clear" w:color="auto" w:fill="EBF1E7"/>
                </w:rPr>
                <w:t>定制配置元数据中所述</w:t>
              </w:r>
              <w:r>
                <w:rPr>
                  <w:rStyle w:val="HTML"/>
                  <w:rFonts w:ascii="Consolas" w:hAnsi="Consolas"/>
                  <w:color w:val="548E2E"/>
                  <w:sz w:val="23"/>
                  <w:szCs w:val="23"/>
                  <w:u w:val="single"/>
                  <w:shd w:val="clear" w:color="auto" w:fill="F7F7F8"/>
                </w:rPr>
                <w:t>BeanFactoryPostProcessor</w:t>
              </w:r>
            </w:hyperlink>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org.springframework.beans.factory.config.BeanPostProcessor</w:t>
      </w:r>
      <w:r w:rsidRPr="00BA0D5D">
        <w:rPr>
          <w:rFonts w:ascii="inherit" w:eastAsia="宋体" w:hAnsi="inherit" w:cs="Arial"/>
          <w:color w:val="34302D"/>
          <w:kern w:val="0"/>
          <w:sz w:val="24"/>
          <w:szCs w:val="24"/>
        </w:rPr>
        <w:t> interface consists of exactly two callback methods. When such a class is registered as a post-processor with the container, for each bean instance that is created by the container, the post-processor gets a callback from the container both before container initialization methods (such as </w:t>
      </w:r>
      <w:r w:rsidRPr="00BA0D5D">
        <w:rPr>
          <w:rFonts w:ascii="Consolas" w:eastAsia="宋体" w:hAnsi="Consolas" w:cs="宋体"/>
          <w:color w:val="34302D"/>
          <w:kern w:val="0"/>
          <w:sz w:val="23"/>
          <w:szCs w:val="23"/>
          <w:shd w:val="clear" w:color="auto" w:fill="F7F7F8"/>
        </w:rPr>
        <w:t>InitializingBean.afterPropertiesSet()</w:t>
      </w:r>
      <w:r w:rsidRPr="00BA0D5D">
        <w:rPr>
          <w:rFonts w:ascii="inherit" w:eastAsia="宋体" w:hAnsi="inherit" w:cs="Arial"/>
          <w:color w:val="34302D"/>
          <w:kern w:val="0"/>
          <w:sz w:val="24"/>
          <w:szCs w:val="24"/>
        </w:rPr>
        <w:t> or any declared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method) are called, and after any bean initialization callbacks. The post-processor can take any action with the bean instance, including ignoring the callback completely. A bean post-processor typically checks for callback interfaces, or it may wrap a bean with a proxy. Some Spring AOP infrastructure classes are implemented as bean post-processors in order to provide proxy-wrapping logic.</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org.springframework.beans.factory.config.BeanPostProcessor</w:t>
      </w:r>
      <w:r>
        <w:rPr>
          <w:rFonts w:ascii="Arial" w:hAnsi="Arial" w:cs="Arial"/>
          <w:color w:val="34302D"/>
          <w:shd w:val="clear" w:color="auto" w:fill="FFFFFF"/>
        </w:rPr>
        <w:t>接口由两个回调方法组成。当这样的类被注册为具有容器的后处理器时，对于由容器创建的每个</w:t>
      </w:r>
      <w:r>
        <w:rPr>
          <w:rFonts w:ascii="Arial" w:hAnsi="Arial" w:cs="Arial"/>
          <w:color w:val="34302D"/>
          <w:shd w:val="clear" w:color="auto" w:fill="FFFFFF"/>
        </w:rPr>
        <w:t>bean</w:t>
      </w:r>
      <w:r>
        <w:rPr>
          <w:rFonts w:ascii="Arial" w:hAnsi="Arial" w:cs="Arial"/>
          <w:color w:val="34302D"/>
          <w:shd w:val="clear" w:color="auto" w:fill="FFFFFF"/>
        </w:rPr>
        <w:t>实例，后处理器在容器初始化方法（例如</w:t>
      </w:r>
      <w:r>
        <w:rPr>
          <w:rStyle w:val="HTML"/>
          <w:rFonts w:ascii="Consolas" w:hAnsi="Consolas"/>
          <w:sz w:val="23"/>
          <w:szCs w:val="23"/>
          <w:shd w:val="clear" w:color="auto" w:fill="F7F7F8"/>
        </w:rPr>
        <w:t>InitializingBean.afterPropertiesSet()</w:t>
      </w:r>
      <w:r>
        <w:rPr>
          <w:rFonts w:ascii="Arial" w:hAnsi="Arial" w:cs="Arial"/>
          <w:color w:val="34302D"/>
          <w:shd w:val="clear" w:color="auto" w:fill="FFFFFF"/>
        </w:rPr>
        <w:t>或任何声明的</w:t>
      </w:r>
      <w:r>
        <w:rPr>
          <w:rStyle w:val="HTML"/>
          <w:rFonts w:ascii="Consolas" w:hAnsi="Consolas"/>
          <w:sz w:val="23"/>
          <w:szCs w:val="23"/>
          <w:shd w:val="clear" w:color="auto" w:fill="F7F7F8"/>
        </w:rPr>
        <w:t>init</w:t>
      </w:r>
      <w:r>
        <w:rPr>
          <w:rFonts w:ascii="Arial" w:hAnsi="Arial" w:cs="Arial"/>
          <w:color w:val="34302D"/>
          <w:shd w:val="clear" w:color="auto" w:fill="FFFFFF"/>
        </w:rPr>
        <w:t>方法）之前都从容器获得回调。调用，并在任何</w:t>
      </w:r>
      <w:r>
        <w:rPr>
          <w:rFonts w:ascii="Arial" w:hAnsi="Arial" w:cs="Arial"/>
          <w:color w:val="34302D"/>
          <w:shd w:val="clear" w:color="auto" w:fill="FFFFFF"/>
        </w:rPr>
        <w:t>bean</w:t>
      </w:r>
      <w:r>
        <w:rPr>
          <w:rFonts w:ascii="Arial" w:hAnsi="Arial" w:cs="Arial"/>
          <w:color w:val="34302D"/>
          <w:shd w:val="clear" w:color="auto" w:fill="FFFFFF"/>
        </w:rPr>
        <w:t>初始化后回调。后处理器可以对</w:t>
      </w:r>
      <w:r>
        <w:rPr>
          <w:rFonts w:ascii="Arial" w:hAnsi="Arial" w:cs="Arial"/>
          <w:color w:val="34302D"/>
          <w:shd w:val="clear" w:color="auto" w:fill="FFFFFF"/>
        </w:rPr>
        <w:t>bean</w:t>
      </w:r>
      <w:r>
        <w:rPr>
          <w:rFonts w:ascii="Arial" w:hAnsi="Arial" w:cs="Arial"/>
          <w:color w:val="34302D"/>
          <w:shd w:val="clear" w:color="auto" w:fill="FFFFFF"/>
        </w:rPr>
        <w:t>实例执行任何操作，包括完全忽略回调。</w:t>
      </w:r>
      <w:r>
        <w:rPr>
          <w:rFonts w:ascii="Arial" w:hAnsi="Arial" w:cs="Arial"/>
          <w:color w:val="34302D"/>
          <w:shd w:val="clear" w:color="auto" w:fill="FFFFFF"/>
        </w:rPr>
        <w:t>bean</w:t>
      </w:r>
      <w:r>
        <w:rPr>
          <w:rFonts w:ascii="Arial" w:hAnsi="Arial" w:cs="Arial"/>
          <w:color w:val="34302D"/>
          <w:shd w:val="clear" w:color="auto" w:fill="FFFFFF"/>
        </w:rPr>
        <w:t>后处理器通常</w:t>
      </w:r>
      <w:r>
        <w:rPr>
          <w:rFonts w:ascii="Arial" w:hAnsi="Arial" w:cs="Arial"/>
          <w:color w:val="34302D"/>
          <w:shd w:val="clear" w:color="auto" w:fill="FFFFFF"/>
        </w:rPr>
        <w:lastRenderedPageBreak/>
        <w:t>检查回调接口，或者它可以用代理包装</w:t>
      </w:r>
      <w:r>
        <w:rPr>
          <w:rFonts w:ascii="Arial" w:hAnsi="Arial" w:cs="Arial"/>
          <w:color w:val="34302D"/>
          <w:shd w:val="clear" w:color="auto" w:fill="FFFFFF"/>
        </w:rPr>
        <w:t>bean</w:t>
      </w:r>
      <w:r>
        <w:rPr>
          <w:rFonts w:ascii="Arial" w:hAnsi="Arial" w:cs="Arial"/>
          <w:color w:val="34302D"/>
          <w:shd w:val="clear" w:color="auto" w:fill="FFFFFF"/>
        </w:rPr>
        <w:t>。一些</w:t>
      </w:r>
      <w:r>
        <w:rPr>
          <w:rFonts w:ascii="Arial" w:hAnsi="Arial" w:cs="Arial"/>
          <w:color w:val="34302D"/>
          <w:shd w:val="clear" w:color="auto" w:fill="FFFFFF"/>
        </w:rPr>
        <w:t>Spring AOP</w:t>
      </w:r>
      <w:r>
        <w:rPr>
          <w:rFonts w:ascii="Arial" w:hAnsi="Arial" w:cs="Arial"/>
          <w:color w:val="34302D"/>
          <w:shd w:val="clear" w:color="auto" w:fill="FFFFFF"/>
        </w:rPr>
        <w:t>基础结构类实现为</w:t>
      </w:r>
      <w:r>
        <w:rPr>
          <w:rFonts w:ascii="Arial" w:hAnsi="Arial" w:cs="Arial"/>
          <w:color w:val="34302D"/>
          <w:shd w:val="clear" w:color="auto" w:fill="FFFFFF"/>
        </w:rPr>
        <w:t>bean</w:t>
      </w:r>
      <w:r>
        <w:rPr>
          <w:rFonts w:ascii="Arial" w:hAnsi="Arial" w:cs="Arial"/>
          <w:color w:val="34302D"/>
          <w:shd w:val="clear" w:color="auto" w:fill="FFFFFF"/>
        </w:rPr>
        <w:t>后处理器，以便提供代理包装逻辑。</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automatically detects any beans that are defined in the configuration metadata that implements the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interface.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registers these beans as post-processors so that they can be called later, upon bean creation. Bean post-processors can be deployed in the container in the same fashion as any other beans.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的</w:t>
      </w:r>
      <w:r>
        <w:rPr>
          <w:rStyle w:val="HTML"/>
          <w:rFonts w:ascii="Consolas" w:hAnsi="Consolas"/>
          <w:sz w:val="23"/>
          <w:szCs w:val="23"/>
          <w:shd w:val="clear" w:color="auto" w:fill="F7F7F8"/>
        </w:rPr>
        <w:t>ApplicationContext</w:t>
      </w:r>
      <w:r>
        <w:rPr>
          <w:rFonts w:ascii="Arial" w:hAnsi="Arial" w:cs="Arial"/>
          <w:color w:val="34302D"/>
          <w:shd w:val="clear" w:color="auto" w:fill="FFFFFF"/>
        </w:rPr>
        <w:t>自动检测中的实现的配置的元数据中定义的任何豆</w:t>
      </w:r>
      <w:r>
        <w:rPr>
          <w:rStyle w:val="HTML"/>
          <w:rFonts w:ascii="Consolas" w:hAnsi="Consolas"/>
          <w:sz w:val="23"/>
          <w:szCs w:val="23"/>
          <w:shd w:val="clear" w:color="auto" w:fill="F7F7F8"/>
        </w:rPr>
        <w:t>BeanPostProcessor</w:t>
      </w:r>
      <w:r>
        <w:rPr>
          <w:rFonts w:ascii="Arial" w:hAnsi="Arial" w:cs="Arial"/>
          <w:color w:val="34302D"/>
          <w:shd w:val="clear" w:color="auto" w:fill="FFFFFF"/>
        </w:rPr>
        <w:t>接口。将</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这些</w:t>
      </w:r>
      <w:r>
        <w:rPr>
          <w:rFonts w:ascii="Arial" w:hAnsi="Arial" w:cs="Arial"/>
          <w:color w:val="34302D"/>
          <w:shd w:val="clear" w:color="auto" w:fill="FFFFFF"/>
        </w:rPr>
        <w:t>bean</w:t>
      </w:r>
      <w:r>
        <w:rPr>
          <w:rFonts w:ascii="Arial" w:hAnsi="Arial" w:cs="Arial"/>
          <w:color w:val="34302D"/>
          <w:shd w:val="clear" w:color="auto" w:fill="FFFFFF"/>
        </w:rPr>
        <w:t>注册为后处理器，以便在创建</w:t>
      </w:r>
      <w:r>
        <w:rPr>
          <w:rFonts w:ascii="Arial" w:hAnsi="Arial" w:cs="Arial"/>
          <w:color w:val="34302D"/>
          <w:shd w:val="clear" w:color="auto" w:fill="FFFFFF"/>
        </w:rPr>
        <w:t>bean</w:t>
      </w:r>
      <w:r>
        <w:rPr>
          <w:rFonts w:ascii="Arial" w:hAnsi="Arial" w:cs="Arial"/>
          <w:color w:val="34302D"/>
          <w:shd w:val="clear" w:color="auto" w:fill="FFFFFF"/>
        </w:rPr>
        <w:t>时可以稍后调用它们。</w:t>
      </w:r>
      <w:r>
        <w:rPr>
          <w:rFonts w:ascii="Arial" w:hAnsi="Arial" w:cs="Arial"/>
          <w:color w:val="34302D"/>
          <w:shd w:val="clear" w:color="auto" w:fill="FFFFFF"/>
        </w:rPr>
        <w:t>Bean</w:t>
      </w:r>
      <w:r>
        <w:rPr>
          <w:rFonts w:ascii="Arial" w:hAnsi="Arial" w:cs="Arial"/>
          <w:color w:val="34302D"/>
          <w:shd w:val="clear" w:color="auto" w:fill="FFFFFF"/>
        </w:rPr>
        <w:t>后处理器可以以与任何其他</w:t>
      </w:r>
      <w:r>
        <w:rPr>
          <w:rFonts w:ascii="Arial" w:hAnsi="Arial" w:cs="Arial"/>
          <w:color w:val="34302D"/>
          <w:shd w:val="clear" w:color="auto" w:fill="FFFFFF"/>
        </w:rPr>
        <w:t>bean</w:t>
      </w:r>
      <w:r>
        <w:rPr>
          <w:rFonts w:ascii="Arial" w:hAnsi="Arial" w:cs="Arial"/>
          <w:color w:val="34302D"/>
          <w:shd w:val="clear" w:color="auto" w:fill="FFFFFF"/>
        </w:rPr>
        <w:t>相同的方式部署在容器中。</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when declaring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by using an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factory method on a configuration class, the return type of the factory method should be the implementation class itself or at least the </w:t>
      </w:r>
      <w:r w:rsidRPr="00BA0D5D">
        <w:rPr>
          <w:rFonts w:ascii="Consolas" w:eastAsia="宋体" w:hAnsi="Consolas" w:cs="宋体"/>
          <w:color w:val="34302D"/>
          <w:kern w:val="0"/>
          <w:sz w:val="23"/>
          <w:szCs w:val="23"/>
          <w:shd w:val="clear" w:color="auto" w:fill="F7F7F8"/>
        </w:rPr>
        <w:t>org.springframework.beans.factory.config.BeanPostProcessor</w:t>
      </w:r>
      <w:r w:rsidRPr="00BA0D5D">
        <w:rPr>
          <w:rFonts w:ascii="inherit" w:eastAsia="宋体" w:hAnsi="inherit" w:cs="Arial"/>
          <w:color w:val="34302D"/>
          <w:kern w:val="0"/>
          <w:sz w:val="24"/>
          <w:szCs w:val="24"/>
        </w:rPr>
        <w:t> interface, clearly indicating the post-processor nature of that bean. Otherwise,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cannot autodetect it by type before fully creating it. Since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needs to be instantiated early in order to apply to the initialization of other beans in the context, this early type detection is critical.</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请注意，在配置类上</w:t>
      </w:r>
      <w:r>
        <w:rPr>
          <w:rStyle w:val="HTML"/>
          <w:rFonts w:ascii="Consolas" w:hAnsi="Consolas"/>
          <w:sz w:val="23"/>
          <w:szCs w:val="23"/>
          <w:shd w:val="clear" w:color="auto" w:fill="F7F7F8"/>
        </w:rPr>
        <w:t>BeanPostProcessor</w:t>
      </w:r>
      <w:r>
        <w:rPr>
          <w:rFonts w:ascii="Arial" w:hAnsi="Arial" w:cs="Arial"/>
          <w:color w:val="34302D"/>
          <w:shd w:val="clear" w:color="auto" w:fill="FFFFFF"/>
        </w:rPr>
        <w:t>使用</w:t>
      </w:r>
      <w:r>
        <w:rPr>
          <w:rStyle w:val="HTML"/>
          <w:rFonts w:ascii="Consolas" w:hAnsi="Consolas"/>
          <w:sz w:val="23"/>
          <w:szCs w:val="23"/>
          <w:shd w:val="clear" w:color="auto" w:fill="F7F7F8"/>
        </w:rPr>
        <w:t>@Bean</w:t>
      </w:r>
      <w:r>
        <w:rPr>
          <w:rFonts w:ascii="Arial" w:hAnsi="Arial" w:cs="Arial"/>
          <w:color w:val="34302D"/>
          <w:shd w:val="clear" w:color="auto" w:fill="FFFFFF"/>
        </w:rPr>
        <w:t>工厂方法声明</w:t>
      </w:r>
      <w:r>
        <w:rPr>
          <w:rFonts w:ascii="Arial" w:hAnsi="Arial" w:cs="Arial"/>
          <w:color w:val="34302D"/>
          <w:shd w:val="clear" w:color="auto" w:fill="FFFFFF"/>
        </w:rPr>
        <w:t>a</w:t>
      </w:r>
      <w:r>
        <w:rPr>
          <w:rFonts w:ascii="Arial" w:hAnsi="Arial" w:cs="Arial"/>
          <w:color w:val="34302D"/>
          <w:shd w:val="clear" w:color="auto" w:fill="FFFFFF"/>
        </w:rPr>
        <w:t>时，工厂方法的返回类型应该是实现类本身或至少是</w:t>
      </w:r>
      <w:r>
        <w:rPr>
          <w:rStyle w:val="HTML"/>
          <w:rFonts w:ascii="Consolas" w:hAnsi="Consolas"/>
          <w:sz w:val="23"/>
          <w:szCs w:val="23"/>
          <w:shd w:val="clear" w:color="auto" w:fill="F7F7F8"/>
        </w:rPr>
        <w:t>org.springframework.beans.factory.config.BeanPostProcessor</w:t>
      </w:r>
      <w:r>
        <w:rPr>
          <w:rFonts w:ascii="Arial" w:hAnsi="Arial" w:cs="Arial"/>
          <w:color w:val="34302D"/>
          <w:shd w:val="clear" w:color="auto" w:fill="FFFFFF"/>
        </w:rPr>
        <w:t> </w:t>
      </w:r>
      <w:r>
        <w:rPr>
          <w:rFonts w:ascii="Arial" w:hAnsi="Arial" w:cs="Arial"/>
          <w:color w:val="34302D"/>
          <w:shd w:val="clear" w:color="auto" w:fill="FFFFFF"/>
        </w:rPr>
        <w:t>接口，清楚地表明该</w:t>
      </w:r>
      <w:r>
        <w:rPr>
          <w:rFonts w:ascii="Arial" w:hAnsi="Arial" w:cs="Arial"/>
          <w:color w:val="34302D"/>
          <w:shd w:val="clear" w:color="auto" w:fill="FFFFFF"/>
        </w:rPr>
        <w:t>bean</w:t>
      </w:r>
      <w:r>
        <w:rPr>
          <w:rFonts w:ascii="Arial" w:hAnsi="Arial" w:cs="Arial"/>
          <w:color w:val="34302D"/>
          <w:shd w:val="clear" w:color="auto" w:fill="FFFFFF"/>
        </w:rPr>
        <w:t>的后处理器性质。否则，</w:t>
      </w:r>
      <w:r>
        <w:rPr>
          <w:rStyle w:val="HTML"/>
          <w:rFonts w:ascii="Consolas" w:hAnsi="Consolas"/>
          <w:sz w:val="23"/>
          <w:szCs w:val="23"/>
          <w:shd w:val="clear" w:color="auto" w:fill="F7F7F8"/>
        </w:rPr>
        <w:t>ApplicationContext</w:t>
      </w:r>
      <w:r>
        <w:rPr>
          <w:rFonts w:ascii="Arial" w:hAnsi="Arial" w:cs="Arial"/>
          <w:color w:val="34302D"/>
          <w:shd w:val="clear" w:color="auto" w:fill="FFFFFF"/>
        </w:rPr>
        <w:t>在完全创建之前，</w:t>
      </w:r>
      <w:r>
        <w:rPr>
          <w:rFonts w:ascii="Arial" w:hAnsi="Arial" w:cs="Arial"/>
          <w:color w:val="34302D"/>
          <w:shd w:val="clear" w:color="auto" w:fill="FFFFFF"/>
        </w:rPr>
        <w:t> </w:t>
      </w:r>
      <w:r>
        <w:rPr>
          <w:rFonts w:ascii="Arial" w:hAnsi="Arial" w:cs="Arial"/>
          <w:color w:val="34302D"/>
          <w:shd w:val="clear" w:color="auto" w:fill="FFFFFF"/>
        </w:rPr>
        <w:t>无法按类型自动检测它。由于</w:t>
      </w:r>
      <w:r>
        <w:rPr>
          <w:rStyle w:val="HTML"/>
          <w:rFonts w:ascii="Consolas" w:hAnsi="Consolas"/>
          <w:sz w:val="23"/>
          <w:szCs w:val="23"/>
          <w:shd w:val="clear" w:color="auto" w:fill="F7F7F8"/>
        </w:rPr>
        <w:t>BeanPostProcessor</w:t>
      </w:r>
      <w:r>
        <w:rPr>
          <w:rFonts w:ascii="Arial" w:hAnsi="Arial" w:cs="Arial"/>
          <w:color w:val="34302D"/>
          <w:shd w:val="clear" w:color="auto" w:fill="FFFFFF"/>
        </w:rPr>
        <w:t>需要尽早实例化以便应用于上下文中其他</w:t>
      </w:r>
      <w:r>
        <w:rPr>
          <w:rFonts w:ascii="Arial" w:hAnsi="Arial" w:cs="Arial"/>
          <w:color w:val="34302D"/>
          <w:shd w:val="clear" w:color="auto" w:fill="FFFFFF"/>
        </w:rPr>
        <w:t>bean</w:t>
      </w:r>
      <w:r>
        <w:rPr>
          <w:rFonts w:ascii="Arial" w:hAnsi="Arial" w:cs="Arial"/>
          <w:color w:val="34302D"/>
          <w:shd w:val="clear" w:color="auto" w:fill="FFFFFF"/>
        </w:rPr>
        <w:t>的初始化，因此这种早期类型检测至关重要。</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Programmatically registering </w:t>
            </w:r>
            <w:r w:rsidRPr="00BA0D5D">
              <w:rPr>
                <w:rFonts w:ascii="Consolas" w:eastAsia="宋体" w:hAnsi="Consolas" w:cs="宋体"/>
                <w:i/>
                <w:iCs/>
                <w:color w:val="0B0A0A"/>
                <w:kern w:val="0"/>
                <w:sz w:val="23"/>
                <w:szCs w:val="23"/>
                <w:shd w:val="clear" w:color="auto" w:fill="F7F7F8"/>
              </w:rPr>
              <w:t>BeanPostProcessor</w:t>
            </w:r>
            <w:r w:rsidRPr="00BA0D5D">
              <w:rPr>
                <w:rFonts w:ascii="Arial" w:eastAsia="宋体" w:hAnsi="Arial" w:cs="Arial"/>
                <w:i/>
                <w:iCs/>
                <w:color w:val="0B0A0A"/>
                <w:kern w:val="0"/>
                <w:sz w:val="24"/>
                <w:szCs w:val="24"/>
              </w:rPr>
              <w:t> instances</w:t>
            </w:r>
          </w:p>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While the recommended approach for </w:t>
            </w:r>
            <w:r w:rsidRPr="00BA0D5D">
              <w:rPr>
                <w:rFonts w:ascii="Consolas" w:eastAsia="宋体" w:hAnsi="Consolas" w:cs="宋体"/>
                <w:kern w:val="0"/>
                <w:sz w:val="23"/>
                <w:szCs w:val="23"/>
                <w:shd w:val="clear" w:color="auto" w:fill="F7F7F8"/>
              </w:rPr>
              <w:t>BeanPostProcessor</w:t>
            </w:r>
            <w:r w:rsidRPr="00BA0D5D">
              <w:rPr>
                <w:rFonts w:ascii="宋体" w:eastAsia="宋体" w:hAnsi="宋体" w:cs="宋体"/>
                <w:kern w:val="0"/>
                <w:sz w:val="24"/>
                <w:szCs w:val="24"/>
              </w:rPr>
              <w:t> registration is through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auto-detection (as described earlier), you can register them programmatically against a </w:t>
            </w:r>
            <w:r w:rsidRPr="00BA0D5D">
              <w:rPr>
                <w:rFonts w:ascii="Consolas" w:eastAsia="宋体" w:hAnsi="Consolas" w:cs="宋体"/>
                <w:kern w:val="0"/>
                <w:sz w:val="23"/>
                <w:szCs w:val="23"/>
                <w:shd w:val="clear" w:color="auto" w:fill="F7F7F8"/>
              </w:rPr>
              <w:t>ConfigurableBeanFactory</w:t>
            </w:r>
            <w:r w:rsidRPr="00BA0D5D">
              <w:rPr>
                <w:rFonts w:ascii="宋体" w:eastAsia="宋体" w:hAnsi="宋体" w:cs="宋体"/>
                <w:kern w:val="0"/>
                <w:sz w:val="24"/>
                <w:szCs w:val="24"/>
              </w:rPr>
              <w:t> by using the </w:t>
            </w:r>
            <w:r w:rsidRPr="00BA0D5D">
              <w:rPr>
                <w:rFonts w:ascii="Consolas" w:eastAsia="宋体" w:hAnsi="Consolas" w:cs="宋体"/>
                <w:kern w:val="0"/>
                <w:sz w:val="23"/>
                <w:szCs w:val="23"/>
                <w:shd w:val="clear" w:color="auto" w:fill="F7F7F8"/>
              </w:rPr>
              <w:t>addBeanPostProcessor</w:t>
            </w:r>
            <w:r w:rsidRPr="00BA0D5D">
              <w:rPr>
                <w:rFonts w:ascii="宋体" w:eastAsia="宋体" w:hAnsi="宋体" w:cs="宋体"/>
                <w:kern w:val="0"/>
                <w:sz w:val="24"/>
                <w:szCs w:val="24"/>
              </w:rPr>
              <w:t> method. This can be useful when you need to evaluate conditional logic before registration or even for copying bean post processors across contexts in a hierarchy. Note, however, that </w:t>
            </w:r>
            <w:r w:rsidRPr="00BA0D5D">
              <w:rPr>
                <w:rFonts w:ascii="Consolas" w:eastAsia="宋体" w:hAnsi="Consolas" w:cs="宋体"/>
                <w:kern w:val="0"/>
                <w:sz w:val="23"/>
                <w:szCs w:val="23"/>
                <w:shd w:val="clear" w:color="auto" w:fill="F7F7F8"/>
              </w:rPr>
              <w:t>BeanPostProcessor</w:t>
            </w:r>
            <w:r w:rsidRPr="00BA0D5D">
              <w:rPr>
                <w:rFonts w:ascii="宋体" w:eastAsia="宋体" w:hAnsi="宋体" w:cs="宋体"/>
                <w:kern w:val="0"/>
                <w:sz w:val="24"/>
                <w:szCs w:val="24"/>
              </w:rPr>
              <w:t> instances added programmatically do not respect the </w:t>
            </w:r>
            <w:r w:rsidRPr="00BA0D5D">
              <w:rPr>
                <w:rFonts w:ascii="Consolas" w:eastAsia="宋体" w:hAnsi="Consolas" w:cs="宋体"/>
                <w:kern w:val="0"/>
                <w:sz w:val="23"/>
                <w:szCs w:val="23"/>
                <w:shd w:val="clear" w:color="auto" w:fill="F7F7F8"/>
              </w:rPr>
              <w:t>Ordered</w:t>
            </w:r>
            <w:r w:rsidRPr="00BA0D5D">
              <w:rPr>
                <w:rFonts w:ascii="宋体" w:eastAsia="宋体" w:hAnsi="宋体" w:cs="宋体"/>
                <w:kern w:val="0"/>
                <w:sz w:val="24"/>
                <w:szCs w:val="24"/>
              </w:rPr>
              <w:t> interface. Here, it is the order of registration that dictates the order of execution. Note also that </w:t>
            </w:r>
            <w:r w:rsidRPr="00BA0D5D">
              <w:rPr>
                <w:rFonts w:ascii="Consolas" w:eastAsia="宋体" w:hAnsi="Consolas" w:cs="宋体"/>
                <w:kern w:val="0"/>
                <w:sz w:val="23"/>
                <w:szCs w:val="23"/>
                <w:shd w:val="clear" w:color="auto" w:fill="F7F7F8"/>
              </w:rPr>
              <w:t>BeanPostProcessor</w:t>
            </w:r>
            <w:r w:rsidRPr="00BA0D5D">
              <w:rPr>
                <w:rFonts w:ascii="宋体" w:eastAsia="宋体" w:hAnsi="宋体" w:cs="宋体"/>
                <w:kern w:val="0"/>
                <w:sz w:val="24"/>
                <w:szCs w:val="24"/>
              </w:rPr>
              <w:t> instances registered programmatically are always processed before those registered through auto-detection, regardless of any explicit ordering.</w:t>
            </w:r>
          </w:p>
          <w:p w:rsidR="001A7EF6" w:rsidRPr="001A7EF6" w:rsidRDefault="001A7EF6" w:rsidP="001A7EF6">
            <w:pPr>
              <w:widowControl/>
              <w:shd w:val="clear" w:color="auto" w:fill="EBF1E7"/>
              <w:jc w:val="left"/>
              <w:rPr>
                <w:rFonts w:ascii="Arial" w:eastAsia="宋体" w:hAnsi="Arial" w:cs="Arial"/>
                <w:i/>
                <w:iCs/>
                <w:color w:val="0B0A0A"/>
                <w:kern w:val="0"/>
                <w:sz w:val="24"/>
                <w:szCs w:val="24"/>
              </w:rPr>
            </w:pPr>
            <w:r w:rsidRPr="001A7EF6">
              <w:rPr>
                <w:rFonts w:ascii="Arial" w:eastAsia="宋体" w:hAnsi="Arial" w:cs="Arial"/>
                <w:i/>
                <w:iCs/>
                <w:color w:val="0B0A0A"/>
                <w:kern w:val="0"/>
                <w:sz w:val="24"/>
                <w:szCs w:val="24"/>
              </w:rPr>
              <w:t>以编程方式注册</w:t>
            </w:r>
            <w:r w:rsidRPr="001A7EF6">
              <w:rPr>
                <w:rFonts w:ascii="Consolas" w:eastAsia="宋体" w:hAnsi="Consolas" w:cs="宋体"/>
                <w:i/>
                <w:iCs/>
                <w:color w:val="0B0A0A"/>
                <w:kern w:val="0"/>
                <w:sz w:val="23"/>
                <w:szCs w:val="23"/>
                <w:shd w:val="clear" w:color="auto" w:fill="F7F7F8"/>
              </w:rPr>
              <w:t>BeanPostProcessor</w:t>
            </w:r>
            <w:r w:rsidRPr="001A7EF6">
              <w:rPr>
                <w:rFonts w:ascii="Arial" w:eastAsia="宋体" w:hAnsi="Arial" w:cs="Arial"/>
                <w:i/>
                <w:iCs/>
                <w:color w:val="0B0A0A"/>
                <w:kern w:val="0"/>
                <w:sz w:val="24"/>
                <w:szCs w:val="24"/>
              </w:rPr>
              <w:t>实例</w:t>
            </w:r>
          </w:p>
          <w:p w:rsidR="001A7EF6" w:rsidRPr="00BA0D5D" w:rsidRDefault="001A7EF6" w:rsidP="001A7EF6">
            <w:pPr>
              <w:widowControl/>
              <w:jc w:val="left"/>
              <w:rPr>
                <w:rFonts w:ascii="宋体" w:eastAsia="宋体" w:hAnsi="宋体" w:cs="宋体"/>
                <w:kern w:val="0"/>
                <w:sz w:val="24"/>
                <w:szCs w:val="24"/>
              </w:rPr>
            </w:pPr>
            <w:r w:rsidRPr="001A7EF6">
              <w:rPr>
                <w:rFonts w:ascii="Arial" w:eastAsia="宋体" w:hAnsi="Arial" w:cs="Arial"/>
                <w:kern w:val="0"/>
                <w:sz w:val="24"/>
                <w:szCs w:val="24"/>
                <w:shd w:val="clear" w:color="auto" w:fill="EBF1E7"/>
              </w:rPr>
              <w:t>虽然推荐的</w:t>
            </w:r>
            <w:r w:rsidRPr="001A7EF6">
              <w:rPr>
                <w:rFonts w:ascii="Consolas" w:eastAsia="宋体" w:hAnsi="Consolas" w:cs="宋体"/>
                <w:kern w:val="0"/>
                <w:sz w:val="23"/>
                <w:szCs w:val="23"/>
                <w:shd w:val="clear" w:color="auto" w:fill="F7F7F8"/>
              </w:rPr>
              <w:t>BeanPostProcessor</w:t>
            </w:r>
            <w:r w:rsidRPr="001A7EF6">
              <w:rPr>
                <w:rFonts w:ascii="Arial" w:eastAsia="宋体" w:hAnsi="Arial" w:cs="Arial"/>
                <w:kern w:val="0"/>
                <w:sz w:val="24"/>
                <w:szCs w:val="24"/>
                <w:shd w:val="clear" w:color="auto" w:fill="EBF1E7"/>
              </w:rPr>
              <w:t>注册方法是通过</w:t>
            </w:r>
            <w:r w:rsidRPr="001A7EF6">
              <w:rPr>
                <w:rFonts w:ascii="Arial" w:eastAsia="宋体" w:hAnsi="Arial" w:cs="Arial"/>
                <w:kern w:val="0"/>
                <w:sz w:val="24"/>
                <w:szCs w:val="24"/>
                <w:shd w:val="clear" w:color="auto" w:fill="EBF1E7"/>
              </w:rPr>
              <w:t> </w:t>
            </w:r>
            <w:r w:rsidRPr="001A7EF6">
              <w:rPr>
                <w:rFonts w:ascii="Consolas" w:eastAsia="宋体" w:hAnsi="Consolas" w:cs="宋体"/>
                <w:kern w:val="0"/>
                <w:sz w:val="23"/>
                <w:szCs w:val="23"/>
                <w:shd w:val="clear" w:color="auto" w:fill="F7F7F8"/>
              </w:rPr>
              <w:t>ApplicationContext</w:t>
            </w:r>
            <w:r w:rsidRPr="001A7EF6">
              <w:rPr>
                <w:rFonts w:ascii="Arial" w:eastAsia="宋体" w:hAnsi="Arial" w:cs="Arial"/>
                <w:kern w:val="0"/>
                <w:sz w:val="24"/>
                <w:szCs w:val="24"/>
                <w:shd w:val="clear" w:color="auto" w:fill="EBF1E7"/>
              </w:rPr>
              <w:t>自动检测（如前所述），但您可以</w:t>
            </w:r>
            <w:r w:rsidRPr="001A7EF6">
              <w:rPr>
                <w:rFonts w:ascii="Consolas" w:eastAsia="宋体" w:hAnsi="Consolas" w:cs="宋体"/>
                <w:kern w:val="0"/>
                <w:sz w:val="23"/>
                <w:szCs w:val="23"/>
                <w:shd w:val="clear" w:color="auto" w:fill="F7F7F8"/>
              </w:rPr>
              <w:t>ConfigurableBeanFactory</w:t>
            </w:r>
            <w:r w:rsidRPr="001A7EF6">
              <w:rPr>
                <w:rFonts w:ascii="Arial" w:eastAsia="宋体" w:hAnsi="Arial" w:cs="Arial"/>
                <w:kern w:val="0"/>
                <w:sz w:val="24"/>
                <w:szCs w:val="24"/>
                <w:shd w:val="clear" w:color="auto" w:fill="EBF1E7"/>
              </w:rPr>
              <w:t>使用该</w:t>
            </w:r>
            <w:r w:rsidRPr="001A7EF6">
              <w:rPr>
                <w:rFonts w:ascii="Consolas" w:eastAsia="宋体" w:hAnsi="Consolas" w:cs="宋体"/>
                <w:kern w:val="0"/>
                <w:sz w:val="23"/>
                <w:szCs w:val="23"/>
                <w:shd w:val="clear" w:color="auto" w:fill="F7F7F8"/>
              </w:rPr>
              <w:t>addBeanPostProcessor</w:t>
            </w:r>
            <w:r w:rsidRPr="001A7EF6">
              <w:rPr>
                <w:rFonts w:ascii="Arial" w:eastAsia="宋体" w:hAnsi="Arial" w:cs="Arial"/>
                <w:kern w:val="0"/>
                <w:sz w:val="24"/>
                <w:szCs w:val="24"/>
                <w:shd w:val="clear" w:color="auto" w:fill="EBF1E7"/>
              </w:rPr>
              <w:t> </w:t>
            </w:r>
            <w:r w:rsidRPr="001A7EF6">
              <w:rPr>
                <w:rFonts w:ascii="Arial" w:eastAsia="宋体" w:hAnsi="Arial" w:cs="Arial"/>
                <w:kern w:val="0"/>
                <w:sz w:val="24"/>
                <w:szCs w:val="24"/>
                <w:shd w:val="clear" w:color="auto" w:fill="EBF1E7"/>
              </w:rPr>
              <w:t>方法以编程方式对其进行注册。当您需要在注册前评估条件逻辑或甚至跨层次结构中的上下文复制</w:t>
            </w:r>
            <w:r w:rsidRPr="001A7EF6">
              <w:rPr>
                <w:rFonts w:ascii="Arial" w:eastAsia="宋体" w:hAnsi="Arial" w:cs="Arial"/>
                <w:kern w:val="0"/>
                <w:sz w:val="24"/>
                <w:szCs w:val="24"/>
                <w:shd w:val="clear" w:color="auto" w:fill="EBF1E7"/>
              </w:rPr>
              <w:t>Bean post</w:t>
            </w:r>
            <w:r w:rsidRPr="001A7EF6">
              <w:rPr>
                <w:rFonts w:ascii="Arial" w:eastAsia="宋体" w:hAnsi="Arial" w:cs="Arial"/>
                <w:kern w:val="0"/>
                <w:sz w:val="24"/>
                <w:szCs w:val="24"/>
                <w:shd w:val="clear" w:color="auto" w:fill="EBF1E7"/>
              </w:rPr>
              <w:t>处理器时，这非常有用。但请注意，以</w:t>
            </w:r>
            <w:r w:rsidRPr="001A7EF6">
              <w:rPr>
                <w:rFonts w:ascii="Consolas" w:eastAsia="宋体" w:hAnsi="Consolas" w:cs="宋体"/>
                <w:kern w:val="0"/>
                <w:sz w:val="23"/>
                <w:szCs w:val="23"/>
                <w:shd w:val="clear" w:color="auto" w:fill="F7F7F8"/>
              </w:rPr>
              <w:t>BeanPostProcessor</w:t>
            </w:r>
            <w:r w:rsidRPr="001A7EF6">
              <w:rPr>
                <w:rFonts w:ascii="Arial" w:eastAsia="宋体" w:hAnsi="Arial" w:cs="Arial"/>
                <w:kern w:val="0"/>
                <w:sz w:val="24"/>
                <w:szCs w:val="24"/>
                <w:shd w:val="clear" w:color="auto" w:fill="EBF1E7"/>
              </w:rPr>
              <w:t>编程方式添加的实例不尊重</w:t>
            </w:r>
            <w:r w:rsidRPr="001A7EF6">
              <w:rPr>
                <w:rFonts w:ascii="Consolas" w:eastAsia="宋体" w:hAnsi="Consolas" w:cs="宋体"/>
                <w:kern w:val="0"/>
                <w:sz w:val="23"/>
                <w:szCs w:val="23"/>
                <w:shd w:val="clear" w:color="auto" w:fill="F7F7F8"/>
              </w:rPr>
              <w:t>Ordered</w:t>
            </w:r>
            <w:r w:rsidRPr="001A7EF6">
              <w:rPr>
                <w:rFonts w:ascii="Arial" w:eastAsia="宋体" w:hAnsi="Arial" w:cs="Arial"/>
                <w:kern w:val="0"/>
                <w:sz w:val="24"/>
                <w:szCs w:val="24"/>
                <w:shd w:val="clear" w:color="auto" w:fill="EBF1E7"/>
              </w:rPr>
              <w:t>接口。这里，注册的顺序决定了执行的顺序。另请注意，以</w:t>
            </w:r>
            <w:r w:rsidRPr="001A7EF6">
              <w:rPr>
                <w:rFonts w:ascii="Consolas" w:eastAsia="宋体" w:hAnsi="Consolas" w:cs="宋体"/>
                <w:kern w:val="0"/>
                <w:sz w:val="23"/>
                <w:szCs w:val="23"/>
                <w:shd w:val="clear" w:color="auto" w:fill="F7F7F8"/>
              </w:rPr>
              <w:t>BeanPostProcessor</w:t>
            </w:r>
            <w:r w:rsidRPr="001A7EF6">
              <w:rPr>
                <w:rFonts w:ascii="Arial" w:eastAsia="宋体" w:hAnsi="Arial" w:cs="Arial"/>
                <w:kern w:val="0"/>
                <w:sz w:val="24"/>
                <w:szCs w:val="24"/>
                <w:shd w:val="clear" w:color="auto" w:fill="EBF1E7"/>
              </w:rPr>
              <w:t>编程方式注册的实例始终在通过自动检测注册的实例之前处理，而不管任何显式排序。</w:t>
            </w:r>
          </w:p>
        </w:tc>
      </w:tr>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Arial" w:eastAsia="宋体" w:hAnsi="Arial" w:cs="Arial"/>
                <w:i/>
                <w:iCs/>
                <w:color w:val="0B0A0A"/>
                <w:kern w:val="0"/>
                <w:sz w:val="24"/>
                <w:szCs w:val="24"/>
              </w:rPr>
            </w:pPr>
            <w:r w:rsidRPr="00BA0D5D">
              <w:rPr>
                <w:rFonts w:ascii="Consolas" w:eastAsia="宋体" w:hAnsi="Consolas" w:cs="宋体"/>
                <w:i/>
                <w:iCs/>
                <w:color w:val="0B0A0A"/>
                <w:kern w:val="0"/>
                <w:sz w:val="23"/>
                <w:szCs w:val="23"/>
                <w:shd w:val="clear" w:color="auto" w:fill="F7F7F8"/>
              </w:rPr>
              <w:t>BeanPostProcessor</w:t>
            </w:r>
            <w:r w:rsidRPr="00BA0D5D">
              <w:rPr>
                <w:rFonts w:ascii="Arial" w:eastAsia="宋体" w:hAnsi="Arial" w:cs="Arial"/>
                <w:i/>
                <w:iCs/>
                <w:color w:val="0B0A0A"/>
                <w:kern w:val="0"/>
                <w:sz w:val="24"/>
                <w:szCs w:val="24"/>
              </w:rPr>
              <w:t> instances and AOP auto-proxying</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lastRenderedPageBreak/>
              <w:t>Classes that implement the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interface are special and are treated differently by the container. All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and beans that they directly reference are instantiated on startup, as part of the special startup phase of the </w:t>
            </w:r>
            <w:r w:rsidRPr="00BA0D5D">
              <w:rPr>
                <w:rFonts w:ascii="Consolas" w:eastAsia="宋体" w:hAnsi="Consolas" w:cs="宋体"/>
                <w:kern w:val="0"/>
                <w:sz w:val="23"/>
                <w:szCs w:val="23"/>
                <w:shd w:val="clear" w:color="auto" w:fill="F7F7F8"/>
              </w:rPr>
              <w:t>ApplicationContext</w:t>
            </w:r>
            <w:r w:rsidRPr="00BA0D5D">
              <w:rPr>
                <w:rFonts w:ascii="inherit" w:eastAsia="宋体" w:hAnsi="inherit" w:cs="宋体"/>
                <w:kern w:val="0"/>
                <w:sz w:val="24"/>
                <w:szCs w:val="24"/>
              </w:rPr>
              <w:t>. Next, all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are registered in a sorted fashion and applied to all further beans in the container. Because AOP auto-proxying is implemented as a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itself, neither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instances nor the beans they directly reference are eligible for auto-proxying and, thus, do not have aspects woven into them.</w:t>
            </w:r>
          </w:p>
          <w:p w:rsidR="001A7EF6" w:rsidRPr="001A7EF6" w:rsidRDefault="001A7EF6" w:rsidP="001A7EF6">
            <w:pPr>
              <w:widowControl/>
              <w:shd w:val="clear" w:color="auto" w:fill="EBF1E7"/>
              <w:jc w:val="left"/>
              <w:rPr>
                <w:rFonts w:ascii="Arial" w:eastAsia="宋体" w:hAnsi="Arial" w:cs="Arial"/>
                <w:i/>
                <w:iCs/>
                <w:color w:val="0B0A0A"/>
                <w:kern w:val="0"/>
                <w:sz w:val="24"/>
                <w:szCs w:val="24"/>
              </w:rPr>
            </w:pPr>
            <w:r w:rsidRPr="001A7EF6">
              <w:rPr>
                <w:rFonts w:ascii="Consolas" w:eastAsia="宋体" w:hAnsi="Consolas" w:cs="宋体"/>
                <w:i/>
                <w:iCs/>
                <w:color w:val="0B0A0A"/>
                <w:kern w:val="0"/>
                <w:sz w:val="23"/>
                <w:szCs w:val="23"/>
                <w:shd w:val="clear" w:color="auto" w:fill="F7F7F8"/>
              </w:rPr>
              <w:t>BeanPostProcessor</w:t>
            </w:r>
            <w:r w:rsidRPr="001A7EF6">
              <w:rPr>
                <w:rFonts w:ascii="Arial" w:eastAsia="宋体" w:hAnsi="Arial" w:cs="Arial"/>
                <w:i/>
                <w:iCs/>
                <w:color w:val="0B0A0A"/>
                <w:kern w:val="0"/>
                <w:sz w:val="24"/>
                <w:szCs w:val="24"/>
              </w:rPr>
              <w:t> </w:t>
            </w:r>
            <w:r w:rsidRPr="001A7EF6">
              <w:rPr>
                <w:rFonts w:ascii="Arial" w:eastAsia="宋体" w:hAnsi="Arial" w:cs="Arial"/>
                <w:i/>
                <w:iCs/>
                <w:color w:val="0B0A0A"/>
                <w:kern w:val="0"/>
                <w:sz w:val="24"/>
                <w:szCs w:val="24"/>
              </w:rPr>
              <w:t>实例和</w:t>
            </w:r>
            <w:r w:rsidRPr="001A7EF6">
              <w:rPr>
                <w:rFonts w:ascii="Arial" w:eastAsia="宋体" w:hAnsi="Arial" w:cs="Arial"/>
                <w:i/>
                <w:iCs/>
                <w:color w:val="0B0A0A"/>
                <w:kern w:val="0"/>
                <w:sz w:val="24"/>
                <w:szCs w:val="24"/>
              </w:rPr>
              <w:t>AOP</w:t>
            </w:r>
            <w:r w:rsidRPr="001A7EF6">
              <w:rPr>
                <w:rFonts w:ascii="Arial" w:eastAsia="宋体" w:hAnsi="Arial" w:cs="Arial"/>
                <w:i/>
                <w:iCs/>
                <w:color w:val="0B0A0A"/>
                <w:kern w:val="0"/>
                <w:sz w:val="24"/>
                <w:szCs w:val="24"/>
              </w:rPr>
              <w:t>自动代理</w:t>
            </w:r>
          </w:p>
          <w:p w:rsidR="001A7EF6" w:rsidRPr="001A7EF6" w:rsidRDefault="001A7EF6" w:rsidP="001A7EF6">
            <w:pPr>
              <w:widowControl/>
              <w:shd w:val="clear" w:color="auto" w:fill="EBF1E7"/>
              <w:spacing w:after="300"/>
              <w:jc w:val="left"/>
              <w:rPr>
                <w:rFonts w:ascii="inherit" w:eastAsia="宋体" w:hAnsi="inherit" w:cs="Arial" w:hint="eastAsia"/>
                <w:kern w:val="0"/>
                <w:sz w:val="24"/>
                <w:szCs w:val="24"/>
              </w:rPr>
            </w:pPr>
            <w:r w:rsidRPr="001A7EF6">
              <w:rPr>
                <w:rFonts w:ascii="inherit" w:eastAsia="宋体" w:hAnsi="inherit" w:cs="Arial"/>
                <w:kern w:val="0"/>
                <w:sz w:val="24"/>
                <w:szCs w:val="24"/>
              </w:rPr>
              <w:t>实现</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接口的类是特殊的，容器会对它们进行不同的处理。</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他们直接引用的所有实例和</w:t>
            </w:r>
            <w:r w:rsidRPr="001A7EF6">
              <w:rPr>
                <w:rFonts w:ascii="inherit" w:eastAsia="宋体" w:hAnsi="inherit" w:cs="Arial"/>
                <w:kern w:val="0"/>
                <w:sz w:val="24"/>
                <w:szCs w:val="24"/>
              </w:rPr>
              <w:t>bean</w:t>
            </w:r>
            <w:r w:rsidRPr="001A7EF6">
              <w:rPr>
                <w:rFonts w:ascii="inherit" w:eastAsia="宋体" w:hAnsi="inherit" w:cs="Arial"/>
                <w:kern w:val="0"/>
                <w:sz w:val="24"/>
                <w:szCs w:val="24"/>
              </w:rPr>
              <w:t>都会在启动时实例化，作为特殊启动阶段的一部分</w:t>
            </w:r>
            <w:r w:rsidRPr="001A7EF6">
              <w:rPr>
                <w:rFonts w:ascii="Consolas" w:eastAsia="宋体" w:hAnsi="Consolas" w:cs="宋体"/>
                <w:kern w:val="0"/>
                <w:sz w:val="23"/>
                <w:szCs w:val="23"/>
                <w:shd w:val="clear" w:color="auto" w:fill="F7F7F8"/>
              </w:rPr>
              <w:t>ApplicationContext</w:t>
            </w:r>
            <w:r w:rsidRPr="001A7EF6">
              <w:rPr>
                <w:rFonts w:ascii="inherit" w:eastAsia="宋体" w:hAnsi="inherit" w:cs="Arial"/>
                <w:kern w:val="0"/>
                <w:sz w:val="24"/>
                <w:szCs w:val="24"/>
              </w:rPr>
              <w:t>。接下来，所有</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实例都以排序方式注册，并应用于容器中的所有其他</w:t>
            </w:r>
            <w:r w:rsidRPr="001A7EF6">
              <w:rPr>
                <w:rFonts w:ascii="inherit" w:eastAsia="宋体" w:hAnsi="inherit" w:cs="Arial"/>
                <w:kern w:val="0"/>
                <w:sz w:val="24"/>
                <w:szCs w:val="24"/>
              </w:rPr>
              <w:t>bean</w:t>
            </w:r>
            <w:r w:rsidRPr="001A7EF6">
              <w:rPr>
                <w:rFonts w:ascii="inherit" w:eastAsia="宋体" w:hAnsi="inherit" w:cs="Arial"/>
                <w:kern w:val="0"/>
                <w:sz w:val="24"/>
                <w:szCs w:val="24"/>
              </w:rPr>
              <w:t>。因为</w:t>
            </w:r>
            <w:r w:rsidRPr="001A7EF6">
              <w:rPr>
                <w:rFonts w:ascii="inherit" w:eastAsia="宋体" w:hAnsi="inherit" w:cs="Arial"/>
                <w:kern w:val="0"/>
                <w:sz w:val="24"/>
                <w:szCs w:val="24"/>
              </w:rPr>
              <w:t>AOP</w:t>
            </w:r>
            <w:r w:rsidRPr="001A7EF6">
              <w:rPr>
                <w:rFonts w:ascii="inherit" w:eastAsia="宋体" w:hAnsi="inherit" w:cs="Arial"/>
                <w:kern w:val="0"/>
                <w:sz w:val="24"/>
                <w:szCs w:val="24"/>
              </w:rPr>
              <w:t>自动代理是作为一个</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自身实现的，所以</w:t>
            </w:r>
            <w:r w:rsidRPr="001A7EF6">
              <w:rPr>
                <w:rFonts w:ascii="Consolas" w:eastAsia="宋体" w:hAnsi="Consolas" w:cs="宋体"/>
                <w:kern w:val="0"/>
                <w:sz w:val="23"/>
                <w:szCs w:val="23"/>
                <w:shd w:val="clear" w:color="auto" w:fill="F7F7F8"/>
              </w:rPr>
              <w:t>BeanPostProcessor</w:t>
            </w:r>
            <w:r w:rsidRPr="001A7EF6">
              <w:rPr>
                <w:rFonts w:ascii="inherit" w:eastAsia="宋体" w:hAnsi="inherit" w:cs="Arial"/>
                <w:kern w:val="0"/>
                <w:sz w:val="24"/>
                <w:szCs w:val="24"/>
              </w:rPr>
              <w:t> </w:t>
            </w:r>
            <w:r w:rsidRPr="001A7EF6">
              <w:rPr>
                <w:rFonts w:ascii="inherit" w:eastAsia="宋体" w:hAnsi="inherit" w:cs="Arial"/>
                <w:kern w:val="0"/>
                <w:sz w:val="24"/>
                <w:szCs w:val="24"/>
              </w:rPr>
              <w:t>实例和它们直接引用的</w:t>
            </w:r>
            <w:r w:rsidRPr="001A7EF6">
              <w:rPr>
                <w:rFonts w:ascii="inherit" w:eastAsia="宋体" w:hAnsi="inherit" w:cs="Arial"/>
                <w:kern w:val="0"/>
                <w:sz w:val="24"/>
                <w:szCs w:val="24"/>
              </w:rPr>
              <w:t>bean</w:t>
            </w:r>
            <w:r w:rsidRPr="001A7EF6">
              <w:rPr>
                <w:rFonts w:ascii="inherit" w:eastAsia="宋体" w:hAnsi="inherit" w:cs="Arial"/>
                <w:kern w:val="0"/>
                <w:sz w:val="24"/>
                <w:szCs w:val="24"/>
              </w:rPr>
              <w:t>都不符合自动代理的条件，因此没有编织方面。</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For any such bean, you should see an informational log message: </w:t>
            </w:r>
            <w:r w:rsidRPr="00BA0D5D">
              <w:rPr>
                <w:rFonts w:ascii="Consolas" w:eastAsia="宋体" w:hAnsi="Consolas" w:cs="宋体"/>
                <w:kern w:val="0"/>
                <w:sz w:val="23"/>
                <w:szCs w:val="23"/>
                <w:shd w:val="clear" w:color="auto" w:fill="F7F7F8"/>
              </w:rPr>
              <w:t>Bean someBean is not eligible for getting processed by all BeanPostProcessor interfaces (for example: not eligible for auto-proxying)</w:t>
            </w:r>
            <w:r w:rsidRPr="00BA0D5D">
              <w:rPr>
                <w:rFonts w:ascii="inherit" w:eastAsia="宋体" w:hAnsi="inherit" w:cs="宋体"/>
                <w:kern w:val="0"/>
                <w:sz w:val="24"/>
                <w:szCs w:val="24"/>
              </w:rPr>
              <w:t>.</w:t>
            </w:r>
          </w:p>
          <w:p w:rsidR="001A7EF6" w:rsidRPr="00BA0D5D" w:rsidRDefault="001A7EF6"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对于任何此类</w:t>
            </w:r>
            <w:r>
              <w:rPr>
                <w:rFonts w:ascii="Arial" w:hAnsi="Arial" w:cs="Arial"/>
                <w:shd w:val="clear" w:color="auto" w:fill="EBF1E7"/>
              </w:rPr>
              <w:t>bean</w:t>
            </w:r>
            <w:r>
              <w:rPr>
                <w:rFonts w:ascii="Arial" w:hAnsi="Arial" w:cs="Arial"/>
                <w:shd w:val="clear" w:color="auto" w:fill="EBF1E7"/>
              </w:rPr>
              <w:t>，您应该看到一条信息性日志消息：</w:t>
            </w:r>
            <w:r>
              <w:rPr>
                <w:rStyle w:val="HTML"/>
                <w:rFonts w:ascii="Consolas" w:hAnsi="Consolas"/>
                <w:sz w:val="23"/>
                <w:szCs w:val="23"/>
                <w:shd w:val="clear" w:color="auto" w:fill="F7F7F8"/>
              </w:rPr>
              <w:t>Bean someBean is not eligible for getting processed by all BeanPostProcessor interfaces (for example: not eligible for auto-proxying)</w:t>
            </w:r>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 have beans wired into your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by using autowiring or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(which may fall back to autowiring), Spring might access unexpected beans when searching for type-matching dependency candidates and, therefore, make them ineligible for auto-proxying or other kinds of bean post-processing. For example, if you have a dependency annotated with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where the field or setter name does not directly correspond to the declared name of a bean and no name attribute is used, Spring accesses other beans for matching them by type.</w:t>
            </w:r>
          </w:p>
          <w:p w:rsidR="001A7EF6" w:rsidRPr="00BA0D5D" w:rsidRDefault="001A7EF6" w:rsidP="00BA0D5D">
            <w:pPr>
              <w:widowControl/>
              <w:jc w:val="left"/>
              <w:rPr>
                <w:rFonts w:ascii="inherit" w:eastAsia="宋体" w:hAnsi="inherit" w:cs="宋体" w:hint="eastAsia"/>
                <w:kern w:val="0"/>
                <w:sz w:val="24"/>
                <w:szCs w:val="24"/>
              </w:rPr>
            </w:pPr>
            <w:r>
              <w:rPr>
                <w:rFonts w:ascii="Arial" w:hAnsi="Arial" w:cs="Arial"/>
                <w:shd w:val="clear" w:color="auto" w:fill="EBF1E7"/>
              </w:rPr>
              <w:t>如果您</w:t>
            </w:r>
            <w:r>
              <w:rPr>
                <w:rStyle w:val="HTML"/>
                <w:rFonts w:ascii="Consolas" w:hAnsi="Consolas"/>
                <w:sz w:val="23"/>
                <w:szCs w:val="23"/>
                <w:shd w:val="clear" w:color="auto" w:fill="F7F7F8"/>
              </w:rPr>
              <w:t>BeanPostProcessor</w:t>
            </w:r>
            <w:r>
              <w:rPr>
                <w:rFonts w:ascii="Arial" w:hAnsi="Arial" w:cs="Arial"/>
                <w:shd w:val="clear" w:color="auto" w:fill="EBF1E7"/>
              </w:rPr>
              <w:t>通过使用自动装配或</w:t>
            </w:r>
            <w:r>
              <w:rPr>
                <w:rStyle w:val="HTML"/>
                <w:rFonts w:ascii="Consolas" w:hAnsi="Consolas"/>
                <w:sz w:val="23"/>
                <w:szCs w:val="23"/>
                <w:shd w:val="clear" w:color="auto" w:fill="F7F7F8"/>
              </w:rPr>
              <w:t>@Resource</w:t>
            </w:r>
            <w:r>
              <w:rPr>
                <w:rFonts w:ascii="Arial" w:hAnsi="Arial" w:cs="Arial"/>
                <w:shd w:val="clear" w:color="auto" w:fill="EBF1E7"/>
              </w:rPr>
              <w:t>（可能回退到自动装配）将</w:t>
            </w:r>
            <w:r>
              <w:rPr>
                <w:rFonts w:ascii="Arial" w:hAnsi="Arial" w:cs="Arial"/>
                <w:shd w:val="clear" w:color="auto" w:fill="EBF1E7"/>
              </w:rPr>
              <w:t>bean</w:t>
            </w:r>
            <w:r>
              <w:rPr>
                <w:rFonts w:ascii="Arial" w:hAnsi="Arial" w:cs="Arial"/>
                <w:shd w:val="clear" w:color="auto" w:fill="EBF1E7"/>
              </w:rPr>
              <w:t>连接到您的</w:t>
            </w:r>
            <w:r>
              <w:rPr>
                <w:rFonts w:ascii="Arial" w:hAnsi="Arial" w:cs="Arial"/>
                <w:shd w:val="clear" w:color="auto" w:fill="EBF1E7"/>
              </w:rPr>
              <w:t> </w:t>
            </w:r>
            <w:r>
              <w:rPr>
                <w:rFonts w:ascii="Arial" w:hAnsi="Arial" w:cs="Arial"/>
                <w:shd w:val="clear" w:color="auto" w:fill="EBF1E7"/>
              </w:rPr>
              <w:t>，则</w:t>
            </w:r>
            <w:r>
              <w:rPr>
                <w:rFonts w:ascii="Arial" w:hAnsi="Arial" w:cs="Arial"/>
                <w:shd w:val="clear" w:color="auto" w:fill="EBF1E7"/>
              </w:rPr>
              <w:t>Spring</w:t>
            </w:r>
            <w:r>
              <w:rPr>
                <w:rFonts w:ascii="Arial" w:hAnsi="Arial" w:cs="Arial"/>
                <w:shd w:val="clear" w:color="auto" w:fill="EBF1E7"/>
              </w:rPr>
              <w:t>可能会在搜索类型匹配依赖项候选项时访问意外的</w:t>
            </w:r>
            <w:r>
              <w:rPr>
                <w:rFonts w:ascii="Arial" w:hAnsi="Arial" w:cs="Arial"/>
                <w:shd w:val="clear" w:color="auto" w:fill="EBF1E7"/>
              </w:rPr>
              <w:t>bean</w:t>
            </w:r>
            <w:r>
              <w:rPr>
                <w:rFonts w:ascii="Arial" w:hAnsi="Arial" w:cs="Arial"/>
                <w:shd w:val="clear" w:color="auto" w:fill="EBF1E7"/>
              </w:rPr>
              <w:t>，因此，使它们不符合自动代理或其他类型的</w:t>
            </w:r>
            <w:r>
              <w:rPr>
                <w:rFonts w:ascii="Arial" w:hAnsi="Arial" w:cs="Arial"/>
                <w:shd w:val="clear" w:color="auto" w:fill="EBF1E7"/>
              </w:rPr>
              <w:t>bean post -</w:t>
            </w:r>
            <w:r>
              <w:rPr>
                <w:rFonts w:ascii="Arial" w:hAnsi="Arial" w:cs="Arial"/>
                <w:shd w:val="clear" w:color="auto" w:fill="EBF1E7"/>
              </w:rPr>
              <w:t>处理。例如，如果您有一个依赖项，</w:t>
            </w:r>
            <w:r>
              <w:rPr>
                <w:rStyle w:val="HTML"/>
                <w:rFonts w:ascii="Consolas" w:hAnsi="Consolas"/>
                <w:sz w:val="23"/>
                <w:szCs w:val="23"/>
                <w:shd w:val="clear" w:color="auto" w:fill="F7F7F8"/>
              </w:rPr>
              <w:t>@Resource</w:t>
            </w:r>
            <w:r>
              <w:rPr>
                <w:rFonts w:ascii="Arial" w:hAnsi="Arial" w:cs="Arial"/>
                <w:shd w:val="clear" w:color="auto" w:fill="EBF1E7"/>
              </w:rPr>
              <w:t>其中字段或</w:t>
            </w:r>
            <w:r>
              <w:rPr>
                <w:rFonts w:ascii="Arial" w:hAnsi="Arial" w:cs="Arial"/>
                <w:shd w:val="clear" w:color="auto" w:fill="EBF1E7"/>
              </w:rPr>
              <w:t>setter</w:t>
            </w:r>
            <w:r>
              <w:rPr>
                <w:rFonts w:ascii="Arial" w:hAnsi="Arial" w:cs="Arial"/>
                <w:shd w:val="clear" w:color="auto" w:fill="EBF1E7"/>
              </w:rPr>
              <w:t>名称与</w:t>
            </w:r>
            <w:r>
              <w:rPr>
                <w:rFonts w:ascii="Arial" w:hAnsi="Arial" w:cs="Arial"/>
                <w:shd w:val="clear" w:color="auto" w:fill="EBF1E7"/>
              </w:rPr>
              <w:t>bean</w:t>
            </w:r>
            <w:r>
              <w:rPr>
                <w:rFonts w:ascii="Arial" w:hAnsi="Arial" w:cs="Arial"/>
                <w:shd w:val="clear" w:color="auto" w:fill="EBF1E7"/>
              </w:rPr>
              <w:t>的声明名称没有直接对应，并且没有使用</w:t>
            </w:r>
            <w:r>
              <w:rPr>
                <w:rFonts w:ascii="Arial" w:hAnsi="Arial" w:cs="Arial"/>
                <w:shd w:val="clear" w:color="auto" w:fill="EBF1E7"/>
              </w:rPr>
              <w:t>name</w:t>
            </w:r>
            <w:r>
              <w:rPr>
                <w:rFonts w:ascii="Arial" w:hAnsi="Arial" w:cs="Arial"/>
                <w:shd w:val="clear" w:color="auto" w:fill="EBF1E7"/>
              </w:rPr>
              <w:t>属性，则</w:t>
            </w:r>
            <w:r>
              <w:rPr>
                <w:rFonts w:ascii="Arial" w:hAnsi="Arial" w:cs="Arial"/>
                <w:shd w:val="clear" w:color="auto" w:fill="EBF1E7"/>
              </w:rPr>
              <w:t>Spring</w:t>
            </w:r>
            <w:r>
              <w:rPr>
                <w:rFonts w:ascii="Arial" w:hAnsi="Arial" w:cs="Arial"/>
                <w:shd w:val="clear" w:color="auto" w:fill="EBF1E7"/>
              </w:rPr>
              <w:t>会访问其他</w:t>
            </w:r>
            <w:r>
              <w:rPr>
                <w:rFonts w:ascii="Arial" w:hAnsi="Arial" w:cs="Arial"/>
                <w:shd w:val="clear" w:color="auto" w:fill="EBF1E7"/>
              </w:rPr>
              <w:t>bean</w:t>
            </w:r>
            <w:r>
              <w:rPr>
                <w:rFonts w:ascii="Arial" w:hAnsi="Arial" w:cs="Arial"/>
                <w:shd w:val="clear" w:color="auto" w:fill="EBF1E7"/>
              </w:rPr>
              <w:t>以按类型匹配它们。</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examples show how to write, register, and use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instances in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以下示例显示如何在中编写，注册和使用</w:t>
      </w:r>
      <w:r>
        <w:rPr>
          <w:rStyle w:val="HTML"/>
          <w:rFonts w:ascii="Consolas" w:hAnsi="Consolas"/>
          <w:sz w:val="23"/>
          <w:szCs w:val="23"/>
          <w:shd w:val="clear" w:color="auto" w:fill="F7F7F8"/>
        </w:rPr>
        <w:t>BeanPostProcessor</w:t>
      </w:r>
      <w:r>
        <w:rPr>
          <w:rFonts w:ascii="Arial" w:hAnsi="Arial" w:cs="Arial"/>
          <w:color w:val="34302D"/>
          <w:shd w:val="clear" w:color="auto" w:fill="FFFFFF"/>
        </w:rPr>
        <w:t>实例</w:t>
      </w:r>
      <w:r>
        <w:rPr>
          <w:rStyle w:val="HTML"/>
          <w:rFonts w:ascii="Consolas" w:hAnsi="Consolas"/>
          <w:sz w:val="23"/>
          <w:szCs w:val="23"/>
          <w:shd w:val="clear" w:color="auto" w:fill="F7F7F8"/>
        </w:rPr>
        <w:t>ApplicationContext</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Example: Hello World, </w:t>
      </w:r>
      <w:r w:rsidRPr="00BA0D5D">
        <w:rPr>
          <w:rFonts w:ascii="Consolas" w:eastAsia="宋体" w:hAnsi="Consolas" w:cs="宋体"/>
          <w:color w:val="34302D"/>
          <w:kern w:val="0"/>
          <w:sz w:val="25"/>
          <w:szCs w:val="25"/>
          <w:shd w:val="clear" w:color="auto" w:fill="F7F7F8"/>
        </w:rPr>
        <w:t>BeanPostProcessor</w:t>
      </w:r>
      <w:r w:rsidRPr="00BA0D5D">
        <w:rPr>
          <w:rFonts w:ascii="Arial" w:eastAsia="宋体" w:hAnsi="Arial" w:cs="Arial"/>
          <w:color w:val="34302D"/>
          <w:kern w:val="0"/>
          <w:sz w:val="27"/>
          <w:szCs w:val="27"/>
        </w:rPr>
        <w:t>-style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first example illustrates basic usage. The example shows a custom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 that invokes the </w:t>
      </w:r>
      <w:r w:rsidRPr="00BA0D5D">
        <w:rPr>
          <w:rFonts w:ascii="Consolas" w:eastAsia="宋体" w:hAnsi="Consolas" w:cs="宋体"/>
          <w:color w:val="34302D"/>
          <w:kern w:val="0"/>
          <w:sz w:val="23"/>
          <w:szCs w:val="23"/>
          <w:shd w:val="clear" w:color="auto" w:fill="F7F7F8"/>
        </w:rPr>
        <w:t>toString()</w:t>
      </w:r>
      <w:r w:rsidRPr="00BA0D5D">
        <w:rPr>
          <w:rFonts w:ascii="inherit" w:eastAsia="宋体" w:hAnsi="inherit" w:cs="Arial"/>
          <w:color w:val="34302D"/>
          <w:kern w:val="0"/>
          <w:sz w:val="24"/>
          <w:szCs w:val="24"/>
        </w:rPr>
        <w:t> method of each bean as it is created by the container and prints the resulting string to the system console.</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第一个例子说明了基本用法。该示例显示了一个自定义</w:t>
      </w:r>
      <w:r>
        <w:rPr>
          <w:rFonts w:ascii="Arial" w:hAnsi="Arial" w:cs="Arial"/>
          <w:color w:val="34302D"/>
          <w:shd w:val="clear" w:color="auto" w:fill="FFFFFF"/>
        </w:rPr>
        <w:t> </w:t>
      </w:r>
      <w:r>
        <w:rPr>
          <w:rStyle w:val="HTML"/>
          <w:rFonts w:ascii="Consolas" w:hAnsi="Consolas"/>
          <w:sz w:val="23"/>
          <w:szCs w:val="23"/>
          <w:shd w:val="clear" w:color="auto" w:fill="F7F7F8"/>
        </w:rPr>
        <w:t>BeanPostProcessor</w:t>
      </w:r>
      <w:r>
        <w:rPr>
          <w:rFonts w:ascii="Arial" w:hAnsi="Arial" w:cs="Arial"/>
          <w:color w:val="34302D"/>
          <w:shd w:val="clear" w:color="auto" w:fill="FFFFFF"/>
        </w:rPr>
        <w:t>实现，该实现调用</w:t>
      </w:r>
      <w:r>
        <w:rPr>
          <w:rStyle w:val="HTML"/>
          <w:rFonts w:ascii="Consolas" w:hAnsi="Consolas"/>
          <w:sz w:val="23"/>
          <w:szCs w:val="23"/>
          <w:shd w:val="clear" w:color="auto" w:fill="F7F7F8"/>
        </w:rPr>
        <w:t>toString()</w:t>
      </w:r>
      <w:r>
        <w:rPr>
          <w:rFonts w:ascii="Arial" w:hAnsi="Arial" w:cs="Arial"/>
          <w:color w:val="34302D"/>
          <w:shd w:val="clear" w:color="auto" w:fill="FFFFFF"/>
        </w:rPr>
        <w:t>容器创建的每个</w:t>
      </w:r>
      <w:r>
        <w:rPr>
          <w:rFonts w:ascii="Arial" w:hAnsi="Arial" w:cs="Arial"/>
          <w:color w:val="34302D"/>
          <w:shd w:val="clear" w:color="auto" w:fill="FFFFFF"/>
        </w:rPr>
        <w:t>bean </w:t>
      </w:r>
      <w:r>
        <w:rPr>
          <w:rFonts w:ascii="Arial" w:hAnsi="Arial" w:cs="Arial"/>
          <w:color w:val="34302D"/>
          <w:shd w:val="clear" w:color="auto" w:fill="FFFFFF"/>
        </w:rPr>
        <w:t>的方法，并将生成的字符串输出到系统控制台。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following listing shows the custom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 class definition:</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以下清单显示了自定义</w:t>
      </w:r>
      <w:r>
        <w:rPr>
          <w:rStyle w:val="HTML"/>
          <w:rFonts w:ascii="Consolas" w:hAnsi="Consolas"/>
          <w:sz w:val="23"/>
          <w:szCs w:val="23"/>
          <w:shd w:val="clear" w:color="auto" w:fill="F7F7F8"/>
        </w:rPr>
        <w:t>BeanPostProcessor</w:t>
      </w:r>
      <w:r>
        <w:rPr>
          <w:rFonts w:ascii="Arial" w:hAnsi="Arial" w:cs="Arial"/>
          <w:color w:val="34302D"/>
          <w:shd w:val="clear" w:color="auto" w:fill="FFFFFF"/>
        </w:rPr>
        <w:t>实现类定义：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scripting;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org.springframework.beans.factory.config.BeanPostProcessor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InstantiationTracingBeanPostProcessor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BeanPostProcessor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simply return the instantiated bean as-is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postProcessBeforeInitialization(Object bean, String beanName)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bean; </w:t>
      </w:r>
      <w:r w:rsidRPr="00BA0D5D">
        <w:rPr>
          <w:rFonts w:ascii="Consolas" w:eastAsia="宋体" w:hAnsi="Consolas" w:cs="宋体"/>
          <w:i/>
          <w:iCs/>
          <w:color w:val="999988"/>
          <w:kern w:val="0"/>
          <w:sz w:val="24"/>
          <w:szCs w:val="24"/>
        </w:rPr>
        <w:t>// we could potentially return any object reference here...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postProcessAfterInitialization(Object bean, String beanName)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w:t>
      </w:r>
      <w:r w:rsidRPr="00BA0D5D">
        <w:rPr>
          <w:rFonts w:ascii="Consolas" w:eastAsia="宋体" w:hAnsi="Consolas" w:cs="宋体"/>
          <w:color w:val="DD1144"/>
          <w:kern w:val="0"/>
          <w:sz w:val="24"/>
          <w:szCs w:val="24"/>
        </w:rPr>
        <w:t>"Bean '"</w:t>
      </w:r>
      <w:r w:rsidRPr="00BA0D5D">
        <w:rPr>
          <w:rFonts w:ascii="Consolas" w:eastAsia="宋体" w:hAnsi="Consolas" w:cs="宋体"/>
          <w:color w:val="34302D"/>
          <w:kern w:val="0"/>
          <w:sz w:val="24"/>
          <w:szCs w:val="24"/>
        </w:rPr>
        <w:t xml:space="preserve"> + beanName + </w:t>
      </w:r>
      <w:r w:rsidRPr="00BA0D5D">
        <w:rPr>
          <w:rFonts w:ascii="Consolas" w:eastAsia="宋体" w:hAnsi="Consolas" w:cs="宋体"/>
          <w:color w:val="DD1144"/>
          <w:kern w:val="0"/>
          <w:sz w:val="24"/>
          <w:szCs w:val="24"/>
        </w:rPr>
        <w:t>"' created : "</w:t>
      </w:r>
      <w:r w:rsidRPr="00BA0D5D">
        <w:rPr>
          <w:rFonts w:ascii="Consolas" w:eastAsia="宋体" w:hAnsi="Consolas" w:cs="宋体"/>
          <w:color w:val="34302D"/>
          <w:kern w:val="0"/>
          <w:sz w:val="24"/>
          <w:szCs w:val="24"/>
        </w:rPr>
        <w:t xml:space="preserve"> + bean.toString());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w:t>
      </w:r>
      <w:r w:rsidRPr="00BA0D5D">
        <w:rPr>
          <w:rFonts w:ascii="Consolas" w:eastAsia="宋体" w:hAnsi="Consolas" w:cs="宋体"/>
          <w:color w:val="34302D"/>
          <w:kern w:val="0"/>
          <w:sz w:val="23"/>
          <w:szCs w:val="23"/>
          <w:shd w:val="clear" w:color="auto" w:fill="F7F7F8"/>
        </w:rPr>
        <w:t>beans</w:t>
      </w:r>
      <w:r w:rsidRPr="00BA0D5D">
        <w:rPr>
          <w:rFonts w:ascii="inherit" w:eastAsia="宋体" w:hAnsi="inherit" w:cs="Arial"/>
          <w:color w:val="34302D"/>
          <w:kern w:val="0"/>
          <w:sz w:val="24"/>
          <w:szCs w:val="24"/>
        </w:rPr>
        <w:t> element uses the </w:t>
      </w:r>
      <w:r w:rsidRPr="00BA0D5D">
        <w:rPr>
          <w:rFonts w:ascii="Consolas" w:eastAsia="宋体" w:hAnsi="Consolas" w:cs="宋体"/>
          <w:color w:val="34302D"/>
          <w:kern w:val="0"/>
          <w:sz w:val="23"/>
          <w:szCs w:val="23"/>
          <w:shd w:val="clear" w:color="auto" w:fill="F7F7F8"/>
        </w:rPr>
        <w:t>InstantiationTracingBeanPostProcessor</w:t>
      </w:r>
      <w:r w:rsidRPr="00BA0D5D">
        <w:rPr>
          <w:rFonts w:ascii="inherit" w:eastAsia="宋体" w:hAnsi="inherit" w:cs="Arial"/>
          <w:color w:val="34302D"/>
          <w:kern w:val="0"/>
          <w:sz w:val="24"/>
          <w:szCs w:val="24"/>
        </w:rPr>
        <w: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w:t>
      </w:r>
      <w:r>
        <w:rPr>
          <w:rStyle w:val="HTML"/>
          <w:rFonts w:ascii="Consolas" w:hAnsi="Consolas"/>
          <w:sz w:val="23"/>
          <w:szCs w:val="23"/>
          <w:shd w:val="clear" w:color="auto" w:fill="F7F7F8"/>
        </w:rPr>
        <w:t>beans</w:t>
      </w:r>
      <w:r>
        <w:rPr>
          <w:rFonts w:ascii="Arial" w:hAnsi="Arial" w:cs="Arial"/>
          <w:color w:val="34302D"/>
          <w:shd w:val="clear" w:color="auto" w:fill="FFFFFF"/>
        </w:rPr>
        <w:t>元素使用</w:t>
      </w:r>
      <w:r>
        <w:rPr>
          <w:rStyle w:val="HTML"/>
          <w:rFonts w:ascii="Consolas" w:hAnsi="Consolas"/>
          <w:sz w:val="23"/>
          <w:szCs w:val="23"/>
          <w:shd w:val="clear" w:color="auto" w:fill="F7F7F8"/>
        </w:rPr>
        <w:t>InstantiationTracingBeanPostProcessor</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xmlns:lang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"http://www.springframework.org/schema/lang"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http://www.springframework.org/schema/lang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https://www.springframework.org/schema/lang/spring-lang.xsd"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&lt;lang:groovy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"messenger"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script-source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"classpath:org/springframework/scripting/groovy/Messenger.groovy"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&lt;lang:property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"Fiona Apple Is Just So Dreamy."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&lt;/lang:groovy&gt;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when the above bean (messenger) is instantiated, this custom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BeanPostProcessor implementation will output the fact to the system console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 xml:space="preserv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"scripting.InstantiationTracingBeanPostProcessor"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how the </w:t>
      </w:r>
      <w:r w:rsidRPr="00BA0D5D">
        <w:rPr>
          <w:rFonts w:ascii="Consolas" w:eastAsia="宋体" w:hAnsi="Consolas" w:cs="宋体"/>
          <w:color w:val="34302D"/>
          <w:kern w:val="0"/>
          <w:sz w:val="23"/>
          <w:szCs w:val="23"/>
          <w:shd w:val="clear" w:color="auto" w:fill="F7F7F8"/>
        </w:rPr>
        <w:t>InstantiationTracingBeanPostProcessor</w:t>
      </w:r>
      <w:r w:rsidRPr="00BA0D5D">
        <w:rPr>
          <w:rFonts w:ascii="inherit" w:eastAsia="宋体" w:hAnsi="inherit" w:cs="Arial"/>
          <w:color w:val="34302D"/>
          <w:kern w:val="0"/>
          <w:sz w:val="24"/>
          <w:szCs w:val="24"/>
        </w:rPr>
        <w:t> is merely defined. It does not even have a name, and, because it is a bean, it can be dependency-injected as you would any other bean. (The preceding configuration also defines a bean that is backed by a Groovy script. The Spring dynamic language support is detailed in the chapter entitled </w:t>
      </w:r>
      <w:hyperlink r:id="rId256" w:anchor="dynamic-language" w:history="1">
        <w:r w:rsidRPr="00BA0D5D">
          <w:rPr>
            <w:rFonts w:ascii="inherit" w:eastAsia="宋体" w:hAnsi="inherit" w:cs="Arial"/>
            <w:color w:val="548E2E"/>
            <w:kern w:val="0"/>
            <w:sz w:val="24"/>
            <w:szCs w:val="24"/>
            <w:u w:val="single"/>
          </w:rPr>
          <w:t>Dynamic Language Support</w:t>
        </w:r>
      </w:hyperlink>
      <w:r w:rsidRPr="00BA0D5D">
        <w:rPr>
          <w:rFonts w:ascii="inherit" w:eastAsia="宋体" w:hAnsi="inherit" w:cs="Arial"/>
          <w:color w:val="34302D"/>
          <w:kern w:val="0"/>
          <w:sz w:val="24"/>
          <w:szCs w:val="24"/>
        </w:rPr>
        <w: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请注意它</w:t>
      </w:r>
      <w:r>
        <w:rPr>
          <w:rStyle w:val="HTML"/>
          <w:rFonts w:ascii="Consolas" w:hAnsi="Consolas"/>
          <w:sz w:val="23"/>
          <w:szCs w:val="23"/>
          <w:shd w:val="clear" w:color="auto" w:fill="F7F7F8"/>
        </w:rPr>
        <w:t>InstantiationTracingBeanPostProcessor</w:t>
      </w:r>
      <w:r>
        <w:rPr>
          <w:rFonts w:ascii="Arial" w:hAnsi="Arial" w:cs="Arial"/>
          <w:color w:val="34302D"/>
          <w:shd w:val="clear" w:color="auto" w:fill="FFFFFF"/>
        </w:rPr>
        <w:t>是如何定义的。它甚至没有名称，并且，因为它是一个</w:t>
      </w:r>
      <w:r>
        <w:rPr>
          <w:rFonts w:ascii="Arial" w:hAnsi="Arial" w:cs="Arial"/>
          <w:color w:val="34302D"/>
          <w:shd w:val="clear" w:color="auto" w:fill="FFFFFF"/>
        </w:rPr>
        <w:t>bean</w:t>
      </w:r>
      <w:r>
        <w:rPr>
          <w:rFonts w:ascii="Arial" w:hAnsi="Arial" w:cs="Arial"/>
          <w:color w:val="34302D"/>
          <w:shd w:val="clear" w:color="auto" w:fill="FFFFFF"/>
        </w:rPr>
        <w:t>，它可以像任何其他</w:t>
      </w:r>
      <w:r>
        <w:rPr>
          <w:rFonts w:ascii="Arial" w:hAnsi="Arial" w:cs="Arial"/>
          <w:color w:val="34302D"/>
          <w:shd w:val="clear" w:color="auto" w:fill="FFFFFF"/>
        </w:rPr>
        <w:t>bean</w:t>
      </w:r>
      <w:r>
        <w:rPr>
          <w:rFonts w:ascii="Arial" w:hAnsi="Arial" w:cs="Arial"/>
          <w:color w:val="34302D"/>
          <w:shd w:val="clear" w:color="auto" w:fill="FFFFFF"/>
        </w:rPr>
        <w:t>一样依赖注入。（前面的配置还定义了一个由</w:t>
      </w:r>
      <w:r>
        <w:rPr>
          <w:rFonts w:ascii="Arial" w:hAnsi="Arial" w:cs="Arial"/>
          <w:color w:val="34302D"/>
          <w:shd w:val="clear" w:color="auto" w:fill="FFFFFF"/>
        </w:rPr>
        <w:t>Groovy</w:t>
      </w:r>
      <w:r>
        <w:rPr>
          <w:rFonts w:ascii="Arial" w:hAnsi="Arial" w:cs="Arial"/>
          <w:color w:val="34302D"/>
          <w:shd w:val="clear" w:color="auto" w:fill="FFFFFF"/>
        </w:rPr>
        <w:t>脚本支持的</w:t>
      </w:r>
      <w:r>
        <w:rPr>
          <w:rFonts w:ascii="Arial" w:hAnsi="Arial" w:cs="Arial"/>
          <w:color w:val="34302D"/>
          <w:shd w:val="clear" w:color="auto" w:fill="FFFFFF"/>
        </w:rPr>
        <w:t>bean</w:t>
      </w:r>
      <w:r>
        <w:rPr>
          <w:rFonts w:ascii="Arial" w:hAnsi="Arial" w:cs="Arial"/>
          <w:color w:val="34302D"/>
          <w:shd w:val="clear" w:color="auto" w:fill="FFFFFF"/>
        </w:rPr>
        <w:t>。在动态语言支持一章中详细介绍了</w:t>
      </w:r>
      <w:r>
        <w:rPr>
          <w:rFonts w:ascii="Arial" w:hAnsi="Arial" w:cs="Arial"/>
          <w:color w:val="34302D"/>
          <w:shd w:val="clear" w:color="auto" w:fill="FFFFFF"/>
        </w:rPr>
        <w:t>Spring </w:t>
      </w:r>
      <w:hyperlink r:id="rId257" w:anchor="dynamic-language" w:history="1">
        <w:r>
          <w:rPr>
            <w:rStyle w:val="a4"/>
            <w:rFonts w:ascii="Arial" w:hAnsi="Arial" w:cs="Arial"/>
            <w:color w:val="487A28"/>
            <w:shd w:val="clear" w:color="auto" w:fill="FFFFFF"/>
          </w:rPr>
          <w:t>动态语言支持</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Java application runs the preceding code and configuration:</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w:t>
      </w:r>
      <w:r>
        <w:rPr>
          <w:rFonts w:ascii="Arial" w:hAnsi="Arial" w:cs="Arial"/>
          <w:color w:val="34302D"/>
          <w:shd w:val="clear" w:color="auto" w:fill="FFFFFF"/>
        </w:rPr>
        <w:t>Java</w:t>
      </w:r>
      <w:r>
        <w:rPr>
          <w:rFonts w:ascii="Arial" w:hAnsi="Arial" w:cs="Arial"/>
          <w:color w:val="34302D"/>
          <w:shd w:val="clear" w:color="auto" w:fill="FFFFFF"/>
        </w:rPr>
        <w:t>应用程序运行上述代码和配置：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org.springframework.scripting.Messenger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Boot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"scripting/beans.xml"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Messenger messenger = (Messenger) ctx.getBean(</w:t>
      </w:r>
      <w:r w:rsidRPr="00BA0D5D">
        <w:rPr>
          <w:rFonts w:ascii="Consolas" w:eastAsia="宋体" w:hAnsi="Consolas" w:cs="宋体"/>
          <w:color w:val="DD1144"/>
          <w:kern w:val="0"/>
          <w:sz w:val="24"/>
          <w:szCs w:val="24"/>
        </w:rPr>
        <w:t>"messenger"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System.out.println(messenger);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output of the preceding application resembles the following:</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上述应用程序的输出类似于以下内容：</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 'messenger' created : org.springframework.scripting.groovy.GroovyMessenger@272961</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org.springframework.scripting.groovy.GroovyMessenger@272961</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Example: The </w:t>
      </w:r>
      <w:r w:rsidRPr="00BA0D5D">
        <w:rPr>
          <w:rFonts w:ascii="Consolas" w:eastAsia="宋体" w:hAnsi="Consolas" w:cs="宋体"/>
          <w:color w:val="34302D"/>
          <w:kern w:val="0"/>
          <w:sz w:val="25"/>
          <w:szCs w:val="25"/>
          <w:shd w:val="clear" w:color="auto" w:fill="F7F7F8"/>
        </w:rPr>
        <w:t>RequiredAnnotationBeanPostProcessor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callback interfaces or annotations in conjunction with a custom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implementation is a common means of extending the Spring IoC container. An example is Spring’s </w:t>
      </w:r>
      <w:r w:rsidRPr="00BA0D5D">
        <w:rPr>
          <w:rFonts w:ascii="Consolas" w:eastAsia="宋体" w:hAnsi="Consolas" w:cs="宋体"/>
          <w:color w:val="34302D"/>
          <w:kern w:val="0"/>
          <w:sz w:val="23"/>
          <w:szCs w:val="23"/>
          <w:shd w:val="clear" w:color="auto" w:fill="F7F7F8"/>
        </w:rPr>
        <w:t>RequiredAnnotationBeanPostProcessor</w:t>
      </w:r>
      <w:r w:rsidRPr="00BA0D5D">
        <w:rPr>
          <w:rFonts w:ascii="inherit" w:eastAsia="宋体" w:hAnsi="inherit" w:cs="Arial"/>
          <w:color w:val="34302D"/>
          <w:kern w:val="0"/>
          <w:sz w:val="24"/>
          <w:szCs w:val="24"/>
        </w:rPr>
        <w:t> —</w:t>
      </w:r>
      <w:r w:rsidRPr="00BA0D5D">
        <w:rPr>
          <w:rFonts w:ascii="inherit" w:eastAsia="宋体" w:hAnsi="inherit" w:cs="Arial"/>
          <w:color w:val="34302D"/>
          <w:kern w:val="0"/>
          <w:sz w:val="24"/>
          <w:szCs w:val="24"/>
        </w:rPr>
        <w:lastRenderedPageBreak/>
        <w:t>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implementation that ships with the Spring distribution and that ensures that JavaBean properties on beans that are marked with an (arbitrary) annotation are actually (configured to be) dependency-injected with a value.</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将回调接口或注释与自定义</w:t>
      </w:r>
      <w:r>
        <w:rPr>
          <w:rStyle w:val="HTML"/>
          <w:rFonts w:ascii="Consolas" w:hAnsi="Consolas"/>
          <w:sz w:val="23"/>
          <w:szCs w:val="23"/>
          <w:shd w:val="clear" w:color="auto" w:fill="F7F7F8"/>
        </w:rPr>
        <w:t>BeanPostProcessor</w:t>
      </w:r>
      <w:r>
        <w:rPr>
          <w:rFonts w:ascii="Arial" w:hAnsi="Arial" w:cs="Arial"/>
          <w:color w:val="34302D"/>
          <w:shd w:val="clear" w:color="auto" w:fill="FFFFFF"/>
        </w:rPr>
        <w:t>实现结合使用</w:t>
      </w:r>
      <w:r>
        <w:rPr>
          <w:rFonts w:ascii="Arial" w:hAnsi="Arial" w:cs="Arial"/>
          <w:color w:val="34302D"/>
          <w:shd w:val="clear" w:color="auto" w:fill="FFFFFF"/>
        </w:rPr>
        <w:t> </w:t>
      </w:r>
      <w:r>
        <w:rPr>
          <w:rFonts w:ascii="Arial" w:hAnsi="Arial" w:cs="Arial"/>
          <w:color w:val="34302D"/>
          <w:shd w:val="clear" w:color="auto" w:fill="FFFFFF"/>
        </w:rPr>
        <w:t>是扩展</w:t>
      </w:r>
      <w:r>
        <w:rPr>
          <w:rFonts w:ascii="Arial" w:hAnsi="Arial" w:cs="Arial"/>
          <w:color w:val="34302D"/>
          <w:shd w:val="clear" w:color="auto" w:fill="FFFFFF"/>
        </w:rPr>
        <w:t>Spring IoC</w:t>
      </w:r>
      <w:r>
        <w:rPr>
          <w:rFonts w:ascii="Arial" w:hAnsi="Arial" w:cs="Arial"/>
          <w:color w:val="34302D"/>
          <w:shd w:val="clear" w:color="auto" w:fill="FFFFFF"/>
        </w:rPr>
        <w:t>容器的常用方法。一个例子是</w:t>
      </w:r>
      <w:r>
        <w:rPr>
          <w:rFonts w:ascii="Arial" w:hAnsi="Arial" w:cs="Arial"/>
          <w:color w:val="34302D"/>
          <w:shd w:val="clear" w:color="auto" w:fill="FFFFFF"/>
        </w:rPr>
        <w:t>Spring </w:t>
      </w:r>
      <w:r>
        <w:rPr>
          <w:rStyle w:val="HTML"/>
          <w:rFonts w:ascii="Consolas" w:hAnsi="Consolas"/>
          <w:sz w:val="23"/>
          <w:szCs w:val="23"/>
          <w:shd w:val="clear" w:color="auto" w:fill="F7F7F8"/>
        </w:rPr>
        <w:t>RequiredAnnotationBeanPostProcessor</w:t>
      </w:r>
      <w:r>
        <w:rPr>
          <w:rFonts w:ascii="Arial" w:hAnsi="Arial" w:cs="Arial"/>
          <w:color w:val="34302D"/>
          <w:shd w:val="clear" w:color="auto" w:fill="FFFFFF"/>
        </w:rPr>
        <w:t xml:space="preserve"> - </w:t>
      </w:r>
      <w:r>
        <w:rPr>
          <w:rFonts w:ascii="Arial" w:hAnsi="Arial" w:cs="Arial"/>
          <w:color w:val="34302D"/>
          <w:shd w:val="clear" w:color="auto" w:fill="FFFFFF"/>
        </w:rPr>
        <w:t>一个</w:t>
      </w:r>
      <w:r>
        <w:rPr>
          <w:rFonts w:ascii="Arial" w:hAnsi="Arial" w:cs="Arial"/>
          <w:color w:val="34302D"/>
          <w:shd w:val="clear" w:color="auto" w:fill="FFFFFF"/>
        </w:rPr>
        <w:t> </w:t>
      </w:r>
      <w:r>
        <w:rPr>
          <w:rStyle w:val="HTML"/>
          <w:rFonts w:ascii="Consolas" w:hAnsi="Consolas"/>
          <w:sz w:val="23"/>
          <w:szCs w:val="23"/>
          <w:shd w:val="clear" w:color="auto" w:fill="F7F7F8"/>
        </w:rPr>
        <w:t>BeanPostProcessor</w:t>
      </w:r>
      <w:r>
        <w:rPr>
          <w:rFonts w:ascii="Arial" w:hAnsi="Arial" w:cs="Arial"/>
          <w:color w:val="34302D"/>
          <w:shd w:val="clear" w:color="auto" w:fill="FFFFFF"/>
        </w:rPr>
        <w:t>随</w:t>
      </w:r>
      <w:r>
        <w:rPr>
          <w:rFonts w:ascii="Arial" w:hAnsi="Arial" w:cs="Arial"/>
          <w:color w:val="34302D"/>
          <w:shd w:val="clear" w:color="auto" w:fill="FFFFFF"/>
        </w:rPr>
        <w:t>Spring</w:t>
      </w:r>
      <w:r>
        <w:rPr>
          <w:rFonts w:ascii="Arial" w:hAnsi="Arial" w:cs="Arial"/>
          <w:color w:val="34302D"/>
          <w:shd w:val="clear" w:color="auto" w:fill="FFFFFF"/>
        </w:rPr>
        <w:t>发行版一起提供的实现，它确保标记有（任意）注释的</w:t>
      </w:r>
      <w:r>
        <w:rPr>
          <w:rFonts w:ascii="Arial" w:hAnsi="Arial" w:cs="Arial"/>
          <w:color w:val="34302D"/>
          <w:shd w:val="clear" w:color="auto" w:fill="FFFFFF"/>
        </w:rPr>
        <w:t>bean</w:t>
      </w:r>
      <w:r>
        <w:rPr>
          <w:rFonts w:ascii="Arial" w:hAnsi="Arial" w:cs="Arial"/>
          <w:color w:val="34302D"/>
          <w:shd w:val="clear" w:color="auto" w:fill="FFFFFF"/>
        </w:rPr>
        <w:t>上的</w:t>
      </w:r>
      <w:r>
        <w:rPr>
          <w:rFonts w:ascii="Arial" w:hAnsi="Arial" w:cs="Arial"/>
          <w:color w:val="34302D"/>
          <w:shd w:val="clear" w:color="auto" w:fill="FFFFFF"/>
        </w:rPr>
        <w:t>JavaBean</w:t>
      </w:r>
      <w:r>
        <w:rPr>
          <w:rFonts w:ascii="Arial" w:hAnsi="Arial" w:cs="Arial"/>
          <w:color w:val="34302D"/>
          <w:shd w:val="clear" w:color="auto" w:fill="FFFFFF"/>
        </w:rPr>
        <w:t>属性实际上（配置为）依赖注入值。</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1.8.2. Customizing Configuration Metadata with a </w:t>
      </w:r>
      <w:r w:rsidRPr="00BA0D5D">
        <w:rPr>
          <w:rFonts w:ascii="Consolas" w:eastAsia="宋体" w:hAnsi="Consolas" w:cs="宋体"/>
          <w:color w:val="34302D"/>
          <w:kern w:val="0"/>
          <w:sz w:val="33"/>
          <w:szCs w:val="33"/>
          <w:shd w:val="clear" w:color="auto" w:fill="F7F7F8"/>
        </w:rPr>
        <w:t>BeanFactoryPostProcessor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extension point that we look at is the </w:t>
      </w:r>
      <w:r w:rsidRPr="00BA0D5D">
        <w:rPr>
          <w:rFonts w:ascii="Consolas" w:eastAsia="宋体" w:hAnsi="Consolas" w:cs="宋体"/>
          <w:color w:val="34302D"/>
          <w:kern w:val="0"/>
          <w:sz w:val="23"/>
          <w:szCs w:val="23"/>
          <w:shd w:val="clear" w:color="auto" w:fill="F7F7F8"/>
        </w:rPr>
        <w:t>org.springframework.beans.factory.config.BeanFactoryPostProcessor</w:t>
      </w:r>
      <w:r w:rsidRPr="00BA0D5D">
        <w:rPr>
          <w:rFonts w:ascii="inherit" w:eastAsia="宋体" w:hAnsi="inherit" w:cs="Arial"/>
          <w:color w:val="34302D"/>
          <w:kern w:val="0"/>
          <w:sz w:val="24"/>
          <w:szCs w:val="24"/>
        </w:rPr>
        <w:t>. The semantics of this interface are similar to those of the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with one major difference: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operates on the bean configuration metadata. That is, the Spring IoC container lets a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read the configuration metadata and potentially change it </w:t>
      </w:r>
      <w:r w:rsidRPr="00BA0D5D">
        <w:rPr>
          <w:rFonts w:ascii="inherit" w:eastAsia="宋体" w:hAnsi="inherit" w:cs="Arial"/>
          <w:i/>
          <w:iCs/>
          <w:color w:val="34302D"/>
          <w:kern w:val="0"/>
          <w:sz w:val="24"/>
          <w:szCs w:val="24"/>
        </w:rPr>
        <w:t>before</w:t>
      </w:r>
      <w:r w:rsidRPr="00BA0D5D">
        <w:rPr>
          <w:rFonts w:ascii="inherit" w:eastAsia="宋体" w:hAnsi="inherit" w:cs="Arial"/>
          <w:color w:val="34302D"/>
          <w:kern w:val="0"/>
          <w:sz w:val="24"/>
          <w:szCs w:val="24"/>
        </w:rPr>
        <w:t> the container instantiates any beans other than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instances.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我们看到的下一个扩展点是</w:t>
      </w:r>
      <w:r>
        <w:rPr>
          <w:rFonts w:ascii="Arial" w:hAnsi="Arial" w:cs="Arial"/>
          <w:color w:val="34302D"/>
          <w:shd w:val="clear" w:color="auto" w:fill="FFFFFF"/>
        </w:rPr>
        <w:t> </w:t>
      </w:r>
      <w:r>
        <w:rPr>
          <w:rStyle w:val="HTML"/>
          <w:rFonts w:ascii="Consolas" w:hAnsi="Consolas"/>
          <w:sz w:val="23"/>
          <w:szCs w:val="23"/>
          <w:shd w:val="clear" w:color="auto" w:fill="F7F7F8"/>
        </w:rPr>
        <w:t>org.springframework.beans.factory.config.BeanFactoryPostProcessor</w:t>
      </w:r>
      <w:r>
        <w:rPr>
          <w:rFonts w:ascii="Arial" w:hAnsi="Arial" w:cs="Arial"/>
          <w:color w:val="34302D"/>
          <w:shd w:val="clear" w:color="auto" w:fill="FFFFFF"/>
        </w:rPr>
        <w:t>。这个接口的语义类似于</w:t>
      </w:r>
      <w:r>
        <w:rPr>
          <w:rStyle w:val="HTML"/>
          <w:rFonts w:ascii="Consolas" w:hAnsi="Consolas"/>
          <w:sz w:val="23"/>
          <w:szCs w:val="23"/>
          <w:shd w:val="clear" w:color="auto" w:fill="F7F7F8"/>
        </w:rPr>
        <w:t>BeanPostProcessor</w:t>
      </w:r>
      <w:r>
        <w:rPr>
          <w:rFonts w:ascii="Arial" w:hAnsi="Arial" w:cs="Arial"/>
          <w:color w:val="34302D"/>
          <w:shd w:val="clear" w:color="auto" w:fill="FFFFFF"/>
        </w:rPr>
        <w:t>它的一个主要区别：</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操作</w:t>
      </w:r>
      <w:r>
        <w:rPr>
          <w:rFonts w:ascii="Arial" w:hAnsi="Arial" w:cs="Arial"/>
          <w:color w:val="34302D"/>
          <w:shd w:val="clear" w:color="auto" w:fill="FFFFFF"/>
        </w:rPr>
        <w:t>bean</w:t>
      </w:r>
      <w:r>
        <w:rPr>
          <w:rFonts w:ascii="Arial" w:hAnsi="Arial" w:cs="Arial"/>
          <w:color w:val="34302D"/>
          <w:shd w:val="clear" w:color="auto" w:fill="FFFFFF"/>
        </w:rPr>
        <w:t>配置元数据。也就是说，</w:t>
      </w:r>
      <w:r>
        <w:rPr>
          <w:rFonts w:ascii="Arial" w:hAnsi="Arial" w:cs="Arial"/>
          <w:color w:val="34302D"/>
          <w:shd w:val="clear" w:color="auto" w:fill="FFFFFF"/>
        </w:rPr>
        <w:t>Spring IoC</w:t>
      </w:r>
      <w:r>
        <w:rPr>
          <w:rFonts w:ascii="Arial" w:hAnsi="Arial" w:cs="Arial"/>
          <w:color w:val="34302D"/>
          <w:shd w:val="clear" w:color="auto" w:fill="FFFFFF"/>
        </w:rPr>
        <w:t>容器允许</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读取配置元数据，并可能在容器实例化除实例之外的任何</w:t>
      </w:r>
      <w:r>
        <w:rPr>
          <w:rFonts w:ascii="Arial" w:hAnsi="Arial" w:cs="Arial"/>
          <w:color w:val="34302D"/>
          <w:shd w:val="clear" w:color="auto" w:fill="FFFFFF"/>
        </w:rPr>
        <w:t>bean </w:t>
      </w:r>
      <w:r>
        <w:rPr>
          <w:rStyle w:val="a6"/>
          <w:rFonts w:ascii="Arial" w:hAnsi="Arial" w:cs="Arial"/>
          <w:color w:val="34302D"/>
          <w:shd w:val="clear" w:color="auto" w:fill="FFFFFF"/>
        </w:rPr>
        <w:t>之前</w:t>
      </w:r>
      <w:r>
        <w:rPr>
          <w:rFonts w:ascii="Arial" w:hAnsi="Arial" w:cs="Arial"/>
          <w:color w:val="34302D"/>
          <w:shd w:val="clear" w:color="auto" w:fill="FFFFFF"/>
        </w:rPr>
        <w:t>更改它</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multiple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instances, and you can control the order in which these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instances run by setting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property. However, you can only set this property if the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implements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If you write your own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you should consider implementing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too. See the javadoc of the </w:t>
      </w:r>
      <w:hyperlink r:id="rId258" w:history="1">
        <w:r w:rsidRPr="00BA0D5D">
          <w:rPr>
            <w:rFonts w:ascii="Consolas" w:eastAsia="宋体" w:hAnsi="Consolas" w:cs="宋体"/>
            <w:color w:val="548E2E"/>
            <w:kern w:val="0"/>
            <w:sz w:val="23"/>
            <w:szCs w:val="23"/>
            <w:u w:val="single"/>
            <w:shd w:val="clear" w:color="auto" w:fill="F7F7F8"/>
          </w:rPr>
          <w:t>BeanFactoryPostProcessor</w:t>
        </w:r>
      </w:hyperlink>
      <w:r w:rsidRPr="00BA0D5D">
        <w:rPr>
          <w:rFonts w:ascii="inherit" w:eastAsia="宋体" w:hAnsi="inherit" w:cs="Arial"/>
          <w:color w:val="34302D"/>
          <w:kern w:val="0"/>
          <w:sz w:val="24"/>
          <w:szCs w:val="24"/>
        </w:rPr>
        <w:t> and </w:t>
      </w:r>
      <w:hyperlink r:id="rId259" w:history="1">
        <w:r w:rsidRPr="00BA0D5D">
          <w:rPr>
            <w:rFonts w:ascii="Consolas" w:eastAsia="宋体" w:hAnsi="Consolas" w:cs="宋体"/>
            <w:color w:val="548E2E"/>
            <w:kern w:val="0"/>
            <w:sz w:val="23"/>
            <w:szCs w:val="23"/>
            <w:u w:val="single"/>
            <w:shd w:val="clear" w:color="auto" w:fill="F7F7F8"/>
          </w:rPr>
          <w:t>Ordered</w:t>
        </w:r>
      </w:hyperlink>
      <w:r w:rsidRPr="00BA0D5D">
        <w:rPr>
          <w:rFonts w:ascii="inherit" w:eastAsia="宋体" w:hAnsi="inherit" w:cs="Arial"/>
          <w:color w:val="34302D"/>
          <w:kern w:val="0"/>
          <w:sz w:val="24"/>
          <w:szCs w:val="24"/>
        </w:rPr>
        <w:t> interfaces for more details.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您可以配置多个</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实例，并且可以</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通过设置</w:t>
      </w:r>
      <w:r>
        <w:rPr>
          <w:rStyle w:val="HTML"/>
          <w:rFonts w:ascii="Consolas" w:hAnsi="Consolas"/>
          <w:sz w:val="23"/>
          <w:szCs w:val="23"/>
          <w:shd w:val="clear" w:color="auto" w:fill="F7F7F8"/>
        </w:rPr>
        <w:t>order</w:t>
      </w:r>
      <w:r>
        <w:rPr>
          <w:rFonts w:ascii="Arial" w:hAnsi="Arial" w:cs="Arial"/>
          <w:color w:val="34302D"/>
          <w:shd w:val="clear" w:color="auto" w:fill="FFFFFF"/>
        </w:rPr>
        <w:t>属性来控制这些实例的运行顺序。但是，如果</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实现</w:t>
      </w:r>
      <w:r>
        <w:rPr>
          <w:rFonts w:ascii="Arial" w:hAnsi="Arial" w:cs="Arial"/>
          <w:color w:val="34302D"/>
          <w:shd w:val="clear" w:color="auto" w:fill="FFFFFF"/>
        </w:rPr>
        <w:t> </w:t>
      </w:r>
      <w:r>
        <w:rPr>
          <w:rStyle w:val="HTML"/>
          <w:rFonts w:ascii="Consolas" w:hAnsi="Consolas"/>
          <w:sz w:val="23"/>
          <w:szCs w:val="23"/>
          <w:shd w:val="clear" w:color="auto" w:fill="F7F7F8"/>
        </w:rPr>
        <w:t>Ordered</w:t>
      </w:r>
      <w:r>
        <w:rPr>
          <w:rFonts w:ascii="Arial" w:hAnsi="Arial" w:cs="Arial"/>
          <w:color w:val="34302D"/>
          <w:shd w:val="clear" w:color="auto" w:fill="FFFFFF"/>
        </w:rPr>
        <w:t>接口，则只能设置此属性。如果你自己编写</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，你也应该考虑实现这个</w:t>
      </w:r>
      <w:r>
        <w:rPr>
          <w:rStyle w:val="HTML"/>
          <w:rFonts w:ascii="Consolas" w:hAnsi="Consolas"/>
          <w:sz w:val="23"/>
          <w:szCs w:val="23"/>
          <w:shd w:val="clear" w:color="auto" w:fill="F7F7F8"/>
        </w:rPr>
        <w:t>Ordered</w:t>
      </w:r>
      <w:r>
        <w:rPr>
          <w:rFonts w:ascii="Arial" w:hAnsi="Arial" w:cs="Arial"/>
          <w:color w:val="34302D"/>
          <w:shd w:val="clear" w:color="auto" w:fill="FFFFFF"/>
        </w:rPr>
        <w:t>接口。有关更多详细信息，请参阅</w:t>
      </w:r>
      <w:hyperlink r:id="rId260" w:history="1">
        <w:r>
          <w:rPr>
            <w:rStyle w:val="HTML"/>
            <w:rFonts w:ascii="Consolas" w:hAnsi="Consolas"/>
            <w:color w:val="548E2E"/>
            <w:sz w:val="23"/>
            <w:szCs w:val="23"/>
            <w:u w:val="single"/>
            <w:shd w:val="clear" w:color="auto" w:fill="F7F7F8"/>
          </w:rPr>
          <w:t>BeanFactoryPostProcessor</w:t>
        </w:r>
      </w:hyperlink>
      <w:r>
        <w:rPr>
          <w:rFonts w:ascii="Arial" w:hAnsi="Arial" w:cs="Arial"/>
          <w:color w:val="34302D"/>
          <w:shd w:val="clear" w:color="auto" w:fill="FFFFFF"/>
        </w:rPr>
        <w:t>和</w:t>
      </w:r>
      <w:hyperlink r:id="rId261" w:history="1">
        <w:r>
          <w:rPr>
            <w:rStyle w:val="HTML"/>
            <w:rFonts w:ascii="Consolas" w:hAnsi="Consolas"/>
            <w:color w:val="548E2E"/>
            <w:sz w:val="23"/>
            <w:szCs w:val="23"/>
            <w:u w:val="single"/>
            <w:shd w:val="clear" w:color="auto" w:fill="F7F7F8"/>
          </w:rPr>
          <w:t>Ordered</w:t>
        </w:r>
      </w:hyperlink>
      <w:r>
        <w:rPr>
          <w:rFonts w:ascii="Arial" w:hAnsi="Arial" w:cs="Arial"/>
          <w:color w:val="34302D"/>
          <w:shd w:val="clear" w:color="auto" w:fill="FFFFFF"/>
        </w:rPr>
        <w:t>接口的</w:t>
      </w:r>
      <w:r>
        <w:rPr>
          <w:rFonts w:ascii="Arial" w:hAnsi="Arial" w:cs="Arial"/>
          <w:color w:val="34302D"/>
          <w:shd w:val="clear" w:color="auto" w:fill="FFFFFF"/>
        </w:rPr>
        <w:t>javadoc </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If you want to change the actual bean instances (that is, the objects that are created from the configuration metadata), then you instead need to use a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(described earlier in </w:t>
            </w:r>
            <w:hyperlink r:id="rId262" w:anchor="beans-factory-extension-bpp" w:history="1">
              <w:r w:rsidRPr="00BA0D5D">
                <w:rPr>
                  <w:rFonts w:ascii="inherit" w:eastAsia="宋体" w:hAnsi="inherit" w:cs="宋体"/>
                  <w:color w:val="548E2E"/>
                  <w:kern w:val="0"/>
                  <w:sz w:val="24"/>
                  <w:szCs w:val="24"/>
                  <w:u w:val="single"/>
                </w:rPr>
                <w:t>Customizing Beans by Using a </w:t>
              </w:r>
              <w:r w:rsidRPr="00BA0D5D">
                <w:rPr>
                  <w:rFonts w:ascii="Consolas" w:eastAsia="宋体" w:hAnsi="Consolas" w:cs="宋体"/>
                  <w:color w:val="548E2E"/>
                  <w:kern w:val="0"/>
                  <w:sz w:val="23"/>
                  <w:szCs w:val="23"/>
                  <w:u w:val="single"/>
                  <w:shd w:val="clear" w:color="auto" w:fill="F7F7F8"/>
                </w:rPr>
                <w:t>BeanPostProcessor</w:t>
              </w:r>
            </w:hyperlink>
            <w:r w:rsidRPr="00BA0D5D">
              <w:rPr>
                <w:rFonts w:ascii="inherit" w:eastAsia="宋体" w:hAnsi="inherit" w:cs="宋体"/>
                <w:kern w:val="0"/>
                <w:sz w:val="24"/>
                <w:szCs w:val="24"/>
              </w:rPr>
              <w:t>). While it is technically possible to work with bean instances within a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(for example, by using </w:t>
            </w:r>
            <w:r w:rsidRPr="00BA0D5D">
              <w:rPr>
                <w:rFonts w:ascii="Consolas" w:eastAsia="宋体" w:hAnsi="Consolas" w:cs="宋体"/>
                <w:kern w:val="0"/>
                <w:sz w:val="23"/>
                <w:szCs w:val="23"/>
                <w:shd w:val="clear" w:color="auto" w:fill="F7F7F8"/>
              </w:rPr>
              <w:t>BeanFactory.getBean()</w:t>
            </w:r>
            <w:r w:rsidRPr="00BA0D5D">
              <w:rPr>
                <w:rFonts w:ascii="inherit" w:eastAsia="宋体" w:hAnsi="inherit" w:cs="宋体"/>
                <w:kern w:val="0"/>
                <w:sz w:val="24"/>
                <w:szCs w:val="24"/>
              </w:rPr>
              <w:t>), doing so causes premature bean instantiation, violating the standard container lifecycle. This may cause negative side effects, such as bypassing bean post processing.</w:t>
            </w:r>
          </w:p>
          <w:p w:rsidR="001A7EF6" w:rsidRPr="00BA0D5D" w:rsidRDefault="001A7EF6"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如果要更改实际的</w:t>
            </w:r>
            <w:r>
              <w:rPr>
                <w:rFonts w:ascii="Arial" w:hAnsi="Arial" w:cs="Arial"/>
                <w:shd w:val="clear" w:color="auto" w:fill="EBF1E7"/>
              </w:rPr>
              <w:t>bean</w:t>
            </w:r>
            <w:r>
              <w:rPr>
                <w:rFonts w:ascii="Arial" w:hAnsi="Arial" w:cs="Arial"/>
                <w:shd w:val="clear" w:color="auto" w:fill="EBF1E7"/>
              </w:rPr>
              <w:t>实例（即，从配置元数据创建的对象），则需要使用</w:t>
            </w:r>
            <w:r>
              <w:rPr>
                <w:rFonts w:ascii="Arial" w:hAnsi="Arial" w:cs="Arial"/>
                <w:shd w:val="clear" w:color="auto" w:fill="EBF1E7"/>
              </w:rPr>
              <w:t>a </w:t>
            </w:r>
            <w:r>
              <w:rPr>
                <w:rStyle w:val="HTML"/>
                <w:rFonts w:ascii="Consolas" w:hAnsi="Consolas"/>
                <w:sz w:val="23"/>
                <w:szCs w:val="23"/>
                <w:shd w:val="clear" w:color="auto" w:fill="F7F7F8"/>
              </w:rPr>
              <w:t>BeanPostProcessor</w:t>
            </w:r>
            <w:r>
              <w:rPr>
                <w:rFonts w:ascii="Arial" w:hAnsi="Arial" w:cs="Arial"/>
                <w:shd w:val="clear" w:color="auto" w:fill="EBF1E7"/>
              </w:rPr>
              <w:t> </w:t>
            </w:r>
            <w:r>
              <w:rPr>
                <w:rFonts w:ascii="Arial" w:hAnsi="Arial" w:cs="Arial"/>
                <w:shd w:val="clear" w:color="auto" w:fill="EBF1E7"/>
              </w:rPr>
              <w:t>（前面在</w:t>
            </w:r>
            <w:hyperlink r:id="rId263" w:anchor="beans-factory-extension-bpp" w:history="1">
              <w:r>
                <w:rPr>
                  <w:rStyle w:val="a4"/>
                  <w:rFonts w:ascii="Arial" w:hAnsi="Arial" w:cs="Arial"/>
                  <w:color w:val="548E2E"/>
                  <w:shd w:val="clear" w:color="auto" w:fill="EBF1E7"/>
                </w:rPr>
                <w:t>使用</w:t>
              </w:r>
              <w:r>
                <w:rPr>
                  <w:rStyle w:val="a4"/>
                  <w:rFonts w:ascii="Arial" w:hAnsi="Arial" w:cs="Arial"/>
                  <w:color w:val="548E2E"/>
                  <w:shd w:val="clear" w:color="auto" w:fill="EBF1E7"/>
                </w:rPr>
                <w:t>a</w:t>
              </w:r>
              <w:r>
                <w:rPr>
                  <w:rStyle w:val="a4"/>
                  <w:rFonts w:ascii="Arial" w:hAnsi="Arial" w:cs="Arial"/>
                  <w:color w:val="548E2E"/>
                  <w:shd w:val="clear" w:color="auto" w:fill="EBF1E7"/>
                </w:rPr>
                <w:t>定制</w:t>
              </w:r>
              <w:r>
                <w:rPr>
                  <w:rStyle w:val="a4"/>
                  <w:rFonts w:ascii="Arial" w:hAnsi="Arial" w:cs="Arial"/>
                  <w:color w:val="548E2E"/>
                  <w:shd w:val="clear" w:color="auto" w:fill="EBF1E7"/>
                </w:rPr>
                <w:t>Bean</w:t>
              </w:r>
              <w:r>
                <w:rPr>
                  <w:rStyle w:val="a4"/>
                  <w:rFonts w:ascii="Arial" w:hAnsi="Arial" w:cs="Arial"/>
                  <w:color w:val="548E2E"/>
                  <w:shd w:val="clear" w:color="auto" w:fill="EBF1E7"/>
                </w:rPr>
                <w:t>中进行了描述</w:t>
              </w:r>
              <w:r>
                <w:rPr>
                  <w:rStyle w:val="HTML"/>
                  <w:rFonts w:ascii="Consolas" w:hAnsi="Consolas"/>
                  <w:color w:val="548E2E"/>
                  <w:sz w:val="23"/>
                  <w:szCs w:val="23"/>
                  <w:u w:val="single"/>
                  <w:shd w:val="clear" w:color="auto" w:fill="F7F7F8"/>
                </w:rPr>
                <w:t>BeanPostProcessor</w:t>
              </w:r>
            </w:hyperlink>
            <w:r>
              <w:rPr>
                <w:rFonts w:ascii="Arial" w:hAnsi="Arial" w:cs="Arial"/>
                <w:shd w:val="clear" w:color="auto" w:fill="EBF1E7"/>
              </w:rPr>
              <w:t>）。虽然技术上可以在</w:t>
            </w:r>
            <w:r>
              <w:rPr>
                <w:rFonts w:ascii="Arial" w:hAnsi="Arial" w:cs="Arial"/>
                <w:shd w:val="clear" w:color="auto" w:fill="EBF1E7"/>
              </w:rPr>
              <w:t>a</w:t>
            </w:r>
            <w:r>
              <w:rPr>
                <w:rFonts w:ascii="Arial" w:hAnsi="Arial" w:cs="Arial"/>
                <w:shd w:val="clear" w:color="auto" w:fill="EBF1E7"/>
              </w:rPr>
              <w:t>中使用</w:t>
            </w:r>
            <w:r>
              <w:rPr>
                <w:rFonts w:ascii="Arial" w:hAnsi="Arial" w:cs="Arial"/>
                <w:shd w:val="clear" w:color="auto" w:fill="EBF1E7"/>
              </w:rPr>
              <w:t>bean</w:t>
            </w:r>
            <w:r>
              <w:rPr>
                <w:rFonts w:ascii="Arial" w:hAnsi="Arial" w:cs="Arial"/>
                <w:shd w:val="clear" w:color="auto" w:fill="EBF1E7"/>
              </w:rPr>
              <w:t>实例</w:t>
            </w:r>
            <w:r>
              <w:rPr>
                <w:rStyle w:val="HTML"/>
                <w:rFonts w:ascii="Consolas" w:hAnsi="Consolas"/>
                <w:sz w:val="23"/>
                <w:szCs w:val="23"/>
                <w:shd w:val="clear" w:color="auto" w:fill="F7F7F8"/>
              </w:rPr>
              <w:t>BeanFactoryPostProcessor</w:t>
            </w:r>
            <w:r>
              <w:rPr>
                <w:rFonts w:ascii="Arial" w:hAnsi="Arial" w:cs="Arial"/>
                <w:shd w:val="clear" w:color="auto" w:fill="EBF1E7"/>
              </w:rPr>
              <w:t>（例如，通过使</w:t>
            </w:r>
            <w:r>
              <w:rPr>
                <w:rFonts w:ascii="Arial" w:hAnsi="Arial" w:cs="Arial"/>
                <w:shd w:val="clear" w:color="auto" w:fill="EBF1E7"/>
              </w:rPr>
              <w:lastRenderedPageBreak/>
              <w:t>用</w:t>
            </w:r>
            <w:r>
              <w:rPr>
                <w:rFonts w:ascii="Arial" w:hAnsi="Arial" w:cs="Arial"/>
                <w:shd w:val="clear" w:color="auto" w:fill="EBF1E7"/>
              </w:rPr>
              <w:t> </w:t>
            </w:r>
            <w:r>
              <w:rPr>
                <w:rStyle w:val="HTML"/>
                <w:rFonts w:ascii="Consolas" w:hAnsi="Consolas"/>
                <w:sz w:val="23"/>
                <w:szCs w:val="23"/>
                <w:shd w:val="clear" w:color="auto" w:fill="F7F7F8"/>
              </w:rPr>
              <w:t>BeanFactory.getBean()</w:t>
            </w:r>
            <w:r>
              <w:rPr>
                <w:rFonts w:ascii="Arial" w:hAnsi="Arial" w:cs="Arial"/>
                <w:shd w:val="clear" w:color="auto" w:fill="EBF1E7"/>
              </w:rPr>
              <w:t>），但这样做会导致过早的</w:t>
            </w:r>
            <w:r>
              <w:rPr>
                <w:rFonts w:ascii="Arial" w:hAnsi="Arial" w:cs="Arial"/>
                <w:shd w:val="clear" w:color="auto" w:fill="EBF1E7"/>
              </w:rPr>
              <w:t>bean</w:t>
            </w:r>
            <w:r>
              <w:rPr>
                <w:rFonts w:ascii="Arial" w:hAnsi="Arial" w:cs="Arial"/>
                <w:shd w:val="clear" w:color="auto" w:fill="EBF1E7"/>
              </w:rPr>
              <w:t>实例化，从而违反标准的容器生命周期。这可能会导致负面影响，例如绕过</w:t>
            </w:r>
            <w:r>
              <w:rPr>
                <w:rFonts w:ascii="Arial" w:hAnsi="Arial" w:cs="Arial"/>
                <w:shd w:val="clear" w:color="auto" w:fill="EBF1E7"/>
              </w:rPr>
              <w:t>bean</w:t>
            </w:r>
            <w:r>
              <w:rPr>
                <w:rFonts w:ascii="Arial" w:hAnsi="Arial" w:cs="Arial"/>
                <w:shd w:val="clear" w:color="auto" w:fill="EBF1E7"/>
              </w:rPr>
              <w:t>后期处理。</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Also,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instances are scoped per-container. This is only relevant if you use container hierarchies. If you define a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in one container, it is applied only to the bean definitions in that container. Bean definitions in one container are not post-processed by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instances in another container, even if both containers are part of the same hierarchy.</w:t>
            </w:r>
          </w:p>
          <w:p w:rsidR="001A7EF6" w:rsidRPr="00BA0D5D" w:rsidRDefault="001A7EF6" w:rsidP="00BA0D5D">
            <w:pPr>
              <w:widowControl/>
              <w:jc w:val="left"/>
              <w:rPr>
                <w:rFonts w:ascii="inherit" w:eastAsia="宋体" w:hAnsi="inherit" w:cs="宋体" w:hint="eastAsia"/>
                <w:kern w:val="0"/>
                <w:sz w:val="24"/>
                <w:szCs w:val="24"/>
              </w:rPr>
            </w:pPr>
            <w:r>
              <w:rPr>
                <w:rFonts w:ascii="Arial" w:hAnsi="Arial" w:cs="Arial"/>
                <w:shd w:val="clear" w:color="auto" w:fill="EBF1E7"/>
              </w:rPr>
              <w:t>此外，</w:t>
            </w:r>
            <w:r>
              <w:rPr>
                <w:rStyle w:val="HTML"/>
                <w:rFonts w:ascii="Consolas" w:hAnsi="Consolas"/>
                <w:sz w:val="23"/>
                <w:szCs w:val="23"/>
                <w:shd w:val="clear" w:color="auto" w:fill="F7F7F8"/>
              </w:rPr>
              <w:t>BeanFactoryPostProcessor</w:t>
            </w:r>
            <w:r>
              <w:rPr>
                <w:rFonts w:ascii="Arial" w:hAnsi="Arial" w:cs="Arial"/>
                <w:shd w:val="clear" w:color="auto" w:fill="EBF1E7"/>
              </w:rPr>
              <w:t>实例的范围是每个容器的范围。仅当您使用容器层次结构时，这才有意义。如果</w:t>
            </w:r>
            <w:r>
              <w:rPr>
                <w:rStyle w:val="HTML"/>
                <w:rFonts w:ascii="Consolas" w:hAnsi="Consolas"/>
                <w:sz w:val="23"/>
                <w:szCs w:val="23"/>
                <w:shd w:val="clear" w:color="auto" w:fill="F7F7F8"/>
              </w:rPr>
              <w:t>BeanFactoryPostProcessor</w:t>
            </w:r>
            <w:r>
              <w:rPr>
                <w:rFonts w:ascii="Arial" w:hAnsi="Arial" w:cs="Arial"/>
                <w:shd w:val="clear" w:color="auto" w:fill="EBF1E7"/>
              </w:rPr>
              <w:t>在一个容器中定义一个容器，则它仅应用于该容器中的</w:t>
            </w:r>
            <w:r>
              <w:rPr>
                <w:rFonts w:ascii="Arial" w:hAnsi="Arial" w:cs="Arial"/>
                <w:shd w:val="clear" w:color="auto" w:fill="EBF1E7"/>
              </w:rPr>
              <w:t>bean</w:t>
            </w:r>
            <w:r>
              <w:rPr>
                <w:rFonts w:ascii="Arial" w:hAnsi="Arial" w:cs="Arial"/>
                <w:shd w:val="clear" w:color="auto" w:fill="EBF1E7"/>
              </w:rPr>
              <w:t>定义。</w:t>
            </w:r>
            <w:r>
              <w:rPr>
                <w:rStyle w:val="HTML"/>
                <w:rFonts w:ascii="Consolas" w:hAnsi="Consolas"/>
                <w:sz w:val="23"/>
                <w:szCs w:val="23"/>
                <w:shd w:val="clear" w:color="auto" w:fill="F7F7F8"/>
              </w:rPr>
              <w:t>BeanFactoryPostProcessor</w:t>
            </w:r>
            <w:r>
              <w:rPr>
                <w:rFonts w:ascii="Arial" w:hAnsi="Arial" w:cs="Arial"/>
                <w:shd w:val="clear" w:color="auto" w:fill="EBF1E7"/>
              </w:rPr>
              <w:t>即使两个容器都是同一层次结构的一部分，一个容器中的</w:t>
            </w:r>
            <w:r>
              <w:rPr>
                <w:rFonts w:ascii="Arial" w:hAnsi="Arial" w:cs="Arial"/>
                <w:shd w:val="clear" w:color="auto" w:fill="EBF1E7"/>
              </w:rPr>
              <w:t>Bean</w:t>
            </w:r>
            <w:r>
              <w:rPr>
                <w:rFonts w:ascii="Arial" w:hAnsi="Arial" w:cs="Arial"/>
                <w:shd w:val="clear" w:color="auto" w:fill="EBF1E7"/>
              </w:rPr>
              <w:t>定义也不会被另一个容器中的实例进行后处理。</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 bean factory post-processor is automatically executed when it is declared inside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 order to apply changes to the configuration metadata that define the container. Spring includes a number of predefined bean factory post-processors, such as </w:t>
      </w:r>
      <w:r w:rsidRPr="00BA0D5D">
        <w:rPr>
          <w:rFonts w:ascii="Consolas" w:eastAsia="宋体" w:hAnsi="Consolas" w:cs="宋体"/>
          <w:color w:val="34302D"/>
          <w:kern w:val="0"/>
          <w:sz w:val="23"/>
          <w:szCs w:val="23"/>
          <w:shd w:val="clear" w:color="auto" w:fill="F7F7F8"/>
        </w:rPr>
        <w:t>PropertyOverrideConfigurer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You can also use a custom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 for example, to register custom property editors.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工厂后处理器在其内部声明时会自动执行</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，以便将更改应用于定义容器的配置元数据。</w:t>
      </w:r>
      <w:r>
        <w:rPr>
          <w:rFonts w:ascii="Arial" w:hAnsi="Arial" w:cs="Arial"/>
          <w:color w:val="34302D"/>
          <w:shd w:val="clear" w:color="auto" w:fill="FFFFFF"/>
        </w:rPr>
        <w:t>Spring</w:t>
      </w:r>
      <w:r>
        <w:rPr>
          <w:rFonts w:ascii="Arial" w:hAnsi="Arial" w:cs="Arial"/>
          <w:color w:val="34302D"/>
          <w:shd w:val="clear" w:color="auto" w:fill="FFFFFF"/>
        </w:rPr>
        <w:t>包含许多预定义的</w:t>
      </w:r>
      <w:r>
        <w:rPr>
          <w:rFonts w:ascii="Arial" w:hAnsi="Arial" w:cs="Arial"/>
          <w:color w:val="34302D"/>
          <w:shd w:val="clear" w:color="auto" w:fill="FFFFFF"/>
        </w:rPr>
        <w:t>bean</w:t>
      </w:r>
      <w:r>
        <w:rPr>
          <w:rFonts w:ascii="Arial" w:hAnsi="Arial" w:cs="Arial"/>
          <w:color w:val="34302D"/>
          <w:shd w:val="clear" w:color="auto" w:fill="FFFFFF"/>
        </w:rPr>
        <w:t>工厂后处理器，例如</w:t>
      </w:r>
      <w:r>
        <w:rPr>
          <w:rStyle w:val="HTML"/>
          <w:rFonts w:ascii="Consolas" w:hAnsi="Consolas"/>
          <w:sz w:val="23"/>
          <w:szCs w:val="23"/>
          <w:shd w:val="clear" w:color="auto" w:fill="F7F7F8"/>
        </w:rPr>
        <w:t>PropertyOverrideConfigurer</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。您还可以使用自定义</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 xml:space="preserve"> - </w:t>
      </w:r>
      <w:r>
        <w:rPr>
          <w:rFonts w:ascii="Arial" w:hAnsi="Arial" w:cs="Arial"/>
          <w:color w:val="34302D"/>
          <w:shd w:val="clear" w:color="auto" w:fill="FFFFFF"/>
        </w:rPr>
        <w:t>例如，注册自定义属性编辑器。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automatically detects any beans that are deployed into it that implement the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interface. It uses these beans as bean factory post-processors, at the appropriate time. You can deploy these post-processor beans as you would any other bean.</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一个</w:t>
      </w:r>
      <w:r>
        <w:rPr>
          <w:rStyle w:val="HTML"/>
          <w:rFonts w:ascii="Consolas" w:hAnsi="Consolas"/>
          <w:sz w:val="23"/>
          <w:szCs w:val="23"/>
          <w:shd w:val="clear" w:color="auto" w:fill="F7F7F8"/>
        </w:rPr>
        <w:t>ApplicationContext</w:t>
      </w:r>
      <w:r>
        <w:rPr>
          <w:rFonts w:ascii="Arial" w:hAnsi="Arial" w:cs="Arial"/>
          <w:color w:val="34302D"/>
          <w:shd w:val="clear" w:color="auto" w:fill="FFFFFF"/>
        </w:rPr>
        <w:t>自动检测部署在它实现了任何豆</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接口。它在适当的时候使用这些</w:t>
      </w:r>
      <w:r>
        <w:rPr>
          <w:rFonts w:ascii="Arial" w:hAnsi="Arial" w:cs="Arial"/>
          <w:color w:val="34302D"/>
          <w:shd w:val="clear" w:color="auto" w:fill="FFFFFF"/>
        </w:rPr>
        <w:t>bean</w:t>
      </w:r>
      <w:r>
        <w:rPr>
          <w:rFonts w:ascii="Arial" w:hAnsi="Arial" w:cs="Arial"/>
          <w:color w:val="34302D"/>
          <w:shd w:val="clear" w:color="auto" w:fill="FFFFFF"/>
        </w:rPr>
        <w:t>作为</w:t>
      </w:r>
      <w:r>
        <w:rPr>
          <w:rFonts w:ascii="Arial" w:hAnsi="Arial" w:cs="Arial"/>
          <w:color w:val="34302D"/>
          <w:shd w:val="clear" w:color="auto" w:fill="FFFFFF"/>
        </w:rPr>
        <w:t>bean</w:t>
      </w:r>
      <w:r>
        <w:rPr>
          <w:rFonts w:ascii="Arial" w:hAnsi="Arial" w:cs="Arial"/>
          <w:color w:val="34302D"/>
          <w:shd w:val="clear" w:color="auto" w:fill="FFFFFF"/>
        </w:rPr>
        <w:t>工厂后处理器。您可以像处理任何其他</w:t>
      </w:r>
      <w:r>
        <w:rPr>
          <w:rFonts w:ascii="Arial" w:hAnsi="Arial" w:cs="Arial"/>
          <w:color w:val="34302D"/>
          <w:shd w:val="clear" w:color="auto" w:fill="FFFFFF"/>
        </w:rPr>
        <w:t>bean</w:t>
      </w:r>
      <w:r>
        <w:rPr>
          <w:rFonts w:ascii="Arial" w:hAnsi="Arial" w:cs="Arial"/>
          <w:color w:val="34302D"/>
          <w:shd w:val="clear" w:color="auto" w:fill="FFFFFF"/>
        </w:rPr>
        <w:t>一样部署这些后处理器</w:t>
      </w:r>
      <w:r>
        <w:rPr>
          <w:rFonts w:ascii="Arial" w:hAnsi="Arial" w:cs="Arial"/>
          <w:color w:val="34302D"/>
          <w:shd w:val="clear" w:color="auto" w:fill="FFFFFF"/>
        </w:rPr>
        <w:t>bean</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with </w:t>
            </w:r>
            <w:r w:rsidRPr="00BA0D5D">
              <w:rPr>
                <w:rFonts w:ascii="Consolas" w:eastAsia="宋体" w:hAnsi="Consolas" w:cs="宋体"/>
                <w:kern w:val="0"/>
                <w:sz w:val="23"/>
                <w:szCs w:val="23"/>
                <w:shd w:val="clear" w:color="auto" w:fill="F7F7F8"/>
              </w:rPr>
              <w:t>BeanPostProcessor</w:t>
            </w:r>
            <w:r w:rsidRPr="00BA0D5D">
              <w:rPr>
                <w:rFonts w:ascii="宋体" w:eastAsia="宋体" w:hAnsi="宋体" w:cs="宋体"/>
                <w:kern w:val="0"/>
                <w:sz w:val="24"/>
                <w:szCs w:val="24"/>
              </w:rPr>
              <w:t>s , you typically do not want to configure </w:t>
            </w:r>
            <w:r w:rsidRPr="00BA0D5D">
              <w:rPr>
                <w:rFonts w:ascii="Consolas" w:eastAsia="宋体" w:hAnsi="Consolas" w:cs="宋体"/>
                <w:kern w:val="0"/>
                <w:sz w:val="23"/>
                <w:szCs w:val="23"/>
                <w:shd w:val="clear" w:color="auto" w:fill="F7F7F8"/>
              </w:rPr>
              <w:t>BeanFactoryPostProcessor</w:t>
            </w:r>
            <w:r w:rsidRPr="00BA0D5D">
              <w:rPr>
                <w:rFonts w:ascii="宋体" w:eastAsia="宋体" w:hAnsi="宋体" w:cs="宋体"/>
                <w:kern w:val="0"/>
                <w:sz w:val="24"/>
                <w:szCs w:val="24"/>
              </w:rPr>
              <w:t>s for lazy initialization. If no other bean references a </w:t>
            </w:r>
            <w:r w:rsidRPr="00BA0D5D">
              <w:rPr>
                <w:rFonts w:ascii="Consolas" w:eastAsia="宋体" w:hAnsi="Consolas" w:cs="宋体"/>
                <w:kern w:val="0"/>
                <w:sz w:val="23"/>
                <w:szCs w:val="23"/>
                <w:shd w:val="clear" w:color="auto" w:fill="F7F7F8"/>
              </w:rPr>
              <w:t>Bean(Factory)PostProcessor</w:t>
            </w:r>
            <w:r w:rsidRPr="00BA0D5D">
              <w:rPr>
                <w:rFonts w:ascii="宋体" w:eastAsia="宋体" w:hAnsi="宋体" w:cs="宋体"/>
                <w:kern w:val="0"/>
                <w:sz w:val="24"/>
                <w:szCs w:val="24"/>
              </w:rPr>
              <w:t>, that post-processor will not get instantiated at all. Thus, marking it for lazy initialization will be ignored, and the </w:t>
            </w:r>
            <w:r w:rsidRPr="00BA0D5D">
              <w:rPr>
                <w:rFonts w:ascii="Consolas" w:eastAsia="宋体" w:hAnsi="Consolas" w:cs="宋体"/>
                <w:kern w:val="0"/>
                <w:sz w:val="23"/>
                <w:szCs w:val="23"/>
                <w:shd w:val="clear" w:color="auto" w:fill="F7F7F8"/>
              </w:rPr>
              <w:t>Bean(Factory)PostProcessor</w:t>
            </w:r>
            <w:r w:rsidRPr="00BA0D5D">
              <w:rPr>
                <w:rFonts w:ascii="宋体" w:eastAsia="宋体" w:hAnsi="宋体" w:cs="宋体"/>
                <w:kern w:val="0"/>
                <w:sz w:val="24"/>
                <w:szCs w:val="24"/>
              </w:rPr>
              <w:t>will be instantiated eagerly even if you set the </w:t>
            </w:r>
            <w:r w:rsidRPr="00BA0D5D">
              <w:rPr>
                <w:rFonts w:ascii="Consolas" w:eastAsia="宋体" w:hAnsi="Consolas" w:cs="宋体"/>
                <w:kern w:val="0"/>
                <w:sz w:val="23"/>
                <w:szCs w:val="23"/>
                <w:shd w:val="clear" w:color="auto" w:fill="F7F7F8"/>
              </w:rPr>
              <w:t>default-lazy-init</w:t>
            </w:r>
            <w:r w:rsidRPr="00BA0D5D">
              <w:rPr>
                <w:rFonts w:ascii="宋体" w:eastAsia="宋体" w:hAnsi="宋体" w:cs="宋体"/>
                <w:kern w:val="0"/>
                <w:sz w:val="24"/>
                <w:szCs w:val="24"/>
              </w:rPr>
              <w:t> attribute to </w:t>
            </w:r>
            <w:r w:rsidRPr="00BA0D5D">
              <w:rPr>
                <w:rFonts w:ascii="Consolas" w:eastAsia="宋体" w:hAnsi="Consolas" w:cs="宋体"/>
                <w:kern w:val="0"/>
                <w:sz w:val="23"/>
                <w:szCs w:val="23"/>
                <w:shd w:val="clear" w:color="auto" w:fill="F7F7F8"/>
              </w:rPr>
              <w:t>true</w:t>
            </w:r>
            <w:r w:rsidRPr="00BA0D5D">
              <w:rPr>
                <w:rFonts w:ascii="宋体" w:eastAsia="宋体" w:hAnsi="宋体" w:cs="宋体"/>
                <w:kern w:val="0"/>
                <w:sz w:val="24"/>
                <w:szCs w:val="24"/>
              </w:rPr>
              <w:t> on the declaration of your </w:t>
            </w:r>
            <w:r w:rsidRPr="00BA0D5D">
              <w:rPr>
                <w:rFonts w:ascii="Consolas" w:eastAsia="宋体" w:hAnsi="Consolas" w:cs="宋体"/>
                <w:kern w:val="0"/>
                <w:sz w:val="23"/>
                <w:szCs w:val="23"/>
                <w:shd w:val="clear" w:color="auto" w:fill="F7F7F8"/>
              </w:rPr>
              <w:t>&lt;beans /&gt;</w:t>
            </w:r>
            <w:r w:rsidRPr="00BA0D5D">
              <w:rPr>
                <w:rFonts w:ascii="宋体" w:eastAsia="宋体" w:hAnsi="宋体" w:cs="宋体"/>
                <w:kern w:val="0"/>
                <w:sz w:val="24"/>
                <w:szCs w:val="24"/>
              </w:rPr>
              <w:t> element.</w:t>
            </w:r>
          </w:p>
          <w:p w:rsidR="001A7EF6" w:rsidRPr="00BA0D5D" w:rsidRDefault="001A7EF6" w:rsidP="00BA0D5D">
            <w:pPr>
              <w:widowControl/>
              <w:jc w:val="left"/>
              <w:rPr>
                <w:rFonts w:ascii="宋体" w:eastAsia="宋体" w:hAnsi="宋体" w:cs="宋体"/>
                <w:kern w:val="0"/>
                <w:sz w:val="24"/>
                <w:szCs w:val="24"/>
              </w:rPr>
            </w:pPr>
            <w:r>
              <w:rPr>
                <w:rFonts w:ascii="Arial" w:hAnsi="Arial" w:cs="Arial"/>
                <w:shd w:val="clear" w:color="auto" w:fill="EBF1E7"/>
              </w:rPr>
              <w:t>与</w:t>
            </w:r>
            <w:r>
              <w:rPr>
                <w:rStyle w:val="HTML"/>
                <w:rFonts w:ascii="Consolas" w:hAnsi="Consolas"/>
                <w:sz w:val="23"/>
                <w:szCs w:val="23"/>
                <w:shd w:val="clear" w:color="auto" w:fill="F7F7F8"/>
              </w:rPr>
              <w:t>BeanPostProcessor</w:t>
            </w:r>
            <w:r>
              <w:rPr>
                <w:rFonts w:ascii="Arial" w:hAnsi="Arial" w:cs="Arial"/>
                <w:shd w:val="clear" w:color="auto" w:fill="EBF1E7"/>
              </w:rPr>
              <w:t>s</w:t>
            </w:r>
            <w:r>
              <w:rPr>
                <w:rFonts w:ascii="Arial" w:hAnsi="Arial" w:cs="Arial"/>
                <w:shd w:val="clear" w:color="auto" w:fill="EBF1E7"/>
              </w:rPr>
              <w:t>一样，您通常不希望</w:t>
            </w:r>
            <w:r>
              <w:rPr>
                <w:rStyle w:val="HTML"/>
                <w:rFonts w:ascii="Consolas" w:hAnsi="Consolas"/>
                <w:sz w:val="23"/>
                <w:szCs w:val="23"/>
                <w:shd w:val="clear" w:color="auto" w:fill="F7F7F8"/>
              </w:rPr>
              <w:t>BeanFactoryPostProcessor</w:t>
            </w:r>
            <w:r>
              <w:rPr>
                <w:rFonts w:ascii="Arial" w:hAnsi="Arial" w:cs="Arial"/>
                <w:shd w:val="clear" w:color="auto" w:fill="EBF1E7"/>
              </w:rPr>
              <w:t>为延迟初始化配置</w:t>
            </w:r>
            <w:r>
              <w:rPr>
                <w:rFonts w:ascii="Arial" w:hAnsi="Arial" w:cs="Arial"/>
                <w:shd w:val="clear" w:color="auto" w:fill="EBF1E7"/>
              </w:rPr>
              <w:t> s</w:t>
            </w:r>
            <w:r>
              <w:rPr>
                <w:rFonts w:ascii="Arial" w:hAnsi="Arial" w:cs="Arial"/>
                <w:shd w:val="clear" w:color="auto" w:fill="EBF1E7"/>
              </w:rPr>
              <w:t>。如果没有其他</w:t>
            </w:r>
            <w:r>
              <w:rPr>
                <w:rFonts w:ascii="Arial" w:hAnsi="Arial" w:cs="Arial"/>
                <w:shd w:val="clear" w:color="auto" w:fill="EBF1E7"/>
              </w:rPr>
              <w:t>bean</w:t>
            </w:r>
            <w:r>
              <w:rPr>
                <w:rFonts w:ascii="Arial" w:hAnsi="Arial" w:cs="Arial"/>
                <w:shd w:val="clear" w:color="auto" w:fill="EBF1E7"/>
              </w:rPr>
              <w:t>引用</w:t>
            </w:r>
            <w:r>
              <w:rPr>
                <w:rFonts w:ascii="Arial" w:hAnsi="Arial" w:cs="Arial"/>
                <w:shd w:val="clear" w:color="auto" w:fill="EBF1E7"/>
              </w:rPr>
              <w:t>a </w:t>
            </w:r>
            <w:r>
              <w:rPr>
                <w:rStyle w:val="HTML"/>
                <w:rFonts w:ascii="Consolas" w:hAnsi="Consolas"/>
                <w:sz w:val="23"/>
                <w:szCs w:val="23"/>
                <w:shd w:val="clear" w:color="auto" w:fill="F7F7F8"/>
              </w:rPr>
              <w:t>Bean(Factory)PostProcessor</w:t>
            </w:r>
            <w:r>
              <w:rPr>
                <w:rFonts w:ascii="Arial" w:hAnsi="Arial" w:cs="Arial"/>
                <w:shd w:val="clear" w:color="auto" w:fill="EBF1E7"/>
              </w:rPr>
              <w:t>，则该后处理器根本不会被实例化。因此，将其标记为延迟初始化将被忽略，</w:t>
            </w:r>
            <w:r>
              <w:rPr>
                <w:rStyle w:val="HTML"/>
                <w:rFonts w:ascii="Consolas" w:hAnsi="Consolas"/>
                <w:sz w:val="23"/>
                <w:szCs w:val="23"/>
                <w:shd w:val="clear" w:color="auto" w:fill="F7F7F8"/>
              </w:rPr>
              <w:t>Bean(Factory)PostProcessor</w:t>
            </w:r>
            <w:r>
              <w:rPr>
                <w:rFonts w:ascii="Arial" w:hAnsi="Arial" w:cs="Arial"/>
                <w:shd w:val="clear" w:color="auto" w:fill="EBF1E7"/>
              </w:rPr>
              <w:t>会急切地实例化，即使你设定的</w:t>
            </w:r>
            <w:r>
              <w:rPr>
                <w:rFonts w:ascii="Arial" w:hAnsi="Arial" w:cs="Arial"/>
                <w:shd w:val="clear" w:color="auto" w:fill="EBF1E7"/>
              </w:rPr>
              <w:t> </w:t>
            </w:r>
            <w:r>
              <w:rPr>
                <w:rStyle w:val="HTML"/>
                <w:rFonts w:ascii="Consolas" w:hAnsi="Consolas"/>
                <w:sz w:val="23"/>
                <w:szCs w:val="23"/>
                <w:shd w:val="clear" w:color="auto" w:fill="F7F7F8"/>
              </w:rPr>
              <w:t>default-lazy-init</w:t>
            </w:r>
            <w:r>
              <w:rPr>
                <w:rFonts w:ascii="Arial" w:hAnsi="Arial" w:cs="Arial"/>
                <w:shd w:val="clear" w:color="auto" w:fill="EBF1E7"/>
              </w:rPr>
              <w:t>属性</w:t>
            </w:r>
            <w:r>
              <w:rPr>
                <w:rStyle w:val="HTML"/>
                <w:rFonts w:ascii="Consolas" w:hAnsi="Consolas"/>
                <w:sz w:val="23"/>
                <w:szCs w:val="23"/>
                <w:shd w:val="clear" w:color="auto" w:fill="F7F7F8"/>
              </w:rPr>
              <w:t>true</w:t>
            </w:r>
            <w:r>
              <w:rPr>
                <w:rFonts w:ascii="Arial" w:hAnsi="Arial" w:cs="Arial"/>
                <w:shd w:val="clear" w:color="auto" w:fill="EBF1E7"/>
              </w:rPr>
              <w:t>对你的声明</w:t>
            </w:r>
            <w:r>
              <w:rPr>
                <w:rStyle w:val="HTML"/>
                <w:rFonts w:ascii="Consolas" w:hAnsi="Consolas"/>
                <w:sz w:val="23"/>
                <w:szCs w:val="23"/>
                <w:shd w:val="clear" w:color="auto" w:fill="F7F7F8"/>
              </w:rPr>
              <w:t>&lt;beans /&gt;</w:t>
            </w:r>
            <w:r>
              <w:rPr>
                <w:rFonts w:ascii="Arial" w:hAnsi="Arial" w:cs="Arial"/>
                <w:shd w:val="clear" w:color="auto" w:fill="EBF1E7"/>
              </w:rPr>
              <w:t>元素。</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Example: The Class Name Substitution </w:t>
      </w:r>
      <w:r w:rsidRPr="00BA0D5D">
        <w:rPr>
          <w:rFonts w:ascii="Consolas" w:eastAsia="宋体" w:hAnsi="Consolas" w:cs="宋体"/>
          <w:color w:val="34302D"/>
          <w:kern w:val="0"/>
          <w:sz w:val="25"/>
          <w:szCs w:val="25"/>
          <w:shd w:val="clear" w:color="auto" w:fill="F7F7F8"/>
        </w:rPr>
        <w:t>PropertyPlaceholderConfigurer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to externalize property values from a bean definition in a separate file by using the standard Java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xml:space="preserve"> format. Doing so enables the person deploying an </w:t>
      </w:r>
      <w:r w:rsidRPr="00BA0D5D">
        <w:rPr>
          <w:rFonts w:ascii="inherit" w:eastAsia="宋体" w:hAnsi="inherit" w:cs="Arial"/>
          <w:color w:val="34302D"/>
          <w:kern w:val="0"/>
          <w:sz w:val="24"/>
          <w:szCs w:val="24"/>
        </w:rPr>
        <w:lastRenderedPageBreak/>
        <w:t>application to customize environment-specific properties, such as database URLs and passwords, without the complexity or risk of modifying the main XML definition file or files for the container.</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您可以使用</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标准</w:t>
      </w:r>
      <w:r>
        <w:rPr>
          <w:rFonts w:ascii="Arial" w:hAnsi="Arial" w:cs="Arial"/>
          <w:color w:val="34302D"/>
          <w:shd w:val="clear" w:color="auto" w:fill="FFFFFF"/>
        </w:rPr>
        <w:t>Java </w:t>
      </w:r>
      <w:r>
        <w:rPr>
          <w:rStyle w:val="HTML"/>
          <w:rFonts w:ascii="Consolas" w:hAnsi="Consolas"/>
          <w:sz w:val="23"/>
          <w:szCs w:val="23"/>
          <w:shd w:val="clear" w:color="auto" w:fill="F7F7F8"/>
        </w:rPr>
        <w:t>Properties</w:t>
      </w:r>
      <w:r>
        <w:rPr>
          <w:rFonts w:ascii="Arial" w:hAnsi="Arial" w:cs="Arial"/>
          <w:color w:val="34302D"/>
          <w:shd w:val="clear" w:color="auto" w:fill="FFFFFF"/>
        </w:rPr>
        <w:t>格式在单独的文件中使用</w:t>
      </w:r>
      <w:r>
        <w:rPr>
          <w:rFonts w:ascii="Arial" w:hAnsi="Arial" w:cs="Arial"/>
          <w:color w:val="34302D"/>
          <w:shd w:val="clear" w:color="auto" w:fill="FFFFFF"/>
        </w:rPr>
        <w:t>bean</w:t>
      </w:r>
      <w:r>
        <w:rPr>
          <w:rFonts w:ascii="Arial" w:hAnsi="Arial" w:cs="Arial"/>
          <w:color w:val="34302D"/>
          <w:shd w:val="clear" w:color="auto" w:fill="FFFFFF"/>
        </w:rPr>
        <w:t>定义中的外部化属性值。这样做可以使部署应用程序的人员自定义特定于环境的属性，例如数据库</w:t>
      </w:r>
      <w:r>
        <w:rPr>
          <w:rFonts w:ascii="Arial" w:hAnsi="Arial" w:cs="Arial"/>
          <w:color w:val="34302D"/>
          <w:shd w:val="clear" w:color="auto" w:fill="FFFFFF"/>
        </w:rPr>
        <w:t>URL</w:t>
      </w:r>
      <w:r>
        <w:rPr>
          <w:rFonts w:ascii="Arial" w:hAnsi="Arial" w:cs="Arial"/>
          <w:color w:val="34302D"/>
          <w:shd w:val="clear" w:color="auto" w:fill="FFFFFF"/>
        </w:rPr>
        <w:t>和密码，而不会出现修改主</w:t>
      </w:r>
      <w:r>
        <w:rPr>
          <w:rFonts w:ascii="Arial" w:hAnsi="Arial" w:cs="Arial"/>
          <w:color w:val="34302D"/>
          <w:shd w:val="clear" w:color="auto" w:fill="FFFFFF"/>
        </w:rPr>
        <w:t>XML</w:t>
      </w:r>
      <w:r>
        <w:rPr>
          <w:rFonts w:ascii="Arial" w:hAnsi="Arial" w:cs="Arial"/>
          <w:color w:val="34302D"/>
          <w:shd w:val="clear" w:color="auto" w:fill="FFFFFF"/>
        </w:rPr>
        <w:t>定义文件或容器文件的复杂性或风险。</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XML-based configuration metadata fragment, where a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with placeholder values is defined:</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请考虑以下基于</w:t>
      </w:r>
      <w:r>
        <w:rPr>
          <w:rFonts w:ascii="Arial" w:hAnsi="Arial" w:cs="Arial"/>
          <w:color w:val="34302D"/>
          <w:shd w:val="clear" w:color="auto" w:fill="FFFFFF"/>
        </w:rPr>
        <w:t>XML</w:t>
      </w:r>
      <w:r>
        <w:rPr>
          <w:rFonts w:ascii="Arial" w:hAnsi="Arial" w:cs="Arial"/>
          <w:color w:val="34302D"/>
          <w:shd w:val="clear" w:color="auto" w:fill="FFFFFF"/>
        </w:rPr>
        <w:t>的配置元数据片段，其中</w:t>
      </w:r>
      <w:r>
        <w:rPr>
          <w:rStyle w:val="HTML"/>
          <w:rFonts w:ascii="Consolas" w:hAnsi="Consolas"/>
          <w:sz w:val="23"/>
          <w:szCs w:val="23"/>
          <w:shd w:val="clear" w:color="auto" w:fill="F7F7F8"/>
        </w:rPr>
        <w:t>DataSource</w:t>
      </w:r>
      <w:r>
        <w:rPr>
          <w:rFonts w:ascii="Arial" w:hAnsi="Arial" w:cs="Arial"/>
          <w:color w:val="34302D"/>
          <w:shd w:val="clear" w:color="auto" w:fill="FFFFFF"/>
        </w:rPr>
        <w:t> </w:t>
      </w:r>
      <w:r>
        <w:rPr>
          <w:rFonts w:ascii="Arial" w:hAnsi="Arial" w:cs="Arial"/>
          <w:color w:val="34302D"/>
          <w:shd w:val="clear" w:color="auto" w:fill="FFFFFF"/>
        </w:rPr>
        <w:t>定义了占位符值：</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"org.springframework.beans.factory.config.PropertyPlaceholderConfigurer"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"locations"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"classpath:com/something/jdbc.properties"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destroy-method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"close"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"org.apache.commons.dbcp.BasicDataSource"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"driverClassName"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"${jdbc.driverClassName}"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"${jdbc.url}"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"${jdbc.username}"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"password"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"${jdbc.password}"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example shows properties configured from an external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file. At runtime, a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is applied to the metadata that replaces some properties of the DataSource. The values to replace are specified as placeholders of the form </w:t>
      </w:r>
      <w:r w:rsidRPr="00BA0D5D">
        <w:rPr>
          <w:rFonts w:ascii="Consolas" w:eastAsia="宋体" w:hAnsi="Consolas" w:cs="宋体"/>
          <w:color w:val="34302D"/>
          <w:kern w:val="0"/>
          <w:sz w:val="23"/>
          <w:szCs w:val="23"/>
          <w:shd w:val="clear" w:color="auto" w:fill="F7F7F8"/>
        </w:rPr>
        <w:t>${property-name}</w:t>
      </w:r>
      <w:r w:rsidRPr="00BA0D5D">
        <w:rPr>
          <w:rFonts w:ascii="inherit" w:eastAsia="宋体" w:hAnsi="inherit" w:cs="Arial"/>
          <w:color w:val="34302D"/>
          <w:kern w:val="0"/>
          <w:sz w:val="24"/>
          <w:szCs w:val="24"/>
        </w:rPr>
        <w:t>, which follows the Ant and log4j and JSP EL style.</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该示例显示了从外部</w:t>
      </w:r>
      <w:r>
        <w:rPr>
          <w:rStyle w:val="HTML"/>
          <w:rFonts w:ascii="Consolas" w:hAnsi="Consolas"/>
          <w:sz w:val="23"/>
          <w:szCs w:val="23"/>
          <w:shd w:val="clear" w:color="auto" w:fill="F7F7F8"/>
        </w:rPr>
        <w:t>Properties</w:t>
      </w:r>
      <w:r>
        <w:rPr>
          <w:rFonts w:ascii="Arial" w:hAnsi="Arial" w:cs="Arial"/>
          <w:color w:val="34302D"/>
          <w:shd w:val="clear" w:color="auto" w:fill="FFFFFF"/>
        </w:rPr>
        <w:t>文件配置的属性。在运行时，</w:t>
      </w:r>
      <w:r>
        <w:rPr>
          <w:rFonts w:ascii="Arial" w:hAnsi="Arial" w:cs="Arial"/>
          <w:color w:val="34302D"/>
          <w:shd w:val="clear" w:color="auto" w:fill="FFFFFF"/>
        </w:rPr>
        <w:t>a </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将应用于替换</w:t>
      </w:r>
      <w:r>
        <w:rPr>
          <w:rFonts w:ascii="Arial" w:hAnsi="Arial" w:cs="Arial"/>
          <w:color w:val="34302D"/>
          <w:shd w:val="clear" w:color="auto" w:fill="FFFFFF"/>
        </w:rPr>
        <w:t>DataSource</w:t>
      </w:r>
      <w:r>
        <w:rPr>
          <w:rFonts w:ascii="Arial" w:hAnsi="Arial" w:cs="Arial"/>
          <w:color w:val="34302D"/>
          <w:shd w:val="clear" w:color="auto" w:fill="FFFFFF"/>
        </w:rPr>
        <w:t>的某些属性的元数据。要替换的值被指定为表单的占位符</w:t>
      </w:r>
      <w:r>
        <w:rPr>
          <w:rStyle w:val="HTML"/>
          <w:rFonts w:ascii="Consolas" w:hAnsi="Consolas"/>
          <w:sz w:val="23"/>
          <w:szCs w:val="23"/>
          <w:shd w:val="clear" w:color="auto" w:fill="F7F7F8"/>
        </w:rPr>
        <w:t>${property-name}</w:t>
      </w:r>
      <w:r>
        <w:rPr>
          <w:rFonts w:ascii="Arial" w:hAnsi="Arial" w:cs="Arial"/>
          <w:color w:val="34302D"/>
          <w:shd w:val="clear" w:color="auto" w:fill="FFFFFF"/>
        </w:rPr>
        <w:t>，它遵循</w:t>
      </w:r>
      <w:r>
        <w:rPr>
          <w:rFonts w:ascii="Arial" w:hAnsi="Arial" w:cs="Arial"/>
          <w:color w:val="34302D"/>
          <w:shd w:val="clear" w:color="auto" w:fill="FFFFFF"/>
        </w:rPr>
        <w:t>Ant</w:t>
      </w:r>
      <w:r>
        <w:rPr>
          <w:rFonts w:ascii="Arial" w:hAnsi="Arial" w:cs="Arial"/>
          <w:color w:val="34302D"/>
          <w:shd w:val="clear" w:color="auto" w:fill="FFFFFF"/>
        </w:rPr>
        <w:t>和</w:t>
      </w:r>
      <w:r>
        <w:rPr>
          <w:rFonts w:ascii="Arial" w:hAnsi="Arial" w:cs="Arial"/>
          <w:color w:val="34302D"/>
          <w:shd w:val="clear" w:color="auto" w:fill="FFFFFF"/>
        </w:rPr>
        <w:t>log4j</w:t>
      </w:r>
      <w:r>
        <w:rPr>
          <w:rFonts w:ascii="Arial" w:hAnsi="Arial" w:cs="Arial"/>
          <w:color w:val="34302D"/>
          <w:shd w:val="clear" w:color="auto" w:fill="FFFFFF"/>
        </w:rPr>
        <w:t>以及</w:t>
      </w:r>
      <w:r>
        <w:rPr>
          <w:rFonts w:ascii="Arial" w:hAnsi="Arial" w:cs="Arial"/>
          <w:color w:val="34302D"/>
          <w:shd w:val="clear" w:color="auto" w:fill="FFFFFF"/>
        </w:rPr>
        <w:t>JSP EL</w:t>
      </w:r>
      <w:r>
        <w:rPr>
          <w:rFonts w:ascii="Arial" w:hAnsi="Arial" w:cs="Arial"/>
          <w:color w:val="34302D"/>
          <w:shd w:val="clear" w:color="auto" w:fill="FFFFFF"/>
        </w:rPr>
        <w:t>样式。</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actual values come from another file in the standard Java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format:</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实际值来自标准</w:t>
      </w:r>
      <w:r>
        <w:rPr>
          <w:rFonts w:ascii="Arial" w:hAnsi="Arial" w:cs="Arial"/>
          <w:color w:val="34302D"/>
          <w:shd w:val="clear" w:color="auto" w:fill="FFFFFF"/>
        </w:rPr>
        <w:t>Java </w:t>
      </w:r>
      <w:r>
        <w:rPr>
          <w:rStyle w:val="HTML"/>
          <w:rFonts w:ascii="Consolas" w:hAnsi="Consolas"/>
          <w:sz w:val="23"/>
          <w:szCs w:val="23"/>
          <w:shd w:val="clear" w:color="auto" w:fill="F7F7F8"/>
        </w:rPr>
        <w:t>Properties</w:t>
      </w:r>
      <w:r>
        <w:rPr>
          <w:rFonts w:ascii="Arial" w:hAnsi="Arial" w:cs="Arial"/>
          <w:color w:val="34302D"/>
          <w:shd w:val="clear" w:color="auto" w:fill="FFFFFF"/>
        </w:rPr>
        <w:t>格式的另一个文件：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jdbc.driverClassName=org.hsqldb.jdbcDriver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jdbc.url=jdbc:hsqldb:hsql://production:9002</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jdbc.username=sa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jdbc.password=root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Therefore, the </w:t>
      </w:r>
      <w:r w:rsidRPr="00BA0D5D">
        <w:rPr>
          <w:rFonts w:ascii="Consolas" w:eastAsia="宋体" w:hAnsi="Consolas" w:cs="宋体"/>
          <w:color w:val="34302D"/>
          <w:kern w:val="0"/>
          <w:sz w:val="23"/>
          <w:szCs w:val="23"/>
          <w:shd w:val="clear" w:color="auto" w:fill="F7F7F8"/>
        </w:rPr>
        <w:t>${jdbc.username}</w:t>
      </w:r>
      <w:r w:rsidRPr="00BA0D5D">
        <w:rPr>
          <w:rFonts w:ascii="inherit" w:eastAsia="宋体" w:hAnsi="inherit" w:cs="Arial"/>
          <w:color w:val="34302D"/>
          <w:kern w:val="0"/>
          <w:sz w:val="24"/>
          <w:szCs w:val="24"/>
        </w:rPr>
        <w:t> string is replaced at runtime with the value, 'sa', and the same applies for other placeholder values that match keys in the properties file. 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checks for placeholders in most properties and attributes of a bean definition. Furthermore, you can customize the placeholder prefix and suffix.</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因此，</w:t>
      </w:r>
      <w:r>
        <w:rPr>
          <w:rStyle w:val="HTML"/>
          <w:rFonts w:ascii="Consolas" w:hAnsi="Consolas"/>
          <w:sz w:val="23"/>
          <w:szCs w:val="23"/>
          <w:shd w:val="clear" w:color="auto" w:fill="F7F7F8"/>
        </w:rPr>
        <w:t>${jdbc.username}</w:t>
      </w:r>
      <w:r>
        <w:rPr>
          <w:rFonts w:ascii="Arial" w:hAnsi="Arial" w:cs="Arial"/>
          <w:color w:val="34302D"/>
          <w:shd w:val="clear" w:color="auto" w:fill="FFFFFF"/>
        </w:rPr>
        <w:t>在运行时使用值</w:t>
      </w:r>
      <w:r>
        <w:rPr>
          <w:rFonts w:ascii="Arial" w:hAnsi="Arial" w:cs="Arial"/>
          <w:color w:val="34302D"/>
          <w:shd w:val="clear" w:color="auto" w:fill="FFFFFF"/>
        </w:rPr>
        <w:t>“sa”</w:t>
      </w:r>
      <w:r>
        <w:rPr>
          <w:rFonts w:ascii="Arial" w:hAnsi="Arial" w:cs="Arial"/>
          <w:color w:val="34302D"/>
          <w:shd w:val="clear" w:color="auto" w:fill="FFFFFF"/>
        </w:rPr>
        <w:t>替换字符串，这同样适用于与属性文件中的键匹配的其他占位符值。在</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为大多数属性和</w:t>
      </w:r>
      <w:r>
        <w:rPr>
          <w:rFonts w:ascii="Arial" w:hAnsi="Arial" w:cs="Arial"/>
          <w:color w:val="34302D"/>
          <w:shd w:val="clear" w:color="auto" w:fill="FFFFFF"/>
        </w:rPr>
        <w:t>bean</w:t>
      </w:r>
      <w:r>
        <w:rPr>
          <w:rFonts w:ascii="Arial" w:hAnsi="Arial" w:cs="Arial"/>
          <w:color w:val="34302D"/>
          <w:shd w:val="clear" w:color="auto" w:fill="FFFFFF"/>
        </w:rPr>
        <w:t>定义的属性占位符检查。此外，您可以自定义占位符前缀和后缀。</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 introduced in Spring 2.5, you can configure property placeholders with a dedicated configuration element. You can provide one or more locations as a comma-separated list in the </w:t>
      </w:r>
      <w:r w:rsidRPr="00BA0D5D">
        <w:rPr>
          <w:rFonts w:ascii="Consolas" w:eastAsia="宋体" w:hAnsi="Consolas" w:cs="宋体"/>
          <w:color w:val="34302D"/>
          <w:kern w:val="0"/>
          <w:sz w:val="23"/>
          <w:szCs w:val="23"/>
          <w:shd w:val="clear" w:color="auto" w:fill="F7F7F8"/>
        </w:rPr>
        <w:t>location</w:t>
      </w:r>
      <w:r w:rsidRPr="00BA0D5D">
        <w:rPr>
          <w:rFonts w:ascii="inherit" w:eastAsia="宋体" w:hAnsi="inherit" w:cs="Arial"/>
          <w:color w:val="34302D"/>
          <w:kern w:val="0"/>
          <w:sz w:val="24"/>
          <w:szCs w:val="24"/>
        </w:rPr>
        <w:t> attribute, as the following example shows: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Style w:val="HTML"/>
          <w:rFonts w:ascii="Consolas" w:hAnsi="Consolas"/>
          <w:sz w:val="23"/>
          <w:szCs w:val="23"/>
          <w:shd w:val="clear" w:color="auto" w:fill="F7F7F8"/>
        </w:rPr>
        <w:t>context</w:t>
      </w:r>
      <w:r>
        <w:rPr>
          <w:rFonts w:ascii="Arial" w:hAnsi="Arial" w:cs="Arial"/>
          <w:color w:val="34302D"/>
          <w:shd w:val="clear" w:color="auto" w:fill="FFFFFF"/>
        </w:rPr>
        <w:t>Spring 2.5</w:t>
      </w:r>
      <w:r>
        <w:rPr>
          <w:rFonts w:ascii="Arial" w:hAnsi="Arial" w:cs="Arial"/>
          <w:color w:val="34302D"/>
          <w:shd w:val="clear" w:color="auto" w:fill="FFFFFF"/>
        </w:rPr>
        <w:t>中引入的命名空间，您可以使用专用配置元素配置属性占位符。您可以在</w:t>
      </w:r>
      <w:r>
        <w:rPr>
          <w:rStyle w:val="HTML"/>
          <w:rFonts w:ascii="Consolas" w:hAnsi="Consolas"/>
          <w:sz w:val="23"/>
          <w:szCs w:val="23"/>
          <w:shd w:val="clear" w:color="auto" w:fill="F7F7F8"/>
        </w:rPr>
        <w:t>location</w:t>
      </w:r>
      <w:r>
        <w:rPr>
          <w:rFonts w:ascii="Arial" w:hAnsi="Arial" w:cs="Arial"/>
          <w:color w:val="34302D"/>
          <w:shd w:val="clear" w:color="auto" w:fill="FFFFFF"/>
        </w:rPr>
        <w:t>属性中提供一个或多个位置作为逗号分隔列表，如以下示例所示：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&lt;context:property-placeholder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"classpath:com/something/jdbc.properties"</w:t>
      </w:r>
      <w:r w:rsidRPr="00BA0D5D">
        <w:rPr>
          <w:rFonts w:ascii="Consolas" w:eastAsia="宋体" w:hAnsi="Consolas" w:cs="宋体"/>
          <w:color w:val="008080"/>
          <w:kern w:val="0"/>
          <w:sz w:val="24"/>
          <w:szCs w:val="24"/>
        </w:rPr>
        <w: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not only looks for properties in the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file you specify. By default, if it cannot find a property in the specified properties files, it also checks against the Java </w:t>
      </w:r>
      <w:r w:rsidRPr="00BA0D5D">
        <w:rPr>
          <w:rFonts w:ascii="Consolas" w:eastAsia="宋体" w:hAnsi="Consolas" w:cs="宋体"/>
          <w:color w:val="34302D"/>
          <w:kern w:val="0"/>
          <w:sz w:val="23"/>
          <w:szCs w:val="23"/>
          <w:shd w:val="clear" w:color="auto" w:fill="F7F7F8"/>
        </w:rPr>
        <w:t>System</w:t>
      </w:r>
      <w:r w:rsidRPr="00BA0D5D">
        <w:rPr>
          <w:rFonts w:ascii="inherit" w:eastAsia="宋体" w:hAnsi="inherit" w:cs="Arial"/>
          <w:color w:val="34302D"/>
          <w:kern w:val="0"/>
          <w:sz w:val="24"/>
          <w:szCs w:val="24"/>
        </w:rPr>
        <w:t> properties. You can customize this behavior by setting the </w:t>
      </w:r>
      <w:r w:rsidRPr="00BA0D5D">
        <w:rPr>
          <w:rFonts w:ascii="Consolas" w:eastAsia="宋体" w:hAnsi="Consolas" w:cs="宋体"/>
          <w:color w:val="34302D"/>
          <w:kern w:val="0"/>
          <w:sz w:val="23"/>
          <w:szCs w:val="23"/>
          <w:shd w:val="clear" w:color="auto" w:fill="F7F7F8"/>
        </w:rPr>
        <w:t>systemPropertiesMode</w:t>
      </w:r>
      <w:r w:rsidRPr="00BA0D5D">
        <w:rPr>
          <w:rFonts w:ascii="inherit" w:eastAsia="宋体" w:hAnsi="inherit" w:cs="Arial"/>
          <w:color w:val="34302D"/>
          <w:kern w:val="0"/>
          <w:sz w:val="24"/>
          <w:szCs w:val="24"/>
        </w:rPr>
        <w:t> property of the configurer with one of the following three supported integer values:</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不仅将查找在属性</w:t>
      </w:r>
      <w:r>
        <w:rPr>
          <w:rStyle w:val="HTML"/>
          <w:rFonts w:ascii="Consolas" w:hAnsi="Consolas"/>
          <w:sz w:val="23"/>
          <w:szCs w:val="23"/>
          <w:shd w:val="clear" w:color="auto" w:fill="F7F7F8"/>
        </w:rPr>
        <w:t>Properties</w:t>
      </w:r>
      <w:r>
        <w:rPr>
          <w:rFonts w:ascii="Arial" w:hAnsi="Arial" w:cs="Arial"/>
          <w:color w:val="34302D"/>
          <w:shd w:val="clear" w:color="auto" w:fill="FFFFFF"/>
        </w:rPr>
        <w:t> </w:t>
      </w:r>
      <w:r>
        <w:rPr>
          <w:rFonts w:ascii="Arial" w:hAnsi="Arial" w:cs="Arial"/>
          <w:color w:val="34302D"/>
          <w:shd w:val="clear" w:color="auto" w:fill="FFFFFF"/>
        </w:rPr>
        <w:t>指定的文件。默认情况下，如果它在指定的属性文件中找不到属性，它还会检查</w:t>
      </w:r>
      <w:r>
        <w:rPr>
          <w:rFonts w:ascii="Arial" w:hAnsi="Arial" w:cs="Arial"/>
          <w:color w:val="34302D"/>
          <w:shd w:val="clear" w:color="auto" w:fill="FFFFFF"/>
        </w:rPr>
        <w:t>Java </w:t>
      </w:r>
      <w:r>
        <w:rPr>
          <w:rStyle w:val="HTML"/>
          <w:rFonts w:ascii="Consolas" w:hAnsi="Consolas"/>
          <w:sz w:val="23"/>
          <w:szCs w:val="23"/>
          <w:shd w:val="clear" w:color="auto" w:fill="F7F7F8"/>
        </w:rPr>
        <w:t>System</w:t>
      </w:r>
      <w:r>
        <w:rPr>
          <w:rFonts w:ascii="Arial" w:hAnsi="Arial" w:cs="Arial"/>
          <w:color w:val="34302D"/>
          <w:shd w:val="clear" w:color="auto" w:fill="FFFFFF"/>
        </w:rPr>
        <w:t>属性。您可以通过</w:t>
      </w:r>
      <w:r>
        <w:rPr>
          <w:rStyle w:val="HTML"/>
          <w:rFonts w:ascii="Consolas" w:hAnsi="Consolas"/>
          <w:sz w:val="23"/>
          <w:szCs w:val="23"/>
          <w:shd w:val="clear" w:color="auto" w:fill="F7F7F8"/>
        </w:rPr>
        <w:t>systemPropertiesMode</w:t>
      </w:r>
      <w:r>
        <w:rPr>
          <w:rFonts w:ascii="Arial" w:hAnsi="Arial" w:cs="Arial"/>
          <w:color w:val="34302D"/>
          <w:shd w:val="clear" w:color="auto" w:fill="FFFFFF"/>
        </w:rPr>
        <w:t>使用以下三个受支持的整数值之一设置</w:t>
      </w:r>
      <w:r>
        <w:rPr>
          <w:rFonts w:ascii="Arial" w:hAnsi="Arial" w:cs="Arial"/>
          <w:color w:val="34302D"/>
          <w:shd w:val="clear" w:color="auto" w:fill="FFFFFF"/>
        </w:rPr>
        <w:t>configurer </w:t>
      </w:r>
      <w:r>
        <w:rPr>
          <w:rFonts w:ascii="Arial" w:hAnsi="Arial" w:cs="Arial"/>
          <w:color w:val="34302D"/>
          <w:shd w:val="clear" w:color="auto" w:fill="FFFFFF"/>
        </w:rPr>
        <w:t>的属性来自定义此行为：</w:t>
      </w:r>
    </w:p>
    <w:p w:rsidR="00BA0D5D" w:rsidRPr="00BA0D5D" w:rsidRDefault="00BA0D5D" w:rsidP="00BA0D5D">
      <w:pPr>
        <w:widowControl/>
        <w:numPr>
          <w:ilvl w:val="0"/>
          <w:numId w:val="14"/>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never</w:t>
      </w:r>
      <w:r w:rsidRPr="00BA0D5D">
        <w:rPr>
          <w:rFonts w:ascii="inherit" w:eastAsia="宋体" w:hAnsi="inherit" w:cs="Arial"/>
          <w:color w:val="34302D"/>
          <w:kern w:val="0"/>
          <w:sz w:val="24"/>
          <w:szCs w:val="24"/>
        </w:rPr>
        <w:t> (0): Never check system properties.</w:t>
      </w:r>
    </w:p>
    <w:p w:rsidR="00BA0D5D" w:rsidRPr="00BA0D5D" w:rsidRDefault="00BA0D5D" w:rsidP="00BA0D5D">
      <w:pPr>
        <w:widowControl/>
        <w:numPr>
          <w:ilvl w:val="0"/>
          <w:numId w:val="14"/>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fallback</w:t>
      </w:r>
      <w:r w:rsidRPr="00BA0D5D">
        <w:rPr>
          <w:rFonts w:ascii="inherit" w:eastAsia="宋体" w:hAnsi="inherit" w:cs="Arial"/>
          <w:color w:val="34302D"/>
          <w:kern w:val="0"/>
          <w:sz w:val="24"/>
          <w:szCs w:val="24"/>
        </w:rPr>
        <w:t> (1): Check system properties if not resolvable in the specified properties files. This is the default.</w:t>
      </w:r>
    </w:p>
    <w:p w:rsidR="00BA0D5D" w:rsidRDefault="00BA0D5D" w:rsidP="00BA0D5D">
      <w:pPr>
        <w:widowControl/>
        <w:numPr>
          <w:ilvl w:val="0"/>
          <w:numId w:val="14"/>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override</w:t>
      </w:r>
      <w:r w:rsidRPr="00BA0D5D">
        <w:rPr>
          <w:rFonts w:ascii="inherit" w:eastAsia="宋体" w:hAnsi="inherit" w:cs="Arial"/>
          <w:color w:val="34302D"/>
          <w:kern w:val="0"/>
          <w:sz w:val="24"/>
          <w:szCs w:val="24"/>
        </w:rPr>
        <w:t> (2): Check system properties first, before trying the specified properties files. This lets system properties override any other property source.</w:t>
      </w:r>
    </w:p>
    <w:p w:rsidR="001A7EF6" w:rsidRPr="001A7EF6" w:rsidRDefault="001A7EF6" w:rsidP="001A7EF6">
      <w:pPr>
        <w:widowControl/>
        <w:numPr>
          <w:ilvl w:val="0"/>
          <w:numId w:val="14"/>
        </w:numPr>
        <w:shd w:val="clear" w:color="auto" w:fill="FFFFFF"/>
        <w:spacing w:after="150"/>
        <w:jc w:val="left"/>
        <w:rPr>
          <w:rFonts w:ascii="inherit" w:eastAsia="宋体" w:hAnsi="inherit" w:cs="Arial" w:hint="eastAsia"/>
          <w:color w:val="34302D"/>
          <w:kern w:val="0"/>
          <w:sz w:val="24"/>
          <w:szCs w:val="24"/>
        </w:rPr>
      </w:pPr>
      <w:r w:rsidRPr="001A7EF6">
        <w:rPr>
          <w:rFonts w:ascii="Consolas" w:eastAsia="宋体" w:hAnsi="Consolas" w:cs="宋体"/>
          <w:color w:val="34302D"/>
          <w:kern w:val="0"/>
          <w:sz w:val="23"/>
          <w:szCs w:val="23"/>
          <w:shd w:val="clear" w:color="auto" w:fill="F7F7F8"/>
        </w:rPr>
        <w:t>never</w:t>
      </w:r>
      <w:r w:rsidRPr="001A7EF6">
        <w:rPr>
          <w:rFonts w:ascii="inherit" w:eastAsia="宋体" w:hAnsi="inherit" w:cs="Arial"/>
          <w:color w:val="34302D"/>
          <w:kern w:val="0"/>
          <w:sz w:val="24"/>
          <w:szCs w:val="24"/>
        </w:rPr>
        <w:t> </w:t>
      </w:r>
      <w:r w:rsidRPr="001A7EF6">
        <w:rPr>
          <w:rFonts w:ascii="inherit" w:eastAsia="宋体" w:hAnsi="inherit" w:cs="Arial"/>
          <w:color w:val="34302D"/>
          <w:kern w:val="0"/>
          <w:sz w:val="24"/>
          <w:szCs w:val="24"/>
        </w:rPr>
        <w:t>（</w:t>
      </w:r>
      <w:r w:rsidRPr="001A7EF6">
        <w:rPr>
          <w:rFonts w:ascii="inherit" w:eastAsia="宋体" w:hAnsi="inherit" w:cs="Arial"/>
          <w:color w:val="34302D"/>
          <w:kern w:val="0"/>
          <w:sz w:val="24"/>
          <w:szCs w:val="24"/>
        </w:rPr>
        <w:t>0</w:t>
      </w:r>
      <w:r w:rsidRPr="001A7EF6">
        <w:rPr>
          <w:rFonts w:ascii="inherit" w:eastAsia="宋体" w:hAnsi="inherit" w:cs="Arial"/>
          <w:color w:val="34302D"/>
          <w:kern w:val="0"/>
          <w:sz w:val="24"/>
          <w:szCs w:val="24"/>
        </w:rPr>
        <w:t>）：从不检查系统属性。</w:t>
      </w:r>
    </w:p>
    <w:p w:rsidR="001A7EF6" w:rsidRPr="001A7EF6" w:rsidRDefault="001A7EF6" w:rsidP="001A7EF6">
      <w:pPr>
        <w:widowControl/>
        <w:numPr>
          <w:ilvl w:val="0"/>
          <w:numId w:val="14"/>
        </w:numPr>
        <w:shd w:val="clear" w:color="auto" w:fill="FFFFFF"/>
        <w:spacing w:after="150"/>
        <w:jc w:val="left"/>
        <w:rPr>
          <w:rFonts w:ascii="inherit" w:eastAsia="宋体" w:hAnsi="inherit" w:cs="Arial" w:hint="eastAsia"/>
          <w:color w:val="34302D"/>
          <w:kern w:val="0"/>
          <w:sz w:val="24"/>
          <w:szCs w:val="24"/>
        </w:rPr>
      </w:pPr>
      <w:r w:rsidRPr="001A7EF6">
        <w:rPr>
          <w:rFonts w:ascii="Consolas" w:eastAsia="宋体" w:hAnsi="Consolas" w:cs="宋体"/>
          <w:color w:val="34302D"/>
          <w:kern w:val="0"/>
          <w:sz w:val="23"/>
          <w:szCs w:val="23"/>
          <w:shd w:val="clear" w:color="auto" w:fill="F7F7F8"/>
        </w:rPr>
        <w:t>fallback</w:t>
      </w:r>
      <w:r w:rsidRPr="001A7EF6">
        <w:rPr>
          <w:rFonts w:ascii="inherit" w:eastAsia="宋体" w:hAnsi="inherit" w:cs="Arial"/>
          <w:color w:val="34302D"/>
          <w:kern w:val="0"/>
          <w:sz w:val="24"/>
          <w:szCs w:val="24"/>
        </w:rPr>
        <w:t>（</w:t>
      </w:r>
      <w:r w:rsidRPr="001A7EF6">
        <w:rPr>
          <w:rFonts w:ascii="inherit" w:eastAsia="宋体" w:hAnsi="inherit" w:cs="Arial"/>
          <w:color w:val="34302D"/>
          <w:kern w:val="0"/>
          <w:sz w:val="24"/>
          <w:szCs w:val="24"/>
        </w:rPr>
        <w:t>1</w:t>
      </w:r>
      <w:r w:rsidRPr="001A7EF6">
        <w:rPr>
          <w:rFonts w:ascii="inherit" w:eastAsia="宋体" w:hAnsi="inherit" w:cs="Arial"/>
          <w:color w:val="34302D"/>
          <w:kern w:val="0"/>
          <w:sz w:val="24"/>
          <w:szCs w:val="24"/>
        </w:rPr>
        <w:t>）：如果在指定的属性文件中无法解析，则检查系统属性。这是默认值。</w:t>
      </w:r>
    </w:p>
    <w:p w:rsidR="001A7EF6" w:rsidRPr="001A7EF6" w:rsidRDefault="001A7EF6" w:rsidP="001A7EF6">
      <w:pPr>
        <w:widowControl/>
        <w:numPr>
          <w:ilvl w:val="0"/>
          <w:numId w:val="14"/>
        </w:numPr>
        <w:shd w:val="clear" w:color="auto" w:fill="FFFFFF"/>
        <w:spacing w:after="150"/>
        <w:jc w:val="left"/>
        <w:rPr>
          <w:rFonts w:ascii="inherit" w:eastAsia="宋体" w:hAnsi="inherit" w:cs="Arial" w:hint="eastAsia"/>
          <w:color w:val="34302D"/>
          <w:kern w:val="0"/>
          <w:sz w:val="24"/>
          <w:szCs w:val="24"/>
        </w:rPr>
      </w:pPr>
      <w:r w:rsidRPr="001A7EF6">
        <w:rPr>
          <w:rFonts w:ascii="Consolas" w:eastAsia="宋体" w:hAnsi="Consolas" w:cs="宋体"/>
          <w:color w:val="34302D"/>
          <w:kern w:val="0"/>
          <w:sz w:val="23"/>
          <w:szCs w:val="23"/>
          <w:shd w:val="clear" w:color="auto" w:fill="F7F7F8"/>
        </w:rPr>
        <w:t>override</w:t>
      </w:r>
      <w:r w:rsidRPr="001A7EF6">
        <w:rPr>
          <w:rFonts w:ascii="inherit" w:eastAsia="宋体" w:hAnsi="inherit" w:cs="Arial"/>
          <w:color w:val="34302D"/>
          <w:kern w:val="0"/>
          <w:sz w:val="24"/>
          <w:szCs w:val="24"/>
        </w:rPr>
        <w:t>（</w:t>
      </w:r>
      <w:r w:rsidRPr="001A7EF6">
        <w:rPr>
          <w:rFonts w:ascii="inherit" w:eastAsia="宋体" w:hAnsi="inherit" w:cs="Arial"/>
          <w:color w:val="34302D"/>
          <w:kern w:val="0"/>
          <w:sz w:val="24"/>
          <w:szCs w:val="24"/>
        </w:rPr>
        <w:t>2</w:t>
      </w:r>
      <w:r w:rsidRPr="001A7EF6">
        <w:rPr>
          <w:rFonts w:ascii="inherit" w:eastAsia="宋体" w:hAnsi="inherit" w:cs="Arial"/>
          <w:color w:val="34302D"/>
          <w:kern w:val="0"/>
          <w:sz w:val="24"/>
          <w:szCs w:val="24"/>
        </w:rPr>
        <w:t>）：在尝试指定的属性文件之前，首先检查系统属性。这使系统属性可以覆盖任何其他属性源。</w:t>
      </w:r>
    </w:p>
    <w:p w:rsidR="001A7EF6" w:rsidRPr="001A7EF6" w:rsidRDefault="001A7EF6" w:rsidP="001A7EF6">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264" w:history="1">
        <w:r w:rsidRPr="00BA0D5D">
          <w:rPr>
            <w:rFonts w:ascii="Consolas" w:eastAsia="宋体" w:hAnsi="Consolas" w:cs="宋体"/>
            <w:color w:val="548E2E"/>
            <w:kern w:val="0"/>
            <w:sz w:val="23"/>
            <w:szCs w:val="23"/>
            <w:u w:val="single"/>
            <w:shd w:val="clear" w:color="auto" w:fill="F7F7F8"/>
          </w:rPr>
          <w:t>PropertyPlaceholderConfigurer</w:t>
        </w:r>
      </w:hyperlink>
      <w:r w:rsidRPr="00BA0D5D">
        <w:rPr>
          <w:rFonts w:ascii="inherit" w:eastAsia="宋体" w:hAnsi="inherit" w:cs="Arial"/>
          <w:color w:val="34302D"/>
          <w:kern w:val="0"/>
          <w:sz w:val="24"/>
          <w:szCs w:val="24"/>
        </w:rPr>
        <w:t> javadoc for more information.</w:t>
      </w:r>
    </w:p>
    <w:p w:rsidR="001A7EF6" w:rsidRPr="00BA0D5D" w:rsidRDefault="001A7EF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w:t>
      </w:r>
      <w:hyperlink r:id="rId265" w:history="1">
        <w:r>
          <w:rPr>
            <w:rStyle w:val="HTML"/>
            <w:rFonts w:ascii="Consolas" w:hAnsi="Consolas"/>
            <w:color w:val="548E2E"/>
            <w:sz w:val="23"/>
            <w:szCs w:val="23"/>
            <w:u w:val="single"/>
            <w:shd w:val="clear" w:color="auto" w:fill="F7F7F8"/>
          </w:rPr>
          <w:t>PropertyPlaceholderConfigurer</w:t>
        </w:r>
      </w:hyperlink>
      <w:r>
        <w:rPr>
          <w:rFonts w:ascii="Arial" w:hAnsi="Arial" w:cs="Arial"/>
          <w:color w:val="34302D"/>
          <w:shd w:val="clear" w:color="auto" w:fill="FFFFFF"/>
        </w:rPr>
        <w:t>更多信息，请参阅</w:t>
      </w:r>
      <w:r>
        <w:rPr>
          <w:rFonts w:ascii="Arial" w:hAnsi="Arial" w:cs="Arial"/>
          <w:color w:val="34302D"/>
          <w:shd w:val="clear" w:color="auto" w:fill="FFFFFF"/>
        </w:rPr>
        <w:t>javadoc</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
        <w:gridCol w:w="10117"/>
      </w:tblGrid>
      <w:tr w:rsidR="00BA0D5D" w:rsidRPr="00BA0D5D" w:rsidTr="001A7EF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can use the </w:t>
            </w:r>
            <w:r w:rsidRPr="00BA0D5D">
              <w:rPr>
                <w:rFonts w:ascii="Consolas" w:eastAsia="宋体" w:hAnsi="Consolas" w:cs="宋体"/>
                <w:kern w:val="0"/>
                <w:sz w:val="23"/>
                <w:szCs w:val="23"/>
                <w:shd w:val="clear" w:color="auto" w:fill="F7F7F8"/>
              </w:rPr>
              <w:t>PropertyPlaceholderConfigurer</w:t>
            </w:r>
            <w:r w:rsidRPr="00BA0D5D">
              <w:rPr>
                <w:rFonts w:ascii="inherit" w:eastAsia="宋体" w:hAnsi="inherit" w:cs="宋体"/>
                <w:kern w:val="0"/>
                <w:sz w:val="24"/>
                <w:szCs w:val="24"/>
              </w:rPr>
              <w:t> to substitute class names, which is sometimes useful when you have to pick a particular implementation class at runtime. The following example shows how to do so:</w:t>
            </w:r>
          </w:p>
          <w:p w:rsidR="001A7EF6" w:rsidRPr="00BA0D5D" w:rsidRDefault="001A7EF6"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您可以使用</w:t>
            </w:r>
            <w:r>
              <w:rPr>
                <w:rStyle w:val="HTML"/>
                <w:rFonts w:ascii="Consolas" w:hAnsi="Consolas"/>
                <w:sz w:val="23"/>
                <w:szCs w:val="23"/>
                <w:shd w:val="clear" w:color="auto" w:fill="F7F7F8"/>
              </w:rPr>
              <w:t>PropertyPlaceholderConfigurer</w:t>
            </w:r>
            <w:r>
              <w:rPr>
                <w:rFonts w:ascii="Arial" w:hAnsi="Arial" w:cs="Arial"/>
                <w:shd w:val="clear" w:color="auto" w:fill="EBF1E7"/>
              </w:rPr>
              <w:t>替换类名称，这在您必须在运行时选择特定实现类时有时很有用。以下示例显示了如何执行此操作：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"org.springframework.beans.factory.config.PropertyPlaceholderConfigurer"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"locations"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kern w:val="0"/>
                <w:sz w:val="24"/>
                <w:szCs w:val="24"/>
              </w:rPr>
              <w:t>classpath:com/something/strategy.properties</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kern w:val="0"/>
                <w:sz w:val="24"/>
                <w:szCs w:val="24"/>
              </w:rPr>
              <w:t>custom.strategy.class=com.something.DefaultStrategy</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"serviceStrategy"</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"${custom.strategy.class}"</w:t>
            </w:r>
            <w:r w:rsidRPr="00BA0D5D">
              <w:rPr>
                <w:rFonts w:ascii="Consolas" w:eastAsia="宋体" w:hAnsi="Consolas" w:cs="宋体"/>
                <w:color w:val="008080"/>
                <w:kern w:val="0"/>
                <w:sz w:val="24"/>
                <w:szCs w:val="24"/>
              </w:rPr>
              <w:t>/&gt;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the class cannot be resolved at runtime to a valid class, resolution of the bean fails when it is about to be created, which is during the </w:t>
            </w:r>
            <w:r w:rsidRPr="00BA0D5D">
              <w:rPr>
                <w:rFonts w:ascii="Consolas" w:eastAsia="宋体" w:hAnsi="Consolas" w:cs="宋体"/>
                <w:kern w:val="0"/>
                <w:sz w:val="23"/>
                <w:szCs w:val="23"/>
                <w:shd w:val="clear" w:color="auto" w:fill="F7F7F8"/>
              </w:rPr>
              <w:t>preInstantiateSingletons()</w:t>
            </w:r>
            <w:r w:rsidRPr="00BA0D5D">
              <w:rPr>
                <w:rFonts w:ascii="inherit" w:eastAsia="宋体" w:hAnsi="inherit" w:cs="宋体"/>
                <w:kern w:val="0"/>
                <w:sz w:val="24"/>
                <w:szCs w:val="24"/>
              </w:rPr>
              <w:t> phase of an </w:t>
            </w:r>
            <w:r w:rsidRPr="00BA0D5D">
              <w:rPr>
                <w:rFonts w:ascii="Consolas" w:eastAsia="宋体" w:hAnsi="Consolas" w:cs="宋体"/>
                <w:kern w:val="0"/>
                <w:sz w:val="23"/>
                <w:szCs w:val="23"/>
                <w:shd w:val="clear" w:color="auto" w:fill="F7F7F8"/>
              </w:rPr>
              <w:t>ApplicationContext</w:t>
            </w:r>
            <w:r w:rsidRPr="00BA0D5D">
              <w:rPr>
                <w:rFonts w:ascii="inherit" w:eastAsia="宋体" w:hAnsi="inherit" w:cs="宋体"/>
                <w:kern w:val="0"/>
                <w:sz w:val="24"/>
                <w:szCs w:val="24"/>
              </w:rPr>
              <w:t> for a non-lazy-init bean.</w:t>
            </w:r>
          </w:p>
          <w:p w:rsidR="00F606C3" w:rsidRPr="00BA0D5D" w:rsidRDefault="00F606C3" w:rsidP="00BA0D5D">
            <w:pPr>
              <w:widowControl/>
              <w:jc w:val="left"/>
              <w:rPr>
                <w:rFonts w:ascii="inherit" w:eastAsia="宋体" w:hAnsi="inherit" w:cs="宋体" w:hint="eastAsia"/>
                <w:kern w:val="0"/>
                <w:sz w:val="24"/>
                <w:szCs w:val="24"/>
              </w:rPr>
            </w:pPr>
            <w:r>
              <w:rPr>
                <w:rFonts w:ascii="Arial" w:hAnsi="Arial" w:cs="Arial"/>
                <w:shd w:val="clear" w:color="auto" w:fill="EBF1E7"/>
              </w:rPr>
              <w:t>如果类不能在运行时被解析为一个有效的类，</w:t>
            </w:r>
            <w:r>
              <w:rPr>
                <w:rFonts w:ascii="Arial" w:hAnsi="Arial" w:cs="Arial"/>
                <w:shd w:val="clear" w:color="auto" w:fill="EBF1E7"/>
              </w:rPr>
              <w:t>bean</w:t>
            </w:r>
            <w:r>
              <w:rPr>
                <w:rFonts w:ascii="Arial" w:hAnsi="Arial" w:cs="Arial"/>
                <w:shd w:val="clear" w:color="auto" w:fill="EBF1E7"/>
              </w:rPr>
              <w:t>的分辨率，当它即将被创造，这是在失败</w:t>
            </w:r>
            <w:r>
              <w:rPr>
                <w:rStyle w:val="HTML"/>
                <w:rFonts w:ascii="Consolas" w:hAnsi="Consolas"/>
                <w:sz w:val="23"/>
                <w:szCs w:val="23"/>
                <w:shd w:val="clear" w:color="auto" w:fill="F7F7F8"/>
              </w:rPr>
              <w:t>preInstantiateSingletons()</w:t>
            </w:r>
            <w:r>
              <w:rPr>
                <w:rFonts w:ascii="Arial" w:hAnsi="Arial" w:cs="Arial"/>
                <w:shd w:val="clear" w:color="auto" w:fill="EBF1E7"/>
              </w:rPr>
              <w:t> </w:t>
            </w:r>
            <w:r>
              <w:rPr>
                <w:rFonts w:ascii="Arial" w:hAnsi="Arial" w:cs="Arial"/>
                <w:shd w:val="clear" w:color="auto" w:fill="EBF1E7"/>
              </w:rPr>
              <w:t>的阶段</w:t>
            </w:r>
            <w:r>
              <w:rPr>
                <w:rStyle w:val="HTML"/>
                <w:rFonts w:ascii="Consolas" w:hAnsi="Consolas"/>
                <w:sz w:val="23"/>
                <w:szCs w:val="23"/>
                <w:shd w:val="clear" w:color="auto" w:fill="F7F7F8"/>
              </w:rPr>
              <w:t>ApplicationContext</w:t>
            </w:r>
            <w:r>
              <w:rPr>
                <w:rFonts w:ascii="Arial" w:hAnsi="Arial" w:cs="Arial"/>
                <w:shd w:val="clear" w:color="auto" w:fill="EBF1E7"/>
              </w:rPr>
              <w:t>对非延迟实例化的</w:t>
            </w:r>
            <w:r>
              <w:rPr>
                <w:rFonts w:ascii="Arial" w:hAnsi="Arial" w:cs="Arial"/>
                <w:shd w:val="clear" w:color="auto" w:fill="EBF1E7"/>
              </w:rPr>
              <w:t>bean</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Example: The </w:t>
      </w:r>
      <w:r w:rsidRPr="00BA0D5D">
        <w:rPr>
          <w:rFonts w:ascii="Consolas" w:eastAsia="宋体" w:hAnsi="Consolas" w:cs="宋体"/>
          <w:color w:val="34302D"/>
          <w:kern w:val="0"/>
          <w:sz w:val="25"/>
          <w:szCs w:val="25"/>
          <w:shd w:val="clear" w:color="auto" w:fill="F7F7F8"/>
        </w:rPr>
        <w:t>PropertyOverrideConfigurer</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PropertyOverrideConfigurer</w:t>
      </w:r>
      <w:r w:rsidRPr="00BA0D5D">
        <w:rPr>
          <w:rFonts w:ascii="inherit" w:eastAsia="宋体" w:hAnsi="inherit" w:cs="Arial"/>
          <w:color w:val="34302D"/>
          <w:kern w:val="0"/>
          <w:sz w:val="24"/>
          <w:szCs w:val="24"/>
        </w:rPr>
        <w:t>, another bean factory post-processor, resembles 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but unlike the latter, the original definitions can have default values or no values at all for bean properties. If an overriding</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file does not have an entry for a certain bean property, the default context definition is used.</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PropertyOverrideConfigurer</w:t>
      </w:r>
      <w:r>
        <w:rPr>
          <w:rFonts w:ascii="Arial" w:hAnsi="Arial" w:cs="Arial"/>
          <w:color w:val="34302D"/>
          <w:shd w:val="clear" w:color="auto" w:fill="FFFFFF"/>
        </w:rPr>
        <w:t>另一个</w:t>
      </w:r>
      <w:r>
        <w:rPr>
          <w:rFonts w:ascii="Arial" w:hAnsi="Arial" w:cs="Arial"/>
          <w:color w:val="34302D"/>
          <w:shd w:val="clear" w:color="auto" w:fill="FFFFFF"/>
        </w:rPr>
        <w:t>bean</w:t>
      </w:r>
      <w:r>
        <w:rPr>
          <w:rFonts w:ascii="Arial" w:hAnsi="Arial" w:cs="Arial"/>
          <w:color w:val="34302D"/>
          <w:shd w:val="clear" w:color="auto" w:fill="FFFFFF"/>
        </w:rPr>
        <w:t>工厂后置处理器，类似</w:t>
      </w:r>
      <w:r>
        <w:rPr>
          <w:rFonts w:ascii="Arial" w:hAnsi="Arial" w:cs="Arial"/>
          <w:color w:val="34302D"/>
          <w:shd w:val="clear" w:color="auto" w:fill="FFFFFF"/>
        </w:rPr>
        <w:t> </w:t>
      </w:r>
      <w:r>
        <w:rPr>
          <w:rStyle w:val="HTML"/>
          <w:rFonts w:ascii="Consolas" w:hAnsi="Consolas"/>
          <w:sz w:val="23"/>
          <w:szCs w:val="23"/>
          <w:shd w:val="clear" w:color="auto" w:fill="F7F7F8"/>
        </w:rPr>
        <w:t>PropertyPlaceholderConfigurer</w:t>
      </w:r>
      <w:r>
        <w:rPr>
          <w:rFonts w:ascii="Arial" w:hAnsi="Arial" w:cs="Arial"/>
          <w:color w:val="34302D"/>
          <w:shd w:val="clear" w:color="auto" w:fill="FFFFFF"/>
        </w:rPr>
        <w:t>，但不同的是后者，原来的定义可以有缺省值或者根本没有值的</w:t>
      </w:r>
      <w:r>
        <w:rPr>
          <w:rFonts w:ascii="Arial" w:hAnsi="Arial" w:cs="Arial"/>
          <w:color w:val="34302D"/>
          <w:shd w:val="clear" w:color="auto" w:fill="FFFFFF"/>
        </w:rPr>
        <w:t>bean</w:t>
      </w:r>
      <w:r>
        <w:rPr>
          <w:rFonts w:ascii="Arial" w:hAnsi="Arial" w:cs="Arial"/>
          <w:color w:val="34302D"/>
          <w:shd w:val="clear" w:color="auto" w:fill="FFFFFF"/>
        </w:rPr>
        <w:t>属性。如果覆盖</w:t>
      </w:r>
      <w:r>
        <w:rPr>
          <w:rFonts w:ascii="Arial" w:hAnsi="Arial" w:cs="Arial"/>
          <w:color w:val="34302D"/>
          <w:shd w:val="clear" w:color="auto" w:fill="FFFFFF"/>
        </w:rPr>
        <w:t> </w:t>
      </w:r>
      <w:r>
        <w:rPr>
          <w:rStyle w:val="HTML"/>
          <w:rFonts w:ascii="Consolas" w:hAnsi="Consolas"/>
          <w:sz w:val="23"/>
          <w:szCs w:val="23"/>
          <w:shd w:val="clear" w:color="auto" w:fill="F7F7F8"/>
        </w:rPr>
        <w:t>Properties</w:t>
      </w:r>
      <w:r>
        <w:rPr>
          <w:rFonts w:ascii="Arial" w:hAnsi="Arial" w:cs="Arial"/>
          <w:color w:val="34302D"/>
          <w:shd w:val="clear" w:color="auto" w:fill="FFFFFF"/>
        </w:rPr>
        <w:t>文件没有某个</w:t>
      </w:r>
      <w:r>
        <w:rPr>
          <w:rFonts w:ascii="Arial" w:hAnsi="Arial" w:cs="Arial"/>
          <w:color w:val="34302D"/>
          <w:shd w:val="clear" w:color="auto" w:fill="FFFFFF"/>
        </w:rPr>
        <w:t>bean</w:t>
      </w:r>
      <w:r>
        <w:rPr>
          <w:rFonts w:ascii="Arial" w:hAnsi="Arial" w:cs="Arial"/>
          <w:color w:val="34302D"/>
          <w:shd w:val="clear" w:color="auto" w:fill="FFFFFF"/>
        </w:rPr>
        <w:t>属性的条目，则使用默认上下文定义。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bean definition is not aware of being overridden, so it is not immediately obvious from the XML definition file that the override configurer is being used. In case of multiple </w:t>
      </w:r>
      <w:r w:rsidRPr="00BA0D5D">
        <w:rPr>
          <w:rFonts w:ascii="Consolas" w:eastAsia="宋体" w:hAnsi="Consolas" w:cs="宋体"/>
          <w:color w:val="34302D"/>
          <w:kern w:val="0"/>
          <w:sz w:val="23"/>
          <w:szCs w:val="23"/>
          <w:shd w:val="clear" w:color="auto" w:fill="F7F7F8"/>
        </w:rPr>
        <w:t>PropertyOverrideConfigurer</w:t>
      </w:r>
      <w:r w:rsidRPr="00BA0D5D">
        <w:rPr>
          <w:rFonts w:ascii="inherit" w:eastAsia="宋体" w:hAnsi="inherit" w:cs="Arial"/>
          <w:color w:val="34302D"/>
          <w:kern w:val="0"/>
          <w:sz w:val="24"/>
          <w:szCs w:val="24"/>
        </w:rPr>
        <w:t> instances that define different values for the same bean property, the last one wins, due to the overriding mechanism.</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w:t>
      </w:r>
      <w:r>
        <w:rPr>
          <w:rFonts w:ascii="Arial" w:hAnsi="Arial" w:cs="Arial"/>
          <w:color w:val="34302D"/>
          <w:shd w:val="clear" w:color="auto" w:fill="FFFFFF"/>
        </w:rPr>
        <w:t>bean</w:t>
      </w:r>
      <w:r>
        <w:rPr>
          <w:rFonts w:ascii="Arial" w:hAnsi="Arial" w:cs="Arial"/>
          <w:color w:val="34302D"/>
          <w:shd w:val="clear" w:color="auto" w:fill="FFFFFF"/>
        </w:rPr>
        <w:t>定义不知道被覆盖，因此从</w:t>
      </w:r>
      <w:r>
        <w:rPr>
          <w:rFonts w:ascii="Arial" w:hAnsi="Arial" w:cs="Arial"/>
          <w:color w:val="34302D"/>
          <w:shd w:val="clear" w:color="auto" w:fill="FFFFFF"/>
        </w:rPr>
        <w:t>XML</w:t>
      </w:r>
      <w:r>
        <w:rPr>
          <w:rFonts w:ascii="Arial" w:hAnsi="Arial" w:cs="Arial"/>
          <w:color w:val="34302D"/>
          <w:shd w:val="clear" w:color="auto" w:fill="FFFFFF"/>
        </w:rPr>
        <w:t>定义文件中可以立即看出正在使用覆盖配置器。如果多个</w:t>
      </w:r>
      <w:r>
        <w:rPr>
          <w:rStyle w:val="HTML"/>
          <w:rFonts w:ascii="Consolas" w:hAnsi="Consolas"/>
          <w:sz w:val="23"/>
          <w:szCs w:val="23"/>
          <w:shd w:val="clear" w:color="auto" w:fill="F7F7F8"/>
        </w:rPr>
        <w:t>PropertyOverrideConfigurer</w:t>
      </w:r>
      <w:r>
        <w:rPr>
          <w:rFonts w:ascii="Arial" w:hAnsi="Arial" w:cs="Arial"/>
          <w:color w:val="34302D"/>
          <w:shd w:val="clear" w:color="auto" w:fill="FFFFFF"/>
        </w:rPr>
        <w:t>实例为同一个</w:t>
      </w:r>
      <w:r>
        <w:rPr>
          <w:rFonts w:ascii="Arial" w:hAnsi="Arial" w:cs="Arial"/>
          <w:color w:val="34302D"/>
          <w:shd w:val="clear" w:color="auto" w:fill="FFFFFF"/>
        </w:rPr>
        <w:t>bean</w:t>
      </w:r>
      <w:r>
        <w:rPr>
          <w:rFonts w:ascii="Arial" w:hAnsi="Arial" w:cs="Arial"/>
          <w:color w:val="34302D"/>
          <w:shd w:val="clear" w:color="auto" w:fill="FFFFFF"/>
        </w:rPr>
        <w:t>属性定义了不同的值，则由于覆盖机制，最后一个实例会获胜。</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Properties file configuration lines take the following format:</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属性文件配置行采用以下格式：</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beanName.property=value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an example of the format:</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以下清单显示了格式的示例：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dataSource.driverClassName=com.mysql.jdbc.Driver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dataSource.url=jdbc:mysql:mydb</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example file can be used with a container definition that contains a bean called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that has </w:t>
      </w:r>
      <w:r w:rsidRPr="00BA0D5D">
        <w:rPr>
          <w:rFonts w:ascii="Consolas" w:eastAsia="宋体" w:hAnsi="Consolas" w:cs="宋体"/>
          <w:color w:val="34302D"/>
          <w:kern w:val="0"/>
          <w:sz w:val="23"/>
          <w:szCs w:val="23"/>
          <w:shd w:val="clear" w:color="auto" w:fill="F7F7F8"/>
        </w:rPr>
        <w:t>driver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properties.</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此示例文件可以与包含名为</w:t>
      </w:r>
      <w:r>
        <w:rPr>
          <w:rStyle w:val="HTML"/>
          <w:rFonts w:ascii="Consolas" w:hAnsi="Consolas"/>
          <w:sz w:val="23"/>
          <w:szCs w:val="23"/>
          <w:shd w:val="clear" w:color="auto" w:fill="F7F7F8"/>
        </w:rPr>
        <w:t>dataSource</w:t>
      </w:r>
      <w:r>
        <w:rPr>
          <w:rFonts w:ascii="Arial" w:hAnsi="Arial" w:cs="Arial"/>
          <w:color w:val="34302D"/>
          <w:shd w:val="clear" w:color="auto" w:fill="FFFFFF"/>
        </w:rPr>
        <w:t>has has </w:t>
      </w:r>
      <w:r>
        <w:rPr>
          <w:rStyle w:val="HTML"/>
          <w:rFonts w:ascii="Consolas" w:hAnsi="Consolas"/>
          <w:sz w:val="23"/>
          <w:szCs w:val="23"/>
          <w:shd w:val="clear" w:color="auto" w:fill="F7F7F8"/>
        </w:rPr>
        <w:t>driver</w:t>
      </w:r>
      <w:r>
        <w:rPr>
          <w:rFonts w:ascii="Arial" w:hAnsi="Arial" w:cs="Arial"/>
          <w:color w:val="34302D"/>
          <w:shd w:val="clear" w:color="auto" w:fill="FFFFFF"/>
        </w:rPr>
        <w:t>和</w:t>
      </w:r>
      <w:r>
        <w:rPr>
          <w:rStyle w:val="HTML"/>
          <w:rFonts w:ascii="Consolas" w:hAnsi="Consolas"/>
          <w:sz w:val="23"/>
          <w:szCs w:val="23"/>
          <w:shd w:val="clear" w:color="auto" w:fill="F7F7F8"/>
        </w:rPr>
        <w:t>url</w:t>
      </w:r>
      <w:r>
        <w:rPr>
          <w:rFonts w:ascii="Arial" w:hAnsi="Arial" w:cs="Arial"/>
          <w:color w:val="34302D"/>
          <w:shd w:val="clear" w:color="auto" w:fill="FFFFFF"/>
        </w:rPr>
        <w:t>properties </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的容器定义一起使用</w:t>
      </w:r>
      <w:r>
        <w:rPr>
          <w:rFonts w:ascii="Arial" w:hAnsi="Arial" w:cs="Arial"/>
          <w:color w:val="34302D"/>
          <w:shd w:val="clear" w:color="auto" w:fill="FFFFFF"/>
        </w:rPr>
        <w:t>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Compound property names are also supported, as long as every component of the path except the final property being overridden is already non-null (presumably initialized by the constructors). In the following example, the </w:t>
      </w:r>
      <w:r w:rsidRPr="00BA0D5D">
        <w:rPr>
          <w:rFonts w:ascii="Consolas" w:eastAsia="宋体" w:hAnsi="Consolas" w:cs="宋体"/>
          <w:color w:val="34302D"/>
          <w:kern w:val="0"/>
          <w:sz w:val="23"/>
          <w:szCs w:val="23"/>
          <w:shd w:val="clear" w:color="auto" w:fill="F7F7F8"/>
        </w:rPr>
        <w:t>sammy</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bob</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fred</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tom</w:t>
      </w:r>
      <w:r w:rsidRPr="00BA0D5D">
        <w:rPr>
          <w:rFonts w:ascii="inherit" w:eastAsia="宋体" w:hAnsi="inherit" w:cs="Arial"/>
          <w:color w:val="34302D"/>
          <w:kern w:val="0"/>
          <w:sz w:val="24"/>
          <w:szCs w:val="24"/>
        </w:rPr>
        <w:t> bean is set to the scalar value </w:t>
      </w:r>
      <w:r w:rsidRPr="00BA0D5D">
        <w:rPr>
          <w:rFonts w:ascii="Consolas" w:eastAsia="宋体" w:hAnsi="Consolas" w:cs="宋体"/>
          <w:color w:val="34302D"/>
          <w:kern w:val="0"/>
          <w:sz w:val="23"/>
          <w:szCs w:val="23"/>
          <w:shd w:val="clear" w:color="auto" w:fill="F7F7F8"/>
        </w:rPr>
        <w:t>123</w:t>
      </w:r>
      <w:r w:rsidRPr="00BA0D5D">
        <w:rPr>
          <w:rFonts w:ascii="inherit" w:eastAsia="宋体" w:hAnsi="inherit" w:cs="Arial"/>
          <w:color w:val="34302D"/>
          <w:kern w:val="0"/>
          <w:sz w:val="24"/>
          <w:szCs w:val="24"/>
        </w:rPr>
        <w:t>:</w:t>
      </w:r>
    </w:p>
    <w:p w:rsidR="00F606C3" w:rsidRPr="00BA0D5D" w:rsidRDefault="00F606C3"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也支持复合属性名称，只要路径的每个组件（重写的最终属性除外）都已经非空（可能由构造函数初始化）。在下面的例子中，</w:t>
      </w:r>
      <w:r>
        <w:rPr>
          <w:rStyle w:val="HTML"/>
          <w:rFonts w:ascii="Consolas" w:hAnsi="Consolas"/>
          <w:sz w:val="23"/>
          <w:szCs w:val="23"/>
          <w:shd w:val="clear" w:color="auto" w:fill="F7F7F8"/>
        </w:rPr>
        <w:t>sammy</w:t>
      </w:r>
      <w:r>
        <w:rPr>
          <w:rFonts w:ascii="Arial" w:hAnsi="Arial" w:cs="Arial"/>
          <w:color w:val="34302D"/>
          <w:shd w:val="clear" w:color="auto" w:fill="FFFFFF"/>
        </w:rPr>
        <w:t>所述的属性</w:t>
      </w:r>
      <w:r>
        <w:rPr>
          <w:rStyle w:val="HTML"/>
          <w:rFonts w:ascii="Consolas" w:hAnsi="Consolas"/>
          <w:sz w:val="23"/>
          <w:szCs w:val="23"/>
          <w:shd w:val="clear" w:color="auto" w:fill="F7F7F8"/>
        </w:rPr>
        <w:t>bob</w:t>
      </w:r>
      <w:r>
        <w:rPr>
          <w:rFonts w:ascii="Arial" w:hAnsi="Arial" w:cs="Arial"/>
          <w:color w:val="34302D"/>
          <w:shd w:val="clear" w:color="auto" w:fill="FFFFFF"/>
        </w:rPr>
        <w:t>的财产</w:t>
      </w:r>
      <w:r>
        <w:rPr>
          <w:rStyle w:val="HTML"/>
          <w:rFonts w:ascii="Consolas" w:hAnsi="Consolas"/>
          <w:sz w:val="23"/>
          <w:szCs w:val="23"/>
          <w:shd w:val="clear" w:color="auto" w:fill="F7F7F8"/>
        </w:rPr>
        <w:t>fred</w:t>
      </w:r>
      <w:r>
        <w:rPr>
          <w:rFonts w:ascii="Arial" w:hAnsi="Arial" w:cs="Arial"/>
          <w:color w:val="34302D"/>
          <w:shd w:val="clear" w:color="auto" w:fill="FFFFFF"/>
        </w:rPr>
        <w:t>的财产</w:t>
      </w:r>
      <w:r>
        <w:rPr>
          <w:rStyle w:val="HTML"/>
          <w:rFonts w:ascii="Consolas" w:hAnsi="Consolas"/>
          <w:sz w:val="23"/>
          <w:szCs w:val="23"/>
          <w:shd w:val="clear" w:color="auto" w:fill="F7F7F8"/>
        </w:rPr>
        <w:t>tom</w:t>
      </w:r>
      <w:r>
        <w:rPr>
          <w:rFonts w:ascii="Arial" w:hAnsi="Arial" w:cs="Arial"/>
          <w:color w:val="34302D"/>
          <w:shd w:val="clear" w:color="auto" w:fill="FFFFFF"/>
        </w:rPr>
        <w:t>豆被设置为标量值</w:t>
      </w:r>
      <w:r>
        <w:rPr>
          <w:rStyle w:val="HTML"/>
          <w:rFonts w:ascii="Consolas" w:hAnsi="Consolas"/>
          <w:sz w:val="23"/>
          <w:szCs w:val="23"/>
          <w:shd w:val="clear" w:color="auto" w:fill="F7F7F8"/>
        </w:rPr>
        <w:t>123</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tom.fred.bob.sammy=123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0945A0">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Specified override values are always literal values. They are not translated into bean references. This convention also applies when the original value in the XML bean definition specifies a bean reference.</w:t>
            </w:r>
          </w:p>
          <w:p w:rsidR="000945A0" w:rsidRPr="00BA0D5D" w:rsidRDefault="000945A0" w:rsidP="00BA0D5D">
            <w:pPr>
              <w:widowControl/>
              <w:jc w:val="left"/>
              <w:rPr>
                <w:rFonts w:ascii="宋体" w:eastAsia="宋体" w:hAnsi="宋体" w:cs="宋体"/>
                <w:kern w:val="0"/>
                <w:sz w:val="24"/>
                <w:szCs w:val="24"/>
              </w:rPr>
            </w:pPr>
            <w:r>
              <w:rPr>
                <w:rFonts w:ascii="Arial" w:hAnsi="Arial" w:cs="Arial"/>
                <w:shd w:val="clear" w:color="auto" w:fill="EBF1E7"/>
              </w:rPr>
              <w:t>指定的覆盖值始终是文字值。它们不会被翻译成</w:t>
            </w:r>
            <w:r>
              <w:rPr>
                <w:rFonts w:ascii="Arial" w:hAnsi="Arial" w:cs="Arial"/>
                <w:shd w:val="clear" w:color="auto" w:fill="EBF1E7"/>
              </w:rPr>
              <w:t>bean</w:t>
            </w:r>
            <w:r>
              <w:rPr>
                <w:rFonts w:ascii="Arial" w:hAnsi="Arial" w:cs="Arial"/>
                <w:shd w:val="clear" w:color="auto" w:fill="EBF1E7"/>
              </w:rPr>
              <w:t>引用。当</w:t>
            </w:r>
            <w:r>
              <w:rPr>
                <w:rFonts w:ascii="Arial" w:hAnsi="Arial" w:cs="Arial"/>
                <w:shd w:val="clear" w:color="auto" w:fill="EBF1E7"/>
              </w:rPr>
              <w:t>XML bean</w:t>
            </w:r>
            <w:r>
              <w:rPr>
                <w:rFonts w:ascii="Arial" w:hAnsi="Arial" w:cs="Arial"/>
                <w:shd w:val="clear" w:color="auto" w:fill="EBF1E7"/>
              </w:rPr>
              <w:t>定义中的原始值指定</w:t>
            </w:r>
            <w:r>
              <w:rPr>
                <w:rFonts w:ascii="Arial" w:hAnsi="Arial" w:cs="Arial"/>
                <w:shd w:val="clear" w:color="auto" w:fill="EBF1E7"/>
              </w:rPr>
              <w:t>bean</w:t>
            </w:r>
            <w:r>
              <w:rPr>
                <w:rFonts w:ascii="Arial" w:hAnsi="Arial" w:cs="Arial"/>
                <w:shd w:val="clear" w:color="auto" w:fill="EBF1E7"/>
              </w:rPr>
              <w:t>引用时，此约定也适用。</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 introduced in Spring 2.5, it is possible to configure property overriding with a dedicated configuration element, as the following example shows:</w:t>
      </w:r>
    </w:p>
    <w:p w:rsidR="00EC1292" w:rsidRPr="00BA0D5D" w:rsidRDefault="00EC1292"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Style w:val="HTML"/>
          <w:rFonts w:ascii="Consolas" w:hAnsi="Consolas"/>
          <w:sz w:val="23"/>
          <w:szCs w:val="23"/>
          <w:shd w:val="clear" w:color="auto" w:fill="F7F7F8"/>
        </w:rPr>
        <w:t>context</w:t>
      </w:r>
      <w:r>
        <w:rPr>
          <w:rFonts w:ascii="Arial" w:hAnsi="Arial" w:cs="Arial"/>
          <w:color w:val="34302D"/>
          <w:shd w:val="clear" w:color="auto" w:fill="FFFFFF"/>
        </w:rPr>
        <w:t>Spring 2.5</w:t>
      </w:r>
      <w:r>
        <w:rPr>
          <w:rFonts w:ascii="Arial" w:hAnsi="Arial" w:cs="Arial"/>
          <w:color w:val="34302D"/>
          <w:shd w:val="clear" w:color="auto" w:fill="FFFFFF"/>
        </w:rPr>
        <w:t>中引入的命名空间，可以使用专用配置元素配置属性覆盖，如以下示例所示：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&lt;context:property-override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"classpath:override.properties"</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1.8.3. Customizing Instantiation Logic with a </w:t>
      </w:r>
      <w:r w:rsidRPr="00BA0D5D">
        <w:rPr>
          <w:rFonts w:ascii="Consolas" w:eastAsia="宋体" w:hAnsi="Consolas" w:cs="宋体"/>
          <w:color w:val="34302D"/>
          <w:kern w:val="0"/>
          <w:sz w:val="33"/>
          <w:szCs w:val="33"/>
          <w:shd w:val="clear" w:color="auto" w:fill="F7F7F8"/>
        </w:rPr>
        <w:t>FactoryBean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implement the </w:t>
      </w:r>
      <w:r w:rsidRPr="00BA0D5D">
        <w:rPr>
          <w:rFonts w:ascii="Consolas" w:eastAsia="宋体" w:hAnsi="Consolas" w:cs="宋体"/>
          <w:color w:val="34302D"/>
          <w:kern w:val="0"/>
          <w:sz w:val="23"/>
          <w:szCs w:val="23"/>
          <w:shd w:val="clear" w:color="auto" w:fill="F7F7F8"/>
        </w:rPr>
        <w:t>org.springframework.beans.factory.FactoryBean</w:t>
      </w:r>
      <w:r w:rsidRPr="00BA0D5D">
        <w:rPr>
          <w:rFonts w:ascii="inherit" w:eastAsia="宋体" w:hAnsi="inherit" w:cs="Arial"/>
          <w:color w:val="34302D"/>
          <w:kern w:val="0"/>
          <w:sz w:val="24"/>
          <w:szCs w:val="24"/>
        </w:rPr>
        <w:t> interface for objects that are themselves factories.</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w:t>
      </w:r>
      <w:r>
        <w:rPr>
          <w:rStyle w:val="HTML"/>
          <w:rFonts w:ascii="Consolas" w:hAnsi="Consolas"/>
          <w:sz w:val="23"/>
          <w:szCs w:val="23"/>
          <w:shd w:val="clear" w:color="auto" w:fill="F7F7F8"/>
        </w:rPr>
        <w:t>org.springframework.beans.factory.FactoryBean</w:t>
      </w:r>
      <w:r>
        <w:rPr>
          <w:rFonts w:ascii="Arial" w:hAnsi="Arial" w:cs="Arial"/>
          <w:color w:val="34302D"/>
          <w:shd w:val="clear" w:color="auto" w:fill="FFFFFF"/>
        </w:rPr>
        <w:t>为自己工厂的对象实现接口。</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interface is a point of pluggability into the Spring IoC container’s instantiation logic. If you have complex initialization code that is better expressed in Java as opposed to a (potentially) verbose amount of XML, you can create your own</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write the complex initialization inside that class, and then plug your custom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into the container.</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该</w:t>
      </w:r>
      <w:r>
        <w:rPr>
          <w:rStyle w:val="HTML"/>
          <w:rFonts w:ascii="Consolas" w:hAnsi="Consolas"/>
          <w:sz w:val="23"/>
          <w:szCs w:val="23"/>
          <w:shd w:val="clear" w:color="auto" w:fill="F7F7F8"/>
        </w:rPr>
        <w:t>FactoryBean</w:t>
      </w:r>
      <w:r>
        <w:rPr>
          <w:rFonts w:ascii="Arial" w:hAnsi="Arial" w:cs="Arial"/>
          <w:color w:val="34302D"/>
          <w:shd w:val="clear" w:color="auto" w:fill="FFFFFF"/>
        </w:rPr>
        <w:t>接口是</w:t>
      </w:r>
      <w:r>
        <w:rPr>
          <w:rFonts w:ascii="Arial" w:hAnsi="Arial" w:cs="Arial"/>
          <w:color w:val="34302D"/>
          <w:shd w:val="clear" w:color="auto" w:fill="FFFFFF"/>
        </w:rPr>
        <w:t>Spring IoC</w:t>
      </w:r>
      <w:r>
        <w:rPr>
          <w:rFonts w:ascii="Arial" w:hAnsi="Arial" w:cs="Arial"/>
          <w:color w:val="34302D"/>
          <w:shd w:val="clear" w:color="auto" w:fill="FFFFFF"/>
        </w:rPr>
        <w:t>容器实例化逻辑的可插拔点。如果你有一个复杂的初始化代码，用</w:t>
      </w:r>
      <w:r>
        <w:rPr>
          <w:rFonts w:ascii="Arial" w:hAnsi="Arial" w:cs="Arial"/>
          <w:color w:val="34302D"/>
          <w:shd w:val="clear" w:color="auto" w:fill="FFFFFF"/>
        </w:rPr>
        <w:t>Java</w:t>
      </w:r>
      <w:r>
        <w:rPr>
          <w:rFonts w:ascii="Arial" w:hAnsi="Arial" w:cs="Arial"/>
          <w:color w:val="34302D"/>
          <w:shd w:val="clear" w:color="auto" w:fill="FFFFFF"/>
        </w:rPr>
        <w:t>表示，而不是（可能）冗长的</w:t>
      </w:r>
      <w:r>
        <w:rPr>
          <w:rFonts w:ascii="Arial" w:hAnsi="Arial" w:cs="Arial"/>
          <w:color w:val="34302D"/>
          <w:shd w:val="clear" w:color="auto" w:fill="FFFFFF"/>
        </w:rPr>
        <w:t>XML</w:t>
      </w:r>
      <w:r>
        <w:rPr>
          <w:rFonts w:ascii="Arial" w:hAnsi="Arial" w:cs="Arial"/>
          <w:color w:val="34302D"/>
          <w:shd w:val="clear" w:color="auto" w:fill="FFFFFF"/>
        </w:rPr>
        <w:t>，你可以创建自己的</w:t>
      </w:r>
      <w:r>
        <w:rPr>
          <w:rFonts w:ascii="Arial" w:hAnsi="Arial" w:cs="Arial"/>
          <w:color w:val="34302D"/>
          <w:shd w:val="clear" w:color="auto" w:fill="FFFFFF"/>
        </w:rPr>
        <w:t> </w:t>
      </w:r>
      <w:r>
        <w:rPr>
          <w:rStyle w:val="HTML"/>
          <w:rFonts w:ascii="Consolas" w:hAnsi="Consolas"/>
          <w:sz w:val="23"/>
          <w:szCs w:val="23"/>
          <w:shd w:val="clear" w:color="auto" w:fill="F7F7F8"/>
        </w:rPr>
        <w:t>FactoryBean</w:t>
      </w:r>
      <w:r>
        <w:rPr>
          <w:rFonts w:ascii="Arial" w:hAnsi="Arial" w:cs="Arial"/>
          <w:color w:val="34302D"/>
          <w:shd w:val="clear" w:color="auto" w:fill="FFFFFF"/>
        </w:rPr>
        <w:t>，在该类中编写复杂的初始化，然后将自定义</w:t>
      </w:r>
      <w:r>
        <w:rPr>
          <w:rStyle w:val="HTML"/>
          <w:rFonts w:ascii="Consolas" w:hAnsi="Consolas"/>
          <w:sz w:val="23"/>
          <w:szCs w:val="23"/>
          <w:shd w:val="clear" w:color="auto" w:fill="F7F7F8"/>
        </w:rPr>
        <w:t>FactoryBean</w:t>
      </w:r>
      <w:r>
        <w:rPr>
          <w:rFonts w:ascii="Arial" w:hAnsi="Arial" w:cs="Arial"/>
          <w:color w:val="34302D"/>
          <w:shd w:val="clear" w:color="auto" w:fill="FFFFFF"/>
        </w:rPr>
        <w:t>插入容器。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interface provides three methods:</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FactoryBean</w:t>
      </w:r>
      <w:r>
        <w:rPr>
          <w:rFonts w:ascii="Arial" w:hAnsi="Arial" w:cs="Arial"/>
          <w:color w:val="34302D"/>
          <w:shd w:val="clear" w:color="auto" w:fill="FFFFFF"/>
        </w:rPr>
        <w:t>接口提供了三种方法：</w:t>
      </w:r>
    </w:p>
    <w:p w:rsidR="00BA0D5D" w:rsidRPr="00BA0D5D" w:rsidRDefault="00BA0D5D" w:rsidP="00BA0D5D">
      <w:pPr>
        <w:widowControl/>
        <w:numPr>
          <w:ilvl w:val="0"/>
          <w:numId w:val="1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Object getObject()</w:t>
      </w:r>
      <w:r w:rsidRPr="00BA0D5D">
        <w:rPr>
          <w:rFonts w:ascii="inherit" w:eastAsia="宋体" w:hAnsi="inherit" w:cs="Arial"/>
          <w:color w:val="34302D"/>
          <w:kern w:val="0"/>
          <w:sz w:val="24"/>
          <w:szCs w:val="24"/>
        </w:rPr>
        <w:t>: Returns an instance of the object this factory creates. The instance can possibly be shared, depending on whether this factory returns singletons or prototypes.</w:t>
      </w:r>
    </w:p>
    <w:p w:rsidR="00BA0D5D" w:rsidRPr="00BA0D5D" w:rsidRDefault="00BA0D5D" w:rsidP="00BA0D5D">
      <w:pPr>
        <w:widowControl/>
        <w:numPr>
          <w:ilvl w:val="0"/>
          <w:numId w:val="1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boolean isSingleton()</w:t>
      </w:r>
      <w:r w:rsidRPr="00BA0D5D">
        <w:rPr>
          <w:rFonts w:ascii="inherit" w:eastAsia="宋体" w:hAnsi="inherit" w:cs="Arial"/>
          <w:color w:val="34302D"/>
          <w:kern w:val="0"/>
          <w:sz w:val="24"/>
          <w:szCs w:val="24"/>
        </w:rPr>
        <w:t>: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if this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returns singletons or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otherwise.</w:t>
      </w:r>
    </w:p>
    <w:p w:rsidR="00BA0D5D" w:rsidRDefault="00BA0D5D" w:rsidP="00BA0D5D">
      <w:pPr>
        <w:widowControl/>
        <w:numPr>
          <w:ilvl w:val="0"/>
          <w:numId w:val="1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Class getObjectType()</w:t>
      </w:r>
      <w:r w:rsidRPr="00BA0D5D">
        <w:rPr>
          <w:rFonts w:ascii="inherit" w:eastAsia="宋体" w:hAnsi="inherit" w:cs="Arial"/>
          <w:color w:val="34302D"/>
          <w:kern w:val="0"/>
          <w:sz w:val="24"/>
          <w:szCs w:val="24"/>
        </w:rPr>
        <w:t>: Returns the object type returned by the </w:t>
      </w:r>
      <w:r w:rsidRPr="00BA0D5D">
        <w:rPr>
          <w:rFonts w:ascii="Consolas" w:eastAsia="宋体" w:hAnsi="Consolas" w:cs="宋体"/>
          <w:color w:val="34302D"/>
          <w:kern w:val="0"/>
          <w:sz w:val="23"/>
          <w:szCs w:val="23"/>
          <w:shd w:val="clear" w:color="auto" w:fill="F7F7F8"/>
        </w:rPr>
        <w:t>getObject()</w:t>
      </w:r>
      <w:r w:rsidRPr="00BA0D5D">
        <w:rPr>
          <w:rFonts w:ascii="inherit" w:eastAsia="宋体" w:hAnsi="inherit" w:cs="Arial"/>
          <w:color w:val="34302D"/>
          <w:kern w:val="0"/>
          <w:sz w:val="24"/>
          <w:szCs w:val="24"/>
        </w:rPr>
        <w:t> method or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if the type is not known in advance.</w:t>
      </w:r>
    </w:p>
    <w:p w:rsidR="00475CED" w:rsidRPr="00475CED" w:rsidRDefault="00475CED" w:rsidP="00475CED">
      <w:pPr>
        <w:widowControl/>
        <w:numPr>
          <w:ilvl w:val="0"/>
          <w:numId w:val="15"/>
        </w:numPr>
        <w:shd w:val="clear" w:color="auto" w:fill="FFFFFF"/>
        <w:spacing w:after="150"/>
        <w:jc w:val="left"/>
        <w:rPr>
          <w:rFonts w:ascii="inherit" w:eastAsia="宋体" w:hAnsi="inherit" w:cs="Arial" w:hint="eastAsia"/>
          <w:color w:val="34302D"/>
          <w:kern w:val="0"/>
          <w:sz w:val="24"/>
          <w:szCs w:val="24"/>
        </w:rPr>
      </w:pPr>
      <w:r w:rsidRPr="00475CED">
        <w:rPr>
          <w:rFonts w:ascii="Consolas" w:eastAsia="宋体" w:hAnsi="Consolas" w:cs="宋体"/>
          <w:color w:val="34302D"/>
          <w:kern w:val="0"/>
          <w:sz w:val="23"/>
          <w:szCs w:val="23"/>
          <w:shd w:val="clear" w:color="auto" w:fill="F7F7F8"/>
        </w:rPr>
        <w:t>Object getObject()</w:t>
      </w:r>
      <w:r w:rsidRPr="00475CED">
        <w:rPr>
          <w:rFonts w:ascii="inherit" w:eastAsia="宋体" w:hAnsi="inherit" w:cs="Arial"/>
          <w:color w:val="34302D"/>
          <w:kern w:val="0"/>
          <w:sz w:val="24"/>
          <w:szCs w:val="24"/>
        </w:rPr>
        <w:t>：返回此工厂创建的对象的实例。可以共享实例，具体取决于此工厂是返回单例还是原型。</w:t>
      </w:r>
    </w:p>
    <w:p w:rsidR="00475CED" w:rsidRPr="00475CED" w:rsidRDefault="00475CED" w:rsidP="00475CED">
      <w:pPr>
        <w:widowControl/>
        <w:numPr>
          <w:ilvl w:val="0"/>
          <w:numId w:val="15"/>
        </w:numPr>
        <w:shd w:val="clear" w:color="auto" w:fill="FFFFFF"/>
        <w:spacing w:after="150"/>
        <w:jc w:val="left"/>
        <w:rPr>
          <w:rFonts w:ascii="inherit" w:eastAsia="宋体" w:hAnsi="inherit" w:cs="Arial" w:hint="eastAsia"/>
          <w:color w:val="34302D"/>
          <w:kern w:val="0"/>
          <w:sz w:val="24"/>
          <w:szCs w:val="24"/>
        </w:rPr>
      </w:pPr>
      <w:r w:rsidRPr="00475CED">
        <w:rPr>
          <w:rFonts w:ascii="Consolas" w:eastAsia="宋体" w:hAnsi="Consolas" w:cs="宋体"/>
          <w:color w:val="34302D"/>
          <w:kern w:val="0"/>
          <w:sz w:val="23"/>
          <w:szCs w:val="23"/>
          <w:shd w:val="clear" w:color="auto" w:fill="F7F7F8"/>
        </w:rPr>
        <w:t>boolean isSingleton()</w:t>
      </w:r>
      <w:r w:rsidRPr="00475CED">
        <w:rPr>
          <w:rFonts w:ascii="inherit" w:eastAsia="宋体" w:hAnsi="inherit" w:cs="Arial"/>
          <w:color w:val="34302D"/>
          <w:kern w:val="0"/>
          <w:sz w:val="24"/>
          <w:szCs w:val="24"/>
        </w:rPr>
        <w:t>：</w:t>
      </w:r>
      <w:r w:rsidRPr="00475CED">
        <w:rPr>
          <w:rFonts w:ascii="Consolas" w:eastAsia="宋体" w:hAnsi="Consolas" w:cs="宋体"/>
          <w:color w:val="34302D"/>
          <w:kern w:val="0"/>
          <w:sz w:val="23"/>
          <w:szCs w:val="23"/>
          <w:shd w:val="clear" w:color="auto" w:fill="F7F7F8"/>
        </w:rPr>
        <w:t>true</w:t>
      </w:r>
      <w:r w:rsidRPr="00475CED">
        <w:rPr>
          <w:rFonts w:ascii="inherit" w:eastAsia="宋体" w:hAnsi="inherit" w:cs="Arial"/>
          <w:color w:val="34302D"/>
          <w:kern w:val="0"/>
          <w:sz w:val="24"/>
          <w:szCs w:val="24"/>
        </w:rPr>
        <w:t>如果</w:t>
      </w:r>
      <w:r w:rsidRPr="00475CED">
        <w:rPr>
          <w:rFonts w:ascii="Consolas" w:eastAsia="宋体" w:hAnsi="Consolas" w:cs="宋体"/>
          <w:color w:val="34302D"/>
          <w:kern w:val="0"/>
          <w:sz w:val="23"/>
          <w:szCs w:val="23"/>
          <w:shd w:val="clear" w:color="auto" w:fill="F7F7F8"/>
        </w:rPr>
        <w:t>FactoryBean</w:t>
      </w:r>
      <w:r w:rsidRPr="00475CED">
        <w:rPr>
          <w:rFonts w:ascii="inherit" w:eastAsia="宋体" w:hAnsi="inherit" w:cs="Arial"/>
          <w:color w:val="34302D"/>
          <w:kern w:val="0"/>
          <w:sz w:val="24"/>
          <w:szCs w:val="24"/>
        </w:rPr>
        <w:t>返回单例或</w:t>
      </w:r>
      <w:r w:rsidRPr="00475CED">
        <w:rPr>
          <w:rFonts w:ascii="Consolas" w:eastAsia="宋体" w:hAnsi="Consolas" w:cs="宋体"/>
          <w:color w:val="34302D"/>
          <w:kern w:val="0"/>
          <w:sz w:val="23"/>
          <w:szCs w:val="23"/>
          <w:shd w:val="clear" w:color="auto" w:fill="F7F7F8"/>
        </w:rPr>
        <w:t>false</w:t>
      </w:r>
      <w:r w:rsidRPr="00475CED">
        <w:rPr>
          <w:rFonts w:ascii="inherit" w:eastAsia="宋体" w:hAnsi="inherit" w:cs="Arial"/>
          <w:color w:val="34302D"/>
          <w:kern w:val="0"/>
          <w:sz w:val="24"/>
          <w:szCs w:val="24"/>
        </w:rPr>
        <w:t>其他方式返回</w:t>
      </w:r>
      <w:r w:rsidRPr="00475CED">
        <w:rPr>
          <w:rFonts w:ascii="inherit" w:eastAsia="宋体" w:hAnsi="inherit" w:cs="Arial"/>
          <w:color w:val="34302D"/>
          <w:kern w:val="0"/>
          <w:sz w:val="24"/>
          <w:szCs w:val="24"/>
        </w:rPr>
        <w:t> </w:t>
      </w:r>
      <w:r w:rsidRPr="00475CED">
        <w:rPr>
          <w:rFonts w:ascii="inherit" w:eastAsia="宋体" w:hAnsi="inherit" w:cs="Arial"/>
          <w:color w:val="34302D"/>
          <w:kern w:val="0"/>
          <w:sz w:val="24"/>
          <w:szCs w:val="24"/>
        </w:rPr>
        <w:t>。</w:t>
      </w:r>
    </w:p>
    <w:p w:rsidR="00475CED" w:rsidRPr="00475CED" w:rsidRDefault="00475CED" w:rsidP="00475CED">
      <w:pPr>
        <w:widowControl/>
        <w:numPr>
          <w:ilvl w:val="0"/>
          <w:numId w:val="15"/>
        </w:numPr>
        <w:shd w:val="clear" w:color="auto" w:fill="FFFFFF"/>
        <w:spacing w:after="150"/>
        <w:jc w:val="left"/>
        <w:rPr>
          <w:rFonts w:ascii="inherit" w:eastAsia="宋体" w:hAnsi="inherit" w:cs="Arial" w:hint="eastAsia"/>
          <w:color w:val="34302D"/>
          <w:kern w:val="0"/>
          <w:sz w:val="24"/>
          <w:szCs w:val="24"/>
        </w:rPr>
      </w:pPr>
      <w:r w:rsidRPr="00475CED">
        <w:rPr>
          <w:rFonts w:ascii="Consolas" w:eastAsia="宋体" w:hAnsi="Consolas" w:cs="宋体"/>
          <w:color w:val="34302D"/>
          <w:kern w:val="0"/>
          <w:sz w:val="23"/>
          <w:szCs w:val="23"/>
          <w:shd w:val="clear" w:color="auto" w:fill="F7F7F8"/>
        </w:rPr>
        <w:t>Class getObjectType()</w:t>
      </w:r>
      <w:r w:rsidRPr="00475CED">
        <w:rPr>
          <w:rFonts w:ascii="inherit" w:eastAsia="宋体" w:hAnsi="inherit" w:cs="Arial"/>
          <w:color w:val="34302D"/>
          <w:kern w:val="0"/>
          <w:sz w:val="24"/>
          <w:szCs w:val="24"/>
        </w:rPr>
        <w:t>：返回</w:t>
      </w:r>
      <w:r w:rsidRPr="00475CED">
        <w:rPr>
          <w:rFonts w:ascii="Consolas" w:eastAsia="宋体" w:hAnsi="Consolas" w:cs="宋体"/>
          <w:color w:val="34302D"/>
          <w:kern w:val="0"/>
          <w:sz w:val="23"/>
          <w:szCs w:val="23"/>
          <w:shd w:val="clear" w:color="auto" w:fill="F7F7F8"/>
        </w:rPr>
        <w:t>getObject()</w:t>
      </w:r>
      <w:r w:rsidRPr="00475CED">
        <w:rPr>
          <w:rFonts w:ascii="inherit" w:eastAsia="宋体" w:hAnsi="inherit" w:cs="Arial"/>
          <w:color w:val="34302D"/>
          <w:kern w:val="0"/>
          <w:sz w:val="24"/>
          <w:szCs w:val="24"/>
        </w:rPr>
        <w:t>方法返回的对象类型，或者</w:t>
      </w:r>
      <w:r w:rsidRPr="00475CED">
        <w:rPr>
          <w:rFonts w:ascii="Consolas" w:eastAsia="宋体" w:hAnsi="Consolas" w:cs="宋体"/>
          <w:color w:val="34302D"/>
          <w:kern w:val="0"/>
          <w:sz w:val="23"/>
          <w:szCs w:val="23"/>
          <w:shd w:val="clear" w:color="auto" w:fill="F7F7F8"/>
        </w:rPr>
        <w:t>null</w:t>
      </w:r>
      <w:r w:rsidRPr="00475CED">
        <w:rPr>
          <w:rFonts w:ascii="inherit" w:eastAsia="宋体" w:hAnsi="inherit" w:cs="Arial"/>
          <w:color w:val="34302D"/>
          <w:kern w:val="0"/>
          <w:sz w:val="24"/>
          <w:szCs w:val="24"/>
        </w:rPr>
        <w:t>如果事先不知道类型。</w:t>
      </w:r>
    </w:p>
    <w:p w:rsidR="00475CED" w:rsidRPr="00BA0D5D" w:rsidRDefault="00475CED" w:rsidP="00475CED">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concept and interface is used in a number of places within the Spring Framework. More than 50 implementations of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interface ship with Spring itself.</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FactoryBean</w:t>
      </w:r>
      <w:r>
        <w:rPr>
          <w:rFonts w:ascii="Arial" w:hAnsi="Arial" w:cs="Arial"/>
          <w:color w:val="34302D"/>
          <w:shd w:val="clear" w:color="auto" w:fill="FFFFFF"/>
        </w:rPr>
        <w:t>概念和接口被一些</w:t>
      </w:r>
      <w:r>
        <w:rPr>
          <w:rFonts w:ascii="Arial" w:hAnsi="Arial" w:cs="Arial"/>
          <w:color w:val="34302D"/>
          <w:shd w:val="clear" w:color="auto" w:fill="FFFFFF"/>
        </w:rPr>
        <w:t>Spring</w:t>
      </w:r>
      <w:r>
        <w:rPr>
          <w:rFonts w:ascii="Arial" w:hAnsi="Arial" w:cs="Arial"/>
          <w:color w:val="34302D"/>
          <w:shd w:val="clear" w:color="auto" w:fill="FFFFFF"/>
        </w:rPr>
        <w:t>框架内的场所。超过</w:t>
      </w:r>
      <w:r>
        <w:rPr>
          <w:rFonts w:ascii="Arial" w:hAnsi="Arial" w:cs="Arial"/>
          <w:color w:val="34302D"/>
          <w:shd w:val="clear" w:color="auto" w:fill="FFFFFF"/>
        </w:rPr>
        <w:t>50</w:t>
      </w:r>
      <w:r>
        <w:rPr>
          <w:rFonts w:ascii="Arial" w:hAnsi="Arial" w:cs="Arial"/>
          <w:color w:val="34302D"/>
          <w:shd w:val="clear" w:color="auto" w:fill="FFFFFF"/>
        </w:rPr>
        <w:t>个</w:t>
      </w:r>
      <w:r>
        <w:rPr>
          <w:rStyle w:val="HTML"/>
          <w:rFonts w:ascii="Consolas" w:hAnsi="Consolas"/>
          <w:sz w:val="23"/>
          <w:szCs w:val="23"/>
          <w:shd w:val="clear" w:color="auto" w:fill="F7F7F8"/>
        </w:rPr>
        <w:t>FactoryBean</w:t>
      </w:r>
      <w:r>
        <w:rPr>
          <w:rFonts w:ascii="Arial" w:hAnsi="Arial" w:cs="Arial"/>
          <w:color w:val="34302D"/>
          <w:shd w:val="clear" w:color="auto" w:fill="FFFFFF"/>
        </w:rPr>
        <w:t>接口的实现随</w:t>
      </w:r>
      <w:r>
        <w:rPr>
          <w:rFonts w:ascii="Arial" w:hAnsi="Arial" w:cs="Arial"/>
          <w:color w:val="34302D"/>
          <w:shd w:val="clear" w:color="auto" w:fill="FFFFFF"/>
        </w:rPr>
        <w:t>Spring</w:t>
      </w:r>
      <w:r>
        <w:rPr>
          <w:rFonts w:ascii="Arial" w:hAnsi="Arial" w:cs="Arial"/>
          <w:color w:val="34302D"/>
          <w:shd w:val="clear" w:color="auto" w:fill="FFFFFF"/>
        </w:rPr>
        <w:t>一起提供。</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need to ask a container for an actual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instance itself instead of the bean it produces, preface the bean’s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with the ampersand symbol (</w:t>
      </w:r>
      <w:r w:rsidRPr="00BA0D5D">
        <w:rPr>
          <w:rFonts w:ascii="Consolas" w:eastAsia="宋体" w:hAnsi="Consolas" w:cs="宋体"/>
          <w:color w:val="34302D"/>
          <w:kern w:val="0"/>
          <w:sz w:val="23"/>
          <w:szCs w:val="23"/>
          <w:shd w:val="clear" w:color="auto" w:fill="F7F7F8"/>
        </w:rPr>
        <w:t>&amp;</w:t>
      </w:r>
      <w:r w:rsidRPr="00BA0D5D">
        <w:rPr>
          <w:rFonts w:ascii="inherit" w:eastAsia="宋体" w:hAnsi="inherit" w:cs="Arial"/>
          <w:color w:val="34302D"/>
          <w:kern w:val="0"/>
          <w:sz w:val="24"/>
          <w:szCs w:val="24"/>
        </w:rPr>
        <w:t>) when calling the </w:t>
      </w:r>
      <w:r w:rsidRPr="00BA0D5D">
        <w:rPr>
          <w:rFonts w:ascii="Consolas" w:eastAsia="宋体" w:hAnsi="Consolas" w:cs="宋体"/>
          <w:color w:val="34302D"/>
          <w:kern w:val="0"/>
          <w:sz w:val="23"/>
          <w:szCs w:val="23"/>
          <w:shd w:val="clear" w:color="auto" w:fill="F7F7F8"/>
        </w:rPr>
        <w:t>getBean()</w:t>
      </w:r>
      <w:r w:rsidRPr="00BA0D5D">
        <w:rPr>
          <w:rFonts w:ascii="inherit" w:eastAsia="宋体" w:hAnsi="inherit" w:cs="Arial"/>
          <w:color w:val="34302D"/>
          <w:kern w:val="0"/>
          <w:sz w:val="24"/>
          <w:szCs w:val="24"/>
        </w:rPr>
        <w:t> method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So, for a given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with 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myBean</w:t>
      </w:r>
      <w:r w:rsidRPr="00BA0D5D">
        <w:rPr>
          <w:rFonts w:ascii="inherit" w:eastAsia="宋体" w:hAnsi="inherit" w:cs="Arial"/>
          <w:color w:val="34302D"/>
          <w:kern w:val="0"/>
          <w:sz w:val="24"/>
          <w:szCs w:val="24"/>
        </w:rPr>
        <w:t>, invoking </w:t>
      </w:r>
      <w:r w:rsidRPr="00BA0D5D">
        <w:rPr>
          <w:rFonts w:ascii="Consolas" w:eastAsia="宋体" w:hAnsi="Consolas" w:cs="宋体"/>
          <w:color w:val="34302D"/>
          <w:kern w:val="0"/>
          <w:sz w:val="23"/>
          <w:szCs w:val="23"/>
          <w:shd w:val="clear" w:color="auto" w:fill="F7F7F8"/>
        </w:rPr>
        <w:t>getBean("myBean")</w:t>
      </w:r>
      <w:r w:rsidRPr="00BA0D5D">
        <w:rPr>
          <w:rFonts w:ascii="inherit" w:eastAsia="宋体" w:hAnsi="inherit" w:cs="Arial"/>
          <w:color w:val="34302D"/>
          <w:kern w:val="0"/>
          <w:sz w:val="24"/>
          <w:szCs w:val="24"/>
        </w:rPr>
        <w:t> on the container returns the product of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whereas invoking </w:t>
      </w:r>
      <w:r w:rsidRPr="00BA0D5D">
        <w:rPr>
          <w:rFonts w:ascii="Consolas" w:eastAsia="宋体" w:hAnsi="Consolas" w:cs="宋体"/>
          <w:color w:val="34302D"/>
          <w:kern w:val="0"/>
          <w:sz w:val="23"/>
          <w:szCs w:val="23"/>
          <w:shd w:val="clear" w:color="auto" w:fill="F7F7F8"/>
        </w:rPr>
        <w:t>getBean("&amp;myBean")</w:t>
      </w:r>
      <w:r w:rsidRPr="00BA0D5D">
        <w:rPr>
          <w:rFonts w:ascii="inherit" w:eastAsia="宋体" w:hAnsi="inherit" w:cs="Arial"/>
          <w:color w:val="34302D"/>
          <w:kern w:val="0"/>
          <w:sz w:val="24"/>
          <w:szCs w:val="24"/>
        </w:rPr>
        <w:t> returns the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instance itself.</w:t>
      </w:r>
    </w:p>
    <w:p w:rsidR="00475CED" w:rsidRPr="00BA0D5D" w:rsidRDefault="00475CED"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当你需要向一个容器询问一个实际的</w:t>
      </w:r>
      <w:r>
        <w:rPr>
          <w:rStyle w:val="HTML"/>
          <w:rFonts w:ascii="Consolas" w:hAnsi="Consolas"/>
          <w:sz w:val="23"/>
          <w:szCs w:val="23"/>
          <w:shd w:val="clear" w:color="auto" w:fill="F7F7F8"/>
        </w:rPr>
        <w:t>FactoryBean</w:t>
      </w:r>
      <w:r>
        <w:rPr>
          <w:rFonts w:ascii="Arial" w:hAnsi="Arial" w:cs="Arial"/>
          <w:color w:val="34302D"/>
          <w:shd w:val="clear" w:color="auto" w:fill="FFFFFF"/>
        </w:rPr>
        <w:t>实例本身而不是它生成的</w:t>
      </w:r>
      <w:r>
        <w:rPr>
          <w:rFonts w:ascii="Arial" w:hAnsi="Arial" w:cs="Arial"/>
          <w:color w:val="34302D"/>
          <w:shd w:val="clear" w:color="auto" w:fill="FFFFFF"/>
        </w:rPr>
        <w:t>bean </w:t>
      </w:r>
      <w:r>
        <w:rPr>
          <w:rFonts w:ascii="Arial" w:hAnsi="Arial" w:cs="Arial"/>
          <w:color w:val="34302D"/>
          <w:shd w:val="clear" w:color="auto" w:fill="FFFFFF"/>
        </w:rPr>
        <w:t>时，在调用</w:t>
      </w:r>
      <w:r>
        <w:rPr>
          <w:rFonts w:ascii="Arial" w:hAnsi="Arial" w:cs="Arial"/>
          <w:color w:val="34302D"/>
          <w:shd w:val="clear" w:color="auto" w:fill="FFFFFF"/>
        </w:rPr>
        <w:t>the</w:t>
      </w:r>
      <w:r>
        <w:rPr>
          <w:rFonts w:ascii="Arial" w:hAnsi="Arial" w:cs="Arial"/>
          <w:color w:val="34302D"/>
          <w:shd w:val="clear" w:color="auto" w:fill="FFFFFF"/>
        </w:rPr>
        <w:t>的方法时</w:t>
      </w:r>
      <w:r>
        <w:rPr>
          <w:rStyle w:val="HTML"/>
          <w:rFonts w:ascii="Consolas" w:hAnsi="Consolas"/>
          <w:sz w:val="23"/>
          <w:szCs w:val="23"/>
          <w:shd w:val="clear" w:color="auto" w:fill="F7F7F8"/>
        </w:rPr>
        <w:t>id</w:t>
      </w:r>
      <w:r>
        <w:rPr>
          <w:rFonts w:ascii="Arial" w:hAnsi="Arial" w:cs="Arial"/>
          <w:color w:val="34302D"/>
          <w:shd w:val="clear" w:color="auto" w:fill="FFFFFF"/>
        </w:rPr>
        <w:t>，用</w:t>
      </w:r>
      <w:r>
        <w:rPr>
          <w:rFonts w:ascii="Arial" w:hAnsi="Arial" w:cs="Arial"/>
          <w:color w:val="34302D"/>
          <w:shd w:val="clear" w:color="auto" w:fill="FFFFFF"/>
        </w:rPr>
        <w:t>strersand</w:t>
      </w:r>
      <w:r>
        <w:rPr>
          <w:rFonts w:ascii="Arial" w:hAnsi="Arial" w:cs="Arial"/>
          <w:color w:val="34302D"/>
          <w:shd w:val="clear" w:color="auto" w:fill="FFFFFF"/>
        </w:rPr>
        <w:t>符号（</w:t>
      </w:r>
      <w:r>
        <w:rPr>
          <w:rStyle w:val="HTML"/>
          <w:rFonts w:ascii="Consolas" w:hAnsi="Consolas"/>
          <w:sz w:val="23"/>
          <w:szCs w:val="23"/>
          <w:shd w:val="clear" w:color="auto" w:fill="F7F7F8"/>
        </w:rPr>
        <w:t>&amp;</w:t>
      </w:r>
      <w:r>
        <w:rPr>
          <w:rFonts w:ascii="Arial" w:hAnsi="Arial" w:cs="Arial"/>
          <w:color w:val="34302D"/>
          <w:shd w:val="clear" w:color="auto" w:fill="FFFFFF"/>
        </w:rPr>
        <w:t>）作为前缀。因此，对于给定</w:t>
      </w:r>
      <w:r>
        <w:rPr>
          <w:rFonts w:ascii="Arial" w:hAnsi="Arial" w:cs="Arial"/>
          <w:color w:val="34302D"/>
          <w:shd w:val="clear" w:color="auto" w:fill="FFFFFF"/>
        </w:rPr>
        <w:t> </w:t>
      </w:r>
      <w:r>
        <w:rPr>
          <w:rFonts w:ascii="Arial" w:hAnsi="Arial" w:cs="Arial"/>
          <w:color w:val="34302D"/>
          <w:shd w:val="clear" w:color="auto" w:fill="FFFFFF"/>
        </w:rPr>
        <w:t>与的，调用在容器上返回的产品，而调用返回的</w:t>
      </w:r>
      <w:r>
        <w:rPr>
          <w:rFonts w:ascii="Arial" w:hAnsi="Arial" w:cs="Arial"/>
          <w:color w:val="34302D"/>
          <w:shd w:val="clear" w:color="auto" w:fill="FFFFFF"/>
        </w:rPr>
        <w:t> </w:t>
      </w:r>
      <w:r>
        <w:rPr>
          <w:rFonts w:ascii="Arial" w:hAnsi="Arial" w:cs="Arial"/>
          <w:color w:val="34302D"/>
          <w:shd w:val="clear" w:color="auto" w:fill="FFFFFF"/>
        </w:rPr>
        <w:t>实例本身。</w:t>
      </w:r>
      <w:r>
        <w:rPr>
          <w:rStyle w:val="HTML"/>
          <w:rFonts w:ascii="Consolas" w:hAnsi="Consolas"/>
          <w:sz w:val="23"/>
          <w:szCs w:val="23"/>
          <w:shd w:val="clear" w:color="auto" w:fill="F7F7F8"/>
        </w:rPr>
        <w:t>getBean()ApplicationContextFactoryBeanidmyBeangetBean("myBean")FactoryBeangetBean("&amp;myBean")FactoryBean</w:t>
      </w:r>
    </w:p>
    <w:p w:rsid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2" w:name="_Toc15219500"/>
      <w:r w:rsidRPr="00BA0D5D">
        <w:rPr>
          <w:rFonts w:ascii="Arial" w:eastAsia="宋体" w:hAnsi="Arial" w:cs="Arial"/>
          <w:color w:val="34302D"/>
          <w:kern w:val="0"/>
          <w:sz w:val="41"/>
          <w:szCs w:val="41"/>
        </w:rPr>
        <w:t>1.9. Annotation-based Container Configuration</w:t>
      </w:r>
      <w:bookmarkEnd w:id="2432"/>
    </w:p>
    <w:p w:rsidR="00475CED" w:rsidRPr="00475CED" w:rsidRDefault="00475CED" w:rsidP="00C64BE7">
      <w:pPr>
        <w:widowControl/>
        <w:shd w:val="clear" w:color="auto" w:fill="FFFFFF"/>
        <w:spacing w:after="300"/>
        <w:jc w:val="left"/>
        <w:rPr>
          <w:rFonts w:ascii="Arial" w:hAnsi="Arial" w:cs="Arial"/>
          <w:color w:val="34302D"/>
          <w:shd w:val="clear" w:color="auto" w:fill="FFFFFF"/>
        </w:rPr>
      </w:pPr>
      <w:r w:rsidRPr="00475CED">
        <w:rPr>
          <w:rFonts w:ascii="Arial" w:hAnsi="Arial" w:cs="Arial" w:hint="eastAsia"/>
          <w:color w:val="34302D"/>
          <w:shd w:val="clear" w:color="auto" w:fill="FFFFFF"/>
        </w:rPr>
        <w:t>基于注释的容器配置</w:t>
      </w:r>
    </w:p>
    <w:p w:rsid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Are annotations better than XML for configuring Spring?</w:t>
      </w:r>
    </w:p>
    <w:p w:rsidR="00475CED" w:rsidRPr="00BA0D5D" w:rsidRDefault="00475CED" w:rsidP="00BA0D5D">
      <w:pPr>
        <w:widowControl/>
        <w:shd w:val="clear" w:color="auto" w:fill="F1F1F1"/>
        <w:jc w:val="center"/>
        <w:rPr>
          <w:rFonts w:ascii="Arial" w:eastAsia="宋体" w:hAnsi="Arial" w:cs="Arial"/>
          <w:color w:val="0B0A0A"/>
          <w:kern w:val="0"/>
          <w:sz w:val="41"/>
          <w:szCs w:val="41"/>
        </w:rPr>
      </w:pPr>
      <w:r>
        <w:rPr>
          <w:rFonts w:ascii="Arial" w:hAnsi="Arial" w:cs="Arial"/>
          <w:color w:val="0B0A0A"/>
          <w:sz w:val="41"/>
          <w:szCs w:val="41"/>
          <w:shd w:val="clear" w:color="auto" w:fill="F1F1F1"/>
        </w:rPr>
        <w:t>注释是否比配置</w:t>
      </w:r>
      <w:r>
        <w:rPr>
          <w:rFonts w:ascii="Arial" w:hAnsi="Arial" w:cs="Arial"/>
          <w:color w:val="0B0A0A"/>
          <w:sz w:val="41"/>
          <w:szCs w:val="41"/>
          <w:shd w:val="clear" w:color="auto" w:fill="F1F1F1"/>
        </w:rPr>
        <w:t>Spring</w:t>
      </w:r>
      <w:r>
        <w:rPr>
          <w:rFonts w:ascii="Arial" w:hAnsi="Arial" w:cs="Arial"/>
          <w:color w:val="0B0A0A"/>
          <w:sz w:val="41"/>
          <w:szCs w:val="41"/>
          <w:shd w:val="clear" w:color="auto" w:fill="F1F1F1"/>
        </w:rPr>
        <w:t>的</w:t>
      </w:r>
      <w:r>
        <w:rPr>
          <w:rFonts w:ascii="Arial" w:hAnsi="Arial" w:cs="Arial"/>
          <w:color w:val="0B0A0A"/>
          <w:sz w:val="41"/>
          <w:szCs w:val="41"/>
          <w:shd w:val="clear" w:color="auto" w:fill="F1F1F1"/>
        </w:rPr>
        <w:t>XML</w:t>
      </w:r>
      <w:r>
        <w:rPr>
          <w:rFonts w:ascii="Arial" w:hAnsi="Arial" w:cs="Arial"/>
          <w:color w:val="0B0A0A"/>
          <w:sz w:val="41"/>
          <w:szCs w:val="41"/>
          <w:shd w:val="clear" w:color="auto" w:fill="F1F1F1"/>
        </w:rPr>
        <w:t>更好？</w:t>
      </w:r>
    </w:p>
    <w:p w:rsid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introduction of annotation-based configuration raised the question of whether this approach is “better” than XML. The short answer is “it depends.” The long answer is that each approach has its pros and cons, and, usually, it is up to the developer to decide which strategy suits them better. Due to the way they are defined, annotations provide a lot of context in their declaration, leading to shorter and more concise configuration. However, XML excels at wiring up components without touching their source code or recompiling them. Some developers prefer having the wiring close to the source while others argue that annotated classes are no longer POJOs and, furthermore, that the configuration becomes decentralized and harder to control.</w:t>
      </w:r>
    </w:p>
    <w:p w:rsidR="00475CED" w:rsidRPr="00BA0D5D" w:rsidRDefault="00475CED" w:rsidP="00BA0D5D">
      <w:pPr>
        <w:widowControl/>
        <w:shd w:val="clear" w:color="auto" w:fill="F1F1F1"/>
        <w:spacing w:after="300"/>
        <w:jc w:val="left"/>
        <w:rPr>
          <w:rFonts w:ascii="inherit" w:eastAsia="宋体" w:hAnsi="inherit" w:cs="Arial" w:hint="eastAsia"/>
          <w:color w:val="34302D"/>
          <w:kern w:val="0"/>
          <w:sz w:val="24"/>
          <w:szCs w:val="24"/>
        </w:rPr>
      </w:pPr>
      <w:r>
        <w:rPr>
          <w:rFonts w:ascii="Arial" w:hAnsi="Arial" w:cs="Arial"/>
          <w:color w:val="34302D"/>
          <w:shd w:val="clear" w:color="auto" w:fill="F1F1F1"/>
        </w:rPr>
        <w:t>基于注释的配置的引入引发了这种方法是否比</w:t>
      </w:r>
      <w:r>
        <w:rPr>
          <w:rFonts w:ascii="Arial" w:hAnsi="Arial" w:cs="Arial"/>
          <w:color w:val="34302D"/>
          <w:shd w:val="clear" w:color="auto" w:fill="F1F1F1"/>
        </w:rPr>
        <w:t>XML“</w:t>
      </w:r>
      <w:r>
        <w:rPr>
          <w:rFonts w:ascii="Arial" w:hAnsi="Arial" w:cs="Arial"/>
          <w:color w:val="34302D"/>
          <w:shd w:val="clear" w:color="auto" w:fill="F1F1F1"/>
        </w:rPr>
        <w:t>更好</w:t>
      </w:r>
      <w:r>
        <w:rPr>
          <w:rFonts w:ascii="Arial" w:hAnsi="Arial" w:cs="Arial"/>
          <w:color w:val="34302D"/>
          <w:shd w:val="clear" w:color="auto" w:fill="F1F1F1"/>
        </w:rPr>
        <w:t>”</w:t>
      </w:r>
      <w:r>
        <w:rPr>
          <w:rFonts w:ascii="Arial" w:hAnsi="Arial" w:cs="Arial"/>
          <w:color w:val="34302D"/>
          <w:shd w:val="clear" w:color="auto" w:fill="F1F1F1"/>
        </w:rPr>
        <w:t>的问题。简短的回答是</w:t>
      </w:r>
      <w:r>
        <w:rPr>
          <w:rFonts w:ascii="Arial" w:hAnsi="Arial" w:cs="Arial"/>
          <w:color w:val="34302D"/>
          <w:shd w:val="clear" w:color="auto" w:fill="F1F1F1"/>
        </w:rPr>
        <w:t>“</w:t>
      </w:r>
      <w:r>
        <w:rPr>
          <w:rFonts w:ascii="Arial" w:hAnsi="Arial" w:cs="Arial"/>
          <w:color w:val="34302D"/>
          <w:shd w:val="clear" w:color="auto" w:fill="F1F1F1"/>
        </w:rPr>
        <w:t>它取决于。</w:t>
      </w:r>
      <w:r>
        <w:rPr>
          <w:rFonts w:ascii="Arial" w:hAnsi="Arial" w:cs="Arial"/>
          <w:color w:val="34302D"/>
          <w:shd w:val="clear" w:color="auto" w:fill="F1F1F1"/>
        </w:rPr>
        <w:t>”</w:t>
      </w:r>
      <w:r>
        <w:rPr>
          <w:rFonts w:ascii="Arial" w:hAnsi="Arial" w:cs="Arial"/>
          <w:color w:val="34302D"/>
          <w:shd w:val="clear" w:color="auto" w:fill="F1F1F1"/>
        </w:rPr>
        <w:t>长期的答案是每种方法都有其优点和缺点，通常，由开发人员决定哪种策略更适合他们。由于它们的定义方式，注释在其声明中提供了大量上下文，从而导致更短更简洁的配置。但是，</w:t>
      </w:r>
      <w:r>
        <w:rPr>
          <w:rFonts w:ascii="Arial" w:hAnsi="Arial" w:cs="Arial"/>
          <w:color w:val="34302D"/>
          <w:shd w:val="clear" w:color="auto" w:fill="F1F1F1"/>
        </w:rPr>
        <w:t>XML</w:t>
      </w:r>
      <w:r>
        <w:rPr>
          <w:rFonts w:ascii="Arial" w:hAnsi="Arial" w:cs="Arial"/>
          <w:color w:val="34302D"/>
          <w:shd w:val="clear" w:color="auto" w:fill="F1F1F1"/>
        </w:rPr>
        <w:t>擅长在不触及源代码或重新编译它们的情况下连接组件。一些开发人员更喜欢将布线靠近源，而另一些开发人员则认为注释类不再是</w:t>
      </w:r>
      <w:r>
        <w:rPr>
          <w:rFonts w:ascii="Arial" w:hAnsi="Arial" w:cs="Arial"/>
          <w:color w:val="34302D"/>
          <w:shd w:val="clear" w:color="auto" w:fill="F1F1F1"/>
        </w:rPr>
        <w:t>POJO</w:t>
      </w:r>
      <w:r>
        <w:rPr>
          <w:rFonts w:ascii="Arial" w:hAnsi="Arial" w:cs="Arial"/>
          <w:color w:val="34302D"/>
          <w:shd w:val="clear" w:color="auto" w:fill="F1F1F1"/>
        </w:rPr>
        <w:t>，而且配置变得分散且难以控制。</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 matter the choice, Spring can accommodate both styles and even mix them together. It is worth pointing out that through its </w:t>
      </w:r>
      <w:hyperlink r:id="rId266" w:anchor="beans-java" w:history="1">
        <w:r w:rsidRPr="00BA0D5D">
          <w:rPr>
            <w:rFonts w:ascii="inherit" w:eastAsia="宋体" w:hAnsi="inherit" w:cs="Arial"/>
            <w:color w:val="548E2E"/>
            <w:kern w:val="0"/>
            <w:sz w:val="24"/>
            <w:szCs w:val="24"/>
            <w:u w:val="single"/>
          </w:rPr>
          <w:t>JavaConfig</w:t>
        </w:r>
      </w:hyperlink>
      <w:r w:rsidRPr="00BA0D5D">
        <w:rPr>
          <w:rFonts w:ascii="inherit" w:eastAsia="宋体" w:hAnsi="inherit" w:cs="Arial"/>
          <w:color w:val="34302D"/>
          <w:kern w:val="0"/>
          <w:sz w:val="24"/>
          <w:szCs w:val="24"/>
        </w:rPr>
        <w:t> option, Spring lets annotations be used in a non-invasive way, without touching the target components source code and that, in terms of tooling, all configuration styles are supported by the </w:t>
      </w:r>
      <w:hyperlink r:id="rId267" w:history="1">
        <w:r w:rsidRPr="00BA0D5D">
          <w:rPr>
            <w:rFonts w:ascii="inherit" w:eastAsia="宋体" w:hAnsi="inherit" w:cs="Arial"/>
            <w:color w:val="548E2E"/>
            <w:kern w:val="0"/>
            <w:sz w:val="24"/>
            <w:szCs w:val="24"/>
            <w:u w:val="single"/>
          </w:rPr>
          <w:t>Spring Tool Suite</w:t>
        </w:r>
      </w:hyperlink>
      <w:r w:rsidRPr="00BA0D5D">
        <w:rPr>
          <w:rFonts w:ascii="inherit" w:eastAsia="宋体" w:hAnsi="inherit" w:cs="Arial"/>
          <w:color w:val="34302D"/>
          <w:kern w:val="0"/>
          <w:sz w:val="24"/>
          <w:szCs w:val="24"/>
        </w:rPr>
        <w:t>.</w:t>
      </w:r>
    </w:p>
    <w:p w:rsidR="00475CED" w:rsidRPr="00BA0D5D" w:rsidRDefault="00475CED" w:rsidP="00BA0D5D">
      <w:pPr>
        <w:widowControl/>
        <w:shd w:val="clear" w:color="auto" w:fill="F1F1F1"/>
        <w:jc w:val="left"/>
        <w:rPr>
          <w:rFonts w:ascii="inherit" w:eastAsia="宋体" w:hAnsi="inherit" w:cs="Arial" w:hint="eastAsia"/>
          <w:color w:val="34302D"/>
          <w:kern w:val="0"/>
          <w:sz w:val="24"/>
          <w:szCs w:val="24"/>
        </w:rPr>
      </w:pPr>
      <w:r>
        <w:rPr>
          <w:rFonts w:ascii="Arial" w:hAnsi="Arial" w:cs="Arial"/>
          <w:color w:val="34302D"/>
          <w:shd w:val="clear" w:color="auto" w:fill="F1F1F1"/>
        </w:rPr>
        <w:t>无论选择如何，</w:t>
      </w:r>
      <w:r>
        <w:rPr>
          <w:rFonts w:ascii="Arial" w:hAnsi="Arial" w:cs="Arial"/>
          <w:color w:val="34302D"/>
          <w:shd w:val="clear" w:color="auto" w:fill="F1F1F1"/>
        </w:rPr>
        <w:t>Spring</w:t>
      </w:r>
      <w:r>
        <w:rPr>
          <w:rFonts w:ascii="Arial" w:hAnsi="Arial" w:cs="Arial"/>
          <w:color w:val="34302D"/>
          <w:shd w:val="clear" w:color="auto" w:fill="F1F1F1"/>
        </w:rPr>
        <w:t>都可以兼顾两种风格，甚至可以将它们混合在一起。值得指出的是，通过其</w:t>
      </w:r>
      <w:hyperlink r:id="rId268" w:anchor="beans-java" w:history="1">
        <w:r>
          <w:rPr>
            <w:rStyle w:val="a4"/>
            <w:rFonts w:ascii="Arial" w:hAnsi="Arial" w:cs="Arial"/>
            <w:color w:val="548E2E"/>
            <w:shd w:val="clear" w:color="auto" w:fill="F1F1F1"/>
          </w:rPr>
          <w:t>JavaConfig</w:t>
        </w:r>
      </w:hyperlink>
      <w:r>
        <w:rPr>
          <w:rFonts w:ascii="Arial" w:hAnsi="Arial" w:cs="Arial"/>
          <w:color w:val="34302D"/>
          <w:shd w:val="clear" w:color="auto" w:fill="F1F1F1"/>
        </w:rPr>
        <w:t>选项，</w:t>
      </w:r>
      <w:r>
        <w:rPr>
          <w:rFonts w:ascii="Arial" w:hAnsi="Arial" w:cs="Arial"/>
          <w:color w:val="34302D"/>
          <w:shd w:val="clear" w:color="auto" w:fill="F1F1F1"/>
        </w:rPr>
        <w:t>Spring</w:t>
      </w:r>
      <w:r>
        <w:rPr>
          <w:rFonts w:ascii="Arial" w:hAnsi="Arial" w:cs="Arial"/>
          <w:color w:val="34302D"/>
          <w:shd w:val="clear" w:color="auto" w:fill="F1F1F1"/>
        </w:rPr>
        <w:t>允许以非侵入方式使用注释，而无需触及目标组件源代码，并且在工具方面，</w:t>
      </w:r>
      <w:hyperlink r:id="rId269" w:history="1">
        <w:r>
          <w:rPr>
            <w:rStyle w:val="a4"/>
            <w:rFonts w:ascii="Arial" w:hAnsi="Arial" w:cs="Arial"/>
            <w:color w:val="548E2E"/>
            <w:shd w:val="clear" w:color="auto" w:fill="F1F1F1"/>
          </w:rPr>
          <w:t>Spring Tool Suite</w:t>
        </w:r>
      </w:hyperlink>
      <w:r>
        <w:rPr>
          <w:rFonts w:ascii="Arial" w:hAnsi="Arial" w:cs="Arial"/>
          <w:color w:val="34302D"/>
          <w:shd w:val="clear" w:color="auto" w:fill="F1F1F1"/>
        </w:rPr>
        <w:t>支持所有配置样式</w:t>
      </w:r>
      <w:r>
        <w:rPr>
          <w:rFonts w:ascii="Arial" w:hAnsi="Arial" w:cs="Arial"/>
          <w:color w:val="34302D"/>
          <w:shd w:val="clear" w:color="auto" w:fill="F1F1F1"/>
        </w:rPr>
        <w:t> </w:t>
      </w:r>
      <w:r>
        <w:rPr>
          <w:rFonts w:ascii="Arial" w:hAnsi="Arial" w:cs="Arial"/>
          <w:color w:val="34302D"/>
          <w:shd w:val="clear" w:color="auto" w:fill="F1F1F1"/>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alternative to XML setup is provided by annotation-based configuration, which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 As mentioned in </w:t>
      </w:r>
      <w:hyperlink r:id="rId270" w:anchor="beans-factory-extension-bpp-examples-rabpp" w:history="1">
        <w:r w:rsidRPr="00BA0D5D">
          <w:rPr>
            <w:rFonts w:ascii="inherit" w:eastAsia="宋体" w:hAnsi="inherit" w:cs="Arial"/>
            <w:color w:val="548E2E"/>
            <w:kern w:val="0"/>
            <w:sz w:val="24"/>
            <w:szCs w:val="24"/>
            <w:u w:val="single"/>
          </w:rPr>
          <w:t>Example: The </w:t>
        </w:r>
        <w:r w:rsidRPr="00BA0D5D">
          <w:rPr>
            <w:rFonts w:ascii="Consolas" w:eastAsia="宋体" w:hAnsi="Consolas" w:cs="宋体"/>
            <w:color w:val="548E2E"/>
            <w:kern w:val="0"/>
            <w:sz w:val="23"/>
            <w:szCs w:val="23"/>
            <w:u w:val="single"/>
            <w:shd w:val="clear" w:color="auto" w:fill="F7F7F8"/>
          </w:rPr>
          <w:t>RequiredAnnotationBeanPostProcessor</w:t>
        </w:r>
      </w:hyperlink>
      <w:r w:rsidRPr="00BA0D5D">
        <w:rPr>
          <w:rFonts w:ascii="inherit" w:eastAsia="宋体" w:hAnsi="inherit" w:cs="Arial"/>
          <w:color w:val="34302D"/>
          <w:kern w:val="0"/>
          <w:sz w:val="24"/>
          <w:szCs w:val="24"/>
        </w:rPr>
        <w:t>, using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 conjunction with annotations is a common means of extending the Spring IoC container. For example, Spring 2.0 introduced the possibility of enforcing required properties with the </w:t>
      </w:r>
      <w:hyperlink r:id="rId271" w:anchor="beans-required-annotation" w:history="1">
        <w:r w:rsidRPr="00BA0D5D">
          <w:rPr>
            <w:rFonts w:ascii="Consolas" w:eastAsia="宋体" w:hAnsi="Consolas" w:cs="宋体"/>
            <w:color w:val="548E2E"/>
            <w:kern w:val="0"/>
            <w:sz w:val="23"/>
            <w:szCs w:val="23"/>
            <w:u w:val="single"/>
            <w:shd w:val="clear" w:color="auto" w:fill="F7F7F8"/>
          </w:rPr>
          <w:t>@Required</w:t>
        </w:r>
      </w:hyperlink>
      <w:r w:rsidRPr="00BA0D5D">
        <w:rPr>
          <w:rFonts w:ascii="inherit" w:eastAsia="宋体" w:hAnsi="inherit" w:cs="Arial"/>
          <w:color w:val="34302D"/>
          <w:kern w:val="0"/>
          <w:sz w:val="24"/>
          <w:szCs w:val="24"/>
        </w:rPr>
        <w:t> annotation. Spring 2.5 made it possible to follow that same general approach to drive Spring’s dependency injection. Essentially,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provides the same capabilities as described in </w:t>
      </w:r>
      <w:hyperlink r:id="rId272" w:anchor="beans-factory-autowire" w:history="1">
        <w:r w:rsidRPr="00BA0D5D">
          <w:rPr>
            <w:rFonts w:ascii="inherit" w:eastAsia="宋体" w:hAnsi="inherit" w:cs="Arial"/>
            <w:color w:val="548E2E"/>
            <w:kern w:val="0"/>
            <w:sz w:val="24"/>
            <w:szCs w:val="24"/>
            <w:u w:val="single"/>
          </w:rPr>
          <w:t>Autowiring Collaborators</w:t>
        </w:r>
      </w:hyperlink>
      <w:r w:rsidRPr="00BA0D5D">
        <w:rPr>
          <w:rFonts w:ascii="inherit" w:eastAsia="宋体" w:hAnsi="inherit" w:cs="Arial"/>
          <w:color w:val="34302D"/>
          <w:kern w:val="0"/>
          <w:sz w:val="24"/>
          <w:szCs w:val="24"/>
        </w:rPr>
        <w:t> but with more fine-grained control and wider applicability. Spring 2.5 also added support for JSR-250 annotations, such as </w:t>
      </w:r>
      <w:r w:rsidRPr="00BA0D5D">
        <w:rPr>
          <w:rFonts w:ascii="Consolas" w:eastAsia="宋体" w:hAnsi="Consolas" w:cs="宋体"/>
          <w:color w:val="34302D"/>
          <w:kern w:val="0"/>
          <w:sz w:val="23"/>
          <w:szCs w:val="23"/>
          <w:shd w:val="clear" w:color="auto" w:fill="F7F7F8"/>
        </w:rPr>
        <w:t>@PostConstruct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@PreDestroy</w:t>
      </w:r>
      <w:r w:rsidRPr="00BA0D5D">
        <w:rPr>
          <w:rFonts w:ascii="inherit" w:eastAsia="宋体" w:hAnsi="inherit" w:cs="Arial"/>
          <w:color w:val="34302D"/>
          <w:kern w:val="0"/>
          <w:sz w:val="24"/>
          <w:szCs w:val="24"/>
        </w:rPr>
        <w:t>. Spring 3.0 added support for JSR-330 (Dependency Injection for Java) annotations contained in the </w:t>
      </w:r>
      <w:r w:rsidRPr="00BA0D5D">
        <w:rPr>
          <w:rFonts w:ascii="Consolas" w:eastAsia="宋体" w:hAnsi="Consolas" w:cs="宋体"/>
          <w:color w:val="34302D"/>
          <w:kern w:val="0"/>
          <w:sz w:val="23"/>
          <w:szCs w:val="23"/>
          <w:shd w:val="clear" w:color="auto" w:fill="F7F7F8"/>
        </w:rPr>
        <w:t>javax.inject</w:t>
      </w:r>
      <w:r w:rsidRPr="00BA0D5D">
        <w:rPr>
          <w:rFonts w:ascii="inherit" w:eastAsia="宋体" w:hAnsi="inherit" w:cs="Arial"/>
          <w:color w:val="34302D"/>
          <w:kern w:val="0"/>
          <w:sz w:val="24"/>
          <w:szCs w:val="24"/>
        </w:rPr>
        <w:t> package such as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@Named</w:t>
      </w:r>
      <w:r w:rsidRPr="00BA0D5D">
        <w:rPr>
          <w:rFonts w:ascii="inherit" w:eastAsia="宋体" w:hAnsi="inherit" w:cs="Arial"/>
          <w:color w:val="34302D"/>
          <w:kern w:val="0"/>
          <w:sz w:val="24"/>
          <w:szCs w:val="24"/>
        </w:rPr>
        <w:t>. Details about those annotations can be found in the </w:t>
      </w:r>
      <w:hyperlink r:id="rId273" w:anchor="beans-standard-annotations" w:history="1">
        <w:r w:rsidRPr="00BA0D5D">
          <w:rPr>
            <w:rFonts w:ascii="inherit" w:eastAsia="宋体" w:hAnsi="inherit" w:cs="Arial"/>
            <w:color w:val="548E2E"/>
            <w:kern w:val="0"/>
            <w:sz w:val="24"/>
            <w:szCs w:val="24"/>
            <w:u w:val="single"/>
          </w:rPr>
          <w:t>relevant section</w:t>
        </w:r>
      </w:hyperlink>
      <w:r w:rsidRPr="00BA0D5D">
        <w:rPr>
          <w:rFonts w:ascii="inherit" w:eastAsia="宋体" w:hAnsi="inherit" w:cs="Arial"/>
          <w:color w:val="34302D"/>
          <w:kern w:val="0"/>
          <w:sz w:val="24"/>
          <w:szCs w:val="24"/>
        </w:rPr>
        <w:t>.</w:t>
      </w:r>
    </w:p>
    <w:p w:rsidR="00C95BCB" w:rsidRPr="00BA0D5D" w:rsidRDefault="00C95BC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基于注释的配置提供了</w:t>
      </w:r>
      <w:r>
        <w:rPr>
          <w:rFonts w:ascii="Arial" w:hAnsi="Arial" w:cs="Arial"/>
          <w:color w:val="34302D"/>
          <w:shd w:val="clear" w:color="auto" w:fill="FFFFFF"/>
        </w:rPr>
        <w:t>XML</w:t>
      </w:r>
      <w:r>
        <w:rPr>
          <w:rFonts w:ascii="Arial" w:hAnsi="Arial" w:cs="Arial"/>
          <w:color w:val="34302D"/>
          <w:shd w:val="clear" w:color="auto" w:fill="FFFFFF"/>
        </w:rPr>
        <w:t>设置的替代方案，该配置依赖于字节码元数据来连接组件而不是角括号声明。开发人员不是使用</w:t>
      </w:r>
      <w:r>
        <w:rPr>
          <w:rFonts w:ascii="Arial" w:hAnsi="Arial" w:cs="Arial"/>
          <w:color w:val="34302D"/>
          <w:shd w:val="clear" w:color="auto" w:fill="FFFFFF"/>
        </w:rPr>
        <w:t>XML</w:t>
      </w:r>
      <w:r>
        <w:rPr>
          <w:rFonts w:ascii="Arial" w:hAnsi="Arial" w:cs="Arial"/>
          <w:color w:val="34302D"/>
          <w:shd w:val="clear" w:color="auto" w:fill="FFFFFF"/>
        </w:rPr>
        <w:t>来描述</w:t>
      </w:r>
      <w:r>
        <w:rPr>
          <w:rFonts w:ascii="Arial" w:hAnsi="Arial" w:cs="Arial"/>
          <w:color w:val="34302D"/>
          <w:shd w:val="clear" w:color="auto" w:fill="FFFFFF"/>
        </w:rPr>
        <w:t>bean</w:t>
      </w:r>
      <w:r>
        <w:rPr>
          <w:rFonts w:ascii="Arial" w:hAnsi="Arial" w:cs="Arial"/>
          <w:color w:val="34302D"/>
          <w:shd w:val="clear" w:color="auto" w:fill="FFFFFF"/>
        </w:rPr>
        <w:t>连接，而是通过在相关的类，方法或字段声明上使用注释将配置移动到组件类本身。如</w:t>
      </w:r>
      <w:hyperlink r:id="rId274" w:anchor="beans-factory-extension-bpp-examples-rabpp" w:history="1">
        <w:r>
          <w:rPr>
            <w:rStyle w:val="a4"/>
            <w:rFonts w:ascii="Arial" w:hAnsi="Arial" w:cs="Arial"/>
            <w:color w:val="548E2E"/>
            <w:shd w:val="clear" w:color="auto" w:fill="FFFFFF"/>
          </w:rPr>
          <w:t>示例中所述：</w:t>
        </w:r>
        <w:r>
          <w:rPr>
            <w:rStyle w:val="HTML"/>
            <w:rFonts w:ascii="Consolas" w:hAnsi="Consolas"/>
            <w:color w:val="548E2E"/>
            <w:sz w:val="23"/>
            <w:szCs w:val="23"/>
            <w:u w:val="single"/>
            <w:shd w:val="clear" w:color="auto" w:fill="F7F7F8"/>
          </w:rPr>
          <w:t>RequiredAnnotationBeanPostProcessor</w:t>
        </w:r>
      </w:hyperlink>
      <w:r>
        <w:rPr>
          <w:rFonts w:ascii="Arial" w:hAnsi="Arial" w:cs="Arial"/>
          <w:color w:val="34302D"/>
          <w:shd w:val="clear" w:color="auto" w:fill="FFFFFF"/>
        </w:rPr>
        <w:t>使用</w:t>
      </w:r>
      <w:r>
        <w:rPr>
          <w:rStyle w:val="HTML"/>
          <w:rFonts w:ascii="Consolas" w:hAnsi="Consolas"/>
          <w:sz w:val="23"/>
          <w:szCs w:val="23"/>
          <w:shd w:val="clear" w:color="auto" w:fill="F7F7F8"/>
        </w:rPr>
        <w:t>BeanPostProcessor</w:t>
      </w:r>
      <w:r>
        <w:rPr>
          <w:rFonts w:ascii="Arial" w:hAnsi="Arial" w:cs="Arial"/>
          <w:color w:val="34302D"/>
          <w:shd w:val="clear" w:color="auto" w:fill="FFFFFF"/>
        </w:rPr>
        <w:t>与注释结合使用是扩展</w:t>
      </w:r>
      <w:r>
        <w:rPr>
          <w:rFonts w:ascii="Arial" w:hAnsi="Arial" w:cs="Arial"/>
          <w:color w:val="34302D"/>
          <w:shd w:val="clear" w:color="auto" w:fill="FFFFFF"/>
        </w:rPr>
        <w:t>Spring IoC</w:t>
      </w:r>
      <w:r>
        <w:rPr>
          <w:rFonts w:ascii="Arial" w:hAnsi="Arial" w:cs="Arial"/>
          <w:color w:val="34302D"/>
          <w:shd w:val="clear" w:color="auto" w:fill="FFFFFF"/>
        </w:rPr>
        <w:t>容器的常用方法。例如，</w:t>
      </w:r>
      <w:r>
        <w:rPr>
          <w:rFonts w:ascii="Arial" w:hAnsi="Arial" w:cs="Arial"/>
          <w:color w:val="34302D"/>
          <w:shd w:val="clear" w:color="auto" w:fill="FFFFFF"/>
        </w:rPr>
        <w:t>Spring 2.0</w:t>
      </w:r>
      <w:r>
        <w:rPr>
          <w:rFonts w:ascii="Arial" w:hAnsi="Arial" w:cs="Arial"/>
          <w:color w:val="34302D"/>
          <w:shd w:val="clear" w:color="auto" w:fill="FFFFFF"/>
        </w:rPr>
        <w:t>引入了使用</w:t>
      </w:r>
      <w:hyperlink r:id="rId275" w:anchor="beans-required-annotation" w:history="1">
        <w:r>
          <w:rPr>
            <w:rStyle w:val="HTML"/>
            <w:rFonts w:ascii="Consolas" w:hAnsi="Consolas"/>
            <w:color w:val="548E2E"/>
            <w:sz w:val="23"/>
            <w:szCs w:val="23"/>
            <w:u w:val="single"/>
            <w:shd w:val="clear" w:color="auto" w:fill="F7F7F8"/>
          </w:rPr>
          <w:t>@Required</w:t>
        </w:r>
      </w:hyperlink>
      <w:r>
        <w:rPr>
          <w:rFonts w:ascii="Arial" w:hAnsi="Arial" w:cs="Arial"/>
          <w:color w:val="34302D"/>
          <w:shd w:val="clear" w:color="auto" w:fill="FFFFFF"/>
        </w:rPr>
        <w:t>注释强制执行所需属性的可能性。</w:t>
      </w:r>
      <w:r>
        <w:rPr>
          <w:rFonts w:ascii="Arial" w:hAnsi="Arial" w:cs="Arial"/>
          <w:color w:val="34302D"/>
          <w:shd w:val="clear" w:color="auto" w:fill="FFFFFF"/>
        </w:rPr>
        <w:t>Spring 2.5</w:t>
      </w:r>
      <w:r>
        <w:rPr>
          <w:rFonts w:ascii="Arial" w:hAnsi="Arial" w:cs="Arial"/>
          <w:color w:val="34302D"/>
          <w:shd w:val="clear" w:color="auto" w:fill="FFFFFF"/>
        </w:rPr>
        <w:t>使得有可能采用相同的通用方法来驱动</w:t>
      </w:r>
      <w:r>
        <w:rPr>
          <w:rFonts w:ascii="Arial" w:hAnsi="Arial" w:cs="Arial"/>
          <w:color w:val="34302D"/>
          <w:shd w:val="clear" w:color="auto" w:fill="FFFFFF"/>
        </w:rPr>
        <w:t>Spring</w:t>
      </w:r>
      <w:r>
        <w:rPr>
          <w:rFonts w:ascii="Arial" w:hAnsi="Arial" w:cs="Arial"/>
          <w:color w:val="34302D"/>
          <w:shd w:val="clear" w:color="auto" w:fill="FFFFFF"/>
        </w:rPr>
        <w:t>的依赖注入。基本上，</w:t>
      </w:r>
      <w:r>
        <w:rPr>
          <w:rStyle w:val="HTML"/>
          <w:rFonts w:ascii="Consolas" w:hAnsi="Consolas"/>
          <w:sz w:val="23"/>
          <w:szCs w:val="23"/>
          <w:shd w:val="clear" w:color="auto" w:fill="F7F7F8"/>
        </w:rPr>
        <w:t>@Autowired</w:t>
      </w:r>
      <w:r>
        <w:rPr>
          <w:rFonts w:ascii="Arial" w:hAnsi="Arial" w:cs="Arial"/>
          <w:color w:val="34302D"/>
          <w:shd w:val="clear" w:color="auto" w:fill="FFFFFF"/>
        </w:rPr>
        <w:t>注释提供与</w:t>
      </w:r>
      <w:hyperlink r:id="rId276" w:anchor="beans-factory-autowire" w:history="1">
        <w:r>
          <w:rPr>
            <w:rStyle w:val="a4"/>
            <w:rFonts w:ascii="Arial" w:hAnsi="Arial" w:cs="Arial"/>
            <w:color w:val="548E2E"/>
            <w:shd w:val="clear" w:color="auto" w:fill="FFFFFF"/>
          </w:rPr>
          <w:t>自动装配协作者中</w:t>
        </w:r>
      </w:hyperlink>
      <w:r>
        <w:rPr>
          <w:rFonts w:ascii="Arial" w:hAnsi="Arial" w:cs="Arial"/>
          <w:color w:val="34302D"/>
          <w:shd w:val="clear" w:color="auto" w:fill="FFFFFF"/>
        </w:rPr>
        <w:t>描述的相同的功能，但具有更细粒度的控制和更广泛的适用性。</w:t>
      </w:r>
      <w:r>
        <w:rPr>
          <w:rFonts w:ascii="Arial" w:hAnsi="Arial" w:cs="Arial"/>
          <w:color w:val="34302D"/>
          <w:shd w:val="clear" w:color="auto" w:fill="FFFFFF"/>
        </w:rPr>
        <w:t>Spring 2.5</w:t>
      </w:r>
      <w:r>
        <w:rPr>
          <w:rFonts w:ascii="Arial" w:hAnsi="Arial" w:cs="Arial"/>
          <w:color w:val="34302D"/>
          <w:shd w:val="clear" w:color="auto" w:fill="FFFFFF"/>
        </w:rPr>
        <w:t>还增加了对</w:t>
      </w:r>
      <w:r>
        <w:rPr>
          <w:rFonts w:ascii="Arial" w:hAnsi="Arial" w:cs="Arial"/>
          <w:color w:val="34302D"/>
          <w:shd w:val="clear" w:color="auto" w:fill="FFFFFF"/>
        </w:rPr>
        <w:t>JSR-250</w:t>
      </w:r>
      <w:r>
        <w:rPr>
          <w:rFonts w:ascii="Arial" w:hAnsi="Arial" w:cs="Arial"/>
          <w:color w:val="34302D"/>
          <w:shd w:val="clear" w:color="auto" w:fill="FFFFFF"/>
        </w:rPr>
        <w:t>注释的支持，例如</w:t>
      </w:r>
      <w:r>
        <w:rPr>
          <w:rFonts w:ascii="Arial" w:hAnsi="Arial" w:cs="Arial"/>
          <w:color w:val="34302D"/>
          <w:shd w:val="clear" w:color="auto" w:fill="FFFFFF"/>
        </w:rPr>
        <w:t> </w:t>
      </w:r>
      <w:r>
        <w:rPr>
          <w:rStyle w:val="HTML"/>
          <w:rFonts w:ascii="Consolas" w:hAnsi="Consolas"/>
          <w:sz w:val="23"/>
          <w:szCs w:val="23"/>
          <w:shd w:val="clear" w:color="auto" w:fill="F7F7F8"/>
        </w:rPr>
        <w:t>@PostConstruct</w:t>
      </w:r>
      <w:r>
        <w:rPr>
          <w:rFonts w:ascii="Arial" w:hAnsi="Arial" w:cs="Arial"/>
          <w:color w:val="34302D"/>
          <w:shd w:val="clear" w:color="auto" w:fill="FFFFFF"/>
        </w:rPr>
        <w:t>和</w:t>
      </w:r>
      <w:r>
        <w:rPr>
          <w:rStyle w:val="HTML"/>
          <w:rFonts w:ascii="Consolas" w:hAnsi="Consolas"/>
          <w:sz w:val="23"/>
          <w:szCs w:val="23"/>
          <w:shd w:val="clear" w:color="auto" w:fill="F7F7F8"/>
        </w:rPr>
        <w:t>@PreDestroy</w:t>
      </w:r>
      <w:r>
        <w:rPr>
          <w:rFonts w:ascii="Arial" w:hAnsi="Arial" w:cs="Arial"/>
          <w:color w:val="34302D"/>
          <w:shd w:val="clear" w:color="auto" w:fill="FFFFFF"/>
        </w:rPr>
        <w:t>。</w:t>
      </w:r>
      <w:r>
        <w:rPr>
          <w:rFonts w:ascii="Arial" w:hAnsi="Arial" w:cs="Arial"/>
          <w:color w:val="34302D"/>
          <w:shd w:val="clear" w:color="auto" w:fill="FFFFFF"/>
        </w:rPr>
        <w:t>Spring 3.0</w:t>
      </w:r>
      <w:r>
        <w:rPr>
          <w:rFonts w:ascii="Arial" w:hAnsi="Arial" w:cs="Arial"/>
          <w:color w:val="34302D"/>
          <w:shd w:val="clear" w:color="auto" w:fill="FFFFFF"/>
        </w:rPr>
        <w:t>增加了对</w:t>
      </w:r>
      <w:r>
        <w:rPr>
          <w:rStyle w:val="HTML"/>
          <w:rFonts w:ascii="Consolas" w:hAnsi="Consolas"/>
          <w:sz w:val="23"/>
          <w:szCs w:val="23"/>
          <w:shd w:val="clear" w:color="auto" w:fill="F7F7F8"/>
        </w:rPr>
        <w:t>javax.inject</w:t>
      </w:r>
      <w:r>
        <w:rPr>
          <w:rFonts w:ascii="Arial" w:hAnsi="Arial" w:cs="Arial"/>
          <w:color w:val="34302D"/>
          <w:shd w:val="clear" w:color="auto" w:fill="FFFFFF"/>
        </w:rPr>
        <w:t>包中包含的</w:t>
      </w:r>
      <w:r>
        <w:rPr>
          <w:rFonts w:ascii="Arial" w:hAnsi="Arial" w:cs="Arial"/>
          <w:color w:val="34302D"/>
          <w:shd w:val="clear" w:color="auto" w:fill="FFFFFF"/>
        </w:rPr>
        <w:t>JSR-330</w:t>
      </w:r>
      <w:r>
        <w:rPr>
          <w:rFonts w:ascii="Arial" w:hAnsi="Arial" w:cs="Arial"/>
          <w:color w:val="34302D"/>
          <w:shd w:val="clear" w:color="auto" w:fill="FFFFFF"/>
        </w:rPr>
        <w:t>（</w:t>
      </w:r>
      <w:r>
        <w:rPr>
          <w:rFonts w:ascii="Arial" w:hAnsi="Arial" w:cs="Arial"/>
          <w:color w:val="34302D"/>
          <w:shd w:val="clear" w:color="auto" w:fill="FFFFFF"/>
        </w:rPr>
        <w:t>Java</w:t>
      </w:r>
      <w:r>
        <w:rPr>
          <w:rFonts w:ascii="Arial" w:hAnsi="Arial" w:cs="Arial"/>
          <w:color w:val="34302D"/>
          <w:shd w:val="clear" w:color="auto" w:fill="FFFFFF"/>
        </w:rPr>
        <w:t>的依赖注入）注释的支持，例如</w:t>
      </w:r>
      <w:r>
        <w:rPr>
          <w:rStyle w:val="HTML"/>
          <w:rFonts w:ascii="Consolas" w:hAnsi="Consolas"/>
          <w:sz w:val="23"/>
          <w:szCs w:val="23"/>
          <w:shd w:val="clear" w:color="auto" w:fill="F7F7F8"/>
        </w:rPr>
        <w:t>@Inject</w:t>
      </w:r>
      <w:r>
        <w:rPr>
          <w:rFonts w:ascii="Arial" w:hAnsi="Arial" w:cs="Arial"/>
          <w:color w:val="34302D"/>
          <w:shd w:val="clear" w:color="auto" w:fill="FFFFFF"/>
        </w:rPr>
        <w:t> </w:t>
      </w:r>
      <w:r>
        <w:rPr>
          <w:rFonts w:ascii="Arial" w:hAnsi="Arial" w:cs="Arial"/>
          <w:color w:val="34302D"/>
          <w:shd w:val="clear" w:color="auto" w:fill="FFFFFF"/>
        </w:rPr>
        <w:t>和</w:t>
      </w:r>
      <w:r>
        <w:rPr>
          <w:rStyle w:val="HTML"/>
          <w:rFonts w:ascii="Consolas" w:hAnsi="Consolas"/>
          <w:sz w:val="23"/>
          <w:szCs w:val="23"/>
          <w:shd w:val="clear" w:color="auto" w:fill="F7F7F8"/>
        </w:rPr>
        <w:t>@Named</w:t>
      </w:r>
      <w:r>
        <w:rPr>
          <w:rFonts w:ascii="Arial" w:hAnsi="Arial" w:cs="Arial"/>
          <w:color w:val="34302D"/>
          <w:shd w:val="clear" w:color="auto" w:fill="FFFFFF"/>
        </w:rPr>
        <w:t>。有关这些注释的详细信息，请参阅</w:t>
      </w:r>
      <w:r>
        <w:rPr>
          <w:rFonts w:ascii="Arial" w:hAnsi="Arial" w:cs="Arial"/>
          <w:color w:val="34302D"/>
          <w:shd w:val="clear" w:color="auto" w:fill="FFFFFF"/>
        </w:rPr>
        <w:t> </w:t>
      </w:r>
      <w:hyperlink r:id="rId277" w:anchor="beans-standard-annotations" w:history="1">
        <w:r>
          <w:rPr>
            <w:rStyle w:val="a4"/>
            <w:rFonts w:ascii="Arial" w:hAnsi="Arial" w:cs="Arial"/>
            <w:color w:val="548E2E"/>
            <w:shd w:val="clear" w:color="auto" w:fill="FFFFFF"/>
          </w:rPr>
          <w:t>相关章节</w:t>
        </w:r>
      </w:hyperlink>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5BC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Annotation injection is performed before XML injection. Thus, the XML configuration overrides the annotations for properties wired through both approaches.</w:t>
            </w:r>
          </w:p>
          <w:p w:rsidR="00C95BCB" w:rsidRDefault="00C95BCB" w:rsidP="00C95BCB">
            <w:pPr>
              <w:pStyle w:val="a3"/>
              <w:rPr>
                <w:rFonts w:ascii="inherit" w:hAnsi="inherit" w:hint="eastAsia"/>
              </w:rPr>
            </w:pPr>
            <w:r>
              <w:rPr>
                <w:rFonts w:ascii="inherit" w:hAnsi="inherit"/>
              </w:rPr>
              <w:lastRenderedPageBreak/>
              <w:t>注释注入在</w:t>
            </w:r>
            <w:r>
              <w:rPr>
                <w:rFonts w:ascii="inherit" w:hAnsi="inherit"/>
              </w:rPr>
              <w:t>XML</w:t>
            </w:r>
            <w:r>
              <w:rPr>
                <w:rFonts w:ascii="inherit" w:hAnsi="inherit"/>
              </w:rPr>
              <w:t>注入之前执行。因此，</w:t>
            </w:r>
            <w:r>
              <w:rPr>
                <w:rFonts w:ascii="inherit" w:hAnsi="inherit"/>
              </w:rPr>
              <w:t>XML</w:t>
            </w:r>
            <w:r>
              <w:rPr>
                <w:rFonts w:ascii="inherit" w:hAnsi="inherit"/>
              </w:rPr>
              <w:t>配置会覆盖通过这两种方法连接的属性的注释。</w:t>
            </w:r>
          </w:p>
          <w:p w:rsidR="00C95BCB" w:rsidRPr="00C95BCB" w:rsidRDefault="00C95BCB" w:rsidP="00BA0D5D">
            <w:pPr>
              <w:widowControl/>
              <w:jc w:val="left"/>
              <w:rPr>
                <w:rFonts w:ascii="inherit" w:eastAsia="宋体" w:hAnsi="inherit" w:cs="宋体" w:hint="eastAsia"/>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As always, you can register them as individual bean definitions, but they can also be implicitly registered by including the following tag in an XML-based Spring configuration (notice the inclusion of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w:t>
      </w:r>
    </w:p>
    <w:p w:rsidR="00C95BCB" w:rsidRPr="00BA0D5D" w:rsidRDefault="00C95BC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与往常一样，您可以将它们注册为单独的</w:t>
      </w:r>
      <w:r>
        <w:rPr>
          <w:rFonts w:ascii="Arial" w:hAnsi="Arial" w:cs="Arial"/>
          <w:color w:val="34302D"/>
          <w:shd w:val="clear" w:color="auto" w:fill="FFFFFF"/>
        </w:rPr>
        <w:t>bean</w:t>
      </w:r>
      <w:r>
        <w:rPr>
          <w:rFonts w:ascii="Arial" w:hAnsi="Arial" w:cs="Arial"/>
          <w:color w:val="34302D"/>
          <w:shd w:val="clear" w:color="auto" w:fill="FFFFFF"/>
        </w:rPr>
        <w:t>定义，但也可以通过在基于</w:t>
      </w:r>
      <w:r>
        <w:rPr>
          <w:rFonts w:ascii="Arial" w:hAnsi="Arial" w:cs="Arial"/>
          <w:color w:val="34302D"/>
          <w:shd w:val="clear" w:color="auto" w:fill="FFFFFF"/>
        </w:rPr>
        <w:t>XML</w:t>
      </w:r>
      <w:r>
        <w:rPr>
          <w:rFonts w:ascii="Arial" w:hAnsi="Arial" w:cs="Arial"/>
          <w:color w:val="34302D"/>
          <w:shd w:val="clear" w:color="auto" w:fill="FFFFFF"/>
        </w:rPr>
        <w:t>的</w:t>
      </w:r>
      <w:r>
        <w:rPr>
          <w:rFonts w:ascii="Arial" w:hAnsi="Arial" w:cs="Arial"/>
          <w:color w:val="34302D"/>
          <w:shd w:val="clear" w:color="auto" w:fill="FFFFFF"/>
        </w:rPr>
        <w:t>Spring</w:t>
      </w:r>
      <w:r>
        <w:rPr>
          <w:rFonts w:ascii="Arial" w:hAnsi="Arial" w:cs="Arial"/>
          <w:color w:val="34302D"/>
          <w:shd w:val="clear" w:color="auto" w:fill="FFFFFF"/>
        </w:rPr>
        <w:t>配置中包含以下标记来隐式注册它们（请注意包含</w:t>
      </w:r>
      <w:r>
        <w:rPr>
          <w:rStyle w:val="HTML"/>
          <w:rFonts w:ascii="Consolas" w:hAnsi="Consolas"/>
          <w:sz w:val="23"/>
          <w:szCs w:val="23"/>
          <w:shd w:val="clear" w:color="auto" w:fill="F7F7F8"/>
        </w:rPr>
        <w:t>context</w:t>
      </w:r>
      <w:r>
        <w:rPr>
          <w:rFonts w:ascii="Arial" w:hAnsi="Arial" w:cs="Arial"/>
          <w:color w:val="34302D"/>
          <w:shd w:val="clear" w:color="auto" w:fill="FFFFFF"/>
        </w:rPr>
        <w:t>命名空间）：</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implicitly registered post-processors include </w:t>
      </w:r>
      <w:hyperlink r:id="rId278" w:history="1">
        <w:r w:rsidRPr="00BA0D5D">
          <w:rPr>
            <w:rFonts w:ascii="Consolas" w:eastAsia="宋体" w:hAnsi="Consolas" w:cs="宋体"/>
            <w:color w:val="548E2E"/>
            <w:kern w:val="0"/>
            <w:sz w:val="23"/>
            <w:szCs w:val="23"/>
            <w:u w:val="single"/>
            <w:shd w:val="clear" w:color="auto" w:fill="F7F7F8"/>
          </w:rPr>
          <w:t>AutowiredAnnotationBeanPostProcessor</w:t>
        </w:r>
      </w:hyperlink>
      <w:r w:rsidRPr="00BA0D5D">
        <w:rPr>
          <w:rFonts w:ascii="inherit" w:eastAsia="宋体" w:hAnsi="inherit" w:cs="Arial"/>
          <w:color w:val="34302D"/>
          <w:kern w:val="0"/>
          <w:sz w:val="24"/>
          <w:szCs w:val="24"/>
        </w:rPr>
        <w:t>,</w:t>
      </w:r>
      <w:hyperlink r:id="rId279" w:history="1">
        <w:r w:rsidRPr="00BA0D5D">
          <w:rPr>
            <w:rFonts w:ascii="Consolas" w:eastAsia="宋体" w:hAnsi="Consolas" w:cs="宋体"/>
            <w:color w:val="548E2E"/>
            <w:kern w:val="0"/>
            <w:sz w:val="23"/>
            <w:szCs w:val="23"/>
            <w:u w:val="single"/>
            <w:shd w:val="clear" w:color="auto" w:fill="F7F7F8"/>
          </w:rPr>
          <w:t>CommonAnnotationBeanPostProcessor</w:t>
        </w:r>
      </w:hyperlink>
      <w:r w:rsidRPr="00BA0D5D">
        <w:rPr>
          <w:rFonts w:ascii="inherit" w:eastAsia="宋体" w:hAnsi="inherit" w:cs="Arial"/>
          <w:color w:val="34302D"/>
          <w:kern w:val="0"/>
          <w:sz w:val="24"/>
          <w:szCs w:val="24"/>
        </w:rPr>
        <w:t>, </w:t>
      </w:r>
      <w:hyperlink r:id="rId280" w:history="1">
        <w:r w:rsidRPr="00BA0D5D">
          <w:rPr>
            <w:rFonts w:ascii="Consolas" w:eastAsia="宋体" w:hAnsi="Consolas" w:cs="宋体"/>
            <w:color w:val="548E2E"/>
            <w:kern w:val="0"/>
            <w:sz w:val="23"/>
            <w:szCs w:val="23"/>
            <w:u w:val="single"/>
            <w:shd w:val="clear" w:color="auto" w:fill="F7F7F8"/>
          </w:rPr>
          <w:t>PersistenceAnnotationBeanPostProcessor</w:t>
        </w:r>
      </w:hyperlink>
      <w:r w:rsidRPr="00BA0D5D">
        <w:rPr>
          <w:rFonts w:ascii="inherit" w:eastAsia="宋体" w:hAnsi="inherit" w:cs="Arial"/>
          <w:color w:val="34302D"/>
          <w:kern w:val="0"/>
          <w:sz w:val="24"/>
          <w:szCs w:val="24"/>
        </w:rPr>
        <w:t>, and the aforementioned</w:t>
      </w:r>
      <w:hyperlink r:id="rId281" w:history="1">
        <w:r w:rsidRPr="00BA0D5D">
          <w:rPr>
            <w:rFonts w:ascii="Consolas" w:eastAsia="宋体" w:hAnsi="Consolas" w:cs="宋体"/>
            <w:color w:val="548E2E"/>
            <w:kern w:val="0"/>
            <w:sz w:val="23"/>
            <w:szCs w:val="23"/>
            <w:u w:val="single"/>
            <w:shd w:val="clear" w:color="auto" w:fill="F7F7F8"/>
          </w:rPr>
          <w:t>RequiredAnnotationBeanPostProcessor</w:t>
        </w:r>
      </w:hyperlink>
      <w:r w:rsidRPr="00BA0D5D">
        <w:rPr>
          <w:rFonts w:ascii="inherit" w:eastAsia="宋体" w:hAnsi="inherit" w:cs="Arial"/>
          <w:color w:val="34302D"/>
          <w:kern w:val="0"/>
          <w:sz w:val="24"/>
          <w:szCs w:val="24"/>
        </w:rPr>
        <w:t>.)</w:t>
      </w:r>
    </w:p>
    <w:p w:rsidR="00C95BCB" w:rsidRPr="00BA0D5D" w:rsidRDefault="00C95BC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（在隐式注册后处理器包括</w:t>
      </w:r>
      <w:r>
        <w:rPr>
          <w:rFonts w:ascii="Arial" w:hAnsi="Arial" w:cs="Arial"/>
          <w:color w:val="34302D"/>
          <w:shd w:val="clear" w:color="auto" w:fill="FFFFFF"/>
        </w:rPr>
        <w:t> </w:t>
      </w:r>
      <w:hyperlink r:id="rId282" w:history="1">
        <w:r>
          <w:rPr>
            <w:rStyle w:val="HTML"/>
            <w:rFonts w:ascii="Consolas" w:hAnsi="Consolas"/>
            <w:color w:val="548E2E"/>
            <w:sz w:val="23"/>
            <w:szCs w:val="23"/>
            <w:u w:val="single"/>
            <w:shd w:val="clear" w:color="auto" w:fill="F7F7F8"/>
          </w:rPr>
          <w:t>AutowiredAnnotationBeanPostProcessor</w:t>
        </w:r>
      </w:hyperlink>
      <w:r>
        <w:rPr>
          <w:rFonts w:ascii="Arial" w:hAnsi="Arial" w:cs="Arial"/>
          <w:color w:val="34302D"/>
          <w:shd w:val="clear" w:color="auto" w:fill="FFFFFF"/>
        </w:rPr>
        <w:t>，</w:t>
      </w:r>
      <w:r>
        <w:rPr>
          <w:rFonts w:ascii="Arial" w:hAnsi="Arial" w:cs="Arial"/>
          <w:color w:val="34302D"/>
          <w:shd w:val="clear" w:color="auto" w:fill="FFFFFF"/>
        </w:rPr>
        <w:t> </w:t>
      </w:r>
      <w:hyperlink r:id="rId283" w:history="1">
        <w:r>
          <w:rPr>
            <w:rStyle w:val="HTML"/>
            <w:rFonts w:ascii="Consolas" w:hAnsi="Consolas"/>
            <w:color w:val="548E2E"/>
            <w:sz w:val="23"/>
            <w:szCs w:val="23"/>
            <w:u w:val="single"/>
            <w:shd w:val="clear" w:color="auto" w:fill="F7F7F8"/>
          </w:rPr>
          <w:t>CommonAnnotationBeanPostProcessor</w:t>
        </w:r>
      </w:hyperlink>
      <w:r>
        <w:rPr>
          <w:rFonts w:ascii="Arial" w:hAnsi="Arial" w:cs="Arial"/>
          <w:color w:val="34302D"/>
          <w:shd w:val="clear" w:color="auto" w:fill="FFFFFF"/>
        </w:rPr>
        <w:t>，</w:t>
      </w:r>
      <w:hyperlink r:id="rId284" w:history="1">
        <w:r>
          <w:rPr>
            <w:rStyle w:val="HTML"/>
            <w:rFonts w:ascii="Consolas" w:hAnsi="Consolas"/>
            <w:color w:val="548E2E"/>
            <w:sz w:val="23"/>
            <w:szCs w:val="23"/>
            <w:u w:val="single"/>
            <w:shd w:val="clear" w:color="auto" w:fill="F7F7F8"/>
          </w:rPr>
          <w:t>PersistenceAnnotationBeanPostProcessor</w:t>
        </w:r>
      </w:hyperlink>
      <w:r>
        <w:rPr>
          <w:rFonts w:ascii="Arial" w:hAnsi="Arial" w:cs="Arial"/>
          <w:color w:val="34302D"/>
          <w:shd w:val="clear" w:color="auto" w:fill="FFFFFF"/>
        </w:rPr>
        <w:t>，和前面提到的</w:t>
      </w:r>
      <w:r>
        <w:rPr>
          <w:rFonts w:ascii="Arial" w:hAnsi="Arial" w:cs="Arial"/>
          <w:color w:val="34302D"/>
          <w:shd w:val="clear" w:color="auto" w:fill="FFFFFF"/>
        </w:rPr>
        <w:t> </w:t>
      </w:r>
      <w:hyperlink r:id="rId285" w:history="1">
        <w:r>
          <w:rPr>
            <w:rStyle w:val="HTML"/>
            <w:rFonts w:ascii="Consolas" w:hAnsi="Consolas"/>
            <w:color w:val="487A28"/>
            <w:sz w:val="23"/>
            <w:szCs w:val="23"/>
            <w:u w:val="single"/>
            <w:shd w:val="clear" w:color="auto" w:fill="F7F7F8"/>
          </w:rPr>
          <w:t>RequiredAnnotationBeanPostProcessor</w:t>
        </w:r>
      </w:hyperlink>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5BC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&lt;context:annotation-config/&gt;</w:t>
            </w:r>
            <w:r w:rsidRPr="00BA0D5D">
              <w:rPr>
                <w:rFonts w:ascii="inherit" w:eastAsia="宋体" w:hAnsi="inherit" w:cs="宋体"/>
                <w:kern w:val="0"/>
                <w:sz w:val="24"/>
                <w:szCs w:val="24"/>
              </w:rPr>
              <w:t> only looks for annotations on beans in the same application context in which it is defined. This means that, if you put </w:t>
            </w:r>
            <w:r w:rsidRPr="00BA0D5D">
              <w:rPr>
                <w:rFonts w:ascii="Consolas" w:eastAsia="宋体" w:hAnsi="Consolas" w:cs="宋体"/>
                <w:kern w:val="0"/>
                <w:sz w:val="23"/>
                <w:szCs w:val="23"/>
                <w:shd w:val="clear" w:color="auto" w:fill="F7F7F8"/>
              </w:rPr>
              <w:t>&lt;context:annotation-config/&gt;</w:t>
            </w:r>
            <w:r w:rsidRPr="00BA0D5D">
              <w:rPr>
                <w:rFonts w:ascii="inherit" w:eastAsia="宋体" w:hAnsi="inherit" w:cs="宋体"/>
                <w:kern w:val="0"/>
                <w:sz w:val="24"/>
                <w:szCs w:val="24"/>
              </w:rPr>
              <w:t> in a </w:t>
            </w:r>
            <w:r w:rsidRPr="00BA0D5D">
              <w:rPr>
                <w:rFonts w:ascii="Consolas" w:eastAsia="宋体" w:hAnsi="Consolas" w:cs="宋体"/>
                <w:kern w:val="0"/>
                <w:sz w:val="23"/>
                <w:szCs w:val="23"/>
                <w:shd w:val="clear" w:color="auto" w:fill="F7F7F8"/>
              </w:rPr>
              <w:t>WebApplicationContext</w:t>
            </w:r>
            <w:r w:rsidRPr="00BA0D5D">
              <w:rPr>
                <w:rFonts w:ascii="inherit" w:eastAsia="宋体" w:hAnsi="inherit" w:cs="宋体"/>
                <w:kern w:val="0"/>
                <w:sz w:val="24"/>
                <w:szCs w:val="24"/>
              </w:rPr>
              <w:t> for a </w:t>
            </w:r>
            <w:r w:rsidRPr="00BA0D5D">
              <w:rPr>
                <w:rFonts w:ascii="Consolas" w:eastAsia="宋体" w:hAnsi="Consolas" w:cs="宋体"/>
                <w:kern w:val="0"/>
                <w:sz w:val="23"/>
                <w:szCs w:val="23"/>
                <w:shd w:val="clear" w:color="auto" w:fill="F7F7F8"/>
              </w:rPr>
              <w:t>DispatcherServlet</w:t>
            </w:r>
            <w:r w:rsidRPr="00BA0D5D">
              <w:rPr>
                <w:rFonts w:ascii="inherit" w:eastAsia="宋体" w:hAnsi="inherit" w:cs="宋体"/>
                <w:kern w:val="0"/>
                <w:sz w:val="24"/>
                <w:szCs w:val="24"/>
              </w:rPr>
              <w:t>, it only checks for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beans in your controllers, and not your services. See </w:t>
            </w:r>
            <w:hyperlink r:id="rId286" w:anchor="mvc-servlet" w:history="1">
              <w:r w:rsidRPr="00BA0D5D">
                <w:rPr>
                  <w:rFonts w:ascii="inherit" w:eastAsia="宋体" w:hAnsi="inherit" w:cs="宋体"/>
                  <w:color w:val="548E2E"/>
                  <w:kern w:val="0"/>
                  <w:sz w:val="24"/>
                  <w:szCs w:val="24"/>
                  <w:u w:val="single"/>
                </w:rPr>
                <w:t>The DispatcherServlet</w:t>
              </w:r>
            </w:hyperlink>
            <w:r w:rsidRPr="00BA0D5D">
              <w:rPr>
                <w:rFonts w:ascii="inherit" w:eastAsia="宋体" w:hAnsi="inherit" w:cs="宋体"/>
                <w:kern w:val="0"/>
                <w:sz w:val="24"/>
                <w:szCs w:val="24"/>
              </w:rPr>
              <w:t> for more information.</w:t>
            </w:r>
          </w:p>
          <w:p w:rsidR="00C95BCB" w:rsidRPr="00BA0D5D" w:rsidRDefault="00C95BCB" w:rsidP="00BA0D5D">
            <w:pPr>
              <w:widowControl/>
              <w:jc w:val="left"/>
              <w:rPr>
                <w:rFonts w:ascii="inherit" w:eastAsia="宋体" w:hAnsi="inherit" w:cs="宋体" w:hint="eastAsia"/>
                <w:kern w:val="0"/>
                <w:sz w:val="24"/>
                <w:szCs w:val="24"/>
              </w:rPr>
            </w:pPr>
            <w:r>
              <w:rPr>
                <w:rStyle w:val="HTML"/>
                <w:rFonts w:ascii="Consolas" w:hAnsi="Consolas"/>
                <w:sz w:val="23"/>
                <w:szCs w:val="23"/>
                <w:shd w:val="clear" w:color="auto" w:fill="F7F7F8"/>
              </w:rPr>
              <w:t>&lt;context:annotation-config/&gt;</w:t>
            </w:r>
            <w:r>
              <w:rPr>
                <w:rFonts w:ascii="Arial" w:hAnsi="Arial" w:cs="Arial"/>
                <w:shd w:val="clear" w:color="auto" w:fill="EBF1E7"/>
              </w:rPr>
              <w:t>仅查找在定义它的同一应用程序上下文中的</w:t>
            </w:r>
            <w:r>
              <w:rPr>
                <w:rFonts w:ascii="Arial" w:hAnsi="Arial" w:cs="Arial"/>
                <w:shd w:val="clear" w:color="auto" w:fill="EBF1E7"/>
              </w:rPr>
              <w:t>bean</w:t>
            </w:r>
            <w:r>
              <w:rPr>
                <w:rFonts w:ascii="Arial" w:hAnsi="Arial" w:cs="Arial"/>
                <w:shd w:val="clear" w:color="auto" w:fill="EBF1E7"/>
              </w:rPr>
              <w:t>上的注释。这意味着，如果你</w:t>
            </w:r>
            <w:r>
              <w:rPr>
                <w:rStyle w:val="HTML"/>
                <w:rFonts w:ascii="Consolas" w:hAnsi="Consolas"/>
                <w:sz w:val="23"/>
                <w:szCs w:val="23"/>
                <w:shd w:val="clear" w:color="auto" w:fill="F7F7F8"/>
              </w:rPr>
              <w:t>&lt;context:annotation-config/&gt;</w:t>
            </w:r>
            <w:r>
              <w:rPr>
                <w:rFonts w:ascii="Arial" w:hAnsi="Arial" w:cs="Arial"/>
                <w:shd w:val="clear" w:color="auto" w:fill="EBF1E7"/>
              </w:rPr>
              <w:t>输入一个</w:t>
            </w:r>
            <w:r>
              <w:rPr>
                <w:rStyle w:val="HTML"/>
                <w:rFonts w:ascii="Consolas" w:hAnsi="Consolas"/>
                <w:sz w:val="23"/>
                <w:szCs w:val="23"/>
                <w:shd w:val="clear" w:color="auto" w:fill="F7F7F8"/>
              </w:rPr>
              <w:t>WebApplicationContext</w:t>
            </w:r>
            <w:r>
              <w:rPr>
                <w:rFonts w:ascii="Arial" w:hAnsi="Arial" w:cs="Arial"/>
                <w:shd w:val="clear" w:color="auto" w:fill="EBF1E7"/>
              </w:rPr>
              <w:t>for </w:t>
            </w:r>
            <w:r>
              <w:rPr>
                <w:rStyle w:val="HTML"/>
                <w:rFonts w:ascii="Consolas" w:hAnsi="Consolas"/>
                <w:sz w:val="23"/>
                <w:szCs w:val="23"/>
                <w:shd w:val="clear" w:color="auto" w:fill="F7F7F8"/>
              </w:rPr>
              <w:t>DispatcherServlet</w:t>
            </w:r>
            <w:r>
              <w:rPr>
                <w:rFonts w:ascii="Arial" w:hAnsi="Arial" w:cs="Arial"/>
                <w:shd w:val="clear" w:color="auto" w:fill="EBF1E7"/>
              </w:rPr>
              <w:t>，它只会检查</w:t>
            </w:r>
            <w:r>
              <w:rPr>
                <w:rStyle w:val="HTML"/>
                <w:rFonts w:ascii="Consolas" w:hAnsi="Consolas"/>
                <w:sz w:val="23"/>
                <w:szCs w:val="23"/>
                <w:shd w:val="clear" w:color="auto" w:fill="F7F7F8"/>
              </w:rPr>
              <w:t>@Autowired</w:t>
            </w:r>
            <w:r>
              <w:rPr>
                <w:rFonts w:ascii="Arial" w:hAnsi="Arial" w:cs="Arial"/>
                <w:shd w:val="clear" w:color="auto" w:fill="EBF1E7"/>
              </w:rPr>
              <w:t>你的控制器中的</w:t>
            </w:r>
            <w:r>
              <w:rPr>
                <w:rFonts w:ascii="Arial" w:hAnsi="Arial" w:cs="Arial"/>
                <w:shd w:val="clear" w:color="auto" w:fill="EBF1E7"/>
              </w:rPr>
              <w:t>bean</w:t>
            </w:r>
            <w:r>
              <w:rPr>
                <w:rFonts w:ascii="Arial" w:hAnsi="Arial" w:cs="Arial"/>
                <w:shd w:val="clear" w:color="auto" w:fill="EBF1E7"/>
              </w:rPr>
              <w:t>，而不是你的服务。有关更多信息，请参阅</w:t>
            </w:r>
            <w:r>
              <w:rPr>
                <w:rFonts w:ascii="Arial" w:hAnsi="Arial" w:cs="Arial"/>
                <w:shd w:val="clear" w:color="auto" w:fill="EBF1E7"/>
              </w:rPr>
              <w:t> </w:t>
            </w:r>
            <w:hyperlink r:id="rId287" w:anchor="mvc-servlet" w:history="1">
              <w:r>
                <w:rPr>
                  <w:rStyle w:val="a4"/>
                  <w:rFonts w:ascii="Arial" w:hAnsi="Arial" w:cs="Arial"/>
                  <w:color w:val="548E2E"/>
                  <w:shd w:val="clear" w:color="auto" w:fill="EBF1E7"/>
                </w:rPr>
                <w:t>DispatcherServlet</w:t>
              </w:r>
            </w:hyperlink>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1.9.1. @Required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@Required</w:t>
      </w:r>
      <w:r w:rsidRPr="00BA0D5D">
        <w:rPr>
          <w:rFonts w:ascii="inherit" w:eastAsia="宋体" w:hAnsi="inherit" w:cs="Arial"/>
          <w:color w:val="34302D"/>
          <w:kern w:val="0"/>
          <w:sz w:val="24"/>
          <w:szCs w:val="24"/>
        </w:rPr>
        <w:t> annotation applies to bean property setter methods, as in the following example: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@Required</w:t>
      </w:r>
      <w:r>
        <w:rPr>
          <w:rFonts w:ascii="Arial" w:hAnsi="Arial" w:cs="Arial"/>
          <w:color w:val="34302D"/>
          <w:shd w:val="clear" w:color="auto" w:fill="FFFFFF"/>
        </w:rPr>
        <w:t>注释适用于</w:t>
      </w:r>
      <w:r>
        <w:rPr>
          <w:rFonts w:ascii="Arial" w:hAnsi="Arial" w:cs="Arial"/>
          <w:color w:val="34302D"/>
          <w:shd w:val="clear" w:color="auto" w:fill="FFFFFF"/>
        </w:rPr>
        <w:t>bean</w:t>
      </w:r>
      <w:r>
        <w:rPr>
          <w:rFonts w:ascii="Arial" w:hAnsi="Arial" w:cs="Arial"/>
          <w:color w:val="34302D"/>
          <w:shd w:val="clear" w:color="auto" w:fill="FFFFFF"/>
        </w:rPr>
        <w:t>属性</w:t>
      </w:r>
      <w:r>
        <w:rPr>
          <w:rFonts w:ascii="Arial" w:hAnsi="Arial" w:cs="Arial"/>
          <w:color w:val="34302D"/>
          <w:shd w:val="clear" w:color="auto" w:fill="FFFFFF"/>
        </w:rPr>
        <w:t>setter</w:t>
      </w:r>
      <w:r>
        <w:rPr>
          <w:rFonts w:ascii="Arial" w:hAnsi="Arial" w:cs="Arial"/>
          <w:color w:val="34302D"/>
          <w:shd w:val="clear" w:color="auto" w:fill="FFFFFF"/>
        </w:rPr>
        <w:t>方法，如下面的例子：</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@Required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annotation indicates that the affected bean property must be populated at configuration time, through an explicit property value in a bean definition or through autowiring. The container throws an exception if the affected bean property has not been populated. This allows for eager and explicit failure, avoiding </w:t>
      </w:r>
      <w:r w:rsidRPr="00BA0D5D">
        <w:rPr>
          <w:rFonts w:ascii="Consolas" w:eastAsia="宋体" w:hAnsi="Consolas" w:cs="宋体"/>
          <w:color w:val="34302D"/>
          <w:kern w:val="0"/>
          <w:sz w:val="23"/>
          <w:szCs w:val="23"/>
          <w:shd w:val="clear" w:color="auto" w:fill="F7F7F8"/>
        </w:rPr>
        <w:t>NullPointerException</w:t>
      </w:r>
      <w:r w:rsidRPr="00BA0D5D">
        <w:rPr>
          <w:rFonts w:ascii="inherit" w:eastAsia="宋体" w:hAnsi="inherit" w:cs="Arial"/>
          <w:color w:val="34302D"/>
          <w:kern w:val="0"/>
          <w:sz w:val="24"/>
          <w:szCs w:val="24"/>
        </w:rPr>
        <w:t> instances or the like later on. We still recommend that you put assertions into the bean class itself (for example, into an init method). Doing so enforces those required references and values even when you use the class outside of a container.</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此批注指示必须在配置时通过</w:t>
      </w:r>
      <w:r>
        <w:rPr>
          <w:rFonts w:ascii="Arial" w:hAnsi="Arial" w:cs="Arial"/>
          <w:color w:val="34302D"/>
          <w:shd w:val="clear" w:color="auto" w:fill="FFFFFF"/>
        </w:rPr>
        <w:t>bean</w:t>
      </w:r>
      <w:r>
        <w:rPr>
          <w:rFonts w:ascii="Arial" w:hAnsi="Arial" w:cs="Arial"/>
          <w:color w:val="34302D"/>
          <w:shd w:val="clear" w:color="auto" w:fill="FFFFFF"/>
        </w:rPr>
        <w:t>定义中的显式属性值或通过自动装配填充受影响的</w:t>
      </w:r>
      <w:r>
        <w:rPr>
          <w:rFonts w:ascii="Arial" w:hAnsi="Arial" w:cs="Arial"/>
          <w:color w:val="34302D"/>
          <w:shd w:val="clear" w:color="auto" w:fill="FFFFFF"/>
        </w:rPr>
        <w:t>bean</w:t>
      </w:r>
      <w:r>
        <w:rPr>
          <w:rFonts w:ascii="Arial" w:hAnsi="Arial" w:cs="Arial"/>
          <w:color w:val="34302D"/>
          <w:shd w:val="clear" w:color="auto" w:fill="FFFFFF"/>
        </w:rPr>
        <w:t>属性。如果尚未填充受影响的</w:t>
      </w:r>
      <w:r>
        <w:rPr>
          <w:rFonts w:ascii="Arial" w:hAnsi="Arial" w:cs="Arial"/>
          <w:color w:val="34302D"/>
          <w:shd w:val="clear" w:color="auto" w:fill="FFFFFF"/>
        </w:rPr>
        <w:t>bean</w:t>
      </w:r>
      <w:r>
        <w:rPr>
          <w:rFonts w:ascii="Arial" w:hAnsi="Arial" w:cs="Arial"/>
          <w:color w:val="34302D"/>
          <w:shd w:val="clear" w:color="auto" w:fill="FFFFFF"/>
        </w:rPr>
        <w:t>属性，则容器将引发异常。这允许急切和明确的失败，以后避免</w:t>
      </w:r>
      <w:r>
        <w:rPr>
          <w:rStyle w:val="HTML"/>
          <w:rFonts w:ascii="Consolas" w:hAnsi="Consolas"/>
          <w:sz w:val="23"/>
          <w:szCs w:val="23"/>
          <w:shd w:val="clear" w:color="auto" w:fill="F7F7F8"/>
        </w:rPr>
        <w:t>NullPointerException</w:t>
      </w:r>
      <w:r>
        <w:rPr>
          <w:rFonts w:ascii="Arial" w:hAnsi="Arial" w:cs="Arial"/>
          <w:color w:val="34302D"/>
          <w:shd w:val="clear" w:color="auto" w:fill="FFFFFF"/>
        </w:rPr>
        <w:t> </w:t>
      </w:r>
      <w:r>
        <w:rPr>
          <w:rFonts w:ascii="Arial" w:hAnsi="Arial" w:cs="Arial"/>
          <w:color w:val="34302D"/>
          <w:shd w:val="clear" w:color="auto" w:fill="FFFFFF"/>
        </w:rPr>
        <w:t>实例等。我们仍然建议您将断言放入</w:t>
      </w:r>
      <w:r>
        <w:rPr>
          <w:rFonts w:ascii="Arial" w:hAnsi="Arial" w:cs="Arial"/>
          <w:color w:val="34302D"/>
          <w:shd w:val="clear" w:color="auto" w:fill="FFFFFF"/>
        </w:rPr>
        <w:t>bean</w:t>
      </w:r>
      <w:r>
        <w:rPr>
          <w:rFonts w:ascii="Arial" w:hAnsi="Arial" w:cs="Arial"/>
          <w:color w:val="34302D"/>
          <w:shd w:val="clear" w:color="auto" w:fill="FFFFFF"/>
        </w:rPr>
        <w:t>类本身（例如，转换为</w:t>
      </w:r>
      <w:r>
        <w:rPr>
          <w:rFonts w:ascii="Arial" w:hAnsi="Arial" w:cs="Arial"/>
          <w:color w:val="34302D"/>
          <w:shd w:val="clear" w:color="auto" w:fill="FFFFFF"/>
        </w:rPr>
        <w:t>init</w:t>
      </w:r>
      <w:r>
        <w:rPr>
          <w:rFonts w:ascii="Arial" w:hAnsi="Arial" w:cs="Arial"/>
          <w:color w:val="34302D"/>
          <w:shd w:val="clear" w:color="auto" w:fill="FFFFFF"/>
        </w:rPr>
        <w:t>方法）。即使您在容器外部使用类，这样做也会强制执行那些必需的引用和值。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w:t>
            </w:r>
            <w:r w:rsidRPr="00BA0D5D">
              <w:rPr>
                <w:rFonts w:ascii="Consolas" w:eastAsia="宋体" w:hAnsi="Consolas" w:cs="宋体"/>
                <w:kern w:val="0"/>
                <w:sz w:val="23"/>
                <w:szCs w:val="23"/>
                <w:shd w:val="clear" w:color="auto" w:fill="F7F7F8"/>
              </w:rPr>
              <w:t>@Required</w:t>
            </w:r>
            <w:r w:rsidRPr="00BA0D5D">
              <w:rPr>
                <w:rFonts w:ascii="inherit" w:eastAsia="宋体" w:hAnsi="inherit" w:cs="宋体"/>
                <w:kern w:val="0"/>
                <w:sz w:val="24"/>
                <w:szCs w:val="24"/>
              </w:rPr>
              <w:t> annotation is formally deprecated as of Spring Framework 5.1, in favor of using constructor injection for required settings (or a custom implementation of </w:t>
            </w:r>
            <w:r w:rsidRPr="00BA0D5D">
              <w:rPr>
                <w:rFonts w:ascii="Consolas" w:eastAsia="宋体" w:hAnsi="Consolas" w:cs="宋体"/>
                <w:kern w:val="0"/>
                <w:sz w:val="23"/>
                <w:szCs w:val="23"/>
                <w:shd w:val="clear" w:color="auto" w:fill="F7F7F8"/>
              </w:rPr>
              <w:t>InitializingBean.afterPropertiesSet()</w:t>
            </w:r>
            <w:r w:rsidRPr="00BA0D5D">
              <w:rPr>
                <w:rFonts w:ascii="inherit" w:eastAsia="宋体" w:hAnsi="inherit" w:cs="宋体"/>
                <w:kern w:val="0"/>
                <w:sz w:val="24"/>
                <w:szCs w:val="24"/>
              </w:rPr>
              <w:t> along with bean property setter methods).</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从</w:t>
            </w:r>
            <w:r>
              <w:rPr>
                <w:rStyle w:val="HTML"/>
                <w:rFonts w:ascii="Consolas" w:hAnsi="Consolas"/>
                <w:sz w:val="23"/>
                <w:szCs w:val="23"/>
                <w:shd w:val="clear" w:color="auto" w:fill="F7F7F8"/>
              </w:rPr>
              <w:t>@Required</w:t>
            </w:r>
            <w:r>
              <w:rPr>
                <w:rFonts w:ascii="Arial" w:hAnsi="Arial" w:cs="Arial"/>
                <w:shd w:val="clear" w:color="auto" w:fill="EBF1E7"/>
              </w:rPr>
              <w:t>Spring Framework 5.1</w:t>
            </w:r>
            <w:r>
              <w:rPr>
                <w:rFonts w:ascii="Arial" w:hAnsi="Arial" w:cs="Arial"/>
                <w:shd w:val="clear" w:color="auto" w:fill="EBF1E7"/>
              </w:rPr>
              <w:t>开始，注释正式被弃用，支持使用构造函数注入所需的设置（或者</w:t>
            </w:r>
            <w:r>
              <w:rPr>
                <w:rStyle w:val="HTML"/>
                <w:rFonts w:ascii="Consolas" w:hAnsi="Consolas"/>
                <w:sz w:val="23"/>
                <w:szCs w:val="23"/>
                <w:shd w:val="clear" w:color="auto" w:fill="F7F7F8"/>
              </w:rPr>
              <w:t>InitializingBean.afterPropertiesSet()</w:t>
            </w:r>
            <w:r>
              <w:rPr>
                <w:rFonts w:ascii="Arial" w:hAnsi="Arial" w:cs="Arial"/>
                <w:shd w:val="clear" w:color="auto" w:fill="EBF1E7"/>
              </w:rPr>
              <w:t>bean</w:t>
            </w:r>
            <w:r>
              <w:rPr>
                <w:rFonts w:ascii="Arial" w:hAnsi="Arial" w:cs="Arial"/>
                <w:shd w:val="clear" w:color="auto" w:fill="EBF1E7"/>
              </w:rPr>
              <w:t>属性</w:t>
            </w:r>
            <w:r>
              <w:rPr>
                <w:rFonts w:ascii="Arial" w:hAnsi="Arial" w:cs="Arial"/>
                <w:shd w:val="clear" w:color="auto" w:fill="EBF1E7"/>
              </w:rPr>
              <w:t>setter</w:t>
            </w:r>
            <w:r>
              <w:rPr>
                <w:rFonts w:ascii="Arial" w:hAnsi="Arial" w:cs="Arial"/>
                <w:shd w:val="clear" w:color="auto" w:fill="EBF1E7"/>
              </w:rPr>
              <w:t>方法的自定义实现</w:t>
            </w:r>
            <w:r>
              <w:rPr>
                <w:rFonts w:ascii="Arial" w:hAnsi="Arial" w:cs="Arial"/>
                <w:shd w:val="clear" w:color="auto" w:fill="EBF1E7"/>
              </w:rPr>
              <w:t> </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1.9.2. Using </w:t>
      </w:r>
      <w:r w:rsidRPr="00BA0D5D">
        <w:rPr>
          <w:rFonts w:ascii="Consolas" w:eastAsia="宋体" w:hAnsi="Consolas" w:cs="宋体"/>
          <w:color w:val="34302D"/>
          <w:kern w:val="0"/>
          <w:sz w:val="33"/>
          <w:szCs w:val="33"/>
          <w:shd w:val="clear" w:color="auto" w:fill="F7F7F8"/>
        </w:rPr>
        <w:t>@Autowired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Arial" w:eastAsia="宋体" w:hAnsi="Arial" w:cs="Arial"/>
                <w:b/>
                <w:bCs/>
                <w:color w:val="34302D"/>
                <w:kern w:val="0"/>
                <w:sz w:val="35"/>
                <w:szCs w:val="35"/>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JSR 330’s </w:t>
            </w:r>
            <w:r w:rsidRPr="00BA0D5D">
              <w:rPr>
                <w:rFonts w:ascii="Consolas" w:eastAsia="宋体" w:hAnsi="Consolas" w:cs="宋体"/>
                <w:kern w:val="0"/>
                <w:sz w:val="23"/>
                <w:szCs w:val="23"/>
                <w:shd w:val="clear" w:color="auto" w:fill="F7F7F8"/>
              </w:rPr>
              <w:t>@Inject</w:t>
            </w:r>
            <w:r w:rsidRPr="00BA0D5D">
              <w:rPr>
                <w:rFonts w:ascii="inherit" w:eastAsia="宋体" w:hAnsi="inherit" w:cs="宋体"/>
                <w:kern w:val="0"/>
                <w:sz w:val="24"/>
                <w:szCs w:val="24"/>
              </w:rPr>
              <w:t> annotation can be used in place of Spring’s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annotation in the examples included in this section. See </w:t>
            </w:r>
            <w:hyperlink r:id="rId288" w:anchor="beans-standard-annotations" w:history="1">
              <w:r w:rsidRPr="00BA0D5D">
                <w:rPr>
                  <w:rFonts w:ascii="inherit" w:eastAsia="宋体" w:hAnsi="inherit" w:cs="宋体"/>
                  <w:color w:val="548E2E"/>
                  <w:kern w:val="0"/>
                  <w:sz w:val="24"/>
                  <w:szCs w:val="24"/>
                  <w:u w:val="single"/>
                </w:rPr>
                <w:t>here</w:t>
              </w:r>
            </w:hyperlink>
            <w:r w:rsidRPr="00BA0D5D">
              <w:rPr>
                <w:rFonts w:ascii="inherit" w:eastAsia="宋体" w:hAnsi="inherit" w:cs="宋体"/>
                <w:kern w:val="0"/>
                <w:sz w:val="24"/>
                <w:szCs w:val="24"/>
              </w:rPr>
              <w:t> for more details.</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在本节中包含的示例中，</w:t>
            </w:r>
            <w:r>
              <w:rPr>
                <w:rStyle w:val="HTML"/>
                <w:rFonts w:ascii="Consolas" w:hAnsi="Consolas"/>
                <w:sz w:val="23"/>
                <w:szCs w:val="23"/>
                <w:shd w:val="clear" w:color="auto" w:fill="F7F7F8"/>
              </w:rPr>
              <w:t>@Inject</w:t>
            </w:r>
            <w:r>
              <w:rPr>
                <w:rFonts w:ascii="Arial" w:hAnsi="Arial" w:cs="Arial"/>
                <w:shd w:val="clear" w:color="auto" w:fill="EBF1E7"/>
              </w:rPr>
              <w:t>可以使用</w:t>
            </w:r>
            <w:r>
              <w:rPr>
                <w:rFonts w:ascii="Arial" w:hAnsi="Arial" w:cs="Arial"/>
                <w:shd w:val="clear" w:color="auto" w:fill="EBF1E7"/>
              </w:rPr>
              <w:t>JSR 330</w:t>
            </w:r>
            <w:r>
              <w:rPr>
                <w:rFonts w:ascii="Arial" w:hAnsi="Arial" w:cs="Arial"/>
                <w:shd w:val="clear" w:color="auto" w:fill="EBF1E7"/>
              </w:rPr>
              <w:t>的注释代替</w:t>
            </w:r>
            <w:r>
              <w:rPr>
                <w:rFonts w:ascii="Arial" w:hAnsi="Arial" w:cs="Arial"/>
                <w:shd w:val="clear" w:color="auto" w:fill="EBF1E7"/>
              </w:rPr>
              <w:t>Spring</w:t>
            </w:r>
            <w:r>
              <w:rPr>
                <w:rFonts w:ascii="Arial" w:hAnsi="Arial" w:cs="Arial"/>
                <w:shd w:val="clear" w:color="auto" w:fill="EBF1E7"/>
              </w:rPr>
              <w:t>的</w:t>
            </w:r>
            <w:r>
              <w:rPr>
                <w:rStyle w:val="HTML"/>
                <w:rFonts w:ascii="Consolas" w:hAnsi="Consolas"/>
                <w:sz w:val="23"/>
                <w:szCs w:val="23"/>
                <w:shd w:val="clear" w:color="auto" w:fill="F7F7F8"/>
              </w:rPr>
              <w:t>@Autowired</w:t>
            </w:r>
            <w:r>
              <w:rPr>
                <w:rFonts w:ascii="Arial" w:hAnsi="Arial" w:cs="Arial"/>
                <w:shd w:val="clear" w:color="auto" w:fill="EBF1E7"/>
              </w:rPr>
              <w:t>注释。有关详细信息，请参见</w:t>
            </w:r>
            <w:hyperlink r:id="rId289" w:anchor="beans-standard-annotations" w:history="1">
              <w:r>
                <w:rPr>
                  <w:rStyle w:val="a4"/>
                  <w:rFonts w:ascii="Arial" w:hAnsi="Arial" w:cs="Arial"/>
                  <w:color w:val="548E2E"/>
                  <w:shd w:val="clear" w:color="auto" w:fill="EBF1E7"/>
                </w:rPr>
                <w:t>此处</w:t>
              </w:r>
            </w:hyperlink>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apply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to constructors,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您可以将</w:t>
      </w:r>
      <w:r>
        <w:rPr>
          <w:rStyle w:val="HTML"/>
          <w:rFonts w:ascii="Consolas" w:hAnsi="Consolas"/>
          <w:sz w:val="23"/>
          <w:szCs w:val="23"/>
          <w:shd w:val="clear" w:color="auto" w:fill="F7F7F8"/>
        </w:rPr>
        <w:t>@Autowired</w:t>
      </w:r>
      <w:r>
        <w:rPr>
          <w:rFonts w:ascii="Arial" w:hAnsi="Arial" w:cs="Arial"/>
          <w:color w:val="34302D"/>
          <w:shd w:val="clear" w:color="auto" w:fill="FFFFFF"/>
        </w:rPr>
        <w:t>注释应用于构造函数，如以下示例所示：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MovieRecommender(CustomerPreferenceDao customerPreferenceDao)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As of Spring Framework 4.3, an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annotation on such a constructor is no longer necessary if the target bean defines only one constructor to begin with. However, if several constructors are available, at least one must be annotated to teach the container which one to use.</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从</w:t>
            </w:r>
            <w:r>
              <w:rPr>
                <w:rFonts w:ascii="Arial" w:hAnsi="Arial" w:cs="Arial"/>
                <w:shd w:val="clear" w:color="auto" w:fill="EBF1E7"/>
              </w:rPr>
              <w:t>Spring Framework 4.3</w:t>
            </w:r>
            <w:r>
              <w:rPr>
                <w:rFonts w:ascii="Arial" w:hAnsi="Arial" w:cs="Arial"/>
                <w:shd w:val="clear" w:color="auto" w:fill="EBF1E7"/>
              </w:rPr>
              <w:t>开始，</w:t>
            </w:r>
            <w:r>
              <w:rPr>
                <w:rStyle w:val="HTML"/>
                <w:rFonts w:ascii="Consolas" w:hAnsi="Consolas"/>
                <w:sz w:val="23"/>
                <w:szCs w:val="23"/>
                <w:shd w:val="clear" w:color="auto" w:fill="F7F7F8"/>
              </w:rPr>
              <w:t>@Autowired</w:t>
            </w:r>
            <w:r>
              <w:rPr>
                <w:rFonts w:ascii="Arial" w:hAnsi="Arial" w:cs="Arial"/>
                <w:shd w:val="clear" w:color="auto" w:fill="EBF1E7"/>
              </w:rPr>
              <w:t>如果目标</w:t>
            </w:r>
            <w:r>
              <w:rPr>
                <w:rFonts w:ascii="Arial" w:hAnsi="Arial" w:cs="Arial"/>
                <w:shd w:val="clear" w:color="auto" w:fill="EBF1E7"/>
              </w:rPr>
              <w:t>bean</w:t>
            </w:r>
            <w:r>
              <w:rPr>
                <w:rFonts w:ascii="Arial" w:hAnsi="Arial" w:cs="Arial"/>
                <w:shd w:val="clear" w:color="auto" w:fill="EBF1E7"/>
              </w:rPr>
              <w:t>只定义了一个开头的构造函数，则不再需要对这样的构造函数进行注释。但是，如果有几个构造器可用，则必须注释至少一个构造器以教导容器使用哪一个。</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apply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to “traditional” setter methods,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您还可以将</w:t>
      </w:r>
      <w:r>
        <w:rPr>
          <w:rStyle w:val="HTML"/>
          <w:rFonts w:ascii="Consolas" w:hAnsi="Consolas"/>
          <w:sz w:val="23"/>
          <w:szCs w:val="23"/>
          <w:shd w:val="clear" w:color="auto" w:fill="F7F7F8"/>
        </w:rPr>
        <w:t>@Autowired</w:t>
      </w:r>
      <w:r>
        <w:rPr>
          <w:rFonts w:ascii="Arial" w:hAnsi="Arial" w:cs="Arial"/>
          <w:color w:val="34302D"/>
          <w:shd w:val="clear" w:color="auto" w:fill="FFFFFF"/>
        </w:rPr>
        <w:t>注释应用于</w:t>
      </w:r>
      <w:r>
        <w:rPr>
          <w:rFonts w:ascii="Arial" w:hAnsi="Arial" w:cs="Arial"/>
          <w:color w:val="34302D"/>
          <w:shd w:val="clear" w:color="auto" w:fill="FFFFFF"/>
        </w:rPr>
        <w:t>“</w:t>
      </w:r>
      <w:r>
        <w:rPr>
          <w:rFonts w:ascii="Arial" w:hAnsi="Arial" w:cs="Arial"/>
          <w:color w:val="34302D"/>
          <w:shd w:val="clear" w:color="auto" w:fill="FFFFFF"/>
        </w:rPr>
        <w:t>传统</w:t>
      </w:r>
      <w:r>
        <w:rPr>
          <w:rFonts w:ascii="Arial" w:hAnsi="Arial" w:cs="Arial"/>
          <w:color w:val="34302D"/>
          <w:shd w:val="clear" w:color="auto" w:fill="FFFFFF"/>
        </w:rPr>
        <w:t>”setter</w:t>
      </w:r>
      <w:r>
        <w:rPr>
          <w:rFonts w:ascii="Arial" w:hAnsi="Arial" w:cs="Arial"/>
          <w:color w:val="34302D"/>
          <w:shd w:val="clear" w:color="auto" w:fill="FFFFFF"/>
        </w:rPr>
        <w:t>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apply the annotation to methods with arbitrary names and multiple arguments,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您还可以将注释应用于具有任意名称和多个参数的方法，如以下示例所示：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prepare(MovieCatalog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CustomerPreferenceDao customerPreferenceDao)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.movieCatalog =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apply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to fields as well and even mix it with constructors,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您也可以应用于</w:t>
      </w:r>
      <w:r>
        <w:rPr>
          <w:rStyle w:val="HTML"/>
          <w:rFonts w:ascii="Consolas" w:hAnsi="Consolas"/>
          <w:sz w:val="23"/>
          <w:szCs w:val="23"/>
          <w:shd w:val="clear" w:color="auto" w:fill="F7F7F8"/>
        </w:rPr>
        <w:t>@Autowired</w:t>
      </w:r>
      <w:r>
        <w:rPr>
          <w:rFonts w:ascii="Arial" w:hAnsi="Arial" w:cs="Arial"/>
          <w:color w:val="34302D"/>
          <w:shd w:val="clear" w:color="auto" w:fill="FFFFFF"/>
        </w:rPr>
        <w:t>字段，甚至可以将它与构造函数混合使用，如下例所示：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MovieRecommender(CustomerPreferenceDao customerPreferenceDao)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Make sure that your target components (for example, </w:t>
            </w:r>
            <w:r w:rsidRPr="00BA0D5D">
              <w:rPr>
                <w:rFonts w:ascii="Consolas" w:eastAsia="宋体" w:hAnsi="Consolas" w:cs="宋体"/>
                <w:kern w:val="0"/>
                <w:sz w:val="23"/>
                <w:szCs w:val="23"/>
                <w:shd w:val="clear" w:color="auto" w:fill="F7F7F8"/>
              </w:rPr>
              <w:t>MovieCatalog</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CustomerPreferenceDao</w:t>
            </w:r>
            <w:r w:rsidRPr="00BA0D5D">
              <w:rPr>
                <w:rFonts w:ascii="inherit" w:eastAsia="宋体" w:hAnsi="inherit" w:cs="宋体"/>
                <w:kern w:val="0"/>
                <w:sz w:val="24"/>
                <w:szCs w:val="24"/>
              </w:rPr>
              <w:t>) are consistently declared by the type that you use for your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-annotated injection points. Otherwise, injection may fail due to no type match found at runtime.</w:t>
            </w:r>
          </w:p>
          <w:p w:rsidR="00C64BE7" w:rsidRPr="00BA0D5D" w:rsidRDefault="00C64BE7"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确保目标组件（例如，</w:t>
            </w:r>
            <w:r>
              <w:rPr>
                <w:rStyle w:val="HTML"/>
                <w:rFonts w:ascii="Consolas" w:hAnsi="Consolas"/>
                <w:sz w:val="23"/>
                <w:szCs w:val="23"/>
                <w:shd w:val="clear" w:color="auto" w:fill="F7F7F8"/>
              </w:rPr>
              <w:t>MovieCatalog</w:t>
            </w:r>
            <w:r>
              <w:rPr>
                <w:rFonts w:ascii="Arial" w:hAnsi="Arial" w:cs="Arial"/>
                <w:shd w:val="clear" w:color="auto" w:fill="EBF1E7"/>
              </w:rPr>
              <w:t>或</w:t>
            </w:r>
            <w:r>
              <w:rPr>
                <w:rStyle w:val="HTML"/>
                <w:rFonts w:ascii="Consolas" w:hAnsi="Consolas"/>
                <w:sz w:val="23"/>
                <w:szCs w:val="23"/>
                <w:shd w:val="clear" w:color="auto" w:fill="F7F7F8"/>
              </w:rPr>
              <w:t>CustomerPreferenceDao</w:t>
            </w:r>
            <w:r>
              <w:rPr>
                <w:rFonts w:ascii="Arial" w:hAnsi="Arial" w:cs="Arial"/>
                <w:shd w:val="clear" w:color="auto" w:fill="EBF1E7"/>
              </w:rPr>
              <w:t>）始终按照用于</w:t>
            </w:r>
            <w:r>
              <w:rPr>
                <w:rStyle w:val="HTML"/>
                <w:rFonts w:ascii="Consolas" w:hAnsi="Consolas"/>
                <w:sz w:val="23"/>
                <w:szCs w:val="23"/>
                <w:shd w:val="clear" w:color="auto" w:fill="F7F7F8"/>
              </w:rPr>
              <w:t>@Autowired</w:t>
            </w:r>
            <w:r>
              <w:rPr>
                <w:rFonts w:ascii="Arial" w:hAnsi="Arial" w:cs="Arial"/>
                <w:shd w:val="clear" w:color="auto" w:fill="EBF1E7"/>
              </w:rPr>
              <w:t>注释注入点的类型声明。否则，由于在运行时未找到类型匹配，注入可能会失败。</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For XML-defined beans or component classes found through a classpath scan, the container usually knows the concrete type up front. However, for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factory methods, you need to make sure that the declared return type is sufficiently expressive. For components that implement several interfaces or for components potentially referred to by their implementation type, consider declaring the most specific return type on your factory method (at least as specific as required by the injection points referring to your bean).</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对于通过类路径扫描找到的</w:t>
            </w:r>
            <w:r>
              <w:rPr>
                <w:rFonts w:ascii="Arial" w:hAnsi="Arial" w:cs="Arial"/>
                <w:shd w:val="clear" w:color="auto" w:fill="EBF1E7"/>
              </w:rPr>
              <w:t>XML</w:t>
            </w:r>
            <w:r>
              <w:rPr>
                <w:rFonts w:ascii="Arial" w:hAnsi="Arial" w:cs="Arial"/>
                <w:shd w:val="clear" w:color="auto" w:fill="EBF1E7"/>
              </w:rPr>
              <w:t>定义的</w:t>
            </w:r>
            <w:r>
              <w:rPr>
                <w:rFonts w:ascii="Arial" w:hAnsi="Arial" w:cs="Arial"/>
                <w:shd w:val="clear" w:color="auto" w:fill="EBF1E7"/>
              </w:rPr>
              <w:t>bean</w:t>
            </w:r>
            <w:r>
              <w:rPr>
                <w:rFonts w:ascii="Arial" w:hAnsi="Arial" w:cs="Arial"/>
                <w:shd w:val="clear" w:color="auto" w:fill="EBF1E7"/>
              </w:rPr>
              <w:t>或组件类，容器通常预先知道具体类型。但是，对于</w:t>
            </w:r>
            <w:r>
              <w:rPr>
                <w:rStyle w:val="HTML"/>
                <w:rFonts w:ascii="Consolas" w:hAnsi="Consolas"/>
                <w:sz w:val="23"/>
                <w:szCs w:val="23"/>
                <w:shd w:val="clear" w:color="auto" w:fill="F7F7F8"/>
              </w:rPr>
              <w:t>@Bean</w:t>
            </w:r>
            <w:r>
              <w:rPr>
                <w:rFonts w:ascii="Arial" w:hAnsi="Arial" w:cs="Arial"/>
                <w:shd w:val="clear" w:color="auto" w:fill="EBF1E7"/>
              </w:rPr>
              <w:t>工厂方法，您需要确保声明的返回类型具有足够的表现力。对于实现多个接口的组件或可能由</w:t>
            </w:r>
            <w:r>
              <w:rPr>
                <w:rFonts w:ascii="Arial" w:hAnsi="Arial" w:cs="Arial"/>
                <w:shd w:val="clear" w:color="auto" w:fill="EBF1E7"/>
              </w:rPr>
              <w:lastRenderedPageBreak/>
              <w:t>其实现类型引用的组件，请考虑在工厂方法上声明最具体的返回类型（至少与引用</w:t>
            </w:r>
            <w:r>
              <w:rPr>
                <w:rFonts w:ascii="Arial" w:hAnsi="Arial" w:cs="Arial"/>
                <w:shd w:val="clear" w:color="auto" w:fill="EBF1E7"/>
              </w:rPr>
              <w:t>bean</w:t>
            </w:r>
            <w:r>
              <w:rPr>
                <w:rFonts w:ascii="Arial" w:hAnsi="Arial" w:cs="Arial"/>
                <w:shd w:val="clear" w:color="auto" w:fill="EBF1E7"/>
              </w:rPr>
              <w:t>的注入点所需的特定类型一致）。</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also provide all beans of a particular type from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by adding the annotation to a field or method that expects an array of that type,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w:t>
      </w:r>
      <w:r>
        <w:rPr>
          <w:rStyle w:val="HTML"/>
          <w:rFonts w:ascii="Consolas" w:hAnsi="Consolas"/>
          <w:sz w:val="23"/>
          <w:szCs w:val="23"/>
          <w:shd w:val="clear" w:color="auto" w:fill="F7F7F8"/>
        </w:rPr>
        <w:t>ApplicationContext</w:t>
      </w:r>
      <w:r>
        <w:rPr>
          <w:rFonts w:ascii="Arial" w:hAnsi="Arial" w:cs="Arial"/>
          <w:color w:val="34302D"/>
          <w:shd w:val="clear" w:color="auto" w:fill="FFFFFF"/>
        </w:rPr>
        <w:t> </w:t>
      </w:r>
      <w:r>
        <w:rPr>
          <w:rFonts w:ascii="Arial" w:hAnsi="Arial" w:cs="Arial"/>
          <w:color w:val="34302D"/>
          <w:shd w:val="clear" w:color="auto" w:fill="FFFFFF"/>
        </w:rPr>
        <w:t>通过将注释添加到需要该类型数组的字段或方法来提供特定类型的所有</w:t>
      </w:r>
      <w:r>
        <w:rPr>
          <w:rFonts w:ascii="Arial" w:hAnsi="Arial" w:cs="Arial"/>
          <w:color w:val="34302D"/>
          <w:shd w:val="clear" w:color="auto" w:fill="FFFFFF"/>
        </w:rPr>
        <w:t>bean </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same applies for typed collections,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这同样适用于类型化集合，如以下示例所示：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Set&lt;MovieCatalog&gt;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setMovieCatalogs(Set&lt;MovieCatalog&gt; movieCatalogs)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.movieCatalogs =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Your target beans can implement the </w:t>
            </w:r>
            <w:r w:rsidRPr="00BA0D5D">
              <w:rPr>
                <w:rFonts w:ascii="Consolas" w:eastAsia="宋体" w:hAnsi="Consolas" w:cs="宋体"/>
                <w:kern w:val="0"/>
                <w:sz w:val="23"/>
                <w:szCs w:val="23"/>
                <w:shd w:val="clear" w:color="auto" w:fill="F7F7F8"/>
              </w:rPr>
              <w:t>org.springframework.core.Ordered</w:t>
            </w:r>
            <w:r w:rsidRPr="00BA0D5D">
              <w:rPr>
                <w:rFonts w:ascii="inherit" w:eastAsia="宋体" w:hAnsi="inherit" w:cs="宋体"/>
                <w:kern w:val="0"/>
                <w:sz w:val="24"/>
                <w:szCs w:val="24"/>
              </w:rPr>
              <w:t> interface or use the </w:t>
            </w:r>
            <w:r w:rsidRPr="00BA0D5D">
              <w:rPr>
                <w:rFonts w:ascii="Consolas" w:eastAsia="宋体" w:hAnsi="Consolas" w:cs="宋体"/>
                <w:kern w:val="0"/>
                <w:sz w:val="23"/>
                <w:szCs w:val="23"/>
                <w:shd w:val="clear" w:color="auto" w:fill="F7F7F8"/>
              </w:rPr>
              <w:t>@Order</w:t>
            </w:r>
            <w:r w:rsidRPr="00BA0D5D">
              <w:rPr>
                <w:rFonts w:ascii="inherit" w:eastAsia="宋体" w:hAnsi="inherit" w:cs="宋体"/>
                <w:kern w:val="0"/>
                <w:sz w:val="24"/>
                <w:szCs w:val="24"/>
              </w:rPr>
              <w:t> or standard </w:t>
            </w:r>
            <w:r w:rsidRPr="00BA0D5D">
              <w:rPr>
                <w:rFonts w:ascii="Consolas" w:eastAsia="宋体" w:hAnsi="Consolas" w:cs="宋体"/>
                <w:kern w:val="0"/>
                <w:sz w:val="23"/>
                <w:szCs w:val="23"/>
                <w:shd w:val="clear" w:color="auto" w:fill="F7F7F8"/>
              </w:rPr>
              <w:t>@Priority</w:t>
            </w:r>
            <w:r w:rsidRPr="00BA0D5D">
              <w:rPr>
                <w:rFonts w:ascii="inherit" w:eastAsia="宋体" w:hAnsi="inherit" w:cs="宋体"/>
                <w:kern w:val="0"/>
                <w:sz w:val="24"/>
                <w:szCs w:val="24"/>
              </w:rPr>
              <w:t> annotation if you want items in the array or list to be sorted in a specific order. Otherwise, their order follows the registration order of the corresponding target bean definitions in the container.</w:t>
            </w:r>
          </w:p>
          <w:p w:rsidR="00C64BE7" w:rsidRPr="00BA0D5D" w:rsidRDefault="00C64BE7"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如果希望按特定顺序对数组或列表中的项进行排序，则目标</w:t>
            </w:r>
            <w:r>
              <w:rPr>
                <w:rFonts w:ascii="Arial" w:hAnsi="Arial" w:cs="Arial"/>
                <w:shd w:val="clear" w:color="auto" w:fill="EBF1E7"/>
              </w:rPr>
              <w:t>bean</w:t>
            </w:r>
            <w:r>
              <w:rPr>
                <w:rFonts w:ascii="Arial" w:hAnsi="Arial" w:cs="Arial"/>
                <w:shd w:val="clear" w:color="auto" w:fill="EBF1E7"/>
              </w:rPr>
              <w:t>可以实现</w:t>
            </w:r>
            <w:r>
              <w:rPr>
                <w:rStyle w:val="HTML"/>
                <w:rFonts w:ascii="Consolas" w:hAnsi="Consolas"/>
                <w:sz w:val="23"/>
                <w:szCs w:val="23"/>
                <w:shd w:val="clear" w:color="auto" w:fill="F7F7F8"/>
              </w:rPr>
              <w:t>org.springframework.core.Ordered</w:t>
            </w:r>
            <w:r>
              <w:rPr>
                <w:rFonts w:ascii="Arial" w:hAnsi="Arial" w:cs="Arial"/>
                <w:shd w:val="clear" w:color="auto" w:fill="EBF1E7"/>
              </w:rPr>
              <w:t>接口或使用</w:t>
            </w:r>
            <w:r>
              <w:rPr>
                <w:rStyle w:val="HTML"/>
                <w:rFonts w:ascii="Consolas" w:hAnsi="Consolas"/>
                <w:sz w:val="23"/>
                <w:szCs w:val="23"/>
                <w:shd w:val="clear" w:color="auto" w:fill="F7F7F8"/>
              </w:rPr>
              <w:t>@Order</w:t>
            </w:r>
            <w:r>
              <w:rPr>
                <w:rFonts w:ascii="Arial" w:hAnsi="Arial" w:cs="Arial"/>
                <w:shd w:val="clear" w:color="auto" w:fill="EBF1E7"/>
              </w:rPr>
              <w:t>或标准</w:t>
            </w:r>
            <w:r>
              <w:rPr>
                <w:rStyle w:val="HTML"/>
                <w:rFonts w:ascii="Consolas" w:hAnsi="Consolas"/>
                <w:sz w:val="23"/>
                <w:szCs w:val="23"/>
                <w:shd w:val="clear" w:color="auto" w:fill="F7F7F8"/>
              </w:rPr>
              <w:t>@Priority</w:t>
            </w:r>
            <w:r>
              <w:rPr>
                <w:rFonts w:ascii="Arial" w:hAnsi="Arial" w:cs="Arial"/>
                <w:shd w:val="clear" w:color="auto" w:fill="EBF1E7"/>
              </w:rPr>
              <w:t>注释。否则，它们的顺序遵循容器中相应目标</w:t>
            </w:r>
            <w:r>
              <w:rPr>
                <w:rFonts w:ascii="Arial" w:hAnsi="Arial" w:cs="Arial"/>
                <w:shd w:val="clear" w:color="auto" w:fill="EBF1E7"/>
              </w:rPr>
              <w:t>bean</w:t>
            </w:r>
            <w:r>
              <w:rPr>
                <w:rFonts w:ascii="Arial" w:hAnsi="Arial" w:cs="Arial"/>
                <w:shd w:val="clear" w:color="auto" w:fill="EBF1E7"/>
              </w:rPr>
              <w:t>定义的注册顺序。</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can declare the </w:t>
            </w:r>
            <w:r w:rsidRPr="00BA0D5D">
              <w:rPr>
                <w:rFonts w:ascii="Consolas" w:eastAsia="宋体" w:hAnsi="Consolas" w:cs="宋体"/>
                <w:kern w:val="0"/>
                <w:sz w:val="23"/>
                <w:szCs w:val="23"/>
                <w:shd w:val="clear" w:color="auto" w:fill="F7F7F8"/>
              </w:rPr>
              <w:t>@Order</w:t>
            </w:r>
            <w:r w:rsidRPr="00BA0D5D">
              <w:rPr>
                <w:rFonts w:ascii="inherit" w:eastAsia="宋体" w:hAnsi="inherit" w:cs="宋体"/>
                <w:kern w:val="0"/>
                <w:sz w:val="24"/>
                <w:szCs w:val="24"/>
              </w:rPr>
              <w:t> annotation at the target class level and on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potentially by individual bean definition (in case of multiple definitions that use the same bean class). </w:t>
            </w:r>
            <w:r w:rsidRPr="00BA0D5D">
              <w:rPr>
                <w:rFonts w:ascii="Consolas" w:eastAsia="宋体" w:hAnsi="Consolas" w:cs="宋体"/>
                <w:kern w:val="0"/>
                <w:sz w:val="23"/>
                <w:szCs w:val="23"/>
                <w:shd w:val="clear" w:color="auto" w:fill="F7F7F8"/>
              </w:rPr>
              <w:t>@Order</w:t>
            </w:r>
            <w:r w:rsidRPr="00BA0D5D">
              <w:rPr>
                <w:rFonts w:ascii="inherit" w:eastAsia="宋体" w:hAnsi="inherit" w:cs="宋体"/>
                <w:kern w:val="0"/>
                <w:sz w:val="24"/>
                <w:szCs w:val="24"/>
              </w:rPr>
              <w:t xml:space="preserve"> values may influence priorities at injection points, but be aware that they do not </w:t>
            </w:r>
            <w:r w:rsidRPr="00BA0D5D">
              <w:rPr>
                <w:rFonts w:ascii="inherit" w:eastAsia="宋体" w:hAnsi="inherit" w:cs="宋体"/>
                <w:kern w:val="0"/>
                <w:sz w:val="24"/>
                <w:szCs w:val="24"/>
              </w:rPr>
              <w:lastRenderedPageBreak/>
              <w:t>influence singleton startup order, which is an orthogonal concern determined by dependency relationships and </w:t>
            </w:r>
            <w:r w:rsidRPr="00BA0D5D">
              <w:rPr>
                <w:rFonts w:ascii="Consolas" w:eastAsia="宋体" w:hAnsi="Consolas" w:cs="宋体"/>
                <w:kern w:val="0"/>
                <w:sz w:val="23"/>
                <w:szCs w:val="23"/>
                <w:shd w:val="clear" w:color="auto" w:fill="F7F7F8"/>
              </w:rPr>
              <w:t>@DependsOn</w:t>
            </w:r>
            <w:r w:rsidRPr="00BA0D5D">
              <w:rPr>
                <w:rFonts w:ascii="inherit" w:eastAsia="宋体" w:hAnsi="inherit" w:cs="宋体"/>
                <w:kern w:val="0"/>
                <w:sz w:val="24"/>
                <w:szCs w:val="24"/>
              </w:rPr>
              <w:t> declarations.</w:t>
            </w:r>
          </w:p>
          <w:p w:rsidR="00C64BE7" w:rsidRPr="00BA0D5D" w:rsidRDefault="00C64BE7"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您可以</w:t>
            </w:r>
            <w:r>
              <w:rPr>
                <w:rStyle w:val="HTML"/>
                <w:rFonts w:ascii="Consolas" w:hAnsi="Consolas"/>
                <w:sz w:val="23"/>
                <w:szCs w:val="23"/>
                <w:shd w:val="clear" w:color="auto" w:fill="F7F7F8"/>
              </w:rPr>
              <w:t>@Order</w:t>
            </w:r>
            <w:r>
              <w:rPr>
                <w:rFonts w:ascii="Arial" w:hAnsi="Arial" w:cs="Arial"/>
                <w:shd w:val="clear" w:color="auto" w:fill="EBF1E7"/>
              </w:rPr>
              <w:t>在目标类级别和</w:t>
            </w:r>
            <w:r>
              <w:rPr>
                <w:rStyle w:val="HTML"/>
                <w:rFonts w:ascii="Consolas" w:hAnsi="Consolas"/>
                <w:sz w:val="23"/>
                <w:szCs w:val="23"/>
                <w:shd w:val="clear" w:color="auto" w:fill="F7F7F8"/>
              </w:rPr>
              <w:t>@Bean</w:t>
            </w:r>
            <w:r>
              <w:rPr>
                <w:rFonts w:ascii="Arial" w:hAnsi="Arial" w:cs="Arial"/>
                <w:shd w:val="clear" w:color="auto" w:fill="EBF1E7"/>
              </w:rPr>
              <w:t>方法上声明注释，可能是通过单个</w:t>
            </w:r>
            <w:r>
              <w:rPr>
                <w:rFonts w:ascii="Arial" w:hAnsi="Arial" w:cs="Arial"/>
                <w:shd w:val="clear" w:color="auto" w:fill="EBF1E7"/>
              </w:rPr>
              <w:t>bean</w:t>
            </w:r>
            <w:r>
              <w:rPr>
                <w:rFonts w:ascii="Arial" w:hAnsi="Arial" w:cs="Arial"/>
                <w:shd w:val="clear" w:color="auto" w:fill="EBF1E7"/>
              </w:rPr>
              <w:t>定义（在多个定义使用相同</w:t>
            </w:r>
            <w:r>
              <w:rPr>
                <w:rFonts w:ascii="Arial" w:hAnsi="Arial" w:cs="Arial"/>
                <w:shd w:val="clear" w:color="auto" w:fill="EBF1E7"/>
              </w:rPr>
              <w:t>bean</w:t>
            </w:r>
            <w:r>
              <w:rPr>
                <w:rFonts w:ascii="Arial" w:hAnsi="Arial" w:cs="Arial"/>
                <w:shd w:val="clear" w:color="auto" w:fill="EBF1E7"/>
              </w:rPr>
              <w:t>类的情况下）。</w:t>
            </w:r>
            <w:r>
              <w:rPr>
                <w:rStyle w:val="HTML"/>
                <w:rFonts w:ascii="Consolas" w:hAnsi="Consolas"/>
                <w:sz w:val="23"/>
                <w:szCs w:val="23"/>
                <w:shd w:val="clear" w:color="auto" w:fill="F7F7F8"/>
              </w:rPr>
              <w:t>@Order</w:t>
            </w:r>
            <w:r>
              <w:rPr>
                <w:rFonts w:ascii="Arial" w:hAnsi="Arial" w:cs="Arial"/>
                <w:shd w:val="clear" w:color="auto" w:fill="EBF1E7"/>
              </w:rPr>
              <w:t>值可能会影响注入点的优先级，但要注意它们不会影响单例启动顺序，这是由依赖关系和</w:t>
            </w:r>
            <w:r>
              <w:rPr>
                <w:rStyle w:val="HTML"/>
                <w:rFonts w:ascii="Consolas" w:hAnsi="Consolas"/>
                <w:sz w:val="23"/>
                <w:szCs w:val="23"/>
                <w:shd w:val="clear" w:color="auto" w:fill="F7F7F8"/>
              </w:rPr>
              <w:t>@DependsOn</w:t>
            </w:r>
            <w:r>
              <w:rPr>
                <w:rFonts w:ascii="Arial" w:hAnsi="Arial" w:cs="Arial"/>
                <w:shd w:val="clear" w:color="auto" w:fill="EBF1E7"/>
              </w:rPr>
              <w:t>声明确定的正交关注点。</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Note that the standard </w:t>
            </w:r>
            <w:r w:rsidRPr="00BA0D5D">
              <w:rPr>
                <w:rFonts w:ascii="Consolas" w:eastAsia="宋体" w:hAnsi="Consolas" w:cs="宋体"/>
                <w:kern w:val="0"/>
                <w:sz w:val="23"/>
                <w:szCs w:val="23"/>
                <w:shd w:val="clear" w:color="auto" w:fill="F7F7F8"/>
              </w:rPr>
              <w:t>javax.annotation.Priority</w:t>
            </w:r>
            <w:r w:rsidRPr="00BA0D5D">
              <w:rPr>
                <w:rFonts w:ascii="inherit" w:eastAsia="宋体" w:hAnsi="inherit" w:cs="宋体"/>
                <w:kern w:val="0"/>
                <w:sz w:val="24"/>
                <w:szCs w:val="24"/>
              </w:rPr>
              <w:t> annotation is not available at the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level, since it cannot be declared on methods. Its semantics can be modeled through </w:t>
            </w:r>
            <w:r w:rsidRPr="00BA0D5D">
              <w:rPr>
                <w:rFonts w:ascii="Consolas" w:eastAsia="宋体" w:hAnsi="Consolas" w:cs="宋体"/>
                <w:kern w:val="0"/>
                <w:sz w:val="23"/>
                <w:szCs w:val="23"/>
                <w:shd w:val="clear" w:color="auto" w:fill="F7F7F8"/>
              </w:rPr>
              <w:t>@Order</w:t>
            </w:r>
            <w:r w:rsidRPr="00BA0D5D">
              <w:rPr>
                <w:rFonts w:ascii="inherit" w:eastAsia="宋体" w:hAnsi="inherit" w:cs="宋体"/>
                <w:kern w:val="0"/>
                <w:sz w:val="24"/>
                <w:szCs w:val="24"/>
              </w:rPr>
              <w:t> values in combination with </w:t>
            </w:r>
            <w:r w:rsidRPr="00BA0D5D">
              <w:rPr>
                <w:rFonts w:ascii="Consolas" w:eastAsia="宋体" w:hAnsi="Consolas" w:cs="宋体"/>
                <w:kern w:val="0"/>
                <w:sz w:val="23"/>
                <w:szCs w:val="23"/>
                <w:shd w:val="clear" w:color="auto" w:fill="F7F7F8"/>
              </w:rPr>
              <w:t>@Primary</w:t>
            </w:r>
            <w:r w:rsidRPr="00BA0D5D">
              <w:rPr>
                <w:rFonts w:ascii="inherit" w:eastAsia="宋体" w:hAnsi="inherit" w:cs="宋体"/>
                <w:kern w:val="0"/>
                <w:sz w:val="24"/>
                <w:szCs w:val="24"/>
              </w:rPr>
              <w:t> on a single bean for each type.</w:t>
            </w:r>
          </w:p>
          <w:p w:rsidR="00C64BE7" w:rsidRDefault="00C64BE7" w:rsidP="00BA0D5D">
            <w:pPr>
              <w:widowControl/>
              <w:jc w:val="left"/>
              <w:rPr>
                <w:rFonts w:ascii="inherit" w:eastAsia="宋体" w:hAnsi="inherit" w:cs="宋体" w:hint="eastAsia"/>
                <w:kern w:val="0"/>
                <w:sz w:val="24"/>
                <w:szCs w:val="24"/>
              </w:rPr>
            </w:pP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请注意，标准</w:t>
            </w:r>
            <w:r>
              <w:rPr>
                <w:rStyle w:val="HTML"/>
                <w:rFonts w:ascii="Consolas" w:hAnsi="Consolas"/>
                <w:sz w:val="23"/>
                <w:szCs w:val="23"/>
                <w:shd w:val="clear" w:color="auto" w:fill="F7F7F8"/>
              </w:rPr>
              <w:t>javax.annotation.Priority</w:t>
            </w:r>
            <w:r>
              <w:rPr>
                <w:rFonts w:ascii="Arial" w:hAnsi="Arial" w:cs="Arial"/>
                <w:shd w:val="clear" w:color="auto" w:fill="EBF1E7"/>
              </w:rPr>
              <w:t>注释在该</w:t>
            </w:r>
            <w:r>
              <w:rPr>
                <w:rStyle w:val="HTML"/>
                <w:rFonts w:ascii="Consolas" w:hAnsi="Consolas"/>
                <w:sz w:val="23"/>
                <w:szCs w:val="23"/>
                <w:shd w:val="clear" w:color="auto" w:fill="F7F7F8"/>
              </w:rPr>
              <w:t>@Bean</w:t>
            </w:r>
            <w:r>
              <w:rPr>
                <w:rFonts w:ascii="Arial" w:hAnsi="Arial" w:cs="Arial"/>
                <w:shd w:val="clear" w:color="auto" w:fill="EBF1E7"/>
              </w:rPr>
              <w:t>级别不可用</w:t>
            </w:r>
            <w:r>
              <w:rPr>
                <w:rFonts w:ascii="Arial" w:hAnsi="Arial" w:cs="Arial"/>
                <w:shd w:val="clear" w:color="auto" w:fill="EBF1E7"/>
              </w:rPr>
              <w:t> </w:t>
            </w:r>
            <w:r>
              <w:rPr>
                <w:rFonts w:ascii="Arial" w:hAnsi="Arial" w:cs="Arial"/>
                <w:shd w:val="clear" w:color="auto" w:fill="EBF1E7"/>
              </w:rPr>
              <w:t>，因为它无法在方法上声明。它的语义可以通过</w:t>
            </w:r>
            <w:r>
              <w:rPr>
                <w:rStyle w:val="HTML"/>
                <w:rFonts w:ascii="Consolas" w:hAnsi="Consolas"/>
                <w:sz w:val="23"/>
                <w:szCs w:val="23"/>
                <w:shd w:val="clear" w:color="auto" w:fill="F7F7F8"/>
              </w:rPr>
              <w:t>@Order</w:t>
            </w:r>
            <w:r>
              <w:rPr>
                <w:rFonts w:ascii="Arial" w:hAnsi="Arial" w:cs="Arial"/>
                <w:shd w:val="clear" w:color="auto" w:fill="EBF1E7"/>
              </w:rPr>
              <w:t>值与</w:t>
            </w:r>
            <w:r>
              <w:rPr>
                <w:rStyle w:val="HTML"/>
                <w:rFonts w:ascii="Consolas" w:hAnsi="Consolas"/>
                <w:sz w:val="23"/>
                <w:szCs w:val="23"/>
                <w:shd w:val="clear" w:color="auto" w:fill="F7F7F8"/>
              </w:rPr>
              <w:t>@Primary</w:t>
            </w:r>
            <w:r>
              <w:rPr>
                <w:rFonts w:ascii="Arial" w:hAnsi="Arial" w:cs="Arial"/>
                <w:shd w:val="clear" w:color="auto" w:fill="EBF1E7"/>
              </w:rPr>
              <w:t>每种类型的单个</w:t>
            </w:r>
            <w:r>
              <w:rPr>
                <w:rFonts w:ascii="Arial" w:hAnsi="Arial" w:cs="Arial"/>
                <w:shd w:val="clear" w:color="auto" w:fill="EBF1E7"/>
              </w:rPr>
              <w:t>bean </w:t>
            </w:r>
            <w:r>
              <w:rPr>
                <w:rFonts w:ascii="Arial" w:hAnsi="Arial" w:cs="Arial"/>
                <w:shd w:val="clear" w:color="auto" w:fill="EBF1E7"/>
              </w:rPr>
              <w:t>相结合来建模。</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Even typed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can be autowired as long as the expected key type is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The Map values contain all beans of the expected type, and the keys contain the corresponding bean names,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Map</w:t>
      </w:r>
      <w:r>
        <w:rPr>
          <w:rFonts w:ascii="Arial" w:hAnsi="Arial" w:cs="Arial"/>
          <w:color w:val="34302D"/>
          <w:shd w:val="clear" w:color="auto" w:fill="FFFFFF"/>
        </w:rPr>
        <w:t>只要预期的密钥类型是，即使是类型化的实例也可以自动装配</w:t>
      </w:r>
      <w:r>
        <w:rPr>
          <w:rStyle w:val="HTML"/>
          <w:rFonts w:ascii="Consolas" w:hAnsi="Consolas"/>
          <w:sz w:val="23"/>
          <w:szCs w:val="23"/>
          <w:shd w:val="clear" w:color="auto" w:fill="F7F7F8"/>
        </w:rPr>
        <w:t>String</w:t>
      </w:r>
      <w:r>
        <w:rPr>
          <w:rFonts w:ascii="Arial" w:hAnsi="Arial" w:cs="Arial"/>
          <w:color w:val="34302D"/>
          <w:shd w:val="clear" w:color="auto" w:fill="FFFFFF"/>
        </w:rPr>
        <w:t>。</w:t>
      </w:r>
      <w:r>
        <w:rPr>
          <w:rFonts w:ascii="Arial" w:hAnsi="Arial" w:cs="Arial"/>
          <w:color w:val="34302D"/>
          <w:shd w:val="clear" w:color="auto" w:fill="FFFFFF"/>
        </w:rPr>
        <w:t>Map</w:t>
      </w:r>
      <w:r>
        <w:rPr>
          <w:rFonts w:ascii="Arial" w:hAnsi="Arial" w:cs="Arial"/>
          <w:color w:val="34302D"/>
          <w:shd w:val="clear" w:color="auto" w:fill="FFFFFF"/>
        </w:rPr>
        <w:t>值包含所有期望类型的</w:t>
      </w:r>
      <w:r>
        <w:rPr>
          <w:rFonts w:ascii="Arial" w:hAnsi="Arial" w:cs="Arial"/>
          <w:color w:val="34302D"/>
          <w:shd w:val="clear" w:color="auto" w:fill="FFFFFF"/>
        </w:rPr>
        <w:t>bean</w:t>
      </w:r>
      <w:r>
        <w:rPr>
          <w:rFonts w:ascii="Arial" w:hAnsi="Arial" w:cs="Arial"/>
          <w:color w:val="34302D"/>
          <w:shd w:val="clear" w:color="auto" w:fill="FFFFFF"/>
        </w:rPr>
        <w:t>，并且键包含相应的</w:t>
      </w:r>
      <w:r>
        <w:rPr>
          <w:rFonts w:ascii="Arial" w:hAnsi="Arial" w:cs="Arial"/>
          <w:color w:val="34302D"/>
          <w:shd w:val="clear" w:color="auto" w:fill="FFFFFF"/>
        </w:rPr>
        <w:t>bean</w:t>
      </w:r>
      <w:r>
        <w:rPr>
          <w:rFonts w:ascii="Arial" w:hAnsi="Arial" w:cs="Arial"/>
          <w:color w:val="34302D"/>
          <w:shd w:val="clear" w:color="auto" w:fill="FFFFFF"/>
        </w:rPr>
        <w:t>名称，如以下示例所示：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Map&lt;String, MovieCatalog&gt;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setMovieCatalogs(Map&lt;String, MovieCatalog&gt; movieCatalogs)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.movieCatalogs = movieCatalogs;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autowiring fails when no matching candidate beans are available for a given injection point. In the case of a declared array, collection or map, at least one matching element is expected.</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默认情况下，当给定注入点没有匹配的候选</w:t>
      </w:r>
      <w:r>
        <w:rPr>
          <w:rFonts w:ascii="Arial" w:hAnsi="Arial" w:cs="Arial"/>
          <w:color w:val="34302D"/>
          <w:shd w:val="clear" w:color="auto" w:fill="FFFFFF"/>
        </w:rPr>
        <w:t>bean</w:t>
      </w:r>
      <w:r>
        <w:rPr>
          <w:rFonts w:ascii="Arial" w:hAnsi="Arial" w:cs="Arial"/>
          <w:color w:val="34302D"/>
          <w:shd w:val="clear" w:color="auto" w:fill="FFFFFF"/>
        </w:rPr>
        <w:t>时，自动装配失败。对于声明的数组，集合或映射，至少需要一个匹配元素。</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default behavior is to treat annotated methods and fields as indicating required dependencies. You can change this behavior as demonstrated in the following example, enabling the framework to skip a non-satisfiable injection point through marking it as non-required:</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默认行为是将带注释的方法和字段视为指示所需的依赖项。您可以更改此行为，如以下示例所示，使框架能够通过将其标记为非必需来跳过不可满足的注入点：</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r w:rsidRPr="00BA0D5D">
        <w:rPr>
          <w:rFonts w:ascii="Consolas" w:eastAsia="宋体" w:hAnsi="Consolas" w:cs="宋体"/>
          <w:color w:val="34302D"/>
          <w:kern w:val="0"/>
          <w:sz w:val="24"/>
          <w:szCs w:val="24"/>
        </w:rPr>
        <w:t xml:space="preserve">(required =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non-required method will not be called at all if its dependency (or one of its dependencies in case of multiple arguments) is not available. A non-required field will not get populated at all in such case, leaving its default value in place.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如果不可用的依赖项（或多个参数情况下的依赖项之一），则根本不会调用非必需的方法。在这种情况下，根本不会填充非必填字段，保留其默认值。</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Injected constructor and factory method arguments are a special case since the 'required' flag on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has a somewhat different meaning due to Spring’s constructor resolution algorithm potentially dealing with multiple constructors. Constructor and factory method arguments are effectively required by default but with a few special rules in a single-constructor scenario, such as multi-element injection points (arrays, collections, maps) resolving to empty instances if no matching beans are available. This allows for a common implementation pattern where all dependencies can be declared in a unique multi-argument constructor, e.g. declared as a single public constructor without an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注入的构造函数和工厂方法参数是一种特殊情况，因为</w:t>
      </w:r>
      <w:r>
        <w:rPr>
          <w:rStyle w:val="HTML"/>
          <w:rFonts w:ascii="Consolas" w:hAnsi="Consolas"/>
          <w:sz w:val="23"/>
          <w:szCs w:val="23"/>
          <w:shd w:val="clear" w:color="auto" w:fill="F7F7F8"/>
        </w:rPr>
        <w:t>@Autowired</w:t>
      </w:r>
      <w:r>
        <w:rPr>
          <w:rFonts w:ascii="Arial" w:hAnsi="Arial" w:cs="Arial"/>
          <w:color w:val="34302D"/>
          <w:shd w:val="clear" w:color="auto" w:fill="FFFFFF"/>
        </w:rPr>
        <w:t>由于</w:t>
      </w:r>
      <w:r>
        <w:rPr>
          <w:rFonts w:ascii="Arial" w:hAnsi="Arial" w:cs="Arial"/>
          <w:color w:val="34302D"/>
          <w:shd w:val="clear" w:color="auto" w:fill="FFFFFF"/>
        </w:rPr>
        <w:t>Spring</w:t>
      </w:r>
      <w:r>
        <w:rPr>
          <w:rFonts w:ascii="Arial" w:hAnsi="Arial" w:cs="Arial"/>
          <w:color w:val="34302D"/>
          <w:shd w:val="clear" w:color="auto" w:fill="FFFFFF"/>
        </w:rPr>
        <w:t>的构造函数解析算法可能涉及多个构造函数，因此</w:t>
      </w:r>
      <w:r>
        <w:rPr>
          <w:rFonts w:ascii="Arial" w:hAnsi="Arial" w:cs="Arial"/>
          <w:color w:val="34302D"/>
          <w:shd w:val="clear" w:color="auto" w:fill="FFFFFF"/>
        </w:rPr>
        <w:t>'required'</w:t>
      </w:r>
      <w:r>
        <w:rPr>
          <w:rFonts w:ascii="Arial" w:hAnsi="Arial" w:cs="Arial"/>
          <w:color w:val="34302D"/>
          <w:shd w:val="clear" w:color="auto" w:fill="FFFFFF"/>
        </w:rPr>
        <w:t>标志的含义有些不同。默认情况下有效地需要构造函数和工厂方法参数，但在单构造函数场景中有一些特殊规则，例如，如果没有匹配的</w:t>
      </w:r>
      <w:r>
        <w:rPr>
          <w:rFonts w:ascii="Arial" w:hAnsi="Arial" w:cs="Arial"/>
          <w:color w:val="34302D"/>
          <w:shd w:val="clear" w:color="auto" w:fill="FFFFFF"/>
        </w:rPr>
        <w:t>bean</w:t>
      </w:r>
      <w:r>
        <w:rPr>
          <w:rFonts w:ascii="Arial" w:hAnsi="Arial" w:cs="Arial"/>
          <w:color w:val="34302D"/>
          <w:shd w:val="clear" w:color="auto" w:fill="FFFFFF"/>
        </w:rPr>
        <w:t>可用，则解析为空实例的多元素注入点（数组，集合，映射）。这允许一个通用的实现模式，其中所有依赖项都可以在一个唯一的多参数构造函数中声明，例如声明为没有</w:t>
      </w:r>
      <w:r>
        <w:rPr>
          <w:rStyle w:val="HTML"/>
          <w:rFonts w:ascii="Consolas" w:hAnsi="Consolas"/>
          <w:sz w:val="23"/>
          <w:szCs w:val="23"/>
          <w:shd w:val="clear" w:color="auto" w:fill="F7F7F8"/>
        </w:rPr>
        <w:t>@Autowired</w:t>
      </w:r>
      <w:r>
        <w:rPr>
          <w:rFonts w:ascii="Arial" w:hAnsi="Arial" w:cs="Arial"/>
          <w:color w:val="34302D"/>
          <w:shd w:val="clear" w:color="auto" w:fill="FFFFFF"/>
        </w:rPr>
        <w:t>注释的单个公共构造函数。</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10"/>
        <w:gridCol w:w="9557"/>
      </w:tblGrid>
      <w:tr w:rsidR="00BA0D5D" w:rsidRPr="00BA0D5D" w:rsidTr="00C64BE7">
        <w:trPr>
          <w:tblCellSpacing w:w="15" w:type="dxa"/>
        </w:trPr>
        <w:tc>
          <w:tcPr>
            <w:tcW w:w="414" w:type="pct"/>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4555" w:type="pct"/>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Only one annotated constructor per class can be marked as required, but multiple non-required constructors can be annotated. In that case, each is considered among the candidates and Spring uses the greediest constructor whose dependencies can be satisfied — that is, the constructor that has the largest number of arguments. The constructor resolution algorithm is the same as for non-annotated classes with overloaded constructors, just narrowing the candidates to annotated constructors.</w:t>
            </w:r>
          </w:p>
          <w:p w:rsidR="00C64BE7" w:rsidRPr="00BA0D5D" w:rsidRDefault="00C64BE7"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每个类只能标记一个带注释的构造函数，但可以注释多个非必需的构造函数。在这种情况下，每个都被认为是候选者之一，</w:t>
            </w:r>
            <w:r>
              <w:rPr>
                <w:rFonts w:ascii="Arial" w:hAnsi="Arial" w:cs="Arial"/>
                <w:shd w:val="clear" w:color="auto" w:fill="EBF1E7"/>
              </w:rPr>
              <w:t>Spring</w:t>
            </w:r>
            <w:r>
              <w:rPr>
                <w:rFonts w:ascii="Arial" w:hAnsi="Arial" w:cs="Arial"/>
                <w:shd w:val="clear" w:color="auto" w:fill="EBF1E7"/>
              </w:rPr>
              <w:t>使用最贪婪的构造函数，其依赖性可以得到满足</w:t>
            </w:r>
            <w:r>
              <w:rPr>
                <w:rFonts w:ascii="Arial" w:hAnsi="Arial" w:cs="Arial"/>
                <w:shd w:val="clear" w:color="auto" w:fill="EBF1E7"/>
              </w:rPr>
              <w:t xml:space="preserve"> - </w:t>
            </w:r>
            <w:r>
              <w:rPr>
                <w:rFonts w:ascii="Arial" w:hAnsi="Arial" w:cs="Arial"/>
                <w:shd w:val="clear" w:color="auto" w:fill="EBF1E7"/>
              </w:rPr>
              <w:t>也就是说，具有最多参数的构造函数。构造函数解析算法与具有重载构造函数的非注释类相同，只是将候选者缩小到带注释的构造函数。</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'required' attribute of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is recommended over the </w:t>
            </w:r>
            <w:r w:rsidRPr="00BA0D5D">
              <w:rPr>
                <w:rFonts w:ascii="Consolas" w:eastAsia="宋体" w:hAnsi="Consolas" w:cs="宋体"/>
                <w:kern w:val="0"/>
                <w:sz w:val="23"/>
                <w:szCs w:val="23"/>
                <w:shd w:val="clear" w:color="auto" w:fill="F7F7F8"/>
              </w:rPr>
              <w:t>@Required</w:t>
            </w:r>
            <w:r w:rsidRPr="00BA0D5D">
              <w:rPr>
                <w:rFonts w:ascii="inherit" w:eastAsia="宋体" w:hAnsi="inherit" w:cs="宋体"/>
                <w:kern w:val="0"/>
                <w:sz w:val="24"/>
                <w:szCs w:val="24"/>
              </w:rPr>
              <w:t> annotation on setter methods. The 'required' attribute indicates that the property is not required for autowiring purposes. The property is ignored if it cannot be autowired. </w:t>
            </w:r>
            <w:r w:rsidRPr="00BA0D5D">
              <w:rPr>
                <w:rFonts w:ascii="Consolas" w:eastAsia="宋体" w:hAnsi="Consolas" w:cs="宋体"/>
                <w:kern w:val="0"/>
                <w:sz w:val="23"/>
                <w:szCs w:val="23"/>
                <w:shd w:val="clear" w:color="auto" w:fill="F7F7F8"/>
              </w:rPr>
              <w:t>@Required</w:t>
            </w:r>
            <w:r w:rsidRPr="00BA0D5D">
              <w:rPr>
                <w:rFonts w:ascii="inherit" w:eastAsia="宋体" w:hAnsi="inherit" w:cs="宋体"/>
                <w:kern w:val="0"/>
                <w:sz w:val="24"/>
                <w:szCs w:val="24"/>
              </w:rPr>
              <w:t xml:space="preserve">, on the </w:t>
            </w:r>
            <w:r w:rsidRPr="00BA0D5D">
              <w:rPr>
                <w:rFonts w:ascii="inherit" w:eastAsia="宋体" w:hAnsi="inherit" w:cs="宋体"/>
                <w:kern w:val="0"/>
                <w:sz w:val="24"/>
                <w:szCs w:val="24"/>
              </w:rPr>
              <w:lastRenderedPageBreak/>
              <w:t>other hand, is stronger in that it enforces the property to be set by any means supported by the container. If no value is defined, a corresponding exception is raised.</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建议使用</w:t>
            </w:r>
            <w:r>
              <w:rPr>
                <w:rFonts w:ascii="Arial" w:hAnsi="Arial" w:cs="Arial"/>
                <w:shd w:val="clear" w:color="auto" w:fill="EBF1E7"/>
              </w:rPr>
              <w:t>“</w:t>
            </w:r>
            <w:r>
              <w:rPr>
                <w:rFonts w:ascii="Arial" w:hAnsi="Arial" w:cs="Arial"/>
                <w:shd w:val="clear" w:color="auto" w:fill="EBF1E7"/>
              </w:rPr>
              <w:t>必需</w:t>
            </w:r>
            <w:r>
              <w:rPr>
                <w:rFonts w:ascii="Arial" w:hAnsi="Arial" w:cs="Arial"/>
                <w:shd w:val="clear" w:color="auto" w:fill="EBF1E7"/>
              </w:rPr>
              <w:t>”</w:t>
            </w:r>
            <w:r>
              <w:rPr>
                <w:rFonts w:ascii="Arial" w:hAnsi="Arial" w:cs="Arial"/>
                <w:shd w:val="clear" w:color="auto" w:fill="EBF1E7"/>
              </w:rPr>
              <w:t>属性而</w:t>
            </w:r>
            <w:r>
              <w:rPr>
                <w:rStyle w:val="HTML"/>
                <w:rFonts w:ascii="Consolas" w:hAnsi="Consolas"/>
                <w:sz w:val="23"/>
                <w:szCs w:val="23"/>
                <w:shd w:val="clear" w:color="auto" w:fill="F7F7F8"/>
              </w:rPr>
              <w:t>@Autowired</w:t>
            </w:r>
            <w:r>
              <w:rPr>
                <w:rFonts w:ascii="Arial" w:hAnsi="Arial" w:cs="Arial"/>
                <w:shd w:val="clear" w:color="auto" w:fill="EBF1E7"/>
              </w:rPr>
              <w:t>不是</w:t>
            </w:r>
            <w:r>
              <w:rPr>
                <w:rStyle w:val="HTML"/>
                <w:rFonts w:ascii="Consolas" w:hAnsi="Consolas"/>
                <w:sz w:val="23"/>
                <w:szCs w:val="23"/>
                <w:shd w:val="clear" w:color="auto" w:fill="F7F7F8"/>
              </w:rPr>
              <w:t>@Required</w:t>
            </w:r>
            <w:r>
              <w:rPr>
                <w:rFonts w:ascii="Arial" w:hAnsi="Arial" w:cs="Arial"/>
                <w:shd w:val="clear" w:color="auto" w:fill="EBF1E7"/>
              </w:rPr>
              <w:t>setter</w:t>
            </w:r>
            <w:r>
              <w:rPr>
                <w:rFonts w:ascii="Arial" w:hAnsi="Arial" w:cs="Arial"/>
                <w:shd w:val="clear" w:color="auto" w:fill="EBF1E7"/>
              </w:rPr>
              <w:t>方法的注释。</w:t>
            </w:r>
            <w:r>
              <w:rPr>
                <w:rFonts w:ascii="Arial" w:hAnsi="Arial" w:cs="Arial"/>
                <w:shd w:val="clear" w:color="auto" w:fill="EBF1E7"/>
              </w:rPr>
              <w:t>“required”</w:t>
            </w:r>
            <w:r>
              <w:rPr>
                <w:rFonts w:ascii="Arial" w:hAnsi="Arial" w:cs="Arial"/>
                <w:shd w:val="clear" w:color="auto" w:fill="EBF1E7"/>
              </w:rPr>
              <w:t>属性表示该属性不是自动装配所必需的。如果无法自动装配，则会忽略该属性。</w:t>
            </w:r>
            <w:r>
              <w:rPr>
                <w:rStyle w:val="HTML"/>
                <w:rFonts w:ascii="Consolas" w:hAnsi="Consolas"/>
                <w:sz w:val="23"/>
                <w:szCs w:val="23"/>
                <w:shd w:val="clear" w:color="auto" w:fill="F7F7F8"/>
              </w:rPr>
              <w:t>@Required</w:t>
            </w:r>
            <w:r>
              <w:rPr>
                <w:rFonts w:ascii="Arial" w:hAnsi="Arial" w:cs="Arial"/>
                <w:shd w:val="clear" w:color="auto" w:fill="EBF1E7"/>
              </w:rPr>
              <w:t>另一方面，它更强大，因为它强制通过容器支持的任何方式设置属性。如果未定义任何值，则会引发相应的异常。</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Alternatively, you can express the non-required nature of a particular dependency through Java 8’s </w:t>
      </w:r>
      <w:r w:rsidRPr="00BA0D5D">
        <w:rPr>
          <w:rFonts w:ascii="Consolas" w:eastAsia="宋体" w:hAnsi="Consolas" w:cs="宋体"/>
          <w:color w:val="34302D"/>
          <w:kern w:val="0"/>
          <w:sz w:val="23"/>
          <w:szCs w:val="23"/>
          <w:shd w:val="clear" w:color="auto" w:fill="F7F7F8"/>
        </w:rPr>
        <w:t>java.util.Optional</w:t>
      </w:r>
      <w:r w:rsidRPr="00BA0D5D">
        <w:rPr>
          <w:rFonts w:ascii="inherit" w:eastAsia="宋体" w:hAnsi="inherit" w:cs="Arial"/>
          <w:color w:val="34302D"/>
          <w:kern w:val="0"/>
          <w:sz w:val="24"/>
          <w:szCs w:val="24"/>
        </w:rPr>
        <w:t>, as the following example shows: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或者，您可以通过</w:t>
      </w:r>
      <w:r>
        <w:rPr>
          <w:rFonts w:ascii="Arial" w:hAnsi="Arial" w:cs="Arial"/>
          <w:color w:val="34302D"/>
          <w:shd w:val="clear" w:color="auto" w:fill="FFFFFF"/>
        </w:rPr>
        <w:t>Java 8</w:t>
      </w:r>
      <w:r>
        <w:rPr>
          <w:rFonts w:ascii="Arial" w:hAnsi="Arial" w:cs="Arial"/>
          <w:color w:val="34302D"/>
          <w:shd w:val="clear" w:color="auto" w:fill="FFFFFF"/>
        </w:rPr>
        <w:t>表达特定依赖关系的非必需特性</w:t>
      </w:r>
      <w:r>
        <w:rPr>
          <w:rStyle w:val="HTML"/>
          <w:rFonts w:ascii="Consolas" w:hAnsi="Consolas"/>
          <w:sz w:val="23"/>
          <w:szCs w:val="23"/>
          <w:shd w:val="clear" w:color="auto" w:fill="F7F7F8"/>
        </w:rPr>
        <w:t>java.util.Optional</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setMovieFinder(Optional&lt;MovieFinder&gt;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Framework 5.0, you can also use a </w:t>
      </w:r>
      <w:r w:rsidRPr="00BA0D5D">
        <w:rPr>
          <w:rFonts w:ascii="Consolas" w:eastAsia="宋体" w:hAnsi="Consolas" w:cs="宋体"/>
          <w:color w:val="34302D"/>
          <w:kern w:val="0"/>
          <w:sz w:val="23"/>
          <w:szCs w:val="23"/>
          <w:shd w:val="clear" w:color="auto" w:fill="F7F7F8"/>
        </w:rPr>
        <w:t>@Nullable</w:t>
      </w:r>
      <w:r w:rsidRPr="00BA0D5D">
        <w:rPr>
          <w:rFonts w:ascii="inherit" w:eastAsia="宋体" w:hAnsi="inherit" w:cs="Arial"/>
          <w:color w:val="34302D"/>
          <w:kern w:val="0"/>
          <w:sz w:val="24"/>
          <w:szCs w:val="24"/>
        </w:rPr>
        <w:t> annotation (of any kind in any package — for example, </w:t>
      </w:r>
      <w:r w:rsidRPr="00BA0D5D">
        <w:rPr>
          <w:rFonts w:ascii="Consolas" w:eastAsia="宋体" w:hAnsi="Consolas" w:cs="宋体"/>
          <w:color w:val="34302D"/>
          <w:kern w:val="0"/>
          <w:sz w:val="23"/>
          <w:szCs w:val="23"/>
          <w:shd w:val="clear" w:color="auto" w:fill="F7F7F8"/>
        </w:rPr>
        <w:t>javax.annotation.Nullable</w:t>
      </w:r>
      <w:r w:rsidRPr="00BA0D5D">
        <w:rPr>
          <w:rFonts w:ascii="inherit" w:eastAsia="宋体" w:hAnsi="inherit" w:cs="Arial"/>
          <w:color w:val="34302D"/>
          <w:kern w:val="0"/>
          <w:sz w:val="24"/>
          <w:szCs w:val="24"/>
        </w:rPr>
        <w:t> from JSR-305):</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w:t>
      </w:r>
      <w:r>
        <w:rPr>
          <w:rFonts w:ascii="Arial" w:hAnsi="Arial" w:cs="Arial"/>
          <w:color w:val="34302D"/>
          <w:shd w:val="clear" w:color="auto" w:fill="FFFFFF"/>
        </w:rPr>
        <w:t>Spring Framework 5.0</w:t>
      </w:r>
      <w:r>
        <w:rPr>
          <w:rFonts w:ascii="Arial" w:hAnsi="Arial" w:cs="Arial"/>
          <w:color w:val="34302D"/>
          <w:shd w:val="clear" w:color="auto" w:fill="FFFFFF"/>
        </w:rPr>
        <w:t>开始，您还可以使用</w:t>
      </w:r>
      <w:r>
        <w:rPr>
          <w:rStyle w:val="HTML"/>
          <w:rFonts w:ascii="Consolas" w:hAnsi="Consolas"/>
          <w:sz w:val="23"/>
          <w:szCs w:val="23"/>
          <w:shd w:val="clear" w:color="auto" w:fill="F7F7F8"/>
        </w:rPr>
        <w:t>@Nullable</w:t>
      </w:r>
      <w:r>
        <w:rPr>
          <w:rFonts w:ascii="Arial" w:hAnsi="Arial" w:cs="Arial"/>
          <w:color w:val="34302D"/>
          <w:shd w:val="clear" w:color="auto" w:fill="FFFFFF"/>
        </w:rPr>
        <w:t>注释（任何包中的任何类型的注释</w:t>
      </w:r>
      <w:r>
        <w:rPr>
          <w:rFonts w:ascii="Arial" w:hAnsi="Arial" w:cs="Arial"/>
          <w:color w:val="34302D"/>
          <w:shd w:val="clear" w:color="auto" w:fill="FFFFFF"/>
        </w:rPr>
        <w:t xml:space="preserve"> - </w:t>
      </w:r>
      <w:r>
        <w:rPr>
          <w:rFonts w:ascii="Arial" w:hAnsi="Arial" w:cs="Arial"/>
          <w:color w:val="34302D"/>
          <w:shd w:val="clear" w:color="auto" w:fill="FFFFFF"/>
        </w:rPr>
        <w:t>例如，</w:t>
      </w:r>
      <w:r>
        <w:rPr>
          <w:rStyle w:val="HTML"/>
          <w:rFonts w:ascii="Consolas" w:hAnsi="Consolas"/>
          <w:sz w:val="23"/>
          <w:szCs w:val="23"/>
          <w:shd w:val="clear" w:color="auto" w:fill="F7F7F8"/>
        </w:rPr>
        <w:t>javax.annotation.Nullable</w:t>
      </w:r>
      <w:r>
        <w:rPr>
          <w:rFonts w:ascii="Arial" w:hAnsi="Arial" w:cs="Arial"/>
          <w:color w:val="34302D"/>
          <w:shd w:val="clear" w:color="auto" w:fill="FFFFFF"/>
        </w:rPr>
        <w:t>来自</w:t>
      </w:r>
      <w:r>
        <w:rPr>
          <w:rFonts w:ascii="Arial" w:hAnsi="Arial" w:cs="Arial"/>
          <w:color w:val="34302D"/>
          <w:shd w:val="clear" w:color="auto" w:fill="FFFFFF"/>
        </w:rPr>
        <w:t>JSR-305</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w:t>
      </w:r>
      <w:r w:rsidRPr="00BA0D5D">
        <w:rPr>
          <w:rFonts w:ascii="Consolas" w:eastAsia="宋体" w:hAnsi="Consolas" w:cs="宋体"/>
          <w:color w:val="000077"/>
          <w:kern w:val="0"/>
          <w:sz w:val="24"/>
          <w:szCs w:val="24"/>
        </w:rPr>
        <w:t>@Nullable</w:t>
      </w:r>
      <w:r w:rsidRPr="00BA0D5D">
        <w:rPr>
          <w:rFonts w:ascii="Consolas" w:eastAsia="宋体" w:hAnsi="Consolas" w:cs="宋体"/>
          <w:color w:val="34302D"/>
          <w:kern w:val="0"/>
          <w:sz w:val="24"/>
          <w:szCs w:val="24"/>
        </w:rPr>
        <w:t xml:space="preserve"> 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for interfaces that are well-known resolvable dependencies: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These interfaces and their extended interfaces, such as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ResourcePatternResolver</w:t>
      </w:r>
      <w:r w:rsidRPr="00BA0D5D">
        <w:rPr>
          <w:rFonts w:ascii="inherit" w:eastAsia="宋体" w:hAnsi="inherit" w:cs="Arial"/>
          <w:color w:val="34302D"/>
          <w:kern w:val="0"/>
          <w:sz w:val="24"/>
          <w:szCs w:val="24"/>
        </w:rPr>
        <w:t>, are automatically resolved, with no special setup necessary. The following example autowires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object:</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您还可以使用</w:t>
      </w:r>
      <w:r>
        <w:rPr>
          <w:rStyle w:val="HTML"/>
          <w:rFonts w:ascii="Consolas" w:hAnsi="Consolas"/>
          <w:sz w:val="23"/>
          <w:szCs w:val="23"/>
          <w:shd w:val="clear" w:color="auto" w:fill="F7F7F8"/>
        </w:rPr>
        <w:t>@Autowired</w:t>
      </w:r>
      <w:r>
        <w:rPr>
          <w:rFonts w:ascii="Arial" w:hAnsi="Arial" w:cs="Arial"/>
          <w:color w:val="34302D"/>
          <w:shd w:val="clear" w:color="auto" w:fill="FFFFFF"/>
        </w:rPr>
        <w:t>对于那些众所周知的解析依赖接口：</w:t>
      </w:r>
      <w:r>
        <w:rPr>
          <w:rStyle w:val="HTML"/>
          <w:rFonts w:ascii="Consolas" w:hAnsi="Consolas"/>
          <w:sz w:val="23"/>
          <w:szCs w:val="23"/>
          <w:shd w:val="clear" w:color="auto" w:fill="F7F7F8"/>
        </w:rPr>
        <w:t>BeanFactory</w:t>
      </w:r>
      <w:r>
        <w:rPr>
          <w:rFonts w:ascii="Arial" w:hAnsi="Arial" w:cs="Arial"/>
          <w:color w:val="34302D"/>
          <w:shd w:val="clear" w:color="auto" w:fill="FFFFFF"/>
        </w:rPr>
        <w:t>，</w:t>
      </w:r>
      <w:r>
        <w:rPr>
          <w:rStyle w:val="HTML"/>
          <w:rFonts w:ascii="Consolas" w:hAnsi="Consolas"/>
          <w:sz w:val="23"/>
          <w:szCs w:val="23"/>
          <w:shd w:val="clear" w:color="auto" w:fill="F7F7F8"/>
        </w:rPr>
        <w:t>ApplicationContext</w:t>
      </w:r>
      <w:r>
        <w:rPr>
          <w:rFonts w:ascii="Arial" w:hAnsi="Arial" w:cs="Arial"/>
          <w:color w:val="34302D"/>
          <w:shd w:val="clear" w:color="auto" w:fill="FFFFFF"/>
        </w:rPr>
        <w:t>，</w:t>
      </w:r>
      <w:r>
        <w:rPr>
          <w:rStyle w:val="HTML"/>
          <w:rFonts w:ascii="Consolas" w:hAnsi="Consolas"/>
          <w:sz w:val="23"/>
          <w:szCs w:val="23"/>
          <w:shd w:val="clear" w:color="auto" w:fill="F7F7F8"/>
        </w:rPr>
        <w:t>Environment</w:t>
      </w:r>
      <w:r>
        <w:rPr>
          <w:rFonts w:ascii="Arial" w:hAnsi="Arial" w:cs="Arial"/>
          <w:color w:val="34302D"/>
          <w:shd w:val="clear" w:color="auto" w:fill="FFFFFF"/>
        </w:rPr>
        <w:t>，</w:t>
      </w:r>
      <w:r>
        <w:rPr>
          <w:rStyle w:val="HTML"/>
          <w:rFonts w:ascii="Consolas" w:hAnsi="Consolas"/>
          <w:sz w:val="23"/>
          <w:szCs w:val="23"/>
          <w:shd w:val="clear" w:color="auto" w:fill="F7F7F8"/>
        </w:rPr>
        <w:t>ResourceLoader</w:t>
      </w:r>
      <w:r>
        <w:rPr>
          <w:rFonts w:ascii="Arial" w:hAnsi="Arial" w:cs="Arial"/>
          <w:color w:val="34302D"/>
          <w:shd w:val="clear" w:color="auto" w:fill="FFFFFF"/>
        </w:rPr>
        <w:t>，</w:t>
      </w:r>
      <w:r>
        <w:rPr>
          <w:rFonts w:ascii="Arial" w:hAnsi="Arial" w:cs="Arial"/>
          <w:color w:val="34302D"/>
          <w:shd w:val="clear" w:color="auto" w:fill="FFFFFF"/>
        </w:rPr>
        <w:t> </w:t>
      </w:r>
      <w:r>
        <w:rPr>
          <w:rStyle w:val="HTML"/>
          <w:rFonts w:ascii="Consolas" w:hAnsi="Consolas"/>
          <w:sz w:val="23"/>
          <w:szCs w:val="23"/>
          <w:shd w:val="clear" w:color="auto" w:fill="F7F7F8"/>
        </w:rPr>
        <w:t>ApplicationEventPublisher</w:t>
      </w:r>
      <w:r>
        <w:rPr>
          <w:rFonts w:ascii="Arial" w:hAnsi="Arial" w:cs="Arial"/>
          <w:color w:val="34302D"/>
          <w:shd w:val="clear" w:color="auto" w:fill="FFFFFF"/>
        </w:rPr>
        <w:t>，和</w:t>
      </w:r>
      <w:r>
        <w:rPr>
          <w:rStyle w:val="HTML"/>
          <w:rFonts w:ascii="Consolas" w:hAnsi="Consolas"/>
          <w:sz w:val="23"/>
          <w:szCs w:val="23"/>
          <w:shd w:val="clear" w:color="auto" w:fill="F7F7F8"/>
        </w:rPr>
        <w:t>MessageSource</w:t>
      </w:r>
      <w:r>
        <w:rPr>
          <w:rFonts w:ascii="Arial" w:hAnsi="Arial" w:cs="Arial"/>
          <w:color w:val="34302D"/>
          <w:shd w:val="clear" w:color="auto" w:fill="FFFFFF"/>
        </w:rPr>
        <w:t>。这些接口及其扩展接口（如</w:t>
      </w:r>
      <w:r>
        <w:rPr>
          <w:rStyle w:val="HTML"/>
          <w:rFonts w:ascii="Consolas" w:hAnsi="Consolas"/>
          <w:sz w:val="23"/>
          <w:szCs w:val="23"/>
          <w:shd w:val="clear" w:color="auto" w:fill="F7F7F8"/>
        </w:rPr>
        <w:t>ConfigurableApplicationContext</w:t>
      </w:r>
      <w:r>
        <w:rPr>
          <w:rFonts w:ascii="Arial" w:hAnsi="Arial" w:cs="Arial"/>
          <w:color w:val="34302D"/>
          <w:shd w:val="clear" w:color="auto" w:fill="FFFFFF"/>
        </w:rPr>
        <w:t>或</w:t>
      </w:r>
      <w:r>
        <w:rPr>
          <w:rStyle w:val="HTML"/>
          <w:rFonts w:ascii="Consolas" w:hAnsi="Consolas"/>
          <w:sz w:val="23"/>
          <w:szCs w:val="23"/>
          <w:shd w:val="clear" w:color="auto" w:fill="F7F7F8"/>
        </w:rPr>
        <w:t>ResourcePatternResolver</w:t>
      </w:r>
      <w:r>
        <w:rPr>
          <w:rFonts w:ascii="Arial" w:hAnsi="Arial" w:cs="Arial"/>
          <w:color w:val="34302D"/>
          <w:shd w:val="clear" w:color="auto" w:fill="FFFFFF"/>
        </w:rPr>
        <w:t>）会自动解析，无需特殊设置。以下示例自动装配一个</w:t>
      </w:r>
      <w:r>
        <w:rPr>
          <w:rStyle w:val="HTML"/>
          <w:rFonts w:ascii="Consolas" w:hAnsi="Consolas"/>
          <w:sz w:val="23"/>
          <w:szCs w:val="23"/>
          <w:shd w:val="clear" w:color="auto" w:fill="F7F7F8"/>
        </w:rPr>
        <w:t>ApplicationContext</w:t>
      </w:r>
      <w:r>
        <w:rPr>
          <w:rFonts w:ascii="Arial" w:hAnsi="Arial" w:cs="Arial"/>
          <w:color w:val="34302D"/>
          <w:shd w:val="clear" w:color="auto" w:fill="FFFFFF"/>
        </w:rPr>
        <w:t>对象：</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ApplicationContext 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64BE7">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@Inject</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@Value</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annotations are handled by Spring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implementations. This means that you cannot apply these annotations within your own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types (if any). These types must be 'wired up' explicitly by using XML or a Spring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w:t>
            </w:r>
          </w:p>
          <w:p w:rsidR="00C64BE7" w:rsidRPr="00BA0D5D" w:rsidRDefault="00C64BE7" w:rsidP="00BA0D5D">
            <w:pPr>
              <w:widowControl/>
              <w:jc w:val="left"/>
              <w:rPr>
                <w:rFonts w:ascii="inherit" w:eastAsia="宋体" w:hAnsi="inherit" w:cs="宋体" w:hint="eastAsia"/>
                <w:kern w:val="0"/>
                <w:sz w:val="24"/>
                <w:szCs w:val="24"/>
              </w:rPr>
            </w:pPr>
            <w:r>
              <w:rPr>
                <w:rFonts w:ascii="Arial" w:hAnsi="Arial" w:cs="Arial"/>
                <w:shd w:val="clear" w:color="auto" w:fill="EBF1E7"/>
              </w:rPr>
              <w:t>在</w:t>
            </w:r>
            <w:r>
              <w:rPr>
                <w:rStyle w:val="HTML"/>
                <w:rFonts w:ascii="Consolas" w:hAnsi="Consolas"/>
                <w:sz w:val="23"/>
                <w:szCs w:val="23"/>
                <w:shd w:val="clear" w:color="auto" w:fill="F7F7F8"/>
              </w:rPr>
              <w:t>@Autowired</w:t>
            </w:r>
            <w:r>
              <w:rPr>
                <w:rFonts w:ascii="Arial" w:hAnsi="Arial" w:cs="Arial"/>
                <w:shd w:val="clear" w:color="auto" w:fill="EBF1E7"/>
              </w:rPr>
              <w:t>，</w:t>
            </w:r>
            <w:r>
              <w:rPr>
                <w:rStyle w:val="HTML"/>
                <w:rFonts w:ascii="Consolas" w:hAnsi="Consolas"/>
                <w:sz w:val="23"/>
                <w:szCs w:val="23"/>
                <w:shd w:val="clear" w:color="auto" w:fill="F7F7F8"/>
              </w:rPr>
              <w:t>@Inject</w:t>
            </w:r>
            <w:r>
              <w:rPr>
                <w:rFonts w:ascii="Arial" w:hAnsi="Arial" w:cs="Arial"/>
                <w:shd w:val="clear" w:color="auto" w:fill="EBF1E7"/>
              </w:rPr>
              <w:t>，</w:t>
            </w:r>
            <w:r>
              <w:rPr>
                <w:rStyle w:val="HTML"/>
                <w:rFonts w:ascii="Consolas" w:hAnsi="Consolas"/>
                <w:sz w:val="23"/>
                <w:szCs w:val="23"/>
                <w:shd w:val="clear" w:color="auto" w:fill="F7F7F8"/>
              </w:rPr>
              <w:t>@Value</w:t>
            </w:r>
            <w:r>
              <w:rPr>
                <w:rFonts w:ascii="Arial" w:hAnsi="Arial" w:cs="Arial"/>
                <w:shd w:val="clear" w:color="auto" w:fill="EBF1E7"/>
              </w:rPr>
              <w:t>，和</w:t>
            </w:r>
            <w:r>
              <w:rPr>
                <w:rStyle w:val="HTML"/>
                <w:rFonts w:ascii="Consolas" w:hAnsi="Consolas"/>
                <w:sz w:val="23"/>
                <w:szCs w:val="23"/>
                <w:shd w:val="clear" w:color="auto" w:fill="F7F7F8"/>
              </w:rPr>
              <w:t>@Resource</w:t>
            </w:r>
            <w:r>
              <w:rPr>
                <w:rFonts w:ascii="Arial" w:hAnsi="Arial" w:cs="Arial"/>
                <w:shd w:val="clear" w:color="auto" w:fill="EBF1E7"/>
              </w:rPr>
              <w:t>注释由</w:t>
            </w:r>
            <w:r>
              <w:rPr>
                <w:rFonts w:ascii="Arial" w:hAnsi="Arial" w:cs="Arial"/>
                <w:shd w:val="clear" w:color="auto" w:fill="EBF1E7"/>
              </w:rPr>
              <w:t>Spring</w:t>
            </w:r>
            <w:r>
              <w:rPr>
                <w:rFonts w:ascii="Arial" w:hAnsi="Arial" w:cs="Arial"/>
                <w:shd w:val="clear" w:color="auto" w:fill="EBF1E7"/>
              </w:rPr>
              <w:t>处理</w:t>
            </w:r>
            <w:r>
              <w:rPr>
                <w:rFonts w:ascii="Arial" w:hAnsi="Arial" w:cs="Arial"/>
                <w:shd w:val="clear" w:color="auto" w:fill="EBF1E7"/>
              </w:rPr>
              <w:t> </w:t>
            </w:r>
            <w:r>
              <w:rPr>
                <w:rStyle w:val="HTML"/>
                <w:rFonts w:ascii="Consolas" w:hAnsi="Consolas"/>
                <w:sz w:val="23"/>
                <w:szCs w:val="23"/>
                <w:shd w:val="clear" w:color="auto" w:fill="F7F7F8"/>
              </w:rPr>
              <w:t>BeanPostProcessor</w:t>
            </w:r>
            <w:r>
              <w:rPr>
                <w:rFonts w:ascii="Arial" w:hAnsi="Arial" w:cs="Arial"/>
                <w:shd w:val="clear" w:color="auto" w:fill="EBF1E7"/>
              </w:rPr>
              <w:t>实现。这意味着您无法在自己的类型</w:t>
            </w:r>
            <w:r>
              <w:rPr>
                <w:rStyle w:val="HTML"/>
                <w:rFonts w:ascii="Consolas" w:hAnsi="Consolas"/>
                <w:sz w:val="23"/>
                <w:szCs w:val="23"/>
                <w:shd w:val="clear" w:color="auto" w:fill="F7F7F8"/>
              </w:rPr>
              <w:t>BeanPostProcessor</w:t>
            </w:r>
            <w:r>
              <w:rPr>
                <w:rFonts w:ascii="Arial" w:hAnsi="Arial" w:cs="Arial"/>
                <w:shd w:val="clear" w:color="auto" w:fill="EBF1E7"/>
              </w:rPr>
              <w:t>或</w:t>
            </w:r>
            <w:r>
              <w:rPr>
                <w:rStyle w:val="HTML"/>
                <w:rFonts w:ascii="Consolas" w:hAnsi="Consolas"/>
                <w:sz w:val="23"/>
                <w:szCs w:val="23"/>
                <w:shd w:val="clear" w:color="auto" w:fill="F7F7F8"/>
              </w:rPr>
              <w:t>BeanFactoryPostProcessor</w:t>
            </w:r>
            <w:r>
              <w:rPr>
                <w:rFonts w:ascii="Arial" w:hAnsi="Arial" w:cs="Arial"/>
                <w:shd w:val="clear" w:color="auto" w:fill="EBF1E7"/>
              </w:rPr>
              <w:t>类型（如果有）中应用这些注释。必须使用</w:t>
            </w:r>
            <w:r>
              <w:rPr>
                <w:rFonts w:ascii="Arial" w:hAnsi="Arial" w:cs="Arial"/>
                <w:shd w:val="clear" w:color="auto" w:fill="EBF1E7"/>
              </w:rPr>
              <w:t>XML</w:t>
            </w:r>
            <w:r>
              <w:rPr>
                <w:rFonts w:ascii="Arial" w:hAnsi="Arial" w:cs="Arial"/>
                <w:shd w:val="clear" w:color="auto" w:fill="EBF1E7"/>
              </w:rPr>
              <w:t>或</w:t>
            </w:r>
            <w:r>
              <w:rPr>
                <w:rFonts w:ascii="Arial" w:hAnsi="Arial" w:cs="Arial"/>
                <w:shd w:val="clear" w:color="auto" w:fill="EBF1E7"/>
              </w:rPr>
              <w:t>Spring </w:t>
            </w:r>
            <w:r>
              <w:rPr>
                <w:rStyle w:val="HTML"/>
                <w:rFonts w:ascii="Consolas" w:hAnsi="Consolas"/>
                <w:sz w:val="23"/>
                <w:szCs w:val="23"/>
                <w:shd w:val="clear" w:color="auto" w:fill="F7F7F8"/>
              </w:rPr>
              <w:t>@Bean</w:t>
            </w:r>
            <w:r>
              <w:rPr>
                <w:rFonts w:ascii="Arial" w:hAnsi="Arial" w:cs="Arial"/>
                <w:shd w:val="clear" w:color="auto" w:fill="EBF1E7"/>
              </w:rPr>
              <w:t>方法显式地</w:t>
            </w:r>
            <w:r>
              <w:rPr>
                <w:rFonts w:ascii="Arial" w:hAnsi="Arial" w:cs="Arial"/>
                <w:shd w:val="clear" w:color="auto" w:fill="EBF1E7"/>
              </w:rPr>
              <w:t>“</w:t>
            </w:r>
            <w:r>
              <w:rPr>
                <w:rFonts w:ascii="Arial" w:hAnsi="Arial" w:cs="Arial"/>
                <w:shd w:val="clear" w:color="auto" w:fill="EBF1E7"/>
              </w:rPr>
              <w:t>连接</w:t>
            </w:r>
            <w:r>
              <w:rPr>
                <w:rFonts w:ascii="Arial" w:hAnsi="Arial" w:cs="Arial"/>
                <w:shd w:val="clear" w:color="auto" w:fill="EBF1E7"/>
              </w:rPr>
              <w:t>”</w:t>
            </w:r>
            <w:r>
              <w:rPr>
                <w:rFonts w:ascii="Arial" w:hAnsi="Arial" w:cs="Arial"/>
                <w:shd w:val="clear" w:color="auto" w:fill="EBF1E7"/>
              </w:rPr>
              <w:t>这些类型。</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1.9.3. Fine-tuning Annotation-based Autowiring with </w:t>
      </w:r>
      <w:r w:rsidRPr="00BA0D5D">
        <w:rPr>
          <w:rFonts w:ascii="Consolas" w:eastAsia="宋体" w:hAnsi="Consolas" w:cs="宋体"/>
          <w:color w:val="34302D"/>
          <w:kern w:val="0"/>
          <w:sz w:val="33"/>
          <w:szCs w:val="33"/>
          <w:shd w:val="clear" w:color="auto" w:fill="F7F7F8"/>
        </w:rPr>
        <w:t>@Primary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autowiring by type may lead to multiple candidates, it is often necessary to have more control over the selection process. One way to accomplish this is with Spring’s </w:t>
      </w:r>
      <w:r w:rsidRPr="00BA0D5D">
        <w:rPr>
          <w:rFonts w:ascii="Consolas" w:eastAsia="宋体" w:hAnsi="Consolas" w:cs="宋体"/>
          <w:color w:val="34302D"/>
          <w:kern w:val="0"/>
          <w:sz w:val="23"/>
          <w:szCs w:val="23"/>
          <w:shd w:val="clear" w:color="auto" w:fill="F7F7F8"/>
        </w:rPr>
        <w:t>@Primary</w:t>
      </w:r>
      <w:r w:rsidRPr="00BA0D5D">
        <w:rPr>
          <w:rFonts w:ascii="inherit" w:eastAsia="宋体" w:hAnsi="inherit" w:cs="Arial"/>
          <w:color w:val="34302D"/>
          <w:kern w:val="0"/>
          <w:sz w:val="24"/>
          <w:szCs w:val="24"/>
        </w:rPr>
        <w:t> annotation. </w:t>
      </w:r>
      <w:r w:rsidRPr="00BA0D5D">
        <w:rPr>
          <w:rFonts w:ascii="Consolas" w:eastAsia="宋体" w:hAnsi="Consolas" w:cs="宋体"/>
          <w:color w:val="34302D"/>
          <w:kern w:val="0"/>
          <w:sz w:val="23"/>
          <w:szCs w:val="23"/>
          <w:shd w:val="clear" w:color="auto" w:fill="F7F7F8"/>
        </w:rPr>
        <w:t>@Primary</w:t>
      </w:r>
      <w:r w:rsidRPr="00BA0D5D">
        <w:rPr>
          <w:rFonts w:ascii="inherit" w:eastAsia="宋体" w:hAnsi="inherit" w:cs="Arial"/>
          <w:color w:val="34302D"/>
          <w:kern w:val="0"/>
          <w:sz w:val="24"/>
          <w:szCs w:val="24"/>
        </w:rPr>
        <w:t> indicates that a particular bean should be given preference when multiple beans are candidates to be autowired to a single-valued dependency. If exactly one primary bean exists among the candidates, it becomes the autowired value.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由于按类型自动装配可能会导致多个候选人，因此通常需要对选择过程进行更多控制。实现这一目标的一种方法是使用</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@Primary</w:t>
      </w:r>
      <w:r>
        <w:rPr>
          <w:rFonts w:ascii="Arial" w:hAnsi="Arial" w:cs="Arial"/>
          <w:color w:val="34302D"/>
          <w:shd w:val="clear" w:color="auto" w:fill="FFFFFF"/>
        </w:rPr>
        <w:t>注释。</w:t>
      </w:r>
      <w:r>
        <w:rPr>
          <w:rStyle w:val="HTML"/>
          <w:rFonts w:ascii="Consolas" w:hAnsi="Consolas"/>
          <w:sz w:val="23"/>
          <w:szCs w:val="23"/>
          <w:shd w:val="clear" w:color="auto" w:fill="F7F7F8"/>
        </w:rPr>
        <w:t>@Primary</w:t>
      </w:r>
      <w:r>
        <w:rPr>
          <w:rFonts w:ascii="Arial" w:hAnsi="Arial" w:cs="Arial"/>
          <w:color w:val="34302D"/>
          <w:shd w:val="clear" w:color="auto" w:fill="FFFFFF"/>
        </w:rPr>
        <w:t>表示当多个</w:t>
      </w:r>
      <w:r>
        <w:rPr>
          <w:rFonts w:ascii="Arial" w:hAnsi="Arial" w:cs="Arial"/>
          <w:color w:val="34302D"/>
          <w:shd w:val="clear" w:color="auto" w:fill="FFFFFF"/>
        </w:rPr>
        <w:t>bean</w:t>
      </w:r>
      <w:r>
        <w:rPr>
          <w:rFonts w:ascii="Arial" w:hAnsi="Arial" w:cs="Arial"/>
          <w:color w:val="34302D"/>
          <w:shd w:val="clear" w:color="auto" w:fill="FFFFFF"/>
        </w:rPr>
        <w:t>可以自动装配到单值依赖项时，应该优先选择特定的</w:t>
      </w:r>
      <w:r>
        <w:rPr>
          <w:rFonts w:ascii="Arial" w:hAnsi="Arial" w:cs="Arial"/>
          <w:color w:val="34302D"/>
          <w:shd w:val="clear" w:color="auto" w:fill="FFFFFF"/>
        </w:rPr>
        <w:t>bean</w:t>
      </w:r>
      <w:r>
        <w:rPr>
          <w:rFonts w:ascii="Arial" w:hAnsi="Arial" w:cs="Arial"/>
          <w:color w:val="34302D"/>
          <w:shd w:val="clear" w:color="auto" w:fill="FFFFFF"/>
        </w:rPr>
        <w:t>。如果候选者中只存在一个主</w:t>
      </w:r>
      <w:r>
        <w:rPr>
          <w:rFonts w:ascii="Arial" w:hAnsi="Arial" w:cs="Arial"/>
          <w:color w:val="34302D"/>
          <w:shd w:val="clear" w:color="auto" w:fill="FFFFFF"/>
        </w:rPr>
        <w:t>bean</w:t>
      </w:r>
      <w:r>
        <w:rPr>
          <w:rFonts w:ascii="Arial" w:hAnsi="Arial" w:cs="Arial"/>
          <w:color w:val="34302D"/>
          <w:shd w:val="clear" w:color="auto" w:fill="FFFFFF"/>
        </w:rPr>
        <w:t>，则它将成为自动装配的值。</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configuration that defines </w:t>
      </w:r>
      <w:r w:rsidRPr="00BA0D5D">
        <w:rPr>
          <w:rFonts w:ascii="Consolas" w:eastAsia="宋体" w:hAnsi="Consolas" w:cs="宋体"/>
          <w:color w:val="34302D"/>
          <w:kern w:val="0"/>
          <w:sz w:val="23"/>
          <w:szCs w:val="23"/>
          <w:shd w:val="clear" w:color="auto" w:fill="F7F7F8"/>
        </w:rPr>
        <w:t>firstMovieCatalog</w:t>
      </w:r>
      <w:r w:rsidRPr="00BA0D5D">
        <w:rPr>
          <w:rFonts w:ascii="inherit" w:eastAsia="宋体" w:hAnsi="inherit" w:cs="Arial"/>
          <w:color w:val="34302D"/>
          <w:kern w:val="0"/>
          <w:sz w:val="24"/>
          <w:szCs w:val="24"/>
        </w:rPr>
        <w:t> as the primary </w:t>
      </w:r>
      <w:r w:rsidRPr="00BA0D5D">
        <w:rPr>
          <w:rFonts w:ascii="Consolas" w:eastAsia="宋体" w:hAnsi="Consolas" w:cs="宋体"/>
          <w:color w:val="34302D"/>
          <w:kern w:val="0"/>
          <w:sz w:val="23"/>
          <w:szCs w:val="23"/>
          <w:shd w:val="clear" w:color="auto" w:fill="F7F7F8"/>
        </w:rPr>
        <w:t>MovieCatalog</w:t>
      </w:r>
      <w:r w:rsidRPr="00BA0D5D">
        <w:rPr>
          <w:rFonts w:ascii="inherit" w:eastAsia="宋体" w:hAnsi="inherit" w:cs="Arial"/>
          <w:color w:val="34302D"/>
          <w:kern w:val="0"/>
          <w:sz w:val="24"/>
          <w:szCs w:val="24"/>
        </w:rPr>
        <w:t>:</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请考虑以下定义</w:t>
      </w:r>
      <w:r>
        <w:rPr>
          <w:rStyle w:val="HTML"/>
          <w:rFonts w:ascii="Consolas" w:hAnsi="Consolas"/>
          <w:sz w:val="23"/>
          <w:szCs w:val="23"/>
          <w:shd w:val="clear" w:color="auto" w:fill="F7F7F8"/>
        </w:rPr>
        <w:t>firstMovieCatalog</w:t>
      </w:r>
      <w:r>
        <w:rPr>
          <w:rFonts w:ascii="Arial" w:hAnsi="Arial" w:cs="Arial"/>
          <w:color w:val="34302D"/>
          <w:shd w:val="clear" w:color="auto" w:fill="FFFFFF"/>
        </w:rPr>
        <w:t>为主要的配置</w:t>
      </w:r>
      <w:r>
        <w:rPr>
          <w:rStyle w:val="HTML"/>
          <w:rFonts w:ascii="Consolas" w:hAnsi="Consolas"/>
          <w:sz w:val="23"/>
          <w:szCs w:val="23"/>
          <w:shd w:val="clear" w:color="auto" w:fill="F7F7F8"/>
        </w:rPr>
        <w:t>MovieCatalog</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MovieConfiguration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@Primary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MovieCatalog firstMovieCatalog() {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MovieCatalog secondMovieCatalog() {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With the preceding configuration, the following </w:t>
      </w:r>
      <w:r w:rsidRPr="00BA0D5D">
        <w:rPr>
          <w:rFonts w:ascii="Consolas" w:eastAsia="宋体" w:hAnsi="Consolas" w:cs="宋体"/>
          <w:color w:val="34302D"/>
          <w:kern w:val="0"/>
          <w:sz w:val="23"/>
          <w:szCs w:val="23"/>
          <w:shd w:val="clear" w:color="auto" w:fill="F7F7F8"/>
        </w:rPr>
        <w:t>MovieRecommender</w:t>
      </w:r>
      <w:r w:rsidRPr="00BA0D5D">
        <w:rPr>
          <w:rFonts w:ascii="inherit" w:eastAsia="宋体" w:hAnsi="inherit" w:cs="Arial"/>
          <w:color w:val="34302D"/>
          <w:kern w:val="0"/>
          <w:sz w:val="24"/>
          <w:szCs w:val="24"/>
        </w:rPr>
        <w:t> is autowired with the </w:t>
      </w:r>
      <w:r w:rsidRPr="00BA0D5D">
        <w:rPr>
          <w:rFonts w:ascii="Consolas" w:eastAsia="宋体" w:hAnsi="Consolas" w:cs="宋体"/>
          <w:color w:val="34302D"/>
          <w:kern w:val="0"/>
          <w:sz w:val="23"/>
          <w:szCs w:val="23"/>
          <w:shd w:val="clear" w:color="auto" w:fill="F7F7F8"/>
        </w:rPr>
        <w:t>firstMovieCatalog</w:t>
      </w:r>
      <w:r w:rsidRPr="00BA0D5D">
        <w:rPr>
          <w:rFonts w:ascii="inherit" w:eastAsia="宋体" w:hAnsi="inherit" w:cs="Arial"/>
          <w:color w:val="34302D"/>
          <w:kern w:val="0"/>
          <w:sz w:val="24"/>
          <w:szCs w:val="24"/>
        </w:rPr>
        <w:t>:</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使用上述配置，以下</w:t>
      </w:r>
      <w:r>
        <w:rPr>
          <w:rStyle w:val="HTML"/>
          <w:rFonts w:ascii="Consolas" w:hAnsi="Consolas"/>
          <w:sz w:val="23"/>
          <w:szCs w:val="23"/>
          <w:shd w:val="clear" w:color="auto" w:fill="F7F7F8"/>
        </w:rPr>
        <w:t>MovieRecommender</w:t>
      </w:r>
      <w:r>
        <w:rPr>
          <w:rFonts w:ascii="Arial" w:hAnsi="Arial" w:cs="Arial"/>
          <w:color w:val="34302D"/>
          <w:shd w:val="clear" w:color="auto" w:fill="FFFFFF"/>
        </w:rPr>
        <w:t>内容自动装配</w:t>
      </w:r>
      <w:r>
        <w:rPr>
          <w:rFonts w:ascii="Arial" w:hAnsi="Arial" w:cs="Arial"/>
          <w:color w:val="34302D"/>
          <w:shd w:val="clear" w:color="auto" w:fill="FFFFFF"/>
        </w:rPr>
        <w:t> </w:t>
      </w:r>
      <w:r>
        <w:rPr>
          <w:rStyle w:val="HTML"/>
          <w:rFonts w:ascii="Consolas" w:hAnsi="Consolas"/>
          <w:sz w:val="23"/>
          <w:szCs w:val="23"/>
          <w:shd w:val="clear" w:color="auto" w:fill="F7F7F8"/>
        </w:rPr>
        <w:t>firstMovieCatalog</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corresponding bean definitions follow:</w:t>
      </w:r>
    </w:p>
    <w:p w:rsidR="00C64BE7"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相应的</w:t>
      </w:r>
      <w:r>
        <w:rPr>
          <w:rFonts w:ascii="Arial" w:hAnsi="Arial" w:cs="Arial"/>
          <w:color w:val="34302D"/>
          <w:shd w:val="clear" w:color="auto" w:fill="FFFFFF"/>
        </w:rPr>
        <w:t>bean</w:t>
      </w:r>
      <w:r>
        <w:rPr>
          <w:rFonts w:ascii="Arial" w:hAnsi="Arial" w:cs="Arial"/>
          <w:color w:val="34302D"/>
          <w:shd w:val="clear" w:color="auto" w:fill="FFFFFF"/>
        </w:rPr>
        <w:t>定义如下：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primary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"movieRecommender"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"example.MovieRecommender"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1.9.4. Fine-tuning Annotation-based Autowiring with Qualifiers</w:t>
      </w:r>
    </w:p>
    <w:p w:rsidR="00C64BE7" w:rsidRPr="00C64BE7" w:rsidRDefault="00C64BE7" w:rsidP="00C64BE7">
      <w:pPr>
        <w:widowControl/>
        <w:shd w:val="clear" w:color="auto" w:fill="FFFFFF"/>
        <w:spacing w:after="300"/>
        <w:jc w:val="left"/>
        <w:rPr>
          <w:rStyle w:val="HTML"/>
          <w:rFonts w:ascii="Consolas" w:hAnsi="Consolas"/>
          <w:sz w:val="23"/>
          <w:szCs w:val="23"/>
          <w:shd w:val="clear" w:color="auto" w:fill="F7F7F8"/>
        </w:rPr>
      </w:pPr>
      <w:r w:rsidRPr="00C64BE7">
        <w:rPr>
          <w:rStyle w:val="HTML"/>
          <w:rFonts w:ascii="Consolas" w:hAnsi="Consolas"/>
          <w:sz w:val="23"/>
          <w:szCs w:val="23"/>
          <w:shd w:val="clear" w:color="auto" w:fill="F7F7F8"/>
        </w:rPr>
        <w:t>使用限定符微调基于注释的自动装配</w:t>
      </w:r>
    </w:p>
    <w:p w:rsidR="00C64BE7" w:rsidRPr="00C64BE7" w:rsidRDefault="00C64BE7" w:rsidP="00BA0D5D">
      <w:pPr>
        <w:widowControl/>
        <w:shd w:val="clear" w:color="auto" w:fill="FFFFFF"/>
        <w:spacing w:after="300"/>
        <w:jc w:val="left"/>
        <w:rPr>
          <w:rFonts w:ascii="Consolas" w:eastAsia="宋体" w:hAnsi="Consolas" w:cs="宋体"/>
          <w:color w:val="34302D"/>
          <w:kern w:val="0"/>
          <w:sz w:val="23"/>
          <w:szCs w:val="23"/>
          <w:shd w:val="clear" w:color="auto" w:fill="F7F7F8"/>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lastRenderedPageBreak/>
        <w:t>@Primary</w:t>
      </w:r>
      <w:r w:rsidRPr="00BA0D5D">
        <w:rPr>
          <w:rFonts w:ascii="inherit" w:eastAsia="宋体" w:hAnsi="inherit" w:cs="Arial"/>
          <w:color w:val="34302D"/>
          <w:kern w:val="0"/>
          <w:sz w:val="24"/>
          <w:szCs w:val="24"/>
        </w:rPr>
        <w:t> is an effective way to use autowiring by type with several instances when one primary candidate can be determined. When you need more control over the selection process, you can use Spring’s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You can associate qualifier values with specific arguments, narrowing the set of type matches so that a specific bean is chosen for each argument. In the simplest case, this can be a plain descriptive value, as shown in the following example: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@Primary</w:t>
      </w:r>
      <w:r>
        <w:rPr>
          <w:rFonts w:ascii="Arial" w:hAnsi="Arial" w:cs="Arial"/>
          <w:color w:val="34302D"/>
          <w:shd w:val="clear" w:color="auto" w:fill="FFFFFF"/>
        </w:rPr>
        <w:t>当可以确定一个主要候选者时，是通过具有多个实例的类型使用自动装配的有效方式。当您需要更多控制选择过程时，可以使用</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@Qualifier</w:t>
      </w:r>
      <w:r>
        <w:rPr>
          <w:rFonts w:ascii="Arial" w:hAnsi="Arial" w:cs="Arial"/>
          <w:color w:val="34302D"/>
          <w:shd w:val="clear" w:color="auto" w:fill="FFFFFF"/>
        </w:rPr>
        <w:t>注释。您可以将限定符值与特定参数相关联，缩小类型匹配集，以便为每个参数选择特定的</w:t>
      </w:r>
      <w:r>
        <w:rPr>
          <w:rFonts w:ascii="Arial" w:hAnsi="Arial" w:cs="Arial"/>
          <w:color w:val="34302D"/>
          <w:shd w:val="clear" w:color="auto" w:fill="FFFFFF"/>
        </w:rPr>
        <w:t>bean</w:t>
      </w:r>
      <w:r>
        <w:rPr>
          <w:rFonts w:ascii="Arial" w:hAnsi="Arial" w:cs="Arial"/>
          <w:color w:val="34302D"/>
          <w:shd w:val="clear" w:color="auto" w:fill="FFFFFF"/>
        </w:rPr>
        <w:t>。在最简单的情况下，这可以是一个简单的描述性值，如以下示例所示：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"main"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specify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on individual constructor arguments or method parameters, as shown in the following example:</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w:t>
      </w:r>
      <w:r>
        <w:rPr>
          <w:rStyle w:val="HTML"/>
          <w:rFonts w:ascii="Consolas" w:hAnsi="Consolas"/>
          <w:sz w:val="23"/>
          <w:szCs w:val="23"/>
          <w:shd w:val="clear" w:color="auto" w:fill="F7F7F8"/>
        </w:rPr>
        <w:t>@Qualifier</w:t>
      </w:r>
      <w:r>
        <w:rPr>
          <w:rFonts w:ascii="Arial" w:hAnsi="Arial" w:cs="Arial"/>
          <w:color w:val="34302D"/>
          <w:shd w:val="clear" w:color="auto" w:fill="FFFFFF"/>
        </w:rPr>
        <w:t>在各个构造函数参数或方法参数上指定注释，如以下示例所示：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prepare(</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"main"</w:t>
      </w:r>
      <w:r w:rsidRPr="00BA0D5D">
        <w:rPr>
          <w:rFonts w:ascii="Consolas" w:eastAsia="宋体" w:hAnsi="Consolas" w:cs="宋体"/>
          <w:color w:val="34302D"/>
          <w:kern w:val="0"/>
          <w:sz w:val="24"/>
          <w:szCs w:val="24"/>
        </w:rPr>
        <w:t>) MovieCatalog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CustomerPreferenceDao customerPreferenceDao)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.movieCatalog = movieCatalog;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corresponding bean definitions.</w:t>
      </w:r>
    </w:p>
    <w:p w:rsidR="00C64BE7" w:rsidRPr="00BA0D5D" w:rsidRDefault="00C64BE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以下示例显示了相应的</w:t>
      </w:r>
      <w:r>
        <w:rPr>
          <w:rFonts w:ascii="Arial" w:hAnsi="Arial" w:cs="Arial"/>
          <w:color w:val="34302D"/>
          <w:shd w:val="clear" w:color="auto" w:fill="FFFFFF"/>
        </w:rPr>
        <w:t>bean</w:t>
      </w:r>
      <w:r>
        <w:rPr>
          <w:rFonts w:ascii="Arial" w:hAnsi="Arial" w:cs="Arial"/>
          <w:color w:val="34302D"/>
          <w:shd w:val="clear" w:color="auto" w:fill="FFFFFF"/>
        </w:rPr>
        <w:t>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"main"</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"movieRecommender"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"example.MovieRecommender"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bean with the </w:t>
            </w:r>
            <w:r w:rsidRPr="00BA0D5D">
              <w:rPr>
                <w:rFonts w:ascii="Consolas" w:eastAsia="宋体" w:hAnsi="Consolas" w:cs="宋体"/>
                <w:color w:val="34302D"/>
                <w:kern w:val="0"/>
                <w:sz w:val="23"/>
                <w:szCs w:val="23"/>
                <w:shd w:val="clear" w:color="auto" w:fill="F7F7F8"/>
              </w:rPr>
              <w:t>main</w:t>
            </w:r>
            <w:r w:rsidRPr="00BA0D5D">
              <w:rPr>
                <w:rFonts w:ascii="宋体" w:eastAsia="宋体" w:hAnsi="宋体" w:cs="宋体"/>
                <w:color w:val="34302D"/>
                <w:kern w:val="0"/>
                <w:sz w:val="24"/>
                <w:szCs w:val="24"/>
              </w:rPr>
              <w:t> qualifier value is wired with the constructor argument that is qualified with the same value.</w:t>
            </w:r>
          </w:p>
          <w:p w:rsidR="00C64BE7" w:rsidRDefault="00C64BE7" w:rsidP="00BA0D5D">
            <w:pPr>
              <w:widowControl/>
              <w:jc w:val="left"/>
              <w:rPr>
                <w:rFonts w:ascii="宋体" w:eastAsia="宋体" w:hAnsi="宋体" w:cs="宋体"/>
                <w:color w:val="34302D"/>
                <w:kern w:val="0"/>
                <w:sz w:val="24"/>
                <w:szCs w:val="24"/>
              </w:rPr>
            </w:pPr>
            <w:r w:rsidRPr="00C64BE7">
              <w:rPr>
                <w:rFonts w:ascii="Arial" w:eastAsia="宋体" w:hAnsi="Arial" w:cs="Arial"/>
                <w:color w:val="34302D"/>
                <w:kern w:val="0"/>
                <w:sz w:val="24"/>
                <w:szCs w:val="24"/>
              </w:rPr>
              <w:t>具有</w:t>
            </w:r>
            <w:r w:rsidRPr="00C64BE7">
              <w:rPr>
                <w:rFonts w:ascii="Consolas" w:eastAsia="宋体" w:hAnsi="Consolas" w:cs="宋体"/>
                <w:color w:val="34302D"/>
                <w:kern w:val="0"/>
                <w:sz w:val="23"/>
                <w:szCs w:val="23"/>
                <w:shd w:val="clear" w:color="auto" w:fill="F7F7F8"/>
              </w:rPr>
              <w:t>main</w:t>
            </w:r>
            <w:r w:rsidRPr="00C64BE7">
              <w:rPr>
                <w:rFonts w:ascii="Arial" w:eastAsia="宋体" w:hAnsi="Arial" w:cs="Arial"/>
                <w:color w:val="34302D"/>
                <w:kern w:val="0"/>
                <w:sz w:val="24"/>
                <w:szCs w:val="24"/>
              </w:rPr>
              <w:t>限定符值的</w:t>
            </w:r>
            <w:r w:rsidRPr="00C64BE7">
              <w:rPr>
                <w:rFonts w:ascii="Arial" w:eastAsia="宋体" w:hAnsi="Arial" w:cs="Arial"/>
                <w:color w:val="34302D"/>
                <w:kern w:val="0"/>
                <w:sz w:val="24"/>
                <w:szCs w:val="24"/>
              </w:rPr>
              <w:t>bean</w:t>
            </w:r>
            <w:r w:rsidRPr="00C64BE7">
              <w:rPr>
                <w:rFonts w:ascii="Arial" w:eastAsia="宋体" w:hAnsi="Arial" w:cs="Arial"/>
                <w:color w:val="34302D"/>
                <w:kern w:val="0"/>
                <w:sz w:val="24"/>
                <w:szCs w:val="24"/>
              </w:rPr>
              <w:t>与使用相同值限定的构造函数参数连接。</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6"/>
              <w:gridCol w:w="6"/>
            </w:tblGrid>
            <w:tr w:rsidR="00C64BE7" w:rsidRPr="00C64BE7" w:rsidTr="00C64BE7">
              <w:tc>
                <w:tcPr>
                  <w:tcW w:w="0" w:type="auto"/>
                  <w:shd w:val="clear" w:color="auto" w:fill="FFFFFF"/>
                  <w:tcMar>
                    <w:top w:w="0" w:type="dxa"/>
                    <w:left w:w="180" w:type="dxa"/>
                    <w:bottom w:w="0" w:type="dxa"/>
                    <w:right w:w="180" w:type="dxa"/>
                  </w:tcMar>
                  <w:vAlign w:val="center"/>
                  <w:hideMark/>
                </w:tcPr>
                <w:p w:rsidR="00C64BE7" w:rsidRPr="00C64BE7" w:rsidRDefault="00C64BE7" w:rsidP="00C64BE7">
                  <w:pPr>
                    <w:widowControl/>
                    <w:jc w:val="left"/>
                    <w:rPr>
                      <w:rFonts w:ascii="宋体" w:eastAsia="宋体" w:hAnsi="宋体" w:cs="宋体"/>
                      <w:kern w:val="0"/>
                      <w:sz w:val="24"/>
                      <w:szCs w:val="24"/>
                    </w:rPr>
                  </w:pPr>
                </w:p>
              </w:tc>
              <w:tc>
                <w:tcPr>
                  <w:tcW w:w="0" w:type="auto"/>
                  <w:shd w:val="clear" w:color="auto" w:fill="FFFFFF"/>
                  <w:tcMar>
                    <w:top w:w="60" w:type="dxa"/>
                    <w:left w:w="0" w:type="dxa"/>
                    <w:bottom w:w="60" w:type="dxa"/>
                    <w:right w:w="0" w:type="dxa"/>
                  </w:tcMar>
                  <w:vAlign w:val="center"/>
                  <w:hideMark/>
                </w:tcPr>
                <w:p w:rsidR="00C64BE7" w:rsidRPr="00C64BE7" w:rsidRDefault="00C64BE7" w:rsidP="00C64BE7">
                  <w:pPr>
                    <w:widowControl/>
                    <w:jc w:val="left"/>
                    <w:rPr>
                      <w:rFonts w:ascii="Arial" w:eastAsia="宋体" w:hAnsi="Arial" w:cs="Arial"/>
                      <w:color w:val="34302D"/>
                      <w:kern w:val="0"/>
                      <w:sz w:val="24"/>
                      <w:szCs w:val="24"/>
                    </w:rPr>
                  </w:pPr>
                </w:p>
              </w:tc>
            </w:tr>
          </w:tbl>
          <w:p w:rsidR="00C64BE7" w:rsidRPr="00BA0D5D" w:rsidRDefault="00C64BE7" w:rsidP="00BA0D5D">
            <w:pPr>
              <w:widowControl/>
              <w:jc w:val="left"/>
              <w:rPr>
                <w:rFonts w:ascii="宋体" w:eastAsia="宋体" w:hAnsi="宋体" w:cs="宋体"/>
                <w:color w:val="34302D"/>
                <w:kern w:val="0"/>
                <w:sz w:val="24"/>
                <w:szCs w:val="24"/>
              </w:rPr>
            </w:pP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bean with the </w:t>
            </w:r>
            <w:r w:rsidRPr="00BA0D5D">
              <w:rPr>
                <w:rFonts w:ascii="Consolas" w:eastAsia="宋体" w:hAnsi="Consolas" w:cs="宋体"/>
                <w:color w:val="34302D"/>
                <w:kern w:val="0"/>
                <w:sz w:val="23"/>
                <w:szCs w:val="23"/>
                <w:shd w:val="clear" w:color="auto" w:fill="F7F7F8"/>
              </w:rPr>
              <w:t>action</w:t>
            </w:r>
            <w:r w:rsidRPr="00BA0D5D">
              <w:rPr>
                <w:rFonts w:ascii="宋体" w:eastAsia="宋体" w:hAnsi="宋体" w:cs="宋体"/>
                <w:color w:val="34302D"/>
                <w:kern w:val="0"/>
                <w:sz w:val="24"/>
                <w:szCs w:val="24"/>
              </w:rPr>
              <w:t> qualifier value is wired with the constructor argument that is qualified with the same value.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31"/>
            </w:tblGrid>
            <w:tr w:rsidR="00C64BE7" w:rsidRPr="00C64BE7" w:rsidTr="003601B4">
              <w:tc>
                <w:tcPr>
                  <w:tcW w:w="0" w:type="auto"/>
                  <w:shd w:val="clear" w:color="auto" w:fill="FFFFFF"/>
                  <w:tcMar>
                    <w:top w:w="60" w:type="dxa"/>
                    <w:left w:w="0" w:type="dxa"/>
                    <w:bottom w:w="60" w:type="dxa"/>
                    <w:right w:w="0" w:type="dxa"/>
                  </w:tcMar>
                  <w:vAlign w:val="center"/>
                  <w:hideMark/>
                </w:tcPr>
                <w:p w:rsidR="00C64BE7" w:rsidRPr="00C64BE7" w:rsidRDefault="00C64BE7" w:rsidP="00C64BE7">
                  <w:pPr>
                    <w:widowControl/>
                    <w:jc w:val="left"/>
                    <w:rPr>
                      <w:rFonts w:ascii="Arial" w:eastAsia="宋体" w:hAnsi="Arial" w:cs="Arial"/>
                      <w:color w:val="34302D"/>
                      <w:kern w:val="0"/>
                      <w:sz w:val="24"/>
                      <w:szCs w:val="24"/>
                    </w:rPr>
                  </w:pPr>
                  <w:r w:rsidRPr="00C64BE7">
                    <w:rPr>
                      <w:rFonts w:ascii="Arial" w:eastAsia="宋体" w:hAnsi="Arial" w:cs="Arial"/>
                      <w:color w:val="34302D"/>
                      <w:kern w:val="0"/>
                      <w:sz w:val="24"/>
                      <w:szCs w:val="24"/>
                    </w:rPr>
                    <w:t>具有</w:t>
                  </w:r>
                  <w:r w:rsidRPr="00C64BE7">
                    <w:rPr>
                      <w:rFonts w:ascii="Consolas" w:eastAsia="宋体" w:hAnsi="Consolas" w:cs="宋体"/>
                      <w:color w:val="34302D"/>
                      <w:kern w:val="0"/>
                      <w:sz w:val="23"/>
                      <w:szCs w:val="23"/>
                      <w:shd w:val="clear" w:color="auto" w:fill="F7F7F8"/>
                    </w:rPr>
                    <w:t>action</w:t>
                  </w:r>
                  <w:r w:rsidRPr="00C64BE7">
                    <w:rPr>
                      <w:rFonts w:ascii="Arial" w:eastAsia="宋体" w:hAnsi="Arial" w:cs="Arial"/>
                      <w:color w:val="34302D"/>
                      <w:kern w:val="0"/>
                      <w:sz w:val="24"/>
                      <w:szCs w:val="24"/>
                    </w:rPr>
                    <w:t>限定符值的</w:t>
                  </w:r>
                  <w:r w:rsidRPr="00C64BE7">
                    <w:rPr>
                      <w:rFonts w:ascii="Arial" w:eastAsia="宋体" w:hAnsi="Arial" w:cs="Arial"/>
                      <w:color w:val="34302D"/>
                      <w:kern w:val="0"/>
                      <w:sz w:val="24"/>
                      <w:szCs w:val="24"/>
                    </w:rPr>
                    <w:t>bean</w:t>
                  </w:r>
                  <w:r w:rsidRPr="00C64BE7">
                    <w:rPr>
                      <w:rFonts w:ascii="Arial" w:eastAsia="宋体" w:hAnsi="Arial" w:cs="Arial"/>
                      <w:color w:val="34302D"/>
                      <w:kern w:val="0"/>
                      <w:sz w:val="24"/>
                      <w:szCs w:val="24"/>
                    </w:rPr>
                    <w:t>与使用相同值限定的构造函数参数连接。</w:t>
                  </w:r>
                </w:p>
              </w:tc>
            </w:tr>
          </w:tbl>
          <w:p w:rsidR="00C64BE7" w:rsidRPr="00BA0D5D" w:rsidRDefault="00C64BE7" w:rsidP="00BA0D5D">
            <w:pPr>
              <w:widowControl/>
              <w:jc w:val="left"/>
              <w:rPr>
                <w:rFonts w:ascii="宋体" w:eastAsia="宋体" w:hAnsi="宋体" w:cs="宋体"/>
                <w:color w:val="34302D"/>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a fallback match, the bean name is considered a default qualifier value. Thus, you can define the bean with 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instead of the nested qualifier element, leading to the same matching result. However, although you can use this convention to refer to specific beans by name,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is fundamentally about type-driven injection with optional semantic qualifiers. This means that qualifier values, even with the bean name fallback, always have narrowing semantics within the set of type matches. They do not semantically express a reference to a unique bean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Good qualifier values are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EMEA</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persistent</w:t>
      </w:r>
      <w:r w:rsidRPr="00BA0D5D">
        <w:rPr>
          <w:rFonts w:ascii="inherit" w:eastAsia="宋体" w:hAnsi="inherit" w:cs="Arial"/>
          <w:color w:val="34302D"/>
          <w:kern w:val="0"/>
          <w:sz w:val="24"/>
          <w:szCs w:val="24"/>
        </w:rPr>
        <w:t>, expressing characteristics of a specific component that are independent from the bean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which may be auto-generated in case of an anonymous bean definition such as the one in the preceding example.</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对于回退匹配，</w:t>
      </w:r>
      <w:r>
        <w:rPr>
          <w:rFonts w:ascii="Arial" w:hAnsi="Arial" w:cs="Arial"/>
          <w:color w:val="34302D"/>
          <w:shd w:val="clear" w:color="auto" w:fill="FFFFFF"/>
        </w:rPr>
        <w:t>bean</w:t>
      </w:r>
      <w:r>
        <w:rPr>
          <w:rFonts w:ascii="Arial" w:hAnsi="Arial" w:cs="Arial"/>
          <w:color w:val="34302D"/>
          <w:shd w:val="clear" w:color="auto" w:fill="FFFFFF"/>
        </w:rPr>
        <w:t>名称被视为默认限定符值。因此，可以用一个定义</w:t>
      </w:r>
      <w:r>
        <w:rPr>
          <w:rFonts w:ascii="Arial" w:hAnsi="Arial" w:cs="Arial"/>
          <w:color w:val="34302D"/>
          <w:shd w:val="clear" w:color="auto" w:fill="FFFFFF"/>
        </w:rPr>
        <w:t>bean </w:t>
      </w:r>
      <w:r>
        <w:rPr>
          <w:rStyle w:val="HTML"/>
          <w:rFonts w:ascii="Consolas" w:hAnsi="Consolas"/>
          <w:sz w:val="23"/>
          <w:szCs w:val="23"/>
          <w:shd w:val="clear" w:color="auto" w:fill="F7F7F8"/>
        </w:rPr>
        <w:t>id</w:t>
      </w:r>
      <w:r>
        <w:rPr>
          <w:rFonts w:ascii="Arial" w:hAnsi="Arial" w:cs="Arial"/>
          <w:color w:val="34302D"/>
          <w:shd w:val="clear" w:color="auto" w:fill="FFFFFF"/>
        </w:rPr>
        <w:t>的</w:t>
      </w:r>
      <w:r>
        <w:rPr>
          <w:rStyle w:val="HTML"/>
          <w:rFonts w:ascii="Consolas" w:hAnsi="Consolas"/>
          <w:sz w:val="23"/>
          <w:szCs w:val="23"/>
          <w:shd w:val="clear" w:color="auto" w:fill="F7F7F8"/>
        </w:rPr>
        <w:t>main</w:t>
      </w:r>
      <w:r>
        <w:rPr>
          <w:rFonts w:ascii="Arial" w:hAnsi="Arial" w:cs="Arial"/>
          <w:color w:val="34302D"/>
          <w:shd w:val="clear" w:color="auto" w:fill="FFFFFF"/>
        </w:rPr>
        <w:t>代替嵌套限定符元素，导致相同的匹配结果。但是，尽管您可以使用此约定来按名称引用特定</w:t>
      </w:r>
      <w:r>
        <w:rPr>
          <w:rFonts w:ascii="Arial" w:hAnsi="Arial" w:cs="Arial"/>
          <w:color w:val="34302D"/>
          <w:shd w:val="clear" w:color="auto" w:fill="FFFFFF"/>
        </w:rPr>
        <w:t>bean</w:t>
      </w:r>
      <w:r>
        <w:rPr>
          <w:rFonts w:ascii="Arial" w:hAnsi="Arial" w:cs="Arial"/>
          <w:color w:val="34302D"/>
          <w:shd w:val="clear" w:color="auto" w:fill="FFFFFF"/>
        </w:rPr>
        <w:t>，但</w:t>
      </w:r>
      <w:r>
        <w:rPr>
          <w:rStyle w:val="HTML"/>
          <w:rFonts w:ascii="Consolas" w:hAnsi="Consolas"/>
          <w:sz w:val="23"/>
          <w:szCs w:val="23"/>
          <w:shd w:val="clear" w:color="auto" w:fill="F7F7F8"/>
        </w:rPr>
        <w:t>@Autowired</w:t>
      </w:r>
      <w:r>
        <w:rPr>
          <w:rFonts w:ascii="Arial" w:hAnsi="Arial" w:cs="Arial"/>
          <w:color w:val="34302D"/>
          <w:shd w:val="clear" w:color="auto" w:fill="FFFFFF"/>
        </w:rPr>
        <w:t>基本上是关于具有可选语义限定符的类型驱动注入。这意味着即使使用</w:t>
      </w:r>
      <w:r>
        <w:rPr>
          <w:rFonts w:ascii="Arial" w:hAnsi="Arial" w:cs="Arial"/>
          <w:color w:val="34302D"/>
          <w:shd w:val="clear" w:color="auto" w:fill="FFFFFF"/>
        </w:rPr>
        <w:t>bean</w:t>
      </w:r>
      <w:r>
        <w:rPr>
          <w:rFonts w:ascii="Arial" w:hAnsi="Arial" w:cs="Arial"/>
          <w:color w:val="34302D"/>
          <w:shd w:val="clear" w:color="auto" w:fill="FFFFFF"/>
        </w:rPr>
        <w:t>名称回退，限定符值在类型匹配集中也总是具有缩小的语义。它们在语义上不表示对唯一</w:t>
      </w:r>
      <w:r>
        <w:rPr>
          <w:rFonts w:ascii="Arial" w:hAnsi="Arial" w:cs="Arial"/>
          <w:color w:val="34302D"/>
          <w:shd w:val="clear" w:color="auto" w:fill="FFFFFF"/>
        </w:rPr>
        <w:t>bean</w:t>
      </w:r>
      <w:r>
        <w:rPr>
          <w:rFonts w:ascii="Arial" w:hAnsi="Arial" w:cs="Arial"/>
          <w:color w:val="34302D"/>
          <w:shd w:val="clear" w:color="auto" w:fill="FFFFFF"/>
        </w:rPr>
        <w:t>的引用</w:t>
      </w:r>
      <w:r>
        <w:rPr>
          <w:rStyle w:val="HTML"/>
          <w:rFonts w:ascii="Consolas" w:hAnsi="Consolas"/>
          <w:sz w:val="23"/>
          <w:szCs w:val="23"/>
          <w:shd w:val="clear" w:color="auto" w:fill="F7F7F8"/>
        </w:rPr>
        <w:t>id</w:t>
      </w:r>
      <w:r>
        <w:rPr>
          <w:rFonts w:ascii="Arial" w:hAnsi="Arial" w:cs="Arial"/>
          <w:color w:val="34302D"/>
          <w:shd w:val="clear" w:color="auto" w:fill="FFFFFF"/>
        </w:rPr>
        <w:t>。良好限定的值是</w:t>
      </w:r>
      <w:r>
        <w:rPr>
          <w:rStyle w:val="HTML"/>
          <w:rFonts w:ascii="Consolas" w:hAnsi="Consolas"/>
          <w:sz w:val="23"/>
          <w:szCs w:val="23"/>
          <w:shd w:val="clear" w:color="auto" w:fill="F7F7F8"/>
        </w:rPr>
        <w:t>main</w:t>
      </w:r>
      <w:r>
        <w:rPr>
          <w:rFonts w:ascii="Arial" w:hAnsi="Arial" w:cs="Arial"/>
          <w:color w:val="34302D"/>
          <w:shd w:val="clear" w:color="auto" w:fill="FFFFFF"/>
        </w:rPr>
        <w:t>或</w:t>
      </w:r>
      <w:r>
        <w:rPr>
          <w:rStyle w:val="HTML"/>
          <w:rFonts w:ascii="Consolas" w:hAnsi="Consolas"/>
          <w:sz w:val="23"/>
          <w:szCs w:val="23"/>
          <w:shd w:val="clear" w:color="auto" w:fill="F7F7F8"/>
        </w:rPr>
        <w:t>EMEA</w:t>
      </w:r>
      <w:r>
        <w:rPr>
          <w:rFonts w:ascii="Arial" w:hAnsi="Arial" w:cs="Arial"/>
          <w:color w:val="34302D"/>
          <w:shd w:val="clear" w:color="auto" w:fill="FFFFFF"/>
        </w:rPr>
        <w:t>或</w:t>
      </w:r>
      <w:r>
        <w:rPr>
          <w:rStyle w:val="HTML"/>
          <w:rFonts w:ascii="Consolas" w:hAnsi="Consolas"/>
          <w:sz w:val="23"/>
          <w:szCs w:val="23"/>
          <w:shd w:val="clear" w:color="auto" w:fill="F7F7F8"/>
        </w:rPr>
        <w:t>persistent</w:t>
      </w:r>
      <w:r>
        <w:rPr>
          <w:rFonts w:ascii="Arial" w:hAnsi="Arial" w:cs="Arial"/>
          <w:color w:val="34302D"/>
          <w:shd w:val="clear" w:color="auto" w:fill="FFFFFF"/>
        </w:rPr>
        <w:t>，表达独立于从所述豆的特定部件的特性</w:t>
      </w:r>
      <w:r>
        <w:rPr>
          <w:rStyle w:val="HTML"/>
          <w:rFonts w:ascii="Consolas" w:hAnsi="Consolas"/>
          <w:sz w:val="23"/>
          <w:szCs w:val="23"/>
          <w:shd w:val="clear" w:color="auto" w:fill="F7F7F8"/>
        </w:rPr>
        <w:t>id</w:t>
      </w:r>
      <w:r>
        <w:rPr>
          <w:rFonts w:ascii="Arial" w:hAnsi="Arial" w:cs="Arial"/>
          <w:color w:val="34302D"/>
          <w:shd w:val="clear" w:color="auto" w:fill="FFFFFF"/>
        </w:rPr>
        <w:t>，在匿名</w:t>
      </w:r>
      <w:r>
        <w:rPr>
          <w:rFonts w:ascii="Arial" w:hAnsi="Arial" w:cs="Arial"/>
          <w:color w:val="34302D"/>
          <w:shd w:val="clear" w:color="auto" w:fill="FFFFFF"/>
        </w:rPr>
        <w:t>bean</w:t>
      </w:r>
      <w:r>
        <w:rPr>
          <w:rFonts w:ascii="Arial" w:hAnsi="Arial" w:cs="Arial"/>
          <w:color w:val="34302D"/>
          <w:shd w:val="clear" w:color="auto" w:fill="FFFFFF"/>
        </w:rPr>
        <w:t>定义的情况下可以自动生成，例如前面例子中的定义。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Qualifiers also apply to typed collections, as discussed earlier — for example, to </w:t>
      </w:r>
      <w:r w:rsidRPr="00BA0D5D">
        <w:rPr>
          <w:rFonts w:ascii="Consolas" w:eastAsia="宋体" w:hAnsi="Consolas" w:cs="宋体"/>
          <w:color w:val="34302D"/>
          <w:kern w:val="0"/>
          <w:sz w:val="23"/>
          <w:szCs w:val="23"/>
          <w:shd w:val="clear" w:color="auto" w:fill="F7F7F8"/>
        </w:rPr>
        <w:t>Set&lt;MovieCatalog&gt;</w:t>
      </w:r>
      <w:r w:rsidRPr="00BA0D5D">
        <w:rPr>
          <w:rFonts w:ascii="inherit" w:eastAsia="宋体" w:hAnsi="inherit" w:cs="Arial"/>
          <w:color w:val="34302D"/>
          <w:kern w:val="0"/>
          <w:sz w:val="24"/>
          <w:szCs w:val="24"/>
        </w:rPr>
        <w:t>. In this case, all matching beans, according to the declared qualifiers, are injected as a collection. This implies that qualifiers do not have to be unique. Rather, they constitute filtering criteria. For example, you can define multiple </w:t>
      </w:r>
      <w:r w:rsidRPr="00BA0D5D">
        <w:rPr>
          <w:rFonts w:ascii="Consolas" w:eastAsia="宋体" w:hAnsi="Consolas" w:cs="宋体"/>
          <w:color w:val="34302D"/>
          <w:kern w:val="0"/>
          <w:sz w:val="23"/>
          <w:szCs w:val="23"/>
          <w:shd w:val="clear" w:color="auto" w:fill="F7F7F8"/>
        </w:rPr>
        <w:t>MovieCatalog</w:t>
      </w:r>
      <w:r w:rsidRPr="00BA0D5D">
        <w:rPr>
          <w:rFonts w:ascii="inherit" w:eastAsia="宋体" w:hAnsi="inherit" w:cs="Arial"/>
          <w:color w:val="34302D"/>
          <w:kern w:val="0"/>
          <w:sz w:val="24"/>
          <w:szCs w:val="24"/>
        </w:rPr>
        <w:t> beans with the same qualifier value “action”, all of which are injected into a </w:t>
      </w:r>
      <w:r w:rsidRPr="00BA0D5D">
        <w:rPr>
          <w:rFonts w:ascii="Consolas" w:eastAsia="宋体" w:hAnsi="Consolas" w:cs="宋体"/>
          <w:color w:val="34302D"/>
          <w:kern w:val="0"/>
          <w:sz w:val="23"/>
          <w:szCs w:val="23"/>
          <w:shd w:val="clear" w:color="auto" w:fill="F7F7F8"/>
        </w:rPr>
        <w:t>Set&lt;MovieCatalog&gt;</w:t>
      </w:r>
      <w:r w:rsidRPr="00BA0D5D">
        <w:rPr>
          <w:rFonts w:ascii="inherit" w:eastAsia="宋体" w:hAnsi="inherit" w:cs="Arial"/>
          <w:color w:val="34302D"/>
          <w:kern w:val="0"/>
          <w:sz w:val="24"/>
          <w:szCs w:val="24"/>
        </w:rPr>
        <w:t> annotated with </w:t>
      </w:r>
      <w:r w:rsidRPr="00BA0D5D">
        <w:rPr>
          <w:rFonts w:ascii="Consolas" w:eastAsia="宋体" w:hAnsi="Consolas" w:cs="宋体"/>
          <w:color w:val="34302D"/>
          <w:kern w:val="0"/>
          <w:sz w:val="23"/>
          <w:szCs w:val="23"/>
          <w:shd w:val="clear" w:color="auto" w:fill="F7F7F8"/>
        </w:rPr>
        <w:t>@Qualifier("action")</w:t>
      </w:r>
      <w:r w:rsidRPr="00BA0D5D">
        <w:rPr>
          <w:rFonts w:ascii="inherit" w:eastAsia="宋体" w:hAnsi="inherit" w:cs="Arial"/>
          <w:color w:val="34302D"/>
          <w:kern w:val="0"/>
          <w:sz w:val="24"/>
          <w:szCs w:val="24"/>
        </w:rPr>
        <w:t>.</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限定符也适用于类型集合，如前所述</w:t>
      </w:r>
      <w:r>
        <w:rPr>
          <w:rFonts w:ascii="Arial" w:hAnsi="Arial" w:cs="Arial"/>
          <w:color w:val="34302D"/>
          <w:shd w:val="clear" w:color="auto" w:fill="FFFFFF"/>
        </w:rPr>
        <w:t xml:space="preserve"> - </w:t>
      </w:r>
      <w:r>
        <w:rPr>
          <w:rFonts w:ascii="Arial" w:hAnsi="Arial" w:cs="Arial"/>
          <w:color w:val="34302D"/>
          <w:shd w:val="clear" w:color="auto" w:fill="FFFFFF"/>
        </w:rPr>
        <w:t>例如，</w:t>
      </w:r>
      <w:r>
        <w:rPr>
          <w:rFonts w:ascii="Arial" w:hAnsi="Arial" w:cs="Arial"/>
          <w:color w:val="34302D"/>
          <w:shd w:val="clear" w:color="auto" w:fill="FFFFFF"/>
        </w:rPr>
        <w:t>to </w:t>
      </w:r>
      <w:r>
        <w:rPr>
          <w:rStyle w:val="HTML"/>
          <w:rFonts w:ascii="Consolas" w:hAnsi="Consolas"/>
          <w:sz w:val="23"/>
          <w:szCs w:val="23"/>
          <w:shd w:val="clear" w:color="auto" w:fill="F7F7F8"/>
        </w:rPr>
        <w:t>Set&lt;MovieCatalog&gt;</w:t>
      </w:r>
      <w:r>
        <w:rPr>
          <w:rFonts w:ascii="Arial" w:hAnsi="Arial" w:cs="Arial"/>
          <w:color w:val="34302D"/>
          <w:shd w:val="clear" w:color="auto" w:fill="FFFFFF"/>
        </w:rPr>
        <w:t>。在这种情况下，根据声明的限定符，所有匹配的</w:t>
      </w:r>
      <w:r>
        <w:rPr>
          <w:rFonts w:ascii="Arial" w:hAnsi="Arial" w:cs="Arial"/>
          <w:color w:val="34302D"/>
          <w:shd w:val="clear" w:color="auto" w:fill="FFFFFF"/>
        </w:rPr>
        <w:t>bean</w:t>
      </w:r>
      <w:r>
        <w:rPr>
          <w:rFonts w:ascii="Arial" w:hAnsi="Arial" w:cs="Arial"/>
          <w:color w:val="34302D"/>
          <w:shd w:val="clear" w:color="auto" w:fill="FFFFFF"/>
        </w:rPr>
        <w:t>都作为集合注入。这意味着限定符不必是唯一的。相反，它们构成了过滤标准。例如，您可以</w:t>
      </w:r>
      <w:r>
        <w:rPr>
          <w:rStyle w:val="HTML"/>
          <w:rFonts w:ascii="Consolas" w:hAnsi="Consolas"/>
          <w:sz w:val="23"/>
          <w:szCs w:val="23"/>
          <w:shd w:val="clear" w:color="auto" w:fill="F7F7F8"/>
        </w:rPr>
        <w:t>MovieCatalog</w:t>
      </w:r>
      <w:r>
        <w:rPr>
          <w:rFonts w:ascii="Arial" w:hAnsi="Arial" w:cs="Arial"/>
          <w:color w:val="34302D"/>
          <w:shd w:val="clear" w:color="auto" w:fill="FFFFFF"/>
        </w:rPr>
        <w:t>使用相同的限定符值</w:t>
      </w:r>
      <w:r>
        <w:rPr>
          <w:rFonts w:ascii="Arial" w:hAnsi="Arial" w:cs="Arial"/>
          <w:color w:val="34302D"/>
          <w:shd w:val="clear" w:color="auto" w:fill="FFFFFF"/>
        </w:rPr>
        <w:t>“action” </w:t>
      </w:r>
      <w:r>
        <w:rPr>
          <w:rFonts w:ascii="Arial" w:hAnsi="Arial" w:cs="Arial"/>
          <w:color w:val="34302D"/>
          <w:shd w:val="clear" w:color="auto" w:fill="FFFFFF"/>
        </w:rPr>
        <w:t>定义多个</w:t>
      </w:r>
      <w:r>
        <w:rPr>
          <w:rFonts w:ascii="Arial" w:hAnsi="Arial" w:cs="Arial"/>
          <w:color w:val="34302D"/>
          <w:shd w:val="clear" w:color="auto" w:fill="FFFFFF"/>
        </w:rPr>
        <w:t>bean</w:t>
      </w:r>
      <w:r>
        <w:rPr>
          <w:rFonts w:ascii="Arial" w:hAnsi="Arial" w:cs="Arial"/>
          <w:color w:val="34302D"/>
          <w:shd w:val="clear" w:color="auto" w:fill="FFFFFF"/>
        </w:rPr>
        <w:t>，所有这些</w:t>
      </w:r>
      <w:r>
        <w:rPr>
          <w:rFonts w:ascii="Arial" w:hAnsi="Arial" w:cs="Arial"/>
          <w:color w:val="34302D"/>
          <w:shd w:val="clear" w:color="auto" w:fill="FFFFFF"/>
        </w:rPr>
        <w:t>bean</w:t>
      </w:r>
      <w:r>
        <w:rPr>
          <w:rFonts w:ascii="Arial" w:hAnsi="Arial" w:cs="Arial"/>
          <w:color w:val="34302D"/>
          <w:shd w:val="clear" w:color="auto" w:fill="FFFFFF"/>
        </w:rPr>
        <w:t>都注入带</w:t>
      </w:r>
      <w:r>
        <w:rPr>
          <w:rStyle w:val="HTML"/>
          <w:rFonts w:ascii="Consolas" w:hAnsi="Consolas"/>
          <w:sz w:val="23"/>
          <w:szCs w:val="23"/>
          <w:shd w:val="clear" w:color="auto" w:fill="F7F7F8"/>
        </w:rPr>
        <w:t>Set&lt;MovieCatalog&gt;</w:t>
      </w:r>
      <w:r>
        <w:rPr>
          <w:rFonts w:ascii="Arial" w:hAnsi="Arial" w:cs="Arial"/>
          <w:color w:val="34302D"/>
          <w:shd w:val="clear" w:color="auto" w:fill="FFFFFF"/>
        </w:rPr>
        <w:t>注释的注释中</w:t>
      </w:r>
      <w:r>
        <w:rPr>
          <w:rStyle w:val="HTML"/>
          <w:rFonts w:ascii="Consolas" w:hAnsi="Consolas"/>
          <w:sz w:val="23"/>
          <w:szCs w:val="23"/>
          <w:shd w:val="clear" w:color="auto" w:fill="F7F7F8"/>
        </w:rPr>
        <w:t>@Qualifier("action")</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601B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Letting qualifier values select against target bean names, within the type-matching candidates, does not require a </w:t>
            </w:r>
            <w:r w:rsidRPr="00BA0D5D">
              <w:rPr>
                <w:rFonts w:ascii="Consolas" w:eastAsia="宋体" w:hAnsi="Consolas" w:cs="宋体"/>
                <w:kern w:val="0"/>
                <w:sz w:val="23"/>
                <w:szCs w:val="23"/>
                <w:shd w:val="clear" w:color="auto" w:fill="F7F7F8"/>
              </w:rPr>
              <w:t>@Qualifier</w:t>
            </w:r>
            <w:r w:rsidRPr="00BA0D5D">
              <w:rPr>
                <w:rFonts w:ascii="inherit" w:eastAsia="宋体" w:hAnsi="inherit" w:cs="宋体"/>
                <w:kern w:val="0"/>
                <w:sz w:val="24"/>
                <w:szCs w:val="24"/>
              </w:rPr>
              <w:t> annotation at the injection point. If there is no other resolution indicator (such as a qualifier or a primary marker), for a non-unique dependency situation, Spring matches the injection point name (that is, the field name or parameter name) against the target bean names and choose the same-named candidate, if any.</w:t>
            </w:r>
          </w:p>
          <w:p w:rsidR="003601B4" w:rsidRPr="00BA0D5D" w:rsidRDefault="003601B4"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在类型匹配候选项中，根据目标</w:t>
            </w:r>
            <w:r>
              <w:rPr>
                <w:rFonts w:ascii="Arial" w:hAnsi="Arial" w:cs="Arial"/>
                <w:shd w:val="clear" w:color="auto" w:fill="EBF1E7"/>
              </w:rPr>
              <w:t>bean</w:t>
            </w:r>
            <w:r>
              <w:rPr>
                <w:rFonts w:ascii="Arial" w:hAnsi="Arial" w:cs="Arial"/>
                <w:shd w:val="clear" w:color="auto" w:fill="EBF1E7"/>
              </w:rPr>
              <w:t>名称选择限定符值，不需要</w:t>
            </w:r>
            <w:r>
              <w:rPr>
                <w:rStyle w:val="HTML"/>
                <w:rFonts w:ascii="Consolas" w:hAnsi="Consolas"/>
                <w:sz w:val="23"/>
                <w:szCs w:val="23"/>
                <w:shd w:val="clear" w:color="auto" w:fill="F7F7F8"/>
              </w:rPr>
              <w:t>@Qualifier</w:t>
            </w:r>
            <w:r>
              <w:rPr>
                <w:rFonts w:ascii="Arial" w:hAnsi="Arial" w:cs="Arial"/>
                <w:shd w:val="clear" w:color="auto" w:fill="EBF1E7"/>
              </w:rPr>
              <w:t>注入点处的注释。如果没有其他解析指示符（例如限定符或主要标记），则对于非唯一依赖性情况，</w:t>
            </w:r>
            <w:r>
              <w:rPr>
                <w:rFonts w:ascii="Arial" w:hAnsi="Arial" w:cs="Arial"/>
                <w:shd w:val="clear" w:color="auto" w:fill="EBF1E7"/>
              </w:rPr>
              <w:t>Spring</w:t>
            </w:r>
            <w:r>
              <w:rPr>
                <w:rFonts w:ascii="Arial" w:hAnsi="Arial" w:cs="Arial"/>
                <w:shd w:val="clear" w:color="auto" w:fill="EBF1E7"/>
              </w:rPr>
              <w:t>会将注入点名称（即字段名称或参数名称）与目标</w:t>
            </w:r>
            <w:r>
              <w:rPr>
                <w:rFonts w:ascii="Arial" w:hAnsi="Arial" w:cs="Arial"/>
                <w:shd w:val="clear" w:color="auto" w:fill="EBF1E7"/>
              </w:rPr>
              <w:t>bean</w:t>
            </w:r>
            <w:r>
              <w:rPr>
                <w:rFonts w:ascii="Arial" w:hAnsi="Arial" w:cs="Arial"/>
                <w:shd w:val="clear" w:color="auto" w:fill="EBF1E7"/>
              </w:rPr>
              <w:t>名称进行匹配，然后选择同名的候选人，如果有的话。</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That said, if you intend to express annotation-driven injection by name, do not primarily use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even if it is capable of selecting by bean name among type-matching candidates. Instead, use the JSR-250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annotation, which is semantically defined to identify a specific target component by its unique name, with the declared type being irrelevant for the matching process.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has rather different semantics: After selecting candidate beans by type, the specified </w:t>
            </w:r>
            <w:r w:rsidRPr="00BA0D5D">
              <w:rPr>
                <w:rFonts w:ascii="Consolas" w:eastAsia="宋体" w:hAnsi="Consolas" w:cs="宋体"/>
                <w:kern w:val="0"/>
                <w:sz w:val="23"/>
                <w:szCs w:val="23"/>
                <w:shd w:val="clear" w:color="auto" w:fill="F7F7F8"/>
              </w:rPr>
              <w:t>String</w:t>
            </w:r>
            <w:r w:rsidRPr="00BA0D5D">
              <w:rPr>
                <w:rFonts w:ascii="inherit" w:eastAsia="宋体" w:hAnsi="inherit" w:cs="宋体"/>
                <w:kern w:val="0"/>
                <w:sz w:val="24"/>
                <w:szCs w:val="24"/>
              </w:rPr>
              <w:t> qualifier value is considered within those type-selected candidates only (for example, matching an </w:t>
            </w:r>
            <w:r w:rsidRPr="00BA0D5D">
              <w:rPr>
                <w:rFonts w:ascii="Consolas" w:eastAsia="宋体" w:hAnsi="Consolas" w:cs="宋体"/>
                <w:kern w:val="0"/>
                <w:sz w:val="23"/>
                <w:szCs w:val="23"/>
                <w:shd w:val="clear" w:color="auto" w:fill="F7F7F8"/>
              </w:rPr>
              <w:t>account</w:t>
            </w:r>
            <w:r w:rsidRPr="00BA0D5D">
              <w:rPr>
                <w:rFonts w:ascii="inherit" w:eastAsia="宋体" w:hAnsi="inherit" w:cs="宋体"/>
                <w:kern w:val="0"/>
                <w:sz w:val="24"/>
                <w:szCs w:val="24"/>
              </w:rPr>
              <w:t> qualifier against beans marked with the same qualifier label).</w:t>
            </w:r>
          </w:p>
          <w:p w:rsidR="003601B4" w:rsidRPr="00BA0D5D" w:rsidRDefault="003601B4"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也就是说，如果您打算按名称表达注释驱动的注入，请不要主要使用</w:t>
            </w:r>
            <w:r>
              <w:rPr>
                <w:rStyle w:val="HTML"/>
                <w:rFonts w:ascii="Consolas" w:hAnsi="Consolas"/>
                <w:sz w:val="23"/>
                <w:szCs w:val="23"/>
                <w:shd w:val="clear" w:color="auto" w:fill="F7F7F8"/>
              </w:rPr>
              <w:t>@Autowired</w:t>
            </w:r>
            <w:r>
              <w:rPr>
                <w:rFonts w:ascii="Arial" w:hAnsi="Arial" w:cs="Arial"/>
                <w:shd w:val="clear" w:color="auto" w:fill="EBF1E7"/>
              </w:rPr>
              <w:t>，即使它能够在类型匹配候选项中通过</w:t>
            </w:r>
            <w:r>
              <w:rPr>
                <w:rFonts w:ascii="Arial" w:hAnsi="Arial" w:cs="Arial"/>
                <w:shd w:val="clear" w:color="auto" w:fill="EBF1E7"/>
              </w:rPr>
              <w:t>bean</w:t>
            </w:r>
            <w:r>
              <w:rPr>
                <w:rFonts w:ascii="Arial" w:hAnsi="Arial" w:cs="Arial"/>
                <w:shd w:val="clear" w:color="auto" w:fill="EBF1E7"/>
              </w:rPr>
              <w:t>名称进行选择。相反，使用</w:t>
            </w:r>
            <w:r>
              <w:rPr>
                <w:rFonts w:ascii="Arial" w:hAnsi="Arial" w:cs="Arial"/>
                <w:shd w:val="clear" w:color="auto" w:fill="EBF1E7"/>
              </w:rPr>
              <w:t>JSR-250 </w:t>
            </w:r>
            <w:r>
              <w:rPr>
                <w:rStyle w:val="HTML"/>
                <w:rFonts w:ascii="Consolas" w:hAnsi="Consolas"/>
                <w:sz w:val="23"/>
                <w:szCs w:val="23"/>
                <w:shd w:val="clear" w:color="auto" w:fill="F7F7F8"/>
              </w:rPr>
              <w:t>@Resource</w:t>
            </w:r>
            <w:r>
              <w:rPr>
                <w:rFonts w:ascii="Arial" w:hAnsi="Arial" w:cs="Arial"/>
                <w:shd w:val="clear" w:color="auto" w:fill="EBF1E7"/>
              </w:rPr>
              <w:t>注释，该注释在语义上定义为通过其唯一名称标识特定目标组件，声明的类型与匹配过程无关。</w:t>
            </w:r>
            <w:r>
              <w:rPr>
                <w:rStyle w:val="HTML"/>
                <w:rFonts w:ascii="Consolas" w:hAnsi="Consolas"/>
                <w:sz w:val="23"/>
                <w:szCs w:val="23"/>
                <w:shd w:val="clear" w:color="auto" w:fill="F7F7F8"/>
              </w:rPr>
              <w:t>@Autowired</w:t>
            </w:r>
            <w:r>
              <w:rPr>
                <w:rFonts w:ascii="Arial" w:hAnsi="Arial" w:cs="Arial"/>
                <w:shd w:val="clear" w:color="auto" w:fill="EBF1E7"/>
              </w:rPr>
              <w:t>具有相当不同的语义：在按类型选择候选</w:t>
            </w:r>
            <w:r>
              <w:rPr>
                <w:rFonts w:ascii="Arial" w:hAnsi="Arial" w:cs="Arial"/>
                <w:shd w:val="clear" w:color="auto" w:fill="EBF1E7"/>
              </w:rPr>
              <w:t>bean</w:t>
            </w:r>
            <w:r>
              <w:rPr>
                <w:rFonts w:ascii="Arial" w:hAnsi="Arial" w:cs="Arial"/>
                <w:shd w:val="clear" w:color="auto" w:fill="EBF1E7"/>
              </w:rPr>
              <w:t>之后，</w:t>
            </w:r>
            <w:r>
              <w:rPr>
                <w:rStyle w:val="HTML"/>
                <w:rFonts w:ascii="Consolas" w:hAnsi="Consolas"/>
                <w:sz w:val="23"/>
                <w:szCs w:val="23"/>
                <w:shd w:val="clear" w:color="auto" w:fill="F7F7F8"/>
              </w:rPr>
              <w:t>String</w:t>
            </w:r>
            <w:r>
              <w:rPr>
                <w:rFonts w:ascii="Arial" w:hAnsi="Arial" w:cs="Arial"/>
                <w:shd w:val="clear" w:color="auto" w:fill="EBF1E7"/>
              </w:rPr>
              <w:t> </w:t>
            </w:r>
            <w:r>
              <w:rPr>
                <w:rFonts w:ascii="Arial" w:hAnsi="Arial" w:cs="Arial"/>
                <w:shd w:val="clear" w:color="auto" w:fill="EBF1E7"/>
              </w:rPr>
              <w:t>仅在那些类型选择的候选中考虑指定的限定符值（例如，将</w:t>
            </w:r>
            <w:r>
              <w:rPr>
                <w:rStyle w:val="HTML"/>
                <w:rFonts w:ascii="Consolas" w:hAnsi="Consolas"/>
                <w:sz w:val="23"/>
                <w:szCs w:val="23"/>
                <w:shd w:val="clear" w:color="auto" w:fill="F7F7F8"/>
              </w:rPr>
              <w:t>account</w:t>
            </w:r>
            <w:r>
              <w:rPr>
                <w:rFonts w:ascii="Arial" w:hAnsi="Arial" w:cs="Arial"/>
                <w:shd w:val="clear" w:color="auto" w:fill="EBF1E7"/>
              </w:rPr>
              <w:t>限定符与标记有相同限定符标签的</w:t>
            </w:r>
            <w:r>
              <w:rPr>
                <w:rFonts w:ascii="Arial" w:hAnsi="Arial" w:cs="Arial"/>
                <w:shd w:val="clear" w:color="auto" w:fill="EBF1E7"/>
              </w:rPr>
              <w:t>bean </w:t>
            </w:r>
            <w:r>
              <w:rPr>
                <w:rFonts w:ascii="Arial" w:hAnsi="Arial" w:cs="Arial"/>
                <w:shd w:val="clear" w:color="auto" w:fill="EBF1E7"/>
              </w:rPr>
              <w:t>匹配）。</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For beans that are themselves defined as a collection, </w:t>
            </w:r>
            <w:r w:rsidRPr="00BA0D5D">
              <w:rPr>
                <w:rFonts w:ascii="Consolas" w:eastAsia="宋体" w:hAnsi="Consolas" w:cs="宋体"/>
                <w:kern w:val="0"/>
                <w:sz w:val="23"/>
                <w:szCs w:val="23"/>
                <w:shd w:val="clear" w:color="auto" w:fill="F7F7F8"/>
              </w:rPr>
              <w:t>Map</w:t>
            </w:r>
            <w:r w:rsidRPr="00BA0D5D">
              <w:rPr>
                <w:rFonts w:ascii="inherit" w:eastAsia="宋体" w:hAnsi="inherit" w:cs="宋体"/>
                <w:kern w:val="0"/>
                <w:sz w:val="24"/>
                <w:szCs w:val="24"/>
              </w:rPr>
              <w:t>, or array type,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is a fine solution, referring to the specific collection or array bean by unique name. That said, as of 4.3, collection, you can match </w:t>
            </w:r>
            <w:r w:rsidRPr="00BA0D5D">
              <w:rPr>
                <w:rFonts w:ascii="Consolas" w:eastAsia="宋体" w:hAnsi="Consolas" w:cs="宋体"/>
                <w:kern w:val="0"/>
                <w:sz w:val="23"/>
                <w:szCs w:val="23"/>
                <w:shd w:val="clear" w:color="auto" w:fill="F7F7F8"/>
              </w:rPr>
              <w:t>Map</w:t>
            </w:r>
            <w:r w:rsidRPr="00BA0D5D">
              <w:rPr>
                <w:rFonts w:ascii="inherit" w:eastAsia="宋体" w:hAnsi="inherit" w:cs="宋体"/>
                <w:kern w:val="0"/>
                <w:sz w:val="24"/>
                <w:szCs w:val="24"/>
              </w:rPr>
              <w:t>, and array types through Spring’s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type matching algorithm as well, as long as the element type information is preserved in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return type signatures or collection inheritance hierarchies. In this case, you can use qualifier values to select among same-typed collections, as outlined in the previous paragraph.</w:t>
            </w:r>
          </w:p>
          <w:p w:rsidR="003601B4" w:rsidRPr="00BA0D5D" w:rsidRDefault="003601B4"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对于自身定义为集合</w:t>
            </w:r>
            <w:r>
              <w:rPr>
                <w:rStyle w:val="HTML"/>
                <w:rFonts w:ascii="Consolas" w:hAnsi="Consolas"/>
                <w:sz w:val="23"/>
                <w:szCs w:val="23"/>
                <w:shd w:val="clear" w:color="auto" w:fill="F7F7F8"/>
              </w:rPr>
              <w:t>Map</w:t>
            </w:r>
            <w:r>
              <w:rPr>
                <w:rFonts w:ascii="Arial" w:hAnsi="Arial" w:cs="Arial"/>
                <w:shd w:val="clear" w:color="auto" w:fill="EBF1E7"/>
              </w:rPr>
              <w:t>或数组类型的</w:t>
            </w:r>
            <w:r>
              <w:rPr>
                <w:rFonts w:ascii="Arial" w:hAnsi="Arial" w:cs="Arial"/>
                <w:shd w:val="clear" w:color="auto" w:fill="EBF1E7"/>
              </w:rPr>
              <w:t>bean</w:t>
            </w:r>
            <w:r>
              <w:rPr>
                <w:rFonts w:ascii="Arial" w:hAnsi="Arial" w:cs="Arial"/>
                <w:shd w:val="clear" w:color="auto" w:fill="EBF1E7"/>
              </w:rPr>
              <w:t>来说，这</w:t>
            </w:r>
            <w:r>
              <w:rPr>
                <w:rStyle w:val="HTML"/>
                <w:rFonts w:ascii="Consolas" w:hAnsi="Consolas"/>
                <w:sz w:val="23"/>
                <w:szCs w:val="23"/>
                <w:shd w:val="clear" w:color="auto" w:fill="F7F7F8"/>
              </w:rPr>
              <w:t>@Resource</w:t>
            </w:r>
            <w:r>
              <w:rPr>
                <w:rFonts w:ascii="Arial" w:hAnsi="Arial" w:cs="Arial"/>
                <w:shd w:val="clear" w:color="auto" w:fill="EBF1E7"/>
              </w:rPr>
              <w:t> </w:t>
            </w:r>
            <w:r>
              <w:rPr>
                <w:rFonts w:ascii="Arial" w:hAnsi="Arial" w:cs="Arial"/>
                <w:shd w:val="clear" w:color="auto" w:fill="EBF1E7"/>
              </w:rPr>
              <w:t>是一个很好的解决方案，它通过唯一名称引用特定的集合或数组</w:t>
            </w:r>
            <w:r>
              <w:rPr>
                <w:rFonts w:ascii="Arial" w:hAnsi="Arial" w:cs="Arial"/>
                <w:shd w:val="clear" w:color="auto" w:fill="EBF1E7"/>
              </w:rPr>
              <w:t>bean</w:t>
            </w:r>
            <w:r>
              <w:rPr>
                <w:rFonts w:ascii="Arial" w:hAnsi="Arial" w:cs="Arial"/>
                <w:shd w:val="clear" w:color="auto" w:fill="EBF1E7"/>
              </w:rPr>
              <w:t>。也就是说，从</w:t>
            </w:r>
            <w:r>
              <w:rPr>
                <w:rFonts w:ascii="Arial" w:hAnsi="Arial" w:cs="Arial"/>
                <w:shd w:val="clear" w:color="auto" w:fill="EBF1E7"/>
              </w:rPr>
              <w:t>4.3</w:t>
            </w:r>
            <w:r>
              <w:rPr>
                <w:rFonts w:ascii="Arial" w:hAnsi="Arial" w:cs="Arial"/>
                <w:shd w:val="clear" w:color="auto" w:fill="EBF1E7"/>
              </w:rPr>
              <w:t>开始，只要在返回类型签名或集合继承层次结构中保留元素类型信息，就可以</w:t>
            </w:r>
            <w:r>
              <w:rPr>
                <w:rStyle w:val="HTML"/>
                <w:rFonts w:ascii="Consolas" w:hAnsi="Consolas"/>
                <w:sz w:val="23"/>
                <w:szCs w:val="23"/>
                <w:shd w:val="clear" w:color="auto" w:fill="F7F7F8"/>
              </w:rPr>
              <w:t>Map</w:t>
            </w:r>
            <w:r>
              <w:rPr>
                <w:rFonts w:ascii="Arial" w:hAnsi="Arial" w:cs="Arial"/>
                <w:shd w:val="clear" w:color="auto" w:fill="EBF1E7"/>
              </w:rPr>
              <w:t>通过</w:t>
            </w:r>
            <w:r>
              <w:rPr>
                <w:rFonts w:ascii="Arial" w:hAnsi="Arial" w:cs="Arial"/>
                <w:shd w:val="clear" w:color="auto" w:fill="EBF1E7"/>
              </w:rPr>
              <w:t>Spring</w:t>
            </w:r>
            <w:r>
              <w:rPr>
                <w:rFonts w:ascii="Arial" w:hAnsi="Arial" w:cs="Arial"/>
                <w:shd w:val="clear" w:color="auto" w:fill="EBF1E7"/>
              </w:rPr>
              <w:t>的</w:t>
            </w:r>
            <w:r>
              <w:rPr>
                <w:rStyle w:val="HTML"/>
                <w:rFonts w:ascii="Consolas" w:hAnsi="Consolas"/>
                <w:sz w:val="23"/>
                <w:szCs w:val="23"/>
                <w:shd w:val="clear" w:color="auto" w:fill="F7F7F8"/>
              </w:rPr>
              <w:t>@Autowired</w:t>
            </w:r>
            <w:r>
              <w:rPr>
                <w:rFonts w:ascii="Arial" w:hAnsi="Arial" w:cs="Arial"/>
                <w:shd w:val="clear" w:color="auto" w:fill="EBF1E7"/>
              </w:rPr>
              <w:t>类型匹配算法匹配和数组类型</w:t>
            </w:r>
            <w:r>
              <w:rPr>
                <w:rFonts w:ascii="Arial" w:hAnsi="Arial" w:cs="Arial"/>
                <w:shd w:val="clear" w:color="auto" w:fill="EBF1E7"/>
              </w:rPr>
              <w:t> </w:t>
            </w:r>
            <w:r>
              <w:rPr>
                <w:rStyle w:val="HTML"/>
                <w:rFonts w:ascii="Consolas" w:hAnsi="Consolas"/>
                <w:sz w:val="23"/>
                <w:szCs w:val="23"/>
                <w:shd w:val="clear" w:color="auto" w:fill="F7F7F8"/>
              </w:rPr>
              <w:t>@Bean</w:t>
            </w:r>
            <w:r>
              <w:rPr>
                <w:rFonts w:ascii="Arial" w:hAnsi="Arial" w:cs="Arial"/>
                <w:shd w:val="clear" w:color="auto" w:fill="EBF1E7"/>
              </w:rPr>
              <w:t>。在这种情况下，您可以使用限定符值在相同类型的集合中进行选择，如上一段所述。</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lastRenderedPageBreak/>
              <w:t>As of 4.3,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also considers self references for injection (that is, references back to the bean that is currently injected). Note that self injection is a fallback. Regular dependencies on other components always have precedence. In that sense, self references do not participate in regular candidate selection and are therefore in particular never primary. On the contrary, they always end up as lowest precedence. In practice, you should use self references as a last resort only (for example, for calling other methods on the same instance through the bean’s transactional proxy). Consider factoring out the effected methods to a separate delegate bean in such a scenario. Alternatively, you can use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which may obtain a proxy back to the current bean by its unique name.</w:t>
            </w:r>
          </w:p>
          <w:p w:rsidR="003601B4" w:rsidRPr="00BA0D5D" w:rsidRDefault="003601B4"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从</w:t>
            </w:r>
            <w:r>
              <w:rPr>
                <w:rFonts w:ascii="Arial" w:hAnsi="Arial" w:cs="Arial"/>
                <w:shd w:val="clear" w:color="auto" w:fill="EBF1E7"/>
              </w:rPr>
              <w:t>4.3</w:t>
            </w:r>
            <w:r>
              <w:rPr>
                <w:rFonts w:ascii="Arial" w:hAnsi="Arial" w:cs="Arial"/>
                <w:shd w:val="clear" w:color="auto" w:fill="EBF1E7"/>
              </w:rPr>
              <w:t>开始，</w:t>
            </w:r>
            <w:r>
              <w:rPr>
                <w:rStyle w:val="HTML"/>
                <w:rFonts w:ascii="Consolas" w:hAnsi="Consolas"/>
                <w:sz w:val="23"/>
                <w:szCs w:val="23"/>
                <w:shd w:val="clear" w:color="auto" w:fill="F7F7F8"/>
              </w:rPr>
              <w:t>@Autowired</w:t>
            </w:r>
            <w:r>
              <w:rPr>
                <w:rFonts w:ascii="Arial" w:hAnsi="Arial" w:cs="Arial"/>
                <w:shd w:val="clear" w:color="auto" w:fill="EBF1E7"/>
              </w:rPr>
              <w:t>还考虑了自引用注入（即，引用回到当前注入的</w:t>
            </w:r>
            <w:r>
              <w:rPr>
                <w:rFonts w:ascii="Arial" w:hAnsi="Arial" w:cs="Arial"/>
                <w:shd w:val="clear" w:color="auto" w:fill="EBF1E7"/>
              </w:rPr>
              <w:t>bean</w:t>
            </w:r>
            <w:r>
              <w:rPr>
                <w:rFonts w:ascii="Arial" w:hAnsi="Arial" w:cs="Arial"/>
                <w:shd w:val="clear" w:color="auto" w:fill="EBF1E7"/>
              </w:rPr>
              <w:t>）。请注意，自我注入是一种后备。对其他组件的常规依赖性始终具有优先权。从这个意义上说，自我引用并不参与常规的候选人选择，因此特别是不是主要的。相反，它们总是最低优先级。在实践中，您应该仅使用自引用作为最后的手段（例如，通过</w:t>
            </w:r>
            <w:r>
              <w:rPr>
                <w:rFonts w:ascii="Arial" w:hAnsi="Arial" w:cs="Arial"/>
                <w:shd w:val="clear" w:color="auto" w:fill="EBF1E7"/>
              </w:rPr>
              <w:t>bean</w:t>
            </w:r>
            <w:r>
              <w:rPr>
                <w:rFonts w:ascii="Arial" w:hAnsi="Arial" w:cs="Arial"/>
                <w:shd w:val="clear" w:color="auto" w:fill="EBF1E7"/>
              </w:rPr>
              <w:t>的事务代理调用同一实例上的其他方法）。考虑在这种情况下将受影响的方法分解为单独的委托</w:t>
            </w:r>
            <w:r>
              <w:rPr>
                <w:rFonts w:ascii="Arial" w:hAnsi="Arial" w:cs="Arial"/>
                <w:shd w:val="clear" w:color="auto" w:fill="EBF1E7"/>
              </w:rPr>
              <w:t>bean</w:t>
            </w:r>
            <w:r>
              <w:rPr>
                <w:rFonts w:ascii="Arial" w:hAnsi="Arial" w:cs="Arial"/>
                <w:shd w:val="clear" w:color="auto" w:fill="EBF1E7"/>
              </w:rPr>
              <w:t>。或者，您可以使用</w:t>
            </w:r>
            <w:r>
              <w:rPr>
                <w:rStyle w:val="HTML"/>
                <w:rFonts w:ascii="Consolas" w:hAnsi="Consolas"/>
                <w:sz w:val="23"/>
                <w:szCs w:val="23"/>
                <w:shd w:val="clear" w:color="auto" w:fill="F7F7F8"/>
              </w:rPr>
              <w:t>@Resource</w:t>
            </w:r>
            <w:r>
              <w:rPr>
                <w:rFonts w:ascii="Arial" w:hAnsi="Arial" w:cs="Arial"/>
                <w:shd w:val="clear" w:color="auto" w:fill="EBF1E7"/>
              </w:rPr>
              <w:t>，它可以通过其唯一名称获取代理回到当前</w:t>
            </w:r>
            <w:r>
              <w:rPr>
                <w:rFonts w:ascii="Arial" w:hAnsi="Arial" w:cs="Arial"/>
                <w:shd w:val="clear" w:color="auto" w:fill="EBF1E7"/>
              </w:rPr>
              <w:t>bean</w:t>
            </w:r>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applies to fields, constructors, and multi-argument methods, allowing for narrowing through qualifier annotations at the parameter level. By contrast,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is supported only for fields and bean property setter methods with a single argument. As a consequence, you should stick with qualifiers if your injection target is a constructor or a multi-argument method.</w:t>
            </w:r>
          </w:p>
          <w:p w:rsidR="003601B4" w:rsidRPr="00BA0D5D" w:rsidRDefault="003601B4" w:rsidP="00BA0D5D">
            <w:pPr>
              <w:widowControl/>
              <w:jc w:val="left"/>
              <w:rPr>
                <w:rFonts w:ascii="inherit" w:eastAsia="宋体" w:hAnsi="inherit" w:cs="宋体" w:hint="eastAsia"/>
                <w:kern w:val="0"/>
                <w:sz w:val="24"/>
                <w:szCs w:val="24"/>
              </w:rPr>
            </w:pPr>
            <w:r>
              <w:rPr>
                <w:rStyle w:val="HTML"/>
                <w:rFonts w:ascii="Consolas" w:hAnsi="Consolas"/>
                <w:sz w:val="23"/>
                <w:szCs w:val="23"/>
                <w:shd w:val="clear" w:color="auto" w:fill="F7F7F8"/>
              </w:rPr>
              <w:t>@Autowired</w:t>
            </w:r>
            <w:r>
              <w:rPr>
                <w:rFonts w:ascii="Arial" w:hAnsi="Arial" w:cs="Arial"/>
                <w:shd w:val="clear" w:color="auto" w:fill="EBF1E7"/>
              </w:rPr>
              <w:t>适用于字段，构造函数和多参数方法，允许在参数级别通过限定符注释缩小范围。相比之下，</w:t>
            </w:r>
            <w:r>
              <w:rPr>
                <w:rStyle w:val="HTML"/>
                <w:rFonts w:ascii="Consolas" w:hAnsi="Consolas"/>
                <w:sz w:val="23"/>
                <w:szCs w:val="23"/>
                <w:shd w:val="clear" w:color="auto" w:fill="F7F7F8"/>
              </w:rPr>
              <w:t>@Resource</w:t>
            </w:r>
            <w:r>
              <w:rPr>
                <w:rFonts w:ascii="Arial" w:hAnsi="Arial" w:cs="Arial"/>
                <w:shd w:val="clear" w:color="auto" w:fill="EBF1E7"/>
              </w:rPr>
              <w:t> </w:t>
            </w:r>
            <w:r>
              <w:rPr>
                <w:rFonts w:ascii="Arial" w:hAnsi="Arial" w:cs="Arial"/>
                <w:shd w:val="clear" w:color="auto" w:fill="EBF1E7"/>
              </w:rPr>
              <w:t>仅支持具有单个参数的字段和</w:t>
            </w:r>
            <w:r>
              <w:rPr>
                <w:rFonts w:ascii="Arial" w:hAnsi="Arial" w:cs="Arial"/>
                <w:shd w:val="clear" w:color="auto" w:fill="EBF1E7"/>
              </w:rPr>
              <w:t>bean</w:t>
            </w:r>
            <w:r>
              <w:rPr>
                <w:rFonts w:ascii="Arial" w:hAnsi="Arial" w:cs="Arial"/>
                <w:shd w:val="clear" w:color="auto" w:fill="EBF1E7"/>
              </w:rPr>
              <w:t>属性</w:t>
            </w:r>
            <w:r>
              <w:rPr>
                <w:rFonts w:ascii="Arial" w:hAnsi="Arial" w:cs="Arial"/>
                <w:shd w:val="clear" w:color="auto" w:fill="EBF1E7"/>
              </w:rPr>
              <w:t>setter</w:t>
            </w:r>
            <w:r>
              <w:rPr>
                <w:rFonts w:ascii="Arial" w:hAnsi="Arial" w:cs="Arial"/>
                <w:shd w:val="clear" w:color="auto" w:fill="EBF1E7"/>
              </w:rPr>
              <w:t>方法。因此，如果注射目标是构造函数或多参数方法，则应该使用限定符。</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create your own custom qualifier annotations. To do so, define an annotation and provide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within your definition, as the following example shows:</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您可以创建自己的自定义限定符注释。为此，请定义注释并</w:t>
      </w:r>
      <w:r>
        <w:rPr>
          <w:rStyle w:val="HTML"/>
          <w:rFonts w:ascii="Consolas" w:hAnsi="Consolas"/>
          <w:sz w:val="23"/>
          <w:szCs w:val="23"/>
          <w:shd w:val="clear" w:color="auto" w:fill="F7F7F8"/>
        </w:rPr>
        <w:t>@Qualifier</w:t>
      </w:r>
      <w:r>
        <w:rPr>
          <w:rFonts w:ascii="Arial" w:hAnsi="Arial" w:cs="Arial"/>
          <w:color w:val="34302D"/>
          <w:shd w:val="clear" w:color="auto" w:fill="FFFFFF"/>
        </w:rPr>
        <w:t>在定义中提供注释，如以下示例所示：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({ElementType.FIELD, ElementType.PARAMETER})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@Qualifier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Genre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Then you can provide the custom qualifier on autowired fields and parameters, as the following example shows:</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然后，您可以在自动装配的字段和参数上提供自定义限定符，如以下示例所示：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@Genre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actionCatalog;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comedyCatalog;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setComedyCatalog(</w:t>
      </w:r>
      <w:r w:rsidRPr="00BA0D5D">
        <w:rPr>
          <w:rFonts w:ascii="Consolas" w:eastAsia="宋体" w:hAnsi="Consolas" w:cs="宋体"/>
          <w:color w:val="000077"/>
          <w:kern w:val="0"/>
          <w:sz w:val="24"/>
          <w:szCs w:val="24"/>
        </w:rPr>
        <w:t>@Genre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"Comedy"</w:t>
      </w:r>
      <w:r w:rsidRPr="00BA0D5D">
        <w:rPr>
          <w:rFonts w:ascii="Consolas" w:eastAsia="宋体" w:hAnsi="Consolas" w:cs="宋体"/>
          <w:color w:val="34302D"/>
          <w:kern w:val="0"/>
          <w:sz w:val="24"/>
          <w:szCs w:val="24"/>
        </w:rPr>
        <w:t>) MovieCatalog comedyCatalog)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.comedyCatalog = comedyCatalog;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you can provide the information for the candidate bean definitions. You can add </w:t>
      </w:r>
      <w:r w:rsidRPr="00BA0D5D">
        <w:rPr>
          <w:rFonts w:ascii="Consolas" w:eastAsia="宋体" w:hAnsi="Consolas" w:cs="宋体"/>
          <w:color w:val="34302D"/>
          <w:kern w:val="0"/>
          <w:sz w:val="23"/>
          <w:szCs w:val="23"/>
          <w:shd w:val="clear" w:color="auto" w:fill="F7F7F8"/>
        </w:rPr>
        <w:t>&lt;qualifier/&gt;</w:t>
      </w:r>
      <w:r w:rsidRPr="00BA0D5D">
        <w:rPr>
          <w:rFonts w:ascii="inherit" w:eastAsia="宋体" w:hAnsi="inherit" w:cs="Arial"/>
          <w:color w:val="34302D"/>
          <w:kern w:val="0"/>
          <w:sz w:val="24"/>
          <w:szCs w:val="24"/>
        </w:rPr>
        <w:t> tags as sub-elements of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tag and then specify the </w:t>
      </w:r>
      <w:r w:rsidRPr="00BA0D5D">
        <w:rPr>
          <w:rFonts w:ascii="Consolas" w:eastAsia="宋体" w:hAnsi="Consolas" w:cs="宋体"/>
          <w:color w:val="34302D"/>
          <w:kern w:val="0"/>
          <w:sz w:val="23"/>
          <w:szCs w:val="23"/>
          <w:shd w:val="clear" w:color="auto" w:fill="F7F7F8"/>
        </w:rPr>
        <w:t>type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to match your custom qualifier annotations. The type is matched against the fully-qualified class name of the annotation. Alternately, as a convenience if no risk of conflicting names exists, you can use the short class name. The following example demonstrates both approaches:</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接下来，您可以提供候选</w:t>
      </w:r>
      <w:r>
        <w:rPr>
          <w:rFonts w:ascii="Arial" w:hAnsi="Arial" w:cs="Arial"/>
          <w:color w:val="34302D"/>
          <w:shd w:val="clear" w:color="auto" w:fill="FFFFFF"/>
        </w:rPr>
        <w:t>bean</w:t>
      </w:r>
      <w:r>
        <w:rPr>
          <w:rFonts w:ascii="Arial" w:hAnsi="Arial" w:cs="Arial"/>
          <w:color w:val="34302D"/>
          <w:shd w:val="clear" w:color="auto" w:fill="FFFFFF"/>
        </w:rPr>
        <w:t>定义的信息。您可以将</w:t>
      </w:r>
      <w:r>
        <w:rPr>
          <w:rStyle w:val="HTML"/>
          <w:rFonts w:ascii="Consolas" w:hAnsi="Consolas"/>
          <w:sz w:val="23"/>
          <w:szCs w:val="23"/>
          <w:shd w:val="clear" w:color="auto" w:fill="F7F7F8"/>
        </w:rPr>
        <w:t>&lt;qualifier/&gt;</w:t>
      </w:r>
      <w:r>
        <w:rPr>
          <w:rFonts w:ascii="Arial" w:hAnsi="Arial" w:cs="Arial"/>
          <w:color w:val="34302D"/>
          <w:shd w:val="clear" w:color="auto" w:fill="FFFFFF"/>
        </w:rPr>
        <w:t>标记添加为</w:t>
      </w:r>
      <w:r>
        <w:rPr>
          <w:rFonts w:ascii="Arial" w:hAnsi="Arial" w:cs="Arial"/>
          <w:color w:val="34302D"/>
          <w:shd w:val="clear" w:color="auto" w:fill="FFFFFF"/>
        </w:rPr>
        <w:t> </w:t>
      </w:r>
      <w:r>
        <w:rPr>
          <w:rFonts w:ascii="Arial" w:hAnsi="Arial" w:cs="Arial"/>
          <w:color w:val="34302D"/>
          <w:shd w:val="clear" w:color="auto" w:fill="FFFFFF"/>
        </w:rPr>
        <w:t>标记的子元素，</w:t>
      </w:r>
      <w:r>
        <w:rPr>
          <w:rStyle w:val="HTML"/>
          <w:rFonts w:ascii="Consolas" w:hAnsi="Consolas"/>
          <w:sz w:val="23"/>
          <w:szCs w:val="23"/>
          <w:shd w:val="clear" w:color="auto" w:fill="F7F7F8"/>
        </w:rPr>
        <w:t>&lt;bean/&gt;</w:t>
      </w:r>
      <w:r>
        <w:rPr>
          <w:rFonts w:ascii="Arial" w:hAnsi="Arial" w:cs="Arial"/>
          <w:color w:val="34302D"/>
          <w:shd w:val="clear" w:color="auto" w:fill="FFFFFF"/>
        </w:rPr>
        <w:t>然后指定</w:t>
      </w:r>
      <w:r>
        <w:rPr>
          <w:rStyle w:val="HTML"/>
          <w:rFonts w:ascii="Consolas" w:hAnsi="Consolas"/>
          <w:sz w:val="23"/>
          <w:szCs w:val="23"/>
          <w:shd w:val="clear" w:color="auto" w:fill="F7F7F8"/>
        </w:rPr>
        <w:t>type</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value</w:t>
      </w:r>
      <w:r>
        <w:rPr>
          <w:rFonts w:ascii="Arial" w:hAnsi="Arial" w:cs="Arial"/>
          <w:color w:val="34302D"/>
          <w:shd w:val="clear" w:color="auto" w:fill="FFFFFF"/>
        </w:rPr>
        <w:t>匹配自定义限定符注释。类型与注释的完全限定类名匹配。或者，为方便起见，如果不存在冲突名称的风险，您可以使用短类名称。以下示例演示了这两种方法：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"Comedy"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"movieRecommender"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"example.MovieRecommender"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In </w:t>
      </w:r>
      <w:hyperlink r:id="rId290" w:anchor="beans-classpath-scanning" w:history="1">
        <w:r w:rsidRPr="00BA0D5D">
          <w:rPr>
            <w:rFonts w:ascii="inherit" w:eastAsia="宋体" w:hAnsi="inherit" w:cs="Arial"/>
            <w:color w:val="548E2E"/>
            <w:kern w:val="0"/>
            <w:sz w:val="24"/>
            <w:szCs w:val="24"/>
            <w:u w:val="single"/>
          </w:rPr>
          <w:t>Classpath Scanning and Managed Components</w:t>
        </w:r>
      </w:hyperlink>
      <w:r w:rsidRPr="00BA0D5D">
        <w:rPr>
          <w:rFonts w:ascii="inherit" w:eastAsia="宋体" w:hAnsi="inherit" w:cs="Arial"/>
          <w:color w:val="34302D"/>
          <w:kern w:val="0"/>
          <w:sz w:val="24"/>
          <w:szCs w:val="24"/>
        </w:rPr>
        <w:t>, you can see an annotation-based alternative to providing the qualifier metadata in XML. Specifically, see </w:t>
      </w:r>
      <w:hyperlink r:id="rId291" w:anchor="beans-scanning-qualifiers" w:history="1">
        <w:r w:rsidRPr="00BA0D5D">
          <w:rPr>
            <w:rFonts w:ascii="inherit" w:eastAsia="宋体" w:hAnsi="inherit" w:cs="Arial"/>
            <w:color w:val="548E2E"/>
            <w:kern w:val="0"/>
            <w:sz w:val="24"/>
            <w:szCs w:val="24"/>
            <w:u w:val="single"/>
          </w:rPr>
          <w:t>Providing Qualifier Metadata with Annotations</w:t>
        </w:r>
      </w:hyperlink>
      <w:r w:rsidRPr="00BA0D5D">
        <w:rPr>
          <w:rFonts w:ascii="inherit" w:eastAsia="宋体" w:hAnsi="inherit" w:cs="Arial"/>
          <w:color w:val="34302D"/>
          <w:kern w:val="0"/>
          <w:sz w:val="24"/>
          <w:szCs w:val="24"/>
        </w:rPr>
        <w:t>.</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hyperlink r:id="rId292" w:anchor="beans-classpath-scanning" w:history="1">
        <w:r>
          <w:rPr>
            <w:rStyle w:val="a4"/>
            <w:rFonts w:ascii="Arial" w:hAnsi="Arial" w:cs="Arial"/>
            <w:color w:val="548E2E"/>
            <w:shd w:val="clear" w:color="auto" w:fill="FFFFFF"/>
          </w:rPr>
          <w:t>类路径扫描和托管组件中</w:t>
        </w:r>
      </w:hyperlink>
      <w:r>
        <w:rPr>
          <w:rFonts w:ascii="Arial" w:hAnsi="Arial" w:cs="Arial"/>
          <w:color w:val="34302D"/>
          <w:shd w:val="clear" w:color="auto" w:fill="FFFFFF"/>
        </w:rPr>
        <w:t>，您可以看到基于注释的替代方法，即在</w:t>
      </w:r>
      <w:r>
        <w:rPr>
          <w:rFonts w:ascii="Arial" w:hAnsi="Arial" w:cs="Arial"/>
          <w:color w:val="34302D"/>
          <w:shd w:val="clear" w:color="auto" w:fill="FFFFFF"/>
        </w:rPr>
        <w:t>XML</w:t>
      </w:r>
      <w:r>
        <w:rPr>
          <w:rFonts w:ascii="Arial" w:hAnsi="Arial" w:cs="Arial"/>
          <w:color w:val="34302D"/>
          <w:shd w:val="clear" w:color="auto" w:fill="FFFFFF"/>
        </w:rPr>
        <w:t>中提供限定符元数据。具体来说，请参阅</w:t>
      </w:r>
      <w:hyperlink r:id="rId293" w:anchor="beans-scanning-qualifiers" w:history="1">
        <w:r>
          <w:rPr>
            <w:rStyle w:val="a4"/>
            <w:rFonts w:ascii="Arial" w:hAnsi="Arial" w:cs="Arial"/>
            <w:color w:val="548E2E"/>
            <w:shd w:val="clear" w:color="auto" w:fill="FFFFFF"/>
          </w:rPr>
          <w:t>使用注释提供限定符元数据</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some cases, using an annotation without a value may suffice. This can be useful when the annotation serves a more generic purpose and can be applied across several different types of dependencies. For example, you may provide an offline catalog that can be searched when no Internet connection is available. First, define the simple annotation, as the following example shows:</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在某些情况下，使用没有值的注释可能就足够了。当注释用于更通用的目的并且可以应用于多种不同类型的依赖项时，这可能很有用。例如，您可以提供可在没有</w:t>
      </w:r>
      <w:r>
        <w:rPr>
          <w:rFonts w:ascii="Arial" w:hAnsi="Arial" w:cs="Arial"/>
          <w:color w:val="34302D"/>
          <w:shd w:val="clear" w:color="auto" w:fill="FFFFFF"/>
        </w:rPr>
        <w:t>Internet</w:t>
      </w:r>
      <w:r>
        <w:rPr>
          <w:rFonts w:ascii="Arial" w:hAnsi="Arial" w:cs="Arial"/>
          <w:color w:val="34302D"/>
          <w:shd w:val="clear" w:color="auto" w:fill="FFFFFF"/>
        </w:rPr>
        <w:t>连接时搜索的脱机目录。首先，定义简单注释，如以下示例所示：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({ElementType.FIELD, ElementType.PARAMETER})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@Qualifier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Offline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Then add the annotation to the field or property to be autowired, as shown in the following example:</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然后将注释添加到要自动装配的字段或属性中，如以下示例所示：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@Offline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offlineCatalog;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4972"/>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line adds the </w:t>
            </w:r>
            <w:r w:rsidRPr="00BA0D5D">
              <w:rPr>
                <w:rFonts w:ascii="Consolas" w:eastAsia="宋体" w:hAnsi="Consolas" w:cs="宋体"/>
                <w:color w:val="34302D"/>
                <w:kern w:val="0"/>
                <w:sz w:val="23"/>
                <w:szCs w:val="23"/>
                <w:shd w:val="clear" w:color="auto" w:fill="F7F7F8"/>
              </w:rPr>
              <w:t>@Offline</w:t>
            </w:r>
            <w:r w:rsidRPr="00BA0D5D">
              <w:rPr>
                <w:rFonts w:ascii="宋体" w:eastAsia="宋体" w:hAnsi="宋体" w:cs="宋体"/>
                <w:color w:val="34302D"/>
                <w:kern w:val="0"/>
                <w:sz w:val="24"/>
                <w:szCs w:val="24"/>
              </w:rPr>
              <w:t> annotation.</w:t>
            </w:r>
          </w:p>
        </w:tc>
      </w:tr>
      <w:tr w:rsidR="0084034E" w:rsidRPr="00BA0D5D" w:rsidTr="00BA0D5D">
        <w:tc>
          <w:tcPr>
            <w:tcW w:w="0" w:type="auto"/>
            <w:tcMar>
              <w:top w:w="0" w:type="dxa"/>
              <w:left w:w="180" w:type="dxa"/>
              <w:bottom w:w="0" w:type="dxa"/>
              <w:right w:w="180" w:type="dxa"/>
            </w:tcMar>
            <w:vAlign w:val="center"/>
          </w:tcPr>
          <w:p w:rsidR="0084034E" w:rsidRPr="00BA0D5D" w:rsidRDefault="0084034E"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84034E" w:rsidRPr="00BA0D5D" w:rsidRDefault="0084034E" w:rsidP="00BA0D5D">
            <w:pPr>
              <w:widowControl/>
              <w:jc w:val="left"/>
              <w:rPr>
                <w:rFonts w:ascii="宋体" w:eastAsia="宋体" w:hAnsi="宋体" w:cs="宋体"/>
                <w:color w:val="34302D"/>
                <w:kern w:val="0"/>
                <w:sz w:val="24"/>
                <w:szCs w:val="24"/>
              </w:rPr>
            </w:pPr>
            <w:r>
              <w:t>此行添加</w:t>
            </w:r>
            <w:r>
              <w:rPr>
                <w:rStyle w:val="HTML"/>
                <w:rFonts w:ascii="Consolas" w:hAnsi="Consolas"/>
                <w:sz w:val="23"/>
                <w:szCs w:val="23"/>
                <w:shd w:val="clear" w:color="auto" w:fill="F7F7F8"/>
              </w:rPr>
              <w:t>@Offline</w:t>
            </w:r>
            <w:r>
              <w:t>注释。</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the bean definition only needs a qualifier </w:t>
      </w:r>
      <w:r w:rsidRPr="00BA0D5D">
        <w:rPr>
          <w:rFonts w:ascii="Consolas" w:eastAsia="宋体" w:hAnsi="Consolas" w:cs="宋体"/>
          <w:color w:val="34302D"/>
          <w:kern w:val="0"/>
          <w:sz w:val="23"/>
          <w:szCs w:val="23"/>
          <w:shd w:val="clear" w:color="auto" w:fill="F7F7F8"/>
        </w:rPr>
        <w:t>type</w:t>
      </w:r>
      <w:r w:rsidRPr="00BA0D5D">
        <w:rPr>
          <w:rFonts w:ascii="inherit" w:eastAsia="宋体" w:hAnsi="inherit" w:cs="Arial"/>
          <w:color w:val="34302D"/>
          <w:kern w:val="0"/>
          <w:sz w:val="24"/>
          <w:szCs w:val="24"/>
        </w:rPr>
        <w:t>, as shown in the following example:</w:t>
      </w:r>
    </w:p>
    <w:p w:rsidR="003601B4" w:rsidRPr="00BA0D5D" w:rsidRDefault="003601B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w:t>
      </w:r>
      <w:r>
        <w:rPr>
          <w:rFonts w:ascii="Arial" w:hAnsi="Arial" w:cs="Arial"/>
          <w:color w:val="34302D"/>
          <w:shd w:val="clear" w:color="auto" w:fill="FFFFFF"/>
        </w:rPr>
        <w:t>bean</w:t>
      </w:r>
      <w:r>
        <w:rPr>
          <w:rFonts w:ascii="Arial" w:hAnsi="Arial" w:cs="Arial"/>
          <w:color w:val="34302D"/>
          <w:shd w:val="clear" w:color="auto" w:fill="FFFFFF"/>
        </w:rPr>
        <w:t>定义只需要一个限定符</w:t>
      </w:r>
      <w:r>
        <w:rPr>
          <w:rStyle w:val="HTML"/>
          <w:rFonts w:ascii="Consolas" w:hAnsi="Consolas"/>
          <w:sz w:val="23"/>
          <w:szCs w:val="23"/>
          <w:shd w:val="clear" w:color="auto" w:fill="F7F7F8"/>
        </w:rPr>
        <w:t>type</w:t>
      </w:r>
      <w:r>
        <w:rPr>
          <w:rFonts w:ascii="Arial" w:hAnsi="Arial" w:cs="Arial"/>
          <w:color w:val="34302D"/>
          <w:shd w:val="clear" w:color="auto" w:fill="FFFFFF"/>
        </w:rPr>
        <w:t>，如下例所示：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"Offline"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0" w:type="auto"/>
        <w:tblCellMar>
          <w:top w:w="15" w:type="dxa"/>
          <w:left w:w="15" w:type="dxa"/>
          <w:bottom w:w="15" w:type="dxa"/>
          <w:right w:w="15" w:type="dxa"/>
        </w:tblCellMar>
        <w:tblLook w:val="04A0" w:firstRow="1" w:lastRow="0" w:firstColumn="1" w:lastColumn="0" w:noHBand="0" w:noVBand="1"/>
      </w:tblPr>
      <w:tblGrid>
        <w:gridCol w:w="366"/>
        <w:gridCol w:w="4440"/>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element specifies the qualifier.</w:t>
            </w:r>
          </w:p>
        </w:tc>
      </w:tr>
      <w:tr w:rsidR="0084034E" w:rsidRPr="00BA0D5D" w:rsidTr="00BA0D5D">
        <w:tc>
          <w:tcPr>
            <w:tcW w:w="0" w:type="auto"/>
            <w:tcMar>
              <w:top w:w="0" w:type="dxa"/>
              <w:left w:w="180" w:type="dxa"/>
              <w:bottom w:w="0" w:type="dxa"/>
              <w:right w:w="180" w:type="dxa"/>
            </w:tcMar>
            <w:vAlign w:val="center"/>
          </w:tcPr>
          <w:p w:rsidR="0084034E" w:rsidRPr="00BA0D5D" w:rsidRDefault="0084034E"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84034E" w:rsidRPr="00BA0D5D" w:rsidRDefault="0084034E" w:rsidP="00BA0D5D">
            <w:pPr>
              <w:widowControl/>
              <w:jc w:val="left"/>
              <w:rPr>
                <w:rFonts w:ascii="宋体" w:eastAsia="宋体" w:hAnsi="宋体" w:cs="宋体"/>
                <w:color w:val="34302D"/>
                <w:kern w:val="0"/>
                <w:sz w:val="24"/>
                <w:szCs w:val="24"/>
              </w:rPr>
            </w:pPr>
            <w:r>
              <w:t>此元素指定限定符。</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define custom qualifier annotations that accept named attributes in addition to or instead of the simple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attribute. If multiple attribute values are then specified on a field or parameter to be autowired, a bean definition must match all such attribute values to be considered an autowire candidate. As an example, consider the following annotation definition:</w:t>
      </w:r>
    </w:p>
    <w:p w:rsidR="0084034E" w:rsidRPr="00BA0D5D" w:rsidRDefault="0084034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您还可以定义除简单</w:t>
      </w:r>
      <w:r>
        <w:rPr>
          <w:rStyle w:val="HTML"/>
          <w:rFonts w:ascii="Consolas" w:hAnsi="Consolas"/>
          <w:sz w:val="23"/>
          <w:szCs w:val="23"/>
          <w:shd w:val="clear" w:color="auto" w:fill="F7F7F8"/>
        </w:rPr>
        <w:t>value</w:t>
      </w:r>
      <w:r>
        <w:rPr>
          <w:rFonts w:ascii="Arial" w:hAnsi="Arial" w:cs="Arial"/>
          <w:color w:val="34302D"/>
          <w:shd w:val="clear" w:color="auto" w:fill="FFFFFF"/>
        </w:rPr>
        <w:t>属性之外或代替简单属性接受命名属性的自定义限定符注释。如果随后在要自动装配的字段或参数上指定了多个属性值，则</w:t>
      </w:r>
      <w:r>
        <w:rPr>
          <w:rFonts w:ascii="Arial" w:hAnsi="Arial" w:cs="Arial"/>
          <w:color w:val="34302D"/>
          <w:shd w:val="clear" w:color="auto" w:fill="FFFFFF"/>
        </w:rPr>
        <w:t>bean</w:t>
      </w:r>
      <w:r>
        <w:rPr>
          <w:rFonts w:ascii="Arial" w:hAnsi="Arial" w:cs="Arial"/>
          <w:color w:val="34302D"/>
          <w:shd w:val="clear" w:color="auto" w:fill="FFFFFF"/>
        </w:rPr>
        <w:t>定义必须匹配所有此类属性值才能被视为自动装配候选。例如，请考虑以下注释定义：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({ElementType.FIELD, ElementType.PARAMETER})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@Qualifier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MovieQualifier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genre();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Format 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case </w:t>
      </w:r>
      <w:r w:rsidRPr="00BA0D5D">
        <w:rPr>
          <w:rFonts w:ascii="Consolas" w:eastAsia="宋体" w:hAnsi="Consolas" w:cs="宋体"/>
          <w:color w:val="34302D"/>
          <w:kern w:val="0"/>
          <w:sz w:val="23"/>
          <w:szCs w:val="23"/>
          <w:shd w:val="clear" w:color="auto" w:fill="F7F7F8"/>
        </w:rPr>
        <w:t>Format</w:t>
      </w:r>
      <w:r w:rsidRPr="00BA0D5D">
        <w:rPr>
          <w:rFonts w:ascii="inherit" w:eastAsia="宋体" w:hAnsi="inherit" w:cs="Arial"/>
          <w:color w:val="34302D"/>
          <w:kern w:val="0"/>
          <w:sz w:val="24"/>
          <w:szCs w:val="24"/>
        </w:rPr>
        <w:t> is an enum, defined as follows:</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在这种情况下</w:t>
      </w:r>
      <w:r>
        <w:rPr>
          <w:rStyle w:val="HTML"/>
          <w:rFonts w:ascii="Consolas" w:hAnsi="Consolas"/>
          <w:sz w:val="23"/>
          <w:szCs w:val="23"/>
          <w:shd w:val="clear" w:color="auto" w:fill="F7F7F8"/>
        </w:rPr>
        <w:t>Format</w:t>
      </w:r>
      <w:r>
        <w:rPr>
          <w:rFonts w:ascii="Arial" w:hAnsi="Arial" w:cs="Arial"/>
          <w:color w:val="34302D"/>
          <w:shd w:val="clear" w:color="auto" w:fill="FFFFFF"/>
        </w:rPr>
        <w:t>是一个枚举，定义如下：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enum</w:t>
      </w:r>
      <w:r w:rsidRPr="00BA0D5D">
        <w:rPr>
          <w:rFonts w:ascii="Consolas" w:eastAsia="宋体" w:hAnsi="Consolas" w:cs="宋体"/>
          <w:color w:val="34302D"/>
          <w:kern w:val="0"/>
          <w:sz w:val="24"/>
          <w:szCs w:val="24"/>
        </w:rPr>
        <w:t xml:space="preserve"> Format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VHS, DVD, BLURAY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fields to be autowired are annotated with the custom qualifier and include values for both attributes: </w:t>
      </w:r>
      <w:r w:rsidRPr="00BA0D5D">
        <w:rPr>
          <w:rFonts w:ascii="Consolas" w:eastAsia="宋体" w:hAnsi="Consolas" w:cs="宋体"/>
          <w:color w:val="34302D"/>
          <w:kern w:val="0"/>
          <w:sz w:val="23"/>
          <w:szCs w:val="23"/>
          <w:shd w:val="clear" w:color="auto" w:fill="F7F7F8"/>
        </w:rPr>
        <w:t>genre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format</w:t>
      </w:r>
      <w:r w:rsidRPr="00BA0D5D">
        <w:rPr>
          <w:rFonts w:ascii="inherit" w:eastAsia="宋体" w:hAnsi="inherit" w:cs="Arial"/>
          <w:color w:val="34302D"/>
          <w:kern w:val="0"/>
          <w:sz w:val="24"/>
          <w:szCs w:val="24"/>
        </w:rPr>
        <w:t>, as the following example shows:</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要自动装配的字段使用自定义限定符进行注释，并包含两个属性的值：</w:t>
      </w:r>
      <w:r>
        <w:rPr>
          <w:rStyle w:val="HTML"/>
          <w:rFonts w:ascii="Consolas" w:hAnsi="Consolas"/>
          <w:sz w:val="23"/>
          <w:szCs w:val="23"/>
          <w:shd w:val="clear" w:color="auto" w:fill="F7F7F8"/>
        </w:rPr>
        <w:t>genre</w:t>
      </w:r>
      <w:r>
        <w:rPr>
          <w:rFonts w:ascii="Arial" w:hAnsi="Arial" w:cs="Arial"/>
          <w:color w:val="34302D"/>
          <w:shd w:val="clear" w:color="auto" w:fill="FFFFFF"/>
        </w:rPr>
        <w:t>并且</w:t>
      </w:r>
      <w:r>
        <w:rPr>
          <w:rStyle w:val="HTML"/>
          <w:rFonts w:ascii="Consolas" w:hAnsi="Consolas"/>
          <w:sz w:val="23"/>
          <w:szCs w:val="23"/>
          <w:shd w:val="clear" w:color="auto" w:fill="F7F7F8"/>
        </w:rPr>
        <w:t>format</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@MovieQualifier</w:t>
      </w:r>
      <w:r w:rsidRPr="00BA0D5D">
        <w:rPr>
          <w:rFonts w:ascii="Consolas" w:eastAsia="宋体" w:hAnsi="Consolas" w:cs="宋体"/>
          <w:color w:val="34302D"/>
          <w:kern w:val="0"/>
          <w:sz w:val="24"/>
          <w:szCs w:val="24"/>
        </w:rPr>
        <w:t>(format=Format.VHS, genre=</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actionVhsCatalog;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@MovieQualifier</w:t>
      </w:r>
      <w:r w:rsidRPr="00BA0D5D">
        <w:rPr>
          <w:rFonts w:ascii="Consolas" w:eastAsia="宋体" w:hAnsi="Consolas" w:cs="宋体"/>
          <w:color w:val="34302D"/>
          <w:kern w:val="0"/>
          <w:sz w:val="24"/>
          <w:szCs w:val="24"/>
        </w:rPr>
        <w:t>(format=Format.VHS, genre=</w:t>
      </w:r>
      <w:r w:rsidRPr="00BA0D5D">
        <w:rPr>
          <w:rFonts w:ascii="Consolas" w:eastAsia="宋体" w:hAnsi="Consolas" w:cs="宋体"/>
          <w:color w:val="DD1144"/>
          <w:kern w:val="0"/>
          <w:sz w:val="24"/>
          <w:szCs w:val="24"/>
        </w:rPr>
        <w:t>"Comedy"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comedyVhsCatalog;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77"/>
          <w:kern w:val="0"/>
          <w:sz w:val="24"/>
          <w:szCs w:val="24"/>
        </w:rPr>
        <w:t>@MovieQualifier</w:t>
      </w:r>
      <w:r w:rsidRPr="00BA0D5D">
        <w:rPr>
          <w:rFonts w:ascii="Consolas" w:eastAsia="宋体" w:hAnsi="Consolas" w:cs="宋体"/>
          <w:color w:val="34302D"/>
          <w:kern w:val="0"/>
          <w:sz w:val="24"/>
          <w:szCs w:val="24"/>
        </w:rPr>
        <w:t>(format=Format.DVD, genre=</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actionDvdCatalog;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@MovieQualifier</w:t>
      </w:r>
      <w:r w:rsidRPr="00BA0D5D">
        <w:rPr>
          <w:rFonts w:ascii="Consolas" w:eastAsia="宋体" w:hAnsi="Consolas" w:cs="宋体"/>
          <w:color w:val="34302D"/>
          <w:kern w:val="0"/>
          <w:sz w:val="24"/>
          <w:szCs w:val="24"/>
        </w:rPr>
        <w:t>(format=Format.BLURAY, genre=</w:t>
      </w:r>
      <w:r w:rsidRPr="00BA0D5D">
        <w:rPr>
          <w:rFonts w:ascii="Consolas" w:eastAsia="宋体" w:hAnsi="Consolas" w:cs="宋体"/>
          <w:color w:val="DD1144"/>
          <w:kern w:val="0"/>
          <w:sz w:val="24"/>
          <w:szCs w:val="24"/>
        </w:rPr>
        <w:t>"Comedy"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MovieCatalog comedyBluRayCatalog;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the bean definitions should contain matching qualifier values. This example also demonstrates that you can use bean meta attributes instead of the </w:t>
      </w:r>
      <w:r w:rsidRPr="00BA0D5D">
        <w:rPr>
          <w:rFonts w:ascii="Consolas" w:eastAsia="宋体" w:hAnsi="Consolas" w:cs="宋体"/>
          <w:color w:val="34302D"/>
          <w:kern w:val="0"/>
          <w:sz w:val="23"/>
          <w:szCs w:val="23"/>
          <w:shd w:val="clear" w:color="auto" w:fill="F7F7F8"/>
        </w:rPr>
        <w:t>&lt;qualifier/&gt;</w:t>
      </w:r>
      <w:r w:rsidRPr="00BA0D5D">
        <w:rPr>
          <w:rFonts w:ascii="inherit" w:eastAsia="宋体" w:hAnsi="inherit" w:cs="Arial"/>
          <w:color w:val="34302D"/>
          <w:kern w:val="0"/>
          <w:sz w:val="24"/>
          <w:szCs w:val="24"/>
        </w:rPr>
        <w:t> elements. If available, the </w:t>
      </w:r>
      <w:r w:rsidRPr="00BA0D5D">
        <w:rPr>
          <w:rFonts w:ascii="Consolas" w:eastAsia="宋体" w:hAnsi="Consolas" w:cs="宋体"/>
          <w:color w:val="34302D"/>
          <w:kern w:val="0"/>
          <w:sz w:val="23"/>
          <w:szCs w:val="23"/>
          <w:shd w:val="clear" w:color="auto" w:fill="F7F7F8"/>
        </w:rPr>
        <w:t>&lt;qualifier/&gt;</w:t>
      </w:r>
      <w:r w:rsidRPr="00BA0D5D">
        <w:rPr>
          <w:rFonts w:ascii="inherit" w:eastAsia="宋体" w:hAnsi="inherit" w:cs="Arial"/>
          <w:color w:val="34302D"/>
          <w:kern w:val="0"/>
          <w:sz w:val="24"/>
          <w:szCs w:val="24"/>
        </w:rPr>
        <w:t> element and its attributes take precedence, but the autowiring mechanism falls back on the values provided within the </w:t>
      </w:r>
      <w:r w:rsidRPr="00BA0D5D">
        <w:rPr>
          <w:rFonts w:ascii="Consolas" w:eastAsia="宋体" w:hAnsi="Consolas" w:cs="宋体"/>
          <w:color w:val="34302D"/>
          <w:kern w:val="0"/>
          <w:sz w:val="23"/>
          <w:szCs w:val="23"/>
          <w:shd w:val="clear" w:color="auto" w:fill="F7F7F8"/>
        </w:rPr>
        <w:t>&lt;meta/&gt;</w:t>
      </w:r>
      <w:r w:rsidRPr="00BA0D5D">
        <w:rPr>
          <w:rFonts w:ascii="inherit" w:eastAsia="宋体" w:hAnsi="inherit" w:cs="Arial"/>
          <w:color w:val="34302D"/>
          <w:kern w:val="0"/>
          <w:sz w:val="24"/>
          <w:szCs w:val="24"/>
        </w:rPr>
        <w:t> tags if no such qualifier is present, as in the last two bean definitions in the following example:</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最后，</w:t>
      </w:r>
      <w:r>
        <w:rPr>
          <w:rFonts w:ascii="Arial" w:hAnsi="Arial" w:cs="Arial"/>
          <w:color w:val="34302D"/>
          <w:shd w:val="clear" w:color="auto" w:fill="FFFFFF"/>
        </w:rPr>
        <w:t>bean</w:t>
      </w:r>
      <w:r>
        <w:rPr>
          <w:rFonts w:ascii="Arial" w:hAnsi="Arial" w:cs="Arial"/>
          <w:color w:val="34302D"/>
          <w:shd w:val="clear" w:color="auto" w:fill="FFFFFF"/>
        </w:rPr>
        <w:t>定义应包含匹配的限定符值。此示例还演示了您可以使用</w:t>
      </w:r>
      <w:r>
        <w:rPr>
          <w:rFonts w:ascii="Arial" w:hAnsi="Arial" w:cs="Arial"/>
          <w:color w:val="34302D"/>
          <w:shd w:val="clear" w:color="auto" w:fill="FFFFFF"/>
        </w:rPr>
        <w:t>bean</w:t>
      </w:r>
      <w:r>
        <w:rPr>
          <w:rFonts w:ascii="Arial" w:hAnsi="Arial" w:cs="Arial"/>
          <w:color w:val="34302D"/>
          <w:shd w:val="clear" w:color="auto" w:fill="FFFFFF"/>
        </w:rPr>
        <w:t>元属性而不是</w:t>
      </w:r>
      <w:r>
        <w:rPr>
          <w:rFonts w:ascii="Arial" w:hAnsi="Arial" w:cs="Arial"/>
          <w:color w:val="34302D"/>
          <w:shd w:val="clear" w:color="auto" w:fill="FFFFFF"/>
        </w:rPr>
        <w:t> </w:t>
      </w:r>
      <w:r>
        <w:rPr>
          <w:rStyle w:val="HTML"/>
          <w:rFonts w:ascii="Consolas" w:hAnsi="Consolas"/>
          <w:sz w:val="23"/>
          <w:szCs w:val="23"/>
          <w:shd w:val="clear" w:color="auto" w:fill="F7F7F8"/>
        </w:rPr>
        <w:t>&lt;qualifier/&gt;</w:t>
      </w:r>
      <w:r>
        <w:rPr>
          <w:rFonts w:ascii="Arial" w:hAnsi="Arial" w:cs="Arial"/>
          <w:color w:val="34302D"/>
          <w:shd w:val="clear" w:color="auto" w:fill="FFFFFF"/>
        </w:rPr>
        <w:t>元素。如果可用，则</w:t>
      </w:r>
      <w:r>
        <w:rPr>
          <w:rStyle w:val="HTML"/>
          <w:rFonts w:ascii="Consolas" w:hAnsi="Consolas"/>
          <w:sz w:val="23"/>
          <w:szCs w:val="23"/>
          <w:shd w:val="clear" w:color="auto" w:fill="F7F7F8"/>
        </w:rPr>
        <w:t>&lt;qualifier/&gt;</w:t>
      </w:r>
      <w:r>
        <w:rPr>
          <w:rFonts w:ascii="Arial" w:hAnsi="Arial" w:cs="Arial"/>
          <w:color w:val="34302D"/>
          <w:shd w:val="clear" w:color="auto" w:fill="FFFFFF"/>
        </w:rPr>
        <w:t>元素及其属性优先，但</w:t>
      </w:r>
      <w:r>
        <w:rPr>
          <w:rStyle w:val="HTML"/>
          <w:rFonts w:ascii="Consolas" w:hAnsi="Consolas"/>
          <w:sz w:val="23"/>
          <w:szCs w:val="23"/>
          <w:shd w:val="clear" w:color="auto" w:fill="F7F7F8"/>
        </w:rPr>
        <w:t>&lt;meta/&gt;</w:t>
      </w:r>
      <w:r>
        <w:rPr>
          <w:rFonts w:ascii="Arial" w:hAnsi="Arial" w:cs="Arial"/>
          <w:color w:val="34302D"/>
          <w:shd w:val="clear" w:color="auto" w:fill="FFFFFF"/>
        </w:rPr>
        <w:t>如果不存在此类限定符，则自动装配机制将回退到标记内提供的值</w:t>
      </w:r>
      <w:r>
        <w:rPr>
          <w:rFonts w:ascii="Arial" w:hAnsi="Arial" w:cs="Arial"/>
          <w:color w:val="34302D"/>
          <w:shd w:val="clear" w:color="auto" w:fill="FFFFFF"/>
        </w:rPr>
        <w:t> </w:t>
      </w:r>
      <w:r>
        <w:rPr>
          <w:rFonts w:ascii="Arial" w:hAnsi="Arial" w:cs="Arial"/>
          <w:color w:val="34302D"/>
          <w:shd w:val="clear" w:color="auto" w:fill="FFFFFF"/>
        </w:rPr>
        <w:t>，如以下示例中的最后两个</w:t>
      </w:r>
      <w:r>
        <w:rPr>
          <w:rFonts w:ascii="Arial" w:hAnsi="Arial" w:cs="Arial"/>
          <w:color w:val="34302D"/>
          <w:shd w:val="clear" w:color="auto" w:fill="FFFFFF"/>
        </w:rPr>
        <w:t>bean</w:t>
      </w:r>
      <w:r>
        <w:rPr>
          <w:rFonts w:ascii="Arial" w:hAnsi="Arial" w:cs="Arial"/>
          <w:color w:val="34302D"/>
          <w:shd w:val="clear" w:color="auto" w:fill="FFFFFF"/>
        </w:rPr>
        <w:t>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"MovieQualifier"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"VHS"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"MovieQualifier"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"VHS"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"Comedy"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&lt;/qualifier&gt;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"DVD"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"example.SimpleMovieCatalog"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"BLURAY"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"genre"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"Comedy"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inject any dependencies required by this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1.9.5. Using Generics as Autowiring Qualifiers</w:t>
      </w:r>
    </w:p>
    <w:p w:rsidR="00394F6A" w:rsidRPr="00394F6A" w:rsidRDefault="00394F6A" w:rsidP="00394F6A">
      <w:pPr>
        <w:widowControl/>
        <w:shd w:val="clear" w:color="auto" w:fill="FFFFFF"/>
        <w:spacing w:after="300"/>
        <w:jc w:val="left"/>
        <w:rPr>
          <w:rFonts w:ascii="Arial" w:hAnsi="Arial" w:cs="Arial"/>
          <w:color w:val="34302D"/>
          <w:shd w:val="clear" w:color="auto" w:fill="FFFFFF"/>
        </w:rPr>
      </w:pPr>
      <w:r w:rsidRPr="00394F6A">
        <w:rPr>
          <w:rFonts w:ascii="Arial" w:hAnsi="Arial" w:cs="Arial"/>
          <w:color w:val="34302D"/>
          <w:shd w:val="clear" w:color="auto" w:fill="FFFFFF"/>
        </w:rPr>
        <w:t>使用泛型作为自动装配限定符</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you can use Java generic types as an implicit form of qualification. For example, suppose you have the following configuration:</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除了</w:t>
      </w:r>
      <w:r>
        <w:rPr>
          <w:rStyle w:val="HTML"/>
          <w:rFonts w:ascii="Consolas" w:hAnsi="Consolas"/>
          <w:sz w:val="23"/>
          <w:szCs w:val="23"/>
          <w:shd w:val="clear" w:color="auto" w:fill="F7F7F8"/>
        </w:rPr>
        <w:t>@Qualifier</w:t>
      </w:r>
      <w:r>
        <w:rPr>
          <w:rFonts w:ascii="Arial" w:hAnsi="Arial" w:cs="Arial"/>
          <w:color w:val="34302D"/>
          <w:shd w:val="clear" w:color="auto" w:fill="FFFFFF"/>
        </w:rPr>
        <w:t>注释之外，您还可以使用</w:t>
      </w:r>
      <w:r>
        <w:rPr>
          <w:rFonts w:ascii="Arial" w:hAnsi="Arial" w:cs="Arial"/>
          <w:color w:val="34302D"/>
          <w:shd w:val="clear" w:color="auto" w:fill="FFFFFF"/>
        </w:rPr>
        <w:t>Java</w:t>
      </w:r>
      <w:r>
        <w:rPr>
          <w:rFonts w:ascii="Arial" w:hAnsi="Arial" w:cs="Arial"/>
          <w:color w:val="34302D"/>
          <w:shd w:val="clear" w:color="auto" w:fill="FFFFFF"/>
        </w:rPr>
        <w:t>泛型类型作为隐式的限定形式。例如，假设您具有以下配置：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MyConfiguration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StringStore stringStore()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StringStore();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IntegerStore integerStore()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IntegerStore();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Assuming that the preceding beans implement a generic interface, (that is, </w:t>
      </w:r>
      <w:r w:rsidRPr="00BA0D5D">
        <w:rPr>
          <w:rFonts w:ascii="Consolas" w:eastAsia="宋体" w:hAnsi="Consolas" w:cs="宋体"/>
          <w:color w:val="34302D"/>
          <w:kern w:val="0"/>
          <w:sz w:val="23"/>
          <w:szCs w:val="23"/>
          <w:shd w:val="clear" w:color="auto" w:fill="F7F7F8"/>
        </w:rPr>
        <w:t>Store&lt;String&gt;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Store&lt;Integer&gt;</w:t>
      </w:r>
      <w:r w:rsidRPr="00BA0D5D">
        <w:rPr>
          <w:rFonts w:ascii="inherit" w:eastAsia="宋体" w:hAnsi="inherit" w:cs="Arial"/>
          <w:color w:val="34302D"/>
          <w:kern w:val="0"/>
          <w:sz w:val="24"/>
          <w:szCs w:val="24"/>
        </w:rPr>
        <w:t>), you can </w:t>
      </w:r>
      <w:r w:rsidRPr="00BA0D5D">
        <w:rPr>
          <w:rFonts w:ascii="Consolas" w:eastAsia="宋体" w:hAnsi="Consolas" w:cs="宋体"/>
          <w:color w:val="34302D"/>
          <w:kern w:val="0"/>
          <w:sz w:val="23"/>
          <w:szCs w:val="23"/>
          <w:shd w:val="clear" w:color="auto" w:fill="F7F7F8"/>
        </w:rPr>
        <w:t>@Autowire</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Store</w:t>
      </w:r>
      <w:r w:rsidRPr="00BA0D5D">
        <w:rPr>
          <w:rFonts w:ascii="inherit" w:eastAsia="宋体" w:hAnsi="inherit" w:cs="Arial"/>
          <w:color w:val="34302D"/>
          <w:kern w:val="0"/>
          <w:sz w:val="24"/>
          <w:szCs w:val="24"/>
        </w:rPr>
        <w:t> interface and the generic is used as a qualifier, as the following example shows:</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假设前面的</w:t>
      </w:r>
      <w:r>
        <w:rPr>
          <w:rFonts w:ascii="Arial" w:hAnsi="Arial" w:cs="Arial"/>
          <w:color w:val="34302D"/>
          <w:shd w:val="clear" w:color="auto" w:fill="FFFFFF"/>
        </w:rPr>
        <w:t>bean</w:t>
      </w:r>
      <w:r>
        <w:rPr>
          <w:rFonts w:ascii="Arial" w:hAnsi="Arial" w:cs="Arial"/>
          <w:color w:val="34302D"/>
          <w:shd w:val="clear" w:color="auto" w:fill="FFFFFF"/>
        </w:rPr>
        <w:t>实现了一个通用接口（即</w:t>
      </w:r>
      <w:r>
        <w:rPr>
          <w:rStyle w:val="HTML"/>
          <w:rFonts w:ascii="Consolas" w:hAnsi="Consolas"/>
          <w:sz w:val="23"/>
          <w:szCs w:val="23"/>
          <w:shd w:val="clear" w:color="auto" w:fill="F7F7F8"/>
        </w:rPr>
        <w:t>Store&lt;String&gt;</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Store&lt;Integer&gt;</w:t>
      </w:r>
      <w:r>
        <w:rPr>
          <w:rFonts w:ascii="Arial" w:hAnsi="Arial" w:cs="Arial"/>
          <w:color w:val="34302D"/>
          <w:shd w:val="clear" w:color="auto" w:fill="FFFFFF"/>
        </w:rPr>
        <w:t>），您可以</w:t>
      </w:r>
      <w:r>
        <w:rPr>
          <w:rStyle w:val="HTML"/>
          <w:rFonts w:ascii="Consolas" w:hAnsi="Consolas"/>
          <w:sz w:val="23"/>
          <w:szCs w:val="23"/>
          <w:shd w:val="clear" w:color="auto" w:fill="F7F7F8"/>
        </w:rPr>
        <w:t>@Autowire</w:t>
      </w:r>
      <w:r>
        <w:rPr>
          <w:rFonts w:ascii="Arial" w:hAnsi="Arial" w:cs="Arial"/>
          <w:color w:val="34302D"/>
          <w:shd w:val="clear" w:color="auto" w:fill="FFFFFF"/>
        </w:rPr>
        <w:t>将</w:t>
      </w:r>
      <w:r>
        <w:rPr>
          <w:rStyle w:val="HTML"/>
          <w:rFonts w:ascii="Consolas" w:hAnsi="Consolas"/>
          <w:sz w:val="23"/>
          <w:szCs w:val="23"/>
          <w:shd w:val="clear" w:color="auto" w:fill="F7F7F8"/>
        </w:rPr>
        <w:t>Store</w:t>
      </w:r>
      <w:r>
        <w:rPr>
          <w:rFonts w:ascii="Arial" w:hAnsi="Arial" w:cs="Arial"/>
          <w:color w:val="34302D"/>
          <w:shd w:val="clear" w:color="auto" w:fill="FFFFFF"/>
        </w:rPr>
        <w:t>接口和泛型用作限定符，如下例所示：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Store&lt;String&gt; s1; </w:t>
      </w:r>
      <w:r w:rsidRPr="00BA0D5D">
        <w:rPr>
          <w:rFonts w:ascii="Consolas" w:eastAsia="宋体" w:hAnsi="Consolas" w:cs="宋体"/>
          <w:i/>
          <w:iCs/>
          <w:color w:val="999988"/>
          <w:kern w:val="0"/>
          <w:sz w:val="24"/>
          <w:szCs w:val="24"/>
        </w:rPr>
        <w:t>// &lt;String&gt; qualifier, injects the stringStore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Store&lt;Integer&gt; s2; </w:t>
      </w:r>
      <w:r w:rsidRPr="00BA0D5D">
        <w:rPr>
          <w:rFonts w:ascii="Consolas" w:eastAsia="宋体" w:hAnsi="Consolas" w:cs="宋体"/>
          <w:i/>
          <w:iCs/>
          <w:color w:val="999988"/>
          <w:kern w:val="0"/>
          <w:sz w:val="24"/>
          <w:szCs w:val="24"/>
        </w:rPr>
        <w:t>// &lt;Integer&gt; qualifier, injects the integerStore bean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Generic qualifiers also apply when autowiring lists,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instances and arrays. The following example autowires a generic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w:t>
      </w:r>
    </w:p>
    <w:p w:rsidR="00394F6A" w:rsidRPr="00BA0D5D" w:rsidRDefault="00394F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通用限定符也适用于自动装配列表，</w:t>
      </w:r>
      <w:r>
        <w:rPr>
          <w:rStyle w:val="HTML"/>
          <w:rFonts w:ascii="Consolas" w:hAnsi="Consolas"/>
          <w:sz w:val="23"/>
          <w:szCs w:val="23"/>
          <w:shd w:val="clear" w:color="auto" w:fill="F7F7F8"/>
        </w:rPr>
        <w:t>Map</w:t>
      </w:r>
      <w:r>
        <w:rPr>
          <w:rFonts w:ascii="Arial" w:hAnsi="Arial" w:cs="Arial"/>
          <w:color w:val="34302D"/>
          <w:shd w:val="clear" w:color="auto" w:fill="FFFFFF"/>
        </w:rPr>
        <w:t>实例和数组。以下示例自动装配通用</w:t>
      </w:r>
      <w:r>
        <w:rPr>
          <w:rStyle w:val="HTML"/>
          <w:rFonts w:ascii="Consolas" w:hAnsi="Consolas"/>
          <w:sz w:val="23"/>
          <w:szCs w:val="23"/>
          <w:shd w:val="clear" w:color="auto" w:fill="F7F7F8"/>
        </w:rPr>
        <w:t>List</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Inject all Store beans as long as they have an &lt;Integer&gt; generic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Store&lt;String&gt; beans will not appear in this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List&lt;Store&lt;Integer&gt;&gt; 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1.9.6. Using </w:t>
      </w:r>
      <w:r w:rsidRPr="00BA0D5D">
        <w:rPr>
          <w:rFonts w:ascii="Consolas" w:eastAsia="宋体" w:hAnsi="Consolas" w:cs="宋体"/>
          <w:color w:val="34302D"/>
          <w:kern w:val="0"/>
          <w:sz w:val="33"/>
          <w:szCs w:val="33"/>
          <w:shd w:val="clear" w:color="auto" w:fill="F7F7F8"/>
        </w:rPr>
        <w:t>CustomAutowireConfigurer</w:t>
      </w:r>
    </w:p>
    <w:p w:rsidR="00BA0D5D" w:rsidRDefault="00E91AFF" w:rsidP="00BA0D5D">
      <w:pPr>
        <w:widowControl/>
        <w:shd w:val="clear" w:color="auto" w:fill="FFFFFF"/>
        <w:spacing w:after="300"/>
        <w:jc w:val="left"/>
        <w:rPr>
          <w:rFonts w:ascii="inherit" w:eastAsia="宋体" w:hAnsi="inherit" w:cs="Arial" w:hint="eastAsia"/>
          <w:color w:val="34302D"/>
          <w:kern w:val="0"/>
          <w:sz w:val="24"/>
          <w:szCs w:val="24"/>
        </w:rPr>
      </w:pPr>
      <w:hyperlink r:id="rId294" w:history="1">
        <w:r w:rsidR="00BA0D5D" w:rsidRPr="00BA0D5D">
          <w:rPr>
            <w:rFonts w:ascii="Consolas" w:eastAsia="宋体" w:hAnsi="Consolas" w:cs="宋体"/>
            <w:color w:val="548E2E"/>
            <w:kern w:val="0"/>
            <w:sz w:val="23"/>
            <w:szCs w:val="23"/>
            <w:u w:val="single"/>
            <w:shd w:val="clear" w:color="auto" w:fill="F7F7F8"/>
          </w:rPr>
          <w:t>CustomAutowireConfigurer</w:t>
        </w:r>
      </w:hyperlink>
      <w:r w:rsidR="00BA0D5D" w:rsidRPr="00BA0D5D">
        <w:rPr>
          <w:rFonts w:ascii="inherit" w:eastAsia="宋体" w:hAnsi="inherit" w:cs="Arial"/>
          <w:color w:val="34302D"/>
          <w:kern w:val="0"/>
          <w:sz w:val="24"/>
          <w:szCs w:val="24"/>
        </w:rPr>
        <w:t> is a </w:t>
      </w:r>
      <w:r w:rsidR="00BA0D5D" w:rsidRPr="00BA0D5D">
        <w:rPr>
          <w:rFonts w:ascii="Consolas" w:eastAsia="宋体" w:hAnsi="Consolas" w:cs="宋体"/>
          <w:color w:val="34302D"/>
          <w:kern w:val="0"/>
          <w:sz w:val="23"/>
          <w:szCs w:val="23"/>
          <w:shd w:val="clear" w:color="auto" w:fill="F7F7F8"/>
        </w:rPr>
        <w:t>BeanFactoryPostProcessor</w:t>
      </w:r>
      <w:r w:rsidR="00BA0D5D" w:rsidRPr="00BA0D5D">
        <w:rPr>
          <w:rFonts w:ascii="inherit" w:eastAsia="宋体" w:hAnsi="inherit" w:cs="Arial"/>
          <w:color w:val="34302D"/>
          <w:kern w:val="0"/>
          <w:sz w:val="24"/>
          <w:szCs w:val="24"/>
        </w:rPr>
        <w:t> that lets you register your own custom qualifier annotation types, even if they are not annotated with Spring’s </w:t>
      </w:r>
      <w:r w:rsidR="00BA0D5D" w:rsidRPr="00BA0D5D">
        <w:rPr>
          <w:rFonts w:ascii="Consolas" w:eastAsia="宋体" w:hAnsi="Consolas" w:cs="宋体"/>
          <w:color w:val="34302D"/>
          <w:kern w:val="0"/>
          <w:sz w:val="23"/>
          <w:szCs w:val="23"/>
          <w:shd w:val="clear" w:color="auto" w:fill="F7F7F8"/>
        </w:rPr>
        <w:t>@Qualifier</w:t>
      </w:r>
      <w:r w:rsidR="00BA0D5D" w:rsidRPr="00BA0D5D">
        <w:rPr>
          <w:rFonts w:ascii="inherit" w:eastAsia="宋体" w:hAnsi="inherit" w:cs="Arial"/>
          <w:color w:val="34302D"/>
          <w:kern w:val="0"/>
          <w:sz w:val="24"/>
          <w:szCs w:val="24"/>
        </w:rPr>
        <w:t> annotation. The following example shows how to use </w:t>
      </w:r>
      <w:r w:rsidR="00BA0D5D" w:rsidRPr="00BA0D5D">
        <w:rPr>
          <w:rFonts w:ascii="Consolas" w:eastAsia="宋体" w:hAnsi="Consolas" w:cs="宋体"/>
          <w:color w:val="34302D"/>
          <w:kern w:val="0"/>
          <w:sz w:val="23"/>
          <w:szCs w:val="23"/>
          <w:shd w:val="clear" w:color="auto" w:fill="F7F7F8"/>
        </w:rPr>
        <w:t>CustomAutowireConfigurer</w:t>
      </w:r>
      <w:r w:rsidR="00BA0D5D" w:rsidRPr="00BA0D5D">
        <w:rPr>
          <w:rFonts w:ascii="inherit" w:eastAsia="宋体" w:hAnsi="inherit" w:cs="Arial"/>
          <w:color w:val="34302D"/>
          <w:kern w:val="0"/>
          <w:sz w:val="24"/>
          <w:szCs w:val="24"/>
        </w:rPr>
        <w:t>:</w:t>
      </w:r>
    </w:p>
    <w:p w:rsidR="00394F6A" w:rsidRPr="00BA0D5D" w:rsidRDefault="00E91AFF" w:rsidP="00BA0D5D">
      <w:pPr>
        <w:widowControl/>
        <w:shd w:val="clear" w:color="auto" w:fill="FFFFFF"/>
        <w:spacing w:after="300"/>
        <w:jc w:val="left"/>
        <w:rPr>
          <w:rFonts w:ascii="inherit" w:eastAsia="宋体" w:hAnsi="inherit" w:cs="Arial" w:hint="eastAsia"/>
          <w:color w:val="34302D"/>
          <w:kern w:val="0"/>
          <w:sz w:val="24"/>
          <w:szCs w:val="24"/>
        </w:rPr>
      </w:pPr>
      <w:hyperlink r:id="rId295" w:history="1">
        <w:r w:rsidR="00394F6A">
          <w:rPr>
            <w:rStyle w:val="HTML"/>
            <w:rFonts w:ascii="Consolas" w:hAnsi="Consolas"/>
            <w:color w:val="548E2E"/>
            <w:sz w:val="23"/>
            <w:szCs w:val="23"/>
            <w:u w:val="single"/>
            <w:shd w:val="clear" w:color="auto" w:fill="F7F7F8"/>
          </w:rPr>
          <w:t>CustomAutowireConfigurer</w:t>
        </w:r>
      </w:hyperlink>
      <w:r w:rsidR="00394F6A">
        <w:rPr>
          <w:rFonts w:ascii="Arial" w:hAnsi="Arial" w:cs="Arial"/>
          <w:color w:val="34302D"/>
          <w:shd w:val="clear" w:color="auto" w:fill="FFFFFF"/>
        </w:rPr>
        <w:t> </w:t>
      </w:r>
      <w:r w:rsidR="00394F6A">
        <w:rPr>
          <w:rFonts w:ascii="Arial" w:hAnsi="Arial" w:cs="Arial"/>
          <w:color w:val="34302D"/>
          <w:shd w:val="clear" w:color="auto" w:fill="FFFFFF"/>
        </w:rPr>
        <w:t>是一个</w:t>
      </w:r>
      <w:r w:rsidR="00394F6A">
        <w:rPr>
          <w:rStyle w:val="HTML"/>
          <w:rFonts w:ascii="Consolas" w:hAnsi="Consolas"/>
          <w:sz w:val="23"/>
          <w:szCs w:val="23"/>
          <w:shd w:val="clear" w:color="auto" w:fill="F7F7F8"/>
        </w:rPr>
        <w:t>BeanFactoryPostProcessor</w:t>
      </w:r>
      <w:r w:rsidR="00394F6A">
        <w:rPr>
          <w:rFonts w:ascii="Arial" w:hAnsi="Arial" w:cs="Arial"/>
          <w:color w:val="34302D"/>
          <w:shd w:val="clear" w:color="auto" w:fill="FFFFFF"/>
        </w:rPr>
        <w:t>允许您注册自己的自定义限定符注释类型的，即使它们没有使用</w:t>
      </w:r>
      <w:r w:rsidR="00394F6A">
        <w:rPr>
          <w:rFonts w:ascii="Arial" w:hAnsi="Arial" w:cs="Arial"/>
          <w:color w:val="34302D"/>
          <w:shd w:val="clear" w:color="auto" w:fill="FFFFFF"/>
        </w:rPr>
        <w:t>Spring</w:t>
      </w:r>
      <w:r w:rsidR="00394F6A">
        <w:rPr>
          <w:rFonts w:ascii="Arial" w:hAnsi="Arial" w:cs="Arial"/>
          <w:color w:val="34302D"/>
          <w:shd w:val="clear" w:color="auto" w:fill="FFFFFF"/>
        </w:rPr>
        <w:t>的</w:t>
      </w:r>
      <w:r w:rsidR="00394F6A">
        <w:rPr>
          <w:rStyle w:val="HTML"/>
          <w:rFonts w:ascii="Consolas" w:hAnsi="Consolas"/>
          <w:sz w:val="23"/>
          <w:szCs w:val="23"/>
          <w:shd w:val="clear" w:color="auto" w:fill="F7F7F8"/>
        </w:rPr>
        <w:t>@Qualifier</w:t>
      </w:r>
      <w:r w:rsidR="00394F6A">
        <w:rPr>
          <w:rFonts w:ascii="Arial" w:hAnsi="Arial" w:cs="Arial"/>
          <w:color w:val="34302D"/>
          <w:shd w:val="clear" w:color="auto" w:fill="FFFFFF"/>
        </w:rPr>
        <w:t>注释进行注释。以下示例显示如何使用</w:t>
      </w:r>
      <w:r w:rsidR="00394F6A">
        <w:rPr>
          <w:rStyle w:val="HTML"/>
          <w:rFonts w:ascii="Consolas" w:hAnsi="Consolas"/>
          <w:sz w:val="23"/>
          <w:szCs w:val="23"/>
          <w:shd w:val="clear" w:color="auto" w:fill="F7F7F8"/>
        </w:rPr>
        <w:t>CustomAutowireConfigurer</w:t>
      </w:r>
      <w:r w:rsidR="00394F6A">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"customAutowireConfigurer"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"org.springframework.beans.factory.annotation.CustomAutowireConfigurer"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"customQualifierTypes"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example.CustomQualifier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AutowireCandidateResolver</w:t>
      </w:r>
      <w:r w:rsidRPr="00BA0D5D">
        <w:rPr>
          <w:rFonts w:ascii="inherit" w:eastAsia="宋体" w:hAnsi="inherit" w:cs="Arial"/>
          <w:color w:val="34302D"/>
          <w:kern w:val="0"/>
          <w:sz w:val="24"/>
          <w:szCs w:val="24"/>
        </w:rPr>
        <w:t> determines autowire candidates by:</w:t>
      </w:r>
    </w:p>
    <w:p w:rsidR="00394F6A" w:rsidRPr="00394F6A" w:rsidRDefault="00394F6A" w:rsidP="00394F6A">
      <w:pPr>
        <w:widowControl/>
        <w:shd w:val="clear" w:color="auto" w:fill="FFFFFF"/>
        <w:spacing w:after="300"/>
        <w:jc w:val="left"/>
        <w:rPr>
          <w:rFonts w:ascii="inherit" w:eastAsia="宋体" w:hAnsi="inherit" w:cs="Arial" w:hint="eastAsia"/>
          <w:color w:val="34302D"/>
          <w:kern w:val="0"/>
          <w:sz w:val="24"/>
          <w:szCs w:val="24"/>
        </w:rPr>
      </w:pPr>
      <w:r w:rsidRPr="00394F6A">
        <w:rPr>
          <w:rFonts w:ascii="inherit" w:eastAsia="宋体" w:hAnsi="inherit" w:cs="Arial"/>
          <w:color w:val="34302D"/>
          <w:kern w:val="0"/>
          <w:sz w:val="24"/>
          <w:szCs w:val="24"/>
        </w:rPr>
        <w:t>通过以下方式</w:t>
      </w:r>
      <w:r w:rsidRPr="00394F6A">
        <w:rPr>
          <w:rFonts w:ascii="Consolas" w:eastAsia="宋体" w:hAnsi="Consolas" w:cs="宋体"/>
          <w:color w:val="34302D"/>
          <w:kern w:val="0"/>
          <w:sz w:val="23"/>
          <w:szCs w:val="23"/>
          <w:shd w:val="clear" w:color="auto" w:fill="F7F7F8"/>
        </w:rPr>
        <w:t>AutowireCandidateResolver</w:t>
      </w:r>
      <w:r w:rsidRPr="00394F6A">
        <w:rPr>
          <w:rFonts w:ascii="inherit" w:eastAsia="宋体" w:hAnsi="inherit" w:cs="Arial"/>
          <w:color w:val="34302D"/>
          <w:kern w:val="0"/>
          <w:sz w:val="24"/>
          <w:szCs w:val="24"/>
        </w:rPr>
        <w:t>确定</w:t>
      </w:r>
      <w:r w:rsidRPr="00394F6A">
        <w:rPr>
          <w:rFonts w:ascii="inherit" w:eastAsia="宋体" w:hAnsi="inherit" w:cs="Arial"/>
          <w:color w:val="34302D"/>
          <w:kern w:val="0"/>
          <w:sz w:val="24"/>
          <w:szCs w:val="24"/>
        </w:rPr>
        <w:t>autowire</w:t>
      </w:r>
      <w:r w:rsidRPr="00394F6A">
        <w:rPr>
          <w:rFonts w:ascii="inherit" w:eastAsia="宋体" w:hAnsi="inherit" w:cs="Arial"/>
          <w:color w:val="34302D"/>
          <w:kern w:val="0"/>
          <w:sz w:val="24"/>
          <w:szCs w:val="24"/>
        </w:rPr>
        <w:t>候选人：</w:t>
      </w:r>
    </w:p>
    <w:p w:rsidR="00BA0D5D" w:rsidRPr="00BA0D5D" w:rsidRDefault="00BA0D5D" w:rsidP="00BA0D5D">
      <w:pPr>
        <w:widowControl/>
        <w:numPr>
          <w:ilvl w:val="0"/>
          <w:numId w:val="1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autowire-candidate</w:t>
      </w:r>
      <w:r w:rsidRPr="00BA0D5D">
        <w:rPr>
          <w:rFonts w:ascii="inherit" w:eastAsia="宋体" w:hAnsi="inherit" w:cs="Arial"/>
          <w:color w:val="34302D"/>
          <w:kern w:val="0"/>
          <w:sz w:val="24"/>
          <w:szCs w:val="24"/>
        </w:rPr>
        <w:t> value of each bean definition</w:t>
      </w:r>
    </w:p>
    <w:p w:rsidR="00BA0D5D" w:rsidRPr="00BA0D5D" w:rsidRDefault="00BA0D5D" w:rsidP="00BA0D5D">
      <w:pPr>
        <w:widowControl/>
        <w:numPr>
          <w:ilvl w:val="0"/>
          <w:numId w:val="1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w:t>
      </w:r>
      <w:r w:rsidRPr="00BA0D5D">
        <w:rPr>
          <w:rFonts w:ascii="Consolas" w:eastAsia="宋体" w:hAnsi="Consolas" w:cs="宋体"/>
          <w:color w:val="34302D"/>
          <w:kern w:val="0"/>
          <w:sz w:val="23"/>
          <w:szCs w:val="23"/>
          <w:shd w:val="clear" w:color="auto" w:fill="F7F7F8"/>
        </w:rPr>
        <w:t>default-autowire-candidates</w:t>
      </w:r>
      <w:r w:rsidRPr="00BA0D5D">
        <w:rPr>
          <w:rFonts w:ascii="inherit" w:eastAsia="宋体" w:hAnsi="inherit" w:cs="Arial"/>
          <w:color w:val="34302D"/>
          <w:kern w:val="0"/>
          <w:sz w:val="24"/>
          <w:szCs w:val="24"/>
        </w:rPr>
        <w:t> patterns available on the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w:t>
      </w:r>
    </w:p>
    <w:p w:rsidR="00BA0D5D" w:rsidRPr="00394F6A" w:rsidRDefault="00BA0D5D" w:rsidP="00BA0D5D">
      <w:pPr>
        <w:widowControl/>
        <w:numPr>
          <w:ilvl w:val="0"/>
          <w:numId w:val="1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presence of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annotations and any custom annotations registered with the </w:t>
      </w:r>
      <w:r w:rsidRPr="00BA0D5D">
        <w:rPr>
          <w:rFonts w:ascii="Consolas" w:eastAsia="宋体" w:hAnsi="Consolas" w:cs="宋体"/>
          <w:color w:val="34302D"/>
          <w:kern w:val="0"/>
          <w:sz w:val="23"/>
          <w:szCs w:val="23"/>
          <w:shd w:val="clear" w:color="auto" w:fill="F7F7F8"/>
        </w:rPr>
        <w:t>CustomAutowireConfigurer</w:t>
      </w:r>
    </w:p>
    <w:p w:rsidR="00394F6A" w:rsidRPr="00394F6A" w:rsidRDefault="00394F6A" w:rsidP="00394F6A">
      <w:pPr>
        <w:widowControl/>
        <w:numPr>
          <w:ilvl w:val="0"/>
          <w:numId w:val="16"/>
        </w:numPr>
        <w:shd w:val="clear" w:color="auto" w:fill="FFFFFF"/>
        <w:tabs>
          <w:tab w:val="clear" w:pos="720"/>
          <w:tab w:val="num" w:pos="567"/>
        </w:tabs>
        <w:spacing w:after="150"/>
        <w:ind w:left="426"/>
        <w:jc w:val="left"/>
        <w:rPr>
          <w:rFonts w:ascii="inherit" w:eastAsia="宋体" w:hAnsi="inherit" w:cs="Arial" w:hint="eastAsia"/>
          <w:color w:val="34302D"/>
          <w:kern w:val="0"/>
          <w:sz w:val="24"/>
          <w:szCs w:val="24"/>
        </w:rPr>
      </w:pPr>
      <w:r w:rsidRPr="00394F6A">
        <w:rPr>
          <w:rFonts w:ascii="Consolas" w:eastAsia="宋体" w:hAnsi="Consolas" w:cs="宋体"/>
          <w:color w:val="34302D"/>
          <w:kern w:val="0"/>
          <w:sz w:val="23"/>
          <w:szCs w:val="23"/>
          <w:shd w:val="clear" w:color="auto" w:fill="F7F7F8"/>
        </w:rPr>
        <w:t>autowire-candidate</w:t>
      </w:r>
      <w:r w:rsidRPr="00394F6A">
        <w:rPr>
          <w:rFonts w:ascii="inherit" w:eastAsia="宋体" w:hAnsi="inherit" w:cs="Arial"/>
          <w:color w:val="34302D"/>
          <w:kern w:val="0"/>
          <w:sz w:val="24"/>
          <w:szCs w:val="24"/>
        </w:rPr>
        <w:t>每个</w:t>
      </w:r>
      <w:r w:rsidRPr="00394F6A">
        <w:rPr>
          <w:rFonts w:ascii="inherit" w:eastAsia="宋体" w:hAnsi="inherit" w:cs="Arial"/>
          <w:color w:val="34302D"/>
          <w:kern w:val="0"/>
          <w:sz w:val="24"/>
          <w:szCs w:val="24"/>
        </w:rPr>
        <w:t>bean</w:t>
      </w:r>
      <w:r w:rsidRPr="00394F6A">
        <w:rPr>
          <w:rFonts w:ascii="inherit" w:eastAsia="宋体" w:hAnsi="inherit" w:cs="Arial"/>
          <w:color w:val="34302D"/>
          <w:kern w:val="0"/>
          <w:sz w:val="24"/>
          <w:szCs w:val="24"/>
        </w:rPr>
        <w:t>定义的值</w:t>
      </w:r>
    </w:p>
    <w:p w:rsidR="00394F6A" w:rsidRPr="00394F6A" w:rsidRDefault="00394F6A" w:rsidP="00394F6A">
      <w:pPr>
        <w:widowControl/>
        <w:numPr>
          <w:ilvl w:val="0"/>
          <w:numId w:val="16"/>
        </w:numPr>
        <w:shd w:val="clear" w:color="auto" w:fill="FFFFFF"/>
        <w:tabs>
          <w:tab w:val="clear" w:pos="720"/>
          <w:tab w:val="num" w:pos="567"/>
        </w:tabs>
        <w:spacing w:after="150"/>
        <w:ind w:left="426"/>
        <w:jc w:val="left"/>
        <w:rPr>
          <w:rFonts w:ascii="inherit" w:eastAsia="宋体" w:hAnsi="inherit" w:cs="Arial" w:hint="eastAsia"/>
          <w:color w:val="34302D"/>
          <w:kern w:val="0"/>
          <w:sz w:val="24"/>
          <w:szCs w:val="24"/>
        </w:rPr>
      </w:pPr>
      <w:r w:rsidRPr="00394F6A">
        <w:rPr>
          <w:rFonts w:ascii="inherit" w:eastAsia="宋体" w:hAnsi="inherit" w:cs="Arial"/>
          <w:color w:val="34302D"/>
          <w:kern w:val="0"/>
          <w:sz w:val="24"/>
          <w:szCs w:val="24"/>
        </w:rPr>
        <w:lastRenderedPageBreak/>
        <w:t>元素</w:t>
      </w:r>
      <w:r w:rsidRPr="00394F6A">
        <w:rPr>
          <w:rFonts w:ascii="Consolas" w:eastAsia="宋体" w:hAnsi="Consolas" w:cs="宋体"/>
          <w:color w:val="34302D"/>
          <w:kern w:val="0"/>
          <w:sz w:val="23"/>
          <w:szCs w:val="23"/>
          <w:shd w:val="clear" w:color="auto" w:fill="F7F7F8"/>
        </w:rPr>
        <w:t>default-autowire-candidates</w:t>
      </w:r>
      <w:r w:rsidRPr="00394F6A">
        <w:rPr>
          <w:rFonts w:ascii="inherit" w:eastAsia="宋体" w:hAnsi="inherit" w:cs="Arial"/>
          <w:color w:val="34302D"/>
          <w:kern w:val="0"/>
          <w:sz w:val="24"/>
          <w:szCs w:val="24"/>
        </w:rPr>
        <w:t>上可用的任何模式</w:t>
      </w:r>
      <w:r w:rsidRPr="00394F6A">
        <w:rPr>
          <w:rFonts w:ascii="Consolas" w:eastAsia="宋体" w:hAnsi="Consolas" w:cs="宋体"/>
          <w:color w:val="34302D"/>
          <w:kern w:val="0"/>
          <w:sz w:val="23"/>
          <w:szCs w:val="23"/>
          <w:shd w:val="clear" w:color="auto" w:fill="F7F7F8"/>
        </w:rPr>
        <w:t>&lt;beans/&gt;</w:t>
      </w:r>
    </w:p>
    <w:p w:rsidR="00394F6A" w:rsidRPr="00394F6A" w:rsidRDefault="00394F6A" w:rsidP="00394F6A">
      <w:pPr>
        <w:widowControl/>
        <w:numPr>
          <w:ilvl w:val="0"/>
          <w:numId w:val="16"/>
        </w:numPr>
        <w:shd w:val="clear" w:color="auto" w:fill="FFFFFF"/>
        <w:tabs>
          <w:tab w:val="clear" w:pos="720"/>
          <w:tab w:val="num" w:pos="567"/>
        </w:tabs>
        <w:spacing w:after="150"/>
        <w:ind w:left="426"/>
        <w:jc w:val="left"/>
        <w:rPr>
          <w:rFonts w:ascii="inherit" w:eastAsia="宋体" w:hAnsi="inherit" w:cs="Arial" w:hint="eastAsia"/>
          <w:color w:val="34302D"/>
          <w:kern w:val="0"/>
          <w:sz w:val="24"/>
          <w:szCs w:val="24"/>
        </w:rPr>
      </w:pPr>
      <w:r w:rsidRPr="00394F6A">
        <w:rPr>
          <w:rFonts w:ascii="Consolas" w:eastAsia="宋体" w:hAnsi="Consolas" w:cs="宋体"/>
          <w:color w:val="34302D"/>
          <w:kern w:val="0"/>
          <w:sz w:val="23"/>
          <w:szCs w:val="23"/>
          <w:shd w:val="clear" w:color="auto" w:fill="F7F7F8"/>
        </w:rPr>
        <w:t>@Qualifier</w:t>
      </w:r>
      <w:r w:rsidRPr="00394F6A">
        <w:rPr>
          <w:rFonts w:ascii="inherit" w:eastAsia="宋体" w:hAnsi="inherit" w:cs="Arial"/>
          <w:color w:val="34302D"/>
          <w:kern w:val="0"/>
          <w:sz w:val="24"/>
          <w:szCs w:val="24"/>
        </w:rPr>
        <w:t>注释的存在以及注册的任何自定义注释</w:t>
      </w:r>
      <w:r w:rsidRPr="00394F6A">
        <w:rPr>
          <w:rFonts w:ascii="Consolas" w:eastAsia="宋体" w:hAnsi="Consolas" w:cs="宋体"/>
          <w:color w:val="34302D"/>
          <w:kern w:val="0"/>
          <w:sz w:val="23"/>
          <w:szCs w:val="23"/>
          <w:shd w:val="clear" w:color="auto" w:fill="F7F7F8"/>
        </w:rPr>
        <w:t>CustomAutowireConfigurer</w:t>
      </w:r>
    </w:p>
    <w:p w:rsidR="00394F6A" w:rsidRPr="00394F6A" w:rsidRDefault="00394F6A" w:rsidP="00394F6A">
      <w:pPr>
        <w:widowControl/>
        <w:shd w:val="clear" w:color="auto" w:fill="FFFFFF"/>
        <w:spacing w:after="15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multiple beans qualify as autowire candidates, the determination of a “primary” is as follows: If exactly one bean definition among the candidates has a </w:t>
      </w:r>
      <w:r w:rsidRPr="00BA0D5D">
        <w:rPr>
          <w:rFonts w:ascii="Consolas" w:eastAsia="宋体" w:hAnsi="Consolas" w:cs="宋体"/>
          <w:color w:val="34302D"/>
          <w:kern w:val="0"/>
          <w:sz w:val="23"/>
          <w:szCs w:val="23"/>
          <w:shd w:val="clear" w:color="auto" w:fill="F7F7F8"/>
        </w:rPr>
        <w:t>primary</w:t>
      </w:r>
      <w:r w:rsidRPr="00BA0D5D">
        <w:rPr>
          <w:rFonts w:ascii="inherit" w:eastAsia="宋体" w:hAnsi="inherit" w:cs="Arial"/>
          <w:color w:val="34302D"/>
          <w:kern w:val="0"/>
          <w:sz w:val="24"/>
          <w:szCs w:val="24"/>
        </w:rPr>
        <w:t> attribute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it is selected.</w:t>
      </w:r>
    </w:p>
    <w:p w:rsidR="00394F6A" w:rsidRPr="00394F6A" w:rsidRDefault="00394F6A" w:rsidP="00394F6A">
      <w:pPr>
        <w:widowControl/>
        <w:shd w:val="clear" w:color="auto" w:fill="FFFFFF"/>
        <w:spacing w:after="300"/>
        <w:jc w:val="left"/>
        <w:rPr>
          <w:rFonts w:ascii="inherit" w:eastAsia="宋体" w:hAnsi="inherit" w:cs="Arial" w:hint="eastAsia"/>
          <w:color w:val="34302D"/>
          <w:kern w:val="0"/>
          <w:sz w:val="24"/>
          <w:szCs w:val="24"/>
        </w:rPr>
      </w:pPr>
      <w:r w:rsidRPr="00394F6A">
        <w:rPr>
          <w:rFonts w:ascii="inherit" w:eastAsia="宋体" w:hAnsi="inherit" w:cs="Arial"/>
          <w:color w:val="34302D"/>
          <w:kern w:val="0"/>
          <w:sz w:val="24"/>
          <w:szCs w:val="24"/>
        </w:rPr>
        <w:t>当多个</w:t>
      </w:r>
      <w:r w:rsidRPr="00394F6A">
        <w:rPr>
          <w:rFonts w:ascii="inherit" w:eastAsia="宋体" w:hAnsi="inherit" w:cs="Arial"/>
          <w:color w:val="34302D"/>
          <w:kern w:val="0"/>
          <w:sz w:val="24"/>
          <w:szCs w:val="24"/>
        </w:rPr>
        <w:t>bean</w:t>
      </w:r>
      <w:r w:rsidRPr="00394F6A">
        <w:rPr>
          <w:rFonts w:ascii="inherit" w:eastAsia="宋体" w:hAnsi="inherit" w:cs="Arial"/>
          <w:color w:val="34302D"/>
          <w:kern w:val="0"/>
          <w:sz w:val="24"/>
          <w:szCs w:val="24"/>
        </w:rPr>
        <w:t>有资格作为</w:t>
      </w:r>
      <w:r w:rsidRPr="00394F6A">
        <w:rPr>
          <w:rFonts w:ascii="inherit" w:eastAsia="宋体" w:hAnsi="inherit" w:cs="Arial"/>
          <w:color w:val="34302D"/>
          <w:kern w:val="0"/>
          <w:sz w:val="24"/>
          <w:szCs w:val="24"/>
        </w:rPr>
        <w:t>autowire</w:t>
      </w:r>
      <w:r w:rsidRPr="00394F6A">
        <w:rPr>
          <w:rFonts w:ascii="inherit" w:eastAsia="宋体" w:hAnsi="inherit" w:cs="Arial"/>
          <w:color w:val="34302D"/>
          <w:kern w:val="0"/>
          <w:sz w:val="24"/>
          <w:szCs w:val="24"/>
        </w:rPr>
        <w:t>候选者时，</w:t>
      </w:r>
      <w:r w:rsidRPr="00394F6A">
        <w:rPr>
          <w:rFonts w:ascii="inherit" w:eastAsia="宋体" w:hAnsi="inherit" w:cs="Arial"/>
          <w:color w:val="34302D"/>
          <w:kern w:val="0"/>
          <w:sz w:val="24"/>
          <w:szCs w:val="24"/>
        </w:rPr>
        <w:t>“primary”</w:t>
      </w:r>
      <w:r w:rsidRPr="00394F6A">
        <w:rPr>
          <w:rFonts w:ascii="inherit" w:eastAsia="宋体" w:hAnsi="inherit" w:cs="Arial"/>
          <w:color w:val="34302D"/>
          <w:kern w:val="0"/>
          <w:sz w:val="24"/>
          <w:szCs w:val="24"/>
        </w:rPr>
        <w:t>的确定如下：如果候选者中只有一个</w:t>
      </w:r>
      <w:r w:rsidRPr="00394F6A">
        <w:rPr>
          <w:rFonts w:ascii="inherit" w:eastAsia="宋体" w:hAnsi="inherit" w:cs="Arial"/>
          <w:color w:val="34302D"/>
          <w:kern w:val="0"/>
          <w:sz w:val="24"/>
          <w:szCs w:val="24"/>
        </w:rPr>
        <w:t>bean</w:t>
      </w:r>
      <w:r w:rsidRPr="00394F6A">
        <w:rPr>
          <w:rFonts w:ascii="inherit" w:eastAsia="宋体" w:hAnsi="inherit" w:cs="Arial"/>
          <w:color w:val="34302D"/>
          <w:kern w:val="0"/>
          <w:sz w:val="24"/>
          <w:szCs w:val="24"/>
        </w:rPr>
        <w:t>定义具有</w:t>
      </w:r>
      <w:r w:rsidRPr="00394F6A">
        <w:rPr>
          <w:rFonts w:ascii="Consolas" w:eastAsia="宋体" w:hAnsi="Consolas" w:cs="宋体"/>
          <w:color w:val="34302D"/>
          <w:kern w:val="0"/>
          <w:sz w:val="23"/>
          <w:szCs w:val="23"/>
          <w:shd w:val="clear" w:color="auto" w:fill="F7F7F8"/>
        </w:rPr>
        <w:t>primary</w:t>
      </w:r>
      <w:r w:rsidRPr="00394F6A">
        <w:rPr>
          <w:rFonts w:ascii="inherit" w:eastAsia="宋体" w:hAnsi="inherit" w:cs="Arial"/>
          <w:color w:val="34302D"/>
          <w:kern w:val="0"/>
          <w:sz w:val="24"/>
          <w:szCs w:val="24"/>
        </w:rPr>
        <w:t> </w:t>
      </w:r>
      <w:r w:rsidRPr="00394F6A">
        <w:rPr>
          <w:rFonts w:ascii="inherit" w:eastAsia="宋体" w:hAnsi="inherit" w:cs="Arial"/>
          <w:color w:val="34302D"/>
          <w:kern w:val="0"/>
          <w:sz w:val="24"/>
          <w:szCs w:val="24"/>
        </w:rPr>
        <w:t>设置为的属性</w:t>
      </w:r>
      <w:r w:rsidRPr="00394F6A">
        <w:rPr>
          <w:rFonts w:ascii="Consolas" w:eastAsia="宋体" w:hAnsi="Consolas" w:cs="宋体"/>
          <w:color w:val="34302D"/>
          <w:kern w:val="0"/>
          <w:sz w:val="23"/>
          <w:szCs w:val="23"/>
          <w:shd w:val="clear" w:color="auto" w:fill="F7F7F8"/>
        </w:rPr>
        <w:t>true</w:t>
      </w:r>
      <w:r w:rsidRPr="00394F6A">
        <w:rPr>
          <w:rFonts w:ascii="inherit" w:eastAsia="宋体" w:hAnsi="inherit" w:cs="Arial"/>
          <w:color w:val="34302D"/>
          <w:kern w:val="0"/>
          <w:sz w:val="24"/>
          <w:szCs w:val="24"/>
        </w:rPr>
        <w:t>，则选择它。</w:t>
      </w:r>
    </w:p>
    <w:p w:rsidR="00394F6A" w:rsidRPr="00394F6A" w:rsidRDefault="00394F6A"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1.9.7. Injection with </w:t>
      </w:r>
      <w:r w:rsidRPr="00BA0D5D">
        <w:rPr>
          <w:rFonts w:ascii="Consolas" w:eastAsia="宋体" w:hAnsi="Consolas" w:cs="宋体"/>
          <w:color w:val="34302D"/>
          <w:kern w:val="0"/>
          <w:sz w:val="33"/>
          <w:szCs w:val="33"/>
          <w:shd w:val="clear" w:color="auto" w:fill="F7F7F8"/>
        </w:rPr>
        <w:t>@Resource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also supports injection by using the JSR-250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annotation (</w:t>
      </w:r>
      <w:r w:rsidRPr="00BA0D5D">
        <w:rPr>
          <w:rFonts w:ascii="Consolas" w:eastAsia="宋体" w:hAnsi="Consolas" w:cs="宋体"/>
          <w:color w:val="34302D"/>
          <w:kern w:val="0"/>
          <w:sz w:val="23"/>
          <w:szCs w:val="23"/>
          <w:shd w:val="clear" w:color="auto" w:fill="F7F7F8"/>
        </w:rPr>
        <w:t>javax.annotation.Resource</w:t>
      </w:r>
      <w:r w:rsidRPr="00BA0D5D">
        <w:rPr>
          <w:rFonts w:ascii="inherit" w:eastAsia="宋体" w:hAnsi="inherit" w:cs="Arial"/>
          <w:color w:val="34302D"/>
          <w:kern w:val="0"/>
          <w:sz w:val="24"/>
          <w:szCs w:val="24"/>
        </w:rPr>
        <w:t>) on fields or bean property setter methods. This is a common pattern in Java EE: for example, in JSF-managed beans and JAX-WS endpoints. Spring supports this pattern for Spring-managed objects as well.</w:t>
      </w:r>
    </w:p>
    <w:p w:rsidR="009A11BA" w:rsidRDefault="009A11BA" w:rsidP="009A11BA">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Spring</w:t>
      </w:r>
      <w:r>
        <w:rPr>
          <w:rFonts w:ascii="inherit" w:hAnsi="inherit" w:cs="Arial"/>
          <w:color w:val="34302D"/>
        </w:rPr>
        <w:t>还通过在字段或</w:t>
      </w:r>
      <w:r>
        <w:rPr>
          <w:rFonts w:ascii="inherit" w:hAnsi="inherit" w:cs="Arial"/>
          <w:color w:val="34302D"/>
        </w:rPr>
        <w:t>bean</w:t>
      </w:r>
      <w:r>
        <w:rPr>
          <w:rFonts w:ascii="inherit" w:hAnsi="inherit" w:cs="Arial"/>
          <w:color w:val="34302D"/>
        </w:rPr>
        <w:t>属性</w:t>
      </w:r>
      <w:r>
        <w:rPr>
          <w:rFonts w:ascii="inherit" w:hAnsi="inherit" w:cs="Arial"/>
          <w:color w:val="34302D"/>
        </w:rPr>
        <w:t>setter</w:t>
      </w:r>
      <w:r>
        <w:rPr>
          <w:rFonts w:ascii="inherit" w:hAnsi="inherit" w:cs="Arial"/>
          <w:color w:val="34302D"/>
        </w:rPr>
        <w:t>方法上使用</w:t>
      </w:r>
      <w:r>
        <w:rPr>
          <w:rFonts w:ascii="inherit" w:hAnsi="inherit" w:cs="Arial"/>
          <w:color w:val="34302D"/>
        </w:rPr>
        <w:t>JSR-250 </w:t>
      </w:r>
      <w:r>
        <w:rPr>
          <w:rStyle w:val="HTML"/>
          <w:rFonts w:ascii="Consolas" w:hAnsi="Consolas"/>
          <w:color w:val="34302D"/>
          <w:sz w:val="23"/>
          <w:szCs w:val="23"/>
          <w:shd w:val="clear" w:color="auto" w:fill="F7F7F8"/>
        </w:rPr>
        <w:t>@Resource</w:t>
      </w:r>
      <w:r>
        <w:rPr>
          <w:rFonts w:ascii="inherit" w:hAnsi="inherit" w:cs="Arial"/>
          <w:color w:val="34302D"/>
        </w:rPr>
        <w:t>annotation</w:t>
      </w:r>
      <w:r>
        <w:rPr>
          <w:rFonts w:ascii="inherit" w:hAnsi="inherit" w:cs="Arial"/>
          <w:color w:val="34302D"/>
        </w:rPr>
        <w:t>（</w:t>
      </w:r>
      <w:r>
        <w:rPr>
          <w:rStyle w:val="HTML"/>
          <w:rFonts w:ascii="Consolas" w:hAnsi="Consolas"/>
          <w:color w:val="34302D"/>
          <w:sz w:val="23"/>
          <w:szCs w:val="23"/>
          <w:shd w:val="clear" w:color="auto" w:fill="F7F7F8"/>
        </w:rPr>
        <w:t>javax.annotation.Resource</w:t>
      </w:r>
      <w:r>
        <w:rPr>
          <w:rFonts w:ascii="inherit" w:hAnsi="inherit" w:cs="Arial"/>
          <w:color w:val="34302D"/>
        </w:rPr>
        <w:t>）来支持注入。这是</w:t>
      </w:r>
      <w:r>
        <w:rPr>
          <w:rFonts w:ascii="inherit" w:hAnsi="inherit" w:cs="Arial"/>
          <w:color w:val="34302D"/>
        </w:rPr>
        <w:t>Java EE</w:t>
      </w:r>
      <w:r>
        <w:rPr>
          <w:rFonts w:ascii="inherit" w:hAnsi="inherit" w:cs="Arial"/>
          <w:color w:val="34302D"/>
        </w:rPr>
        <w:t>中的常见模式：例如，在</w:t>
      </w:r>
      <w:r>
        <w:rPr>
          <w:rFonts w:ascii="inherit" w:hAnsi="inherit" w:cs="Arial"/>
          <w:color w:val="34302D"/>
        </w:rPr>
        <w:t>JSF</w:t>
      </w:r>
      <w:r>
        <w:rPr>
          <w:rFonts w:ascii="inherit" w:hAnsi="inherit" w:cs="Arial"/>
          <w:color w:val="34302D"/>
        </w:rPr>
        <w:t>管理的</w:t>
      </w:r>
      <w:r>
        <w:rPr>
          <w:rFonts w:ascii="inherit" w:hAnsi="inherit" w:cs="Arial"/>
          <w:color w:val="34302D"/>
        </w:rPr>
        <w:t>bean</w:t>
      </w:r>
      <w:r>
        <w:rPr>
          <w:rFonts w:ascii="inherit" w:hAnsi="inherit" w:cs="Arial"/>
          <w:color w:val="34302D"/>
        </w:rPr>
        <w:t>和</w:t>
      </w:r>
      <w:r>
        <w:rPr>
          <w:rFonts w:ascii="inherit" w:hAnsi="inherit" w:cs="Arial"/>
          <w:color w:val="34302D"/>
        </w:rPr>
        <w:t>JAX-WS</w:t>
      </w:r>
      <w:r>
        <w:rPr>
          <w:rFonts w:ascii="inherit" w:hAnsi="inherit" w:cs="Arial"/>
          <w:color w:val="34302D"/>
        </w:rPr>
        <w:t>端点中。</w:t>
      </w:r>
      <w:r>
        <w:rPr>
          <w:rFonts w:ascii="inherit" w:hAnsi="inherit" w:cs="Arial"/>
          <w:color w:val="34302D"/>
        </w:rPr>
        <w:t>Spring</w:t>
      </w:r>
      <w:r>
        <w:rPr>
          <w:rFonts w:ascii="inherit" w:hAnsi="inherit" w:cs="Arial"/>
          <w:color w:val="34302D"/>
        </w:rPr>
        <w:t>也支持</w:t>
      </w:r>
      <w:r>
        <w:rPr>
          <w:rFonts w:ascii="inherit" w:hAnsi="inherit" w:cs="Arial"/>
          <w:color w:val="34302D"/>
        </w:rPr>
        <w:t>Spring</w:t>
      </w:r>
      <w:r>
        <w:rPr>
          <w:rFonts w:ascii="inherit" w:hAnsi="inherit" w:cs="Arial"/>
          <w:color w:val="34302D"/>
        </w:rPr>
        <w:t>管理对象的这种模式。</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takes a name attribute. By default, Spring interprets that value as the bean name to be injected. In other words, it follows by-name semantics, as demonstrated in the following example:</w:t>
      </w:r>
    </w:p>
    <w:p w:rsidR="009A11BA" w:rsidRPr="009A11BA" w:rsidRDefault="009A11BA" w:rsidP="009A11BA">
      <w:pPr>
        <w:pStyle w:val="a3"/>
        <w:shd w:val="clear" w:color="auto" w:fill="FFFFFF"/>
        <w:spacing w:before="0" w:beforeAutospacing="0" w:after="300" w:afterAutospacing="0"/>
        <w:rPr>
          <w:rFonts w:ascii="inherit" w:hAnsi="inherit" w:cs="Arial" w:hint="eastAsia"/>
          <w:color w:val="34302D"/>
        </w:rPr>
      </w:pPr>
      <w:r>
        <w:rPr>
          <w:rStyle w:val="HTML"/>
          <w:rFonts w:ascii="Consolas" w:hAnsi="Consolas"/>
          <w:color w:val="34302D"/>
          <w:sz w:val="23"/>
          <w:szCs w:val="23"/>
          <w:shd w:val="clear" w:color="auto" w:fill="F7F7F8"/>
        </w:rPr>
        <w:t>@Resource</w:t>
      </w:r>
      <w:r>
        <w:rPr>
          <w:rFonts w:ascii="inherit" w:hAnsi="inherit" w:cs="Arial"/>
          <w:color w:val="34302D"/>
        </w:rPr>
        <w:t>采用名称属性。默认情况下，</w:t>
      </w:r>
      <w:r>
        <w:rPr>
          <w:rFonts w:ascii="inherit" w:hAnsi="inherit" w:cs="Arial"/>
          <w:color w:val="34302D"/>
        </w:rPr>
        <w:t>Spring</w:t>
      </w:r>
      <w:r>
        <w:rPr>
          <w:rFonts w:ascii="inherit" w:hAnsi="inherit" w:cs="Arial"/>
          <w:color w:val="34302D"/>
        </w:rPr>
        <w:t>将该值解释为要注入的</w:t>
      </w:r>
      <w:r>
        <w:rPr>
          <w:rFonts w:ascii="inherit" w:hAnsi="inherit" w:cs="Arial"/>
          <w:color w:val="34302D"/>
        </w:rPr>
        <w:t>bean</w:t>
      </w:r>
      <w:r>
        <w:rPr>
          <w:rFonts w:ascii="inherit" w:hAnsi="inherit" w:cs="Arial"/>
          <w:color w:val="34302D"/>
        </w:rPr>
        <w:t>名称。换句话说，它遵循按名称语义，如以下示例所示：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@Resource</w:t>
      </w:r>
      <w:r w:rsidRPr="00BA0D5D">
        <w:rPr>
          <w:rFonts w:ascii="Consolas" w:eastAsia="宋体" w:hAnsi="Consolas" w:cs="宋体"/>
          <w:color w:val="34302D"/>
          <w:kern w:val="0"/>
          <w:sz w:val="24"/>
          <w:szCs w:val="24"/>
        </w:rPr>
        <w:t>(name=</w:t>
      </w:r>
      <w:r w:rsidRPr="00BA0D5D">
        <w:rPr>
          <w:rFonts w:ascii="Consolas" w:eastAsia="宋体" w:hAnsi="Consolas" w:cs="宋体"/>
          <w:color w:val="DD1144"/>
          <w:kern w:val="0"/>
          <w:sz w:val="24"/>
          <w:szCs w:val="24"/>
        </w:rPr>
        <w:t>"myMovieFinder"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3779"/>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line injects a </w:t>
            </w:r>
            <w:r w:rsidRPr="00BA0D5D">
              <w:rPr>
                <w:rFonts w:ascii="Consolas" w:eastAsia="宋体" w:hAnsi="Consolas" w:cs="宋体"/>
                <w:color w:val="34302D"/>
                <w:kern w:val="0"/>
                <w:sz w:val="23"/>
                <w:szCs w:val="23"/>
                <w:shd w:val="clear" w:color="auto" w:fill="F7F7F8"/>
              </w:rPr>
              <w:t>@Resource</w:t>
            </w:r>
            <w:r w:rsidRPr="00BA0D5D">
              <w:rPr>
                <w:rFonts w:ascii="宋体" w:eastAsia="宋体" w:hAnsi="宋体" w:cs="宋体"/>
                <w:color w:val="34302D"/>
                <w:kern w:val="0"/>
                <w:sz w:val="24"/>
                <w:szCs w:val="24"/>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name is explicitly specified, the default name is derived from the field name or setter method. In case of a field, it takes the field name. In case of a setter method, it takes the bean property name. The following example is going to have the bean named </w:t>
      </w:r>
      <w:r w:rsidRPr="00BA0D5D">
        <w:rPr>
          <w:rFonts w:ascii="Consolas" w:eastAsia="宋体" w:hAnsi="Consolas" w:cs="宋体"/>
          <w:color w:val="34302D"/>
          <w:kern w:val="0"/>
          <w:sz w:val="23"/>
          <w:szCs w:val="23"/>
          <w:shd w:val="clear" w:color="auto" w:fill="F7F7F8"/>
        </w:rPr>
        <w:t>movieFinder</w:t>
      </w:r>
      <w:r w:rsidRPr="00BA0D5D">
        <w:rPr>
          <w:rFonts w:ascii="inherit" w:eastAsia="宋体" w:hAnsi="inherit" w:cs="Arial"/>
          <w:color w:val="34302D"/>
          <w:kern w:val="0"/>
          <w:sz w:val="24"/>
          <w:szCs w:val="24"/>
        </w:rPr>
        <w:t> injected into its setter method:</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如果未明确指定名称，则默认名称是从字段名称或</w:t>
      </w:r>
      <w:r>
        <w:rPr>
          <w:rFonts w:ascii="Arial" w:hAnsi="Arial" w:cs="Arial"/>
          <w:color w:val="34302D"/>
          <w:shd w:val="clear" w:color="auto" w:fill="FFFFFF"/>
        </w:rPr>
        <w:t>setter</w:t>
      </w:r>
      <w:r>
        <w:rPr>
          <w:rFonts w:ascii="Arial" w:hAnsi="Arial" w:cs="Arial"/>
          <w:color w:val="34302D"/>
          <w:shd w:val="clear" w:color="auto" w:fill="FFFFFF"/>
        </w:rPr>
        <w:t>方法派生的。如果是字段，则采用字段名称。在</w:t>
      </w:r>
      <w:r>
        <w:rPr>
          <w:rFonts w:ascii="Arial" w:hAnsi="Arial" w:cs="Arial"/>
          <w:color w:val="34302D"/>
          <w:shd w:val="clear" w:color="auto" w:fill="FFFFFF"/>
        </w:rPr>
        <w:t>setter</w:t>
      </w:r>
      <w:r>
        <w:rPr>
          <w:rFonts w:ascii="Arial" w:hAnsi="Arial" w:cs="Arial"/>
          <w:color w:val="34302D"/>
          <w:shd w:val="clear" w:color="auto" w:fill="FFFFFF"/>
        </w:rPr>
        <w:t>方法的情况下，它采用</w:t>
      </w:r>
      <w:r>
        <w:rPr>
          <w:rFonts w:ascii="Arial" w:hAnsi="Arial" w:cs="Arial"/>
          <w:color w:val="34302D"/>
          <w:shd w:val="clear" w:color="auto" w:fill="FFFFFF"/>
        </w:rPr>
        <w:t>bean</w:t>
      </w:r>
      <w:r>
        <w:rPr>
          <w:rFonts w:ascii="Arial" w:hAnsi="Arial" w:cs="Arial"/>
          <w:color w:val="34302D"/>
          <w:shd w:val="clear" w:color="auto" w:fill="FFFFFF"/>
        </w:rPr>
        <w:t>属性名称。下面的例子将把</w:t>
      </w:r>
      <w:r>
        <w:rPr>
          <w:rFonts w:ascii="Arial" w:hAnsi="Arial" w:cs="Arial"/>
          <w:color w:val="34302D"/>
          <w:shd w:val="clear" w:color="auto" w:fill="FFFFFF"/>
        </w:rPr>
        <w:t>bean </w:t>
      </w:r>
      <w:r>
        <w:rPr>
          <w:rStyle w:val="HTML"/>
          <w:rFonts w:ascii="Consolas" w:hAnsi="Consolas"/>
          <w:sz w:val="23"/>
          <w:szCs w:val="23"/>
          <w:shd w:val="clear" w:color="auto" w:fill="F7F7F8"/>
        </w:rPr>
        <w:t>movieFinder</w:t>
      </w:r>
      <w:r>
        <w:rPr>
          <w:rFonts w:ascii="Arial" w:hAnsi="Arial" w:cs="Arial"/>
          <w:color w:val="34302D"/>
          <w:shd w:val="clear" w:color="auto" w:fill="FFFFFF"/>
        </w:rPr>
        <w:t>注入其</w:t>
      </w:r>
      <w:r>
        <w:rPr>
          <w:rFonts w:ascii="Arial" w:hAnsi="Arial" w:cs="Arial"/>
          <w:color w:val="34302D"/>
          <w:shd w:val="clear" w:color="auto" w:fill="FFFFFF"/>
        </w:rPr>
        <w:t>setter</w:t>
      </w:r>
      <w:r>
        <w:rPr>
          <w:rFonts w:ascii="Arial" w:hAnsi="Arial" w:cs="Arial"/>
          <w:color w:val="34302D"/>
          <w:shd w:val="clear" w:color="auto" w:fill="FFFFFF"/>
        </w:rPr>
        <w:t>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name provided with the annotation is resolved as a bean name by the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of which the </w:t>
            </w:r>
            <w:r w:rsidRPr="00BA0D5D">
              <w:rPr>
                <w:rFonts w:ascii="Consolas" w:eastAsia="宋体" w:hAnsi="Consolas" w:cs="宋体"/>
                <w:kern w:val="0"/>
                <w:sz w:val="23"/>
                <w:szCs w:val="23"/>
                <w:shd w:val="clear" w:color="auto" w:fill="F7F7F8"/>
              </w:rPr>
              <w:t>CommonAnnotationBeanPostProcessor</w:t>
            </w:r>
            <w:r w:rsidRPr="00BA0D5D">
              <w:rPr>
                <w:rFonts w:ascii="宋体" w:eastAsia="宋体" w:hAnsi="宋体" w:cs="宋体"/>
                <w:kern w:val="0"/>
                <w:sz w:val="24"/>
                <w:szCs w:val="24"/>
              </w:rPr>
              <w:t> is aware. The names can be resolved through JNDI if you configure Spring’s </w:t>
            </w:r>
            <w:hyperlink r:id="rId296" w:history="1">
              <w:r w:rsidRPr="00BA0D5D">
                <w:rPr>
                  <w:rFonts w:ascii="Consolas" w:eastAsia="宋体" w:hAnsi="Consolas" w:cs="宋体"/>
                  <w:color w:val="548E2E"/>
                  <w:kern w:val="0"/>
                  <w:sz w:val="23"/>
                  <w:szCs w:val="23"/>
                  <w:u w:val="single"/>
                  <w:shd w:val="clear" w:color="auto" w:fill="F7F7F8"/>
                </w:rPr>
                <w:t>SimpleJndiBeanFactory</w:t>
              </w:r>
            </w:hyperlink>
            <w:r w:rsidRPr="00BA0D5D">
              <w:rPr>
                <w:rFonts w:ascii="宋体" w:eastAsia="宋体" w:hAnsi="宋体" w:cs="宋体"/>
                <w:kern w:val="0"/>
                <w:sz w:val="24"/>
                <w:szCs w:val="24"/>
              </w:rPr>
              <w:t> explicitly. However, we recommend that you rely on the default behavior and use Spring’s JNDI lookup capabilities to preserve the level of indirection.</w:t>
            </w:r>
          </w:p>
          <w:p w:rsidR="00CF4601" w:rsidRPr="00BA0D5D" w:rsidRDefault="00CF4601" w:rsidP="00BA0D5D">
            <w:pPr>
              <w:widowControl/>
              <w:jc w:val="left"/>
              <w:rPr>
                <w:rFonts w:ascii="宋体" w:eastAsia="宋体" w:hAnsi="宋体" w:cs="宋体"/>
                <w:kern w:val="0"/>
                <w:sz w:val="24"/>
                <w:szCs w:val="24"/>
              </w:rPr>
            </w:pPr>
            <w:r>
              <w:rPr>
                <w:rFonts w:ascii="Arial" w:hAnsi="Arial" w:cs="Arial"/>
                <w:shd w:val="clear" w:color="auto" w:fill="EBF1E7"/>
              </w:rPr>
              <w:t>提供注解的名称解析由一个</w:t>
            </w:r>
            <w:r>
              <w:rPr>
                <w:rFonts w:ascii="Arial" w:hAnsi="Arial" w:cs="Arial"/>
                <w:shd w:val="clear" w:color="auto" w:fill="EBF1E7"/>
              </w:rPr>
              <w:t>bean</w:t>
            </w:r>
            <w:r>
              <w:rPr>
                <w:rFonts w:ascii="Arial" w:hAnsi="Arial" w:cs="Arial"/>
                <w:shd w:val="clear" w:color="auto" w:fill="EBF1E7"/>
              </w:rPr>
              <w:t>的名称</w:t>
            </w:r>
            <w:r>
              <w:rPr>
                <w:rFonts w:ascii="Arial" w:hAnsi="Arial" w:cs="Arial"/>
                <w:shd w:val="clear" w:color="auto" w:fill="EBF1E7"/>
              </w:rPr>
              <w:t> </w:t>
            </w:r>
            <w:r>
              <w:rPr>
                <w:rStyle w:val="HTML"/>
                <w:rFonts w:ascii="Consolas" w:hAnsi="Consolas"/>
                <w:sz w:val="23"/>
                <w:szCs w:val="23"/>
                <w:shd w:val="clear" w:color="auto" w:fill="F7F7F8"/>
              </w:rPr>
              <w:t>ApplicationContext</w:t>
            </w:r>
            <w:r>
              <w:rPr>
                <w:rFonts w:ascii="Arial" w:hAnsi="Arial" w:cs="Arial"/>
                <w:shd w:val="clear" w:color="auto" w:fill="EBF1E7"/>
              </w:rPr>
              <w:t>，其中的</w:t>
            </w:r>
            <w:r>
              <w:rPr>
                <w:rStyle w:val="HTML"/>
                <w:rFonts w:ascii="Consolas" w:hAnsi="Consolas"/>
                <w:sz w:val="23"/>
                <w:szCs w:val="23"/>
                <w:shd w:val="clear" w:color="auto" w:fill="F7F7F8"/>
              </w:rPr>
              <w:t>CommonAnnotationBeanPostProcessor</w:t>
            </w:r>
            <w:r>
              <w:rPr>
                <w:rFonts w:ascii="Arial" w:hAnsi="Arial" w:cs="Arial"/>
                <w:shd w:val="clear" w:color="auto" w:fill="EBF1E7"/>
              </w:rPr>
              <w:t>知道。如果您</w:t>
            </w:r>
            <w:hyperlink r:id="rId297" w:history="1">
              <w:r>
                <w:rPr>
                  <w:rStyle w:val="HTML"/>
                  <w:rFonts w:ascii="Consolas" w:hAnsi="Consolas"/>
                  <w:color w:val="548E2E"/>
                  <w:sz w:val="23"/>
                  <w:szCs w:val="23"/>
                  <w:u w:val="single"/>
                  <w:shd w:val="clear" w:color="auto" w:fill="F7F7F8"/>
                </w:rPr>
                <w:t>SimpleJndiBeanFactory</w:t>
              </w:r>
            </w:hyperlink>
            <w:r>
              <w:rPr>
                <w:rFonts w:ascii="Arial" w:hAnsi="Arial" w:cs="Arial"/>
                <w:shd w:val="clear" w:color="auto" w:fill="EBF1E7"/>
              </w:rPr>
              <w:t> </w:t>
            </w:r>
            <w:r>
              <w:rPr>
                <w:rFonts w:ascii="Arial" w:hAnsi="Arial" w:cs="Arial"/>
                <w:shd w:val="clear" w:color="auto" w:fill="EBF1E7"/>
              </w:rPr>
              <w:t>明确配置</w:t>
            </w:r>
            <w:r>
              <w:rPr>
                <w:rFonts w:ascii="Arial" w:hAnsi="Arial" w:cs="Arial"/>
                <w:shd w:val="clear" w:color="auto" w:fill="EBF1E7"/>
              </w:rPr>
              <w:t>Spring</w:t>
            </w:r>
            <w:r>
              <w:rPr>
                <w:rFonts w:ascii="Arial" w:hAnsi="Arial" w:cs="Arial"/>
                <w:shd w:val="clear" w:color="auto" w:fill="EBF1E7"/>
              </w:rPr>
              <w:t>，则可以通过</w:t>
            </w:r>
            <w:r>
              <w:rPr>
                <w:rFonts w:ascii="Arial" w:hAnsi="Arial" w:cs="Arial"/>
                <w:shd w:val="clear" w:color="auto" w:fill="EBF1E7"/>
              </w:rPr>
              <w:t>JNDI</w:t>
            </w:r>
            <w:r>
              <w:rPr>
                <w:rFonts w:ascii="Arial" w:hAnsi="Arial" w:cs="Arial"/>
                <w:shd w:val="clear" w:color="auto" w:fill="EBF1E7"/>
              </w:rPr>
              <w:t>解析名称</w:t>
            </w:r>
            <w:r>
              <w:rPr>
                <w:rFonts w:ascii="Arial" w:hAnsi="Arial" w:cs="Arial"/>
                <w:shd w:val="clear" w:color="auto" w:fill="EBF1E7"/>
              </w:rPr>
              <w:t> </w:t>
            </w:r>
            <w:r>
              <w:rPr>
                <w:rFonts w:ascii="Arial" w:hAnsi="Arial" w:cs="Arial"/>
                <w:shd w:val="clear" w:color="auto" w:fill="EBF1E7"/>
              </w:rPr>
              <w:t>。但是，我们建议您依赖于默认行为并使用</w:t>
            </w:r>
            <w:r>
              <w:rPr>
                <w:rFonts w:ascii="Arial" w:hAnsi="Arial" w:cs="Arial"/>
                <w:shd w:val="clear" w:color="auto" w:fill="EBF1E7"/>
              </w:rPr>
              <w:t>Spring</w:t>
            </w:r>
            <w:r>
              <w:rPr>
                <w:rFonts w:ascii="Arial" w:hAnsi="Arial" w:cs="Arial"/>
                <w:shd w:val="clear" w:color="auto" w:fill="EBF1E7"/>
              </w:rPr>
              <w:t>的</w:t>
            </w:r>
            <w:r>
              <w:rPr>
                <w:rFonts w:ascii="Arial" w:hAnsi="Arial" w:cs="Arial"/>
                <w:shd w:val="clear" w:color="auto" w:fill="EBF1E7"/>
              </w:rPr>
              <w:t>JNDI</w:t>
            </w:r>
            <w:r>
              <w:rPr>
                <w:rFonts w:ascii="Arial" w:hAnsi="Arial" w:cs="Arial"/>
                <w:shd w:val="clear" w:color="auto" w:fill="EBF1E7"/>
              </w:rPr>
              <w:t>查找功能来保留间接级别。</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exclusive case of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usage with no explicit name specified, and similar to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finds a primary type match instead of a specific named bean and resolves well known resolvable dependencies: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interfaces.</w:t>
      </w:r>
    </w:p>
    <w:p w:rsidR="00CF4601" w:rsidRDefault="00CF4601" w:rsidP="00CF4601">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在专属情况下，</w:t>
      </w:r>
      <w:r>
        <w:rPr>
          <w:rStyle w:val="HTML"/>
          <w:rFonts w:ascii="Consolas" w:hAnsi="Consolas"/>
          <w:color w:val="34302D"/>
          <w:sz w:val="23"/>
          <w:szCs w:val="23"/>
          <w:shd w:val="clear" w:color="auto" w:fill="F7F7F8"/>
        </w:rPr>
        <w:t>@Resource</w:t>
      </w:r>
      <w:r>
        <w:rPr>
          <w:rFonts w:ascii="inherit" w:hAnsi="inherit" w:cs="Arial"/>
          <w:color w:val="34302D"/>
        </w:rPr>
        <w:t>不指定明确的名称，以及类似的使用</w:t>
      </w:r>
      <w:r>
        <w:rPr>
          <w:rStyle w:val="HTML"/>
          <w:rFonts w:ascii="Consolas" w:hAnsi="Consolas"/>
          <w:color w:val="34302D"/>
          <w:sz w:val="23"/>
          <w:szCs w:val="23"/>
          <w:shd w:val="clear" w:color="auto" w:fill="F7F7F8"/>
        </w:rPr>
        <w:t>@Autowired</w:t>
      </w:r>
      <w:r>
        <w:rPr>
          <w:rFonts w:ascii="inherit" w:hAnsi="inherit" w:cs="Arial"/>
          <w:color w:val="34302D"/>
        </w:rPr>
        <w:t>，</w:t>
      </w:r>
      <w:r>
        <w:rPr>
          <w:rStyle w:val="HTML"/>
          <w:rFonts w:ascii="Consolas" w:hAnsi="Consolas"/>
          <w:color w:val="34302D"/>
          <w:sz w:val="23"/>
          <w:szCs w:val="23"/>
          <w:shd w:val="clear" w:color="auto" w:fill="F7F7F8"/>
        </w:rPr>
        <w:t>@Resource</w:t>
      </w:r>
      <w:r>
        <w:rPr>
          <w:rFonts w:ascii="inherit" w:hAnsi="inherit" w:cs="Arial"/>
          <w:color w:val="34302D"/>
        </w:rPr>
        <w:t>发现的主要类型的比赛，而不是一个具体的</w:t>
      </w:r>
      <w:r>
        <w:rPr>
          <w:rFonts w:ascii="inherit" w:hAnsi="inherit" w:cs="Arial"/>
          <w:color w:val="34302D"/>
        </w:rPr>
        <w:t>bean</w:t>
      </w:r>
      <w:r>
        <w:rPr>
          <w:rFonts w:ascii="inherit" w:hAnsi="inherit" w:cs="Arial"/>
          <w:color w:val="34302D"/>
        </w:rPr>
        <w:t>并解决众所周知的解析依存关系：</w:t>
      </w:r>
      <w:r>
        <w:rPr>
          <w:rStyle w:val="HTML"/>
          <w:rFonts w:ascii="Consolas" w:hAnsi="Consolas"/>
          <w:color w:val="34302D"/>
          <w:sz w:val="23"/>
          <w:szCs w:val="23"/>
          <w:shd w:val="clear" w:color="auto" w:fill="F7F7F8"/>
        </w:rPr>
        <w:t>BeanFactory</w:t>
      </w:r>
      <w:r>
        <w:rPr>
          <w:rFonts w:ascii="inherit" w:hAnsi="inherit" w:cs="Arial"/>
          <w:color w:val="34302D"/>
        </w:rPr>
        <w:t>，</w:t>
      </w:r>
      <w:r>
        <w:rPr>
          <w:rFonts w:ascii="inherit" w:hAnsi="inherit" w:cs="Arial"/>
          <w:color w:val="34302D"/>
        </w:rPr>
        <w:t> </w:t>
      </w:r>
      <w:r>
        <w:rPr>
          <w:rStyle w:val="HTML"/>
          <w:rFonts w:ascii="Consolas" w:hAnsi="Consolas"/>
          <w:color w:val="34302D"/>
          <w:sz w:val="23"/>
          <w:szCs w:val="23"/>
          <w:shd w:val="clear" w:color="auto" w:fill="F7F7F8"/>
        </w:rPr>
        <w:t>ApplicationContext</w:t>
      </w:r>
      <w:r>
        <w:rPr>
          <w:rFonts w:ascii="inherit" w:hAnsi="inherit" w:cs="Arial"/>
          <w:color w:val="34302D"/>
        </w:rPr>
        <w:t>，</w:t>
      </w:r>
      <w:r>
        <w:rPr>
          <w:rStyle w:val="HTML"/>
          <w:rFonts w:ascii="Consolas" w:hAnsi="Consolas"/>
          <w:color w:val="34302D"/>
          <w:sz w:val="23"/>
          <w:szCs w:val="23"/>
          <w:shd w:val="clear" w:color="auto" w:fill="F7F7F8"/>
        </w:rPr>
        <w:t>ResourceLoader</w:t>
      </w:r>
      <w:r>
        <w:rPr>
          <w:rFonts w:ascii="inherit" w:hAnsi="inherit" w:cs="Arial"/>
          <w:color w:val="34302D"/>
        </w:rPr>
        <w:t>，</w:t>
      </w:r>
      <w:r>
        <w:rPr>
          <w:rStyle w:val="HTML"/>
          <w:rFonts w:ascii="Consolas" w:hAnsi="Consolas"/>
          <w:color w:val="34302D"/>
          <w:sz w:val="23"/>
          <w:szCs w:val="23"/>
          <w:shd w:val="clear" w:color="auto" w:fill="F7F7F8"/>
        </w:rPr>
        <w:t>ApplicationEventPublisher</w:t>
      </w:r>
      <w:r>
        <w:rPr>
          <w:rFonts w:ascii="inherit" w:hAnsi="inherit" w:cs="Arial"/>
          <w:color w:val="34302D"/>
        </w:rPr>
        <w:t>，和</w:t>
      </w:r>
      <w:r>
        <w:rPr>
          <w:rStyle w:val="HTML"/>
          <w:rFonts w:ascii="Consolas" w:hAnsi="Consolas"/>
          <w:color w:val="34302D"/>
          <w:sz w:val="23"/>
          <w:szCs w:val="23"/>
          <w:shd w:val="clear" w:color="auto" w:fill="F7F7F8"/>
        </w:rPr>
        <w:t>MessageSource</w:t>
      </w:r>
      <w:r>
        <w:rPr>
          <w:rFonts w:ascii="inherit" w:hAnsi="inherit" w:cs="Arial"/>
          <w:color w:val="34302D"/>
        </w:rPr>
        <w:t> </w:t>
      </w:r>
      <w:r>
        <w:rPr>
          <w:rFonts w:ascii="inherit" w:hAnsi="inherit" w:cs="Arial"/>
          <w:color w:val="34302D"/>
        </w:rPr>
        <w:t>接口。</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in the following example, the </w:t>
      </w:r>
      <w:r w:rsidRPr="00BA0D5D">
        <w:rPr>
          <w:rFonts w:ascii="Consolas" w:eastAsia="宋体" w:hAnsi="Consolas" w:cs="宋体"/>
          <w:color w:val="34302D"/>
          <w:kern w:val="0"/>
          <w:sz w:val="23"/>
          <w:szCs w:val="23"/>
          <w:shd w:val="clear" w:color="auto" w:fill="F7F7F8"/>
        </w:rPr>
        <w:t>customerPreferenceDao</w:t>
      </w:r>
      <w:r w:rsidRPr="00BA0D5D">
        <w:rPr>
          <w:rFonts w:ascii="inherit" w:eastAsia="宋体" w:hAnsi="inherit" w:cs="Arial"/>
          <w:color w:val="34302D"/>
          <w:kern w:val="0"/>
          <w:sz w:val="24"/>
          <w:szCs w:val="24"/>
        </w:rPr>
        <w:t> field first looks for a bean named "customerPreferenceDao" and then falls back to a primary type match for the type </w:t>
      </w:r>
      <w:r w:rsidRPr="00BA0D5D">
        <w:rPr>
          <w:rFonts w:ascii="Consolas" w:eastAsia="宋体" w:hAnsi="Consolas" w:cs="宋体"/>
          <w:color w:val="34302D"/>
          <w:kern w:val="0"/>
          <w:sz w:val="23"/>
          <w:szCs w:val="23"/>
          <w:shd w:val="clear" w:color="auto" w:fill="F7F7F8"/>
        </w:rPr>
        <w:t>CustomerPreferenceDao</w:t>
      </w:r>
      <w:r w:rsidRPr="00BA0D5D">
        <w:rPr>
          <w:rFonts w:ascii="inherit" w:eastAsia="宋体" w:hAnsi="inherit" w:cs="Arial"/>
          <w:color w:val="34302D"/>
          <w:kern w:val="0"/>
          <w:sz w:val="24"/>
          <w:szCs w:val="24"/>
        </w:rPr>
        <w:t>:</w:t>
      </w:r>
    </w:p>
    <w:p w:rsidR="00CF4601" w:rsidRPr="00CF4601" w:rsidRDefault="00CF4601" w:rsidP="00CF4601">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因此，在以下示例中，</w:t>
      </w:r>
      <w:r>
        <w:rPr>
          <w:rStyle w:val="HTML"/>
          <w:rFonts w:ascii="Consolas" w:hAnsi="Consolas"/>
          <w:color w:val="34302D"/>
          <w:sz w:val="23"/>
          <w:szCs w:val="23"/>
          <w:shd w:val="clear" w:color="auto" w:fill="F7F7F8"/>
        </w:rPr>
        <w:t>customerPreferenceDao</w:t>
      </w:r>
      <w:r>
        <w:rPr>
          <w:rFonts w:ascii="inherit" w:hAnsi="inherit" w:cs="Arial"/>
          <w:color w:val="34302D"/>
        </w:rPr>
        <w:t>字段首先查找名为</w:t>
      </w:r>
      <w:r>
        <w:rPr>
          <w:rFonts w:ascii="inherit" w:hAnsi="inherit" w:cs="Arial"/>
          <w:color w:val="34302D"/>
        </w:rPr>
        <w:t>“customerPreferenceDao”</w:t>
      </w:r>
      <w:r>
        <w:rPr>
          <w:rFonts w:ascii="inherit" w:hAnsi="inherit" w:cs="Arial"/>
          <w:color w:val="34302D"/>
        </w:rPr>
        <w:t>的</w:t>
      </w:r>
      <w:r>
        <w:rPr>
          <w:rFonts w:ascii="inherit" w:hAnsi="inherit" w:cs="Arial"/>
          <w:color w:val="34302D"/>
        </w:rPr>
        <w:t>bean</w:t>
      </w:r>
      <w:r>
        <w:rPr>
          <w:rFonts w:ascii="inherit" w:hAnsi="inherit" w:cs="Arial"/>
          <w:color w:val="34302D"/>
        </w:rPr>
        <w:t>，然后返回到该类型的主要类型匹配</w:t>
      </w:r>
      <w:r>
        <w:rPr>
          <w:rFonts w:ascii="inherit" w:hAnsi="inherit" w:cs="Arial"/>
          <w:color w:val="34302D"/>
        </w:rPr>
        <w:t> </w:t>
      </w:r>
      <w:r>
        <w:rPr>
          <w:rStyle w:val="HTML"/>
          <w:rFonts w:ascii="Consolas" w:hAnsi="Consolas"/>
          <w:color w:val="34302D"/>
          <w:sz w:val="23"/>
          <w:szCs w:val="23"/>
          <w:shd w:val="clear" w:color="auto" w:fill="F7F7F8"/>
        </w:rPr>
        <w:t>CustomerPreferenceDao</w:t>
      </w:r>
      <w:r>
        <w:rPr>
          <w:rFonts w:ascii="inherit" w:hAnsi="inherit" w:cs="Arial"/>
          <w:color w:val="34302D"/>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ApplicationContext context;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context</w:t>
            </w:r>
            <w:r w:rsidRPr="00BA0D5D">
              <w:rPr>
                <w:rFonts w:ascii="宋体" w:eastAsia="宋体" w:hAnsi="宋体" w:cs="宋体"/>
                <w:color w:val="34302D"/>
                <w:kern w:val="0"/>
                <w:sz w:val="24"/>
                <w:szCs w:val="24"/>
              </w:rPr>
              <w:t> field is injected based on the known resolvable dependency type: </w:t>
            </w:r>
            <w:r w:rsidRPr="00BA0D5D">
              <w:rPr>
                <w:rFonts w:ascii="Consolas" w:eastAsia="宋体" w:hAnsi="Consolas" w:cs="宋体"/>
                <w:color w:val="34302D"/>
                <w:kern w:val="0"/>
                <w:sz w:val="23"/>
                <w:szCs w:val="23"/>
                <w:shd w:val="clear" w:color="auto" w:fill="F7F7F8"/>
              </w:rPr>
              <w:t>ApplicationContext</w:t>
            </w:r>
            <w:r w:rsidRPr="00BA0D5D">
              <w:rPr>
                <w:rFonts w:ascii="宋体" w:eastAsia="宋体" w:hAnsi="宋体" w:cs="宋体"/>
                <w:color w:val="34302D"/>
                <w:kern w:val="0"/>
                <w:sz w:val="24"/>
                <w:szCs w:val="24"/>
              </w:rPr>
              <w:t>.</w:t>
            </w:r>
          </w:p>
          <w:p w:rsidR="00CF4601" w:rsidRDefault="00CF4601" w:rsidP="00CF4601">
            <w:pPr>
              <w:widowControl/>
              <w:jc w:val="left"/>
              <w:rPr>
                <w:rFonts w:ascii="Arial" w:hAnsi="Arial" w:cs="Arial"/>
                <w:color w:val="34302D"/>
              </w:rPr>
            </w:pPr>
            <w:r>
              <w:rPr>
                <w:rFonts w:ascii="Consolas" w:hAnsi="Consolas"/>
                <w:color w:val="34302D"/>
                <w:sz w:val="23"/>
                <w:szCs w:val="23"/>
                <w:shd w:val="clear" w:color="auto" w:fill="F7F7F8"/>
              </w:rPr>
              <w:br/>
            </w:r>
            <w:r>
              <w:rPr>
                <w:rStyle w:val="HTML"/>
                <w:rFonts w:ascii="Consolas" w:hAnsi="Consolas"/>
                <w:color w:val="34302D"/>
                <w:sz w:val="23"/>
                <w:szCs w:val="23"/>
                <w:shd w:val="clear" w:color="auto" w:fill="F7F7F8"/>
              </w:rPr>
              <w:t>context</w:t>
            </w:r>
            <w:r>
              <w:rPr>
                <w:rFonts w:ascii="Arial" w:hAnsi="Arial" w:cs="Arial"/>
                <w:color w:val="34302D"/>
              </w:rPr>
              <w:t>根据已知的可解析依赖类型注入该字段：</w:t>
            </w:r>
            <w:r>
              <w:rPr>
                <w:rFonts w:ascii="Arial" w:hAnsi="Arial" w:cs="Arial"/>
                <w:color w:val="34302D"/>
              </w:rPr>
              <w:t> </w:t>
            </w:r>
            <w:r>
              <w:rPr>
                <w:rStyle w:val="HTML"/>
                <w:rFonts w:ascii="Consolas" w:hAnsi="Consolas"/>
                <w:color w:val="34302D"/>
                <w:sz w:val="23"/>
                <w:szCs w:val="23"/>
                <w:shd w:val="clear" w:color="auto" w:fill="F7F7F8"/>
              </w:rPr>
              <w:t>ApplicationContext</w:t>
            </w:r>
            <w:r>
              <w:rPr>
                <w:rFonts w:ascii="Arial" w:hAnsi="Arial" w:cs="Arial"/>
                <w:color w:val="34302D"/>
              </w:rPr>
              <w:t>。</w:t>
            </w:r>
          </w:p>
          <w:p w:rsidR="00CF4601" w:rsidRPr="00BA0D5D" w:rsidRDefault="00CF4601" w:rsidP="00BA0D5D">
            <w:pPr>
              <w:widowControl/>
              <w:jc w:val="left"/>
              <w:rPr>
                <w:rFonts w:ascii="宋体" w:eastAsia="宋体" w:hAnsi="宋体" w:cs="宋体"/>
                <w:color w:val="34302D"/>
                <w:kern w:val="0"/>
                <w:sz w:val="24"/>
                <w:szCs w:val="24"/>
              </w:rPr>
            </w:pP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1.9.8. Using </w:t>
      </w:r>
      <w:r w:rsidRPr="00BA0D5D">
        <w:rPr>
          <w:rFonts w:ascii="Consolas" w:eastAsia="宋体" w:hAnsi="Consolas" w:cs="宋体"/>
          <w:color w:val="34302D"/>
          <w:kern w:val="0"/>
          <w:sz w:val="33"/>
          <w:szCs w:val="33"/>
          <w:shd w:val="clear" w:color="auto" w:fill="F7F7F8"/>
        </w:rPr>
        <w:t>@PostConstruct</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@PreDestroy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CommonAnnotationBeanPostProcessor</w:t>
      </w:r>
      <w:r w:rsidRPr="00BA0D5D">
        <w:rPr>
          <w:rFonts w:ascii="inherit" w:eastAsia="宋体" w:hAnsi="inherit" w:cs="Arial"/>
          <w:color w:val="34302D"/>
          <w:kern w:val="0"/>
          <w:sz w:val="24"/>
          <w:szCs w:val="24"/>
        </w:rPr>
        <w:t> not only recognizes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annotation but also the JSR-250 lifecycle annotations: </w:t>
      </w:r>
      <w:r w:rsidRPr="00BA0D5D">
        <w:rPr>
          <w:rFonts w:ascii="Consolas" w:eastAsia="宋体" w:hAnsi="Consolas" w:cs="宋体"/>
          <w:color w:val="34302D"/>
          <w:kern w:val="0"/>
          <w:sz w:val="23"/>
          <w:szCs w:val="23"/>
          <w:shd w:val="clear" w:color="auto" w:fill="F7F7F8"/>
        </w:rPr>
        <w:t>javax.annotation.PostConstruct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javax.annotation.PreDestroy</w:t>
      </w:r>
      <w:r w:rsidRPr="00BA0D5D">
        <w:rPr>
          <w:rFonts w:ascii="inherit" w:eastAsia="宋体" w:hAnsi="inherit" w:cs="Arial"/>
          <w:color w:val="34302D"/>
          <w:kern w:val="0"/>
          <w:sz w:val="24"/>
          <w:szCs w:val="24"/>
        </w:rPr>
        <w:t>. Introduced in Spring 2.5, the support for these annotations offers an alternative to the lifecycle callback mechanism described in </w:t>
      </w:r>
      <w:hyperlink r:id="rId298" w:anchor="beans-factory-lifecycle-initializingbean" w:history="1">
        <w:r w:rsidRPr="00BA0D5D">
          <w:rPr>
            <w:rFonts w:ascii="inherit" w:eastAsia="宋体" w:hAnsi="inherit" w:cs="Arial"/>
            <w:color w:val="548E2E"/>
            <w:kern w:val="0"/>
            <w:sz w:val="24"/>
            <w:szCs w:val="24"/>
            <w:u w:val="single"/>
          </w:rPr>
          <w:t>initialization callbacks</w:t>
        </w:r>
      </w:hyperlink>
      <w:r w:rsidRPr="00BA0D5D">
        <w:rPr>
          <w:rFonts w:ascii="inherit" w:eastAsia="宋体" w:hAnsi="inherit" w:cs="Arial"/>
          <w:color w:val="34302D"/>
          <w:kern w:val="0"/>
          <w:sz w:val="24"/>
          <w:szCs w:val="24"/>
        </w:rPr>
        <w:t> and </w:t>
      </w:r>
      <w:hyperlink r:id="rId299" w:anchor="beans-factory-lifecycle-disposablebean" w:history="1">
        <w:r w:rsidRPr="00BA0D5D">
          <w:rPr>
            <w:rFonts w:ascii="inherit" w:eastAsia="宋体" w:hAnsi="inherit" w:cs="Arial"/>
            <w:color w:val="548E2E"/>
            <w:kern w:val="0"/>
            <w:sz w:val="24"/>
            <w:szCs w:val="24"/>
            <w:u w:val="single"/>
          </w:rPr>
          <w:t>destruction callbacks</w:t>
        </w:r>
      </w:hyperlink>
      <w:r w:rsidRPr="00BA0D5D">
        <w:rPr>
          <w:rFonts w:ascii="inherit" w:eastAsia="宋体" w:hAnsi="inherit" w:cs="Arial"/>
          <w:color w:val="34302D"/>
          <w:kern w:val="0"/>
          <w:sz w:val="24"/>
          <w:szCs w:val="24"/>
        </w:rPr>
        <w:t>. Provided that the </w:t>
      </w:r>
      <w:r w:rsidRPr="00BA0D5D">
        <w:rPr>
          <w:rFonts w:ascii="Consolas" w:eastAsia="宋体" w:hAnsi="Consolas" w:cs="宋体"/>
          <w:color w:val="34302D"/>
          <w:kern w:val="0"/>
          <w:sz w:val="23"/>
          <w:szCs w:val="23"/>
          <w:shd w:val="clear" w:color="auto" w:fill="F7F7F8"/>
        </w:rPr>
        <w:t>CommonAnnotationBeanPostProcessor</w:t>
      </w:r>
      <w:r w:rsidRPr="00BA0D5D">
        <w:rPr>
          <w:rFonts w:ascii="inherit" w:eastAsia="宋体" w:hAnsi="inherit" w:cs="Arial"/>
          <w:color w:val="34302D"/>
          <w:kern w:val="0"/>
          <w:sz w:val="24"/>
          <w:szCs w:val="24"/>
        </w:rPr>
        <w:t> is registered within the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 method carrying one of these annotations is invoked at the same point in the lifecycle as the corresponding Spring lifecycle interface method or explicitly declared callback method. In the following example, the cache is pre-populated upon initialization and cleared upon destruction:</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将</w:t>
      </w:r>
      <w:r>
        <w:rPr>
          <w:rStyle w:val="HTML"/>
          <w:rFonts w:ascii="Consolas" w:hAnsi="Consolas"/>
          <w:sz w:val="23"/>
          <w:szCs w:val="23"/>
          <w:shd w:val="clear" w:color="auto" w:fill="F7F7F8"/>
        </w:rPr>
        <w:t>CommonAnnotationBeanPostProcessor</w:t>
      </w:r>
      <w:r>
        <w:rPr>
          <w:rFonts w:ascii="Arial" w:hAnsi="Arial" w:cs="Arial"/>
          <w:color w:val="34302D"/>
          <w:shd w:val="clear" w:color="auto" w:fill="FFFFFF"/>
        </w:rPr>
        <w:t>不仅承认了</w:t>
      </w:r>
      <w:r>
        <w:rPr>
          <w:rStyle w:val="HTML"/>
          <w:rFonts w:ascii="Consolas" w:hAnsi="Consolas"/>
          <w:sz w:val="23"/>
          <w:szCs w:val="23"/>
          <w:shd w:val="clear" w:color="auto" w:fill="F7F7F8"/>
        </w:rPr>
        <w:t>@Resource</w:t>
      </w:r>
      <w:r>
        <w:rPr>
          <w:rFonts w:ascii="Arial" w:hAnsi="Arial" w:cs="Arial"/>
          <w:color w:val="34302D"/>
          <w:shd w:val="clear" w:color="auto" w:fill="FFFFFF"/>
        </w:rPr>
        <w:t>注解也是</w:t>
      </w:r>
      <w:r>
        <w:rPr>
          <w:rFonts w:ascii="Arial" w:hAnsi="Arial" w:cs="Arial"/>
          <w:color w:val="34302D"/>
          <w:shd w:val="clear" w:color="auto" w:fill="FFFFFF"/>
        </w:rPr>
        <w:t>JSR-250</w:t>
      </w:r>
      <w:r>
        <w:rPr>
          <w:rFonts w:ascii="Arial" w:hAnsi="Arial" w:cs="Arial"/>
          <w:color w:val="34302D"/>
          <w:shd w:val="clear" w:color="auto" w:fill="FFFFFF"/>
        </w:rPr>
        <w:t>的生命周期注解：</w:t>
      </w:r>
      <w:r>
        <w:rPr>
          <w:rStyle w:val="HTML"/>
          <w:rFonts w:ascii="Consolas" w:hAnsi="Consolas"/>
          <w:sz w:val="23"/>
          <w:szCs w:val="23"/>
          <w:shd w:val="clear" w:color="auto" w:fill="F7F7F8"/>
        </w:rPr>
        <w:t>javax.annotation.PostConstruct</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javax.annotation.PreDestroy</w:t>
      </w:r>
      <w:r>
        <w:rPr>
          <w:rFonts w:ascii="Arial" w:hAnsi="Arial" w:cs="Arial"/>
          <w:color w:val="34302D"/>
          <w:shd w:val="clear" w:color="auto" w:fill="FFFFFF"/>
        </w:rPr>
        <w:t>。在</w:t>
      </w:r>
      <w:r>
        <w:rPr>
          <w:rFonts w:ascii="Arial" w:hAnsi="Arial" w:cs="Arial"/>
          <w:color w:val="34302D"/>
          <w:shd w:val="clear" w:color="auto" w:fill="FFFFFF"/>
        </w:rPr>
        <w:t>Spring 2.5</w:t>
      </w:r>
      <w:r>
        <w:rPr>
          <w:rFonts w:ascii="Arial" w:hAnsi="Arial" w:cs="Arial"/>
          <w:color w:val="34302D"/>
          <w:shd w:val="clear" w:color="auto" w:fill="FFFFFF"/>
        </w:rPr>
        <w:t>中引入，对这些注释的支持提供了</w:t>
      </w:r>
      <w:hyperlink r:id="rId300" w:anchor="beans-factory-lifecycle-initializingbean" w:history="1">
        <w:r>
          <w:rPr>
            <w:rStyle w:val="a4"/>
            <w:rFonts w:ascii="Arial" w:hAnsi="Arial" w:cs="Arial"/>
            <w:color w:val="548E2E"/>
            <w:shd w:val="clear" w:color="auto" w:fill="FFFFFF"/>
          </w:rPr>
          <w:t>初始化回调</w:t>
        </w:r>
      </w:hyperlink>
      <w:r>
        <w:rPr>
          <w:rFonts w:ascii="Arial" w:hAnsi="Arial" w:cs="Arial"/>
          <w:color w:val="34302D"/>
          <w:shd w:val="clear" w:color="auto" w:fill="FFFFFF"/>
        </w:rPr>
        <w:t>和</w:t>
      </w:r>
      <w:r>
        <w:rPr>
          <w:rFonts w:ascii="Arial" w:hAnsi="Arial" w:cs="Arial"/>
          <w:color w:val="34302D"/>
          <w:shd w:val="clear" w:color="auto" w:fill="FFFFFF"/>
        </w:rPr>
        <w:t> </w:t>
      </w:r>
      <w:hyperlink r:id="rId301" w:anchor="beans-factory-lifecycle-disposablebean" w:history="1">
        <w:r>
          <w:rPr>
            <w:rStyle w:val="a4"/>
            <w:rFonts w:ascii="Arial" w:hAnsi="Arial" w:cs="Arial"/>
            <w:color w:val="548E2E"/>
            <w:shd w:val="clear" w:color="auto" w:fill="FFFFFF"/>
          </w:rPr>
          <w:t>销毁回调中</w:t>
        </w:r>
      </w:hyperlink>
      <w:r>
        <w:rPr>
          <w:rFonts w:ascii="Arial" w:hAnsi="Arial" w:cs="Arial"/>
          <w:color w:val="34302D"/>
          <w:shd w:val="clear" w:color="auto" w:fill="FFFFFF"/>
        </w:rPr>
        <w:t>描述的生命周期回调机制的替代</w:t>
      </w:r>
      <w:r>
        <w:rPr>
          <w:rFonts w:ascii="Arial" w:hAnsi="Arial" w:cs="Arial"/>
          <w:color w:val="34302D"/>
          <w:shd w:val="clear" w:color="auto" w:fill="FFFFFF"/>
        </w:rPr>
        <w:t> </w:t>
      </w:r>
      <w:hyperlink r:id="rId302" w:anchor="beans-factory-lifecycle-disposablebean" w:history="1">
        <w:r>
          <w:rPr>
            <w:rStyle w:val="a4"/>
            <w:rFonts w:ascii="Arial" w:hAnsi="Arial" w:cs="Arial"/>
            <w:color w:val="548E2E"/>
            <w:shd w:val="clear" w:color="auto" w:fill="FFFFFF"/>
          </w:rPr>
          <w:t>方法</w:t>
        </w:r>
      </w:hyperlink>
      <w:r>
        <w:rPr>
          <w:rFonts w:ascii="Arial" w:hAnsi="Arial" w:cs="Arial"/>
          <w:color w:val="34302D"/>
          <w:shd w:val="clear" w:color="auto" w:fill="FFFFFF"/>
        </w:rPr>
        <w:t>。如果</w:t>
      </w:r>
      <w:r>
        <w:rPr>
          <w:rFonts w:ascii="Arial" w:hAnsi="Arial" w:cs="Arial"/>
          <w:color w:val="34302D"/>
          <w:shd w:val="clear" w:color="auto" w:fill="FFFFFF"/>
        </w:rPr>
        <w:t> </w:t>
      </w:r>
      <w:r>
        <w:rPr>
          <w:rStyle w:val="HTML"/>
          <w:rFonts w:ascii="Consolas" w:hAnsi="Consolas"/>
          <w:sz w:val="23"/>
          <w:szCs w:val="23"/>
          <w:shd w:val="clear" w:color="auto" w:fill="F7F7F8"/>
        </w:rPr>
        <w:t>CommonAnnotationBeanPostProcessor</w:t>
      </w:r>
      <w:r>
        <w:rPr>
          <w:rFonts w:ascii="Arial" w:hAnsi="Arial" w:cs="Arial"/>
          <w:color w:val="34302D"/>
          <w:shd w:val="clear" w:color="auto" w:fill="FFFFFF"/>
        </w:rPr>
        <w:t>在</w:t>
      </w:r>
      <w:r>
        <w:rPr>
          <w:rFonts w:ascii="Arial" w:hAnsi="Arial" w:cs="Arial"/>
          <w:color w:val="34302D"/>
          <w:shd w:val="clear" w:color="auto" w:fill="FFFFFF"/>
        </w:rPr>
        <w:t>Spring</w:t>
      </w:r>
      <w:r>
        <w:rPr>
          <w:rFonts w:ascii="Arial" w:hAnsi="Arial" w:cs="Arial"/>
          <w:color w:val="34302D"/>
          <w:shd w:val="clear" w:color="auto" w:fill="FFFFFF"/>
        </w:rPr>
        <w:t>中注册</w:t>
      </w:r>
      <w:r>
        <w:rPr>
          <w:rStyle w:val="HTML"/>
          <w:rFonts w:ascii="Consolas" w:hAnsi="Consolas"/>
          <w:sz w:val="23"/>
          <w:szCs w:val="23"/>
          <w:shd w:val="clear" w:color="auto" w:fill="F7F7F8"/>
        </w:rPr>
        <w:t>ApplicationContext</w:t>
      </w:r>
      <w:r>
        <w:rPr>
          <w:rFonts w:ascii="Arial" w:hAnsi="Arial" w:cs="Arial"/>
          <w:color w:val="34302D"/>
          <w:shd w:val="clear" w:color="auto" w:fill="FFFFFF"/>
        </w:rPr>
        <w:t>，则在生命周期的同一点调用带有这些注释之一的方法，作为相应的</w:t>
      </w:r>
      <w:r>
        <w:rPr>
          <w:rFonts w:ascii="Arial" w:hAnsi="Arial" w:cs="Arial"/>
          <w:color w:val="34302D"/>
          <w:shd w:val="clear" w:color="auto" w:fill="FFFFFF"/>
        </w:rPr>
        <w:t>Spring</w:t>
      </w:r>
      <w:r>
        <w:rPr>
          <w:rFonts w:ascii="Arial" w:hAnsi="Arial" w:cs="Arial"/>
          <w:color w:val="34302D"/>
          <w:shd w:val="clear" w:color="auto" w:fill="FFFFFF"/>
        </w:rPr>
        <w:t>生命周期接口方法或显式声明的回调方法。在以下示例中，缓存在初始化时预填充并在销毁时清除：</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CachingMovieLister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@PostConstruct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populateMovieCache()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populates the movie cache upon initialization...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@PreDestroy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clearMovieCache()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clears the movie cache upon destruction...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details about the effects of combining various lifecycle mechanisms, see </w:t>
      </w:r>
      <w:hyperlink r:id="rId303" w:anchor="beans-factory-lifecycle-combined-effects" w:history="1">
        <w:r w:rsidRPr="00BA0D5D">
          <w:rPr>
            <w:rFonts w:ascii="inherit" w:eastAsia="宋体" w:hAnsi="inherit" w:cs="Arial"/>
            <w:color w:val="548E2E"/>
            <w:kern w:val="0"/>
            <w:sz w:val="24"/>
            <w:szCs w:val="24"/>
            <w:u w:val="single"/>
          </w:rPr>
          <w:t>Combining Lifecycle Mechanisms</w:t>
        </w:r>
      </w:hyperlink>
      <w:r w:rsidRPr="00BA0D5D">
        <w:rPr>
          <w:rFonts w:ascii="inherit" w:eastAsia="宋体" w:hAnsi="inherit" w:cs="Arial"/>
          <w:color w:val="34302D"/>
          <w:kern w:val="0"/>
          <w:sz w:val="24"/>
          <w:szCs w:val="24"/>
        </w:rPr>
        <w:t>.</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有关组合各种生命周期机制的效果的详细信息，请参阅</w:t>
      </w:r>
      <w:r>
        <w:rPr>
          <w:rFonts w:ascii="Arial" w:hAnsi="Arial" w:cs="Arial"/>
          <w:color w:val="34302D"/>
          <w:shd w:val="clear" w:color="auto" w:fill="FFFFFF"/>
        </w:rPr>
        <w:t> </w:t>
      </w:r>
      <w:hyperlink r:id="rId304" w:anchor="beans-factory-lifecycle-combined-effects" w:history="1">
        <w:r>
          <w:rPr>
            <w:rStyle w:val="a4"/>
            <w:rFonts w:ascii="Arial" w:hAnsi="Arial" w:cs="Arial"/>
            <w:color w:val="548E2E"/>
            <w:shd w:val="clear" w:color="auto" w:fill="FFFFFF"/>
          </w:rPr>
          <w:t>组合生命周期机制</w:t>
        </w:r>
      </w:hyperlink>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Like </w:t>
            </w:r>
            <w:r w:rsidRPr="00BA0D5D">
              <w:rPr>
                <w:rFonts w:ascii="Consolas" w:eastAsia="宋体" w:hAnsi="Consolas" w:cs="宋体"/>
                <w:kern w:val="0"/>
                <w:sz w:val="23"/>
                <w:szCs w:val="23"/>
                <w:shd w:val="clear" w:color="auto" w:fill="F7F7F8"/>
              </w:rPr>
              <w:t>@Resource</w:t>
            </w:r>
            <w:r w:rsidRPr="00BA0D5D">
              <w:rPr>
                <w:rFonts w:ascii="inherit" w:eastAsia="宋体" w:hAnsi="inherit" w:cs="宋体"/>
                <w:kern w:val="0"/>
                <w:sz w:val="24"/>
                <w:szCs w:val="24"/>
              </w:rPr>
              <w:t>, the </w:t>
            </w:r>
            <w:r w:rsidRPr="00BA0D5D">
              <w:rPr>
                <w:rFonts w:ascii="Consolas" w:eastAsia="宋体" w:hAnsi="Consolas" w:cs="宋体"/>
                <w:kern w:val="0"/>
                <w:sz w:val="23"/>
                <w:szCs w:val="23"/>
                <w:shd w:val="clear" w:color="auto" w:fill="F7F7F8"/>
              </w:rPr>
              <w:t>@PostConstruct</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@PreDestroy</w:t>
            </w:r>
            <w:r w:rsidRPr="00BA0D5D">
              <w:rPr>
                <w:rFonts w:ascii="inherit" w:eastAsia="宋体" w:hAnsi="inherit" w:cs="宋体"/>
                <w:kern w:val="0"/>
                <w:sz w:val="24"/>
                <w:szCs w:val="24"/>
              </w:rPr>
              <w:t> annotation types were a part of the standard Java libraries from JDK 6 to 8. However, the entire </w:t>
            </w:r>
            <w:r w:rsidRPr="00BA0D5D">
              <w:rPr>
                <w:rFonts w:ascii="Consolas" w:eastAsia="宋体" w:hAnsi="Consolas" w:cs="宋体"/>
                <w:kern w:val="0"/>
                <w:sz w:val="23"/>
                <w:szCs w:val="23"/>
                <w:shd w:val="clear" w:color="auto" w:fill="F7F7F8"/>
              </w:rPr>
              <w:t>javax.annotation</w:t>
            </w:r>
            <w:r w:rsidRPr="00BA0D5D">
              <w:rPr>
                <w:rFonts w:ascii="inherit" w:eastAsia="宋体" w:hAnsi="inherit" w:cs="宋体"/>
                <w:kern w:val="0"/>
                <w:sz w:val="24"/>
                <w:szCs w:val="24"/>
              </w:rPr>
              <w:t> package got separated from the core Java modules in JDK 9 and eventually removed in JDK 11. If needed, the </w:t>
            </w:r>
            <w:r w:rsidRPr="00BA0D5D">
              <w:rPr>
                <w:rFonts w:ascii="Consolas" w:eastAsia="宋体" w:hAnsi="Consolas" w:cs="宋体"/>
                <w:kern w:val="0"/>
                <w:sz w:val="23"/>
                <w:szCs w:val="23"/>
                <w:shd w:val="clear" w:color="auto" w:fill="F7F7F8"/>
              </w:rPr>
              <w:t>javax.annotation-api</w:t>
            </w:r>
            <w:r w:rsidRPr="00BA0D5D">
              <w:rPr>
                <w:rFonts w:ascii="inherit" w:eastAsia="宋体" w:hAnsi="inherit" w:cs="宋体"/>
                <w:kern w:val="0"/>
                <w:sz w:val="24"/>
                <w:szCs w:val="24"/>
              </w:rPr>
              <w:t> artifact needs to be obtained via Maven Central now, simply to be added to the application’s classpath like any other library.</w:t>
            </w:r>
          </w:p>
          <w:p w:rsidR="00CF4601" w:rsidRPr="00BA0D5D" w:rsidRDefault="00CF4601" w:rsidP="00BA0D5D">
            <w:pPr>
              <w:widowControl/>
              <w:jc w:val="left"/>
              <w:rPr>
                <w:rFonts w:ascii="inherit" w:eastAsia="宋体" w:hAnsi="inherit" w:cs="宋体" w:hint="eastAsia"/>
                <w:kern w:val="0"/>
                <w:sz w:val="24"/>
                <w:szCs w:val="24"/>
              </w:rPr>
            </w:pPr>
            <w:r>
              <w:rPr>
                <w:rFonts w:ascii="Arial" w:hAnsi="Arial" w:cs="Arial"/>
                <w:shd w:val="clear" w:color="auto" w:fill="EBF1E7"/>
              </w:rPr>
              <w:t>例如</w:t>
            </w:r>
            <w:r>
              <w:rPr>
                <w:rStyle w:val="HTML"/>
                <w:rFonts w:ascii="Consolas" w:hAnsi="Consolas"/>
                <w:sz w:val="23"/>
                <w:szCs w:val="23"/>
                <w:shd w:val="clear" w:color="auto" w:fill="F7F7F8"/>
              </w:rPr>
              <w:t>@Resource</w:t>
            </w:r>
            <w:r>
              <w:rPr>
                <w:rFonts w:ascii="Arial" w:hAnsi="Arial" w:cs="Arial"/>
                <w:shd w:val="clear" w:color="auto" w:fill="EBF1E7"/>
              </w:rPr>
              <w:t>，</w:t>
            </w:r>
            <w:r>
              <w:rPr>
                <w:rStyle w:val="HTML"/>
                <w:rFonts w:ascii="Consolas" w:hAnsi="Consolas"/>
                <w:sz w:val="23"/>
                <w:szCs w:val="23"/>
                <w:shd w:val="clear" w:color="auto" w:fill="F7F7F8"/>
              </w:rPr>
              <w:t>@PostConstruct</w:t>
            </w:r>
            <w:r>
              <w:rPr>
                <w:rFonts w:ascii="Arial" w:hAnsi="Arial" w:cs="Arial"/>
                <w:shd w:val="clear" w:color="auto" w:fill="EBF1E7"/>
              </w:rPr>
              <w:t>和</w:t>
            </w:r>
            <w:r>
              <w:rPr>
                <w:rStyle w:val="HTML"/>
                <w:rFonts w:ascii="Consolas" w:hAnsi="Consolas"/>
                <w:sz w:val="23"/>
                <w:szCs w:val="23"/>
                <w:shd w:val="clear" w:color="auto" w:fill="F7F7F8"/>
              </w:rPr>
              <w:t>@PreDestroy</w:t>
            </w:r>
            <w:r>
              <w:rPr>
                <w:rFonts w:ascii="Arial" w:hAnsi="Arial" w:cs="Arial"/>
                <w:shd w:val="clear" w:color="auto" w:fill="EBF1E7"/>
              </w:rPr>
              <w:t>注释类型是</w:t>
            </w:r>
            <w:r>
              <w:rPr>
                <w:rFonts w:ascii="Arial" w:hAnsi="Arial" w:cs="Arial"/>
                <w:shd w:val="clear" w:color="auto" w:fill="EBF1E7"/>
              </w:rPr>
              <w:t>JDK 6</w:t>
            </w:r>
            <w:r>
              <w:rPr>
                <w:rFonts w:ascii="Arial" w:hAnsi="Arial" w:cs="Arial"/>
                <w:shd w:val="clear" w:color="auto" w:fill="EBF1E7"/>
              </w:rPr>
              <w:t>到</w:t>
            </w:r>
            <w:r>
              <w:rPr>
                <w:rFonts w:ascii="Arial" w:hAnsi="Arial" w:cs="Arial"/>
                <w:shd w:val="clear" w:color="auto" w:fill="EBF1E7"/>
              </w:rPr>
              <w:t>8</w:t>
            </w:r>
            <w:r>
              <w:rPr>
                <w:rFonts w:ascii="Arial" w:hAnsi="Arial" w:cs="Arial"/>
                <w:shd w:val="clear" w:color="auto" w:fill="EBF1E7"/>
              </w:rPr>
              <w:t>的标准</w:t>
            </w:r>
            <w:r>
              <w:rPr>
                <w:rFonts w:ascii="Arial" w:hAnsi="Arial" w:cs="Arial"/>
                <w:shd w:val="clear" w:color="auto" w:fill="EBF1E7"/>
              </w:rPr>
              <w:t>Java</w:t>
            </w:r>
            <w:r>
              <w:rPr>
                <w:rFonts w:ascii="Arial" w:hAnsi="Arial" w:cs="Arial"/>
                <w:shd w:val="clear" w:color="auto" w:fill="EBF1E7"/>
              </w:rPr>
              <w:t>库的一部分。但是，整个</w:t>
            </w:r>
            <w:r>
              <w:rPr>
                <w:rStyle w:val="HTML"/>
                <w:rFonts w:ascii="Consolas" w:hAnsi="Consolas"/>
                <w:sz w:val="23"/>
                <w:szCs w:val="23"/>
                <w:shd w:val="clear" w:color="auto" w:fill="F7F7F8"/>
              </w:rPr>
              <w:t>javax.annotation</w:t>
            </w:r>
            <w:r>
              <w:rPr>
                <w:rFonts w:ascii="Arial" w:hAnsi="Arial" w:cs="Arial"/>
                <w:shd w:val="clear" w:color="auto" w:fill="EBF1E7"/>
              </w:rPr>
              <w:t> </w:t>
            </w:r>
            <w:r>
              <w:rPr>
                <w:rFonts w:ascii="Arial" w:hAnsi="Arial" w:cs="Arial"/>
                <w:shd w:val="clear" w:color="auto" w:fill="EBF1E7"/>
              </w:rPr>
              <w:t>包与</w:t>
            </w:r>
            <w:r>
              <w:rPr>
                <w:rFonts w:ascii="Arial" w:hAnsi="Arial" w:cs="Arial"/>
                <w:shd w:val="clear" w:color="auto" w:fill="EBF1E7"/>
              </w:rPr>
              <w:t>JDK 9</w:t>
            </w:r>
            <w:r>
              <w:rPr>
                <w:rFonts w:ascii="Arial" w:hAnsi="Arial" w:cs="Arial"/>
                <w:shd w:val="clear" w:color="auto" w:fill="EBF1E7"/>
              </w:rPr>
              <w:t>中的核心</w:t>
            </w:r>
            <w:r>
              <w:rPr>
                <w:rFonts w:ascii="Arial" w:hAnsi="Arial" w:cs="Arial"/>
                <w:shd w:val="clear" w:color="auto" w:fill="EBF1E7"/>
              </w:rPr>
              <w:t>Java</w:t>
            </w:r>
            <w:r>
              <w:rPr>
                <w:rFonts w:ascii="Arial" w:hAnsi="Arial" w:cs="Arial"/>
                <w:shd w:val="clear" w:color="auto" w:fill="EBF1E7"/>
              </w:rPr>
              <w:t>模块分离，最终在</w:t>
            </w:r>
            <w:r>
              <w:rPr>
                <w:rFonts w:ascii="Arial" w:hAnsi="Arial" w:cs="Arial"/>
                <w:shd w:val="clear" w:color="auto" w:fill="EBF1E7"/>
              </w:rPr>
              <w:t>JDK 11</w:t>
            </w:r>
            <w:r>
              <w:rPr>
                <w:rFonts w:ascii="Arial" w:hAnsi="Arial" w:cs="Arial"/>
                <w:shd w:val="clear" w:color="auto" w:fill="EBF1E7"/>
              </w:rPr>
              <w:t>中删除。如果需要，</w:t>
            </w:r>
            <w:r>
              <w:rPr>
                <w:rStyle w:val="HTML"/>
                <w:rFonts w:ascii="Consolas" w:hAnsi="Consolas"/>
                <w:sz w:val="23"/>
                <w:szCs w:val="23"/>
                <w:shd w:val="clear" w:color="auto" w:fill="F7F7F8"/>
              </w:rPr>
              <w:t>javax.annotation-api</w:t>
            </w:r>
            <w:r>
              <w:rPr>
                <w:rFonts w:ascii="Arial" w:hAnsi="Arial" w:cs="Arial"/>
                <w:shd w:val="clear" w:color="auto" w:fill="EBF1E7"/>
              </w:rPr>
              <w:t>工件需要是现在通过</w:t>
            </w:r>
            <w:r>
              <w:rPr>
                <w:rFonts w:ascii="Arial" w:hAnsi="Arial" w:cs="Arial"/>
                <w:shd w:val="clear" w:color="auto" w:fill="EBF1E7"/>
              </w:rPr>
              <w:t>Maven Central</w:t>
            </w:r>
            <w:r>
              <w:rPr>
                <w:rFonts w:ascii="Arial" w:hAnsi="Arial" w:cs="Arial"/>
                <w:shd w:val="clear" w:color="auto" w:fill="EBF1E7"/>
              </w:rPr>
              <w:t>获得，只需像任何其他库一样添加到应用程序的类路径中。</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3" w:name="_Toc15219501"/>
      <w:r w:rsidRPr="00BA0D5D">
        <w:rPr>
          <w:rFonts w:ascii="Arial" w:eastAsia="宋体" w:hAnsi="Arial" w:cs="Arial"/>
          <w:color w:val="34302D"/>
          <w:kern w:val="0"/>
          <w:sz w:val="41"/>
          <w:szCs w:val="41"/>
        </w:rPr>
        <w:t>1.10. Classpath Scanning and Managed Components</w:t>
      </w:r>
      <w:bookmarkEnd w:id="2433"/>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Most examples in this chapter use XML to specify the configuration metadata that produces each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within the Spring container. The previous section (</w:t>
      </w:r>
      <w:hyperlink r:id="rId305" w:anchor="beans-annotation-config" w:history="1">
        <w:r w:rsidRPr="00BA0D5D">
          <w:rPr>
            <w:rFonts w:ascii="inherit" w:eastAsia="宋体" w:hAnsi="inherit" w:cs="Arial"/>
            <w:color w:val="548E2E"/>
            <w:kern w:val="0"/>
            <w:sz w:val="24"/>
            <w:szCs w:val="24"/>
            <w:u w:val="single"/>
          </w:rPr>
          <w:t>Annotation-based Container Configuration</w:t>
        </w:r>
      </w:hyperlink>
      <w:r w:rsidRPr="00BA0D5D">
        <w:rPr>
          <w:rFonts w:ascii="inherit" w:eastAsia="宋体" w:hAnsi="inherit" w:cs="Arial"/>
          <w:color w:val="34302D"/>
          <w:kern w:val="0"/>
          <w:sz w:val="24"/>
          <w:szCs w:val="24"/>
        </w:rPr>
        <w:t>) demonstrates how to provide a lot of the configuration metadata through source-level annotations. Even in those examples, however, the “base” bean definitions are explicitly defined in the XML file, while the annotations drive only the dependency injection. This section describes an option for implicitly detecting the candidate components by scanning the classpath. Candidate components are classes that match against a filter criteria and have a corresponding bean definition registered with the container. This removes the need to use XML to perform bean registration. Instead, you can use annotations (for example,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AspectJ type expressions, or your own custom filter criteria to select which classes have bean definitions registered with the container.</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本章中的大多数示例都使用</w:t>
      </w:r>
      <w:r>
        <w:rPr>
          <w:rFonts w:ascii="Arial" w:hAnsi="Arial" w:cs="Arial"/>
          <w:color w:val="34302D"/>
          <w:shd w:val="clear" w:color="auto" w:fill="FFFFFF"/>
        </w:rPr>
        <w:t>XML</w:t>
      </w:r>
      <w:r>
        <w:rPr>
          <w:rFonts w:ascii="Arial" w:hAnsi="Arial" w:cs="Arial"/>
          <w:color w:val="34302D"/>
          <w:shd w:val="clear" w:color="auto" w:fill="FFFFFF"/>
        </w:rPr>
        <w:t>来指定</w:t>
      </w:r>
      <w:r>
        <w:rPr>
          <w:rStyle w:val="HTML"/>
          <w:rFonts w:ascii="Consolas" w:hAnsi="Consolas"/>
          <w:sz w:val="23"/>
          <w:szCs w:val="23"/>
          <w:shd w:val="clear" w:color="auto" w:fill="F7F7F8"/>
        </w:rPr>
        <w:t>BeanDefinition</w:t>
      </w:r>
      <w:r>
        <w:rPr>
          <w:rFonts w:ascii="Arial" w:hAnsi="Arial" w:cs="Arial"/>
          <w:color w:val="34302D"/>
          <w:shd w:val="clear" w:color="auto" w:fill="FFFFFF"/>
        </w:rPr>
        <w:t>在</w:t>
      </w:r>
      <w:r>
        <w:rPr>
          <w:rFonts w:ascii="Arial" w:hAnsi="Arial" w:cs="Arial"/>
          <w:color w:val="34302D"/>
          <w:shd w:val="clear" w:color="auto" w:fill="FFFFFF"/>
        </w:rPr>
        <w:t>Spring</w:t>
      </w:r>
      <w:r>
        <w:rPr>
          <w:rFonts w:ascii="Arial" w:hAnsi="Arial" w:cs="Arial"/>
          <w:color w:val="34302D"/>
          <w:shd w:val="clear" w:color="auto" w:fill="FFFFFF"/>
        </w:rPr>
        <w:t>容器中生成每个元素的配置元数据。上一节（</w:t>
      </w:r>
      <w:hyperlink r:id="rId306" w:anchor="beans-annotation-config" w:history="1">
        <w:r>
          <w:rPr>
            <w:rStyle w:val="a4"/>
            <w:rFonts w:ascii="Arial" w:hAnsi="Arial" w:cs="Arial"/>
            <w:color w:val="548E2E"/>
            <w:shd w:val="clear" w:color="auto" w:fill="FFFFFF"/>
          </w:rPr>
          <w:t>基于注释的容器配置</w:t>
        </w:r>
      </w:hyperlink>
      <w:r>
        <w:rPr>
          <w:rFonts w:ascii="Arial" w:hAnsi="Arial" w:cs="Arial"/>
          <w:color w:val="34302D"/>
          <w:shd w:val="clear" w:color="auto" w:fill="FFFFFF"/>
        </w:rPr>
        <w:t>）演示了如何通过源级注释提供大量配置元数据。但是，即使在这些示例中，</w:t>
      </w:r>
      <w:r>
        <w:rPr>
          <w:rFonts w:ascii="Arial" w:hAnsi="Arial" w:cs="Arial"/>
          <w:color w:val="34302D"/>
          <w:shd w:val="clear" w:color="auto" w:fill="FFFFFF"/>
        </w:rPr>
        <w:t>“</w:t>
      </w:r>
      <w:r>
        <w:rPr>
          <w:rFonts w:ascii="Arial" w:hAnsi="Arial" w:cs="Arial"/>
          <w:color w:val="34302D"/>
          <w:shd w:val="clear" w:color="auto" w:fill="FFFFFF"/>
        </w:rPr>
        <w:t>基本</w:t>
      </w:r>
      <w:r>
        <w:rPr>
          <w:rFonts w:ascii="Arial" w:hAnsi="Arial" w:cs="Arial"/>
          <w:color w:val="34302D"/>
          <w:shd w:val="clear" w:color="auto" w:fill="FFFFFF"/>
        </w:rPr>
        <w:t>”bean</w:t>
      </w:r>
      <w:r>
        <w:rPr>
          <w:rFonts w:ascii="Arial" w:hAnsi="Arial" w:cs="Arial"/>
          <w:color w:val="34302D"/>
          <w:shd w:val="clear" w:color="auto" w:fill="FFFFFF"/>
        </w:rPr>
        <w:t>定义也在</w:t>
      </w:r>
      <w:r>
        <w:rPr>
          <w:rFonts w:ascii="Arial" w:hAnsi="Arial" w:cs="Arial"/>
          <w:color w:val="34302D"/>
          <w:shd w:val="clear" w:color="auto" w:fill="FFFFFF"/>
        </w:rPr>
        <w:t>XML</w:t>
      </w:r>
      <w:r>
        <w:rPr>
          <w:rFonts w:ascii="Arial" w:hAnsi="Arial" w:cs="Arial"/>
          <w:color w:val="34302D"/>
          <w:shd w:val="clear" w:color="auto" w:fill="FFFFFF"/>
        </w:rPr>
        <w:t>文件中显式定义，而注释仅驱动依赖项注入。本节介绍通过扫描类路径隐式检测候选组件的选项。候选组件是与筛选条件匹配的类，并且具有向容器注册的相应</w:t>
      </w:r>
      <w:r>
        <w:rPr>
          <w:rFonts w:ascii="Arial" w:hAnsi="Arial" w:cs="Arial"/>
          <w:color w:val="34302D"/>
          <w:shd w:val="clear" w:color="auto" w:fill="FFFFFF"/>
        </w:rPr>
        <w:t>bean</w:t>
      </w:r>
      <w:r>
        <w:rPr>
          <w:rFonts w:ascii="Arial" w:hAnsi="Arial" w:cs="Arial"/>
          <w:color w:val="34302D"/>
          <w:shd w:val="clear" w:color="auto" w:fill="FFFFFF"/>
        </w:rPr>
        <w:t>定义。这消除了使用</w:t>
      </w:r>
      <w:r>
        <w:rPr>
          <w:rFonts w:ascii="Arial" w:hAnsi="Arial" w:cs="Arial"/>
          <w:color w:val="34302D"/>
          <w:shd w:val="clear" w:color="auto" w:fill="FFFFFF"/>
        </w:rPr>
        <w:t>XML</w:t>
      </w:r>
      <w:r>
        <w:rPr>
          <w:rFonts w:ascii="Arial" w:hAnsi="Arial" w:cs="Arial"/>
          <w:color w:val="34302D"/>
          <w:shd w:val="clear" w:color="auto" w:fill="FFFFFF"/>
        </w:rPr>
        <w:t>执行</w:t>
      </w:r>
      <w:r>
        <w:rPr>
          <w:rFonts w:ascii="Arial" w:hAnsi="Arial" w:cs="Arial"/>
          <w:color w:val="34302D"/>
          <w:shd w:val="clear" w:color="auto" w:fill="FFFFFF"/>
        </w:rPr>
        <w:t>bean</w:t>
      </w:r>
      <w:r>
        <w:rPr>
          <w:rFonts w:ascii="Arial" w:hAnsi="Arial" w:cs="Arial"/>
          <w:color w:val="34302D"/>
          <w:shd w:val="clear" w:color="auto" w:fill="FFFFFF"/>
        </w:rPr>
        <w:t>注册的需要。相反，您可以使用注释（例如，</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Fonts w:ascii="Arial" w:hAnsi="Arial" w:cs="Arial"/>
          <w:color w:val="34302D"/>
          <w:shd w:val="clear" w:color="auto" w:fill="FFFFFF"/>
        </w:rPr>
        <w:t>AspectJ</w:t>
      </w:r>
      <w:r>
        <w:rPr>
          <w:rFonts w:ascii="Arial" w:hAnsi="Arial" w:cs="Arial"/>
          <w:color w:val="34302D"/>
          <w:shd w:val="clear" w:color="auto" w:fill="FFFFFF"/>
        </w:rPr>
        <w:t>类型表达式或您自己的自定义筛选条件来选择哪些类具有向容器注册的</w:t>
      </w:r>
      <w:r>
        <w:rPr>
          <w:rFonts w:ascii="Arial" w:hAnsi="Arial" w:cs="Arial"/>
          <w:color w:val="34302D"/>
          <w:shd w:val="clear" w:color="auto" w:fill="FFFFFF"/>
        </w:rPr>
        <w:t>bean</w:t>
      </w:r>
      <w:r>
        <w:rPr>
          <w:rFonts w:ascii="Arial" w:hAnsi="Arial" w:cs="Arial"/>
          <w:color w:val="34302D"/>
          <w:shd w:val="clear" w:color="auto" w:fill="FFFFFF"/>
        </w:rPr>
        <w:t>定义。</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Starting with Spring 3.0, many features provided by the Spring JavaConfig project are part of the core Spring Framework. This allows you to define beans using Java rather than using the traditional XML files. Take a look at the </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@Import</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@DependsOn</w:t>
            </w:r>
            <w:r w:rsidRPr="00BA0D5D">
              <w:rPr>
                <w:rFonts w:ascii="inherit" w:eastAsia="宋体" w:hAnsi="inherit" w:cs="宋体"/>
                <w:kern w:val="0"/>
                <w:sz w:val="24"/>
                <w:szCs w:val="24"/>
              </w:rPr>
              <w:t> annotations for examples of how to use these new features.</w:t>
            </w:r>
          </w:p>
          <w:p w:rsidR="00CF4601" w:rsidRPr="00BA0D5D" w:rsidRDefault="00CF4601" w:rsidP="00BA0D5D">
            <w:pPr>
              <w:widowControl/>
              <w:jc w:val="left"/>
              <w:rPr>
                <w:rFonts w:ascii="inherit" w:eastAsia="宋体" w:hAnsi="inherit" w:cs="宋体" w:hint="eastAsia"/>
                <w:kern w:val="0"/>
                <w:sz w:val="24"/>
                <w:szCs w:val="24"/>
              </w:rPr>
            </w:pPr>
            <w:r>
              <w:rPr>
                <w:rFonts w:ascii="Arial" w:hAnsi="Arial" w:cs="Arial"/>
                <w:shd w:val="clear" w:color="auto" w:fill="EBF1E7"/>
              </w:rPr>
              <w:t>从</w:t>
            </w:r>
            <w:r>
              <w:rPr>
                <w:rFonts w:ascii="Arial" w:hAnsi="Arial" w:cs="Arial"/>
                <w:shd w:val="clear" w:color="auto" w:fill="EBF1E7"/>
              </w:rPr>
              <w:t>Spring 3.0</w:t>
            </w:r>
            <w:r>
              <w:rPr>
                <w:rFonts w:ascii="Arial" w:hAnsi="Arial" w:cs="Arial"/>
                <w:shd w:val="clear" w:color="auto" w:fill="EBF1E7"/>
              </w:rPr>
              <w:t>开始，</w:t>
            </w:r>
            <w:r>
              <w:rPr>
                <w:rFonts w:ascii="Arial" w:hAnsi="Arial" w:cs="Arial"/>
                <w:shd w:val="clear" w:color="auto" w:fill="EBF1E7"/>
              </w:rPr>
              <w:t>Spring JavaConfig</w:t>
            </w:r>
            <w:r>
              <w:rPr>
                <w:rFonts w:ascii="Arial" w:hAnsi="Arial" w:cs="Arial"/>
                <w:shd w:val="clear" w:color="auto" w:fill="EBF1E7"/>
              </w:rPr>
              <w:t>项目提供的许多功能都是核心</w:t>
            </w:r>
            <w:r>
              <w:rPr>
                <w:rFonts w:ascii="Arial" w:hAnsi="Arial" w:cs="Arial"/>
                <w:shd w:val="clear" w:color="auto" w:fill="EBF1E7"/>
              </w:rPr>
              <w:t>Spring Framework</w:t>
            </w:r>
            <w:r>
              <w:rPr>
                <w:rFonts w:ascii="Arial" w:hAnsi="Arial" w:cs="Arial"/>
                <w:shd w:val="clear" w:color="auto" w:fill="EBF1E7"/>
              </w:rPr>
              <w:t>的一部分。这允许您使用</w:t>
            </w:r>
            <w:r>
              <w:rPr>
                <w:rFonts w:ascii="Arial" w:hAnsi="Arial" w:cs="Arial"/>
                <w:shd w:val="clear" w:color="auto" w:fill="EBF1E7"/>
              </w:rPr>
              <w:t>Java</w:t>
            </w:r>
            <w:r>
              <w:rPr>
                <w:rFonts w:ascii="Arial" w:hAnsi="Arial" w:cs="Arial"/>
                <w:shd w:val="clear" w:color="auto" w:fill="EBF1E7"/>
              </w:rPr>
              <w:t>而不是使用传统的</w:t>
            </w:r>
            <w:r>
              <w:rPr>
                <w:rFonts w:ascii="Arial" w:hAnsi="Arial" w:cs="Arial"/>
                <w:shd w:val="clear" w:color="auto" w:fill="EBF1E7"/>
              </w:rPr>
              <w:t>XML</w:t>
            </w:r>
            <w:r>
              <w:rPr>
                <w:rFonts w:ascii="Arial" w:hAnsi="Arial" w:cs="Arial"/>
                <w:shd w:val="clear" w:color="auto" w:fill="EBF1E7"/>
              </w:rPr>
              <w:t>文件来定义</w:t>
            </w:r>
            <w:r>
              <w:rPr>
                <w:rFonts w:ascii="Arial" w:hAnsi="Arial" w:cs="Arial"/>
                <w:shd w:val="clear" w:color="auto" w:fill="EBF1E7"/>
              </w:rPr>
              <w:t>bean</w:t>
            </w:r>
            <w:r>
              <w:rPr>
                <w:rFonts w:ascii="Arial" w:hAnsi="Arial" w:cs="Arial"/>
                <w:shd w:val="clear" w:color="auto" w:fill="EBF1E7"/>
              </w:rPr>
              <w:t>。看看的</w:t>
            </w:r>
            <w:r>
              <w:rPr>
                <w:rStyle w:val="HTML"/>
                <w:rFonts w:ascii="Consolas" w:hAnsi="Consolas"/>
                <w:sz w:val="23"/>
                <w:szCs w:val="23"/>
                <w:shd w:val="clear" w:color="auto" w:fill="F7F7F8"/>
              </w:rPr>
              <w:t>@Configuration</w:t>
            </w:r>
            <w:r>
              <w:rPr>
                <w:rFonts w:ascii="Arial" w:hAnsi="Arial" w:cs="Arial"/>
                <w:shd w:val="clear" w:color="auto" w:fill="EBF1E7"/>
              </w:rPr>
              <w:t>，</w:t>
            </w:r>
            <w:r>
              <w:rPr>
                <w:rStyle w:val="HTML"/>
                <w:rFonts w:ascii="Consolas" w:hAnsi="Consolas"/>
                <w:sz w:val="23"/>
                <w:szCs w:val="23"/>
                <w:shd w:val="clear" w:color="auto" w:fill="F7F7F8"/>
              </w:rPr>
              <w:t>@Bean</w:t>
            </w:r>
            <w:r>
              <w:rPr>
                <w:rFonts w:ascii="Arial" w:hAnsi="Arial" w:cs="Arial"/>
                <w:shd w:val="clear" w:color="auto" w:fill="EBF1E7"/>
              </w:rPr>
              <w:t>，</w:t>
            </w:r>
            <w:r>
              <w:rPr>
                <w:rFonts w:ascii="Arial" w:hAnsi="Arial" w:cs="Arial"/>
                <w:shd w:val="clear" w:color="auto" w:fill="EBF1E7"/>
              </w:rPr>
              <w:t> </w:t>
            </w:r>
            <w:r>
              <w:rPr>
                <w:rStyle w:val="HTML"/>
                <w:rFonts w:ascii="Consolas" w:hAnsi="Consolas"/>
                <w:sz w:val="23"/>
                <w:szCs w:val="23"/>
                <w:shd w:val="clear" w:color="auto" w:fill="F7F7F8"/>
              </w:rPr>
              <w:t>@Import</w:t>
            </w:r>
            <w:r>
              <w:rPr>
                <w:rFonts w:ascii="Arial" w:hAnsi="Arial" w:cs="Arial"/>
                <w:shd w:val="clear" w:color="auto" w:fill="EBF1E7"/>
              </w:rPr>
              <w:t>，和</w:t>
            </w:r>
            <w:r>
              <w:rPr>
                <w:rStyle w:val="HTML"/>
                <w:rFonts w:ascii="Consolas" w:hAnsi="Consolas"/>
                <w:sz w:val="23"/>
                <w:szCs w:val="23"/>
                <w:shd w:val="clear" w:color="auto" w:fill="F7F7F8"/>
              </w:rPr>
              <w:t>@DependsOn</w:t>
            </w:r>
            <w:r>
              <w:rPr>
                <w:rFonts w:ascii="Arial" w:hAnsi="Arial" w:cs="Arial"/>
                <w:shd w:val="clear" w:color="auto" w:fill="EBF1E7"/>
              </w:rPr>
              <w:t>注释有关如何使用这些新功能的例子。</w:t>
            </w:r>
          </w:p>
        </w:tc>
      </w:tr>
    </w:tbl>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1.10.1. </w:t>
      </w:r>
      <w:r w:rsidRPr="00BA0D5D">
        <w:rPr>
          <w:rFonts w:ascii="Consolas" w:eastAsia="宋体" w:hAnsi="Consolas" w:cs="宋体"/>
          <w:color w:val="34302D"/>
          <w:kern w:val="0"/>
          <w:sz w:val="33"/>
          <w:szCs w:val="33"/>
          <w:shd w:val="clear" w:color="auto" w:fill="F7F7F8"/>
        </w:rPr>
        <w:t>@Component</w:t>
      </w:r>
      <w:r w:rsidRPr="00BA0D5D">
        <w:rPr>
          <w:rFonts w:ascii="Arial" w:eastAsia="宋体" w:hAnsi="Arial" w:cs="Arial"/>
          <w:color w:val="34302D"/>
          <w:kern w:val="0"/>
          <w:sz w:val="35"/>
          <w:szCs w:val="35"/>
        </w:rPr>
        <w:t> and Further Stereotype Annotations</w:t>
      </w:r>
    </w:p>
    <w:p w:rsidR="00CF4601" w:rsidRPr="00CF4601" w:rsidRDefault="00CF4601" w:rsidP="00CF4601">
      <w:pPr>
        <w:widowControl/>
        <w:shd w:val="clear" w:color="auto" w:fill="FFFFFF"/>
        <w:spacing w:after="300"/>
        <w:jc w:val="left"/>
        <w:rPr>
          <w:rFonts w:ascii="Arial" w:hAnsi="Arial" w:cs="Arial"/>
          <w:color w:val="34302D"/>
          <w:shd w:val="clear" w:color="auto" w:fill="FFFFFF"/>
        </w:rPr>
      </w:pPr>
      <w:r w:rsidRPr="00CF4601">
        <w:rPr>
          <w:rFonts w:ascii="Arial" w:hAnsi="Arial" w:cs="Arial"/>
          <w:shd w:val="clear" w:color="auto" w:fill="FFFFFF"/>
        </w:rPr>
        <w:t>@Component</w:t>
      </w:r>
      <w:r w:rsidRPr="00CF4601">
        <w:rPr>
          <w:rFonts w:ascii="Arial" w:hAnsi="Arial" w:cs="Arial"/>
          <w:color w:val="34302D"/>
          <w:shd w:val="clear" w:color="auto" w:fill="FFFFFF"/>
        </w:rPr>
        <w:t>和进一步的刻板印象注释</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annotation is a marker for any class that fulfills the role or stereotype of a repository (also known as Data Access Object or DAO). Among the uses of this marker is the automatic translation of exceptions, as described in </w:t>
      </w:r>
      <w:hyperlink r:id="rId307" w:anchor="orm-exception-translation" w:history="1">
        <w:r w:rsidRPr="00BA0D5D">
          <w:rPr>
            <w:rFonts w:ascii="inherit" w:eastAsia="宋体" w:hAnsi="inherit" w:cs="Arial"/>
            <w:color w:val="548E2E"/>
            <w:kern w:val="0"/>
            <w:sz w:val="24"/>
            <w:szCs w:val="24"/>
            <w:u w:val="single"/>
          </w:rPr>
          <w:t>Exception Translation</w:t>
        </w:r>
      </w:hyperlink>
      <w:r w:rsidRPr="00BA0D5D">
        <w:rPr>
          <w:rFonts w:ascii="inherit" w:eastAsia="宋体" w:hAnsi="inherit" w:cs="Arial"/>
          <w:color w:val="34302D"/>
          <w:kern w:val="0"/>
          <w:sz w:val="24"/>
          <w:szCs w:val="24"/>
        </w:rPr>
        <w:t>.</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的</w:t>
      </w:r>
      <w:r>
        <w:rPr>
          <w:rStyle w:val="HTML"/>
          <w:rFonts w:ascii="Consolas" w:hAnsi="Consolas"/>
          <w:sz w:val="23"/>
          <w:szCs w:val="23"/>
          <w:shd w:val="clear" w:color="auto" w:fill="F7F7F8"/>
        </w:rPr>
        <w:t>@Repository</w:t>
      </w:r>
      <w:r>
        <w:rPr>
          <w:rFonts w:ascii="Arial" w:hAnsi="Arial" w:cs="Arial"/>
          <w:color w:val="34302D"/>
          <w:shd w:val="clear" w:color="auto" w:fill="FFFFFF"/>
        </w:rPr>
        <w:t>注释是针对满足的存储库（也被称为数据访问对象或</w:t>
      </w:r>
      <w:r>
        <w:rPr>
          <w:rFonts w:ascii="Arial" w:hAnsi="Arial" w:cs="Arial"/>
          <w:color w:val="34302D"/>
          <w:shd w:val="clear" w:color="auto" w:fill="FFFFFF"/>
        </w:rPr>
        <w:t>DAO</w:t>
      </w:r>
      <w:r>
        <w:rPr>
          <w:rFonts w:ascii="Arial" w:hAnsi="Arial" w:cs="Arial"/>
          <w:color w:val="34302D"/>
          <w:shd w:val="clear" w:color="auto" w:fill="FFFFFF"/>
        </w:rPr>
        <w:t>）的作用或者固定型的任何类的标记。此标记的用法之一是异常的自动转换，如</w:t>
      </w:r>
      <w:r>
        <w:rPr>
          <w:rFonts w:ascii="Arial" w:hAnsi="Arial" w:cs="Arial"/>
          <w:color w:val="34302D"/>
          <w:shd w:val="clear" w:color="auto" w:fill="FFFFFF"/>
        </w:rPr>
        <w:t> </w:t>
      </w:r>
      <w:hyperlink r:id="rId308" w:anchor="orm-exception-translation" w:history="1">
        <w:r>
          <w:rPr>
            <w:rStyle w:val="a4"/>
            <w:rFonts w:ascii="Arial" w:hAnsi="Arial" w:cs="Arial"/>
            <w:color w:val="548E2E"/>
            <w:shd w:val="clear" w:color="auto" w:fill="FFFFFF"/>
          </w:rPr>
          <w:t>异常转换中所述</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further stereotype annotations: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is a generic stereotype for any Spring-managed component.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are specializations of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for more specific use cases (in the persistence, service, and presentation layers, respectively). Therefore, you can annotate your component classes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but, by annotating them with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instead, your classes are more properly suited for processing by tools or associating with aspects. For example, these stereotype annotations make ideal targets for pointcuts.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can also carry additional semantics in future releases of the Spring Framework. Thus, if you are choosing between using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for your service layer,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is clearly the better choice. Similarly, as stated earlier,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is already supported as a marker for automatic exception translation in your persistence layer.</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提供进一步典型化注解：</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@Controller</w:t>
      </w:r>
      <w:r>
        <w:rPr>
          <w:rFonts w:ascii="Arial" w:hAnsi="Arial" w:cs="Arial"/>
          <w:color w:val="34302D"/>
          <w:shd w:val="clear" w:color="auto" w:fill="FFFFFF"/>
        </w:rPr>
        <w:t>。</w:t>
      </w:r>
      <w:r>
        <w:rPr>
          <w:rStyle w:val="HTML"/>
          <w:rFonts w:ascii="Consolas" w:hAnsi="Consolas"/>
          <w:sz w:val="23"/>
          <w:szCs w:val="23"/>
          <w:shd w:val="clear" w:color="auto" w:fill="F7F7F8"/>
        </w:rPr>
        <w:t>@Component</w:t>
      </w:r>
      <w:r>
        <w:rPr>
          <w:rFonts w:ascii="Arial" w:hAnsi="Arial" w:cs="Arial"/>
          <w:color w:val="34302D"/>
          <w:shd w:val="clear" w:color="auto" w:fill="FFFFFF"/>
        </w:rPr>
        <w:t>是任何</w:t>
      </w:r>
      <w:r>
        <w:rPr>
          <w:rFonts w:ascii="Arial" w:hAnsi="Arial" w:cs="Arial"/>
          <w:color w:val="34302D"/>
          <w:shd w:val="clear" w:color="auto" w:fill="FFFFFF"/>
        </w:rPr>
        <w:t>Spring</w:t>
      </w:r>
      <w:r>
        <w:rPr>
          <w:rFonts w:ascii="Arial" w:hAnsi="Arial" w:cs="Arial"/>
          <w:color w:val="34302D"/>
          <w:shd w:val="clear" w:color="auto" w:fill="FFFFFF"/>
        </w:rPr>
        <w:t>管理组件的通用构造型。</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和，</w:t>
      </w:r>
      <w:r>
        <w:rPr>
          <w:rStyle w:val="HTML"/>
          <w:rFonts w:ascii="Consolas" w:hAnsi="Consolas"/>
          <w:sz w:val="23"/>
          <w:szCs w:val="23"/>
          <w:shd w:val="clear" w:color="auto" w:fill="F7F7F8"/>
        </w:rPr>
        <w:t>@Controller</w:t>
      </w:r>
      <w:r>
        <w:rPr>
          <w:rFonts w:ascii="Arial" w:hAnsi="Arial" w:cs="Arial"/>
          <w:color w:val="34302D"/>
          <w:shd w:val="clear" w:color="auto" w:fill="FFFFFF"/>
        </w:rPr>
        <w:t>是</w:t>
      </w:r>
      <w:r>
        <w:rPr>
          <w:rStyle w:val="HTML"/>
          <w:rFonts w:ascii="Consolas" w:hAnsi="Consolas"/>
          <w:sz w:val="23"/>
          <w:szCs w:val="23"/>
          <w:shd w:val="clear" w:color="auto" w:fill="F7F7F8"/>
        </w:rPr>
        <w:t>@Component</w:t>
      </w:r>
      <w:r>
        <w:rPr>
          <w:rFonts w:ascii="Arial" w:hAnsi="Arial" w:cs="Arial"/>
          <w:color w:val="34302D"/>
          <w:shd w:val="clear" w:color="auto" w:fill="FFFFFF"/>
        </w:rPr>
        <w:t>更具体的用例的专业化（分别在持久性，服务和表示层）。因此，您可以来注解你的组件类有</w:t>
      </w:r>
      <w:r>
        <w:rPr>
          <w:rFonts w:ascii="Arial" w:hAnsi="Arial" w:cs="Arial"/>
          <w:color w:val="34302D"/>
          <w:shd w:val="clear" w:color="auto" w:fill="FFFFFF"/>
        </w:rPr>
        <w:t> </w:t>
      </w:r>
      <w:r>
        <w:rPr>
          <w:rStyle w:val="HTML"/>
          <w:rFonts w:ascii="Consolas" w:hAnsi="Consolas"/>
          <w:sz w:val="23"/>
          <w:szCs w:val="23"/>
          <w:shd w:val="clear" w:color="auto" w:fill="F7F7F8"/>
        </w:rPr>
        <w:t>@Component</w:t>
      </w:r>
      <w:r>
        <w:rPr>
          <w:rFonts w:ascii="Arial" w:hAnsi="Arial" w:cs="Arial"/>
          <w:color w:val="34302D"/>
          <w:shd w:val="clear" w:color="auto" w:fill="FFFFFF"/>
        </w:rPr>
        <w:t>，但是，通过与注解它们</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或者</w:t>
      </w:r>
      <w:r>
        <w:rPr>
          <w:rStyle w:val="HTML"/>
          <w:rFonts w:ascii="Consolas" w:hAnsi="Consolas"/>
          <w:sz w:val="23"/>
          <w:szCs w:val="23"/>
          <w:shd w:val="clear" w:color="auto" w:fill="F7F7F8"/>
        </w:rPr>
        <w:t>@Controller</w:t>
      </w:r>
      <w:r>
        <w:rPr>
          <w:rFonts w:ascii="Arial" w:hAnsi="Arial" w:cs="Arial"/>
          <w:color w:val="34302D"/>
          <w:shd w:val="clear" w:color="auto" w:fill="FFFFFF"/>
        </w:rPr>
        <w:t> </w:t>
      </w:r>
      <w:r>
        <w:rPr>
          <w:rFonts w:ascii="Arial" w:hAnsi="Arial" w:cs="Arial"/>
          <w:color w:val="34302D"/>
          <w:shd w:val="clear" w:color="auto" w:fill="FFFFFF"/>
        </w:rPr>
        <w:t>，你的类能更好地被工具处理，或与切面进行关联。例如，这些刻板印象注释成为切入点的理想目标。</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并且</w:t>
      </w:r>
      <w:r>
        <w:rPr>
          <w:rStyle w:val="HTML"/>
          <w:rFonts w:ascii="Consolas" w:hAnsi="Consolas"/>
          <w:sz w:val="23"/>
          <w:szCs w:val="23"/>
          <w:shd w:val="clear" w:color="auto" w:fill="F7F7F8"/>
        </w:rPr>
        <w:t>@Controller</w:t>
      </w:r>
      <w:r>
        <w:rPr>
          <w:rFonts w:ascii="Arial" w:hAnsi="Arial" w:cs="Arial"/>
          <w:color w:val="34302D"/>
          <w:shd w:val="clear" w:color="auto" w:fill="FFFFFF"/>
        </w:rPr>
        <w:t>还可以在</w:t>
      </w:r>
      <w:r>
        <w:rPr>
          <w:rFonts w:ascii="Arial" w:hAnsi="Arial" w:cs="Arial"/>
          <w:color w:val="34302D"/>
          <w:shd w:val="clear" w:color="auto" w:fill="FFFFFF"/>
        </w:rPr>
        <w:t>Spring Framework</w:t>
      </w:r>
      <w:r>
        <w:rPr>
          <w:rFonts w:ascii="Arial" w:hAnsi="Arial" w:cs="Arial"/>
          <w:color w:val="34302D"/>
          <w:shd w:val="clear" w:color="auto" w:fill="FFFFFF"/>
        </w:rPr>
        <w:t>的未来版本中携带其他语义。因此，如果您在使用之间进行选择</w:t>
      </w:r>
      <w:r>
        <w:rPr>
          <w:rStyle w:val="HTML"/>
          <w:rFonts w:ascii="Consolas" w:hAnsi="Consolas"/>
          <w:sz w:val="23"/>
          <w:szCs w:val="23"/>
          <w:shd w:val="clear" w:color="auto" w:fill="F7F7F8"/>
        </w:rPr>
        <w:t>@Component</w:t>
      </w:r>
      <w:r>
        <w:rPr>
          <w:rFonts w:ascii="Arial" w:hAnsi="Arial" w:cs="Arial"/>
          <w:color w:val="34302D"/>
          <w:shd w:val="clear" w:color="auto" w:fill="FFFFFF"/>
        </w:rPr>
        <w:t>或者</w:t>
      </w:r>
      <w:r>
        <w:rPr>
          <w:rStyle w:val="HTML"/>
          <w:rFonts w:ascii="Consolas" w:hAnsi="Consolas"/>
          <w:sz w:val="23"/>
          <w:szCs w:val="23"/>
          <w:shd w:val="clear" w:color="auto" w:fill="F7F7F8"/>
        </w:rPr>
        <w:t>@Service</w:t>
      </w:r>
      <w:r>
        <w:rPr>
          <w:rFonts w:ascii="Arial" w:hAnsi="Arial" w:cs="Arial"/>
          <w:color w:val="34302D"/>
          <w:shd w:val="clear" w:color="auto" w:fill="FFFFFF"/>
        </w:rPr>
        <w:t>对于您的服务层，</w:t>
      </w:r>
      <w:r>
        <w:rPr>
          <w:rStyle w:val="HTML"/>
          <w:rFonts w:ascii="Consolas" w:hAnsi="Consolas"/>
          <w:sz w:val="23"/>
          <w:szCs w:val="23"/>
          <w:shd w:val="clear" w:color="auto" w:fill="F7F7F8"/>
        </w:rPr>
        <w:t>@Service</w:t>
      </w:r>
      <w:r>
        <w:rPr>
          <w:rFonts w:ascii="Arial" w:hAnsi="Arial" w:cs="Arial"/>
          <w:color w:val="34302D"/>
          <w:shd w:val="clear" w:color="auto" w:fill="FFFFFF"/>
        </w:rPr>
        <w:t>显然是更好的选择。同样，如前所述，</w:t>
      </w:r>
      <w:r>
        <w:rPr>
          <w:rStyle w:val="HTML"/>
          <w:rFonts w:ascii="Consolas" w:hAnsi="Consolas"/>
          <w:sz w:val="23"/>
          <w:szCs w:val="23"/>
          <w:shd w:val="clear" w:color="auto" w:fill="F7F7F8"/>
        </w:rPr>
        <w:t>@Repository</w:t>
      </w:r>
      <w:r>
        <w:rPr>
          <w:rFonts w:ascii="Arial" w:hAnsi="Arial" w:cs="Arial"/>
          <w:color w:val="34302D"/>
          <w:shd w:val="clear" w:color="auto" w:fill="FFFFFF"/>
        </w:rPr>
        <w:t>已经支持将其作为持久层中自动异常转换的标记。</w:t>
      </w:r>
    </w:p>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1.10.2. Using Meta-annotations and Composed Annotations</w:t>
      </w:r>
    </w:p>
    <w:p w:rsidR="00CF4601" w:rsidRPr="00CF4601" w:rsidRDefault="00CF4601" w:rsidP="00CF4601">
      <w:pPr>
        <w:widowControl/>
        <w:shd w:val="clear" w:color="auto" w:fill="FFFFFF"/>
        <w:spacing w:after="300"/>
        <w:jc w:val="left"/>
        <w:rPr>
          <w:rFonts w:ascii="Arial" w:hAnsi="Arial" w:cs="Arial"/>
          <w:color w:val="34302D"/>
          <w:shd w:val="clear" w:color="auto" w:fill="FFFFFF"/>
        </w:rPr>
      </w:pPr>
      <w:r w:rsidRPr="00CF4601">
        <w:rPr>
          <w:rFonts w:ascii="Arial" w:hAnsi="Arial" w:cs="Arial"/>
          <w:color w:val="34302D"/>
          <w:shd w:val="clear" w:color="auto" w:fill="FFFFFF"/>
        </w:rPr>
        <w:t>使用元注释和组合注释</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Many of the annotations provided by Spring can be used as meta-annotations in your own code. A meta-annotation is an annotation that can be applied to another annotation. For example, the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annotation mentioned </w:t>
      </w:r>
      <w:hyperlink r:id="rId309" w:anchor="beans-stereotype-annotations" w:history="1">
        <w:r w:rsidRPr="00BA0D5D">
          <w:rPr>
            <w:rFonts w:ascii="inherit" w:eastAsia="宋体" w:hAnsi="inherit" w:cs="Arial"/>
            <w:color w:val="548E2E"/>
            <w:kern w:val="0"/>
            <w:sz w:val="24"/>
            <w:szCs w:val="24"/>
            <w:u w:val="single"/>
          </w:rPr>
          <w:t>earlier</w:t>
        </w:r>
      </w:hyperlink>
      <w:r w:rsidRPr="00BA0D5D">
        <w:rPr>
          <w:rFonts w:ascii="inherit" w:eastAsia="宋体" w:hAnsi="inherit" w:cs="Arial"/>
          <w:color w:val="34302D"/>
          <w:kern w:val="0"/>
          <w:sz w:val="24"/>
          <w:szCs w:val="24"/>
        </w:rPr>
        <w:t> is meta-annotated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as the following example shows:</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提供的许多注释都可以在您自己的代码中用作元注释。元注释是可以应用于另一个注释的注释。例如，</w:t>
      </w:r>
      <w:r>
        <w:rPr>
          <w:rStyle w:val="HTML"/>
          <w:rFonts w:ascii="Consolas" w:hAnsi="Consolas"/>
          <w:sz w:val="23"/>
          <w:szCs w:val="23"/>
          <w:shd w:val="clear" w:color="auto" w:fill="F7F7F8"/>
        </w:rPr>
        <w:t>@Service</w:t>
      </w:r>
      <w:r>
        <w:rPr>
          <w:rFonts w:ascii="Arial" w:hAnsi="Arial" w:cs="Arial"/>
          <w:color w:val="34302D"/>
          <w:shd w:val="clear" w:color="auto" w:fill="FFFFFF"/>
        </w:rPr>
        <w:t>提及的注释</w:t>
      </w:r>
      <w:hyperlink r:id="rId310" w:anchor="beans-stereotype-annotations" w:history="1">
        <w:r>
          <w:rPr>
            <w:rStyle w:val="a4"/>
            <w:rFonts w:ascii="Arial" w:hAnsi="Arial" w:cs="Arial"/>
            <w:color w:val="548E2E"/>
            <w:shd w:val="clear" w:color="auto" w:fill="FFFFFF"/>
          </w:rPr>
          <w:t>前面</w:t>
        </w:r>
      </w:hyperlink>
      <w:r>
        <w:rPr>
          <w:rFonts w:ascii="Arial" w:hAnsi="Arial" w:cs="Arial"/>
          <w:color w:val="34302D"/>
          <w:shd w:val="clear" w:color="auto" w:fill="FFFFFF"/>
        </w:rPr>
        <w:t>是间注释有</w:t>
      </w:r>
      <w:r>
        <w:rPr>
          <w:rStyle w:val="HTML"/>
          <w:rFonts w:ascii="Consolas" w:hAnsi="Consolas"/>
          <w:sz w:val="23"/>
          <w:szCs w:val="23"/>
          <w:shd w:val="clear" w:color="auto" w:fill="F7F7F8"/>
        </w:rPr>
        <w:t>@Component</w:t>
      </w:r>
      <w:r>
        <w:rPr>
          <w:rFonts w:ascii="Arial" w:hAnsi="Arial" w:cs="Arial"/>
          <w:color w:val="34302D"/>
          <w:shd w:val="clear" w:color="auto" w:fill="FFFFFF"/>
        </w:rPr>
        <w:t>，如下面的示例所示：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@Documented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9655"/>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Component</w:t>
            </w:r>
            <w:r w:rsidRPr="00BA0D5D">
              <w:rPr>
                <w:rFonts w:ascii="宋体" w:eastAsia="宋体" w:hAnsi="宋体" w:cs="宋体"/>
                <w:color w:val="34302D"/>
                <w:kern w:val="0"/>
                <w:sz w:val="24"/>
                <w:szCs w:val="24"/>
              </w:rPr>
              <w:t> causes </w:t>
            </w:r>
            <w:r w:rsidRPr="00BA0D5D">
              <w:rPr>
                <w:rFonts w:ascii="Consolas" w:eastAsia="宋体" w:hAnsi="Consolas" w:cs="宋体"/>
                <w:color w:val="34302D"/>
                <w:kern w:val="0"/>
                <w:sz w:val="23"/>
                <w:szCs w:val="23"/>
                <w:shd w:val="clear" w:color="auto" w:fill="F7F7F8"/>
              </w:rPr>
              <w:t>@Service</w:t>
            </w:r>
            <w:r w:rsidRPr="00BA0D5D">
              <w:rPr>
                <w:rFonts w:ascii="宋体" w:eastAsia="宋体" w:hAnsi="宋体" w:cs="宋体"/>
                <w:color w:val="34302D"/>
                <w:kern w:val="0"/>
                <w:sz w:val="24"/>
                <w:szCs w:val="24"/>
              </w:rPr>
              <w:t> to be treated in the same way as </w:t>
            </w:r>
            <w:r w:rsidRPr="00BA0D5D">
              <w:rPr>
                <w:rFonts w:ascii="Consolas" w:eastAsia="宋体" w:hAnsi="Consolas" w:cs="宋体"/>
                <w:color w:val="34302D"/>
                <w:kern w:val="0"/>
                <w:sz w:val="23"/>
                <w:szCs w:val="23"/>
                <w:shd w:val="clear" w:color="auto" w:fill="F7F7F8"/>
              </w:rPr>
              <w:t>@Component</w:t>
            </w:r>
            <w:r w:rsidRPr="00BA0D5D">
              <w:rPr>
                <w:rFonts w:ascii="宋体" w:eastAsia="宋体" w:hAnsi="宋体" w:cs="宋体"/>
                <w:color w:val="34302D"/>
                <w:kern w:val="0"/>
                <w:sz w:val="24"/>
                <w:szCs w:val="24"/>
              </w:rPr>
              <w:t>.</w:t>
            </w:r>
          </w:p>
        </w:tc>
      </w:tr>
      <w:tr w:rsidR="00CF4601" w:rsidRPr="00BA0D5D" w:rsidTr="00BA0D5D">
        <w:tc>
          <w:tcPr>
            <w:tcW w:w="0" w:type="auto"/>
            <w:tcMar>
              <w:top w:w="0" w:type="dxa"/>
              <w:left w:w="180" w:type="dxa"/>
              <w:bottom w:w="0" w:type="dxa"/>
              <w:right w:w="180" w:type="dxa"/>
            </w:tcMar>
            <w:vAlign w:val="center"/>
          </w:tcPr>
          <w:p w:rsidR="00CF4601" w:rsidRPr="00BA0D5D" w:rsidRDefault="00CF4601"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tcPr>
          <w:p w:rsidR="00CF4601" w:rsidRPr="00BA0D5D" w:rsidRDefault="00CF4601" w:rsidP="00BA0D5D">
            <w:pPr>
              <w:widowControl/>
              <w:jc w:val="left"/>
              <w:rPr>
                <w:rFonts w:ascii="宋体" w:eastAsia="宋体" w:hAnsi="宋体" w:cs="宋体"/>
                <w:color w:val="34302D"/>
                <w:kern w:val="0"/>
                <w:sz w:val="24"/>
                <w:szCs w:val="24"/>
              </w:rPr>
            </w:pPr>
            <w:r>
              <w:t>要以同样的方式对待的</w:t>
            </w:r>
            <w:r>
              <w:rPr>
                <w:rStyle w:val="HTML"/>
                <w:rFonts w:ascii="Consolas" w:hAnsi="Consolas"/>
                <w:sz w:val="23"/>
                <w:szCs w:val="23"/>
                <w:shd w:val="clear" w:color="auto" w:fill="F7F7F8"/>
              </w:rPr>
              <w:t>Component</w:t>
            </w:r>
            <w:r>
              <w:t>原因。</w:t>
            </w:r>
            <w:r>
              <w:rPr>
                <w:rStyle w:val="HTML"/>
                <w:rFonts w:ascii="Consolas" w:hAnsi="Consolas"/>
                <w:sz w:val="23"/>
                <w:szCs w:val="23"/>
                <w:shd w:val="clear" w:color="auto" w:fill="F7F7F8"/>
              </w:rPr>
              <w:t>@Service@Component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also combine meta-annotations to create “composed annotations”. For example, the </w:t>
      </w:r>
      <w:r w:rsidRPr="00BA0D5D">
        <w:rPr>
          <w:rFonts w:ascii="Consolas" w:eastAsia="宋体" w:hAnsi="Consolas" w:cs="宋体"/>
          <w:color w:val="34302D"/>
          <w:kern w:val="0"/>
          <w:sz w:val="23"/>
          <w:szCs w:val="23"/>
          <w:shd w:val="clear" w:color="auto" w:fill="F7F7F8"/>
        </w:rPr>
        <w:t>@RestController</w:t>
      </w:r>
      <w:r w:rsidRPr="00BA0D5D">
        <w:rPr>
          <w:rFonts w:ascii="inherit" w:eastAsia="宋体" w:hAnsi="inherit" w:cs="Arial"/>
          <w:color w:val="34302D"/>
          <w:kern w:val="0"/>
          <w:sz w:val="24"/>
          <w:szCs w:val="24"/>
        </w:rPr>
        <w:t> annotation from Spring MVC is composed of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@ResponseBody</w:t>
      </w:r>
      <w:r w:rsidRPr="00BA0D5D">
        <w:rPr>
          <w:rFonts w:ascii="inherit" w:eastAsia="宋体" w:hAnsi="inherit" w:cs="Arial"/>
          <w:color w:val="34302D"/>
          <w:kern w:val="0"/>
          <w:sz w:val="24"/>
          <w:szCs w:val="24"/>
        </w:rPr>
        <w:t>.</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您还可以组合元注释来创建</w:t>
      </w:r>
      <w:r>
        <w:rPr>
          <w:rFonts w:ascii="Arial" w:hAnsi="Arial" w:cs="Arial"/>
          <w:color w:val="34302D"/>
          <w:shd w:val="clear" w:color="auto" w:fill="FFFFFF"/>
        </w:rPr>
        <w:t>“</w:t>
      </w:r>
      <w:r>
        <w:rPr>
          <w:rFonts w:ascii="Arial" w:hAnsi="Arial" w:cs="Arial"/>
          <w:color w:val="34302D"/>
          <w:shd w:val="clear" w:color="auto" w:fill="FFFFFF"/>
        </w:rPr>
        <w:t>组合注释</w:t>
      </w:r>
      <w:r>
        <w:rPr>
          <w:rFonts w:ascii="Arial" w:hAnsi="Arial" w:cs="Arial"/>
          <w:color w:val="34302D"/>
          <w:shd w:val="clear" w:color="auto" w:fill="FFFFFF"/>
        </w:rPr>
        <w:t>”</w:t>
      </w:r>
      <w:r>
        <w:rPr>
          <w:rFonts w:ascii="Arial" w:hAnsi="Arial" w:cs="Arial"/>
          <w:color w:val="34302D"/>
          <w:shd w:val="clear" w:color="auto" w:fill="FFFFFF"/>
        </w:rPr>
        <w:t>。例如，</w:t>
      </w:r>
      <w:r>
        <w:rPr>
          <w:rStyle w:val="HTML"/>
          <w:rFonts w:ascii="Consolas" w:hAnsi="Consolas"/>
          <w:sz w:val="23"/>
          <w:szCs w:val="23"/>
          <w:shd w:val="clear" w:color="auto" w:fill="F7F7F8"/>
        </w:rPr>
        <w:t>@RestController</w:t>
      </w:r>
      <w:r>
        <w:rPr>
          <w:rFonts w:ascii="Arial" w:hAnsi="Arial" w:cs="Arial"/>
          <w:color w:val="34302D"/>
          <w:shd w:val="clear" w:color="auto" w:fill="FFFFFF"/>
        </w:rPr>
        <w:t>Spring MVC </w:t>
      </w:r>
      <w:r>
        <w:rPr>
          <w:rFonts w:ascii="Arial" w:hAnsi="Arial" w:cs="Arial"/>
          <w:color w:val="34302D"/>
          <w:shd w:val="clear" w:color="auto" w:fill="FFFFFF"/>
        </w:rPr>
        <w:t>的注释由</w:t>
      </w:r>
      <w:r>
        <w:rPr>
          <w:rStyle w:val="HTML"/>
          <w:rFonts w:ascii="Consolas" w:hAnsi="Consolas"/>
          <w:sz w:val="23"/>
          <w:szCs w:val="23"/>
          <w:shd w:val="clear" w:color="auto" w:fill="F7F7F8"/>
        </w:rPr>
        <w:t>@Controller</w:t>
      </w:r>
      <w:r>
        <w:rPr>
          <w:rFonts w:ascii="Arial" w:hAnsi="Arial" w:cs="Arial"/>
          <w:color w:val="34302D"/>
          <w:shd w:val="clear" w:color="auto" w:fill="FFFFFF"/>
        </w:rPr>
        <w:t>和</w:t>
      </w:r>
      <w:r>
        <w:rPr>
          <w:rFonts w:ascii="Arial" w:hAnsi="Arial" w:cs="Arial"/>
          <w:color w:val="34302D"/>
          <w:shd w:val="clear" w:color="auto" w:fill="FFFFFF"/>
        </w:rPr>
        <w:t> </w:t>
      </w:r>
      <w:r>
        <w:rPr>
          <w:rFonts w:ascii="Arial" w:hAnsi="Arial" w:cs="Arial"/>
          <w:color w:val="34302D"/>
          <w:shd w:val="clear" w:color="auto" w:fill="FFFFFF"/>
        </w:rPr>
        <w:t>组成</w:t>
      </w:r>
      <w:r>
        <w:rPr>
          <w:rStyle w:val="HTML"/>
          <w:rFonts w:ascii="Consolas" w:hAnsi="Consolas"/>
          <w:sz w:val="23"/>
          <w:szCs w:val="23"/>
          <w:shd w:val="clear" w:color="auto" w:fill="F7F7F8"/>
        </w:rPr>
        <w:t>@ResponseBody</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composed annotations can optionally redeclare attributes from meta-annotations to allow customization. This can be particularly useful when you want to only expose a subset of the meta-annotation’s attributes. For example, Spring’s</w:t>
      </w:r>
      <w:r w:rsidRPr="00BA0D5D">
        <w:rPr>
          <w:rFonts w:ascii="Consolas" w:eastAsia="宋体" w:hAnsi="Consolas" w:cs="宋体"/>
          <w:color w:val="34302D"/>
          <w:kern w:val="0"/>
          <w:sz w:val="23"/>
          <w:szCs w:val="23"/>
          <w:shd w:val="clear" w:color="auto" w:fill="F7F7F8"/>
        </w:rPr>
        <w:t>@SessionScope</w:t>
      </w:r>
      <w:r w:rsidRPr="00BA0D5D">
        <w:rPr>
          <w:rFonts w:ascii="inherit" w:eastAsia="宋体" w:hAnsi="inherit" w:cs="Arial"/>
          <w:color w:val="34302D"/>
          <w:kern w:val="0"/>
          <w:sz w:val="24"/>
          <w:szCs w:val="24"/>
        </w:rPr>
        <w:t> annotation hardcodes the scope name to </w:t>
      </w:r>
      <w:r w:rsidRPr="00BA0D5D">
        <w:rPr>
          <w:rFonts w:ascii="Consolas" w:eastAsia="宋体" w:hAnsi="Consolas" w:cs="宋体"/>
          <w:color w:val="34302D"/>
          <w:kern w:val="0"/>
          <w:sz w:val="23"/>
          <w:szCs w:val="23"/>
          <w:shd w:val="clear" w:color="auto" w:fill="F7F7F8"/>
        </w:rPr>
        <w:t>session</w:t>
      </w:r>
      <w:r w:rsidRPr="00BA0D5D">
        <w:rPr>
          <w:rFonts w:ascii="inherit" w:eastAsia="宋体" w:hAnsi="inherit" w:cs="Arial"/>
          <w:color w:val="34302D"/>
          <w:kern w:val="0"/>
          <w:sz w:val="24"/>
          <w:szCs w:val="24"/>
        </w:rPr>
        <w:t> but still allows customization of the </w:t>
      </w:r>
      <w:r w:rsidRPr="00BA0D5D">
        <w:rPr>
          <w:rFonts w:ascii="Consolas" w:eastAsia="宋体" w:hAnsi="Consolas" w:cs="宋体"/>
          <w:color w:val="34302D"/>
          <w:kern w:val="0"/>
          <w:sz w:val="23"/>
          <w:szCs w:val="23"/>
          <w:shd w:val="clear" w:color="auto" w:fill="F7F7F8"/>
        </w:rPr>
        <w:t>proxyMode</w:t>
      </w:r>
      <w:r w:rsidRPr="00BA0D5D">
        <w:rPr>
          <w:rFonts w:ascii="inherit" w:eastAsia="宋体" w:hAnsi="inherit" w:cs="Arial"/>
          <w:color w:val="34302D"/>
          <w:kern w:val="0"/>
          <w:sz w:val="24"/>
          <w:szCs w:val="24"/>
        </w:rPr>
        <w:t>. The following listing shows the definition of the </w:t>
      </w:r>
      <w:r w:rsidRPr="00BA0D5D">
        <w:rPr>
          <w:rFonts w:ascii="Consolas" w:eastAsia="宋体" w:hAnsi="Consolas" w:cs="宋体"/>
          <w:color w:val="34302D"/>
          <w:kern w:val="0"/>
          <w:sz w:val="23"/>
          <w:szCs w:val="23"/>
          <w:shd w:val="clear" w:color="auto" w:fill="F7F7F8"/>
        </w:rPr>
        <w:t>SessionScope</w:t>
      </w:r>
      <w:r w:rsidRPr="00BA0D5D">
        <w:rPr>
          <w:rFonts w:ascii="inherit" w:eastAsia="宋体" w:hAnsi="inherit" w:cs="Arial"/>
          <w:color w:val="34302D"/>
          <w:kern w:val="0"/>
          <w:sz w:val="24"/>
          <w:szCs w:val="24"/>
        </w:rPr>
        <w:t> annotation:</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此外，组合注释可以选择从元注释重新声明属性以允许自定义。当您只想公开元注释属性的子集时，这可能特别有用。例如，</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@SessionScope</w:t>
      </w:r>
      <w:r>
        <w:rPr>
          <w:rFonts w:ascii="Arial" w:hAnsi="Arial" w:cs="Arial"/>
          <w:color w:val="34302D"/>
          <w:shd w:val="clear" w:color="auto" w:fill="FFFFFF"/>
        </w:rPr>
        <w:t>注释将范围名称硬编码为</w:t>
      </w:r>
      <w:r>
        <w:rPr>
          <w:rStyle w:val="HTML"/>
          <w:rFonts w:ascii="Consolas" w:hAnsi="Consolas"/>
          <w:sz w:val="23"/>
          <w:szCs w:val="23"/>
          <w:shd w:val="clear" w:color="auto" w:fill="F7F7F8"/>
        </w:rPr>
        <w:t>session</w:t>
      </w:r>
      <w:r>
        <w:rPr>
          <w:rFonts w:ascii="Arial" w:hAnsi="Arial" w:cs="Arial"/>
          <w:color w:val="34302D"/>
          <w:shd w:val="clear" w:color="auto" w:fill="FFFFFF"/>
        </w:rPr>
        <w:t>但仍允许自定义</w:t>
      </w:r>
      <w:r>
        <w:rPr>
          <w:rStyle w:val="HTML"/>
          <w:rFonts w:ascii="Consolas" w:hAnsi="Consolas"/>
          <w:sz w:val="23"/>
          <w:szCs w:val="23"/>
          <w:shd w:val="clear" w:color="auto" w:fill="F7F7F8"/>
        </w:rPr>
        <w:t>proxyMode</w:t>
      </w:r>
      <w:r>
        <w:rPr>
          <w:rFonts w:ascii="Arial" w:hAnsi="Arial" w:cs="Arial"/>
          <w:color w:val="34302D"/>
          <w:shd w:val="clear" w:color="auto" w:fill="FFFFFF"/>
        </w:rPr>
        <w:t>。以下清单显示了</w:t>
      </w:r>
      <w:r>
        <w:rPr>
          <w:rStyle w:val="HTML"/>
          <w:rFonts w:ascii="Consolas" w:hAnsi="Consolas"/>
          <w:sz w:val="23"/>
          <w:szCs w:val="23"/>
          <w:shd w:val="clear" w:color="auto" w:fill="F7F7F8"/>
        </w:rPr>
        <w:t>SessionScope</w:t>
      </w:r>
      <w:r>
        <w:rPr>
          <w:rFonts w:ascii="Arial" w:hAnsi="Arial" w:cs="Arial"/>
          <w:color w:val="34302D"/>
          <w:shd w:val="clear" w:color="auto" w:fill="FFFFFF"/>
        </w:rPr>
        <w:t>注释的定义</w:t>
      </w:r>
      <w:r>
        <w:rPr>
          <w:rFonts w:ascii="Arial" w:hAnsi="Arial" w:cs="Arial"/>
          <w:color w:val="34302D"/>
          <w:shd w:val="clear" w:color="auto" w:fill="FFFFFF"/>
        </w:rPr>
        <w:t> </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({ElementType.TYPE, ElementType.METHOD})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@Documented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(WebApplicationContext.SCOPE_SESSION)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SessionScope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Alias for {@link Scope#proxyMode}.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&lt;p&gt;Defaults to {@link ScopedProxyMode#TARGET_CLASS}.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@AliasFor</w:t>
      </w:r>
      <w:r w:rsidRPr="00BA0D5D">
        <w:rPr>
          <w:rFonts w:ascii="Consolas" w:eastAsia="宋体" w:hAnsi="Consolas" w:cs="宋体"/>
          <w:color w:val="34302D"/>
          <w:kern w:val="0"/>
          <w:sz w:val="24"/>
          <w:szCs w:val="24"/>
        </w:rPr>
        <w:t>(annotation = Scope.class)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ScopedProxyMode proxyMode() </w:t>
      </w:r>
      <w:r w:rsidRPr="00BA0D5D">
        <w:rPr>
          <w:rFonts w:ascii="Consolas" w:eastAsia="宋体" w:hAnsi="Consolas" w:cs="宋体"/>
          <w:b/>
          <w:bCs/>
          <w:color w:val="000000"/>
          <w:kern w:val="0"/>
          <w:sz w:val="24"/>
          <w:szCs w:val="24"/>
        </w:rPr>
        <w:t>default</w:t>
      </w:r>
      <w:r w:rsidRPr="00BA0D5D">
        <w:rPr>
          <w:rFonts w:ascii="Consolas" w:eastAsia="宋体" w:hAnsi="Consolas" w:cs="宋体"/>
          <w:color w:val="34302D"/>
          <w:kern w:val="0"/>
          <w:sz w:val="24"/>
          <w:szCs w:val="24"/>
        </w:rPr>
        <w:t xml:space="preserve"> ScopedProxyMode.TARGET_CLASS;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then use </w:t>
      </w:r>
      <w:r w:rsidRPr="00BA0D5D">
        <w:rPr>
          <w:rFonts w:ascii="Consolas" w:eastAsia="宋体" w:hAnsi="Consolas" w:cs="宋体"/>
          <w:color w:val="34302D"/>
          <w:kern w:val="0"/>
          <w:sz w:val="23"/>
          <w:szCs w:val="23"/>
          <w:shd w:val="clear" w:color="auto" w:fill="F7F7F8"/>
        </w:rPr>
        <w:t>@SessionScope</w:t>
      </w:r>
      <w:r w:rsidRPr="00BA0D5D">
        <w:rPr>
          <w:rFonts w:ascii="inherit" w:eastAsia="宋体" w:hAnsi="inherit" w:cs="Arial"/>
          <w:color w:val="34302D"/>
          <w:kern w:val="0"/>
          <w:sz w:val="24"/>
          <w:szCs w:val="24"/>
        </w:rPr>
        <w:t> without declaring the </w:t>
      </w:r>
      <w:r w:rsidRPr="00BA0D5D">
        <w:rPr>
          <w:rFonts w:ascii="Consolas" w:eastAsia="宋体" w:hAnsi="Consolas" w:cs="宋体"/>
          <w:color w:val="34302D"/>
          <w:kern w:val="0"/>
          <w:sz w:val="23"/>
          <w:szCs w:val="23"/>
          <w:shd w:val="clear" w:color="auto" w:fill="F7F7F8"/>
        </w:rPr>
        <w:t>proxyMode</w:t>
      </w:r>
      <w:r w:rsidRPr="00BA0D5D">
        <w:rPr>
          <w:rFonts w:ascii="inherit" w:eastAsia="宋体" w:hAnsi="inherit" w:cs="Arial"/>
          <w:color w:val="34302D"/>
          <w:kern w:val="0"/>
          <w:sz w:val="24"/>
          <w:szCs w:val="24"/>
        </w:rPr>
        <w:t> as follows:</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然后您可以使用</w:t>
      </w:r>
      <w:r>
        <w:rPr>
          <w:rStyle w:val="HTML"/>
          <w:rFonts w:ascii="Consolas" w:hAnsi="Consolas"/>
          <w:sz w:val="23"/>
          <w:szCs w:val="23"/>
          <w:shd w:val="clear" w:color="auto" w:fill="F7F7F8"/>
        </w:rPr>
        <w:t>@SessionScope</w:t>
      </w:r>
      <w:r>
        <w:rPr>
          <w:rFonts w:ascii="Arial" w:hAnsi="Arial" w:cs="Arial"/>
          <w:color w:val="34302D"/>
          <w:shd w:val="clear" w:color="auto" w:fill="FFFFFF"/>
        </w:rPr>
        <w:t>而不声明</w:t>
      </w:r>
      <w:r>
        <w:rPr>
          <w:rStyle w:val="HTML"/>
          <w:rFonts w:ascii="Consolas" w:hAnsi="Consolas"/>
          <w:sz w:val="23"/>
          <w:szCs w:val="23"/>
          <w:shd w:val="clear" w:color="auto" w:fill="F7F7F8"/>
        </w:rPr>
        <w:t>proxyMode</w:t>
      </w:r>
      <w:r>
        <w:rPr>
          <w:rFonts w:ascii="Arial" w:hAnsi="Arial" w:cs="Arial"/>
          <w:color w:val="34302D"/>
          <w:shd w:val="clear" w:color="auto" w:fill="FFFFFF"/>
        </w:rPr>
        <w:t>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@SessionScope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SessionScopedService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override the value for the </w:t>
      </w:r>
      <w:r w:rsidRPr="00BA0D5D">
        <w:rPr>
          <w:rFonts w:ascii="Consolas" w:eastAsia="宋体" w:hAnsi="Consolas" w:cs="宋体"/>
          <w:color w:val="34302D"/>
          <w:kern w:val="0"/>
          <w:sz w:val="23"/>
          <w:szCs w:val="23"/>
          <w:shd w:val="clear" w:color="auto" w:fill="F7F7F8"/>
        </w:rPr>
        <w:t>proxyMode</w:t>
      </w:r>
      <w:r w:rsidRPr="00BA0D5D">
        <w:rPr>
          <w:rFonts w:ascii="inherit" w:eastAsia="宋体" w:hAnsi="inherit" w:cs="Arial"/>
          <w:color w:val="34302D"/>
          <w:kern w:val="0"/>
          <w:sz w:val="24"/>
          <w:szCs w:val="24"/>
        </w:rPr>
        <w:t>, as the following example shows:</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您还可以覆盖该值</w:t>
      </w:r>
      <w:r>
        <w:rPr>
          <w:rStyle w:val="HTML"/>
          <w:rFonts w:ascii="Consolas" w:hAnsi="Consolas"/>
          <w:sz w:val="23"/>
          <w:szCs w:val="23"/>
          <w:shd w:val="clear" w:color="auto" w:fill="F7F7F8"/>
        </w:rPr>
        <w:t>proxyMode</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@SessionScope</w:t>
      </w:r>
      <w:r w:rsidRPr="00BA0D5D">
        <w:rPr>
          <w:rFonts w:ascii="Consolas" w:eastAsia="宋体" w:hAnsi="Consolas" w:cs="宋体"/>
          <w:color w:val="34302D"/>
          <w:kern w:val="0"/>
          <w:sz w:val="24"/>
          <w:szCs w:val="24"/>
        </w:rPr>
        <w:t>(proxyMode = ScopedProxyMode.INTERFACES)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SessionScopedUserService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UserService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further details, see the </w:t>
      </w:r>
      <w:hyperlink r:id="rId311" w:history="1">
        <w:r w:rsidRPr="00BA0D5D">
          <w:rPr>
            <w:rFonts w:ascii="inherit" w:eastAsia="宋体" w:hAnsi="inherit" w:cs="Arial"/>
            <w:color w:val="548E2E"/>
            <w:kern w:val="0"/>
            <w:sz w:val="24"/>
            <w:szCs w:val="24"/>
            <w:u w:val="single"/>
          </w:rPr>
          <w:t>Spring Annotation Programming Model</w:t>
        </w:r>
      </w:hyperlink>
      <w:r w:rsidRPr="00BA0D5D">
        <w:rPr>
          <w:rFonts w:ascii="inherit" w:eastAsia="宋体" w:hAnsi="inherit" w:cs="Arial"/>
          <w:color w:val="34302D"/>
          <w:kern w:val="0"/>
          <w:sz w:val="24"/>
          <w:szCs w:val="24"/>
        </w:rPr>
        <w:t> wiki page.</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有关更多详细信息，请参阅</w:t>
      </w:r>
      <w:r>
        <w:rPr>
          <w:rFonts w:ascii="Arial" w:hAnsi="Arial" w:cs="Arial"/>
          <w:color w:val="34302D"/>
          <w:shd w:val="clear" w:color="auto" w:fill="FFFFFF"/>
        </w:rPr>
        <w:t> </w:t>
      </w:r>
      <w:hyperlink r:id="rId312" w:history="1">
        <w:r>
          <w:rPr>
            <w:rStyle w:val="a4"/>
            <w:rFonts w:ascii="Arial" w:hAnsi="Arial" w:cs="Arial"/>
            <w:color w:val="548E2E"/>
            <w:shd w:val="clear" w:color="auto" w:fill="FFFFFF"/>
          </w:rPr>
          <w:t>Spring Annotation Programming Model</w:t>
        </w:r>
      </w:hyperlink>
      <w:r>
        <w:rPr>
          <w:rFonts w:ascii="Arial" w:hAnsi="Arial" w:cs="Arial"/>
          <w:color w:val="34302D"/>
          <w:shd w:val="clear" w:color="auto" w:fill="FFFFFF"/>
        </w:rPr>
        <w:t> wiki</w:t>
      </w:r>
      <w:r>
        <w:rPr>
          <w:rFonts w:ascii="Arial" w:hAnsi="Arial" w:cs="Arial"/>
          <w:color w:val="34302D"/>
          <w:shd w:val="clear" w:color="auto" w:fill="FFFFFF"/>
        </w:rPr>
        <w:t>页面。</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1.10.3. Automatically Detecting Classes and Registering Bean Definitions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can automatically detect stereotyped classes and register corresponding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instances with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For example, the following two classes are eligible for such autodetection:</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可以自动检测构造型类并注册相应的</w:t>
      </w:r>
      <w:r>
        <w:rPr>
          <w:rFonts w:ascii="Arial" w:hAnsi="Arial" w:cs="Arial"/>
          <w:color w:val="34302D"/>
          <w:shd w:val="clear" w:color="auto" w:fill="FFFFFF"/>
        </w:rPr>
        <w:t> </w:t>
      </w:r>
      <w:r>
        <w:rPr>
          <w:rStyle w:val="HTML"/>
          <w:rFonts w:ascii="Consolas" w:hAnsi="Consolas"/>
          <w:sz w:val="23"/>
          <w:szCs w:val="23"/>
          <w:shd w:val="clear" w:color="auto" w:fill="F7F7F8"/>
        </w:rPr>
        <w:t>BeanDefinition</w:t>
      </w:r>
      <w:r>
        <w:rPr>
          <w:rFonts w:ascii="Arial" w:hAnsi="Arial" w:cs="Arial"/>
          <w:color w:val="34302D"/>
          <w:shd w:val="clear" w:color="auto" w:fill="FFFFFF"/>
        </w:rPr>
        <w:t>实例</w:t>
      </w:r>
      <w:r>
        <w:rPr>
          <w:rStyle w:val="HTML"/>
          <w:rFonts w:ascii="Consolas" w:hAnsi="Consolas"/>
          <w:sz w:val="23"/>
          <w:szCs w:val="23"/>
          <w:shd w:val="clear" w:color="auto" w:fill="F7F7F8"/>
        </w:rPr>
        <w:t>ApplicationContext</w:t>
      </w:r>
      <w:r>
        <w:rPr>
          <w:rFonts w:ascii="Arial" w:hAnsi="Arial" w:cs="Arial"/>
          <w:color w:val="34302D"/>
          <w:shd w:val="clear" w:color="auto" w:fill="FFFFFF"/>
        </w:rPr>
        <w:t>。例如，以下两个类符合此类自动检测的条件：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SimpleMovieLister(MovieFinder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JpaMovieFinder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implementation elided for clarity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autodetect these classes and register the corresponding beans, you need to add </w:t>
      </w:r>
      <w:r w:rsidRPr="00BA0D5D">
        <w:rPr>
          <w:rFonts w:ascii="Consolas" w:eastAsia="宋体" w:hAnsi="Consolas" w:cs="宋体"/>
          <w:color w:val="34302D"/>
          <w:kern w:val="0"/>
          <w:sz w:val="23"/>
          <w:szCs w:val="23"/>
          <w:shd w:val="clear" w:color="auto" w:fill="F7F7F8"/>
        </w:rPr>
        <w:t>@ComponentScan</w:t>
      </w:r>
      <w:r w:rsidRPr="00BA0D5D">
        <w:rPr>
          <w:rFonts w:ascii="inherit" w:eastAsia="宋体" w:hAnsi="inherit" w:cs="Arial"/>
          <w:color w:val="34302D"/>
          <w:kern w:val="0"/>
          <w:sz w:val="24"/>
          <w:szCs w:val="24"/>
        </w:rPr>
        <w:t> to your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 where the </w:t>
      </w:r>
      <w:r w:rsidRPr="00BA0D5D">
        <w:rPr>
          <w:rFonts w:ascii="Consolas" w:eastAsia="宋体" w:hAnsi="Consolas" w:cs="宋体"/>
          <w:color w:val="34302D"/>
          <w:kern w:val="0"/>
          <w:sz w:val="23"/>
          <w:szCs w:val="23"/>
          <w:shd w:val="clear" w:color="auto" w:fill="F7F7F8"/>
        </w:rPr>
        <w:t>basePackages</w:t>
      </w:r>
      <w:r w:rsidRPr="00BA0D5D">
        <w:rPr>
          <w:rFonts w:ascii="inherit" w:eastAsia="宋体" w:hAnsi="inherit" w:cs="Arial"/>
          <w:color w:val="34302D"/>
          <w:kern w:val="0"/>
          <w:sz w:val="24"/>
          <w:szCs w:val="24"/>
        </w:rPr>
        <w:t> attribute is a common parent package for the two classes. (Alternatively, you can specify a comma- or semicolon- or space-separated list that includes the parent package of each class.)</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要自动检测这些类并注册相应的</w:t>
      </w:r>
      <w:r>
        <w:rPr>
          <w:rFonts w:ascii="Arial" w:hAnsi="Arial" w:cs="Arial"/>
          <w:color w:val="34302D"/>
          <w:shd w:val="clear" w:color="auto" w:fill="FFFFFF"/>
        </w:rPr>
        <w:t>bean</w:t>
      </w:r>
      <w:r>
        <w:rPr>
          <w:rFonts w:ascii="Arial" w:hAnsi="Arial" w:cs="Arial"/>
          <w:color w:val="34302D"/>
          <w:shd w:val="clear" w:color="auto" w:fill="FFFFFF"/>
        </w:rPr>
        <w:t>，您需要添加</w:t>
      </w:r>
      <w:r>
        <w:rPr>
          <w:rFonts w:ascii="Arial" w:hAnsi="Arial" w:cs="Arial"/>
          <w:color w:val="34302D"/>
          <w:shd w:val="clear" w:color="auto" w:fill="FFFFFF"/>
        </w:rPr>
        <w:t> </w:t>
      </w:r>
      <w:r>
        <w:rPr>
          <w:rStyle w:val="HTML"/>
          <w:rFonts w:ascii="Consolas" w:hAnsi="Consolas"/>
          <w:sz w:val="23"/>
          <w:szCs w:val="23"/>
          <w:shd w:val="clear" w:color="auto" w:fill="F7F7F8"/>
        </w:rPr>
        <w:t>@ComponentScan</w:t>
      </w:r>
      <w:r>
        <w:rPr>
          <w:rFonts w:ascii="Arial" w:hAnsi="Arial" w:cs="Arial"/>
          <w:color w:val="34302D"/>
          <w:shd w:val="clear" w:color="auto" w:fill="FFFFFF"/>
        </w:rPr>
        <w:t>到您的</w:t>
      </w:r>
      <w:r>
        <w:rPr>
          <w:rStyle w:val="HTML"/>
          <w:rFonts w:ascii="Consolas" w:hAnsi="Consolas"/>
          <w:sz w:val="23"/>
          <w:szCs w:val="23"/>
          <w:shd w:val="clear" w:color="auto" w:fill="F7F7F8"/>
        </w:rPr>
        <w:t>@Configuration</w:t>
      </w:r>
      <w:r>
        <w:rPr>
          <w:rFonts w:ascii="Arial" w:hAnsi="Arial" w:cs="Arial"/>
          <w:color w:val="34302D"/>
          <w:shd w:val="clear" w:color="auto" w:fill="FFFFFF"/>
        </w:rPr>
        <w:t>类，其中该</w:t>
      </w:r>
      <w:r>
        <w:rPr>
          <w:rStyle w:val="HTML"/>
          <w:rFonts w:ascii="Consolas" w:hAnsi="Consolas"/>
          <w:sz w:val="23"/>
          <w:szCs w:val="23"/>
          <w:shd w:val="clear" w:color="auto" w:fill="F7F7F8"/>
        </w:rPr>
        <w:t>basePackages</w:t>
      </w:r>
      <w:r>
        <w:rPr>
          <w:rFonts w:ascii="Arial" w:hAnsi="Arial" w:cs="Arial"/>
          <w:color w:val="34302D"/>
          <w:shd w:val="clear" w:color="auto" w:fill="FFFFFF"/>
        </w:rPr>
        <w:t>属性是两个类的公共父包。（或者，您可以指定包含每个类的父包的逗号或分号或空格分隔列表。）</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For brevity, the preceding example could have used the </w:t>
            </w:r>
            <w:r w:rsidRPr="00BA0D5D">
              <w:rPr>
                <w:rFonts w:ascii="Consolas" w:eastAsia="宋体" w:hAnsi="Consolas" w:cs="宋体"/>
                <w:kern w:val="0"/>
                <w:sz w:val="23"/>
                <w:szCs w:val="23"/>
                <w:shd w:val="clear" w:color="auto" w:fill="F7F7F8"/>
              </w:rPr>
              <w:t>value</w:t>
            </w:r>
            <w:r w:rsidRPr="00BA0D5D">
              <w:rPr>
                <w:rFonts w:ascii="宋体" w:eastAsia="宋体" w:hAnsi="宋体" w:cs="宋体"/>
                <w:kern w:val="0"/>
                <w:sz w:val="24"/>
                <w:szCs w:val="24"/>
              </w:rPr>
              <w:t> attribute of the annotation (that is, </w:t>
            </w:r>
            <w:r w:rsidRPr="00BA0D5D">
              <w:rPr>
                <w:rFonts w:ascii="Consolas" w:eastAsia="宋体" w:hAnsi="Consolas" w:cs="宋体"/>
                <w:kern w:val="0"/>
                <w:sz w:val="23"/>
                <w:szCs w:val="23"/>
                <w:shd w:val="clear" w:color="auto" w:fill="F7F7F8"/>
              </w:rPr>
              <w:t>@ComponentScan("org.example")</w:t>
            </w:r>
            <w:r w:rsidRPr="00BA0D5D">
              <w:rPr>
                <w:rFonts w:ascii="宋体" w:eastAsia="宋体" w:hAnsi="宋体" w:cs="宋体"/>
                <w:kern w:val="0"/>
                <w:sz w:val="24"/>
                <w:szCs w:val="24"/>
              </w:rPr>
              <w:t>).</w:t>
            </w:r>
          </w:p>
          <w:p w:rsidR="00CF4601" w:rsidRPr="00BA0D5D" w:rsidRDefault="00CF4601" w:rsidP="00BA0D5D">
            <w:pPr>
              <w:widowControl/>
              <w:jc w:val="left"/>
              <w:rPr>
                <w:rFonts w:ascii="宋体" w:eastAsia="宋体" w:hAnsi="宋体" w:cs="宋体"/>
                <w:kern w:val="0"/>
                <w:sz w:val="24"/>
                <w:szCs w:val="24"/>
              </w:rPr>
            </w:pPr>
            <w:r>
              <w:rPr>
                <w:rFonts w:ascii="Arial" w:hAnsi="Arial" w:cs="Arial"/>
                <w:shd w:val="clear" w:color="auto" w:fill="EBF1E7"/>
              </w:rPr>
              <w:t>为简洁起见，前面的示例可能使用</w:t>
            </w:r>
            <w:r>
              <w:rPr>
                <w:rStyle w:val="HTML"/>
                <w:rFonts w:ascii="Consolas" w:hAnsi="Consolas"/>
                <w:sz w:val="23"/>
                <w:szCs w:val="23"/>
                <w:shd w:val="clear" w:color="auto" w:fill="F7F7F8"/>
              </w:rPr>
              <w:t>value</w:t>
            </w:r>
            <w:r>
              <w:rPr>
                <w:rFonts w:ascii="Arial" w:hAnsi="Arial" w:cs="Arial"/>
                <w:shd w:val="clear" w:color="auto" w:fill="EBF1E7"/>
              </w:rPr>
              <w:t>了注释的属性（即</w:t>
            </w:r>
            <w:r>
              <w:rPr>
                <w:rStyle w:val="HTML"/>
                <w:rFonts w:ascii="Consolas" w:hAnsi="Consolas"/>
                <w:sz w:val="23"/>
                <w:szCs w:val="23"/>
                <w:shd w:val="clear" w:color="auto" w:fill="F7F7F8"/>
              </w:rPr>
              <w:t>@ComponentScan("org.example")</w:t>
            </w:r>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alternative uses XML:</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以下替代方法使用</w:t>
      </w:r>
      <w:r>
        <w:rPr>
          <w:rFonts w:ascii="Arial" w:hAnsi="Arial" w:cs="Arial"/>
          <w:color w:val="34302D"/>
          <w:shd w:val="clear" w:color="auto" w:fill="FFFFFF"/>
        </w:rPr>
        <w:t>XML</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use of </w:t>
            </w:r>
            <w:r w:rsidRPr="00BA0D5D">
              <w:rPr>
                <w:rFonts w:ascii="Consolas" w:eastAsia="宋体" w:hAnsi="Consolas" w:cs="宋体"/>
                <w:kern w:val="0"/>
                <w:sz w:val="23"/>
                <w:szCs w:val="23"/>
                <w:shd w:val="clear" w:color="auto" w:fill="F7F7F8"/>
              </w:rPr>
              <w:t>&lt;context:component-scan&gt;</w:t>
            </w:r>
            <w:r w:rsidRPr="00BA0D5D">
              <w:rPr>
                <w:rFonts w:ascii="宋体" w:eastAsia="宋体" w:hAnsi="宋体" w:cs="宋体"/>
                <w:kern w:val="0"/>
                <w:sz w:val="24"/>
                <w:szCs w:val="24"/>
              </w:rPr>
              <w:t> implicitly enables the functionality of </w:t>
            </w:r>
            <w:r w:rsidRPr="00BA0D5D">
              <w:rPr>
                <w:rFonts w:ascii="Consolas" w:eastAsia="宋体" w:hAnsi="Consolas" w:cs="宋体"/>
                <w:kern w:val="0"/>
                <w:sz w:val="23"/>
                <w:szCs w:val="23"/>
                <w:shd w:val="clear" w:color="auto" w:fill="F7F7F8"/>
              </w:rPr>
              <w:t>&lt;context:annotation-config&gt;</w:t>
            </w:r>
            <w:r w:rsidRPr="00BA0D5D">
              <w:rPr>
                <w:rFonts w:ascii="宋体" w:eastAsia="宋体" w:hAnsi="宋体" w:cs="宋体"/>
                <w:kern w:val="0"/>
                <w:sz w:val="24"/>
                <w:szCs w:val="24"/>
              </w:rPr>
              <w:t>. There is usually no need to include the </w:t>
            </w:r>
            <w:r w:rsidRPr="00BA0D5D">
              <w:rPr>
                <w:rFonts w:ascii="Consolas" w:eastAsia="宋体" w:hAnsi="Consolas" w:cs="宋体"/>
                <w:kern w:val="0"/>
                <w:sz w:val="23"/>
                <w:szCs w:val="23"/>
                <w:shd w:val="clear" w:color="auto" w:fill="F7F7F8"/>
              </w:rPr>
              <w:t>&lt;context:annotation-config&gt;</w:t>
            </w:r>
            <w:r w:rsidRPr="00BA0D5D">
              <w:rPr>
                <w:rFonts w:ascii="宋体" w:eastAsia="宋体" w:hAnsi="宋体" w:cs="宋体"/>
                <w:kern w:val="0"/>
                <w:sz w:val="24"/>
                <w:szCs w:val="24"/>
              </w:rPr>
              <w:t> element when using </w:t>
            </w:r>
            <w:r w:rsidRPr="00BA0D5D">
              <w:rPr>
                <w:rFonts w:ascii="Consolas" w:eastAsia="宋体" w:hAnsi="Consolas" w:cs="宋体"/>
                <w:kern w:val="0"/>
                <w:sz w:val="23"/>
                <w:szCs w:val="23"/>
                <w:shd w:val="clear" w:color="auto" w:fill="F7F7F8"/>
              </w:rPr>
              <w:t>&lt;context:component-scan&gt;</w:t>
            </w:r>
            <w:r w:rsidRPr="00BA0D5D">
              <w:rPr>
                <w:rFonts w:ascii="宋体" w:eastAsia="宋体" w:hAnsi="宋体" w:cs="宋体"/>
                <w:kern w:val="0"/>
                <w:sz w:val="24"/>
                <w:szCs w:val="24"/>
              </w:rPr>
              <w:t>.</w:t>
            </w:r>
          </w:p>
          <w:p w:rsidR="00CF4601" w:rsidRPr="00BA0D5D" w:rsidRDefault="00CF4601" w:rsidP="00BA0D5D">
            <w:pPr>
              <w:widowControl/>
              <w:jc w:val="left"/>
              <w:rPr>
                <w:rFonts w:ascii="宋体" w:eastAsia="宋体" w:hAnsi="宋体" w:cs="宋体"/>
                <w:kern w:val="0"/>
                <w:sz w:val="24"/>
                <w:szCs w:val="24"/>
              </w:rPr>
            </w:pPr>
            <w:r>
              <w:rPr>
                <w:rFonts w:ascii="Arial" w:hAnsi="Arial" w:cs="Arial"/>
                <w:shd w:val="clear" w:color="auto" w:fill="EBF1E7"/>
              </w:rPr>
              <w:t>使用</w:t>
            </w:r>
            <w:r>
              <w:rPr>
                <w:rStyle w:val="HTML"/>
                <w:rFonts w:ascii="Consolas" w:hAnsi="Consolas"/>
                <w:sz w:val="23"/>
                <w:szCs w:val="23"/>
                <w:shd w:val="clear" w:color="auto" w:fill="F7F7F8"/>
              </w:rPr>
              <w:t>&lt;context:component-scan&gt;</w:t>
            </w:r>
            <w:r>
              <w:rPr>
                <w:rFonts w:ascii="Arial" w:hAnsi="Arial" w:cs="Arial"/>
                <w:shd w:val="clear" w:color="auto" w:fill="EBF1E7"/>
              </w:rPr>
              <w:t>隐式启用功能</w:t>
            </w:r>
            <w:r>
              <w:rPr>
                <w:rFonts w:ascii="Arial" w:hAnsi="Arial" w:cs="Arial"/>
                <w:shd w:val="clear" w:color="auto" w:fill="EBF1E7"/>
              </w:rPr>
              <w:t> </w:t>
            </w:r>
            <w:r>
              <w:rPr>
                <w:rStyle w:val="HTML"/>
                <w:rFonts w:ascii="Consolas" w:hAnsi="Consolas"/>
                <w:sz w:val="23"/>
                <w:szCs w:val="23"/>
                <w:shd w:val="clear" w:color="auto" w:fill="F7F7F8"/>
              </w:rPr>
              <w:t>&lt;context:annotation-config&gt;</w:t>
            </w:r>
            <w:r>
              <w:rPr>
                <w:rFonts w:ascii="Arial" w:hAnsi="Arial" w:cs="Arial"/>
                <w:shd w:val="clear" w:color="auto" w:fill="EBF1E7"/>
              </w:rPr>
              <w:t>。</w:t>
            </w:r>
            <w:r>
              <w:rPr>
                <w:rStyle w:val="HTML"/>
                <w:rFonts w:ascii="Consolas" w:hAnsi="Consolas"/>
                <w:sz w:val="23"/>
                <w:szCs w:val="23"/>
                <w:shd w:val="clear" w:color="auto" w:fill="F7F7F8"/>
              </w:rPr>
              <w:t>&lt;context:annotation-config&gt;</w:t>
            </w:r>
            <w:r>
              <w:rPr>
                <w:rFonts w:ascii="Arial" w:hAnsi="Arial" w:cs="Arial"/>
                <w:shd w:val="clear" w:color="auto" w:fill="EBF1E7"/>
              </w:rPr>
              <w:t>使用时通常不需要包含</w:t>
            </w:r>
            <w:r>
              <w:rPr>
                <w:rFonts w:ascii="Arial" w:hAnsi="Arial" w:cs="Arial"/>
                <w:shd w:val="clear" w:color="auto" w:fill="EBF1E7"/>
              </w:rPr>
              <w:t> </w:t>
            </w:r>
            <w:r>
              <w:rPr>
                <w:rFonts w:ascii="Arial" w:hAnsi="Arial" w:cs="Arial"/>
                <w:shd w:val="clear" w:color="auto" w:fill="EBF1E7"/>
              </w:rPr>
              <w:t>元素</w:t>
            </w:r>
            <w:r>
              <w:rPr>
                <w:rStyle w:val="HTML"/>
                <w:rFonts w:ascii="Consolas" w:hAnsi="Consolas"/>
                <w:sz w:val="23"/>
                <w:szCs w:val="23"/>
                <w:shd w:val="clear" w:color="auto" w:fill="F7F7F8"/>
              </w:rPr>
              <w:t>&lt;context:component-scan&gt;</w:t>
            </w:r>
            <w:r>
              <w:rPr>
                <w:rFonts w:ascii="Arial" w:hAnsi="Arial" w:cs="Arial"/>
                <w:shd w:val="clear" w:color="auto" w:fill="EBF1E7"/>
              </w:rPr>
              <w:t>。</w:t>
            </w:r>
          </w:p>
        </w:tc>
      </w:tr>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scanning of classpath packages requires the presence of corresponding directory entries in the classpath. When you build JARs with Ant, make sure that you do not activate the files-only switch of the JAR task. Also, classpath directories may not be exposed based on security policies in some environments — for example, standalone apps on JDK 1.7.0_45 and higher (which requires 'Trusted-Library' setup in your manifests — see</w:t>
            </w:r>
            <w:hyperlink r:id="rId313" w:history="1">
              <w:r w:rsidRPr="00BA0D5D">
                <w:rPr>
                  <w:rFonts w:ascii="inherit" w:eastAsia="宋体" w:hAnsi="inherit" w:cs="宋体"/>
                  <w:color w:val="548E2E"/>
                  <w:kern w:val="0"/>
                  <w:sz w:val="24"/>
                  <w:szCs w:val="24"/>
                  <w:u w:val="single"/>
                </w:rPr>
                <w:t>https://stackoverflow.com/questions/19394570/java-jre-7u45-breaks-classloader-getresources</w:t>
              </w:r>
            </w:hyperlink>
            <w:r w:rsidRPr="00BA0D5D">
              <w:rPr>
                <w:rFonts w:ascii="inherit" w:eastAsia="宋体" w:hAnsi="inherit" w:cs="宋体"/>
                <w:kern w:val="0"/>
                <w:sz w:val="24"/>
                <w:szCs w:val="24"/>
              </w:rPr>
              <w:t>).</w:t>
            </w:r>
          </w:p>
          <w:p w:rsidR="00CF4601" w:rsidRPr="00BA0D5D" w:rsidRDefault="00CF4601"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扫描类路径包需要在类路径中存在相应的目录条目。使用</w:t>
            </w:r>
            <w:r>
              <w:rPr>
                <w:rFonts w:ascii="Arial" w:hAnsi="Arial" w:cs="Arial"/>
                <w:shd w:val="clear" w:color="auto" w:fill="EBF1E7"/>
              </w:rPr>
              <w:t>Ant</w:t>
            </w:r>
            <w:r>
              <w:rPr>
                <w:rFonts w:ascii="Arial" w:hAnsi="Arial" w:cs="Arial"/>
                <w:shd w:val="clear" w:color="auto" w:fill="EBF1E7"/>
              </w:rPr>
              <w:t>构建</w:t>
            </w:r>
            <w:r>
              <w:rPr>
                <w:rFonts w:ascii="Arial" w:hAnsi="Arial" w:cs="Arial"/>
                <w:shd w:val="clear" w:color="auto" w:fill="EBF1E7"/>
              </w:rPr>
              <w:t>JAR</w:t>
            </w:r>
            <w:r>
              <w:rPr>
                <w:rFonts w:ascii="Arial" w:hAnsi="Arial" w:cs="Arial"/>
                <w:shd w:val="clear" w:color="auto" w:fill="EBF1E7"/>
              </w:rPr>
              <w:t>时，请确保不要激活</w:t>
            </w:r>
            <w:r>
              <w:rPr>
                <w:rFonts w:ascii="Arial" w:hAnsi="Arial" w:cs="Arial"/>
                <w:shd w:val="clear" w:color="auto" w:fill="EBF1E7"/>
              </w:rPr>
              <w:t>JAR</w:t>
            </w:r>
            <w:r>
              <w:rPr>
                <w:rFonts w:ascii="Arial" w:hAnsi="Arial" w:cs="Arial"/>
                <w:shd w:val="clear" w:color="auto" w:fill="EBF1E7"/>
              </w:rPr>
              <w:t>任务的仅文件开关。此外，在某些环境中，可能不会基于安全策略公开类路径目录</w:t>
            </w:r>
            <w:r>
              <w:rPr>
                <w:rFonts w:ascii="Arial" w:hAnsi="Arial" w:cs="Arial"/>
                <w:shd w:val="clear" w:color="auto" w:fill="EBF1E7"/>
              </w:rPr>
              <w:t xml:space="preserve"> - </w:t>
            </w:r>
            <w:r>
              <w:rPr>
                <w:rFonts w:ascii="Arial" w:hAnsi="Arial" w:cs="Arial"/>
                <w:shd w:val="clear" w:color="auto" w:fill="EBF1E7"/>
              </w:rPr>
              <w:t>例如，</w:t>
            </w:r>
            <w:r>
              <w:rPr>
                <w:rFonts w:ascii="Arial" w:hAnsi="Arial" w:cs="Arial"/>
                <w:shd w:val="clear" w:color="auto" w:fill="EBF1E7"/>
              </w:rPr>
              <w:t>JDK 1.7.0_45</w:t>
            </w:r>
            <w:r>
              <w:rPr>
                <w:rFonts w:ascii="Arial" w:hAnsi="Arial" w:cs="Arial"/>
                <w:shd w:val="clear" w:color="auto" w:fill="EBF1E7"/>
              </w:rPr>
              <w:t>及更高版本上的独立应用程序（需要在清单中设置</w:t>
            </w:r>
            <w:r>
              <w:rPr>
                <w:rFonts w:ascii="Arial" w:hAnsi="Arial" w:cs="Arial"/>
                <w:shd w:val="clear" w:color="auto" w:fill="EBF1E7"/>
              </w:rPr>
              <w:t xml:space="preserve">“Trusted-Library” - </w:t>
            </w:r>
            <w:r>
              <w:rPr>
                <w:rFonts w:ascii="Arial" w:hAnsi="Arial" w:cs="Arial"/>
                <w:shd w:val="clear" w:color="auto" w:fill="EBF1E7"/>
              </w:rPr>
              <w:t>请参阅</w:t>
            </w:r>
            <w:r>
              <w:rPr>
                <w:rFonts w:ascii="Arial" w:hAnsi="Arial" w:cs="Arial"/>
                <w:shd w:val="clear" w:color="auto" w:fill="EBF1E7"/>
              </w:rPr>
              <w:t> </w:t>
            </w:r>
            <w:hyperlink r:id="rId314" w:history="1">
              <w:r>
                <w:rPr>
                  <w:rStyle w:val="a4"/>
                  <w:rFonts w:ascii="Arial" w:hAnsi="Arial" w:cs="Arial"/>
                  <w:color w:val="548E2E"/>
                  <w:shd w:val="clear" w:color="auto" w:fill="EBF1E7"/>
                </w:rPr>
                <w:t>https://stackoverflow.com/ questions / 19394570 / java-jre-7u45-breaks-classloader-getresources</w:t>
              </w:r>
            </w:hyperlink>
            <w:r>
              <w:rPr>
                <w:rFonts w:ascii="Arial" w:hAnsi="Arial" w:cs="Arial"/>
                <w:shd w:val="clear" w:color="auto" w:fill="EBF1E7"/>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On JDK 9’s module path (Jigsaw), Spring’s classpath scanning generally works as expected. However, make sure that your component classes are exported in your </w:t>
            </w:r>
            <w:r w:rsidRPr="00BA0D5D">
              <w:rPr>
                <w:rFonts w:ascii="Consolas" w:eastAsia="宋体" w:hAnsi="Consolas" w:cs="宋体"/>
                <w:kern w:val="0"/>
                <w:sz w:val="23"/>
                <w:szCs w:val="23"/>
                <w:shd w:val="clear" w:color="auto" w:fill="F7F7F8"/>
              </w:rPr>
              <w:t>module-info</w:t>
            </w:r>
            <w:r w:rsidRPr="00BA0D5D">
              <w:rPr>
                <w:rFonts w:ascii="inherit" w:eastAsia="宋体" w:hAnsi="inherit" w:cs="宋体"/>
                <w:kern w:val="0"/>
                <w:sz w:val="24"/>
                <w:szCs w:val="24"/>
              </w:rPr>
              <w:t xml:space="preserve"> descriptors. </w:t>
            </w:r>
            <w:r w:rsidRPr="00BA0D5D">
              <w:rPr>
                <w:rFonts w:ascii="inherit" w:eastAsia="宋体" w:hAnsi="inherit" w:cs="宋体"/>
                <w:kern w:val="0"/>
                <w:sz w:val="24"/>
                <w:szCs w:val="24"/>
              </w:rPr>
              <w:lastRenderedPageBreak/>
              <w:t>If you expect Spring to invoke non-public members of your classes, make sure that they are 'opened' (that is, that they use an </w:t>
            </w:r>
            <w:r w:rsidRPr="00BA0D5D">
              <w:rPr>
                <w:rFonts w:ascii="Consolas" w:eastAsia="宋体" w:hAnsi="Consolas" w:cs="宋体"/>
                <w:kern w:val="0"/>
                <w:sz w:val="23"/>
                <w:szCs w:val="23"/>
                <w:shd w:val="clear" w:color="auto" w:fill="F7F7F8"/>
              </w:rPr>
              <w:t>opens</w:t>
            </w:r>
            <w:r w:rsidRPr="00BA0D5D">
              <w:rPr>
                <w:rFonts w:ascii="inherit" w:eastAsia="宋体" w:hAnsi="inherit" w:cs="宋体"/>
                <w:kern w:val="0"/>
                <w:sz w:val="24"/>
                <w:szCs w:val="24"/>
              </w:rPr>
              <w:t> declaration instead of an </w:t>
            </w:r>
            <w:r w:rsidRPr="00BA0D5D">
              <w:rPr>
                <w:rFonts w:ascii="Consolas" w:eastAsia="宋体" w:hAnsi="Consolas" w:cs="宋体"/>
                <w:kern w:val="0"/>
                <w:sz w:val="23"/>
                <w:szCs w:val="23"/>
                <w:shd w:val="clear" w:color="auto" w:fill="F7F7F8"/>
              </w:rPr>
              <w:t>exports</w:t>
            </w:r>
            <w:r w:rsidRPr="00BA0D5D">
              <w:rPr>
                <w:rFonts w:ascii="inherit" w:eastAsia="宋体" w:hAnsi="inherit" w:cs="宋体"/>
                <w:kern w:val="0"/>
                <w:sz w:val="24"/>
                <w:szCs w:val="24"/>
              </w:rPr>
              <w:t> declaration in your </w:t>
            </w:r>
            <w:r w:rsidRPr="00BA0D5D">
              <w:rPr>
                <w:rFonts w:ascii="Consolas" w:eastAsia="宋体" w:hAnsi="Consolas" w:cs="宋体"/>
                <w:kern w:val="0"/>
                <w:sz w:val="23"/>
                <w:szCs w:val="23"/>
                <w:shd w:val="clear" w:color="auto" w:fill="F7F7F8"/>
              </w:rPr>
              <w:t>module-info</w:t>
            </w:r>
            <w:r w:rsidRPr="00BA0D5D">
              <w:rPr>
                <w:rFonts w:ascii="inherit" w:eastAsia="宋体" w:hAnsi="inherit" w:cs="宋体"/>
                <w:kern w:val="0"/>
                <w:sz w:val="24"/>
                <w:szCs w:val="24"/>
              </w:rPr>
              <w:t> descriptor).</w:t>
            </w:r>
          </w:p>
          <w:p w:rsidR="00CF4601" w:rsidRPr="00BA0D5D" w:rsidRDefault="00CF4601" w:rsidP="00BA0D5D">
            <w:pPr>
              <w:widowControl/>
              <w:jc w:val="left"/>
              <w:rPr>
                <w:rFonts w:ascii="inherit" w:eastAsia="宋体" w:hAnsi="inherit" w:cs="宋体" w:hint="eastAsia"/>
                <w:kern w:val="0"/>
                <w:sz w:val="24"/>
                <w:szCs w:val="24"/>
              </w:rPr>
            </w:pPr>
            <w:r>
              <w:rPr>
                <w:rFonts w:ascii="Arial" w:hAnsi="Arial" w:cs="Arial"/>
                <w:shd w:val="clear" w:color="auto" w:fill="EBF1E7"/>
              </w:rPr>
              <w:t>在</w:t>
            </w:r>
            <w:r>
              <w:rPr>
                <w:rFonts w:ascii="Arial" w:hAnsi="Arial" w:cs="Arial"/>
                <w:shd w:val="clear" w:color="auto" w:fill="EBF1E7"/>
              </w:rPr>
              <w:t>JDK 9</w:t>
            </w:r>
            <w:r>
              <w:rPr>
                <w:rFonts w:ascii="Arial" w:hAnsi="Arial" w:cs="Arial"/>
                <w:shd w:val="clear" w:color="auto" w:fill="EBF1E7"/>
              </w:rPr>
              <w:t>的模块路径（</w:t>
            </w:r>
            <w:r>
              <w:rPr>
                <w:rFonts w:ascii="Arial" w:hAnsi="Arial" w:cs="Arial"/>
                <w:shd w:val="clear" w:color="auto" w:fill="EBF1E7"/>
              </w:rPr>
              <w:t>Jigsaw</w:t>
            </w:r>
            <w:r>
              <w:rPr>
                <w:rFonts w:ascii="Arial" w:hAnsi="Arial" w:cs="Arial"/>
                <w:shd w:val="clear" w:color="auto" w:fill="EBF1E7"/>
              </w:rPr>
              <w:t>）上，</w:t>
            </w:r>
            <w:r>
              <w:rPr>
                <w:rFonts w:ascii="Arial" w:hAnsi="Arial" w:cs="Arial"/>
                <w:shd w:val="clear" w:color="auto" w:fill="EBF1E7"/>
              </w:rPr>
              <w:t>Spring</w:t>
            </w:r>
            <w:r>
              <w:rPr>
                <w:rFonts w:ascii="Arial" w:hAnsi="Arial" w:cs="Arial"/>
                <w:shd w:val="clear" w:color="auto" w:fill="EBF1E7"/>
              </w:rPr>
              <w:t>的类路径扫描通常按预期工作。但是，请确保在</w:t>
            </w:r>
            <w:r>
              <w:rPr>
                <w:rStyle w:val="HTML"/>
                <w:rFonts w:ascii="Consolas" w:hAnsi="Consolas"/>
                <w:sz w:val="23"/>
                <w:szCs w:val="23"/>
                <w:shd w:val="clear" w:color="auto" w:fill="F7F7F8"/>
              </w:rPr>
              <w:t>module-info</w:t>
            </w:r>
            <w:r>
              <w:rPr>
                <w:rFonts w:ascii="Arial" w:hAnsi="Arial" w:cs="Arial"/>
                <w:shd w:val="clear" w:color="auto" w:fill="EBF1E7"/>
              </w:rPr>
              <w:t> </w:t>
            </w:r>
            <w:r>
              <w:rPr>
                <w:rFonts w:ascii="Arial" w:hAnsi="Arial" w:cs="Arial"/>
                <w:shd w:val="clear" w:color="auto" w:fill="EBF1E7"/>
              </w:rPr>
              <w:t>描述符中导出组件类。如果您希望</w:t>
            </w:r>
            <w:r>
              <w:rPr>
                <w:rFonts w:ascii="Arial" w:hAnsi="Arial" w:cs="Arial"/>
                <w:shd w:val="clear" w:color="auto" w:fill="EBF1E7"/>
              </w:rPr>
              <w:t>Spring</w:t>
            </w:r>
            <w:r>
              <w:rPr>
                <w:rFonts w:ascii="Arial" w:hAnsi="Arial" w:cs="Arial"/>
                <w:shd w:val="clear" w:color="auto" w:fill="EBF1E7"/>
              </w:rPr>
              <w:t>调用类的非公共成员，请确保它们已</w:t>
            </w:r>
            <w:r>
              <w:rPr>
                <w:rFonts w:ascii="Arial" w:hAnsi="Arial" w:cs="Arial"/>
                <w:shd w:val="clear" w:color="auto" w:fill="EBF1E7"/>
              </w:rPr>
              <w:t>“</w:t>
            </w:r>
            <w:r>
              <w:rPr>
                <w:rFonts w:ascii="Arial" w:hAnsi="Arial" w:cs="Arial"/>
                <w:shd w:val="clear" w:color="auto" w:fill="EBF1E7"/>
              </w:rPr>
              <w:t>打开</w:t>
            </w:r>
            <w:r>
              <w:rPr>
                <w:rFonts w:ascii="Arial" w:hAnsi="Arial" w:cs="Arial"/>
                <w:shd w:val="clear" w:color="auto" w:fill="EBF1E7"/>
              </w:rPr>
              <w:t>”</w:t>
            </w:r>
            <w:r>
              <w:rPr>
                <w:rFonts w:ascii="Arial" w:hAnsi="Arial" w:cs="Arial"/>
                <w:shd w:val="clear" w:color="auto" w:fill="EBF1E7"/>
              </w:rPr>
              <w:t>（即，它们在描述符中使用</w:t>
            </w:r>
            <w:r>
              <w:rPr>
                <w:rStyle w:val="HTML"/>
                <w:rFonts w:ascii="Consolas" w:hAnsi="Consolas"/>
                <w:sz w:val="23"/>
                <w:szCs w:val="23"/>
                <w:shd w:val="clear" w:color="auto" w:fill="F7F7F8"/>
              </w:rPr>
              <w:t>opens</w:t>
            </w:r>
            <w:r>
              <w:rPr>
                <w:rFonts w:ascii="Arial" w:hAnsi="Arial" w:cs="Arial"/>
                <w:shd w:val="clear" w:color="auto" w:fill="EBF1E7"/>
              </w:rPr>
              <w:t>声明而不是</w:t>
            </w:r>
            <w:r>
              <w:rPr>
                <w:rStyle w:val="HTML"/>
                <w:rFonts w:ascii="Consolas" w:hAnsi="Consolas"/>
                <w:sz w:val="23"/>
                <w:szCs w:val="23"/>
                <w:shd w:val="clear" w:color="auto" w:fill="F7F7F8"/>
              </w:rPr>
              <w:t>exports</w:t>
            </w:r>
            <w:r>
              <w:rPr>
                <w:rFonts w:ascii="Arial" w:hAnsi="Arial" w:cs="Arial"/>
                <w:shd w:val="clear" w:color="auto" w:fill="EBF1E7"/>
              </w:rPr>
              <w:t>声明</w:t>
            </w:r>
            <w:r>
              <w:rPr>
                <w:rStyle w:val="HTML"/>
                <w:rFonts w:ascii="Consolas" w:hAnsi="Consolas"/>
                <w:sz w:val="23"/>
                <w:szCs w:val="23"/>
                <w:shd w:val="clear" w:color="auto" w:fill="F7F7F8"/>
              </w:rPr>
              <w:t>module-info</w:t>
            </w:r>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Furthermore, the </w:t>
      </w:r>
      <w:r w:rsidRPr="00BA0D5D">
        <w:rPr>
          <w:rFonts w:ascii="Consolas" w:eastAsia="宋体" w:hAnsi="Consolas" w:cs="宋体"/>
          <w:color w:val="34302D"/>
          <w:kern w:val="0"/>
          <w:sz w:val="23"/>
          <w:szCs w:val="23"/>
          <w:shd w:val="clear" w:color="auto" w:fill="F7F7F8"/>
        </w:rPr>
        <w:t>AutowiredAnnotationBeanPostProcessor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CommonAnnotationBeanPostProcessor</w:t>
      </w:r>
      <w:r w:rsidRPr="00BA0D5D">
        <w:rPr>
          <w:rFonts w:ascii="inherit" w:eastAsia="宋体" w:hAnsi="inherit" w:cs="Arial"/>
          <w:color w:val="34302D"/>
          <w:kern w:val="0"/>
          <w:sz w:val="24"/>
          <w:szCs w:val="24"/>
        </w:rPr>
        <w:t> are both implicitly included when you use the component-scan element. That means that the two components are autodetected and wired together — all without any bean configuration metadata provided in XML.</w:t>
      </w:r>
    </w:p>
    <w:p w:rsidR="00CF4601" w:rsidRPr="00BA0D5D" w:rsidRDefault="00CF460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此外，当您使用</w:t>
      </w:r>
      <w:r>
        <w:rPr>
          <w:rFonts w:ascii="Arial" w:hAnsi="Arial" w:cs="Arial"/>
          <w:color w:val="34302D"/>
          <w:shd w:val="clear" w:color="auto" w:fill="FFFFFF"/>
        </w:rPr>
        <w:t>component-scan</w:t>
      </w:r>
      <w:r>
        <w:rPr>
          <w:rFonts w:ascii="Arial" w:hAnsi="Arial" w:cs="Arial"/>
          <w:color w:val="34302D"/>
          <w:shd w:val="clear" w:color="auto" w:fill="FFFFFF"/>
        </w:rPr>
        <w:t>元素时，隐式包含</w:t>
      </w:r>
      <w:r>
        <w:rPr>
          <w:rStyle w:val="HTML"/>
          <w:rFonts w:ascii="Consolas" w:hAnsi="Consolas"/>
          <w:sz w:val="23"/>
          <w:szCs w:val="23"/>
          <w:shd w:val="clear" w:color="auto" w:fill="F7F7F8"/>
        </w:rPr>
        <w:t>AutowiredAnnotationBeanPostProcessor</w:t>
      </w:r>
      <w:r>
        <w:rPr>
          <w:rFonts w:ascii="Arial" w:hAnsi="Arial" w:cs="Arial"/>
          <w:color w:val="34302D"/>
          <w:shd w:val="clear" w:color="auto" w:fill="FFFFFF"/>
        </w:rPr>
        <w:t>和</w:t>
      </w:r>
      <w:r>
        <w:rPr>
          <w:rStyle w:val="HTML"/>
          <w:rFonts w:ascii="Consolas" w:hAnsi="Consolas"/>
          <w:sz w:val="23"/>
          <w:szCs w:val="23"/>
          <w:shd w:val="clear" w:color="auto" w:fill="F7F7F8"/>
        </w:rPr>
        <w:t>CommonAnnotationBeanPostProcessor</w:t>
      </w:r>
      <w:r>
        <w:rPr>
          <w:rFonts w:ascii="Arial" w:hAnsi="Arial" w:cs="Arial"/>
          <w:color w:val="34302D"/>
          <w:shd w:val="clear" w:color="auto" w:fill="FFFFFF"/>
        </w:rPr>
        <w:t>。这意味着这两个组件是自动检测并连接在一起的</w:t>
      </w:r>
      <w:r>
        <w:rPr>
          <w:rFonts w:ascii="Arial" w:hAnsi="Arial" w:cs="Arial"/>
          <w:color w:val="34302D"/>
          <w:shd w:val="clear" w:color="auto" w:fill="FFFFFF"/>
        </w:rPr>
        <w:t xml:space="preserve"> - </w:t>
      </w:r>
      <w:r>
        <w:rPr>
          <w:rFonts w:ascii="Arial" w:hAnsi="Arial" w:cs="Arial"/>
          <w:color w:val="34302D"/>
          <w:shd w:val="clear" w:color="auto" w:fill="FFFFFF"/>
        </w:rPr>
        <w:t>所有这些都没有在</w:t>
      </w:r>
      <w:r>
        <w:rPr>
          <w:rFonts w:ascii="Arial" w:hAnsi="Arial" w:cs="Arial"/>
          <w:color w:val="34302D"/>
          <w:shd w:val="clear" w:color="auto" w:fill="FFFFFF"/>
        </w:rPr>
        <w:t>XML</w:t>
      </w:r>
      <w:r>
        <w:rPr>
          <w:rFonts w:ascii="Arial" w:hAnsi="Arial" w:cs="Arial"/>
          <w:color w:val="34302D"/>
          <w:shd w:val="clear" w:color="auto" w:fill="FFFFFF"/>
        </w:rPr>
        <w:t>中提供任何</w:t>
      </w:r>
      <w:r>
        <w:rPr>
          <w:rFonts w:ascii="Arial" w:hAnsi="Arial" w:cs="Arial"/>
          <w:color w:val="34302D"/>
          <w:shd w:val="clear" w:color="auto" w:fill="FFFFFF"/>
        </w:rPr>
        <w:t>bean</w:t>
      </w:r>
      <w:r>
        <w:rPr>
          <w:rFonts w:ascii="Arial" w:hAnsi="Arial" w:cs="Arial"/>
          <w:color w:val="34302D"/>
          <w:shd w:val="clear" w:color="auto" w:fill="FFFFFF"/>
        </w:rPr>
        <w:t>配置元数据。</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F4601">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disable the registration of </w:t>
            </w:r>
            <w:r w:rsidRPr="00BA0D5D">
              <w:rPr>
                <w:rFonts w:ascii="Consolas" w:eastAsia="宋体" w:hAnsi="Consolas" w:cs="宋体"/>
                <w:kern w:val="0"/>
                <w:sz w:val="23"/>
                <w:szCs w:val="23"/>
                <w:shd w:val="clear" w:color="auto" w:fill="F7F7F8"/>
              </w:rPr>
              <w:t>AutowiredAnnotationBeanPostProcessor</w:t>
            </w:r>
            <w:r w:rsidRPr="00BA0D5D">
              <w:rPr>
                <w:rFonts w:ascii="宋体" w:eastAsia="宋体" w:hAnsi="宋体" w:cs="宋体"/>
                <w:kern w:val="0"/>
                <w:sz w:val="24"/>
                <w:szCs w:val="24"/>
              </w:rPr>
              <w:t> and</w:t>
            </w:r>
            <w:r w:rsidRPr="00BA0D5D">
              <w:rPr>
                <w:rFonts w:ascii="Consolas" w:eastAsia="宋体" w:hAnsi="Consolas" w:cs="宋体"/>
                <w:kern w:val="0"/>
                <w:sz w:val="23"/>
                <w:szCs w:val="23"/>
                <w:shd w:val="clear" w:color="auto" w:fill="F7F7F8"/>
              </w:rPr>
              <w:t>CommonAnnotationBeanPostProcessor</w:t>
            </w:r>
            <w:r w:rsidRPr="00BA0D5D">
              <w:rPr>
                <w:rFonts w:ascii="宋体" w:eastAsia="宋体" w:hAnsi="宋体" w:cs="宋体"/>
                <w:kern w:val="0"/>
                <w:sz w:val="24"/>
                <w:szCs w:val="24"/>
              </w:rPr>
              <w:t> by including the annotation-config attribute with a value of </w:t>
            </w:r>
            <w:r w:rsidRPr="00BA0D5D">
              <w:rPr>
                <w:rFonts w:ascii="Consolas" w:eastAsia="宋体" w:hAnsi="Consolas" w:cs="宋体"/>
                <w:kern w:val="0"/>
                <w:sz w:val="23"/>
                <w:szCs w:val="23"/>
                <w:shd w:val="clear" w:color="auto" w:fill="F7F7F8"/>
              </w:rPr>
              <w:t>false</w:t>
            </w:r>
            <w:r w:rsidRPr="00BA0D5D">
              <w:rPr>
                <w:rFonts w:ascii="宋体" w:eastAsia="宋体" w:hAnsi="宋体" w:cs="宋体"/>
                <w:kern w:val="0"/>
                <w:sz w:val="24"/>
                <w:szCs w:val="24"/>
              </w:rPr>
              <w:t>.</w:t>
            </w:r>
          </w:p>
          <w:p w:rsidR="00CF4601" w:rsidRPr="00BA0D5D" w:rsidRDefault="00CF4601" w:rsidP="00BA0D5D">
            <w:pPr>
              <w:widowControl/>
              <w:jc w:val="left"/>
              <w:rPr>
                <w:rFonts w:ascii="宋体" w:eastAsia="宋体" w:hAnsi="宋体" w:cs="宋体"/>
                <w:kern w:val="0"/>
                <w:sz w:val="24"/>
                <w:szCs w:val="24"/>
              </w:rPr>
            </w:pPr>
            <w:r>
              <w:rPr>
                <w:rFonts w:ascii="Arial" w:hAnsi="Arial" w:cs="Arial"/>
                <w:shd w:val="clear" w:color="auto" w:fill="EBF1E7"/>
              </w:rPr>
              <w:t>您可以禁用注册，</w:t>
            </w:r>
            <w:r>
              <w:rPr>
                <w:rStyle w:val="HTML"/>
                <w:rFonts w:ascii="Consolas" w:hAnsi="Consolas"/>
                <w:sz w:val="23"/>
                <w:szCs w:val="23"/>
                <w:shd w:val="clear" w:color="auto" w:fill="F7F7F8"/>
              </w:rPr>
              <w:t>AutowiredAnnotationBeanPostProcessor</w:t>
            </w:r>
            <w:r>
              <w:rPr>
                <w:rFonts w:ascii="Arial" w:hAnsi="Arial" w:cs="Arial"/>
                <w:shd w:val="clear" w:color="auto" w:fill="EBF1E7"/>
              </w:rPr>
              <w:t>并将</w:t>
            </w:r>
            <w:r>
              <w:rPr>
                <w:rFonts w:ascii="Arial" w:hAnsi="Arial" w:cs="Arial"/>
                <w:shd w:val="clear" w:color="auto" w:fill="EBF1E7"/>
              </w:rPr>
              <w:t> </w:t>
            </w:r>
            <w:r>
              <w:rPr>
                <w:rStyle w:val="HTML"/>
                <w:rFonts w:ascii="Consolas" w:hAnsi="Consolas"/>
                <w:sz w:val="23"/>
                <w:szCs w:val="23"/>
                <w:shd w:val="clear" w:color="auto" w:fill="F7F7F8"/>
              </w:rPr>
              <w:t>CommonAnnotationBeanPostProcessor</w:t>
            </w:r>
            <w:r>
              <w:rPr>
                <w:rFonts w:ascii="Arial" w:hAnsi="Arial" w:cs="Arial"/>
                <w:shd w:val="clear" w:color="auto" w:fill="EBF1E7"/>
              </w:rPr>
              <w:t>annotation-config</w:t>
            </w:r>
            <w:r>
              <w:rPr>
                <w:rFonts w:ascii="Arial" w:hAnsi="Arial" w:cs="Arial"/>
                <w:shd w:val="clear" w:color="auto" w:fill="EBF1E7"/>
              </w:rPr>
              <w:t>属性包含在值中</w:t>
            </w:r>
            <w:r>
              <w:rPr>
                <w:rStyle w:val="HTML"/>
                <w:rFonts w:ascii="Consolas" w:hAnsi="Consolas"/>
                <w:sz w:val="23"/>
                <w:szCs w:val="23"/>
                <w:shd w:val="clear" w:color="auto" w:fill="F7F7F8"/>
              </w:rPr>
              <w:t>false</w:t>
            </w:r>
            <w:r>
              <w:rPr>
                <w:rFonts w:ascii="Arial" w:hAnsi="Arial" w:cs="Arial"/>
                <w:shd w:val="clear" w:color="auto" w:fill="EBF1E7"/>
              </w:rPr>
              <w:t>。</w:t>
            </w:r>
          </w:p>
        </w:tc>
      </w:tr>
    </w:tbl>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1.10.4. Using Filters to Customize Scanning</w:t>
      </w:r>
    </w:p>
    <w:p w:rsidR="00873CE8" w:rsidRPr="00873CE8" w:rsidRDefault="00873CE8" w:rsidP="00873CE8">
      <w:pPr>
        <w:widowControl/>
        <w:shd w:val="clear" w:color="auto" w:fill="FFFFFF"/>
        <w:spacing w:after="300"/>
        <w:jc w:val="left"/>
        <w:rPr>
          <w:rFonts w:ascii="Arial" w:hAnsi="Arial" w:cs="Arial"/>
          <w:color w:val="34302D"/>
          <w:shd w:val="clear" w:color="auto" w:fill="FFFFFF"/>
        </w:rPr>
      </w:pPr>
      <w:r w:rsidRPr="00873CE8">
        <w:rPr>
          <w:rFonts w:ascii="Arial" w:hAnsi="Arial" w:cs="Arial"/>
          <w:color w:val="34302D"/>
          <w:shd w:val="clear" w:color="auto" w:fill="FFFFFF"/>
        </w:rPr>
        <w:t>使用过滤器自定义扫描</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classes 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or a custom annotation that itself is 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are the only detected candidate components. However, you can modify and extend this behavior by applying custom filters. Add them as </w:t>
      </w:r>
      <w:r w:rsidRPr="00BA0D5D">
        <w:rPr>
          <w:rFonts w:ascii="Consolas" w:eastAsia="宋体" w:hAnsi="Consolas" w:cs="宋体"/>
          <w:color w:val="34302D"/>
          <w:kern w:val="0"/>
          <w:sz w:val="23"/>
          <w:szCs w:val="23"/>
          <w:shd w:val="clear" w:color="auto" w:fill="F7F7F8"/>
        </w:rPr>
        <w:t>includeFilters</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excludeFilters</w:t>
      </w:r>
      <w:r w:rsidRPr="00BA0D5D">
        <w:rPr>
          <w:rFonts w:ascii="inherit" w:eastAsia="宋体" w:hAnsi="inherit" w:cs="Arial"/>
          <w:color w:val="34302D"/>
          <w:kern w:val="0"/>
          <w:sz w:val="24"/>
          <w:szCs w:val="24"/>
        </w:rPr>
        <w:t> parameters of the </w:t>
      </w:r>
      <w:r w:rsidRPr="00BA0D5D">
        <w:rPr>
          <w:rFonts w:ascii="Consolas" w:eastAsia="宋体" w:hAnsi="Consolas" w:cs="宋体"/>
          <w:color w:val="34302D"/>
          <w:kern w:val="0"/>
          <w:sz w:val="23"/>
          <w:szCs w:val="23"/>
          <w:shd w:val="clear" w:color="auto" w:fill="F7F7F8"/>
        </w:rPr>
        <w:t>@ComponentScan</w:t>
      </w:r>
      <w:r w:rsidRPr="00BA0D5D">
        <w:rPr>
          <w:rFonts w:ascii="inherit" w:eastAsia="宋体" w:hAnsi="inherit" w:cs="Arial"/>
          <w:color w:val="34302D"/>
          <w:kern w:val="0"/>
          <w:sz w:val="24"/>
          <w:szCs w:val="24"/>
        </w:rPr>
        <w:t> annotation (or as </w:t>
      </w:r>
      <w:r w:rsidRPr="00BA0D5D">
        <w:rPr>
          <w:rFonts w:ascii="Consolas" w:eastAsia="宋体" w:hAnsi="Consolas" w:cs="宋体"/>
          <w:color w:val="34302D"/>
          <w:kern w:val="0"/>
          <w:sz w:val="23"/>
          <w:szCs w:val="23"/>
          <w:shd w:val="clear" w:color="auto" w:fill="F7F7F8"/>
        </w:rPr>
        <w:t>include-filter</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exclude-filter</w:t>
      </w:r>
      <w:r w:rsidRPr="00BA0D5D">
        <w:rPr>
          <w:rFonts w:ascii="inherit" w:eastAsia="宋体" w:hAnsi="inherit" w:cs="Arial"/>
          <w:color w:val="34302D"/>
          <w:kern w:val="0"/>
          <w:sz w:val="24"/>
          <w:szCs w:val="24"/>
        </w:rPr>
        <w:t> child elements of the </w:t>
      </w:r>
      <w:r w:rsidRPr="00BA0D5D">
        <w:rPr>
          <w:rFonts w:ascii="Consolas" w:eastAsia="宋体" w:hAnsi="Consolas" w:cs="宋体"/>
          <w:color w:val="34302D"/>
          <w:kern w:val="0"/>
          <w:sz w:val="23"/>
          <w:szCs w:val="23"/>
          <w:shd w:val="clear" w:color="auto" w:fill="F7F7F8"/>
        </w:rPr>
        <w:t>component-scan</w:t>
      </w:r>
      <w:r w:rsidRPr="00BA0D5D">
        <w:rPr>
          <w:rFonts w:ascii="inherit" w:eastAsia="宋体" w:hAnsi="inherit" w:cs="Arial"/>
          <w:color w:val="34302D"/>
          <w:kern w:val="0"/>
          <w:sz w:val="24"/>
          <w:szCs w:val="24"/>
        </w:rPr>
        <w:t> element). Each filter element requires the </w:t>
      </w:r>
      <w:r w:rsidRPr="00BA0D5D">
        <w:rPr>
          <w:rFonts w:ascii="Consolas" w:eastAsia="宋体" w:hAnsi="Consolas" w:cs="宋体"/>
          <w:color w:val="34302D"/>
          <w:kern w:val="0"/>
          <w:sz w:val="23"/>
          <w:szCs w:val="23"/>
          <w:shd w:val="clear" w:color="auto" w:fill="F7F7F8"/>
        </w:rPr>
        <w:t>type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expression</w:t>
      </w:r>
      <w:r w:rsidRPr="00BA0D5D">
        <w:rPr>
          <w:rFonts w:ascii="inherit" w:eastAsia="宋体" w:hAnsi="inherit" w:cs="Arial"/>
          <w:color w:val="34302D"/>
          <w:kern w:val="0"/>
          <w:sz w:val="24"/>
          <w:szCs w:val="24"/>
        </w:rPr>
        <w:t> attributes. The following table describes the filtering options:</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默认情况下，类注有</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w:t>
      </w:r>
      <w:r>
        <w:rPr>
          <w:rFonts w:ascii="Arial" w:hAnsi="Arial" w:cs="Arial"/>
          <w:color w:val="34302D"/>
          <w:shd w:val="clear" w:color="auto" w:fill="FFFFFF"/>
        </w:rPr>
        <w:t> </w:t>
      </w:r>
      <w:r>
        <w:rPr>
          <w:rStyle w:val="HTML"/>
          <w:rFonts w:ascii="Consolas" w:hAnsi="Consolas"/>
          <w:sz w:val="23"/>
          <w:szCs w:val="23"/>
          <w:shd w:val="clear" w:color="auto" w:fill="F7F7F8"/>
        </w:rPr>
        <w:t>@Controller</w:t>
      </w:r>
      <w:r>
        <w:rPr>
          <w:rFonts w:ascii="Arial" w:hAnsi="Arial" w:cs="Arial"/>
          <w:color w:val="34302D"/>
          <w:shd w:val="clear" w:color="auto" w:fill="FFFFFF"/>
        </w:rPr>
        <w:t>，或者本身都标注有一个自定义的注释</w:t>
      </w:r>
      <w:r>
        <w:rPr>
          <w:rStyle w:val="HTML"/>
          <w:rFonts w:ascii="Consolas" w:hAnsi="Consolas"/>
          <w:sz w:val="23"/>
          <w:szCs w:val="23"/>
          <w:shd w:val="clear" w:color="auto" w:fill="F7F7F8"/>
        </w:rPr>
        <w:t>@Component</w:t>
      </w:r>
      <w:r>
        <w:rPr>
          <w:rFonts w:ascii="Arial" w:hAnsi="Arial" w:cs="Arial"/>
          <w:color w:val="34302D"/>
          <w:shd w:val="clear" w:color="auto" w:fill="FFFFFF"/>
        </w:rPr>
        <w:t>是唯一检测到的候选组件。但是，您可以通过应用自定义筛选器来修改和扩展此行为。他们加为</w:t>
      </w:r>
      <w:r>
        <w:rPr>
          <w:rStyle w:val="HTML"/>
          <w:rFonts w:ascii="Consolas" w:hAnsi="Consolas"/>
          <w:sz w:val="23"/>
          <w:szCs w:val="23"/>
          <w:shd w:val="clear" w:color="auto" w:fill="F7F7F8"/>
        </w:rPr>
        <w:t>includeFilters</w:t>
      </w:r>
      <w:r>
        <w:rPr>
          <w:rFonts w:ascii="Arial" w:hAnsi="Arial" w:cs="Arial"/>
          <w:color w:val="34302D"/>
          <w:shd w:val="clear" w:color="auto" w:fill="FFFFFF"/>
        </w:rPr>
        <w:t>或</w:t>
      </w:r>
      <w:r>
        <w:rPr>
          <w:rStyle w:val="HTML"/>
          <w:rFonts w:ascii="Consolas" w:hAnsi="Consolas"/>
          <w:sz w:val="23"/>
          <w:szCs w:val="23"/>
          <w:shd w:val="clear" w:color="auto" w:fill="F7F7F8"/>
        </w:rPr>
        <w:t>excludeFilters</w:t>
      </w:r>
      <w:r>
        <w:rPr>
          <w:rFonts w:ascii="Arial" w:hAnsi="Arial" w:cs="Arial"/>
          <w:color w:val="34302D"/>
          <w:shd w:val="clear" w:color="auto" w:fill="FFFFFF"/>
        </w:rPr>
        <w:t> </w:t>
      </w:r>
      <w:r>
        <w:rPr>
          <w:rFonts w:ascii="Arial" w:hAnsi="Arial" w:cs="Arial"/>
          <w:color w:val="34302D"/>
          <w:shd w:val="clear" w:color="auto" w:fill="FFFFFF"/>
        </w:rPr>
        <w:t>的参数</w:t>
      </w:r>
      <w:r>
        <w:rPr>
          <w:rStyle w:val="HTML"/>
          <w:rFonts w:ascii="Consolas" w:hAnsi="Consolas"/>
          <w:sz w:val="23"/>
          <w:szCs w:val="23"/>
          <w:shd w:val="clear" w:color="auto" w:fill="F7F7F8"/>
        </w:rPr>
        <w:t>@ComponentScan</w:t>
      </w:r>
      <w:r>
        <w:rPr>
          <w:rFonts w:ascii="Arial" w:hAnsi="Arial" w:cs="Arial"/>
          <w:color w:val="34302D"/>
          <w:shd w:val="clear" w:color="auto" w:fill="FFFFFF"/>
        </w:rPr>
        <w:t>注释（或</w:t>
      </w:r>
      <w:r>
        <w:rPr>
          <w:rStyle w:val="HTML"/>
          <w:rFonts w:ascii="Consolas" w:hAnsi="Consolas"/>
          <w:sz w:val="23"/>
          <w:szCs w:val="23"/>
          <w:shd w:val="clear" w:color="auto" w:fill="F7F7F8"/>
        </w:rPr>
        <w:t>include-filter</w:t>
      </w:r>
      <w:r>
        <w:rPr>
          <w:rFonts w:ascii="Arial" w:hAnsi="Arial" w:cs="Arial"/>
          <w:color w:val="34302D"/>
          <w:shd w:val="clear" w:color="auto" w:fill="FFFFFF"/>
        </w:rPr>
        <w:t>或</w:t>
      </w:r>
      <w:r>
        <w:rPr>
          <w:rStyle w:val="HTML"/>
          <w:rFonts w:ascii="Consolas" w:hAnsi="Consolas"/>
          <w:sz w:val="23"/>
          <w:szCs w:val="23"/>
          <w:shd w:val="clear" w:color="auto" w:fill="F7F7F8"/>
        </w:rPr>
        <w:t>exclude-filter</w:t>
      </w:r>
      <w:r>
        <w:rPr>
          <w:rFonts w:ascii="Arial" w:hAnsi="Arial" w:cs="Arial"/>
          <w:color w:val="34302D"/>
          <w:shd w:val="clear" w:color="auto" w:fill="FFFFFF"/>
        </w:rPr>
        <w:t> </w:t>
      </w:r>
      <w:r>
        <w:rPr>
          <w:rFonts w:ascii="Arial" w:hAnsi="Arial" w:cs="Arial"/>
          <w:color w:val="34302D"/>
          <w:shd w:val="clear" w:color="auto" w:fill="FFFFFF"/>
        </w:rPr>
        <w:t>在的子元素</w:t>
      </w:r>
      <w:r>
        <w:rPr>
          <w:rStyle w:val="HTML"/>
          <w:rFonts w:ascii="Consolas" w:hAnsi="Consolas"/>
          <w:sz w:val="23"/>
          <w:szCs w:val="23"/>
          <w:shd w:val="clear" w:color="auto" w:fill="F7F7F8"/>
        </w:rPr>
        <w:t>component-scan</w:t>
      </w:r>
      <w:r>
        <w:rPr>
          <w:rFonts w:ascii="Arial" w:hAnsi="Arial" w:cs="Arial"/>
          <w:color w:val="34302D"/>
          <w:shd w:val="clear" w:color="auto" w:fill="FFFFFF"/>
        </w:rPr>
        <w:t>元素）。每个过滤器元素都需要</w:t>
      </w:r>
      <w:r>
        <w:rPr>
          <w:rStyle w:val="HTML"/>
          <w:rFonts w:ascii="Consolas" w:hAnsi="Consolas"/>
          <w:sz w:val="23"/>
          <w:szCs w:val="23"/>
          <w:shd w:val="clear" w:color="auto" w:fill="F7F7F8"/>
        </w:rPr>
        <w:t>type</w:t>
      </w:r>
      <w:r>
        <w:rPr>
          <w:rFonts w:ascii="Arial" w:hAnsi="Arial" w:cs="Arial"/>
          <w:color w:val="34302D"/>
          <w:shd w:val="clear" w:color="auto" w:fill="FFFFFF"/>
        </w:rPr>
        <w:t> </w:t>
      </w:r>
      <w:r>
        <w:rPr>
          <w:rFonts w:ascii="Arial" w:hAnsi="Arial" w:cs="Arial"/>
          <w:color w:val="34302D"/>
          <w:shd w:val="clear" w:color="auto" w:fill="FFFFFF"/>
        </w:rPr>
        <w:t>和</w:t>
      </w:r>
      <w:r>
        <w:rPr>
          <w:rStyle w:val="HTML"/>
          <w:rFonts w:ascii="Consolas" w:hAnsi="Consolas"/>
          <w:sz w:val="23"/>
          <w:szCs w:val="23"/>
          <w:shd w:val="clear" w:color="auto" w:fill="F7F7F8"/>
        </w:rPr>
        <w:t>expression</w:t>
      </w:r>
      <w:r>
        <w:rPr>
          <w:rFonts w:ascii="Arial" w:hAnsi="Arial" w:cs="Arial"/>
          <w:color w:val="34302D"/>
          <w:shd w:val="clear" w:color="auto" w:fill="FFFFFF"/>
        </w:rPr>
        <w:t>属性。下表介绍了筛选选项：</w:t>
      </w:r>
    </w:p>
    <w:tbl>
      <w:tblPr>
        <w:tblStyle w:val="a7"/>
        <w:tblW w:w="0" w:type="auto"/>
        <w:tblLook w:val="04A0" w:firstRow="1" w:lastRow="0" w:firstColumn="1" w:lastColumn="0" w:noHBand="0" w:noVBand="1"/>
      </w:tblPr>
      <w:tblGrid>
        <w:gridCol w:w="1137"/>
        <w:gridCol w:w="3202"/>
        <w:gridCol w:w="6118"/>
      </w:tblGrid>
      <w:tr w:rsidR="00BA0D5D" w:rsidRPr="00BA0D5D" w:rsidTr="00873CE8">
        <w:tc>
          <w:tcPr>
            <w:tcW w:w="0" w:type="auto"/>
            <w:gridSpan w:val="3"/>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5. Filter Types</w:t>
            </w:r>
          </w:p>
        </w:tc>
      </w:tr>
      <w:tr w:rsidR="00BA0D5D" w:rsidRPr="00BA0D5D" w:rsidTr="00873CE8">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Filter Type</w:t>
            </w:r>
          </w:p>
        </w:t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Example Expression</w:t>
            </w:r>
          </w:p>
        </w:tc>
        <w:tc>
          <w:tcPr>
            <w:tcW w:w="0" w:type="auto"/>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Description</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annotation (default)</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org.example.SomeAnnotation</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An annotation to be present at the type level in target components.</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assignable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org.example.SomeClass</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 class (or interface) that the target components are assignable to (extend or implement).</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lastRenderedPageBreak/>
              <w:t>aspectj</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org.example..*Service+</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An AspectJ type expression to be matched by the target components.</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regex</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org\.example\.Default.*</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 regex expression to be matched by the target components class names.</w:t>
            </w:r>
          </w:p>
        </w:tc>
      </w:tr>
      <w:tr w:rsidR="00BA0D5D" w:rsidRPr="00BA0D5D" w:rsidTr="00873CE8">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custom</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org.example.MyTypeFilter</w:t>
            </w:r>
          </w:p>
        </w:tc>
        <w:tc>
          <w:tcPr>
            <w:tcW w:w="0" w:type="auto"/>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 custom implementation of the </w:t>
            </w:r>
            <w:r w:rsidRPr="00BA0D5D">
              <w:rPr>
                <w:rFonts w:ascii="Consolas" w:eastAsia="宋体" w:hAnsi="Consolas" w:cs="宋体"/>
                <w:color w:val="34302D"/>
                <w:kern w:val="0"/>
                <w:sz w:val="23"/>
                <w:szCs w:val="23"/>
              </w:rPr>
              <w:t>org.springframework.core.type .TypeFilter</w:t>
            </w:r>
            <w:r w:rsidRPr="00BA0D5D">
              <w:rPr>
                <w:rFonts w:ascii="inherit" w:eastAsia="宋体" w:hAnsi="inherit" w:cs="宋体"/>
                <w:color w:val="34302D"/>
                <w:kern w:val="0"/>
                <w:sz w:val="24"/>
                <w:szCs w:val="24"/>
              </w:rPr>
              <w:t> interface.</w:t>
            </w:r>
          </w:p>
        </w:tc>
      </w:tr>
    </w:tbl>
    <w:p w:rsidR="00873CE8" w:rsidRDefault="00873CE8" w:rsidP="00BA0D5D">
      <w:pPr>
        <w:widowControl/>
        <w:shd w:val="clear" w:color="auto" w:fill="FFFFFF"/>
        <w:spacing w:after="300"/>
        <w:jc w:val="left"/>
        <w:rPr>
          <w:rFonts w:ascii="inherit" w:eastAsia="宋体" w:hAnsi="inherit" w:cs="Arial" w:hint="eastAsia"/>
          <w:color w:val="34302D"/>
          <w:kern w:val="0"/>
          <w:sz w:val="24"/>
          <w:szCs w:val="24"/>
        </w:rPr>
      </w:pPr>
    </w:p>
    <w:tbl>
      <w:tblPr>
        <w:tblStyle w:val="a7"/>
        <w:tblW w:w="0" w:type="auto"/>
        <w:tblLook w:val="04A0" w:firstRow="1" w:lastRow="0" w:firstColumn="1" w:lastColumn="0" w:noHBand="0" w:noVBand="1"/>
      </w:tblPr>
      <w:tblGrid>
        <w:gridCol w:w="1111"/>
        <w:gridCol w:w="3504"/>
        <w:gridCol w:w="5842"/>
      </w:tblGrid>
      <w:tr w:rsidR="00873CE8" w:rsidRPr="00873CE8" w:rsidTr="00873CE8">
        <w:tc>
          <w:tcPr>
            <w:tcW w:w="0" w:type="auto"/>
            <w:gridSpan w:val="3"/>
            <w:hideMark/>
          </w:tcPr>
          <w:p w:rsidR="00873CE8" w:rsidRPr="00873CE8" w:rsidRDefault="00873CE8" w:rsidP="00873CE8">
            <w:pPr>
              <w:widowControl/>
              <w:spacing w:after="60"/>
              <w:jc w:val="left"/>
              <w:rPr>
                <w:rFonts w:ascii="Arial" w:eastAsia="宋体" w:hAnsi="Arial" w:cs="Arial"/>
                <w:i/>
                <w:iCs/>
                <w:color w:val="0B0A0A"/>
                <w:kern w:val="0"/>
                <w:sz w:val="24"/>
                <w:szCs w:val="24"/>
              </w:rPr>
            </w:pPr>
            <w:r w:rsidRPr="00873CE8">
              <w:rPr>
                <w:rFonts w:ascii="Arial" w:eastAsia="宋体" w:hAnsi="Arial" w:cs="Arial"/>
                <w:i/>
                <w:iCs/>
                <w:color w:val="0B0A0A"/>
                <w:kern w:val="0"/>
                <w:sz w:val="24"/>
                <w:szCs w:val="24"/>
              </w:rPr>
              <w:t>表</w:t>
            </w:r>
            <w:r w:rsidRPr="00873CE8">
              <w:rPr>
                <w:rFonts w:ascii="Arial" w:eastAsia="宋体" w:hAnsi="Arial" w:cs="Arial"/>
                <w:i/>
                <w:iCs/>
                <w:color w:val="0B0A0A"/>
                <w:kern w:val="0"/>
                <w:sz w:val="24"/>
                <w:szCs w:val="24"/>
              </w:rPr>
              <w:t>5.</w:t>
            </w:r>
            <w:r w:rsidRPr="00873CE8">
              <w:rPr>
                <w:rFonts w:ascii="Arial" w:eastAsia="宋体" w:hAnsi="Arial" w:cs="Arial"/>
                <w:i/>
                <w:iCs/>
                <w:color w:val="0B0A0A"/>
                <w:kern w:val="0"/>
                <w:sz w:val="24"/>
                <w:szCs w:val="24"/>
              </w:rPr>
              <w:t>过滤器类型</w:t>
            </w:r>
          </w:p>
        </w:tc>
      </w:tr>
      <w:tr w:rsidR="00873CE8" w:rsidRPr="00873CE8" w:rsidTr="00873CE8">
        <w:tc>
          <w:tcPr>
            <w:tcW w:w="0" w:type="auto"/>
            <w:hideMark/>
          </w:tcPr>
          <w:p w:rsidR="00873CE8" w:rsidRPr="00873CE8" w:rsidRDefault="00873CE8" w:rsidP="00873CE8">
            <w:pPr>
              <w:widowControl/>
              <w:jc w:val="left"/>
              <w:rPr>
                <w:rFonts w:ascii="Arial" w:eastAsia="宋体" w:hAnsi="Arial" w:cs="Arial"/>
                <w:b/>
                <w:bCs/>
                <w:color w:val="34302D"/>
                <w:kern w:val="0"/>
                <w:sz w:val="24"/>
                <w:szCs w:val="24"/>
              </w:rPr>
            </w:pPr>
            <w:r w:rsidRPr="00873CE8">
              <w:rPr>
                <w:rFonts w:ascii="Arial" w:eastAsia="宋体" w:hAnsi="Arial" w:cs="Arial"/>
                <w:b/>
                <w:bCs/>
                <w:color w:val="34302D"/>
                <w:kern w:val="0"/>
                <w:sz w:val="24"/>
                <w:szCs w:val="24"/>
              </w:rPr>
              <w:t>过滤器类型</w:t>
            </w:r>
          </w:p>
        </w:tc>
        <w:tc>
          <w:tcPr>
            <w:tcW w:w="0" w:type="auto"/>
            <w:hideMark/>
          </w:tcPr>
          <w:p w:rsidR="00873CE8" w:rsidRPr="00873CE8" w:rsidRDefault="00873CE8" w:rsidP="00873CE8">
            <w:pPr>
              <w:widowControl/>
              <w:jc w:val="left"/>
              <w:rPr>
                <w:rFonts w:ascii="Arial" w:eastAsia="宋体" w:hAnsi="Arial" w:cs="Arial"/>
                <w:b/>
                <w:bCs/>
                <w:color w:val="34302D"/>
                <w:kern w:val="0"/>
                <w:sz w:val="24"/>
                <w:szCs w:val="24"/>
              </w:rPr>
            </w:pPr>
            <w:r w:rsidRPr="00873CE8">
              <w:rPr>
                <w:rFonts w:ascii="Arial" w:eastAsia="宋体" w:hAnsi="Arial" w:cs="Arial"/>
                <w:b/>
                <w:bCs/>
                <w:color w:val="34302D"/>
                <w:kern w:val="0"/>
                <w:sz w:val="24"/>
                <w:szCs w:val="24"/>
              </w:rPr>
              <w:t>示例表达</w:t>
            </w:r>
          </w:p>
        </w:tc>
        <w:tc>
          <w:tcPr>
            <w:tcW w:w="0" w:type="auto"/>
            <w:hideMark/>
          </w:tcPr>
          <w:p w:rsidR="00873CE8" w:rsidRPr="00873CE8" w:rsidRDefault="00873CE8" w:rsidP="00873CE8">
            <w:pPr>
              <w:widowControl/>
              <w:jc w:val="left"/>
              <w:rPr>
                <w:rFonts w:ascii="Arial" w:eastAsia="宋体" w:hAnsi="Arial" w:cs="Arial"/>
                <w:b/>
                <w:bCs/>
                <w:color w:val="34302D"/>
                <w:kern w:val="0"/>
                <w:sz w:val="24"/>
                <w:szCs w:val="24"/>
              </w:rPr>
            </w:pPr>
            <w:r w:rsidRPr="00873CE8">
              <w:rPr>
                <w:rFonts w:ascii="Arial" w:eastAsia="宋体" w:hAnsi="Arial" w:cs="Arial"/>
                <w:b/>
                <w:bCs/>
                <w:color w:val="34302D"/>
                <w:kern w:val="0"/>
                <w:sz w:val="24"/>
                <w:szCs w:val="24"/>
              </w:rPr>
              <w:t>描述</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注释（默认）</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org.example.SomeAnnotation</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要在目标组件中的类型级别出现的注释。</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分配</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org.example.SomeClass</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目标组件可分配给（扩展或实现）的类（或接口）。</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AspectJ</w:t>
            </w:r>
            <w:r w:rsidRPr="00873CE8">
              <w:rPr>
                <w:rFonts w:ascii="inherit" w:eastAsia="宋体" w:hAnsi="inherit" w:cs="Arial"/>
                <w:color w:val="34302D"/>
                <w:kern w:val="0"/>
                <w:sz w:val="24"/>
                <w:szCs w:val="24"/>
              </w:rPr>
              <w:t>的</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org.example..*Service+</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要由目标组件匹配的</w:t>
            </w:r>
            <w:r w:rsidRPr="00873CE8">
              <w:rPr>
                <w:rFonts w:ascii="inherit" w:eastAsia="宋体" w:hAnsi="inherit" w:cs="Arial"/>
                <w:color w:val="34302D"/>
                <w:kern w:val="0"/>
                <w:sz w:val="24"/>
                <w:szCs w:val="24"/>
              </w:rPr>
              <w:t>AspectJ</w:t>
            </w:r>
            <w:r w:rsidRPr="00873CE8">
              <w:rPr>
                <w:rFonts w:ascii="inherit" w:eastAsia="宋体" w:hAnsi="inherit" w:cs="Arial"/>
                <w:color w:val="34302D"/>
                <w:kern w:val="0"/>
                <w:sz w:val="24"/>
                <w:szCs w:val="24"/>
              </w:rPr>
              <w:t>类型表达式。</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正则表达式</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org\.example\.Default.*</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要由目标组件类名匹配的正则表达式。</w:t>
            </w:r>
          </w:p>
        </w:tc>
      </w:tr>
      <w:tr w:rsidR="00873CE8" w:rsidRPr="00873CE8" w:rsidTr="00873CE8">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inherit" w:eastAsia="宋体" w:hAnsi="inherit" w:cs="Arial"/>
                <w:color w:val="34302D"/>
                <w:kern w:val="0"/>
                <w:sz w:val="24"/>
                <w:szCs w:val="24"/>
              </w:rPr>
              <w:t>习惯</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rPr>
              <w:t>org.example.MyTypeFilter</w:t>
            </w:r>
          </w:p>
        </w:tc>
        <w:tc>
          <w:tcPr>
            <w:tcW w:w="0" w:type="auto"/>
            <w:hideMark/>
          </w:tcPr>
          <w:p w:rsidR="00873CE8" w:rsidRPr="00873CE8" w:rsidRDefault="00873CE8" w:rsidP="00873CE8">
            <w:pPr>
              <w:widowControl/>
              <w:jc w:val="left"/>
              <w:rPr>
                <w:rFonts w:ascii="inherit" w:eastAsia="宋体" w:hAnsi="inherit" w:cs="Arial" w:hint="eastAsia"/>
                <w:color w:val="34302D"/>
                <w:kern w:val="0"/>
                <w:sz w:val="24"/>
                <w:szCs w:val="24"/>
              </w:rPr>
            </w:pPr>
            <w:r w:rsidRPr="00873CE8">
              <w:rPr>
                <w:rFonts w:ascii="Consolas" w:eastAsia="宋体" w:hAnsi="Consolas" w:cs="宋体"/>
                <w:color w:val="34302D"/>
                <w:kern w:val="0"/>
                <w:sz w:val="23"/>
                <w:szCs w:val="23"/>
                <w:shd w:val="clear" w:color="auto" w:fill="F7F7F8"/>
              </w:rPr>
              <w:t>org.springframework.core.type .TypeFilter</w:t>
            </w:r>
            <w:r w:rsidRPr="00873CE8">
              <w:rPr>
                <w:rFonts w:ascii="inherit" w:eastAsia="宋体" w:hAnsi="inherit" w:cs="Arial"/>
                <w:color w:val="34302D"/>
                <w:kern w:val="0"/>
                <w:sz w:val="24"/>
                <w:szCs w:val="24"/>
              </w:rPr>
              <w:t>接口的自定义实现。</w:t>
            </w:r>
          </w:p>
        </w:tc>
      </w:tr>
    </w:tbl>
    <w:p w:rsidR="00873CE8" w:rsidRDefault="00873CE8" w:rsidP="00873CE8"/>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configuration ignoring all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annotations and using “stub” repositories instead:</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以下示例显示忽略所有</w:t>
      </w:r>
      <w:r>
        <w:rPr>
          <w:rStyle w:val="HTML"/>
          <w:rFonts w:ascii="Consolas" w:hAnsi="Consolas"/>
          <w:sz w:val="23"/>
          <w:szCs w:val="23"/>
          <w:shd w:val="clear" w:color="auto" w:fill="F7F7F8"/>
        </w:rPr>
        <w:t>@Repository</w:t>
      </w:r>
      <w:r>
        <w:rPr>
          <w:rFonts w:ascii="Arial" w:hAnsi="Arial" w:cs="Arial"/>
          <w:color w:val="34302D"/>
          <w:shd w:val="clear" w:color="auto" w:fill="FFFFFF"/>
        </w:rPr>
        <w:t>注释并使用</w:t>
      </w:r>
      <w:r>
        <w:rPr>
          <w:rFonts w:ascii="Arial" w:hAnsi="Arial" w:cs="Arial"/>
          <w:color w:val="34302D"/>
          <w:shd w:val="clear" w:color="auto" w:fill="FFFFFF"/>
        </w:rPr>
        <w:t>“</w:t>
      </w:r>
      <w:r>
        <w:rPr>
          <w:rFonts w:ascii="Arial" w:hAnsi="Arial" w:cs="Arial"/>
          <w:color w:val="34302D"/>
          <w:shd w:val="clear" w:color="auto" w:fill="FFFFFF"/>
        </w:rPr>
        <w:t>存根</w:t>
      </w:r>
      <w:r>
        <w:rPr>
          <w:rFonts w:ascii="Arial" w:hAnsi="Arial" w:cs="Arial"/>
          <w:color w:val="34302D"/>
          <w:shd w:val="clear" w:color="auto" w:fill="FFFFFF"/>
        </w:rPr>
        <w:t>”</w:t>
      </w:r>
      <w:r>
        <w:rPr>
          <w:rFonts w:ascii="Arial" w:hAnsi="Arial" w:cs="Arial"/>
          <w:color w:val="34302D"/>
          <w:shd w:val="clear" w:color="auto" w:fill="FFFFFF"/>
        </w:rPr>
        <w:t>存储库的配置：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includeFilters = </w:t>
      </w:r>
      <w:r w:rsidRPr="00BA0D5D">
        <w:rPr>
          <w:rFonts w:ascii="Consolas" w:eastAsia="宋体" w:hAnsi="Consolas" w:cs="宋体"/>
          <w:color w:val="000077"/>
          <w:kern w:val="0"/>
          <w:sz w:val="24"/>
          <w:szCs w:val="24"/>
        </w:rPr>
        <w:t>@Filter</w:t>
      </w:r>
      <w:r w:rsidRPr="00BA0D5D">
        <w:rPr>
          <w:rFonts w:ascii="Consolas" w:eastAsia="宋体" w:hAnsi="Consolas" w:cs="宋体"/>
          <w:color w:val="34302D"/>
          <w:kern w:val="0"/>
          <w:sz w:val="24"/>
          <w:szCs w:val="24"/>
        </w:rPr>
        <w:t xml:space="preserve">(type = FilterType.REGEX, pattern = </w:t>
      </w:r>
      <w:r w:rsidRPr="00BA0D5D">
        <w:rPr>
          <w:rFonts w:ascii="Consolas" w:eastAsia="宋体" w:hAnsi="Consolas" w:cs="宋体"/>
          <w:color w:val="DD1144"/>
          <w:kern w:val="0"/>
          <w:sz w:val="24"/>
          <w:szCs w:val="24"/>
        </w:rPr>
        <w:t>".*Stub.*Repository"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excludeFilters = </w:t>
      </w:r>
      <w:r w:rsidRPr="00BA0D5D">
        <w:rPr>
          <w:rFonts w:ascii="Consolas" w:eastAsia="宋体" w:hAnsi="Consolas" w:cs="宋体"/>
          <w:color w:val="000077"/>
          <w:kern w:val="0"/>
          <w:sz w:val="24"/>
          <w:szCs w:val="24"/>
        </w:rPr>
        <w:t>@Filter</w:t>
      </w:r>
      <w:r w:rsidRPr="00BA0D5D">
        <w:rPr>
          <w:rFonts w:ascii="Consolas" w:eastAsia="宋体" w:hAnsi="Consolas" w:cs="宋体"/>
          <w:color w:val="34302D"/>
          <w:kern w:val="0"/>
          <w:sz w:val="24"/>
          <w:szCs w:val="24"/>
        </w:rPr>
        <w:t>(Repository.class))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equivalent XML:</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以下清单显示了等效的</w:t>
      </w:r>
      <w:r>
        <w:rPr>
          <w:rFonts w:ascii="Arial" w:hAnsi="Arial" w:cs="Arial"/>
          <w:color w:val="34302D"/>
          <w:shd w:val="clear" w:color="auto" w:fill="FFFFFF"/>
        </w:rPr>
        <w:t>XML</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&lt;context:include-filter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"regex"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".*Stub.*Repository"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&lt;context:exclude-filter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"org.springframework.stereotype.Repository"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873C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disable the default filters by setting </w:t>
            </w:r>
            <w:r w:rsidRPr="00BA0D5D">
              <w:rPr>
                <w:rFonts w:ascii="Consolas" w:eastAsia="宋体" w:hAnsi="Consolas" w:cs="宋体"/>
                <w:kern w:val="0"/>
                <w:sz w:val="23"/>
                <w:szCs w:val="23"/>
                <w:shd w:val="clear" w:color="auto" w:fill="F7F7F8"/>
              </w:rPr>
              <w:t>useDefaultFilters=false</w:t>
            </w:r>
            <w:r w:rsidRPr="00BA0D5D">
              <w:rPr>
                <w:rFonts w:ascii="宋体" w:eastAsia="宋体" w:hAnsi="宋体" w:cs="宋体"/>
                <w:kern w:val="0"/>
                <w:sz w:val="24"/>
                <w:szCs w:val="24"/>
              </w:rPr>
              <w:t> on the annotation or by providing </w:t>
            </w:r>
            <w:r w:rsidRPr="00BA0D5D">
              <w:rPr>
                <w:rFonts w:ascii="Consolas" w:eastAsia="宋体" w:hAnsi="Consolas" w:cs="宋体"/>
                <w:kern w:val="0"/>
                <w:sz w:val="23"/>
                <w:szCs w:val="23"/>
                <w:shd w:val="clear" w:color="auto" w:fill="F7F7F8"/>
              </w:rPr>
              <w:t>use-default-filters="false"</w:t>
            </w:r>
            <w:r w:rsidRPr="00BA0D5D">
              <w:rPr>
                <w:rFonts w:ascii="宋体" w:eastAsia="宋体" w:hAnsi="宋体" w:cs="宋体"/>
                <w:kern w:val="0"/>
                <w:sz w:val="24"/>
                <w:szCs w:val="24"/>
              </w:rPr>
              <w:t> as an attribute of the </w:t>
            </w:r>
            <w:r w:rsidRPr="00BA0D5D">
              <w:rPr>
                <w:rFonts w:ascii="Consolas" w:eastAsia="宋体" w:hAnsi="Consolas" w:cs="宋体"/>
                <w:kern w:val="0"/>
                <w:sz w:val="23"/>
                <w:szCs w:val="23"/>
                <w:shd w:val="clear" w:color="auto" w:fill="F7F7F8"/>
              </w:rPr>
              <w:t>&lt;component-scan/&gt;</w:t>
            </w:r>
            <w:r w:rsidRPr="00BA0D5D">
              <w:rPr>
                <w:rFonts w:ascii="宋体" w:eastAsia="宋体" w:hAnsi="宋体" w:cs="宋体"/>
                <w:kern w:val="0"/>
                <w:sz w:val="24"/>
                <w:szCs w:val="24"/>
              </w:rPr>
              <w:t> element. This, in effect, disables automatic detection of classes annotated with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@Repository</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@Service</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@Controller</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w:t>
            </w:r>
          </w:p>
          <w:p w:rsidR="00873CE8" w:rsidRPr="00BA0D5D" w:rsidRDefault="00873CE8" w:rsidP="00BA0D5D">
            <w:pPr>
              <w:widowControl/>
              <w:jc w:val="left"/>
              <w:rPr>
                <w:rFonts w:ascii="宋体" w:eastAsia="宋体" w:hAnsi="宋体" w:cs="宋体"/>
                <w:kern w:val="0"/>
                <w:sz w:val="24"/>
                <w:szCs w:val="24"/>
              </w:rPr>
            </w:pPr>
            <w:r>
              <w:rPr>
                <w:rFonts w:ascii="Arial" w:hAnsi="Arial" w:cs="Arial"/>
                <w:shd w:val="clear" w:color="auto" w:fill="EBF1E7"/>
              </w:rPr>
              <w:t>您还可以通过设置</w:t>
            </w:r>
            <w:r>
              <w:rPr>
                <w:rStyle w:val="HTML"/>
                <w:rFonts w:ascii="Consolas" w:hAnsi="Consolas"/>
                <w:sz w:val="23"/>
                <w:szCs w:val="23"/>
                <w:shd w:val="clear" w:color="auto" w:fill="F7F7F8"/>
              </w:rPr>
              <w:t>useDefaultFilters=false</w:t>
            </w:r>
            <w:r>
              <w:rPr>
                <w:rFonts w:ascii="Arial" w:hAnsi="Arial" w:cs="Arial"/>
                <w:shd w:val="clear" w:color="auto" w:fill="EBF1E7"/>
              </w:rPr>
              <w:t>注释或提供元素</w:t>
            </w:r>
            <w:r>
              <w:rPr>
                <w:rStyle w:val="HTML"/>
                <w:rFonts w:ascii="Consolas" w:hAnsi="Consolas"/>
                <w:sz w:val="23"/>
                <w:szCs w:val="23"/>
                <w:shd w:val="clear" w:color="auto" w:fill="F7F7F8"/>
              </w:rPr>
              <w:t>use-default-filters="false"</w:t>
            </w:r>
            <w:r>
              <w:rPr>
                <w:rFonts w:ascii="Arial" w:hAnsi="Arial" w:cs="Arial"/>
                <w:shd w:val="clear" w:color="auto" w:fill="EBF1E7"/>
              </w:rPr>
              <w:t>属性来禁用默认过滤器</w:t>
            </w:r>
            <w:r>
              <w:rPr>
                <w:rStyle w:val="HTML"/>
                <w:rFonts w:ascii="Consolas" w:hAnsi="Consolas"/>
                <w:sz w:val="23"/>
                <w:szCs w:val="23"/>
                <w:shd w:val="clear" w:color="auto" w:fill="F7F7F8"/>
              </w:rPr>
              <w:t>&lt;component-scan/&gt;</w:t>
            </w:r>
            <w:r>
              <w:rPr>
                <w:rFonts w:ascii="Arial" w:hAnsi="Arial" w:cs="Arial"/>
                <w:shd w:val="clear" w:color="auto" w:fill="EBF1E7"/>
              </w:rPr>
              <w:t>。此，实际上，禁用与注解的类自动检测</w:t>
            </w:r>
            <w:r>
              <w:rPr>
                <w:rStyle w:val="HTML"/>
                <w:rFonts w:ascii="Consolas" w:hAnsi="Consolas"/>
                <w:sz w:val="23"/>
                <w:szCs w:val="23"/>
                <w:shd w:val="clear" w:color="auto" w:fill="F7F7F8"/>
              </w:rPr>
              <w:t>@Component</w:t>
            </w:r>
            <w:r>
              <w:rPr>
                <w:rFonts w:ascii="Arial" w:hAnsi="Arial" w:cs="Arial"/>
                <w:shd w:val="clear" w:color="auto" w:fill="EBF1E7"/>
              </w:rPr>
              <w:t>，</w:t>
            </w:r>
            <w:r>
              <w:rPr>
                <w:rStyle w:val="HTML"/>
                <w:rFonts w:ascii="Consolas" w:hAnsi="Consolas"/>
                <w:sz w:val="23"/>
                <w:szCs w:val="23"/>
                <w:shd w:val="clear" w:color="auto" w:fill="F7F7F8"/>
              </w:rPr>
              <w:t>@Repository</w:t>
            </w:r>
            <w:r>
              <w:rPr>
                <w:rFonts w:ascii="Arial" w:hAnsi="Arial" w:cs="Arial"/>
                <w:shd w:val="clear" w:color="auto" w:fill="EBF1E7"/>
              </w:rPr>
              <w:t>，</w:t>
            </w:r>
            <w:r>
              <w:rPr>
                <w:rFonts w:ascii="Arial" w:hAnsi="Arial" w:cs="Arial"/>
                <w:shd w:val="clear" w:color="auto" w:fill="EBF1E7"/>
              </w:rPr>
              <w:t> </w:t>
            </w:r>
            <w:r>
              <w:rPr>
                <w:rStyle w:val="HTML"/>
                <w:rFonts w:ascii="Consolas" w:hAnsi="Consolas"/>
                <w:sz w:val="23"/>
                <w:szCs w:val="23"/>
                <w:shd w:val="clear" w:color="auto" w:fill="F7F7F8"/>
              </w:rPr>
              <w:t>@Service</w:t>
            </w:r>
            <w:r>
              <w:rPr>
                <w:rFonts w:ascii="Arial" w:hAnsi="Arial" w:cs="Arial"/>
                <w:shd w:val="clear" w:color="auto" w:fill="EBF1E7"/>
              </w:rPr>
              <w:t>，</w:t>
            </w:r>
            <w:r>
              <w:rPr>
                <w:rStyle w:val="HTML"/>
                <w:rFonts w:ascii="Consolas" w:hAnsi="Consolas"/>
                <w:sz w:val="23"/>
                <w:szCs w:val="23"/>
                <w:shd w:val="clear" w:color="auto" w:fill="F7F7F8"/>
              </w:rPr>
              <w:t>@Controller</w:t>
            </w:r>
            <w:r>
              <w:rPr>
                <w:rFonts w:ascii="Arial" w:hAnsi="Arial" w:cs="Arial"/>
                <w:shd w:val="clear" w:color="auto" w:fill="EBF1E7"/>
              </w:rPr>
              <w:t>，或</w:t>
            </w:r>
            <w:r>
              <w:rPr>
                <w:rStyle w:val="HTML"/>
                <w:rFonts w:ascii="Consolas" w:hAnsi="Consolas"/>
                <w:sz w:val="23"/>
                <w:szCs w:val="23"/>
                <w:shd w:val="clear" w:color="auto" w:fill="F7F7F8"/>
              </w:rPr>
              <w:t>@Configuration</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1.10.5. Defining Bean Metadata within Components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components can also contribute bean definition metadata to the container. You can do this with the same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annotation used to define bean metadata within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annotated classes. The following example shows how to do so:</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组件还可以向容器提供</w:t>
      </w:r>
      <w:r>
        <w:rPr>
          <w:rFonts w:ascii="Arial" w:hAnsi="Arial" w:cs="Arial"/>
          <w:color w:val="34302D"/>
          <w:shd w:val="clear" w:color="auto" w:fill="FFFFFF"/>
        </w:rPr>
        <w:t>bean</w:t>
      </w:r>
      <w:r>
        <w:rPr>
          <w:rFonts w:ascii="Arial" w:hAnsi="Arial" w:cs="Arial"/>
          <w:color w:val="34302D"/>
          <w:shd w:val="clear" w:color="auto" w:fill="FFFFFF"/>
        </w:rPr>
        <w:t>定义元数据。您可以</w:t>
      </w:r>
      <w:r>
        <w:rPr>
          <w:rStyle w:val="HTML"/>
          <w:rFonts w:ascii="Consolas" w:hAnsi="Consolas"/>
          <w:sz w:val="23"/>
          <w:szCs w:val="23"/>
          <w:shd w:val="clear" w:color="auto" w:fill="F7F7F8"/>
        </w:rPr>
        <w:t>@Bean</w:t>
      </w:r>
      <w:r>
        <w:rPr>
          <w:rFonts w:ascii="Arial" w:hAnsi="Arial" w:cs="Arial"/>
          <w:color w:val="34302D"/>
          <w:shd w:val="clear" w:color="auto" w:fill="FFFFFF"/>
        </w:rPr>
        <w:t>使用用于在带</w:t>
      </w:r>
      <w:r>
        <w:rPr>
          <w:rStyle w:val="HTML"/>
          <w:rFonts w:ascii="Consolas" w:hAnsi="Consolas"/>
          <w:sz w:val="23"/>
          <w:szCs w:val="23"/>
          <w:shd w:val="clear" w:color="auto" w:fill="F7F7F8"/>
        </w:rPr>
        <w:t>@Configuration</w:t>
      </w:r>
      <w:r>
        <w:rPr>
          <w:rFonts w:ascii="Arial" w:hAnsi="Arial" w:cs="Arial"/>
          <w:color w:val="34302D"/>
          <w:shd w:val="clear" w:color="auto" w:fill="FFFFFF"/>
        </w:rPr>
        <w:t> </w:t>
      </w:r>
      <w:r>
        <w:rPr>
          <w:rFonts w:ascii="Arial" w:hAnsi="Arial" w:cs="Arial"/>
          <w:color w:val="34302D"/>
          <w:shd w:val="clear" w:color="auto" w:fill="FFFFFF"/>
        </w:rPr>
        <w:t>注释的类中定义</w:t>
      </w:r>
      <w:r>
        <w:rPr>
          <w:rFonts w:ascii="Arial" w:hAnsi="Arial" w:cs="Arial"/>
          <w:color w:val="34302D"/>
          <w:shd w:val="clear" w:color="auto" w:fill="FFFFFF"/>
        </w:rPr>
        <w:t>bean</w:t>
      </w:r>
      <w:r>
        <w:rPr>
          <w:rFonts w:ascii="Arial" w:hAnsi="Arial" w:cs="Arial"/>
          <w:color w:val="34302D"/>
          <w:shd w:val="clear" w:color="auto" w:fill="FFFFFF"/>
        </w:rPr>
        <w:t>元数据的相同注释来执行此操作。以下示例显示了如何执行此操作：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FactoryMethodComponent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"public"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publicInstance()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"publicInstance"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doWork()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Component method implementation omitted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class is a Spring component that has application-specific code in its </w:t>
      </w:r>
      <w:r w:rsidRPr="00BA0D5D">
        <w:rPr>
          <w:rFonts w:ascii="Consolas" w:eastAsia="宋体" w:hAnsi="Consolas" w:cs="宋体"/>
          <w:color w:val="34302D"/>
          <w:kern w:val="0"/>
          <w:sz w:val="23"/>
          <w:szCs w:val="23"/>
          <w:shd w:val="clear" w:color="auto" w:fill="F7F7F8"/>
        </w:rPr>
        <w:t>doWork()</w:t>
      </w:r>
      <w:r w:rsidRPr="00BA0D5D">
        <w:rPr>
          <w:rFonts w:ascii="inherit" w:eastAsia="宋体" w:hAnsi="inherit" w:cs="Arial"/>
          <w:color w:val="34302D"/>
          <w:kern w:val="0"/>
          <w:sz w:val="24"/>
          <w:szCs w:val="24"/>
        </w:rPr>
        <w:t> method. However, it also contributes a bean definition that has a factory method referring to the method </w:t>
      </w:r>
      <w:r w:rsidRPr="00BA0D5D">
        <w:rPr>
          <w:rFonts w:ascii="Consolas" w:eastAsia="宋体" w:hAnsi="Consolas" w:cs="宋体"/>
          <w:color w:val="34302D"/>
          <w:kern w:val="0"/>
          <w:sz w:val="23"/>
          <w:szCs w:val="23"/>
          <w:shd w:val="clear" w:color="auto" w:fill="F7F7F8"/>
        </w:rPr>
        <w:t>publicInstance()</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identifies the factory method and other bean definition properties, such as a qualifier value through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Other method-level annotations that can be specified are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@Lazy</w:t>
      </w:r>
      <w:r w:rsidRPr="00BA0D5D">
        <w:rPr>
          <w:rFonts w:ascii="inherit" w:eastAsia="宋体" w:hAnsi="inherit" w:cs="Arial"/>
          <w:color w:val="34302D"/>
          <w:kern w:val="0"/>
          <w:sz w:val="24"/>
          <w:szCs w:val="24"/>
        </w:rPr>
        <w:t>, and custom qualifier annotations.</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前面的类是一个</w:t>
      </w:r>
      <w:r>
        <w:rPr>
          <w:rFonts w:ascii="Arial" w:hAnsi="Arial" w:cs="Arial"/>
          <w:color w:val="34302D"/>
          <w:shd w:val="clear" w:color="auto" w:fill="FFFFFF"/>
        </w:rPr>
        <w:t>Spring</w:t>
      </w:r>
      <w:r>
        <w:rPr>
          <w:rFonts w:ascii="Arial" w:hAnsi="Arial" w:cs="Arial"/>
          <w:color w:val="34302D"/>
          <w:shd w:val="clear" w:color="auto" w:fill="FFFFFF"/>
        </w:rPr>
        <w:t>组件，在其</w:t>
      </w:r>
      <w:r>
        <w:rPr>
          <w:rStyle w:val="HTML"/>
          <w:rFonts w:ascii="Consolas" w:hAnsi="Consolas"/>
          <w:sz w:val="23"/>
          <w:szCs w:val="23"/>
          <w:shd w:val="clear" w:color="auto" w:fill="F7F7F8"/>
        </w:rPr>
        <w:t>doWork()</w:t>
      </w:r>
      <w:r>
        <w:rPr>
          <w:rFonts w:ascii="Arial" w:hAnsi="Arial" w:cs="Arial"/>
          <w:color w:val="34302D"/>
          <w:shd w:val="clear" w:color="auto" w:fill="FFFFFF"/>
        </w:rPr>
        <w:t>方法中具有特定于应用程序的代码</w:t>
      </w:r>
      <w:r>
        <w:rPr>
          <w:rFonts w:ascii="Arial" w:hAnsi="Arial" w:cs="Arial"/>
          <w:color w:val="34302D"/>
          <w:shd w:val="clear" w:color="auto" w:fill="FFFFFF"/>
        </w:rPr>
        <w:t> </w:t>
      </w:r>
      <w:r>
        <w:rPr>
          <w:rFonts w:ascii="Arial" w:hAnsi="Arial" w:cs="Arial"/>
          <w:color w:val="34302D"/>
          <w:shd w:val="clear" w:color="auto" w:fill="FFFFFF"/>
        </w:rPr>
        <w:t>。但是，它还提供了一个</w:t>
      </w:r>
      <w:r>
        <w:rPr>
          <w:rFonts w:ascii="Arial" w:hAnsi="Arial" w:cs="Arial"/>
          <w:color w:val="34302D"/>
          <w:shd w:val="clear" w:color="auto" w:fill="FFFFFF"/>
        </w:rPr>
        <w:t>bean</w:t>
      </w:r>
      <w:r>
        <w:rPr>
          <w:rFonts w:ascii="Arial" w:hAnsi="Arial" w:cs="Arial"/>
          <w:color w:val="34302D"/>
          <w:shd w:val="clear" w:color="auto" w:fill="FFFFFF"/>
        </w:rPr>
        <w:t>定义，该定义具有引用该方法的工厂方法</w:t>
      </w:r>
      <w:r>
        <w:rPr>
          <w:rStyle w:val="HTML"/>
          <w:rFonts w:ascii="Consolas" w:hAnsi="Consolas"/>
          <w:sz w:val="23"/>
          <w:szCs w:val="23"/>
          <w:shd w:val="clear" w:color="auto" w:fill="F7F7F8"/>
        </w:rPr>
        <w:t>publicInstance()</w:t>
      </w:r>
      <w:r>
        <w:rPr>
          <w:rFonts w:ascii="Arial" w:hAnsi="Arial" w:cs="Arial"/>
          <w:color w:val="34302D"/>
          <w:shd w:val="clear" w:color="auto" w:fill="FFFFFF"/>
        </w:rPr>
        <w:t>。该</w:t>
      </w:r>
      <w:r>
        <w:rPr>
          <w:rStyle w:val="HTML"/>
          <w:rFonts w:ascii="Consolas" w:hAnsi="Consolas"/>
          <w:sz w:val="23"/>
          <w:szCs w:val="23"/>
          <w:shd w:val="clear" w:color="auto" w:fill="F7F7F8"/>
        </w:rPr>
        <w:t>@Bean</w:t>
      </w:r>
      <w:r>
        <w:rPr>
          <w:rFonts w:ascii="Arial" w:hAnsi="Arial" w:cs="Arial"/>
          <w:color w:val="34302D"/>
          <w:shd w:val="clear" w:color="auto" w:fill="FFFFFF"/>
        </w:rPr>
        <w:t>注释标识工厂方法和其它</w:t>
      </w:r>
      <w:r>
        <w:rPr>
          <w:rFonts w:ascii="Arial" w:hAnsi="Arial" w:cs="Arial"/>
          <w:color w:val="34302D"/>
          <w:shd w:val="clear" w:color="auto" w:fill="FFFFFF"/>
        </w:rPr>
        <w:t>bean</w:t>
      </w:r>
      <w:r>
        <w:rPr>
          <w:rFonts w:ascii="Arial" w:hAnsi="Arial" w:cs="Arial"/>
          <w:color w:val="34302D"/>
          <w:shd w:val="clear" w:color="auto" w:fill="FFFFFF"/>
        </w:rPr>
        <w:t>定义特性，如通过一个限定值</w:t>
      </w:r>
      <w:r>
        <w:rPr>
          <w:rStyle w:val="HTML"/>
          <w:rFonts w:ascii="Consolas" w:hAnsi="Consolas"/>
          <w:sz w:val="23"/>
          <w:szCs w:val="23"/>
          <w:shd w:val="clear" w:color="auto" w:fill="F7F7F8"/>
        </w:rPr>
        <w:t>@Qualifier</w:t>
      </w:r>
      <w:r>
        <w:rPr>
          <w:rFonts w:ascii="Arial" w:hAnsi="Arial" w:cs="Arial"/>
          <w:color w:val="34302D"/>
          <w:shd w:val="clear" w:color="auto" w:fill="FFFFFF"/>
        </w:rPr>
        <w:t>注释。可以指定其他方法级别的注解是</w:t>
      </w:r>
      <w:r>
        <w:rPr>
          <w:rFonts w:ascii="Arial" w:hAnsi="Arial" w:cs="Arial"/>
          <w:color w:val="34302D"/>
          <w:shd w:val="clear" w:color="auto" w:fill="FFFFFF"/>
        </w:rPr>
        <w:t> </w:t>
      </w:r>
      <w:r>
        <w:rPr>
          <w:rStyle w:val="HTML"/>
          <w:rFonts w:ascii="Consolas" w:hAnsi="Consolas"/>
          <w:sz w:val="23"/>
          <w:szCs w:val="23"/>
          <w:shd w:val="clear" w:color="auto" w:fill="F7F7F8"/>
        </w:rPr>
        <w:t>@Scope</w:t>
      </w:r>
      <w:r>
        <w:rPr>
          <w:rFonts w:ascii="Arial" w:hAnsi="Arial" w:cs="Arial"/>
          <w:color w:val="34302D"/>
          <w:shd w:val="clear" w:color="auto" w:fill="FFFFFF"/>
        </w:rPr>
        <w:t>，</w:t>
      </w:r>
      <w:r>
        <w:rPr>
          <w:rStyle w:val="HTML"/>
          <w:rFonts w:ascii="Consolas" w:hAnsi="Consolas"/>
          <w:sz w:val="23"/>
          <w:szCs w:val="23"/>
          <w:shd w:val="clear" w:color="auto" w:fill="F7F7F8"/>
        </w:rPr>
        <w:t>@Lazy</w:t>
      </w:r>
      <w:r>
        <w:rPr>
          <w:rFonts w:ascii="Arial" w:hAnsi="Arial" w:cs="Arial"/>
          <w:color w:val="34302D"/>
          <w:shd w:val="clear" w:color="auto" w:fill="FFFFFF"/>
        </w:rPr>
        <w:t>和自定义限定器注解。</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873C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addition to its role for component initialization, you can also place the </w:t>
            </w:r>
            <w:r w:rsidRPr="00BA0D5D">
              <w:rPr>
                <w:rFonts w:ascii="Consolas" w:eastAsia="宋体" w:hAnsi="Consolas" w:cs="宋体"/>
                <w:kern w:val="0"/>
                <w:sz w:val="23"/>
                <w:szCs w:val="23"/>
                <w:shd w:val="clear" w:color="auto" w:fill="F7F7F8"/>
              </w:rPr>
              <w:t>@Lazy</w:t>
            </w:r>
            <w:r w:rsidRPr="00BA0D5D">
              <w:rPr>
                <w:rFonts w:ascii="宋体" w:eastAsia="宋体" w:hAnsi="宋体" w:cs="宋体"/>
                <w:kern w:val="0"/>
                <w:sz w:val="24"/>
                <w:szCs w:val="24"/>
              </w:rPr>
              <w:t> annotation on injection points marked with </w:t>
            </w:r>
            <w:r w:rsidRPr="00BA0D5D">
              <w:rPr>
                <w:rFonts w:ascii="Consolas" w:eastAsia="宋体" w:hAnsi="Consolas" w:cs="宋体"/>
                <w:kern w:val="0"/>
                <w:sz w:val="23"/>
                <w:szCs w:val="23"/>
                <w:shd w:val="clear" w:color="auto" w:fill="F7F7F8"/>
              </w:rPr>
              <w:t>@Autowired</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@Inject</w:t>
            </w:r>
            <w:r w:rsidRPr="00BA0D5D">
              <w:rPr>
                <w:rFonts w:ascii="宋体" w:eastAsia="宋体" w:hAnsi="宋体" w:cs="宋体"/>
                <w:kern w:val="0"/>
                <w:sz w:val="24"/>
                <w:szCs w:val="24"/>
              </w:rPr>
              <w:t>. In this context, it leads to the injection of a lazy-resolution proxy.</w:t>
            </w:r>
          </w:p>
          <w:p w:rsidR="00873CE8" w:rsidRPr="00BA0D5D" w:rsidRDefault="00873CE8" w:rsidP="00BA0D5D">
            <w:pPr>
              <w:widowControl/>
              <w:jc w:val="left"/>
              <w:rPr>
                <w:rFonts w:ascii="宋体" w:eastAsia="宋体" w:hAnsi="宋体" w:cs="宋体"/>
                <w:kern w:val="0"/>
                <w:sz w:val="24"/>
                <w:szCs w:val="24"/>
              </w:rPr>
            </w:pPr>
            <w:r>
              <w:rPr>
                <w:rFonts w:ascii="Arial" w:hAnsi="Arial" w:cs="Arial"/>
                <w:shd w:val="clear" w:color="auto" w:fill="EBF1E7"/>
              </w:rPr>
              <w:t>除了组件初始化的作用外，您还可以将</w:t>
            </w:r>
            <w:r>
              <w:rPr>
                <w:rStyle w:val="HTML"/>
                <w:rFonts w:ascii="Consolas" w:hAnsi="Consolas"/>
                <w:sz w:val="23"/>
                <w:szCs w:val="23"/>
                <w:shd w:val="clear" w:color="auto" w:fill="F7F7F8"/>
              </w:rPr>
              <w:t>@Lazy</w:t>
            </w:r>
            <w:r>
              <w:rPr>
                <w:rFonts w:ascii="Arial" w:hAnsi="Arial" w:cs="Arial"/>
                <w:shd w:val="clear" w:color="auto" w:fill="EBF1E7"/>
              </w:rPr>
              <w:t>注释放在标有</w:t>
            </w:r>
            <w:r>
              <w:rPr>
                <w:rStyle w:val="HTML"/>
                <w:rFonts w:ascii="Consolas" w:hAnsi="Consolas"/>
                <w:sz w:val="23"/>
                <w:szCs w:val="23"/>
                <w:shd w:val="clear" w:color="auto" w:fill="F7F7F8"/>
              </w:rPr>
              <w:t>@Autowired</w:t>
            </w:r>
            <w:r>
              <w:rPr>
                <w:rFonts w:ascii="Arial" w:hAnsi="Arial" w:cs="Arial"/>
                <w:shd w:val="clear" w:color="auto" w:fill="EBF1E7"/>
              </w:rPr>
              <w:t>或的注入点上</w:t>
            </w:r>
            <w:r>
              <w:rPr>
                <w:rStyle w:val="HTML"/>
                <w:rFonts w:ascii="Consolas" w:hAnsi="Consolas"/>
                <w:sz w:val="23"/>
                <w:szCs w:val="23"/>
                <w:shd w:val="clear" w:color="auto" w:fill="F7F7F8"/>
              </w:rPr>
              <w:t>@Inject</w:t>
            </w:r>
            <w:r>
              <w:rPr>
                <w:rFonts w:ascii="Arial" w:hAnsi="Arial" w:cs="Arial"/>
                <w:shd w:val="clear" w:color="auto" w:fill="EBF1E7"/>
              </w:rPr>
              <w:t>。在这种情况下，它会导致注入惰性解析代理。</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Autowired fields and methods are supported, as previously discussed, with additional support for autowiring of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The following example shows how to do so:</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如前所述，支持自动装配的字段和方法，以及对</w:t>
      </w:r>
      <w:r>
        <w:rPr>
          <w:rStyle w:val="HTML"/>
          <w:rFonts w:ascii="Consolas" w:hAnsi="Consolas"/>
          <w:sz w:val="23"/>
          <w:szCs w:val="23"/>
          <w:shd w:val="clear" w:color="auto" w:fill="F7F7F8"/>
        </w:rPr>
        <w:t>@Bean</w:t>
      </w:r>
      <w:r>
        <w:rPr>
          <w:rFonts w:ascii="Arial" w:hAnsi="Arial" w:cs="Arial"/>
          <w:color w:val="34302D"/>
          <w:shd w:val="clear" w:color="auto" w:fill="FFFFFF"/>
        </w:rPr>
        <w:t>方法的自动装配的额外支持。以下示例显示了如何执行此操作：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FactoryMethodComponent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"public"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publicInstance()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"publicInstance"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use of a custom qualifier and autowiring of method parameters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TestBean protectedInstance(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"public"</w:t>
      </w:r>
      <w:r w:rsidRPr="00BA0D5D">
        <w:rPr>
          <w:rFonts w:ascii="Consolas" w:eastAsia="宋体" w:hAnsi="Consolas" w:cs="宋体"/>
          <w:color w:val="34302D"/>
          <w:kern w:val="0"/>
          <w:sz w:val="24"/>
          <w:szCs w:val="24"/>
        </w:rPr>
        <w:t>) TestBean spouse,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"#{privateInstance.age}"</w:t>
      </w:r>
      <w:r w:rsidRPr="00BA0D5D">
        <w:rPr>
          <w:rFonts w:ascii="Consolas" w:eastAsia="宋体" w:hAnsi="Consolas" w:cs="宋体"/>
          <w:color w:val="34302D"/>
          <w:kern w:val="0"/>
          <w:sz w:val="24"/>
          <w:szCs w:val="24"/>
        </w:rPr>
        <w:t>) String country)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 tb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"protectedInstance"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1</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tb.setSpouse(spouse);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tb.setCountry(country);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tb;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TestBean privateInstance()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"privateInstance"</w:t>
      </w:r>
      <w:r w:rsidRPr="00BA0D5D">
        <w:rPr>
          <w:rFonts w:ascii="Consolas" w:eastAsia="宋体" w:hAnsi="Consolas" w:cs="宋体"/>
          <w:color w:val="34302D"/>
          <w:kern w:val="0"/>
          <w:sz w:val="24"/>
          <w:szCs w:val="24"/>
        </w:rPr>
        <w:t>, 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@RequestScope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requestScopedInstance()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"requestScopedInstance"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3</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example autowires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method parameter </w:t>
      </w:r>
      <w:r w:rsidRPr="00BA0D5D">
        <w:rPr>
          <w:rFonts w:ascii="Consolas" w:eastAsia="宋体" w:hAnsi="Consolas" w:cs="宋体"/>
          <w:color w:val="34302D"/>
          <w:kern w:val="0"/>
          <w:sz w:val="23"/>
          <w:szCs w:val="23"/>
          <w:shd w:val="clear" w:color="auto" w:fill="F7F7F8"/>
        </w:rPr>
        <w:t>country</w:t>
      </w:r>
      <w:r w:rsidRPr="00BA0D5D">
        <w:rPr>
          <w:rFonts w:ascii="inherit" w:eastAsia="宋体" w:hAnsi="inherit" w:cs="Arial"/>
          <w:color w:val="34302D"/>
          <w:kern w:val="0"/>
          <w:sz w:val="24"/>
          <w:szCs w:val="24"/>
        </w:rPr>
        <w:t> to the value of the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property on another bean named </w:t>
      </w:r>
      <w:r w:rsidRPr="00BA0D5D">
        <w:rPr>
          <w:rFonts w:ascii="Consolas" w:eastAsia="宋体" w:hAnsi="Consolas" w:cs="宋体"/>
          <w:color w:val="34302D"/>
          <w:kern w:val="0"/>
          <w:sz w:val="23"/>
          <w:szCs w:val="23"/>
          <w:shd w:val="clear" w:color="auto" w:fill="F7F7F8"/>
        </w:rPr>
        <w:t>privateInstance</w:t>
      </w:r>
      <w:r w:rsidRPr="00BA0D5D">
        <w:rPr>
          <w:rFonts w:ascii="inherit" w:eastAsia="宋体" w:hAnsi="inherit" w:cs="Arial"/>
          <w:color w:val="34302D"/>
          <w:kern w:val="0"/>
          <w:sz w:val="24"/>
          <w:szCs w:val="24"/>
        </w:rPr>
        <w:t>. A Spring Expression Language element defines the value of the property through the notation </w:t>
      </w:r>
      <w:r w:rsidRPr="00BA0D5D">
        <w:rPr>
          <w:rFonts w:ascii="Consolas" w:eastAsia="宋体" w:hAnsi="Consolas" w:cs="宋体"/>
          <w:color w:val="34302D"/>
          <w:kern w:val="0"/>
          <w:sz w:val="23"/>
          <w:szCs w:val="23"/>
          <w:shd w:val="clear" w:color="auto" w:fill="F7F7F8"/>
        </w:rPr>
        <w:t>#{ &lt;expression&gt; }</w:t>
      </w:r>
      <w:r w:rsidRPr="00BA0D5D">
        <w:rPr>
          <w:rFonts w:ascii="inherit" w:eastAsia="宋体" w:hAnsi="inherit" w:cs="Arial"/>
          <w:color w:val="34302D"/>
          <w:kern w:val="0"/>
          <w:sz w:val="24"/>
          <w:szCs w:val="24"/>
        </w:rPr>
        <w:t>. For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annotations, an expression resolver is preconfigured to look for bean names when resolving expression text.</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该示例将</w:t>
      </w:r>
      <w:r>
        <w:rPr>
          <w:rStyle w:val="HTML"/>
          <w:rFonts w:ascii="Consolas" w:hAnsi="Consolas"/>
          <w:sz w:val="23"/>
          <w:szCs w:val="23"/>
          <w:shd w:val="clear" w:color="auto" w:fill="F7F7F8"/>
        </w:rPr>
        <w:t>String</w:t>
      </w:r>
      <w:r>
        <w:rPr>
          <w:rFonts w:ascii="Arial" w:hAnsi="Arial" w:cs="Arial"/>
          <w:color w:val="34302D"/>
          <w:shd w:val="clear" w:color="auto" w:fill="FFFFFF"/>
        </w:rPr>
        <w:t>method</w:t>
      </w:r>
      <w:r>
        <w:rPr>
          <w:rFonts w:ascii="Arial" w:hAnsi="Arial" w:cs="Arial"/>
          <w:color w:val="34302D"/>
          <w:shd w:val="clear" w:color="auto" w:fill="FFFFFF"/>
        </w:rPr>
        <w:t>参数自动装配</w:t>
      </w:r>
      <w:r>
        <w:rPr>
          <w:rStyle w:val="HTML"/>
          <w:rFonts w:ascii="Consolas" w:hAnsi="Consolas"/>
          <w:sz w:val="23"/>
          <w:szCs w:val="23"/>
          <w:shd w:val="clear" w:color="auto" w:fill="F7F7F8"/>
        </w:rPr>
        <w:t>country</w:t>
      </w:r>
      <w:r>
        <w:rPr>
          <w:rFonts w:ascii="Arial" w:hAnsi="Arial" w:cs="Arial"/>
          <w:color w:val="34302D"/>
          <w:shd w:val="clear" w:color="auto" w:fill="FFFFFF"/>
        </w:rPr>
        <w:t>到</w:t>
      </w:r>
      <w:r>
        <w:rPr>
          <w:rStyle w:val="HTML"/>
          <w:rFonts w:ascii="Consolas" w:hAnsi="Consolas"/>
          <w:sz w:val="23"/>
          <w:szCs w:val="23"/>
          <w:shd w:val="clear" w:color="auto" w:fill="F7F7F8"/>
        </w:rPr>
        <w:t>age</w:t>
      </w:r>
      <w:r>
        <w:rPr>
          <w:rFonts w:ascii="Arial" w:hAnsi="Arial" w:cs="Arial"/>
          <w:color w:val="34302D"/>
          <w:shd w:val="clear" w:color="auto" w:fill="FFFFFF"/>
        </w:rPr>
        <w:t> </w:t>
      </w:r>
      <w:r>
        <w:rPr>
          <w:rFonts w:ascii="Arial" w:hAnsi="Arial" w:cs="Arial"/>
          <w:color w:val="34302D"/>
          <w:shd w:val="clear" w:color="auto" w:fill="FFFFFF"/>
        </w:rPr>
        <w:t>另一个名为的</w:t>
      </w:r>
      <w:r>
        <w:rPr>
          <w:rFonts w:ascii="Arial" w:hAnsi="Arial" w:cs="Arial"/>
          <w:color w:val="34302D"/>
          <w:shd w:val="clear" w:color="auto" w:fill="FFFFFF"/>
        </w:rPr>
        <w:t>bean </w:t>
      </w:r>
      <w:r>
        <w:rPr>
          <w:rFonts w:ascii="Arial" w:hAnsi="Arial" w:cs="Arial"/>
          <w:color w:val="34302D"/>
          <w:shd w:val="clear" w:color="auto" w:fill="FFFFFF"/>
        </w:rPr>
        <w:t>的属性值</w:t>
      </w:r>
      <w:r>
        <w:rPr>
          <w:rStyle w:val="HTML"/>
          <w:rFonts w:ascii="Consolas" w:hAnsi="Consolas"/>
          <w:sz w:val="23"/>
          <w:szCs w:val="23"/>
          <w:shd w:val="clear" w:color="auto" w:fill="F7F7F8"/>
        </w:rPr>
        <w:t>privateInstance</w:t>
      </w:r>
      <w:r>
        <w:rPr>
          <w:rFonts w:ascii="Arial" w:hAnsi="Arial" w:cs="Arial"/>
          <w:color w:val="34302D"/>
          <w:shd w:val="clear" w:color="auto" w:fill="FFFFFF"/>
        </w:rPr>
        <w:t>。</w:t>
      </w:r>
      <w:r>
        <w:rPr>
          <w:rFonts w:ascii="Arial" w:hAnsi="Arial" w:cs="Arial"/>
          <w:color w:val="34302D"/>
          <w:shd w:val="clear" w:color="auto" w:fill="FFFFFF"/>
        </w:rPr>
        <w:t>Spring Expression Language</w:t>
      </w:r>
      <w:r>
        <w:rPr>
          <w:rFonts w:ascii="Arial" w:hAnsi="Arial" w:cs="Arial"/>
          <w:color w:val="34302D"/>
          <w:shd w:val="clear" w:color="auto" w:fill="FFFFFF"/>
        </w:rPr>
        <w:t>元素通过符号定义属性的值</w:t>
      </w:r>
      <w:r>
        <w:rPr>
          <w:rStyle w:val="HTML"/>
          <w:rFonts w:ascii="Consolas" w:hAnsi="Consolas"/>
          <w:sz w:val="23"/>
          <w:szCs w:val="23"/>
          <w:shd w:val="clear" w:color="auto" w:fill="F7F7F8"/>
        </w:rPr>
        <w:t>#{ &lt;expression&gt; }</w:t>
      </w:r>
      <w:r>
        <w:rPr>
          <w:rFonts w:ascii="Arial" w:hAnsi="Arial" w:cs="Arial"/>
          <w:color w:val="34302D"/>
          <w:shd w:val="clear" w:color="auto" w:fill="FFFFFF"/>
        </w:rPr>
        <w:t>。对于</w:t>
      </w:r>
      <w:r>
        <w:rPr>
          <w:rStyle w:val="HTML"/>
          <w:rFonts w:ascii="Consolas" w:hAnsi="Consolas"/>
          <w:sz w:val="23"/>
          <w:szCs w:val="23"/>
          <w:shd w:val="clear" w:color="auto" w:fill="F7F7F8"/>
        </w:rPr>
        <w:t>@Value</w:t>
      </w:r>
      <w:r>
        <w:rPr>
          <w:rFonts w:ascii="Arial" w:hAnsi="Arial" w:cs="Arial"/>
          <w:color w:val="34302D"/>
          <w:shd w:val="clear" w:color="auto" w:fill="FFFFFF"/>
        </w:rPr>
        <w:t> </w:t>
      </w:r>
      <w:r>
        <w:rPr>
          <w:rFonts w:ascii="Arial" w:hAnsi="Arial" w:cs="Arial"/>
          <w:color w:val="34302D"/>
          <w:shd w:val="clear" w:color="auto" w:fill="FFFFFF"/>
        </w:rPr>
        <w:t>注释，表达式解析器预先配置为在解析表达式文本时查找</w:t>
      </w:r>
      <w:r>
        <w:rPr>
          <w:rFonts w:ascii="Arial" w:hAnsi="Arial" w:cs="Arial"/>
          <w:color w:val="34302D"/>
          <w:shd w:val="clear" w:color="auto" w:fill="FFFFFF"/>
        </w:rPr>
        <w:t>bean</w:t>
      </w:r>
      <w:r>
        <w:rPr>
          <w:rFonts w:ascii="Arial" w:hAnsi="Arial" w:cs="Arial"/>
          <w:color w:val="34302D"/>
          <w:shd w:val="clear" w:color="auto" w:fill="FFFFFF"/>
        </w:rPr>
        <w:t>名称。</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Framework 4.3, you may also declare a factory method parameter of type </w:t>
      </w:r>
      <w:r w:rsidRPr="00BA0D5D">
        <w:rPr>
          <w:rFonts w:ascii="Consolas" w:eastAsia="宋体" w:hAnsi="Consolas" w:cs="宋体"/>
          <w:color w:val="34302D"/>
          <w:kern w:val="0"/>
          <w:sz w:val="23"/>
          <w:szCs w:val="23"/>
          <w:shd w:val="clear" w:color="auto" w:fill="F7F7F8"/>
        </w:rPr>
        <w:t>InjectionPoint</w:t>
      </w:r>
      <w:r w:rsidRPr="00BA0D5D">
        <w:rPr>
          <w:rFonts w:ascii="inherit" w:eastAsia="宋体" w:hAnsi="inherit" w:cs="Arial"/>
          <w:color w:val="34302D"/>
          <w:kern w:val="0"/>
          <w:sz w:val="24"/>
          <w:szCs w:val="24"/>
        </w:rPr>
        <w:t> (or its more specific subclass: </w:t>
      </w:r>
      <w:r w:rsidRPr="00BA0D5D">
        <w:rPr>
          <w:rFonts w:ascii="Consolas" w:eastAsia="宋体" w:hAnsi="Consolas" w:cs="宋体"/>
          <w:color w:val="34302D"/>
          <w:kern w:val="0"/>
          <w:sz w:val="23"/>
          <w:szCs w:val="23"/>
          <w:shd w:val="clear" w:color="auto" w:fill="F7F7F8"/>
        </w:rPr>
        <w:t>DependencyDescriptor</w:t>
      </w:r>
      <w:r w:rsidRPr="00BA0D5D">
        <w:rPr>
          <w:rFonts w:ascii="inherit" w:eastAsia="宋体" w:hAnsi="inherit" w:cs="Arial"/>
          <w:color w:val="34302D"/>
          <w:kern w:val="0"/>
          <w:sz w:val="24"/>
          <w:szCs w:val="24"/>
        </w:rPr>
        <w:t>) to access the requesting injection point that triggers the creation of the current bean. Note that this applies only to the actual creation of bean instances, not to the injection of existing instances. As a consequence, this feature makes most sense for beans of prototype scope. For other scopes, the factory method only ever sees the injection point that triggered the creation of a new bean instance in the given scope (for example, the dependency that triggered the creation of a lazy singleton bean). You can use the provided injection point metadata with semantic care in such scenarios. The following example shows how to do use </w:t>
      </w:r>
      <w:r w:rsidRPr="00BA0D5D">
        <w:rPr>
          <w:rFonts w:ascii="Consolas" w:eastAsia="宋体" w:hAnsi="Consolas" w:cs="宋体"/>
          <w:color w:val="34302D"/>
          <w:kern w:val="0"/>
          <w:sz w:val="23"/>
          <w:szCs w:val="23"/>
          <w:shd w:val="clear" w:color="auto" w:fill="F7F7F8"/>
        </w:rPr>
        <w:t>InjectionPoint</w:t>
      </w:r>
      <w:r w:rsidRPr="00BA0D5D">
        <w:rPr>
          <w:rFonts w:ascii="inherit" w:eastAsia="宋体" w:hAnsi="inherit" w:cs="Arial"/>
          <w:color w:val="34302D"/>
          <w:kern w:val="0"/>
          <w:sz w:val="24"/>
          <w:szCs w:val="24"/>
        </w:rPr>
        <w:t>:</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w:t>
      </w:r>
      <w:r>
        <w:rPr>
          <w:rFonts w:ascii="Arial" w:hAnsi="Arial" w:cs="Arial"/>
          <w:color w:val="34302D"/>
          <w:shd w:val="clear" w:color="auto" w:fill="FFFFFF"/>
        </w:rPr>
        <w:t>Spring Framework 4.3</w:t>
      </w:r>
      <w:r>
        <w:rPr>
          <w:rFonts w:ascii="Arial" w:hAnsi="Arial" w:cs="Arial"/>
          <w:color w:val="34302D"/>
          <w:shd w:val="clear" w:color="auto" w:fill="FFFFFF"/>
        </w:rPr>
        <w:t>开始，您还可以声明类型的工厂方法参数</w:t>
      </w:r>
      <w:r>
        <w:rPr>
          <w:rFonts w:ascii="Arial" w:hAnsi="Arial" w:cs="Arial"/>
          <w:color w:val="34302D"/>
          <w:shd w:val="clear" w:color="auto" w:fill="FFFFFF"/>
        </w:rPr>
        <w:t> </w:t>
      </w:r>
      <w:r>
        <w:rPr>
          <w:rStyle w:val="HTML"/>
          <w:rFonts w:ascii="Consolas" w:hAnsi="Consolas"/>
          <w:sz w:val="23"/>
          <w:szCs w:val="23"/>
          <w:shd w:val="clear" w:color="auto" w:fill="F7F7F8"/>
        </w:rPr>
        <w:t>InjectionPoint</w:t>
      </w:r>
      <w:r>
        <w:rPr>
          <w:rFonts w:ascii="Arial" w:hAnsi="Arial" w:cs="Arial"/>
          <w:color w:val="34302D"/>
          <w:shd w:val="clear" w:color="auto" w:fill="FFFFFF"/>
        </w:rPr>
        <w:t>（或其更具体的子类</w:t>
      </w:r>
      <w:r>
        <w:rPr>
          <w:rFonts w:ascii="Arial" w:hAnsi="Arial" w:cs="Arial"/>
          <w:color w:val="34302D"/>
          <w:shd w:val="clear" w:color="auto" w:fill="FFFFFF"/>
        </w:rPr>
        <w:t>:)</w:t>
      </w:r>
      <w:r>
        <w:rPr>
          <w:rFonts w:ascii="Arial" w:hAnsi="Arial" w:cs="Arial"/>
          <w:color w:val="34302D"/>
          <w:shd w:val="clear" w:color="auto" w:fill="FFFFFF"/>
        </w:rPr>
        <w:t>，</w:t>
      </w:r>
      <w:r>
        <w:rPr>
          <w:rStyle w:val="HTML"/>
          <w:rFonts w:ascii="Consolas" w:hAnsi="Consolas"/>
          <w:sz w:val="23"/>
          <w:szCs w:val="23"/>
          <w:shd w:val="clear" w:color="auto" w:fill="F7F7F8"/>
        </w:rPr>
        <w:t>DependencyDescriptor</w:t>
      </w:r>
      <w:r>
        <w:rPr>
          <w:rFonts w:ascii="Arial" w:hAnsi="Arial" w:cs="Arial"/>
          <w:color w:val="34302D"/>
          <w:shd w:val="clear" w:color="auto" w:fill="FFFFFF"/>
        </w:rPr>
        <w:t>以访问触发创建当前</w:t>
      </w:r>
      <w:r>
        <w:rPr>
          <w:rFonts w:ascii="Arial" w:hAnsi="Arial" w:cs="Arial"/>
          <w:color w:val="34302D"/>
          <w:shd w:val="clear" w:color="auto" w:fill="FFFFFF"/>
        </w:rPr>
        <w:t>bean</w:t>
      </w:r>
      <w:r>
        <w:rPr>
          <w:rFonts w:ascii="Arial" w:hAnsi="Arial" w:cs="Arial"/>
          <w:color w:val="34302D"/>
          <w:shd w:val="clear" w:color="auto" w:fill="FFFFFF"/>
        </w:rPr>
        <w:t>的请求注入点。请注意，这仅适用于实例创建</w:t>
      </w:r>
      <w:r>
        <w:rPr>
          <w:rFonts w:ascii="Arial" w:hAnsi="Arial" w:cs="Arial"/>
          <w:color w:val="34302D"/>
          <w:shd w:val="clear" w:color="auto" w:fill="FFFFFF"/>
        </w:rPr>
        <w:t>bean</w:t>
      </w:r>
      <w:r>
        <w:rPr>
          <w:rFonts w:ascii="Arial" w:hAnsi="Arial" w:cs="Arial"/>
          <w:color w:val="34302D"/>
          <w:shd w:val="clear" w:color="auto" w:fill="FFFFFF"/>
        </w:rPr>
        <w:t>实例，而不适用于注入现有实例。因此，此功能对原型范围的</w:t>
      </w:r>
      <w:r>
        <w:rPr>
          <w:rFonts w:ascii="Arial" w:hAnsi="Arial" w:cs="Arial"/>
          <w:color w:val="34302D"/>
          <w:shd w:val="clear" w:color="auto" w:fill="FFFFFF"/>
        </w:rPr>
        <w:t>bean</w:t>
      </w:r>
      <w:r>
        <w:rPr>
          <w:rFonts w:ascii="Arial" w:hAnsi="Arial" w:cs="Arial"/>
          <w:color w:val="34302D"/>
          <w:shd w:val="clear" w:color="auto" w:fill="FFFFFF"/>
        </w:rPr>
        <w:t>最有意义。对于其他作用域，工厂方法只能看到触发在给定作用域中创建新</w:t>
      </w:r>
      <w:r>
        <w:rPr>
          <w:rFonts w:ascii="Arial" w:hAnsi="Arial" w:cs="Arial"/>
          <w:color w:val="34302D"/>
          <w:shd w:val="clear" w:color="auto" w:fill="FFFFFF"/>
        </w:rPr>
        <w:t>bean</w:t>
      </w:r>
      <w:r>
        <w:rPr>
          <w:rFonts w:ascii="Arial" w:hAnsi="Arial" w:cs="Arial"/>
          <w:color w:val="34302D"/>
          <w:shd w:val="clear" w:color="auto" w:fill="FFFFFF"/>
        </w:rPr>
        <w:t>实例的注入点（例如，触发创建惰性单例</w:t>
      </w:r>
      <w:r>
        <w:rPr>
          <w:rFonts w:ascii="Arial" w:hAnsi="Arial" w:cs="Arial"/>
          <w:color w:val="34302D"/>
          <w:shd w:val="clear" w:color="auto" w:fill="FFFFFF"/>
        </w:rPr>
        <w:t>bean</w:t>
      </w:r>
      <w:r>
        <w:rPr>
          <w:rFonts w:ascii="Arial" w:hAnsi="Arial" w:cs="Arial"/>
          <w:color w:val="34302D"/>
          <w:shd w:val="clear" w:color="auto" w:fill="FFFFFF"/>
        </w:rPr>
        <w:t>的依赖项）。在这种情况下，您可以使用提供的注入点元数据和语义关注。以下示例显示了如何使用</w:t>
      </w:r>
      <w:r>
        <w:rPr>
          <w:rStyle w:val="HTML"/>
          <w:rFonts w:ascii="Consolas" w:hAnsi="Consolas"/>
          <w:sz w:val="23"/>
          <w:szCs w:val="23"/>
          <w:shd w:val="clear" w:color="auto" w:fill="F7F7F8"/>
        </w:rPr>
        <w:t>InjectionPoint</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FactoryMethodComponent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prototypeInstance(InjectionPoint injectionPoint)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r w:rsidRPr="00BA0D5D">
        <w:rPr>
          <w:rFonts w:ascii="Consolas" w:eastAsia="宋体" w:hAnsi="Consolas" w:cs="宋体"/>
          <w:color w:val="DD1144"/>
          <w:kern w:val="0"/>
          <w:sz w:val="24"/>
          <w:szCs w:val="24"/>
        </w:rPr>
        <w:t>"prototypeInstance for "</w:t>
      </w:r>
      <w:r w:rsidRPr="00BA0D5D">
        <w:rPr>
          <w:rFonts w:ascii="Consolas" w:eastAsia="宋体" w:hAnsi="Consolas" w:cs="宋体"/>
          <w:color w:val="34302D"/>
          <w:kern w:val="0"/>
          <w:sz w:val="24"/>
          <w:szCs w:val="24"/>
        </w:rPr>
        <w:t xml:space="preserve"> + injectionPoint.getMember());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a regular Spring component are processed differently than their counterparts inside a Spring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The difference is that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classes are not enhanced with CGLIB to intercept the invocation of methods and fields. CGLIB proxying is the means by which invoking methods or fields within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classes creates bean metadata references to collaborating objects. Such methods are not invoked with normal Java semantics but rather go through the container in order to provide the usual lifecycle management and proxying of Spring beans, even when referring to other beans through programmatic calls to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contrast, invoking a method or field in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method within a plain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 has standard Java semantics, with no special CGLIB processing or other constraints applying.</w:t>
      </w:r>
    </w:p>
    <w:p w:rsidR="00873CE8" w:rsidRPr="00BA0D5D" w:rsidRDefault="00873CE8"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将</w:t>
      </w:r>
      <w:r>
        <w:rPr>
          <w:rStyle w:val="HTML"/>
          <w:rFonts w:ascii="Consolas" w:hAnsi="Consolas"/>
          <w:sz w:val="23"/>
          <w:szCs w:val="23"/>
          <w:shd w:val="clear" w:color="auto" w:fill="F7F7F8"/>
        </w:rPr>
        <w:t>@Bean</w:t>
      </w:r>
      <w:r>
        <w:rPr>
          <w:rFonts w:ascii="Arial" w:hAnsi="Arial" w:cs="Arial"/>
          <w:color w:val="34302D"/>
          <w:shd w:val="clear" w:color="auto" w:fill="FFFFFF"/>
        </w:rPr>
        <w:t>在普通的</w:t>
      </w:r>
      <w:r>
        <w:rPr>
          <w:rFonts w:ascii="Arial" w:hAnsi="Arial" w:cs="Arial"/>
          <w:color w:val="34302D"/>
          <w:shd w:val="clear" w:color="auto" w:fill="FFFFFF"/>
        </w:rPr>
        <w:t>Spring</w:t>
      </w:r>
      <w:r>
        <w:rPr>
          <w:rFonts w:ascii="Arial" w:hAnsi="Arial" w:cs="Arial"/>
          <w:color w:val="34302D"/>
          <w:shd w:val="clear" w:color="auto" w:fill="FFFFFF"/>
        </w:rPr>
        <w:t>组件方法比春天里的同行处理方式不同</w:t>
      </w:r>
      <w:r>
        <w:rPr>
          <w:rStyle w:val="HTML"/>
          <w:rFonts w:ascii="Consolas" w:hAnsi="Consolas"/>
          <w:sz w:val="23"/>
          <w:szCs w:val="23"/>
          <w:shd w:val="clear" w:color="auto" w:fill="F7F7F8"/>
        </w:rPr>
        <w:t>@Configuration</w:t>
      </w:r>
      <w:r>
        <w:rPr>
          <w:rFonts w:ascii="Arial" w:hAnsi="Arial" w:cs="Arial"/>
          <w:color w:val="34302D"/>
          <w:shd w:val="clear" w:color="auto" w:fill="FFFFFF"/>
        </w:rPr>
        <w:t>类。不同之处在于</w:t>
      </w:r>
      <w:r>
        <w:rPr>
          <w:rStyle w:val="HTML"/>
          <w:rFonts w:ascii="Consolas" w:hAnsi="Consolas"/>
          <w:sz w:val="23"/>
          <w:szCs w:val="23"/>
          <w:shd w:val="clear" w:color="auto" w:fill="F7F7F8"/>
        </w:rPr>
        <w:t>@Component</w:t>
      </w:r>
      <w:r>
        <w:rPr>
          <w:rFonts w:ascii="Arial" w:hAnsi="Arial" w:cs="Arial"/>
          <w:color w:val="34302D"/>
          <w:shd w:val="clear" w:color="auto" w:fill="FFFFFF"/>
        </w:rPr>
        <w:t> </w:t>
      </w:r>
      <w:r>
        <w:rPr>
          <w:rFonts w:ascii="Arial" w:hAnsi="Arial" w:cs="Arial"/>
          <w:color w:val="34302D"/>
          <w:shd w:val="clear" w:color="auto" w:fill="FFFFFF"/>
        </w:rPr>
        <w:t>，</w:t>
      </w:r>
      <w:r>
        <w:rPr>
          <w:rFonts w:ascii="Arial" w:hAnsi="Arial" w:cs="Arial"/>
          <w:color w:val="34302D"/>
          <w:shd w:val="clear" w:color="auto" w:fill="FFFFFF"/>
        </w:rPr>
        <w:t>CGLIB</w:t>
      </w:r>
      <w:r>
        <w:rPr>
          <w:rFonts w:ascii="Arial" w:hAnsi="Arial" w:cs="Arial"/>
          <w:color w:val="34302D"/>
          <w:shd w:val="clear" w:color="auto" w:fill="FFFFFF"/>
        </w:rPr>
        <w:t>不会增强类来拦截方法和字段的调用。</w:t>
      </w:r>
      <w:r>
        <w:rPr>
          <w:rFonts w:ascii="Arial" w:hAnsi="Arial" w:cs="Arial"/>
          <w:color w:val="34302D"/>
          <w:shd w:val="clear" w:color="auto" w:fill="FFFFFF"/>
        </w:rPr>
        <w:t>CGLIB</w:t>
      </w:r>
      <w:r>
        <w:rPr>
          <w:rFonts w:ascii="Arial" w:hAnsi="Arial" w:cs="Arial"/>
          <w:color w:val="34302D"/>
          <w:shd w:val="clear" w:color="auto" w:fill="FFFFFF"/>
        </w:rPr>
        <w:t>代理是调用类中</w:t>
      </w:r>
      <w:r>
        <w:rPr>
          <w:rStyle w:val="HTML"/>
          <w:rFonts w:ascii="Consolas" w:hAnsi="Consolas"/>
          <w:sz w:val="23"/>
          <w:szCs w:val="23"/>
          <w:shd w:val="clear" w:color="auto" w:fill="F7F7F8"/>
        </w:rPr>
        <w:t>@Bean</w:t>
      </w:r>
      <w:r>
        <w:rPr>
          <w:rFonts w:ascii="Arial" w:hAnsi="Arial" w:cs="Arial"/>
          <w:color w:val="34302D"/>
          <w:shd w:val="clear" w:color="auto" w:fill="FFFFFF"/>
        </w:rPr>
        <w:t>方法中的方法或字段</w:t>
      </w:r>
      <w:r>
        <w:rPr>
          <w:rStyle w:val="HTML"/>
          <w:rFonts w:ascii="Consolas" w:hAnsi="Consolas"/>
          <w:sz w:val="23"/>
          <w:szCs w:val="23"/>
          <w:shd w:val="clear" w:color="auto" w:fill="F7F7F8"/>
        </w:rPr>
        <w:t>@Configuration</w:t>
      </w:r>
      <w:r>
        <w:rPr>
          <w:rFonts w:ascii="Arial" w:hAnsi="Arial" w:cs="Arial"/>
          <w:color w:val="34302D"/>
          <w:shd w:val="clear" w:color="auto" w:fill="FFFFFF"/>
        </w:rPr>
        <w:t>创建对协作对象的</w:t>
      </w:r>
      <w:r>
        <w:rPr>
          <w:rFonts w:ascii="Arial" w:hAnsi="Arial" w:cs="Arial"/>
          <w:color w:val="34302D"/>
          <w:shd w:val="clear" w:color="auto" w:fill="FFFFFF"/>
        </w:rPr>
        <w:t>bean</w:t>
      </w:r>
      <w:r>
        <w:rPr>
          <w:rFonts w:ascii="Arial" w:hAnsi="Arial" w:cs="Arial"/>
          <w:color w:val="34302D"/>
          <w:shd w:val="clear" w:color="auto" w:fill="FFFFFF"/>
        </w:rPr>
        <w:t>元数据引用的方法。这些方法不是用普通的</w:t>
      </w:r>
      <w:r>
        <w:rPr>
          <w:rFonts w:ascii="Arial" w:hAnsi="Arial" w:cs="Arial"/>
          <w:color w:val="34302D"/>
          <w:shd w:val="clear" w:color="auto" w:fill="FFFFFF"/>
        </w:rPr>
        <w:t>Java</w:t>
      </w:r>
      <w:r>
        <w:rPr>
          <w:rFonts w:ascii="Arial" w:hAnsi="Arial" w:cs="Arial"/>
          <w:color w:val="34302D"/>
          <w:shd w:val="clear" w:color="auto" w:fill="FFFFFF"/>
        </w:rPr>
        <w:t>语义调用的，而是通过容器来提供通常的生命周期管理和</w:t>
      </w:r>
      <w:r>
        <w:rPr>
          <w:rFonts w:ascii="Arial" w:hAnsi="Arial" w:cs="Arial"/>
          <w:color w:val="34302D"/>
          <w:shd w:val="clear" w:color="auto" w:fill="FFFFFF"/>
        </w:rPr>
        <w:t>Spring bean</w:t>
      </w:r>
      <w:r>
        <w:rPr>
          <w:rFonts w:ascii="Arial" w:hAnsi="Arial" w:cs="Arial"/>
          <w:color w:val="34302D"/>
          <w:shd w:val="clear" w:color="auto" w:fill="FFFFFF"/>
        </w:rPr>
        <w:t>的代理，即使在通过对</w:t>
      </w:r>
      <w:r>
        <w:rPr>
          <w:rStyle w:val="HTML"/>
          <w:rFonts w:ascii="Consolas" w:hAnsi="Consolas"/>
          <w:sz w:val="23"/>
          <w:szCs w:val="23"/>
          <w:shd w:val="clear" w:color="auto" w:fill="F7F7F8"/>
        </w:rPr>
        <w:t>@Bean</w:t>
      </w:r>
      <w:r>
        <w:rPr>
          <w:rFonts w:ascii="Arial" w:hAnsi="Arial" w:cs="Arial"/>
          <w:color w:val="34302D"/>
          <w:shd w:val="clear" w:color="auto" w:fill="FFFFFF"/>
        </w:rPr>
        <w:t>方法的编程调用引用其他</w:t>
      </w:r>
      <w:r>
        <w:rPr>
          <w:rFonts w:ascii="Arial" w:hAnsi="Arial" w:cs="Arial"/>
          <w:color w:val="34302D"/>
          <w:shd w:val="clear" w:color="auto" w:fill="FFFFFF"/>
        </w:rPr>
        <w:lastRenderedPageBreak/>
        <w:t>bean</w:t>
      </w:r>
      <w:r>
        <w:rPr>
          <w:rFonts w:ascii="Arial" w:hAnsi="Arial" w:cs="Arial"/>
          <w:color w:val="34302D"/>
          <w:shd w:val="clear" w:color="auto" w:fill="FFFFFF"/>
        </w:rPr>
        <w:t>时也是如此。相反，</w:t>
      </w:r>
      <w:r>
        <w:rPr>
          <w:rStyle w:val="HTML"/>
          <w:rFonts w:ascii="Consolas" w:hAnsi="Consolas"/>
          <w:sz w:val="23"/>
          <w:szCs w:val="23"/>
          <w:shd w:val="clear" w:color="auto" w:fill="F7F7F8"/>
        </w:rPr>
        <w:t>@Bean</w:t>
      </w:r>
      <w:r>
        <w:rPr>
          <w:rFonts w:ascii="Arial" w:hAnsi="Arial" w:cs="Arial"/>
          <w:color w:val="34302D"/>
          <w:shd w:val="clear" w:color="auto" w:fill="FFFFFF"/>
        </w:rPr>
        <w:t>在</w:t>
      </w:r>
      <w:r>
        <w:rPr>
          <w:rFonts w:ascii="Arial" w:hAnsi="Arial" w:cs="Arial"/>
          <w:color w:val="34302D"/>
          <w:shd w:val="clear" w:color="auto" w:fill="FFFFFF"/>
        </w:rPr>
        <w:t>plain </w:t>
      </w:r>
      <w:r>
        <w:rPr>
          <w:rFonts w:ascii="Arial" w:hAnsi="Arial" w:cs="Arial"/>
          <w:color w:val="34302D"/>
          <w:shd w:val="clear" w:color="auto" w:fill="FFFFFF"/>
        </w:rPr>
        <w:t>中的方法中调用方法或字段</w:t>
      </w:r>
      <w:r>
        <w:rPr>
          <w:rStyle w:val="HTML"/>
          <w:rFonts w:ascii="Consolas" w:hAnsi="Consolas"/>
          <w:sz w:val="23"/>
          <w:szCs w:val="23"/>
          <w:shd w:val="clear" w:color="auto" w:fill="F7F7F8"/>
        </w:rPr>
        <w:t>@Component</w:t>
      </w:r>
      <w:r>
        <w:rPr>
          <w:rFonts w:ascii="Arial" w:hAnsi="Arial" w:cs="Arial"/>
          <w:color w:val="34302D"/>
          <w:shd w:val="clear" w:color="auto" w:fill="FFFFFF"/>
        </w:rPr>
        <w:t> class</w:t>
      </w:r>
      <w:r>
        <w:rPr>
          <w:rFonts w:ascii="Arial" w:hAnsi="Arial" w:cs="Arial"/>
          <w:color w:val="34302D"/>
          <w:shd w:val="clear" w:color="auto" w:fill="FFFFFF"/>
        </w:rPr>
        <w:t>具有标准的</w:t>
      </w:r>
      <w:r>
        <w:rPr>
          <w:rFonts w:ascii="Arial" w:hAnsi="Arial" w:cs="Arial"/>
          <w:color w:val="34302D"/>
          <w:shd w:val="clear" w:color="auto" w:fill="FFFFFF"/>
        </w:rPr>
        <w:t>Java</w:t>
      </w:r>
      <w:r>
        <w:rPr>
          <w:rFonts w:ascii="Arial" w:hAnsi="Arial" w:cs="Arial"/>
          <w:color w:val="34302D"/>
          <w:shd w:val="clear" w:color="auto" w:fill="FFFFFF"/>
        </w:rPr>
        <w:t>语义，没有特殊的</w:t>
      </w:r>
      <w:r>
        <w:rPr>
          <w:rFonts w:ascii="Arial" w:hAnsi="Arial" w:cs="Arial"/>
          <w:color w:val="34302D"/>
          <w:shd w:val="clear" w:color="auto" w:fill="FFFFFF"/>
        </w:rPr>
        <w:t>CGLIB</w:t>
      </w:r>
      <w:r>
        <w:rPr>
          <w:rFonts w:ascii="Arial" w:hAnsi="Arial" w:cs="Arial"/>
          <w:color w:val="34302D"/>
          <w:shd w:val="clear" w:color="auto" w:fill="FFFFFF"/>
        </w:rPr>
        <w:t>处理或其他约束应用。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873C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may declare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as </w:t>
            </w:r>
            <w:r w:rsidRPr="00BA0D5D">
              <w:rPr>
                <w:rFonts w:ascii="Consolas" w:eastAsia="宋体" w:hAnsi="Consolas" w:cs="宋体"/>
                <w:kern w:val="0"/>
                <w:sz w:val="23"/>
                <w:szCs w:val="23"/>
                <w:shd w:val="clear" w:color="auto" w:fill="F7F7F8"/>
              </w:rPr>
              <w:t>static</w:t>
            </w:r>
            <w:r w:rsidRPr="00BA0D5D">
              <w:rPr>
                <w:rFonts w:ascii="inherit" w:eastAsia="宋体" w:hAnsi="inherit" w:cs="宋体"/>
                <w:kern w:val="0"/>
                <w:sz w:val="24"/>
                <w:szCs w:val="24"/>
              </w:rPr>
              <w:t>, allowing for them to be called without creating their containing configuration class as an instance. This makes particular sense when defining post-processor beans (for example, of type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since such beans get initialized early in the container lifecycle and should avoid triggering other parts of the configuration at that point.</w:t>
            </w:r>
          </w:p>
          <w:p w:rsidR="00873CE8" w:rsidRPr="00BA0D5D" w:rsidRDefault="00873CE8"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您可以将</w:t>
            </w:r>
            <w:r>
              <w:rPr>
                <w:rStyle w:val="HTML"/>
                <w:rFonts w:ascii="Consolas" w:hAnsi="Consolas"/>
                <w:sz w:val="23"/>
                <w:szCs w:val="23"/>
                <w:shd w:val="clear" w:color="auto" w:fill="F7F7F8"/>
              </w:rPr>
              <w:t>@Bean</w:t>
            </w:r>
            <w:r>
              <w:rPr>
                <w:rFonts w:ascii="Arial" w:hAnsi="Arial" w:cs="Arial"/>
                <w:shd w:val="clear" w:color="auto" w:fill="EBF1E7"/>
              </w:rPr>
              <w:t>方法声明为</w:t>
            </w:r>
            <w:r>
              <w:rPr>
                <w:rStyle w:val="HTML"/>
                <w:rFonts w:ascii="Consolas" w:hAnsi="Consolas"/>
                <w:sz w:val="23"/>
                <w:szCs w:val="23"/>
                <w:shd w:val="clear" w:color="auto" w:fill="F7F7F8"/>
              </w:rPr>
              <w:t>static</w:t>
            </w:r>
            <w:r>
              <w:rPr>
                <w:rFonts w:ascii="Arial" w:hAnsi="Arial" w:cs="Arial"/>
                <w:shd w:val="clear" w:color="auto" w:fill="EBF1E7"/>
              </w:rPr>
              <w:t>，允许在不创建包含配置类作为实例的情况下调用它们。这在定义后处理器</w:t>
            </w:r>
            <w:r>
              <w:rPr>
                <w:rFonts w:ascii="Arial" w:hAnsi="Arial" w:cs="Arial"/>
                <w:shd w:val="clear" w:color="auto" w:fill="EBF1E7"/>
              </w:rPr>
              <w:t>bean</w:t>
            </w:r>
            <w:r>
              <w:rPr>
                <w:rFonts w:ascii="Arial" w:hAnsi="Arial" w:cs="Arial"/>
                <w:shd w:val="clear" w:color="auto" w:fill="EBF1E7"/>
              </w:rPr>
              <w:t>（例如，类型</w:t>
            </w:r>
            <w:r>
              <w:rPr>
                <w:rStyle w:val="HTML"/>
                <w:rFonts w:ascii="Consolas" w:hAnsi="Consolas"/>
                <w:sz w:val="23"/>
                <w:szCs w:val="23"/>
                <w:shd w:val="clear" w:color="auto" w:fill="F7F7F8"/>
              </w:rPr>
              <w:t>BeanFactoryPostProcessor</w:t>
            </w:r>
            <w:r>
              <w:rPr>
                <w:rFonts w:ascii="Arial" w:hAnsi="Arial" w:cs="Arial"/>
                <w:shd w:val="clear" w:color="auto" w:fill="EBF1E7"/>
              </w:rPr>
              <w:t>或</w:t>
            </w:r>
            <w:r>
              <w:rPr>
                <w:rFonts w:ascii="Arial" w:hAnsi="Arial" w:cs="Arial"/>
                <w:shd w:val="clear" w:color="auto" w:fill="EBF1E7"/>
              </w:rPr>
              <w:t> </w:t>
            </w:r>
            <w:r>
              <w:rPr>
                <w:rStyle w:val="HTML"/>
                <w:rFonts w:ascii="Consolas" w:hAnsi="Consolas"/>
                <w:sz w:val="23"/>
                <w:szCs w:val="23"/>
                <w:shd w:val="clear" w:color="auto" w:fill="F7F7F8"/>
              </w:rPr>
              <w:t>BeanPostProcessor</w:t>
            </w:r>
            <w:r>
              <w:rPr>
                <w:rFonts w:ascii="Arial" w:hAnsi="Arial" w:cs="Arial"/>
                <w:shd w:val="clear" w:color="auto" w:fill="EBF1E7"/>
              </w:rPr>
              <w:t>）时特别有意义，因为这样的</w:t>
            </w:r>
            <w:r>
              <w:rPr>
                <w:rFonts w:ascii="Arial" w:hAnsi="Arial" w:cs="Arial"/>
                <w:shd w:val="clear" w:color="auto" w:fill="EBF1E7"/>
              </w:rPr>
              <w:t>bean</w:t>
            </w:r>
            <w:r>
              <w:rPr>
                <w:rFonts w:ascii="Arial" w:hAnsi="Arial" w:cs="Arial"/>
                <w:shd w:val="clear" w:color="auto" w:fill="EBF1E7"/>
              </w:rPr>
              <w:t>在容器生命周期的早期就会初始化，并且应该避免在那时触发配置的其他部分。</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Calls to static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never get intercepted by the container, not even within </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(as described earlier in this section), due to technical limitations: CGLIB subclassing can override only non-static methods. As a consequence, a direct call to another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 has standard Java semantics, resulting in an independent instance being returned straight from the factory method itself.</w:t>
            </w:r>
          </w:p>
          <w:p w:rsidR="00873CE8" w:rsidRPr="00BA0D5D" w:rsidRDefault="00873CE8"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由于技术限制，对静态</w:t>
            </w:r>
            <w:r>
              <w:rPr>
                <w:rStyle w:val="HTML"/>
                <w:rFonts w:ascii="Consolas" w:hAnsi="Consolas"/>
                <w:sz w:val="23"/>
                <w:szCs w:val="23"/>
                <w:shd w:val="clear" w:color="auto" w:fill="F7F7F8"/>
              </w:rPr>
              <w:t>@Bean</w:t>
            </w:r>
            <w:r>
              <w:rPr>
                <w:rFonts w:ascii="Arial" w:hAnsi="Arial" w:cs="Arial"/>
                <w:shd w:val="clear" w:color="auto" w:fill="EBF1E7"/>
              </w:rPr>
              <w:t>方法的调用永远不会被容器拦截，甚至在</w:t>
            </w:r>
            <w:r>
              <w:rPr>
                <w:rStyle w:val="HTML"/>
                <w:rFonts w:ascii="Consolas" w:hAnsi="Consolas"/>
                <w:sz w:val="23"/>
                <w:szCs w:val="23"/>
                <w:shd w:val="clear" w:color="auto" w:fill="F7F7F8"/>
              </w:rPr>
              <w:t>@Configuration</w:t>
            </w:r>
            <w:r>
              <w:rPr>
                <w:rFonts w:ascii="Arial" w:hAnsi="Arial" w:cs="Arial"/>
                <w:shd w:val="clear" w:color="auto" w:fill="EBF1E7"/>
              </w:rPr>
              <w:t>类中也不会被拦截（如本节前面所述）：</w:t>
            </w:r>
            <w:r>
              <w:rPr>
                <w:rFonts w:ascii="Arial" w:hAnsi="Arial" w:cs="Arial"/>
                <w:shd w:val="clear" w:color="auto" w:fill="EBF1E7"/>
              </w:rPr>
              <w:t>CGLIB</w:t>
            </w:r>
            <w:r>
              <w:rPr>
                <w:rFonts w:ascii="Arial" w:hAnsi="Arial" w:cs="Arial"/>
                <w:shd w:val="clear" w:color="auto" w:fill="EBF1E7"/>
              </w:rPr>
              <w:t>子类化只能覆盖非静态方法。因此，直接调用另一个</w:t>
            </w:r>
            <w:r>
              <w:rPr>
                <w:rStyle w:val="HTML"/>
                <w:rFonts w:ascii="Consolas" w:hAnsi="Consolas"/>
                <w:sz w:val="23"/>
                <w:szCs w:val="23"/>
                <w:shd w:val="clear" w:color="auto" w:fill="F7F7F8"/>
              </w:rPr>
              <w:t>@Bean</w:t>
            </w:r>
            <w:r>
              <w:rPr>
                <w:rFonts w:ascii="Arial" w:hAnsi="Arial" w:cs="Arial"/>
                <w:shd w:val="clear" w:color="auto" w:fill="EBF1E7"/>
              </w:rPr>
              <w:t>方法具有标准的</w:t>
            </w:r>
            <w:r>
              <w:rPr>
                <w:rFonts w:ascii="Arial" w:hAnsi="Arial" w:cs="Arial"/>
                <w:shd w:val="clear" w:color="auto" w:fill="EBF1E7"/>
              </w:rPr>
              <w:t>Java</w:t>
            </w:r>
            <w:r>
              <w:rPr>
                <w:rFonts w:ascii="Arial" w:hAnsi="Arial" w:cs="Arial"/>
                <w:shd w:val="clear" w:color="auto" w:fill="EBF1E7"/>
              </w:rPr>
              <w:t>语义，从而导致直接从工厂方法本身返回一个独立的实例。</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Java language visibility of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does not have an immediate impact on the resulting bean definition in Spring’s container. You can freely declare your factory methods as you see fit in non-</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and also for static methods anywhere. However, regular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in </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need to be overridable — that is, they must not be declared as </w:t>
            </w:r>
            <w:r w:rsidRPr="00BA0D5D">
              <w:rPr>
                <w:rFonts w:ascii="Consolas" w:eastAsia="宋体" w:hAnsi="Consolas" w:cs="宋体"/>
                <w:kern w:val="0"/>
                <w:sz w:val="23"/>
                <w:szCs w:val="23"/>
                <w:shd w:val="clear" w:color="auto" w:fill="F7F7F8"/>
              </w:rPr>
              <w:t>private</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final</w:t>
            </w:r>
            <w:r w:rsidRPr="00BA0D5D">
              <w:rPr>
                <w:rFonts w:ascii="inherit" w:eastAsia="宋体" w:hAnsi="inherit" w:cs="宋体"/>
                <w:kern w:val="0"/>
                <w:sz w:val="24"/>
                <w:szCs w:val="24"/>
              </w:rPr>
              <w:t>.</w:t>
            </w:r>
          </w:p>
          <w:p w:rsidR="00873CE8" w:rsidRPr="00BA0D5D" w:rsidRDefault="00873CE8"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方法的</w:t>
            </w:r>
            <w:r>
              <w:rPr>
                <w:rFonts w:ascii="Arial" w:hAnsi="Arial" w:cs="Arial"/>
                <w:shd w:val="clear" w:color="auto" w:fill="EBF1E7"/>
              </w:rPr>
              <w:t>Java</w:t>
            </w:r>
            <w:r>
              <w:rPr>
                <w:rFonts w:ascii="Arial" w:hAnsi="Arial" w:cs="Arial"/>
                <w:shd w:val="clear" w:color="auto" w:fill="EBF1E7"/>
              </w:rPr>
              <w:t>语言可见性</w:t>
            </w:r>
            <w:r>
              <w:rPr>
                <w:rStyle w:val="HTML"/>
                <w:rFonts w:ascii="Consolas" w:hAnsi="Consolas"/>
                <w:sz w:val="23"/>
                <w:szCs w:val="23"/>
                <w:shd w:val="clear" w:color="auto" w:fill="F7F7F8"/>
              </w:rPr>
              <w:t>@Bean</w:t>
            </w:r>
            <w:r>
              <w:rPr>
                <w:rFonts w:ascii="Arial" w:hAnsi="Arial" w:cs="Arial"/>
                <w:shd w:val="clear" w:color="auto" w:fill="EBF1E7"/>
              </w:rPr>
              <w:t>不会立即影响</w:t>
            </w:r>
            <w:r>
              <w:rPr>
                <w:rFonts w:ascii="Arial" w:hAnsi="Arial" w:cs="Arial"/>
                <w:shd w:val="clear" w:color="auto" w:fill="EBF1E7"/>
              </w:rPr>
              <w:t>Spring</w:t>
            </w:r>
            <w:r>
              <w:rPr>
                <w:rFonts w:ascii="Arial" w:hAnsi="Arial" w:cs="Arial"/>
                <w:shd w:val="clear" w:color="auto" w:fill="EBF1E7"/>
              </w:rPr>
              <w:t>容器中的结果</w:t>
            </w:r>
            <w:r>
              <w:rPr>
                <w:rFonts w:ascii="Arial" w:hAnsi="Arial" w:cs="Arial"/>
                <w:shd w:val="clear" w:color="auto" w:fill="EBF1E7"/>
              </w:rPr>
              <w:t>bean</w:t>
            </w:r>
            <w:r>
              <w:rPr>
                <w:rFonts w:ascii="Arial" w:hAnsi="Arial" w:cs="Arial"/>
                <w:shd w:val="clear" w:color="auto" w:fill="EBF1E7"/>
              </w:rPr>
              <w:t>定义。您可以根据自己的需要在非</w:t>
            </w:r>
            <w:r>
              <w:rPr>
                <w:rStyle w:val="HTML"/>
                <w:rFonts w:ascii="Consolas" w:hAnsi="Consolas"/>
                <w:sz w:val="23"/>
                <w:szCs w:val="23"/>
                <w:shd w:val="clear" w:color="auto" w:fill="F7F7F8"/>
              </w:rPr>
              <w:t>@Configuration</w:t>
            </w:r>
            <w:r>
              <w:rPr>
                <w:rFonts w:ascii="Arial" w:hAnsi="Arial" w:cs="Arial"/>
                <w:shd w:val="clear" w:color="auto" w:fill="EBF1E7"/>
              </w:rPr>
              <w:t>类中自由声明工厂方法，也可以在任何地方自由声明静态方法。但是，类中的常规</w:t>
            </w:r>
            <w:r>
              <w:rPr>
                <w:rStyle w:val="HTML"/>
                <w:rFonts w:ascii="Consolas" w:hAnsi="Consolas"/>
                <w:sz w:val="23"/>
                <w:szCs w:val="23"/>
                <w:shd w:val="clear" w:color="auto" w:fill="F7F7F8"/>
              </w:rPr>
              <w:t>@Bean</w:t>
            </w:r>
            <w:r>
              <w:rPr>
                <w:rFonts w:ascii="Arial" w:hAnsi="Arial" w:cs="Arial"/>
                <w:shd w:val="clear" w:color="auto" w:fill="EBF1E7"/>
              </w:rPr>
              <w:t>方法</w:t>
            </w:r>
            <w:r>
              <w:rPr>
                <w:rStyle w:val="HTML"/>
                <w:rFonts w:ascii="Consolas" w:hAnsi="Consolas"/>
                <w:sz w:val="23"/>
                <w:szCs w:val="23"/>
                <w:shd w:val="clear" w:color="auto" w:fill="F7F7F8"/>
              </w:rPr>
              <w:t>@Configuration</w:t>
            </w:r>
            <w:r>
              <w:rPr>
                <w:rFonts w:ascii="Arial" w:hAnsi="Arial" w:cs="Arial"/>
                <w:shd w:val="clear" w:color="auto" w:fill="EBF1E7"/>
              </w:rPr>
              <w:t>需要可以覆盖</w:t>
            </w:r>
            <w:r>
              <w:rPr>
                <w:rFonts w:ascii="Arial" w:hAnsi="Arial" w:cs="Arial"/>
                <w:shd w:val="clear" w:color="auto" w:fill="EBF1E7"/>
              </w:rPr>
              <w:t xml:space="preserve"> - </w:t>
            </w:r>
            <w:r>
              <w:rPr>
                <w:rFonts w:ascii="Arial" w:hAnsi="Arial" w:cs="Arial"/>
                <w:shd w:val="clear" w:color="auto" w:fill="EBF1E7"/>
              </w:rPr>
              <w:t>也就是说，它们不能声明为</w:t>
            </w:r>
            <w:r>
              <w:rPr>
                <w:rStyle w:val="HTML"/>
                <w:rFonts w:ascii="Consolas" w:hAnsi="Consolas"/>
                <w:sz w:val="23"/>
                <w:szCs w:val="23"/>
                <w:shd w:val="clear" w:color="auto" w:fill="F7F7F8"/>
              </w:rPr>
              <w:t>private</w:t>
            </w:r>
            <w:r>
              <w:rPr>
                <w:rFonts w:ascii="Arial" w:hAnsi="Arial" w:cs="Arial"/>
                <w:shd w:val="clear" w:color="auto" w:fill="EBF1E7"/>
              </w:rPr>
              <w:t>或</w:t>
            </w:r>
            <w:r>
              <w:rPr>
                <w:rStyle w:val="HTML"/>
                <w:rFonts w:ascii="Consolas" w:hAnsi="Consolas"/>
                <w:sz w:val="23"/>
                <w:szCs w:val="23"/>
                <w:shd w:val="clear" w:color="auto" w:fill="F7F7F8"/>
              </w:rPr>
              <w:t>final</w:t>
            </w:r>
            <w:r>
              <w:rPr>
                <w:rFonts w:ascii="Arial" w:hAnsi="Arial" w:cs="Arial"/>
                <w:shd w:val="clear" w:color="auto" w:fill="EBF1E7"/>
              </w:rPr>
              <w:t>。</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are also discovered on base classes of a given component or configuration class, as well as on Java 8 default methods declared in interfaces implemented by the component or configuration class. This allows for a lot of flexibility in composing complex configuration arrangements, with even multiple inheritance being possible through Java 8 default methods as of Spring 4.2.</w:t>
            </w:r>
          </w:p>
          <w:p w:rsidR="00873CE8" w:rsidRPr="00BA0D5D" w:rsidRDefault="00873CE8" w:rsidP="00BA0D5D">
            <w:pPr>
              <w:widowControl/>
              <w:spacing w:after="300"/>
              <w:jc w:val="left"/>
              <w:rPr>
                <w:rFonts w:ascii="inherit" w:eastAsia="宋体" w:hAnsi="inherit" w:cs="宋体" w:hint="eastAsia"/>
                <w:kern w:val="0"/>
                <w:sz w:val="24"/>
                <w:szCs w:val="24"/>
              </w:rPr>
            </w:pPr>
            <w:r>
              <w:rPr>
                <w:rStyle w:val="HTML"/>
                <w:rFonts w:ascii="Consolas" w:hAnsi="Consolas"/>
                <w:sz w:val="23"/>
                <w:szCs w:val="23"/>
                <w:shd w:val="clear" w:color="auto" w:fill="F7F7F8"/>
              </w:rPr>
              <w:t>@Bean</w:t>
            </w:r>
            <w:r>
              <w:rPr>
                <w:rFonts w:ascii="Arial" w:hAnsi="Arial" w:cs="Arial"/>
                <w:shd w:val="clear" w:color="auto" w:fill="EBF1E7"/>
              </w:rPr>
              <w:t>还可以在给定组件或配置类的基类上以及在由组件或配置类实现的接口中声明的</w:t>
            </w:r>
            <w:r>
              <w:rPr>
                <w:rFonts w:ascii="Arial" w:hAnsi="Arial" w:cs="Arial"/>
                <w:shd w:val="clear" w:color="auto" w:fill="EBF1E7"/>
              </w:rPr>
              <w:t>Java 8</w:t>
            </w:r>
            <w:r>
              <w:rPr>
                <w:rFonts w:ascii="Arial" w:hAnsi="Arial" w:cs="Arial"/>
                <w:shd w:val="clear" w:color="auto" w:fill="EBF1E7"/>
              </w:rPr>
              <w:t>缺省方法上发现方法。这使得在编写复杂的配置安排时具有很大的灵活性，从</w:t>
            </w:r>
            <w:r>
              <w:rPr>
                <w:rFonts w:ascii="Arial" w:hAnsi="Arial" w:cs="Arial"/>
                <w:shd w:val="clear" w:color="auto" w:fill="EBF1E7"/>
              </w:rPr>
              <w:t>Spring 4.2</w:t>
            </w:r>
            <w:r>
              <w:rPr>
                <w:rFonts w:ascii="Arial" w:hAnsi="Arial" w:cs="Arial"/>
                <w:shd w:val="clear" w:color="auto" w:fill="EBF1E7"/>
              </w:rPr>
              <w:t>开始，甚至可以通过</w:t>
            </w:r>
            <w:r>
              <w:rPr>
                <w:rFonts w:ascii="Arial" w:hAnsi="Arial" w:cs="Arial"/>
                <w:shd w:val="clear" w:color="auto" w:fill="EBF1E7"/>
              </w:rPr>
              <w:t>Java 8</w:t>
            </w:r>
            <w:r>
              <w:rPr>
                <w:rFonts w:ascii="Arial" w:hAnsi="Arial" w:cs="Arial"/>
                <w:shd w:val="clear" w:color="auto" w:fill="EBF1E7"/>
              </w:rPr>
              <w:t>默认方法实现多重继承。</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Finally, a single class may hold multiple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xml:space="preserve"> methods for the same bean, as an arrangement of multiple factory methods to use depending on available dependencies at runtime. This is the same algorithm as for choosing the “greediest” constructor or factory method in other configuration </w:t>
            </w:r>
            <w:r w:rsidRPr="00BA0D5D">
              <w:rPr>
                <w:rFonts w:ascii="inherit" w:eastAsia="宋体" w:hAnsi="inherit" w:cs="宋体"/>
                <w:kern w:val="0"/>
                <w:sz w:val="24"/>
                <w:szCs w:val="24"/>
              </w:rPr>
              <w:lastRenderedPageBreak/>
              <w:t>scenarios: The variant with the largest number of satisfiable dependencies is picked at construction time, analogous to how the container selects between multiple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constructors.</w:t>
            </w:r>
          </w:p>
          <w:p w:rsidR="00873CE8" w:rsidRPr="00BA0D5D" w:rsidRDefault="00873CE8" w:rsidP="00BA0D5D">
            <w:pPr>
              <w:widowControl/>
              <w:jc w:val="left"/>
              <w:rPr>
                <w:rFonts w:ascii="inherit" w:eastAsia="宋体" w:hAnsi="inherit" w:cs="宋体" w:hint="eastAsia"/>
                <w:kern w:val="0"/>
                <w:sz w:val="24"/>
                <w:szCs w:val="24"/>
              </w:rPr>
            </w:pPr>
            <w:r>
              <w:rPr>
                <w:rFonts w:ascii="Arial" w:hAnsi="Arial" w:cs="Arial"/>
                <w:shd w:val="clear" w:color="auto" w:fill="EBF1E7"/>
              </w:rPr>
              <w:t>最后，单个类可以</w:t>
            </w:r>
            <w:r>
              <w:rPr>
                <w:rStyle w:val="HTML"/>
                <w:rFonts w:ascii="Consolas" w:hAnsi="Consolas"/>
                <w:sz w:val="23"/>
                <w:szCs w:val="23"/>
                <w:shd w:val="clear" w:color="auto" w:fill="F7F7F8"/>
              </w:rPr>
              <w:t>@Bean</w:t>
            </w:r>
            <w:r>
              <w:rPr>
                <w:rFonts w:ascii="Arial" w:hAnsi="Arial" w:cs="Arial"/>
                <w:shd w:val="clear" w:color="auto" w:fill="EBF1E7"/>
              </w:rPr>
              <w:t>为同一个</w:t>
            </w:r>
            <w:r>
              <w:rPr>
                <w:rFonts w:ascii="Arial" w:hAnsi="Arial" w:cs="Arial"/>
                <w:shd w:val="clear" w:color="auto" w:fill="EBF1E7"/>
              </w:rPr>
              <w:t>bean </w:t>
            </w:r>
            <w:r>
              <w:rPr>
                <w:rFonts w:ascii="Arial" w:hAnsi="Arial" w:cs="Arial"/>
                <w:shd w:val="clear" w:color="auto" w:fill="EBF1E7"/>
              </w:rPr>
              <w:t>保存多个方法，作为根据运行时可用依赖性使用多个工厂方法的安排。这与在其他配置方案中选择</w:t>
            </w:r>
            <w:r>
              <w:rPr>
                <w:rFonts w:ascii="Arial" w:hAnsi="Arial" w:cs="Arial"/>
                <w:shd w:val="clear" w:color="auto" w:fill="EBF1E7"/>
              </w:rPr>
              <w:t>“</w:t>
            </w:r>
            <w:r>
              <w:rPr>
                <w:rFonts w:ascii="Arial" w:hAnsi="Arial" w:cs="Arial"/>
                <w:shd w:val="clear" w:color="auto" w:fill="EBF1E7"/>
              </w:rPr>
              <w:t>最贪婪</w:t>
            </w:r>
            <w:r>
              <w:rPr>
                <w:rFonts w:ascii="Arial" w:hAnsi="Arial" w:cs="Arial"/>
                <w:shd w:val="clear" w:color="auto" w:fill="EBF1E7"/>
              </w:rPr>
              <w:t>”</w:t>
            </w:r>
            <w:r>
              <w:rPr>
                <w:rFonts w:ascii="Arial" w:hAnsi="Arial" w:cs="Arial"/>
                <w:shd w:val="clear" w:color="auto" w:fill="EBF1E7"/>
              </w:rPr>
              <w:t>构造函数或工厂方法的算法相同：在构造时选择具有最大数量的可满足依赖项的变体，类似于容器在多个</w:t>
            </w:r>
            <w:r>
              <w:rPr>
                <w:rStyle w:val="HTML"/>
                <w:rFonts w:ascii="Consolas" w:hAnsi="Consolas"/>
                <w:sz w:val="23"/>
                <w:szCs w:val="23"/>
                <w:shd w:val="clear" w:color="auto" w:fill="F7F7F8"/>
              </w:rPr>
              <w:t>@Autowired</w:t>
            </w:r>
            <w:r>
              <w:rPr>
                <w:rFonts w:ascii="Arial" w:hAnsi="Arial" w:cs="Arial"/>
                <w:shd w:val="clear" w:color="auto" w:fill="EBF1E7"/>
              </w:rPr>
              <w:t>构造函数之间进行选择的方式。</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1.10.6. Naming Autodetected Components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 component is autodetected as part of the scanning process, its bean name is generated by the </w:t>
      </w:r>
      <w:r w:rsidRPr="00BA0D5D">
        <w:rPr>
          <w:rFonts w:ascii="Consolas" w:eastAsia="宋体" w:hAnsi="Consolas" w:cs="宋体"/>
          <w:color w:val="34302D"/>
          <w:kern w:val="0"/>
          <w:sz w:val="23"/>
          <w:szCs w:val="23"/>
          <w:shd w:val="clear" w:color="auto" w:fill="F7F7F8"/>
        </w:rPr>
        <w:t>BeanNameGenerator</w:t>
      </w:r>
      <w:r w:rsidRPr="00BA0D5D">
        <w:rPr>
          <w:rFonts w:ascii="inherit" w:eastAsia="宋体" w:hAnsi="inherit" w:cs="Arial"/>
          <w:color w:val="34302D"/>
          <w:kern w:val="0"/>
          <w:sz w:val="24"/>
          <w:szCs w:val="24"/>
        </w:rPr>
        <w:t>strategy known to that scanner. By default, any Spring stereotype annotation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@Repository</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and</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that contains a name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thereby provides that name to the corresponding bean definition.</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当组件作为扫描过程的一部分自动检测时，其</w:t>
      </w:r>
      <w:r>
        <w:rPr>
          <w:rFonts w:ascii="Arial" w:hAnsi="Arial" w:cs="Arial"/>
          <w:color w:val="34302D"/>
          <w:shd w:val="clear" w:color="auto" w:fill="FFFFFF"/>
        </w:rPr>
        <w:t>bean</w:t>
      </w:r>
      <w:r>
        <w:rPr>
          <w:rFonts w:ascii="Arial" w:hAnsi="Arial" w:cs="Arial"/>
          <w:color w:val="34302D"/>
          <w:shd w:val="clear" w:color="auto" w:fill="FFFFFF"/>
        </w:rPr>
        <w:t>名称由该扫描程序</w:t>
      </w:r>
      <w:r>
        <w:rPr>
          <w:rStyle w:val="HTML"/>
          <w:rFonts w:ascii="Consolas" w:hAnsi="Consolas"/>
          <w:sz w:val="23"/>
          <w:szCs w:val="23"/>
          <w:shd w:val="clear" w:color="auto" w:fill="F7F7F8"/>
        </w:rPr>
        <w:t>BeanNameGenerator</w:t>
      </w:r>
      <w:r>
        <w:rPr>
          <w:rFonts w:ascii="Arial" w:hAnsi="Arial" w:cs="Arial"/>
          <w:color w:val="34302D"/>
          <w:shd w:val="clear" w:color="auto" w:fill="FFFFFF"/>
        </w:rPr>
        <w:t>已知的策略生成。默认情况下，任何</w:t>
      </w:r>
      <w:r>
        <w:rPr>
          <w:rFonts w:ascii="Arial" w:hAnsi="Arial" w:cs="Arial"/>
          <w:color w:val="34302D"/>
          <w:shd w:val="clear" w:color="auto" w:fill="FFFFFF"/>
        </w:rPr>
        <w:t>Spring</w:t>
      </w:r>
      <w:r>
        <w:rPr>
          <w:rFonts w:ascii="Arial" w:hAnsi="Arial" w:cs="Arial"/>
          <w:color w:val="34302D"/>
          <w:shd w:val="clear" w:color="auto" w:fill="FFFFFF"/>
        </w:rPr>
        <w:t>刻板印象注释（</w:t>
      </w:r>
      <w:r>
        <w:rPr>
          <w:rStyle w:val="HTML"/>
          <w:rFonts w:ascii="Consolas" w:hAnsi="Consolas"/>
          <w:sz w:val="23"/>
          <w:szCs w:val="23"/>
          <w:shd w:val="clear" w:color="auto" w:fill="F7F7F8"/>
        </w:rPr>
        <w:t>@Component</w:t>
      </w:r>
      <w:r>
        <w:rPr>
          <w:rFonts w:ascii="Arial" w:hAnsi="Arial" w:cs="Arial"/>
          <w:color w:val="34302D"/>
          <w:shd w:val="clear" w:color="auto" w:fill="FFFFFF"/>
        </w:rPr>
        <w:t>，</w:t>
      </w:r>
      <w:r>
        <w:rPr>
          <w:rStyle w:val="HTML"/>
          <w:rFonts w:ascii="Consolas" w:hAnsi="Consolas"/>
          <w:sz w:val="23"/>
          <w:szCs w:val="23"/>
          <w:shd w:val="clear" w:color="auto" w:fill="F7F7F8"/>
        </w:rPr>
        <w:t>@Repository</w:t>
      </w:r>
      <w:r>
        <w:rPr>
          <w:rFonts w:ascii="Arial" w:hAnsi="Arial" w:cs="Arial"/>
          <w:color w:val="34302D"/>
          <w:shd w:val="clear" w:color="auto" w:fill="FFFFFF"/>
        </w:rPr>
        <w:t>，</w:t>
      </w:r>
      <w:r>
        <w:rPr>
          <w:rStyle w:val="HTML"/>
          <w:rFonts w:ascii="Consolas" w:hAnsi="Consolas"/>
          <w:sz w:val="23"/>
          <w:szCs w:val="23"/>
          <w:shd w:val="clear" w:color="auto" w:fill="F7F7F8"/>
        </w:rPr>
        <w:t>@Service</w:t>
      </w:r>
      <w:r>
        <w:rPr>
          <w:rFonts w:ascii="Arial" w:hAnsi="Arial" w:cs="Arial"/>
          <w:color w:val="34302D"/>
          <w:shd w:val="clear" w:color="auto" w:fill="FFFFFF"/>
        </w:rPr>
        <w:t>，并</w:t>
      </w:r>
      <w:r>
        <w:rPr>
          <w:rFonts w:ascii="Arial" w:hAnsi="Arial" w:cs="Arial"/>
          <w:color w:val="34302D"/>
          <w:shd w:val="clear" w:color="auto" w:fill="FFFFFF"/>
        </w:rPr>
        <w:t> </w:t>
      </w:r>
      <w:r>
        <w:rPr>
          <w:rStyle w:val="HTML"/>
          <w:rFonts w:ascii="Consolas" w:hAnsi="Consolas"/>
          <w:sz w:val="23"/>
          <w:szCs w:val="23"/>
          <w:shd w:val="clear" w:color="auto" w:fill="F7F7F8"/>
        </w:rPr>
        <w:t>@Controller</w:t>
      </w:r>
      <w:r>
        <w:rPr>
          <w:rFonts w:ascii="Arial" w:hAnsi="Arial" w:cs="Arial"/>
          <w:color w:val="34302D"/>
          <w:shd w:val="clear" w:color="auto" w:fill="FFFFFF"/>
        </w:rPr>
        <w:t>包含一个名字）</w:t>
      </w:r>
      <w:r>
        <w:rPr>
          <w:rStyle w:val="HTML"/>
          <w:rFonts w:ascii="Consolas" w:hAnsi="Consolas"/>
          <w:sz w:val="23"/>
          <w:szCs w:val="23"/>
          <w:shd w:val="clear" w:color="auto" w:fill="F7F7F8"/>
        </w:rPr>
        <w:t>value</w:t>
      </w:r>
      <w:r>
        <w:rPr>
          <w:rFonts w:ascii="Arial" w:hAnsi="Arial" w:cs="Arial"/>
          <w:color w:val="34302D"/>
          <w:shd w:val="clear" w:color="auto" w:fill="FFFFFF"/>
        </w:rPr>
        <w:t>，从而提供了名字相应的</w:t>
      </w:r>
      <w:r>
        <w:rPr>
          <w:rFonts w:ascii="Arial" w:hAnsi="Arial" w:cs="Arial"/>
          <w:color w:val="34302D"/>
          <w:shd w:val="clear" w:color="auto" w:fill="FFFFFF"/>
        </w:rPr>
        <w:t>bean</w:t>
      </w:r>
      <w:r>
        <w:rPr>
          <w:rFonts w:ascii="Arial" w:hAnsi="Arial" w:cs="Arial"/>
          <w:color w:val="34302D"/>
          <w:shd w:val="clear" w:color="auto" w:fill="FFFFFF"/>
        </w:rPr>
        <w:t>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such an annotation contains no name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or for any other detected component (such as those discovered by custom filters), the default bean name generator returns the uncapitalized non-qualified class name. For example, if the following component classes were detected, the names would be </w:t>
      </w:r>
      <w:r w:rsidRPr="00BA0D5D">
        <w:rPr>
          <w:rFonts w:ascii="Consolas" w:eastAsia="宋体" w:hAnsi="Consolas" w:cs="宋体"/>
          <w:color w:val="34302D"/>
          <w:kern w:val="0"/>
          <w:sz w:val="23"/>
          <w:szCs w:val="23"/>
          <w:shd w:val="clear" w:color="auto" w:fill="F7F7F8"/>
        </w:rPr>
        <w:t>myMovieLister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movieFinderImpl</w:t>
      </w:r>
      <w:r w:rsidRPr="00BA0D5D">
        <w:rPr>
          <w:rFonts w:ascii="inherit" w:eastAsia="宋体" w:hAnsi="inherit" w:cs="Arial"/>
          <w:color w:val="34302D"/>
          <w:kern w:val="0"/>
          <w:sz w:val="24"/>
          <w:szCs w:val="24"/>
        </w:rPr>
        <w:t>:</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如果此类注释不包含任何名称</w:t>
      </w:r>
      <w:r>
        <w:rPr>
          <w:rStyle w:val="HTML"/>
          <w:rFonts w:ascii="Consolas" w:hAnsi="Consolas"/>
          <w:sz w:val="23"/>
          <w:szCs w:val="23"/>
          <w:shd w:val="clear" w:color="auto" w:fill="F7F7F8"/>
        </w:rPr>
        <w:t>value</w:t>
      </w:r>
      <w:r>
        <w:rPr>
          <w:rFonts w:ascii="Arial" w:hAnsi="Arial" w:cs="Arial"/>
          <w:color w:val="34302D"/>
          <w:shd w:val="clear" w:color="auto" w:fill="FFFFFF"/>
        </w:rPr>
        <w:t>或任何其他检测到的组件（例如自定义过滤器发现的那些组件），则默认的</w:t>
      </w:r>
      <w:r>
        <w:rPr>
          <w:rFonts w:ascii="Arial" w:hAnsi="Arial" w:cs="Arial"/>
          <w:color w:val="34302D"/>
          <w:shd w:val="clear" w:color="auto" w:fill="FFFFFF"/>
        </w:rPr>
        <w:t>bean</w:t>
      </w:r>
      <w:r>
        <w:rPr>
          <w:rFonts w:ascii="Arial" w:hAnsi="Arial" w:cs="Arial"/>
          <w:color w:val="34302D"/>
          <w:shd w:val="clear" w:color="auto" w:fill="FFFFFF"/>
        </w:rPr>
        <w:t>名称生成器将返回未大写的非限定类名称。例如，如果检测到以下组件类，则名称将为：</w:t>
      </w:r>
      <w:r>
        <w:rPr>
          <w:rStyle w:val="HTML"/>
          <w:rFonts w:ascii="Consolas" w:hAnsi="Consolas"/>
          <w:sz w:val="23"/>
          <w:szCs w:val="23"/>
          <w:shd w:val="clear" w:color="auto" w:fill="F7F7F8"/>
        </w:rPr>
        <w:t>myMovieLister</w:t>
      </w:r>
      <w:r>
        <w:rPr>
          <w:rFonts w:ascii="Arial" w:hAnsi="Arial" w:cs="Arial"/>
          <w:color w:val="34302D"/>
          <w:shd w:val="clear" w:color="auto" w:fill="FFFFFF"/>
        </w:rPr>
        <w:t>和</w:t>
      </w:r>
      <w:r>
        <w:rPr>
          <w:rStyle w:val="HTML"/>
          <w:rFonts w:ascii="Consolas" w:hAnsi="Consolas"/>
          <w:sz w:val="23"/>
          <w:szCs w:val="23"/>
          <w:shd w:val="clear" w:color="auto" w:fill="F7F7F8"/>
        </w:rPr>
        <w:t>movieFinderImpl</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"myMovieLister"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MovieFinderImpl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4DB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do not want to rely on the default bean-naming strategy, you can provide a custom bean-naming strategy. First, implement the </w:t>
            </w:r>
            <w:hyperlink r:id="rId315" w:history="1">
              <w:r w:rsidRPr="00BA0D5D">
                <w:rPr>
                  <w:rFonts w:ascii="Consolas" w:eastAsia="宋体" w:hAnsi="Consolas" w:cs="宋体"/>
                  <w:color w:val="548E2E"/>
                  <w:kern w:val="0"/>
                  <w:sz w:val="23"/>
                  <w:szCs w:val="23"/>
                  <w:u w:val="single"/>
                  <w:shd w:val="clear" w:color="auto" w:fill="F7F7F8"/>
                </w:rPr>
                <w:t>BeanNameGenerator</w:t>
              </w:r>
            </w:hyperlink>
            <w:r w:rsidRPr="00BA0D5D">
              <w:rPr>
                <w:rFonts w:ascii="宋体" w:eastAsia="宋体" w:hAnsi="宋体" w:cs="宋体"/>
                <w:kern w:val="0"/>
                <w:sz w:val="24"/>
                <w:szCs w:val="24"/>
              </w:rPr>
              <w:t> interface, and be sure to include a default no-arg constructor. Then, provide the fully qualified class name when configuring the scanner, as the following example annotation and bean definition show:</w:t>
            </w:r>
          </w:p>
          <w:p w:rsidR="00C94DBF" w:rsidRPr="00BA0D5D" w:rsidRDefault="00C94DBF" w:rsidP="00BA0D5D">
            <w:pPr>
              <w:widowControl/>
              <w:jc w:val="left"/>
              <w:rPr>
                <w:rFonts w:ascii="宋体" w:eastAsia="宋体" w:hAnsi="宋体" w:cs="宋体"/>
                <w:kern w:val="0"/>
                <w:sz w:val="24"/>
                <w:szCs w:val="24"/>
              </w:rPr>
            </w:pPr>
            <w:r>
              <w:rPr>
                <w:rFonts w:ascii="Arial" w:hAnsi="Arial" w:cs="Arial"/>
                <w:shd w:val="clear" w:color="auto" w:fill="EBF1E7"/>
              </w:rPr>
              <w:t>如果您不想依赖默认的</w:t>
            </w:r>
            <w:r>
              <w:rPr>
                <w:rFonts w:ascii="Arial" w:hAnsi="Arial" w:cs="Arial"/>
                <w:shd w:val="clear" w:color="auto" w:fill="EBF1E7"/>
              </w:rPr>
              <w:t>bean</w:t>
            </w:r>
            <w:r>
              <w:rPr>
                <w:rFonts w:ascii="Arial" w:hAnsi="Arial" w:cs="Arial"/>
                <w:shd w:val="clear" w:color="auto" w:fill="EBF1E7"/>
              </w:rPr>
              <w:t>命名策略，则可以提供自定义</w:t>
            </w:r>
            <w:r>
              <w:rPr>
                <w:rFonts w:ascii="Arial" w:hAnsi="Arial" w:cs="Arial"/>
                <w:shd w:val="clear" w:color="auto" w:fill="EBF1E7"/>
              </w:rPr>
              <w:t>bean</w:t>
            </w:r>
            <w:r>
              <w:rPr>
                <w:rFonts w:ascii="Arial" w:hAnsi="Arial" w:cs="Arial"/>
                <w:shd w:val="clear" w:color="auto" w:fill="EBF1E7"/>
              </w:rPr>
              <w:t>命名策略。首先，实现</w:t>
            </w:r>
            <w:r>
              <w:rPr>
                <w:rFonts w:ascii="Arial" w:hAnsi="Arial" w:cs="Arial"/>
                <w:shd w:val="clear" w:color="auto" w:fill="EBF1E7"/>
              </w:rPr>
              <w:t> </w:t>
            </w:r>
            <w:hyperlink r:id="rId316" w:history="1">
              <w:r>
                <w:rPr>
                  <w:rStyle w:val="HTML"/>
                  <w:rFonts w:ascii="Consolas" w:hAnsi="Consolas"/>
                  <w:color w:val="548E2E"/>
                  <w:sz w:val="23"/>
                  <w:szCs w:val="23"/>
                  <w:u w:val="single"/>
                  <w:shd w:val="clear" w:color="auto" w:fill="F7F7F8"/>
                </w:rPr>
                <w:t>BeanNameGenerator</w:t>
              </w:r>
            </w:hyperlink>
            <w:r>
              <w:rPr>
                <w:rFonts w:ascii="Arial" w:hAnsi="Arial" w:cs="Arial"/>
                <w:shd w:val="clear" w:color="auto" w:fill="EBF1E7"/>
              </w:rPr>
              <w:t> </w:t>
            </w:r>
            <w:r>
              <w:rPr>
                <w:rFonts w:ascii="Arial" w:hAnsi="Arial" w:cs="Arial"/>
                <w:shd w:val="clear" w:color="auto" w:fill="EBF1E7"/>
              </w:rPr>
              <w:t>接口，并确保包含默认的无参数构造函数。然后，在配置扫描程序时提供完全限定的类名，如以下示例注释和</w:t>
            </w:r>
            <w:r>
              <w:rPr>
                <w:rFonts w:ascii="Arial" w:hAnsi="Arial" w:cs="Arial"/>
                <w:shd w:val="clear" w:color="auto" w:fill="EBF1E7"/>
              </w:rPr>
              <w:t>bean</w:t>
            </w:r>
            <w:r>
              <w:rPr>
                <w:rFonts w:ascii="Arial" w:hAnsi="Arial" w:cs="Arial"/>
                <w:shd w:val="clear" w:color="auto" w:fill="EBF1E7"/>
              </w:rPr>
              <w:t>定义所示：</w:t>
            </w:r>
          </w:p>
        </w:tc>
      </w:tr>
    </w:tbl>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nameGenerator = MyNameGenerator.class)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name-generator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"org.example.MyNameGenerator"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a general rule, consider specifying the name with the annotation whenever other components may be making explicit references to it. On the other hand, the auto-generated names are adequate whenever the container is responsible for wiring.</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作为一般规则，考虑在其他组件可能对其进行显式引用时使用注释指定名称。另一方面，只要容器负责接线，自动生成的名称就足够了。</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1.10.7. Providing a Scope for Autodetected Components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Spring-managed components in general, the default and most common scope for autodetected components is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However, sometimes you need a different scope that can be specified by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annotation. You can provide the name of the scope within the annotation, as the following example shows:</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w:t>
      </w:r>
      <w:r>
        <w:rPr>
          <w:rFonts w:ascii="Arial" w:hAnsi="Arial" w:cs="Arial"/>
          <w:color w:val="34302D"/>
          <w:shd w:val="clear" w:color="auto" w:fill="FFFFFF"/>
        </w:rPr>
        <w:t>Spring</w:t>
      </w:r>
      <w:r>
        <w:rPr>
          <w:rFonts w:ascii="Arial" w:hAnsi="Arial" w:cs="Arial"/>
          <w:color w:val="34302D"/>
          <w:shd w:val="clear" w:color="auto" w:fill="FFFFFF"/>
        </w:rPr>
        <w:t>管理的组件一样，自动检测组件的默认和最常见的范围是</w:t>
      </w:r>
      <w:r>
        <w:rPr>
          <w:rStyle w:val="HTML"/>
          <w:rFonts w:ascii="Consolas" w:hAnsi="Consolas"/>
          <w:sz w:val="23"/>
          <w:szCs w:val="23"/>
          <w:shd w:val="clear" w:color="auto" w:fill="F7F7F8"/>
        </w:rPr>
        <w:t>singleton</w:t>
      </w:r>
      <w:r>
        <w:rPr>
          <w:rFonts w:ascii="Arial" w:hAnsi="Arial" w:cs="Arial"/>
          <w:color w:val="34302D"/>
          <w:shd w:val="clear" w:color="auto" w:fill="FFFFFF"/>
        </w:rPr>
        <w:t>。但是，有时您需要一个可以由</w:t>
      </w:r>
      <w:r>
        <w:rPr>
          <w:rStyle w:val="HTML"/>
          <w:rFonts w:ascii="Consolas" w:hAnsi="Consolas"/>
          <w:sz w:val="23"/>
          <w:szCs w:val="23"/>
          <w:shd w:val="clear" w:color="auto" w:fill="F7F7F8"/>
        </w:rPr>
        <w:t>@Scope</w:t>
      </w:r>
      <w:r>
        <w:rPr>
          <w:rFonts w:ascii="Arial" w:hAnsi="Arial" w:cs="Arial"/>
          <w:color w:val="34302D"/>
          <w:shd w:val="clear" w:color="auto" w:fill="FFFFFF"/>
        </w:rPr>
        <w:t>注释指定的不同范围。您可以在注释中提供范围的名称，如以下示例所示：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MovieFinderImpl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4DB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Consolas" w:eastAsia="宋体" w:hAnsi="Consolas" w:cs="宋体"/>
                <w:kern w:val="0"/>
                <w:sz w:val="23"/>
                <w:szCs w:val="23"/>
                <w:shd w:val="clear" w:color="auto" w:fill="F7F7F8"/>
              </w:rPr>
              <w:t>@Scope</w:t>
            </w:r>
            <w:r w:rsidRPr="00BA0D5D">
              <w:rPr>
                <w:rFonts w:ascii="宋体" w:eastAsia="宋体" w:hAnsi="宋体" w:cs="宋体"/>
                <w:kern w:val="0"/>
                <w:sz w:val="24"/>
                <w:szCs w:val="24"/>
              </w:rPr>
              <w:t> annotations are only introspected on the concrete bean class (for annotated components) or the factory method (for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methods). In contrast to XML bean definitions, there is no notion of bean definition inheritance, and inheritance hierarchies at the class level are irrelevant for metadata purposes.</w:t>
            </w:r>
          </w:p>
          <w:p w:rsidR="00C94DBF" w:rsidRPr="00BA0D5D" w:rsidRDefault="00C94DBF" w:rsidP="00BA0D5D">
            <w:pPr>
              <w:widowControl/>
              <w:jc w:val="left"/>
              <w:rPr>
                <w:rFonts w:ascii="宋体" w:eastAsia="宋体" w:hAnsi="宋体" w:cs="宋体"/>
                <w:kern w:val="0"/>
                <w:sz w:val="24"/>
                <w:szCs w:val="24"/>
              </w:rPr>
            </w:pPr>
            <w:r>
              <w:rPr>
                <w:rStyle w:val="HTML"/>
                <w:rFonts w:ascii="Consolas" w:hAnsi="Consolas"/>
                <w:sz w:val="23"/>
                <w:szCs w:val="23"/>
                <w:shd w:val="clear" w:color="auto" w:fill="F7F7F8"/>
              </w:rPr>
              <w:t>@Scope</w:t>
            </w:r>
            <w:r>
              <w:rPr>
                <w:rFonts w:ascii="Arial" w:hAnsi="Arial" w:cs="Arial"/>
                <w:shd w:val="clear" w:color="auto" w:fill="EBF1E7"/>
              </w:rPr>
              <w:t>注释仅在具体</w:t>
            </w:r>
            <w:r>
              <w:rPr>
                <w:rFonts w:ascii="Arial" w:hAnsi="Arial" w:cs="Arial"/>
                <w:shd w:val="clear" w:color="auto" w:fill="EBF1E7"/>
              </w:rPr>
              <w:t>bean</w:t>
            </w:r>
            <w:r>
              <w:rPr>
                <w:rFonts w:ascii="Arial" w:hAnsi="Arial" w:cs="Arial"/>
                <w:shd w:val="clear" w:color="auto" w:fill="EBF1E7"/>
              </w:rPr>
              <w:t>类（对于带注释的组件）或工厂方法（对于</w:t>
            </w:r>
            <w:r>
              <w:rPr>
                <w:rStyle w:val="HTML"/>
                <w:rFonts w:ascii="Consolas" w:hAnsi="Consolas"/>
                <w:sz w:val="23"/>
                <w:szCs w:val="23"/>
                <w:shd w:val="clear" w:color="auto" w:fill="F7F7F8"/>
              </w:rPr>
              <w:t>@Bean</w:t>
            </w:r>
            <w:r>
              <w:rPr>
                <w:rFonts w:ascii="Arial" w:hAnsi="Arial" w:cs="Arial"/>
                <w:shd w:val="clear" w:color="auto" w:fill="EBF1E7"/>
              </w:rPr>
              <w:t>方法）上进行了内省。与</w:t>
            </w:r>
            <w:r>
              <w:rPr>
                <w:rFonts w:ascii="Arial" w:hAnsi="Arial" w:cs="Arial"/>
                <w:shd w:val="clear" w:color="auto" w:fill="EBF1E7"/>
              </w:rPr>
              <w:t>XML bean</w:t>
            </w:r>
            <w:r>
              <w:rPr>
                <w:rFonts w:ascii="Arial" w:hAnsi="Arial" w:cs="Arial"/>
                <w:shd w:val="clear" w:color="auto" w:fill="EBF1E7"/>
              </w:rPr>
              <w:t>定义相比，没有</w:t>
            </w:r>
            <w:r>
              <w:rPr>
                <w:rFonts w:ascii="Arial" w:hAnsi="Arial" w:cs="Arial"/>
                <w:shd w:val="clear" w:color="auto" w:fill="EBF1E7"/>
              </w:rPr>
              <w:t>bean</w:t>
            </w:r>
            <w:r>
              <w:rPr>
                <w:rFonts w:ascii="Arial" w:hAnsi="Arial" w:cs="Arial"/>
                <w:shd w:val="clear" w:color="auto" w:fill="EBF1E7"/>
              </w:rPr>
              <w:t>定义继承的概念，类级别的继承层次结构与元数据目的无关。</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details on web-specific scopes such as “request” or “session” in a Spring context, see </w:t>
      </w:r>
      <w:hyperlink r:id="rId317" w:anchor="beans-factory-scopes-other" w:history="1">
        <w:r w:rsidRPr="00BA0D5D">
          <w:rPr>
            <w:rFonts w:ascii="inherit" w:eastAsia="宋体" w:hAnsi="inherit" w:cs="Arial"/>
            <w:color w:val="548E2E"/>
            <w:kern w:val="0"/>
            <w:sz w:val="24"/>
            <w:szCs w:val="24"/>
            <w:u w:val="single"/>
          </w:rPr>
          <w:t>Request, Session, Application, and WebSocket Scopes</w:t>
        </w:r>
      </w:hyperlink>
      <w:r w:rsidRPr="00BA0D5D">
        <w:rPr>
          <w:rFonts w:ascii="inherit" w:eastAsia="宋体" w:hAnsi="inherit" w:cs="Arial"/>
          <w:color w:val="34302D"/>
          <w:kern w:val="0"/>
          <w:sz w:val="24"/>
          <w:szCs w:val="24"/>
        </w:rPr>
        <w:t>. As with the pre-built annotations for those scopes, you may also compose your own scoping annotations by using Spring’s meta-annotation approach: for example, a custom annotation meta-annotated with </w:t>
      </w:r>
      <w:r w:rsidRPr="00BA0D5D">
        <w:rPr>
          <w:rFonts w:ascii="Consolas" w:eastAsia="宋体" w:hAnsi="Consolas" w:cs="宋体"/>
          <w:color w:val="34302D"/>
          <w:kern w:val="0"/>
          <w:sz w:val="23"/>
          <w:szCs w:val="23"/>
          <w:shd w:val="clear" w:color="auto" w:fill="F7F7F8"/>
        </w:rPr>
        <w:t>@Scope("prototype")</w:t>
      </w:r>
      <w:r w:rsidRPr="00BA0D5D">
        <w:rPr>
          <w:rFonts w:ascii="inherit" w:eastAsia="宋体" w:hAnsi="inherit" w:cs="Arial"/>
          <w:color w:val="34302D"/>
          <w:kern w:val="0"/>
          <w:sz w:val="24"/>
          <w:szCs w:val="24"/>
        </w:rPr>
        <w:t>, possibly also declaring a custom scoped-proxy mode.</w:t>
      </w:r>
    </w:p>
    <w:p w:rsidR="00C94DBF" w:rsidRPr="00BA0D5D" w:rsidRDefault="00C94DB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有关特定于</w:t>
      </w:r>
      <w:r>
        <w:rPr>
          <w:rFonts w:ascii="Arial" w:hAnsi="Arial" w:cs="Arial"/>
          <w:color w:val="34302D"/>
          <w:shd w:val="clear" w:color="auto" w:fill="FFFFFF"/>
        </w:rPr>
        <w:t>Web</w:t>
      </w:r>
      <w:r>
        <w:rPr>
          <w:rFonts w:ascii="Arial" w:hAnsi="Arial" w:cs="Arial"/>
          <w:color w:val="34302D"/>
          <w:shd w:val="clear" w:color="auto" w:fill="FFFFFF"/>
        </w:rPr>
        <w:t>的范围（如</w:t>
      </w:r>
      <w:r>
        <w:rPr>
          <w:rFonts w:ascii="Arial" w:hAnsi="Arial" w:cs="Arial"/>
          <w:color w:val="34302D"/>
          <w:shd w:val="clear" w:color="auto" w:fill="FFFFFF"/>
        </w:rPr>
        <w:t>Spring</w:t>
      </w:r>
      <w:r>
        <w:rPr>
          <w:rFonts w:ascii="Arial" w:hAnsi="Arial" w:cs="Arial"/>
          <w:color w:val="34302D"/>
          <w:shd w:val="clear" w:color="auto" w:fill="FFFFFF"/>
        </w:rPr>
        <w:t>上下文中的</w:t>
      </w:r>
      <w:r>
        <w:rPr>
          <w:rFonts w:ascii="Arial" w:hAnsi="Arial" w:cs="Arial"/>
          <w:color w:val="34302D"/>
          <w:shd w:val="clear" w:color="auto" w:fill="FFFFFF"/>
        </w:rPr>
        <w:t>“request”</w:t>
      </w:r>
      <w:r>
        <w:rPr>
          <w:rFonts w:ascii="Arial" w:hAnsi="Arial" w:cs="Arial"/>
          <w:color w:val="34302D"/>
          <w:shd w:val="clear" w:color="auto" w:fill="FFFFFF"/>
        </w:rPr>
        <w:t>或</w:t>
      </w:r>
      <w:r>
        <w:rPr>
          <w:rFonts w:ascii="Arial" w:hAnsi="Arial" w:cs="Arial"/>
          <w:color w:val="34302D"/>
          <w:shd w:val="clear" w:color="auto" w:fill="FFFFFF"/>
        </w:rPr>
        <w:t>“session”</w:t>
      </w:r>
      <w:r>
        <w:rPr>
          <w:rFonts w:ascii="Arial" w:hAnsi="Arial" w:cs="Arial"/>
          <w:color w:val="34302D"/>
          <w:shd w:val="clear" w:color="auto" w:fill="FFFFFF"/>
        </w:rPr>
        <w:t>）的详细信息，请参阅</w:t>
      </w:r>
      <w:hyperlink r:id="rId318" w:anchor="beans-factory-scopes-other" w:history="1">
        <w:r>
          <w:rPr>
            <w:rStyle w:val="a4"/>
            <w:rFonts w:ascii="Arial" w:hAnsi="Arial" w:cs="Arial"/>
            <w:color w:val="548E2E"/>
            <w:shd w:val="clear" w:color="auto" w:fill="FFFFFF"/>
          </w:rPr>
          <w:t>请求，会话，应用程序和</w:t>
        </w:r>
        <w:r>
          <w:rPr>
            <w:rStyle w:val="a4"/>
            <w:rFonts w:ascii="Arial" w:hAnsi="Arial" w:cs="Arial"/>
            <w:color w:val="548E2E"/>
            <w:shd w:val="clear" w:color="auto" w:fill="FFFFFF"/>
          </w:rPr>
          <w:t>WebSocket</w:t>
        </w:r>
        <w:r>
          <w:rPr>
            <w:rStyle w:val="a4"/>
            <w:rFonts w:ascii="Arial" w:hAnsi="Arial" w:cs="Arial"/>
            <w:color w:val="548E2E"/>
            <w:shd w:val="clear" w:color="auto" w:fill="FFFFFF"/>
          </w:rPr>
          <w:t>范围</w:t>
        </w:r>
      </w:hyperlink>
      <w:r>
        <w:rPr>
          <w:rFonts w:ascii="Arial" w:hAnsi="Arial" w:cs="Arial"/>
          <w:color w:val="34302D"/>
          <w:shd w:val="clear" w:color="auto" w:fill="FFFFFF"/>
        </w:rPr>
        <w:t>。与这些范围的预构建注释一样，您也可以使用</w:t>
      </w:r>
      <w:r>
        <w:rPr>
          <w:rFonts w:ascii="Arial" w:hAnsi="Arial" w:cs="Arial"/>
          <w:color w:val="34302D"/>
          <w:shd w:val="clear" w:color="auto" w:fill="FFFFFF"/>
        </w:rPr>
        <w:t>Spring</w:t>
      </w:r>
      <w:r>
        <w:rPr>
          <w:rFonts w:ascii="Arial" w:hAnsi="Arial" w:cs="Arial"/>
          <w:color w:val="34302D"/>
          <w:shd w:val="clear" w:color="auto" w:fill="FFFFFF"/>
        </w:rPr>
        <w:t>的元注释方法编写自己的范围注释：例如，使用元注释的自定义注释</w:t>
      </w:r>
      <w:r>
        <w:rPr>
          <w:rStyle w:val="HTML"/>
          <w:rFonts w:ascii="Consolas" w:hAnsi="Consolas"/>
          <w:sz w:val="23"/>
          <w:szCs w:val="23"/>
          <w:shd w:val="clear" w:color="auto" w:fill="F7F7F8"/>
        </w:rPr>
        <w:t>@Scope("prototype")</w:t>
      </w:r>
      <w:r>
        <w:rPr>
          <w:rFonts w:ascii="Arial" w:hAnsi="Arial" w:cs="Arial"/>
          <w:color w:val="34302D"/>
          <w:shd w:val="clear" w:color="auto" w:fill="FFFFFF"/>
        </w:rPr>
        <w:t>，可能还会声明自定义范围代理模式。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C94DB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To provide a custom strategy for scope resolution rather than relying on the annotation-based approach, you can implement the </w:t>
            </w:r>
            <w:hyperlink r:id="rId319" w:history="1">
              <w:r w:rsidRPr="00BA0D5D">
                <w:rPr>
                  <w:rFonts w:ascii="Consolas" w:eastAsia="宋体" w:hAnsi="Consolas" w:cs="宋体"/>
                  <w:color w:val="548E2E"/>
                  <w:kern w:val="0"/>
                  <w:sz w:val="23"/>
                  <w:szCs w:val="23"/>
                  <w:u w:val="single"/>
                  <w:shd w:val="clear" w:color="auto" w:fill="F7F7F8"/>
                </w:rPr>
                <w:t>ScopeMetadataResolver</w:t>
              </w:r>
            </w:hyperlink>
            <w:r w:rsidRPr="00BA0D5D">
              <w:rPr>
                <w:rFonts w:ascii="宋体" w:eastAsia="宋体" w:hAnsi="宋体" w:cs="宋体"/>
                <w:kern w:val="0"/>
                <w:sz w:val="24"/>
                <w:szCs w:val="24"/>
              </w:rPr>
              <w:t> interface. Be sure to include a default no-arg constructor. Then you can provide the fully qualified class name when configuring the scanner, as the following example of both an annotation and a bean definition shows:</w:t>
            </w:r>
          </w:p>
          <w:p w:rsidR="00C94DBF" w:rsidRPr="00BA0D5D" w:rsidRDefault="00C94DBF" w:rsidP="00BA0D5D">
            <w:pPr>
              <w:widowControl/>
              <w:jc w:val="left"/>
              <w:rPr>
                <w:rFonts w:ascii="宋体" w:eastAsia="宋体" w:hAnsi="宋体" w:cs="宋体"/>
                <w:kern w:val="0"/>
                <w:sz w:val="24"/>
                <w:szCs w:val="24"/>
              </w:rPr>
            </w:pPr>
            <w:r>
              <w:rPr>
                <w:rFonts w:ascii="Arial" w:hAnsi="Arial" w:cs="Arial"/>
                <w:shd w:val="clear" w:color="auto" w:fill="EBF1E7"/>
              </w:rPr>
              <w:t>要为范围解析提供自定义策略而不是依赖基于注释的方法，您可以实现该</w:t>
            </w:r>
            <w:r>
              <w:rPr>
                <w:rFonts w:ascii="Arial" w:hAnsi="Arial" w:cs="Arial"/>
                <w:shd w:val="clear" w:color="auto" w:fill="EBF1E7"/>
              </w:rPr>
              <w:t> </w:t>
            </w:r>
            <w:hyperlink r:id="rId320" w:history="1">
              <w:r>
                <w:rPr>
                  <w:rStyle w:val="HTML"/>
                  <w:rFonts w:ascii="Consolas" w:hAnsi="Consolas"/>
                  <w:color w:val="548E2E"/>
                  <w:sz w:val="23"/>
                  <w:szCs w:val="23"/>
                  <w:u w:val="single"/>
                  <w:shd w:val="clear" w:color="auto" w:fill="F7F7F8"/>
                </w:rPr>
                <w:t>ScopeMetadataResolver</w:t>
              </w:r>
            </w:hyperlink>
            <w:r>
              <w:rPr>
                <w:rFonts w:ascii="Arial" w:hAnsi="Arial" w:cs="Arial"/>
                <w:shd w:val="clear" w:color="auto" w:fill="EBF1E7"/>
              </w:rPr>
              <w:t> </w:t>
            </w:r>
            <w:r>
              <w:rPr>
                <w:rFonts w:ascii="Arial" w:hAnsi="Arial" w:cs="Arial"/>
                <w:shd w:val="clear" w:color="auto" w:fill="EBF1E7"/>
              </w:rPr>
              <w:t>接口。请确保包含默认的无参数构造函数。然后，您可以在配置扫描程序时提供完全限定的类名，因为以下注释和</w:t>
            </w:r>
            <w:r>
              <w:rPr>
                <w:rFonts w:ascii="Arial" w:hAnsi="Arial" w:cs="Arial"/>
                <w:shd w:val="clear" w:color="auto" w:fill="EBF1E7"/>
              </w:rPr>
              <w:t>bean</w:t>
            </w:r>
            <w:r>
              <w:rPr>
                <w:rFonts w:ascii="Arial" w:hAnsi="Arial" w:cs="Arial"/>
                <w:shd w:val="clear" w:color="auto" w:fill="EBF1E7"/>
              </w:rPr>
              <w:t>定义示例显示：</w:t>
            </w:r>
          </w:p>
        </w:tc>
      </w:tr>
    </w:tbl>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scopeResolver = MyScopeResolver.class)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scope-resolver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"org.example.MyScopeResolver"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using certain non-singleton scopes, it may be necessary to generate proxies for the scoped objects. The reasoning is described in </w:t>
      </w:r>
      <w:hyperlink r:id="rId321" w:anchor="beans-factory-scopes-other-injection" w:history="1">
        <w:r w:rsidRPr="00BA0D5D">
          <w:rPr>
            <w:rFonts w:ascii="inherit" w:eastAsia="宋体" w:hAnsi="inherit" w:cs="Arial"/>
            <w:color w:val="548E2E"/>
            <w:kern w:val="0"/>
            <w:sz w:val="24"/>
            <w:szCs w:val="24"/>
            <w:u w:val="single"/>
          </w:rPr>
          <w:t>Scoped Beans as Dependencies</w:t>
        </w:r>
      </w:hyperlink>
      <w:r w:rsidRPr="00BA0D5D">
        <w:rPr>
          <w:rFonts w:ascii="inherit" w:eastAsia="宋体" w:hAnsi="inherit" w:cs="Arial"/>
          <w:color w:val="34302D"/>
          <w:kern w:val="0"/>
          <w:sz w:val="24"/>
          <w:szCs w:val="24"/>
        </w:rPr>
        <w:t>. For this purpose, a scoped-proxy attribute is available on the component-scan element. The three possible values are: </w:t>
      </w:r>
      <w:r w:rsidRPr="00BA0D5D">
        <w:rPr>
          <w:rFonts w:ascii="Consolas" w:eastAsia="宋体" w:hAnsi="Consolas" w:cs="宋体"/>
          <w:color w:val="34302D"/>
          <w:kern w:val="0"/>
          <w:sz w:val="23"/>
          <w:szCs w:val="23"/>
          <w:shd w:val="clear" w:color="auto" w:fill="F7F7F8"/>
        </w:rPr>
        <w:t>no</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interfaces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targetClass</w:t>
      </w:r>
      <w:r w:rsidRPr="00BA0D5D">
        <w:rPr>
          <w:rFonts w:ascii="inherit" w:eastAsia="宋体" w:hAnsi="inherit" w:cs="Arial"/>
          <w:color w:val="34302D"/>
          <w:kern w:val="0"/>
          <w:sz w:val="24"/>
          <w:szCs w:val="24"/>
        </w:rPr>
        <w:t>. For example, the following configuration results in standard JDK dynamic proxies:</w:t>
      </w:r>
    </w:p>
    <w:p w:rsidR="00963D6A" w:rsidRPr="00BA0D5D" w:rsidRDefault="00963D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使用某些非单例作用域时，可能需要为作用域对象生成代理。这种推理在</w:t>
      </w:r>
      <w:hyperlink r:id="rId322" w:anchor="beans-factory-scopes-other-injection" w:history="1">
        <w:r>
          <w:rPr>
            <w:rStyle w:val="a4"/>
            <w:rFonts w:ascii="Arial" w:hAnsi="Arial" w:cs="Arial"/>
            <w:color w:val="548E2E"/>
            <w:shd w:val="clear" w:color="auto" w:fill="FFFFFF"/>
          </w:rPr>
          <w:t>Scoped Beans</w:t>
        </w:r>
        <w:r>
          <w:rPr>
            <w:rStyle w:val="a4"/>
            <w:rFonts w:ascii="Arial" w:hAnsi="Arial" w:cs="Arial"/>
            <w:color w:val="548E2E"/>
            <w:shd w:val="clear" w:color="auto" w:fill="FFFFFF"/>
          </w:rPr>
          <w:t>中</w:t>
        </w:r>
      </w:hyperlink>
      <w:r>
        <w:rPr>
          <w:rFonts w:ascii="Arial" w:hAnsi="Arial" w:cs="Arial"/>
          <w:color w:val="34302D"/>
          <w:shd w:val="clear" w:color="auto" w:fill="FFFFFF"/>
        </w:rPr>
        <w:t>描述</w:t>
      </w:r>
      <w:hyperlink r:id="rId323" w:anchor="beans-factory-scopes-other-injection" w:history="1">
        <w:r>
          <w:rPr>
            <w:rStyle w:val="a4"/>
            <w:rFonts w:ascii="Arial" w:hAnsi="Arial" w:cs="Arial"/>
            <w:color w:val="548E2E"/>
            <w:shd w:val="clear" w:color="auto" w:fill="FFFFFF"/>
          </w:rPr>
          <w:t>为</w:t>
        </w:r>
        <w:r>
          <w:rPr>
            <w:rStyle w:val="a4"/>
            <w:rFonts w:ascii="Arial" w:hAnsi="Arial" w:cs="Arial"/>
            <w:color w:val="548E2E"/>
            <w:shd w:val="clear" w:color="auto" w:fill="FFFFFF"/>
          </w:rPr>
          <w:t>Dependencies</w:t>
        </w:r>
      </w:hyperlink>
      <w:r>
        <w:rPr>
          <w:rFonts w:ascii="Arial" w:hAnsi="Arial" w:cs="Arial"/>
          <w:color w:val="34302D"/>
          <w:shd w:val="clear" w:color="auto" w:fill="FFFFFF"/>
        </w:rPr>
        <w:t>。为此，</w:t>
      </w:r>
      <w:r>
        <w:rPr>
          <w:rFonts w:ascii="Arial" w:hAnsi="Arial" w:cs="Arial"/>
          <w:color w:val="34302D"/>
          <w:shd w:val="clear" w:color="auto" w:fill="FFFFFF"/>
        </w:rPr>
        <w:t>component-scan</w:t>
      </w:r>
      <w:r>
        <w:rPr>
          <w:rFonts w:ascii="Arial" w:hAnsi="Arial" w:cs="Arial"/>
          <w:color w:val="34302D"/>
          <w:shd w:val="clear" w:color="auto" w:fill="FFFFFF"/>
        </w:rPr>
        <w:t>元素上提供了</w:t>
      </w:r>
      <w:r>
        <w:rPr>
          <w:rFonts w:ascii="Arial" w:hAnsi="Arial" w:cs="Arial"/>
          <w:color w:val="34302D"/>
          <w:shd w:val="clear" w:color="auto" w:fill="FFFFFF"/>
        </w:rPr>
        <w:t>scoped-proxy</w:t>
      </w:r>
      <w:r>
        <w:rPr>
          <w:rFonts w:ascii="Arial" w:hAnsi="Arial" w:cs="Arial"/>
          <w:color w:val="34302D"/>
          <w:shd w:val="clear" w:color="auto" w:fill="FFFFFF"/>
        </w:rPr>
        <w:t>属性。三个可能的值是：</w:t>
      </w:r>
      <w:r>
        <w:rPr>
          <w:rStyle w:val="HTML"/>
          <w:rFonts w:ascii="Consolas" w:hAnsi="Consolas"/>
          <w:sz w:val="23"/>
          <w:szCs w:val="23"/>
          <w:shd w:val="clear" w:color="auto" w:fill="F7F7F8"/>
        </w:rPr>
        <w:t>no</w:t>
      </w:r>
      <w:r>
        <w:rPr>
          <w:rFonts w:ascii="Arial" w:hAnsi="Arial" w:cs="Arial"/>
          <w:color w:val="34302D"/>
          <w:shd w:val="clear" w:color="auto" w:fill="FFFFFF"/>
        </w:rPr>
        <w:t>，</w:t>
      </w:r>
      <w:r>
        <w:rPr>
          <w:rStyle w:val="HTML"/>
          <w:rFonts w:ascii="Consolas" w:hAnsi="Consolas"/>
          <w:sz w:val="23"/>
          <w:szCs w:val="23"/>
          <w:shd w:val="clear" w:color="auto" w:fill="F7F7F8"/>
        </w:rPr>
        <w:t>interfaces</w:t>
      </w:r>
      <w:r>
        <w:rPr>
          <w:rFonts w:ascii="Arial" w:hAnsi="Arial" w:cs="Arial"/>
          <w:color w:val="34302D"/>
          <w:shd w:val="clear" w:color="auto" w:fill="FFFFFF"/>
        </w:rPr>
        <w:t>，和</w:t>
      </w:r>
      <w:r>
        <w:rPr>
          <w:rStyle w:val="HTML"/>
          <w:rFonts w:ascii="Consolas" w:hAnsi="Consolas"/>
          <w:sz w:val="23"/>
          <w:szCs w:val="23"/>
          <w:shd w:val="clear" w:color="auto" w:fill="F7F7F8"/>
        </w:rPr>
        <w:t>targetClass</w:t>
      </w:r>
      <w:r>
        <w:rPr>
          <w:rFonts w:ascii="Arial" w:hAnsi="Arial" w:cs="Arial"/>
          <w:color w:val="34302D"/>
          <w:shd w:val="clear" w:color="auto" w:fill="FFFFFF"/>
        </w:rPr>
        <w:t>。例如，以下配置导致标准</w:t>
      </w:r>
      <w:r>
        <w:rPr>
          <w:rFonts w:ascii="Arial" w:hAnsi="Arial" w:cs="Arial"/>
          <w:color w:val="34302D"/>
          <w:shd w:val="clear" w:color="auto" w:fill="FFFFFF"/>
        </w:rPr>
        <w:t>JDK</w:t>
      </w:r>
      <w:r>
        <w:rPr>
          <w:rFonts w:ascii="Arial" w:hAnsi="Arial" w:cs="Arial"/>
          <w:color w:val="34302D"/>
          <w:shd w:val="clear" w:color="auto" w:fill="FFFFFF"/>
        </w:rPr>
        <w:t>动态代理：</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scopedProxy = ScopedProxyMode.INTERFACES)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scoped-proxy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"interfaces"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1.10.8. Providing Qualifier Metadata with Annotations</w:t>
      </w:r>
    </w:p>
    <w:p w:rsidR="00963D6A" w:rsidRPr="00963D6A" w:rsidRDefault="00963D6A" w:rsidP="00963D6A">
      <w:pPr>
        <w:widowControl/>
        <w:shd w:val="clear" w:color="auto" w:fill="FFFFFF"/>
        <w:spacing w:after="300"/>
        <w:jc w:val="left"/>
        <w:rPr>
          <w:rFonts w:ascii="Arial" w:hAnsi="Arial" w:cs="Arial"/>
          <w:color w:val="34302D"/>
          <w:shd w:val="clear" w:color="auto" w:fill="FFFFFF"/>
        </w:rPr>
      </w:pPr>
      <w:r w:rsidRPr="00963D6A">
        <w:rPr>
          <w:rFonts w:ascii="Arial" w:hAnsi="Arial" w:cs="Arial"/>
          <w:color w:val="34302D"/>
          <w:shd w:val="clear" w:color="auto" w:fill="FFFFFF"/>
        </w:rPr>
        <w:lastRenderedPageBreak/>
        <w:t>使用注释提供限定符元数据</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is discussed in </w:t>
      </w:r>
      <w:hyperlink r:id="rId324" w:anchor="beans-autowired-annotation-qualifiers" w:history="1">
        <w:r w:rsidRPr="00BA0D5D">
          <w:rPr>
            <w:rFonts w:ascii="inherit" w:eastAsia="宋体" w:hAnsi="inherit" w:cs="Arial"/>
            <w:color w:val="548E2E"/>
            <w:kern w:val="0"/>
            <w:sz w:val="24"/>
            <w:szCs w:val="24"/>
            <w:u w:val="single"/>
          </w:rPr>
          <w:t>Fine-tuning Annotation-based Autowiring with Qualifiers</w:t>
        </w:r>
      </w:hyperlink>
      <w:r w:rsidRPr="00BA0D5D">
        <w:rPr>
          <w:rFonts w:ascii="inherit" w:eastAsia="宋体" w:hAnsi="inherit" w:cs="Arial"/>
          <w:color w:val="34302D"/>
          <w:kern w:val="0"/>
          <w:sz w:val="24"/>
          <w:szCs w:val="24"/>
        </w:rPr>
        <w:t>. The examples in that section demonstrate the use of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annotation and custom qualifier annotations to provide fine-grained control when you resolve autowire candidates. Because those examples were based on XML bean definitions, the qualifier metadata was provided on the candidate bean definitions by using the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meta</w:t>
      </w:r>
      <w:r w:rsidRPr="00BA0D5D">
        <w:rPr>
          <w:rFonts w:ascii="inherit" w:eastAsia="宋体" w:hAnsi="inherit" w:cs="Arial"/>
          <w:color w:val="34302D"/>
          <w:kern w:val="0"/>
          <w:sz w:val="24"/>
          <w:szCs w:val="24"/>
        </w:rPr>
        <w:t> child elements of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element in the XML. When relying upon classpath scanning for auto-detection of components, you can provide the qualifier metadata with type-level annotations on the candidate class. The following three examples demonstrate this technique:</w:t>
      </w:r>
    </w:p>
    <w:p w:rsidR="00963D6A" w:rsidRPr="00BA0D5D" w:rsidRDefault="00963D6A"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@Qualifier</w:t>
      </w:r>
      <w:r>
        <w:rPr>
          <w:rFonts w:ascii="Arial" w:hAnsi="Arial" w:cs="Arial"/>
          <w:color w:val="34302D"/>
          <w:shd w:val="clear" w:color="auto" w:fill="FFFFFF"/>
        </w:rPr>
        <w:t>注释中讨论</w:t>
      </w:r>
      <w:hyperlink r:id="rId325" w:anchor="beans-autowired-annotation-qualifiers" w:history="1">
        <w:r>
          <w:rPr>
            <w:rStyle w:val="a4"/>
            <w:rFonts w:ascii="Arial" w:hAnsi="Arial" w:cs="Arial"/>
            <w:color w:val="548E2E"/>
            <w:shd w:val="clear" w:color="auto" w:fill="FFFFFF"/>
          </w:rPr>
          <w:t>与预选赛微调基于注解的自动连接</w:t>
        </w:r>
      </w:hyperlink>
      <w:r>
        <w:rPr>
          <w:rFonts w:ascii="Arial" w:hAnsi="Arial" w:cs="Arial"/>
          <w:color w:val="34302D"/>
          <w:shd w:val="clear" w:color="auto" w:fill="FFFFFF"/>
        </w:rPr>
        <w:t>。该部分中的示例演示了</w:t>
      </w:r>
      <w:r>
        <w:rPr>
          <w:rStyle w:val="HTML"/>
          <w:rFonts w:ascii="Consolas" w:hAnsi="Consolas"/>
          <w:sz w:val="23"/>
          <w:szCs w:val="23"/>
          <w:shd w:val="clear" w:color="auto" w:fill="F7F7F8"/>
        </w:rPr>
        <w:t>@Qualifier</w:t>
      </w:r>
      <w:r>
        <w:rPr>
          <w:rFonts w:ascii="Arial" w:hAnsi="Arial" w:cs="Arial"/>
          <w:color w:val="34302D"/>
          <w:shd w:val="clear" w:color="auto" w:fill="FFFFFF"/>
        </w:rPr>
        <w:t>在解析自动线候选时使用注释和自定义限定符注释来提供细粒度控制。因为这些示例基于</w:t>
      </w:r>
      <w:r>
        <w:rPr>
          <w:rFonts w:ascii="Arial" w:hAnsi="Arial" w:cs="Arial"/>
          <w:color w:val="34302D"/>
          <w:shd w:val="clear" w:color="auto" w:fill="FFFFFF"/>
        </w:rPr>
        <w:t>XML bean</w:t>
      </w:r>
      <w:r>
        <w:rPr>
          <w:rFonts w:ascii="Arial" w:hAnsi="Arial" w:cs="Arial"/>
          <w:color w:val="34302D"/>
          <w:shd w:val="clear" w:color="auto" w:fill="FFFFFF"/>
        </w:rPr>
        <w:t>定义，所以通过使用</w:t>
      </w:r>
      <w:r>
        <w:rPr>
          <w:rFonts w:ascii="Arial" w:hAnsi="Arial" w:cs="Arial"/>
          <w:color w:val="34302D"/>
          <w:shd w:val="clear" w:color="auto" w:fill="FFFFFF"/>
        </w:rPr>
        <w:t>XML</w:t>
      </w:r>
      <w:r>
        <w:rPr>
          <w:rFonts w:ascii="Arial" w:hAnsi="Arial" w:cs="Arial"/>
          <w:color w:val="34302D"/>
          <w:shd w:val="clear" w:color="auto" w:fill="FFFFFF"/>
        </w:rPr>
        <w:t>中</w:t>
      </w:r>
      <w:r>
        <w:rPr>
          <w:rFonts w:ascii="Arial" w:hAnsi="Arial" w:cs="Arial"/>
          <w:color w:val="34302D"/>
          <w:shd w:val="clear" w:color="auto" w:fill="FFFFFF"/>
        </w:rPr>
        <w:t> </w:t>
      </w:r>
      <w:r>
        <w:rPr>
          <w:rFonts w:ascii="Arial" w:hAnsi="Arial" w:cs="Arial"/>
          <w:color w:val="34302D"/>
          <w:shd w:val="clear" w:color="auto" w:fill="FFFFFF"/>
        </w:rPr>
        <w:t>元素的</w:t>
      </w:r>
      <w:r>
        <w:rPr>
          <w:rStyle w:val="HTML"/>
          <w:rFonts w:ascii="Consolas" w:hAnsi="Consolas"/>
          <w:sz w:val="23"/>
          <w:szCs w:val="23"/>
          <w:shd w:val="clear" w:color="auto" w:fill="F7F7F8"/>
        </w:rPr>
        <w:t>qualifier</w:t>
      </w:r>
      <w:r>
        <w:rPr>
          <w:rFonts w:ascii="Arial" w:hAnsi="Arial" w:cs="Arial"/>
          <w:color w:val="34302D"/>
          <w:shd w:val="clear" w:color="auto" w:fill="FFFFFF"/>
        </w:rPr>
        <w:t>或</w:t>
      </w:r>
      <w:r>
        <w:rPr>
          <w:rStyle w:val="HTML"/>
          <w:rFonts w:ascii="Consolas" w:hAnsi="Consolas"/>
          <w:sz w:val="23"/>
          <w:szCs w:val="23"/>
          <w:shd w:val="clear" w:color="auto" w:fill="F7F7F8"/>
        </w:rPr>
        <w:t>meta</w:t>
      </w:r>
      <w:r>
        <w:rPr>
          <w:rFonts w:ascii="Arial" w:hAnsi="Arial" w:cs="Arial"/>
          <w:color w:val="34302D"/>
          <w:shd w:val="clear" w:color="auto" w:fill="FFFFFF"/>
        </w:rPr>
        <w:t>元素</w:t>
      </w:r>
      <w:r>
        <w:rPr>
          <w:rStyle w:val="HTML"/>
          <w:rFonts w:ascii="Consolas" w:hAnsi="Consolas"/>
          <w:sz w:val="23"/>
          <w:szCs w:val="23"/>
          <w:shd w:val="clear" w:color="auto" w:fill="F7F7F8"/>
        </w:rPr>
        <w:t>bean</w:t>
      </w:r>
      <w:r>
        <w:rPr>
          <w:rFonts w:ascii="Arial" w:hAnsi="Arial" w:cs="Arial"/>
          <w:color w:val="34302D"/>
          <w:shd w:val="clear" w:color="auto" w:fill="FFFFFF"/>
        </w:rPr>
        <w:t>元素在候选</w:t>
      </w:r>
      <w:r>
        <w:rPr>
          <w:rFonts w:ascii="Arial" w:hAnsi="Arial" w:cs="Arial"/>
          <w:color w:val="34302D"/>
          <w:shd w:val="clear" w:color="auto" w:fill="FFFFFF"/>
        </w:rPr>
        <w:t>bean</w:t>
      </w:r>
      <w:r>
        <w:rPr>
          <w:rFonts w:ascii="Arial" w:hAnsi="Arial" w:cs="Arial"/>
          <w:color w:val="34302D"/>
          <w:shd w:val="clear" w:color="auto" w:fill="FFFFFF"/>
        </w:rPr>
        <w:t>定义上提供限定符元数据。当依靠类路径扫描来自动检测组件时，可以在候选类上为类型级注释提供限定符元数据。以下三个示例演示了此技术：</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@Qualifier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ActionMovieCatalog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MovieCatalog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@Genre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ActionMovieCatalog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MovieCatalog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@Offline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CachingMovieCatalog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MovieCatalog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963D6A">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with most annotation-based alternatives, keep in mind that the annotation metadata is bound to the class definition itself, while the use of XML allows for multiple beans of the same type to provide variations in their qualifier metadata, because that metadata is provided per-instance rather than per-class.</w:t>
            </w:r>
          </w:p>
          <w:p w:rsidR="0038536F" w:rsidRPr="00BA0D5D" w:rsidRDefault="0038536F" w:rsidP="00BA0D5D">
            <w:pPr>
              <w:widowControl/>
              <w:jc w:val="left"/>
              <w:rPr>
                <w:rFonts w:ascii="宋体" w:eastAsia="宋体" w:hAnsi="宋体" w:cs="宋体"/>
                <w:kern w:val="0"/>
                <w:sz w:val="24"/>
                <w:szCs w:val="24"/>
              </w:rPr>
            </w:pPr>
            <w:r>
              <w:rPr>
                <w:rFonts w:ascii="Arial" w:hAnsi="Arial" w:cs="Arial"/>
                <w:shd w:val="clear" w:color="auto" w:fill="EBF1E7"/>
              </w:rPr>
              <w:t>与大多数基于注释的备选方案一样，请记住注释元数据绑定到类定义本身，而</w:t>
            </w:r>
            <w:r>
              <w:rPr>
                <w:rFonts w:ascii="Arial" w:hAnsi="Arial" w:cs="Arial"/>
                <w:shd w:val="clear" w:color="auto" w:fill="EBF1E7"/>
              </w:rPr>
              <w:t>XML</w:t>
            </w:r>
            <w:r>
              <w:rPr>
                <w:rFonts w:ascii="Arial" w:hAnsi="Arial" w:cs="Arial"/>
                <w:shd w:val="clear" w:color="auto" w:fill="EBF1E7"/>
              </w:rPr>
              <w:t>的使用允许多个相同类型的</w:t>
            </w:r>
            <w:r>
              <w:rPr>
                <w:rFonts w:ascii="Arial" w:hAnsi="Arial" w:cs="Arial"/>
                <w:shd w:val="clear" w:color="auto" w:fill="EBF1E7"/>
              </w:rPr>
              <w:t>bean</w:t>
            </w:r>
            <w:r>
              <w:rPr>
                <w:rFonts w:ascii="Arial" w:hAnsi="Arial" w:cs="Arial"/>
                <w:shd w:val="clear" w:color="auto" w:fill="EBF1E7"/>
              </w:rPr>
              <w:t>在其限定符元数据中提供变体，因为每个元数据都是按照</w:t>
            </w:r>
            <w:r>
              <w:rPr>
                <w:rFonts w:ascii="Arial" w:hAnsi="Arial" w:cs="Arial"/>
                <w:shd w:val="clear" w:color="auto" w:fill="EBF1E7"/>
              </w:rPr>
              <w:t xml:space="preserve"> - </w:t>
            </w:r>
            <w:r>
              <w:rPr>
                <w:rFonts w:ascii="Arial" w:hAnsi="Arial" w:cs="Arial"/>
                <w:shd w:val="clear" w:color="auto" w:fill="EBF1E7"/>
              </w:rPr>
              <w:t>实例而不是每班。</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1.10.9. Generating an Index of Candidate Components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While classpath scanning is very fast, it is possible to improve the startup performance of large applications by creating a static list of candidates at compilation time. In this mode, all modules that are target of component scan must use this mechanism.</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虽然类路径扫描速度非常快，但可以通过在编译时创建候选的静态列表来提高大型应用程序的启动性能。在此模式下，所有作为组件扫描目标的模块都必须使用此机制。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Your existing </w:t>
            </w:r>
            <w:r w:rsidRPr="00BA0D5D">
              <w:rPr>
                <w:rFonts w:ascii="Consolas" w:eastAsia="宋体" w:hAnsi="Consolas" w:cs="宋体"/>
                <w:kern w:val="0"/>
                <w:sz w:val="23"/>
                <w:szCs w:val="23"/>
                <w:shd w:val="clear" w:color="auto" w:fill="F7F7F8"/>
              </w:rPr>
              <w:t>@ComponentScan</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&lt;context:component-scan</w:t>
            </w:r>
            <w:r w:rsidRPr="00BA0D5D">
              <w:rPr>
                <w:rFonts w:ascii="宋体" w:eastAsia="宋体" w:hAnsi="宋体" w:cs="宋体"/>
                <w:kern w:val="0"/>
                <w:sz w:val="24"/>
                <w:szCs w:val="24"/>
              </w:rPr>
              <w:t> directives must stay as is to request the context to scan candidates in certain packages. When the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detects such an index, it automatically uses it rather than scanning the classpath.</w:t>
            </w:r>
          </w:p>
          <w:p w:rsidR="0038536F" w:rsidRPr="00BA0D5D" w:rsidRDefault="0038536F" w:rsidP="00BA0D5D">
            <w:pPr>
              <w:widowControl/>
              <w:jc w:val="left"/>
              <w:rPr>
                <w:rFonts w:ascii="宋体" w:eastAsia="宋体" w:hAnsi="宋体" w:cs="宋体"/>
                <w:kern w:val="0"/>
                <w:sz w:val="24"/>
                <w:szCs w:val="24"/>
              </w:rPr>
            </w:pPr>
            <w:r>
              <w:rPr>
                <w:rFonts w:ascii="Arial" w:hAnsi="Arial" w:cs="Arial"/>
                <w:shd w:val="clear" w:color="auto" w:fill="EBF1E7"/>
              </w:rPr>
              <w:t>您的现有</w:t>
            </w:r>
            <w:r>
              <w:rPr>
                <w:rStyle w:val="HTML"/>
                <w:rFonts w:ascii="Consolas" w:hAnsi="Consolas"/>
                <w:sz w:val="23"/>
                <w:szCs w:val="23"/>
                <w:shd w:val="clear" w:color="auto" w:fill="F7F7F8"/>
              </w:rPr>
              <w:t>@ComponentScan</w:t>
            </w:r>
            <w:r>
              <w:rPr>
                <w:rFonts w:ascii="Arial" w:hAnsi="Arial" w:cs="Arial"/>
                <w:shd w:val="clear" w:color="auto" w:fill="EBF1E7"/>
              </w:rPr>
              <w:t>或</w:t>
            </w:r>
            <w:r>
              <w:rPr>
                <w:rStyle w:val="HTML"/>
                <w:rFonts w:ascii="Consolas" w:hAnsi="Consolas"/>
                <w:sz w:val="23"/>
                <w:szCs w:val="23"/>
                <w:shd w:val="clear" w:color="auto" w:fill="F7F7F8"/>
              </w:rPr>
              <w:t>&lt;context:component-scan</w:t>
            </w:r>
            <w:r>
              <w:rPr>
                <w:rFonts w:ascii="Arial" w:hAnsi="Arial" w:cs="Arial"/>
                <w:shd w:val="clear" w:color="auto" w:fill="EBF1E7"/>
              </w:rPr>
              <w:t>指令必须保持原样，以请求上下文扫描某些包中的候选项。当</w:t>
            </w:r>
            <w:r>
              <w:rPr>
                <w:rStyle w:val="HTML"/>
                <w:rFonts w:ascii="Consolas" w:hAnsi="Consolas"/>
                <w:sz w:val="23"/>
                <w:szCs w:val="23"/>
                <w:shd w:val="clear" w:color="auto" w:fill="F7F7F8"/>
              </w:rPr>
              <w:t>ApplicationContext</w:t>
            </w:r>
            <w:r>
              <w:rPr>
                <w:rFonts w:ascii="Arial" w:hAnsi="Arial" w:cs="Arial"/>
                <w:shd w:val="clear" w:color="auto" w:fill="EBF1E7"/>
              </w:rPr>
              <w:t>检测到这样的索引时，它会自动使用它而不是扫描类路径。</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generate the index, add an additional dependency to each module that contains components that are targets for component scan directives. The following example shows how to do so with Maven:</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要生成索引，请为包含组件扫描指令目标的组件的每个模块添加其他依赖项。以下示例显示了如何使用</w:t>
      </w:r>
      <w:r>
        <w:rPr>
          <w:rFonts w:ascii="Arial" w:hAnsi="Arial" w:cs="Arial"/>
          <w:color w:val="34302D"/>
          <w:shd w:val="clear" w:color="auto" w:fill="FFFFFF"/>
        </w:rPr>
        <w:t>Maven</w:t>
      </w:r>
      <w:r>
        <w:rPr>
          <w:rFonts w:ascii="Arial" w:hAnsi="Arial" w:cs="Arial"/>
          <w:color w:val="34302D"/>
          <w:shd w:val="clear" w:color="auto" w:fill="FFFFFF"/>
        </w:rPr>
        <w:t>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&lt;dependencies&gt;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&lt;dependency&gt;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&lt;groupId&gt;</w:t>
      </w:r>
      <w:r w:rsidRPr="00BA0D5D">
        <w:rPr>
          <w:rFonts w:ascii="Consolas" w:eastAsia="宋体" w:hAnsi="Consolas" w:cs="宋体"/>
          <w:color w:val="34302D"/>
          <w:kern w:val="0"/>
          <w:sz w:val="24"/>
          <w:szCs w:val="24"/>
        </w:rPr>
        <w:t>org.springframework</w:t>
      </w:r>
      <w:r w:rsidRPr="00BA0D5D">
        <w:rPr>
          <w:rFonts w:ascii="Consolas" w:eastAsia="宋体" w:hAnsi="Consolas" w:cs="宋体"/>
          <w:color w:val="008080"/>
          <w:kern w:val="0"/>
          <w:sz w:val="24"/>
          <w:szCs w:val="24"/>
        </w:rPr>
        <w:t>&lt;/groupId&gt;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&lt;artifactId&gt;</w:t>
      </w:r>
      <w:r w:rsidRPr="00BA0D5D">
        <w:rPr>
          <w:rFonts w:ascii="Consolas" w:eastAsia="宋体" w:hAnsi="Consolas" w:cs="宋体"/>
          <w:color w:val="34302D"/>
          <w:kern w:val="0"/>
          <w:sz w:val="24"/>
          <w:szCs w:val="24"/>
        </w:rPr>
        <w:t>spring-context-indexer</w:t>
      </w:r>
      <w:r w:rsidRPr="00BA0D5D">
        <w:rPr>
          <w:rFonts w:ascii="Consolas" w:eastAsia="宋体" w:hAnsi="Consolas" w:cs="宋体"/>
          <w:color w:val="008080"/>
          <w:kern w:val="0"/>
          <w:sz w:val="24"/>
          <w:szCs w:val="24"/>
        </w:rPr>
        <w:t>&lt;/artifactId&gt;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&lt;version&gt;</w:t>
      </w:r>
      <w:r w:rsidRPr="00BA0D5D">
        <w:rPr>
          <w:rFonts w:ascii="Consolas" w:eastAsia="宋体" w:hAnsi="Consolas" w:cs="宋体"/>
          <w:color w:val="34302D"/>
          <w:kern w:val="0"/>
          <w:sz w:val="24"/>
          <w:szCs w:val="24"/>
        </w:rPr>
        <w:t>5.1.8.RELEASE</w:t>
      </w:r>
      <w:r w:rsidRPr="00BA0D5D">
        <w:rPr>
          <w:rFonts w:ascii="Consolas" w:eastAsia="宋体" w:hAnsi="Consolas" w:cs="宋体"/>
          <w:color w:val="008080"/>
          <w:kern w:val="0"/>
          <w:sz w:val="24"/>
          <w:szCs w:val="24"/>
        </w:rPr>
        <w:t>&lt;/version&gt;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&lt;optional&gt;</w:t>
      </w:r>
      <w:r w:rsidRPr="00BA0D5D">
        <w:rPr>
          <w:rFonts w:ascii="Consolas" w:eastAsia="宋体" w:hAnsi="Consolas" w:cs="宋体"/>
          <w:color w:val="34302D"/>
          <w:kern w:val="0"/>
          <w:sz w:val="24"/>
          <w:szCs w:val="24"/>
        </w:rPr>
        <w:t>true</w:t>
      </w:r>
      <w:r w:rsidRPr="00BA0D5D">
        <w:rPr>
          <w:rFonts w:ascii="Consolas" w:eastAsia="宋体" w:hAnsi="Consolas" w:cs="宋体"/>
          <w:color w:val="008080"/>
          <w:kern w:val="0"/>
          <w:sz w:val="24"/>
          <w:szCs w:val="24"/>
        </w:rPr>
        <w:t>&lt;/optional&gt;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&lt;/dependency&gt;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&lt;/dependencies&gt;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Gradle 4.5 and earlier, the dependency should be declared in the </w:t>
      </w:r>
      <w:r w:rsidRPr="00BA0D5D">
        <w:rPr>
          <w:rFonts w:ascii="Consolas" w:eastAsia="宋体" w:hAnsi="Consolas" w:cs="宋体"/>
          <w:color w:val="34302D"/>
          <w:kern w:val="0"/>
          <w:sz w:val="23"/>
          <w:szCs w:val="23"/>
          <w:shd w:val="clear" w:color="auto" w:fill="F7F7F8"/>
        </w:rPr>
        <w:t>compileOnly</w:t>
      </w:r>
      <w:r w:rsidRPr="00BA0D5D">
        <w:rPr>
          <w:rFonts w:ascii="inherit" w:eastAsia="宋体" w:hAnsi="inherit" w:cs="Arial"/>
          <w:color w:val="34302D"/>
          <w:kern w:val="0"/>
          <w:sz w:val="24"/>
          <w:szCs w:val="24"/>
        </w:rPr>
        <w:t> configuration, as shown in the following example:</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w:t>
      </w:r>
      <w:r>
        <w:rPr>
          <w:rFonts w:ascii="Arial" w:hAnsi="Arial" w:cs="Arial"/>
          <w:color w:val="34302D"/>
          <w:shd w:val="clear" w:color="auto" w:fill="FFFFFF"/>
        </w:rPr>
        <w:t>Gradle 4.5</w:t>
      </w:r>
      <w:r>
        <w:rPr>
          <w:rFonts w:ascii="Arial" w:hAnsi="Arial" w:cs="Arial"/>
          <w:color w:val="34302D"/>
          <w:shd w:val="clear" w:color="auto" w:fill="FFFFFF"/>
        </w:rPr>
        <w:t>及更早版本，应在</w:t>
      </w:r>
      <w:r>
        <w:rPr>
          <w:rStyle w:val="HTML"/>
          <w:rFonts w:ascii="Consolas" w:hAnsi="Consolas"/>
          <w:sz w:val="23"/>
          <w:szCs w:val="23"/>
          <w:shd w:val="clear" w:color="auto" w:fill="F7F7F8"/>
        </w:rPr>
        <w:t>compileOnly</w:t>
      </w:r>
      <w:r>
        <w:rPr>
          <w:rFonts w:ascii="Arial" w:hAnsi="Arial" w:cs="Arial"/>
          <w:color w:val="34302D"/>
          <w:shd w:val="clear" w:color="auto" w:fill="FFFFFF"/>
        </w:rPr>
        <w:t> </w:t>
      </w:r>
      <w:r>
        <w:rPr>
          <w:rFonts w:ascii="Arial" w:hAnsi="Arial" w:cs="Arial"/>
          <w:color w:val="34302D"/>
          <w:shd w:val="clear" w:color="auto" w:fill="FFFFFF"/>
        </w:rPr>
        <w:t>配置中声明依赖项，如以下示例所示：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dependencies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compileOnly </w:t>
      </w:r>
      <w:r w:rsidRPr="00BA0D5D">
        <w:rPr>
          <w:rFonts w:ascii="Consolas" w:eastAsia="宋体" w:hAnsi="Consolas" w:cs="宋体"/>
          <w:color w:val="DD1144"/>
          <w:kern w:val="0"/>
          <w:sz w:val="24"/>
          <w:szCs w:val="24"/>
        </w:rPr>
        <w:t>"org.springframework:spring-context-indexer:5.1.8.RELEASE"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Gradle 4.6 and later, the dependency should be declared in the </w:t>
      </w:r>
      <w:r w:rsidRPr="00BA0D5D">
        <w:rPr>
          <w:rFonts w:ascii="Consolas" w:eastAsia="宋体" w:hAnsi="Consolas" w:cs="宋体"/>
          <w:color w:val="34302D"/>
          <w:kern w:val="0"/>
          <w:sz w:val="23"/>
          <w:szCs w:val="23"/>
          <w:shd w:val="clear" w:color="auto" w:fill="F7F7F8"/>
        </w:rPr>
        <w:t>annotationProcessor</w:t>
      </w:r>
      <w:r w:rsidRPr="00BA0D5D">
        <w:rPr>
          <w:rFonts w:ascii="inherit" w:eastAsia="宋体" w:hAnsi="inherit" w:cs="Arial"/>
          <w:color w:val="34302D"/>
          <w:kern w:val="0"/>
          <w:sz w:val="24"/>
          <w:szCs w:val="24"/>
        </w:rPr>
        <w:t> configuration, as shown in the following example:</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Fonts w:ascii="Arial" w:hAnsi="Arial" w:cs="Arial"/>
          <w:color w:val="34302D"/>
          <w:shd w:val="clear" w:color="auto" w:fill="FFFFFF"/>
        </w:rPr>
        <w:t>Gradle 4.6</w:t>
      </w:r>
      <w:r>
        <w:rPr>
          <w:rFonts w:ascii="Arial" w:hAnsi="Arial" w:cs="Arial"/>
          <w:color w:val="34302D"/>
          <w:shd w:val="clear" w:color="auto" w:fill="FFFFFF"/>
        </w:rPr>
        <w:t>及更高版本时，应在</w:t>
      </w:r>
      <w:r>
        <w:rPr>
          <w:rStyle w:val="HTML"/>
          <w:rFonts w:ascii="Consolas" w:hAnsi="Consolas"/>
          <w:sz w:val="23"/>
          <w:szCs w:val="23"/>
          <w:shd w:val="clear" w:color="auto" w:fill="F7F7F8"/>
        </w:rPr>
        <w:t>annotationProcessor</w:t>
      </w:r>
      <w:r>
        <w:rPr>
          <w:rFonts w:ascii="Arial" w:hAnsi="Arial" w:cs="Arial"/>
          <w:color w:val="34302D"/>
          <w:shd w:val="clear" w:color="auto" w:fill="FFFFFF"/>
        </w:rPr>
        <w:t> </w:t>
      </w:r>
      <w:r>
        <w:rPr>
          <w:rFonts w:ascii="Arial" w:hAnsi="Arial" w:cs="Arial"/>
          <w:color w:val="34302D"/>
          <w:shd w:val="clear" w:color="auto" w:fill="FFFFFF"/>
        </w:rPr>
        <w:t>配置中声明依赖项，如以下示例所示：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dependencies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annotationProcessor </w:t>
      </w:r>
      <w:r w:rsidRPr="00BA0D5D">
        <w:rPr>
          <w:rFonts w:ascii="Consolas" w:eastAsia="宋体" w:hAnsi="Consolas" w:cs="宋体"/>
          <w:color w:val="DD1144"/>
          <w:kern w:val="0"/>
          <w:sz w:val="24"/>
          <w:szCs w:val="24"/>
        </w:rPr>
        <w:t>"org.springframework:spring-context-indexer:5.1.8.RELEASE"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That process generates a </w:t>
      </w:r>
      <w:r w:rsidRPr="00BA0D5D">
        <w:rPr>
          <w:rFonts w:ascii="Consolas" w:eastAsia="宋体" w:hAnsi="Consolas" w:cs="宋体"/>
          <w:color w:val="34302D"/>
          <w:kern w:val="0"/>
          <w:sz w:val="23"/>
          <w:szCs w:val="23"/>
          <w:shd w:val="clear" w:color="auto" w:fill="F7F7F8"/>
        </w:rPr>
        <w:t>META-INF/spring.components</w:t>
      </w:r>
      <w:r w:rsidRPr="00BA0D5D">
        <w:rPr>
          <w:rFonts w:ascii="inherit" w:eastAsia="宋体" w:hAnsi="inherit" w:cs="Arial"/>
          <w:color w:val="34302D"/>
          <w:kern w:val="0"/>
          <w:sz w:val="24"/>
          <w:szCs w:val="24"/>
        </w:rPr>
        <w:t> file that is included in the jar file.</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该进程生成一个</w:t>
      </w:r>
      <w:r>
        <w:rPr>
          <w:rStyle w:val="HTML"/>
          <w:rFonts w:ascii="Consolas" w:hAnsi="Consolas"/>
          <w:sz w:val="23"/>
          <w:szCs w:val="23"/>
          <w:shd w:val="clear" w:color="auto" w:fill="F7F7F8"/>
        </w:rPr>
        <w:t>META-INF/spring.components</w:t>
      </w:r>
      <w:r>
        <w:rPr>
          <w:rFonts w:ascii="Arial" w:hAnsi="Arial" w:cs="Arial"/>
          <w:color w:val="34302D"/>
          <w:shd w:val="clear" w:color="auto" w:fill="FFFFFF"/>
        </w:rPr>
        <w:t>包含在</w:t>
      </w:r>
      <w:r>
        <w:rPr>
          <w:rFonts w:ascii="Arial" w:hAnsi="Arial" w:cs="Arial"/>
          <w:color w:val="34302D"/>
          <w:shd w:val="clear" w:color="auto" w:fill="FFFFFF"/>
        </w:rPr>
        <w:t>jar</w:t>
      </w:r>
      <w:r>
        <w:rPr>
          <w:rFonts w:ascii="Arial" w:hAnsi="Arial" w:cs="Arial"/>
          <w:color w:val="34302D"/>
          <w:shd w:val="clear" w:color="auto" w:fill="FFFFFF"/>
        </w:rPr>
        <w:t>文件中的文件。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When working with this mode in your IDE, the </w:t>
            </w:r>
            <w:r w:rsidRPr="00BA0D5D">
              <w:rPr>
                <w:rFonts w:ascii="Consolas" w:eastAsia="宋体" w:hAnsi="Consolas" w:cs="宋体"/>
                <w:kern w:val="0"/>
                <w:sz w:val="23"/>
                <w:szCs w:val="23"/>
                <w:shd w:val="clear" w:color="auto" w:fill="F7F7F8"/>
              </w:rPr>
              <w:t>spring-context-indexer</w:t>
            </w:r>
            <w:r w:rsidRPr="00BA0D5D">
              <w:rPr>
                <w:rFonts w:ascii="宋体" w:eastAsia="宋体" w:hAnsi="宋体" w:cs="宋体"/>
                <w:kern w:val="0"/>
                <w:sz w:val="24"/>
                <w:szCs w:val="24"/>
              </w:rPr>
              <w:t> must be registered as an annotation processor to make sure the index is up-to-date when candidate components are updated.</w:t>
            </w:r>
          </w:p>
          <w:p w:rsidR="0038536F" w:rsidRPr="00BA0D5D" w:rsidRDefault="0038536F" w:rsidP="00BA0D5D">
            <w:pPr>
              <w:widowControl/>
              <w:jc w:val="left"/>
              <w:rPr>
                <w:rFonts w:ascii="宋体" w:eastAsia="宋体" w:hAnsi="宋体" w:cs="宋体"/>
                <w:kern w:val="0"/>
                <w:sz w:val="24"/>
                <w:szCs w:val="24"/>
              </w:rPr>
            </w:pPr>
            <w:r>
              <w:rPr>
                <w:rFonts w:ascii="Arial" w:hAnsi="Arial" w:cs="Arial"/>
                <w:shd w:val="clear" w:color="auto" w:fill="EBF1E7"/>
              </w:rPr>
              <w:t>在</w:t>
            </w:r>
            <w:r>
              <w:rPr>
                <w:rFonts w:ascii="Arial" w:hAnsi="Arial" w:cs="Arial"/>
                <w:shd w:val="clear" w:color="auto" w:fill="EBF1E7"/>
              </w:rPr>
              <w:t>IDE</w:t>
            </w:r>
            <w:r>
              <w:rPr>
                <w:rFonts w:ascii="Arial" w:hAnsi="Arial" w:cs="Arial"/>
                <w:shd w:val="clear" w:color="auto" w:fill="EBF1E7"/>
              </w:rPr>
              <w:t>中使用此模式时，</w:t>
            </w:r>
            <w:r>
              <w:rPr>
                <w:rStyle w:val="HTML"/>
                <w:rFonts w:ascii="Consolas" w:hAnsi="Consolas"/>
                <w:sz w:val="23"/>
                <w:szCs w:val="23"/>
                <w:shd w:val="clear" w:color="auto" w:fill="F7F7F8"/>
              </w:rPr>
              <w:t>spring-context-indexer</w:t>
            </w:r>
            <w:r>
              <w:rPr>
                <w:rFonts w:ascii="Arial" w:hAnsi="Arial" w:cs="Arial"/>
                <w:shd w:val="clear" w:color="auto" w:fill="EBF1E7"/>
              </w:rPr>
              <w:t>必须将其注册为注释处理器，以确保在更新候选组件时索引是最新的。</w:t>
            </w:r>
          </w:p>
        </w:tc>
      </w:tr>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index is enabled automatically when a </w:t>
            </w:r>
            <w:r w:rsidRPr="00BA0D5D">
              <w:rPr>
                <w:rFonts w:ascii="Consolas" w:eastAsia="宋体" w:hAnsi="Consolas" w:cs="宋体"/>
                <w:kern w:val="0"/>
                <w:sz w:val="23"/>
                <w:szCs w:val="23"/>
                <w:shd w:val="clear" w:color="auto" w:fill="F7F7F8"/>
              </w:rPr>
              <w:t>META-INF/spring.components</w:t>
            </w:r>
            <w:r w:rsidRPr="00BA0D5D">
              <w:rPr>
                <w:rFonts w:ascii="宋体" w:eastAsia="宋体" w:hAnsi="宋体" w:cs="宋体"/>
                <w:kern w:val="0"/>
                <w:sz w:val="24"/>
                <w:szCs w:val="24"/>
              </w:rPr>
              <w:t> is found on the classpath. If an index is partially available for some libraries (or use cases) but could not be built for the whole application, you can fallback to a regular classpath arrangement (as though no index was present at all) by setting </w:t>
            </w:r>
            <w:r w:rsidRPr="00BA0D5D">
              <w:rPr>
                <w:rFonts w:ascii="Consolas" w:eastAsia="宋体" w:hAnsi="Consolas" w:cs="宋体"/>
                <w:kern w:val="0"/>
                <w:sz w:val="23"/>
                <w:szCs w:val="23"/>
                <w:shd w:val="clear" w:color="auto" w:fill="F7F7F8"/>
              </w:rPr>
              <w:t>spring.index.ignore</w:t>
            </w:r>
            <w:r w:rsidRPr="00BA0D5D">
              <w:rPr>
                <w:rFonts w:ascii="宋体" w:eastAsia="宋体" w:hAnsi="宋体" w:cs="宋体"/>
                <w:kern w:val="0"/>
                <w:sz w:val="24"/>
                <w:szCs w:val="24"/>
              </w:rPr>
              <w:t> to </w:t>
            </w:r>
            <w:r w:rsidRPr="00BA0D5D">
              <w:rPr>
                <w:rFonts w:ascii="Consolas" w:eastAsia="宋体" w:hAnsi="Consolas" w:cs="宋体"/>
                <w:kern w:val="0"/>
                <w:sz w:val="23"/>
                <w:szCs w:val="23"/>
                <w:shd w:val="clear" w:color="auto" w:fill="F7F7F8"/>
              </w:rPr>
              <w:t>true</w:t>
            </w:r>
            <w:r w:rsidRPr="00BA0D5D">
              <w:rPr>
                <w:rFonts w:ascii="宋体" w:eastAsia="宋体" w:hAnsi="宋体" w:cs="宋体"/>
                <w:kern w:val="0"/>
                <w:sz w:val="24"/>
                <w:szCs w:val="24"/>
              </w:rPr>
              <w:t>, either as a system property or in a </w:t>
            </w:r>
            <w:r w:rsidRPr="00BA0D5D">
              <w:rPr>
                <w:rFonts w:ascii="Consolas" w:eastAsia="宋体" w:hAnsi="Consolas" w:cs="宋体"/>
                <w:kern w:val="0"/>
                <w:sz w:val="23"/>
                <w:szCs w:val="23"/>
                <w:shd w:val="clear" w:color="auto" w:fill="F7F7F8"/>
              </w:rPr>
              <w:t>spring.properties</w:t>
            </w:r>
            <w:r w:rsidRPr="00BA0D5D">
              <w:rPr>
                <w:rFonts w:ascii="宋体" w:eastAsia="宋体" w:hAnsi="宋体" w:cs="宋体"/>
                <w:kern w:val="0"/>
                <w:sz w:val="24"/>
                <w:szCs w:val="24"/>
              </w:rPr>
              <w:t> file at the root of the classpath.</w:t>
            </w:r>
          </w:p>
          <w:p w:rsidR="0038536F" w:rsidRPr="00BA0D5D" w:rsidRDefault="0038536F" w:rsidP="00BA0D5D">
            <w:pPr>
              <w:widowControl/>
              <w:jc w:val="left"/>
              <w:rPr>
                <w:rFonts w:ascii="宋体" w:eastAsia="宋体" w:hAnsi="宋体" w:cs="宋体"/>
                <w:kern w:val="0"/>
                <w:sz w:val="24"/>
                <w:szCs w:val="24"/>
              </w:rPr>
            </w:pPr>
            <w:r>
              <w:rPr>
                <w:rStyle w:val="HTML"/>
                <w:rFonts w:ascii="Consolas" w:hAnsi="Consolas"/>
                <w:sz w:val="23"/>
                <w:szCs w:val="23"/>
                <w:shd w:val="clear" w:color="auto" w:fill="F7F7F8"/>
              </w:rPr>
              <w:t>META-INF/spring.components</w:t>
            </w:r>
            <w:r>
              <w:rPr>
                <w:rFonts w:ascii="Arial" w:hAnsi="Arial" w:cs="Arial"/>
                <w:shd w:val="clear" w:color="auto" w:fill="EBF1E7"/>
              </w:rPr>
              <w:t>在类路径中找到</w:t>
            </w:r>
            <w:r>
              <w:rPr>
                <w:rFonts w:ascii="Arial" w:hAnsi="Arial" w:cs="Arial"/>
                <w:shd w:val="clear" w:color="auto" w:fill="EBF1E7"/>
              </w:rPr>
              <w:t> a</w:t>
            </w:r>
            <w:r>
              <w:rPr>
                <w:rFonts w:ascii="Arial" w:hAnsi="Arial" w:cs="Arial"/>
                <w:shd w:val="clear" w:color="auto" w:fill="EBF1E7"/>
              </w:rPr>
              <w:t>时，将自动启用索引。如果索引部分可用一些库（或用例），但整个应用程序无法建立，可以通过设置回退到普通类路径安排（好像没有索引存在的话）</w:t>
            </w:r>
            <w:r>
              <w:rPr>
                <w:rStyle w:val="HTML"/>
                <w:rFonts w:ascii="Consolas" w:hAnsi="Consolas"/>
                <w:sz w:val="23"/>
                <w:szCs w:val="23"/>
                <w:shd w:val="clear" w:color="auto" w:fill="F7F7F8"/>
              </w:rPr>
              <w:t>spring.index.ignore</w:t>
            </w:r>
            <w:r>
              <w:rPr>
                <w:rFonts w:ascii="Arial" w:hAnsi="Arial" w:cs="Arial"/>
                <w:shd w:val="clear" w:color="auto" w:fill="EBF1E7"/>
              </w:rPr>
              <w:t>来</w:t>
            </w:r>
            <w:r>
              <w:rPr>
                <w:rFonts w:ascii="Arial" w:hAnsi="Arial" w:cs="Arial"/>
                <w:shd w:val="clear" w:color="auto" w:fill="EBF1E7"/>
              </w:rPr>
              <w:t> </w:t>
            </w:r>
            <w:r>
              <w:rPr>
                <w:rStyle w:val="HTML"/>
                <w:rFonts w:ascii="Consolas" w:hAnsi="Consolas"/>
                <w:sz w:val="23"/>
                <w:szCs w:val="23"/>
                <w:shd w:val="clear" w:color="auto" w:fill="F7F7F8"/>
              </w:rPr>
              <w:t>true</w:t>
            </w:r>
            <w:r>
              <w:rPr>
                <w:rFonts w:ascii="Arial" w:hAnsi="Arial" w:cs="Arial"/>
                <w:shd w:val="clear" w:color="auto" w:fill="EBF1E7"/>
              </w:rPr>
              <w:t>，无论是作为一个系统属性或</w:t>
            </w:r>
            <w:r>
              <w:rPr>
                <w:rStyle w:val="HTML"/>
                <w:rFonts w:ascii="Consolas" w:hAnsi="Consolas"/>
                <w:sz w:val="23"/>
                <w:szCs w:val="23"/>
                <w:shd w:val="clear" w:color="auto" w:fill="F7F7F8"/>
              </w:rPr>
              <w:t>spring.properties</w:t>
            </w:r>
            <w:r>
              <w:rPr>
                <w:rFonts w:ascii="Arial" w:hAnsi="Arial" w:cs="Arial"/>
                <w:shd w:val="clear" w:color="auto" w:fill="EBF1E7"/>
              </w:rPr>
              <w:t>类路径根目录下的文件。</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4" w:name="_Toc15219502"/>
      <w:r w:rsidRPr="00BA0D5D">
        <w:rPr>
          <w:rFonts w:ascii="Arial" w:eastAsia="宋体" w:hAnsi="Arial" w:cs="Arial"/>
          <w:color w:val="34302D"/>
          <w:kern w:val="0"/>
          <w:sz w:val="41"/>
          <w:szCs w:val="41"/>
        </w:rPr>
        <w:t>1.11. Using JSR 330 Standard Annotations</w:t>
      </w:r>
      <w:bookmarkEnd w:id="2434"/>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Starting with Spring 3.0, Spring offers support for JSR-330 standard annotations (Dependency Injection). Those annotations are scanned in the same way as the Spring annotations. To use them, you need to have the relevant jars in your classpath.</w:t>
      </w:r>
    </w:p>
    <w:p w:rsidR="0038536F" w:rsidRPr="0038536F" w:rsidRDefault="0038536F" w:rsidP="0038536F">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从</w:t>
      </w:r>
      <w:r>
        <w:rPr>
          <w:rFonts w:ascii="inherit" w:hAnsi="inherit" w:cs="Arial"/>
          <w:color w:val="34302D"/>
        </w:rPr>
        <w:t>Spring 3.0</w:t>
      </w:r>
      <w:r>
        <w:rPr>
          <w:rFonts w:ascii="inherit" w:hAnsi="inherit" w:cs="Arial"/>
          <w:color w:val="34302D"/>
        </w:rPr>
        <w:t>开始，</w:t>
      </w:r>
      <w:r>
        <w:rPr>
          <w:rFonts w:ascii="inherit" w:hAnsi="inherit" w:cs="Arial"/>
          <w:color w:val="34302D"/>
        </w:rPr>
        <w:t>Spring</w:t>
      </w:r>
      <w:r>
        <w:rPr>
          <w:rFonts w:ascii="inherit" w:hAnsi="inherit" w:cs="Arial"/>
          <w:color w:val="34302D"/>
        </w:rPr>
        <w:t>提供对</w:t>
      </w:r>
      <w:r>
        <w:rPr>
          <w:rFonts w:ascii="inherit" w:hAnsi="inherit" w:cs="Arial"/>
          <w:color w:val="34302D"/>
        </w:rPr>
        <w:t>JSR-330</w:t>
      </w:r>
      <w:r>
        <w:rPr>
          <w:rFonts w:ascii="inherit" w:hAnsi="inherit" w:cs="Arial"/>
          <w:color w:val="34302D"/>
        </w:rPr>
        <w:t>标准注释（依赖注入）的支持。这些注释的扫描方式与</w:t>
      </w:r>
      <w:r>
        <w:rPr>
          <w:rFonts w:ascii="inherit" w:hAnsi="inherit" w:cs="Arial"/>
          <w:color w:val="34302D"/>
        </w:rPr>
        <w:t>Spring</w:t>
      </w:r>
      <w:r>
        <w:rPr>
          <w:rFonts w:ascii="inherit" w:hAnsi="inherit" w:cs="Arial"/>
          <w:color w:val="34302D"/>
        </w:rPr>
        <w:t>注释相同。要使用它们，您需要在类路径中包含相关的</w:t>
      </w:r>
      <w:r>
        <w:rPr>
          <w:rFonts w:ascii="inherit" w:hAnsi="inherit" w:cs="Arial"/>
          <w:color w:val="34302D"/>
        </w:rPr>
        <w:t>jar</w:t>
      </w:r>
      <w:r>
        <w:rPr>
          <w:rFonts w:ascii="inherit" w:hAnsi="inherit" w:cs="Arial"/>
          <w:color w:val="34302D"/>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If you use Maven, the </w:t>
            </w:r>
            <w:r w:rsidRPr="00BA0D5D">
              <w:rPr>
                <w:rFonts w:ascii="Consolas" w:eastAsia="宋体" w:hAnsi="Consolas" w:cs="宋体"/>
                <w:kern w:val="0"/>
                <w:sz w:val="23"/>
                <w:szCs w:val="23"/>
                <w:shd w:val="clear" w:color="auto" w:fill="F7F7F8"/>
              </w:rPr>
              <w:t>javax.inject</w:t>
            </w:r>
            <w:r w:rsidRPr="00BA0D5D">
              <w:rPr>
                <w:rFonts w:ascii="inherit" w:eastAsia="宋体" w:hAnsi="inherit" w:cs="宋体"/>
                <w:kern w:val="0"/>
                <w:sz w:val="24"/>
                <w:szCs w:val="24"/>
              </w:rPr>
              <w:t> artifact is available in the standard Maven repository (</w:t>
            </w:r>
            <w:hyperlink r:id="rId326" w:history="1">
              <w:r w:rsidRPr="00BA0D5D">
                <w:rPr>
                  <w:rFonts w:ascii="inherit" w:eastAsia="宋体" w:hAnsi="inherit" w:cs="宋体"/>
                  <w:color w:val="548E2E"/>
                  <w:kern w:val="0"/>
                  <w:sz w:val="24"/>
                  <w:szCs w:val="24"/>
                  <w:u w:val="single"/>
                </w:rPr>
                <w:t>https://repo1.maven.org/maven2/javax/inject/javax.inject/1/</w:t>
              </w:r>
            </w:hyperlink>
            <w:r w:rsidRPr="00BA0D5D">
              <w:rPr>
                <w:rFonts w:ascii="inherit" w:eastAsia="宋体" w:hAnsi="inherit" w:cs="宋体"/>
                <w:kern w:val="0"/>
                <w:sz w:val="24"/>
                <w:szCs w:val="24"/>
              </w:rPr>
              <w:t>). You can add the following dependency to your file pom.xml:</w:t>
            </w:r>
          </w:p>
          <w:p w:rsidR="0038536F" w:rsidRPr="00BA0D5D" w:rsidRDefault="0038536F"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如果您使用</w:t>
            </w:r>
            <w:r>
              <w:rPr>
                <w:rFonts w:ascii="Arial" w:hAnsi="Arial" w:cs="Arial"/>
                <w:shd w:val="clear" w:color="auto" w:fill="EBF1E7"/>
              </w:rPr>
              <w:t>Maven</w:t>
            </w:r>
            <w:r>
              <w:rPr>
                <w:rFonts w:ascii="Arial" w:hAnsi="Arial" w:cs="Arial"/>
                <w:shd w:val="clear" w:color="auto" w:fill="EBF1E7"/>
              </w:rPr>
              <w:t>，则</w:t>
            </w:r>
            <w:r>
              <w:rPr>
                <w:rStyle w:val="HTML"/>
                <w:rFonts w:ascii="Consolas" w:hAnsi="Consolas"/>
                <w:sz w:val="23"/>
                <w:szCs w:val="23"/>
                <w:shd w:val="clear" w:color="auto" w:fill="F7F7F8"/>
              </w:rPr>
              <w:t>javax.inject</w:t>
            </w:r>
            <w:r>
              <w:rPr>
                <w:rFonts w:ascii="Arial" w:hAnsi="Arial" w:cs="Arial"/>
                <w:shd w:val="clear" w:color="auto" w:fill="EBF1E7"/>
              </w:rPr>
              <w:t>工件可在标准</w:t>
            </w:r>
            <w:r>
              <w:rPr>
                <w:rFonts w:ascii="Arial" w:hAnsi="Arial" w:cs="Arial"/>
                <w:shd w:val="clear" w:color="auto" w:fill="EBF1E7"/>
              </w:rPr>
              <w:t>Maven</w:t>
            </w:r>
            <w:r>
              <w:rPr>
                <w:rFonts w:ascii="Arial" w:hAnsi="Arial" w:cs="Arial"/>
                <w:shd w:val="clear" w:color="auto" w:fill="EBF1E7"/>
              </w:rPr>
              <w:t>存储库中找到（</w:t>
            </w:r>
            <w:hyperlink r:id="rId327" w:history="1">
              <w:r>
                <w:rPr>
                  <w:rStyle w:val="a4"/>
                  <w:rFonts w:ascii="Arial" w:hAnsi="Arial" w:cs="Arial"/>
                  <w:color w:val="548E2E"/>
                  <w:shd w:val="clear" w:color="auto" w:fill="EBF1E7"/>
                </w:rPr>
                <w:t>https://repo1.maven.org/maven2/javax/inject/javax.inject/1/</w:t>
              </w:r>
            </w:hyperlink>
            <w:r>
              <w:rPr>
                <w:rFonts w:ascii="Arial" w:hAnsi="Arial" w:cs="Arial"/>
                <w:shd w:val="clear" w:color="auto" w:fill="EBF1E7"/>
              </w:rPr>
              <w:t>）。您可以将以下依赖项添加到文件</w:t>
            </w:r>
            <w:r>
              <w:rPr>
                <w:rFonts w:ascii="Arial" w:hAnsi="Arial" w:cs="Arial"/>
                <w:shd w:val="clear" w:color="auto" w:fill="EBF1E7"/>
              </w:rPr>
              <w:t>pom.xml</w:t>
            </w:r>
            <w:r>
              <w:rPr>
                <w:rFonts w:ascii="Arial" w:hAnsi="Arial" w:cs="Arial"/>
                <w:shd w:val="clear" w:color="auto" w:fill="EBF1E7"/>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&lt;dependency&gt;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&lt;groupId&gt;</w:t>
            </w:r>
            <w:r w:rsidRPr="00BA0D5D">
              <w:rPr>
                <w:rFonts w:ascii="Consolas" w:eastAsia="宋体" w:hAnsi="Consolas" w:cs="宋体"/>
                <w:kern w:val="0"/>
                <w:sz w:val="24"/>
                <w:szCs w:val="24"/>
              </w:rPr>
              <w:t>javax.inject</w:t>
            </w:r>
            <w:r w:rsidRPr="00BA0D5D">
              <w:rPr>
                <w:rFonts w:ascii="Consolas" w:eastAsia="宋体" w:hAnsi="Consolas" w:cs="宋体"/>
                <w:color w:val="008080"/>
                <w:kern w:val="0"/>
                <w:sz w:val="24"/>
                <w:szCs w:val="24"/>
              </w:rPr>
              <w:t>&lt;/groupId&gt;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&lt;artifactId&gt;</w:t>
            </w:r>
            <w:r w:rsidRPr="00BA0D5D">
              <w:rPr>
                <w:rFonts w:ascii="Consolas" w:eastAsia="宋体" w:hAnsi="Consolas" w:cs="宋体"/>
                <w:kern w:val="0"/>
                <w:sz w:val="24"/>
                <w:szCs w:val="24"/>
              </w:rPr>
              <w:t>javax.inject</w:t>
            </w:r>
            <w:r w:rsidRPr="00BA0D5D">
              <w:rPr>
                <w:rFonts w:ascii="Consolas" w:eastAsia="宋体" w:hAnsi="Consolas" w:cs="宋体"/>
                <w:color w:val="008080"/>
                <w:kern w:val="0"/>
                <w:sz w:val="24"/>
                <w:szCs w:val="24"/>
              </w:rPr>
              <w:t>&lt;/artifactId&gt;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&lt;version&gt;</w:t>
            </w:r>
            <w:r w:rsidRPr="00BA0D5D">
              <w:rPr>
                <w:rFonts w:ascii="Consolas" w:eastAsia="宋体" w:hAnsi="Consolas" w:cs="宋体"/>
                <w:kern w:val="0"/>
                <w:sz w:val="24"/>
                <w:szCs w:val="24"/>
              </w:rPr>
              <w:t>1</w:t>
            </w:r>
            <w:r w:rsidRPr="00BA0D5D">
              <w:rPr>
                <w:rFonts w:ascii="Consolas" w:eastAsia="宋体" w:hAnsi="Consolas" w:cs="宋体"/>
                <w:color w:val="008080"/>
                <w:kern w:val="0"/>
                <w:sz w:val="24"/>
                <w:szCs w:val="24"/>
              </w:rPr>
              <w:t>&lt;/version&gt;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&lt;/dependency&gt;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1.11.1. Dependency Injection with </w:t>
      </w:r>
      <w:r w:rsidRPr="00BA0D5D">
        <w:rPr>
          <w:rFonts w:ascii="Consolas" w:eastAsia="宋体" w:hAnsi="Consolas" w:cs="宋体"/>
          <w:color w:val="34302D"/>
          <w:kern w:val="0"/>
          <w:sz w:val="33"/>
          <w:szCs w:val="33"/>
          <w:shd w:val="clear" w:color="auto" w:fill="F7F7F8"/>
        </w:rPr>
        <w:t>@Inject</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@Named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Instead of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you can use </w:t>
      </w:r>
      <w:r w:rsidRPr="00BA0D5D">
        <w:rPr>
          <w:rFonts w:ascii="Consolas" w:eastAsia="宋体" w:hAnsi="Consolas" w:cs="宋体"/>
          <w:color w:val="34302D"/>
          <w:kern w:val="0"/>
          <w:sz w:val="23"/>
          <w:szCs w:val="23"/>
          <w:shd w:val="clear" w:color="auto" w:fill="F7F7F8"/>
        </w:rPr>
        <w:t>@javax.inject.Inject</w:t>
      </w:r>
      <w:r w:rsidRPr="00BA0D5D">
        <w:rPr>
          <w:rFonts w:ascii="inherit" w:eastAsia="宋体" w:hAnsi="inherit" w:cs="Arial"/>
          <w:color w:val="34302D"/>
          <w:kern w:val="0"/>
          <w:sz w:val="24"/>
          <w:szCs w:val="24"/>
        </w:rPr>
        <w:t> as follows: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而不是</w:t>
      </w:r>
      <w:r>
        <w:rPr>
          <w:rStyle w:val="HTML"/>
          <w:rFonts w:ascii="Consolas" w:hAnsi="Consolas"/>
          <w:sz w:val="23"/>
          <w:szCs w:val="23"/>
          <w:shd w:val="clear" w:color="auto" w:fill="F7F7F8"/>
        </w:rPr>
        <w:t>@Autowired</w:t>
      </w:r>
      <w:r>
        <w:rPr>
          <w:rFonts w:ascii="Arial" w:hAnsi="Arial" w:cs="Arial"/>
          <w:color w:val="34302D"/>
          <w:shd w:val="clear" w:color="auto" w:fill="FFFFFF"/>
        </w:rPr>
        <w:t>，您可以使用</w:t>
      </w:r>
      <w:r>
        <w:rPr>
          <w:rStyle w:val="HTML"/>
          <w:rFonts w:ascii="Consolas" w:hAnsi="Consolas"/>
          <w:sz w:val="23"/>
          <w:szCs w:val="23"/>
          <w:shd w:val="clear" w:color="auto" w:fill="F7F7F8"/>
        </w:rPr>
        <w:t>@javax.inject.Inject</w:t>
      </w:r>
      <w:r>
        <w:rPr>
          <w:rFonts w:ascii="Arial" w:hAnsi="Arial" w:cs="Arial"/>
          <w:color w:val="34302D"/>
          <w:shd w:val="clear" w:color="auto" w:fill="FFFFFF"/>
        </w:rPr>
        <w:t>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listMovies()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.movieFinder.findMovies(...);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you can use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at the field level, method level and constructor-argument level. Furthermore, you may declare your injection point as a </w:t>
      </w:r>
      <w:r w:rsidRPr="00BA0D5D">
        <w:rPr>
          <w:rFonts w:ascii="Consolas" w:eastAsia="宋体" w:hAnsi="Consolas" w:cs="宋体"/>
          <w:color w:val="34302D"/>
          <w:kern w:val="0"/>
          <w:sz w:val="23"/>
          <w:szCs w:val="23"/>
          <w:shd w:val="clear" w:color="auto" w:fill="F7F7F8"/>
        </w:rPr>
        <w:t>Provider</w:t>
      </w:r>
      <w:r w:rsidRPr="00BA0D5D">
        <w:rPr>
          <w:rFonts w:ascii="inherit" w:eastAsia="宋体" w:hAnsi="inherit" w:cs="Arial"/>
          <w:color w:val="34302D"/>
          <w:kern w:val="0"/>
          <w:sz w:val="24"/>
          <w:szCs w:val="24"/>
        </w:rPr>
        <w:t>, allowing for on-demand access to beans of shorter scopes or lazy access to other beans through a </w:t>
      </w:r>
      <w:r w:rsidRPr="00BA0D5D">
        <w:rPr>
          <w:rFonts w:ascii="Consolas" w:eastAsia="宋体" w:hAnsi="Consolas" w:cs="宋体"/>
          <w:color w:val="34302D"/>
          <w:kern w:val="0"/>
          <w:sz w:val="23"/>
          <w:szCs w:val="23"/>
          <w:shd w:val="clear" w:color="auto" w:fill="F7F7F8"/>
        </w:rPr>
        <w:t>Provider.get()</w:t>
      </w:r>
      <w:r w:rsidRPr="00BA0D5D">
        <w:rPr>
          <w:rFonts w:ascii="inherit" w:eastAsia="宋体" w:hAnsi="inherit" w:cs="Arial"/>
          <w:color w:val="34302D"/>
          <w:kern w:val="0"/>
          <w:sz w:val="24"/>
          <w:szCs w:val="24"/>
        </w:rPr>
        <w:t> call. The following example offers a variant of the preceding example:</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与此同时</w:t>
      </w:r>
      <w:r>
        <w:rPr>
          <w:rStyle w:val="HTML"/>
          <w:rFonts w:ascii="Consolas" w:hAnsi="Consolas"/>
          <w:sz w:val="23"/>
          <w:szCs w:val="23"/>
          <w:shd w:val="clear" w:color="auto" w:fill="F7F7F8"/>
        </w:rPr>
        <w:t>@Autowired</w:t>
      </w:r>
      <w:r>
        <w:rPr>
          <w:rFonts w:ascii="Arial" w:hAnsi="Arial" w:cs="Arial"/>
          <w:color w:val="34302D"/>
          <w:shd w:val="clear" w:color="auto" w:fill="FFFFFF"/>
        </w:rPr>
        <w:t>，您可以</w:t>
      </w:r>
      <w:r>
        <w:rPr>
          <w:rStyle w:val="HTML"/>
          <w:rFonts w:ascii="Consolas" w:hAnsi="Consolas"/>
          <w:sz w:val="23"/>
          <w:szCs w:val="23"/>
          <w:shd w:val="clear" w:color="auto" w:fill="F7F7F8"/>
        </w:rPr>
        <w:t>@Inject</w:t>
      </w:r>
      <w:r>
        <w:rPr>
          <w:rFonts w:ascii="Arial" w:hAnsi="Arial" w:cs="Arial"/>
          <w:color w:val="34302D"/>
          <w:shd w:val="clear" w:color="auto" w:fill="FFFFFF"/>
        </w:rPr>
        <w:t>在字段级别，方法级别和构造函数</w:t>
      </w:r>
      <w:r>
        <w:rPr>
          <w:rFonts w:ascii="Arial" w:hAnsi="Arial" w:cs="Arial"/>
          <w:color w:val="34302D"/>
          <w:shd w:val="clear" w:color="auto" w:fill="FFFFFF"/>
        </w:rPr>
        <w:t xml:space="preserve"> - </w:t>
      </w:r>
      <w:r>
        <w:rPr>
          <w:rFonts w:ascii="Arial" w:hAnsi="Arial" w:cs="Arial"/>
          <w:color w:val="34302D"/>
          <w:shd w:val="clear" w:color="auto" w:fill="FFFFFF"/>
        </w:rPr>
        <w:t>参数级别使用。此外，您可以将注入点声明为</w:t>
      </w:r>
      <w:r>
        <w:rPr>
          <w:rFonts w:ascii="Arial" w:hAnsi="Arial" w:cs="Arial"/>
          <w:color w:val="34302D"/>
          <w:shd w:val="clear" w:color="auto" w:fill="FFFFFF"/>
        </w:rPr>
        <w:t>a </w:t>
      </w:r>
      <w:r>
        <w:rPr>
          <w:rStyle w:val="HTML"/>
          <w:rFonts w:ascii="Consolas" w:hAnsi="Consolas"/>
          <w:sz w:val="23"/>
          <w:szCs w:val="23"/>
          <w:shd w:val="clear" w:color="auto" w:fill="F7F7F8"/>
        </w:rPr>
        <w:t>Provider</w:t>
      </w:r>
      <w:r>
        <w:rPr>
          <w:rFonts w:ascii="Arial" w:hAnsi="Arial" w:cs="Arial"/>
          <w:color w:val="34302D"/>
          <w:shd w:val="clear" w:color="auto" w:fill="FFFFFF"/>
        </w:rPr>
        <w:t>，允许按需访问较短范围的</w:t>
      </w:r>
      <w:r>
        <w:rPr>
          <w:rFonts w:ascii="Arial" w:hAnsi="Arial" w:cs="Arial"/>
          <w:color w:val="34302D"/>
          <w:shd w:val="clear" w:color="auto" w:fill="FFFFFF"/>
        </w:rPr>
        <w:t>bean</w:t>
      </w:r>
      <w:r>
        <w:rPr>
          <w:rFonts w:ascii="Arial" w:hAnsi="Arial" w:cs="Arial"/>
          <w:color w:val="34302D"/>
          <w:shd w:val="clear" w:color="auto" w:fill="FFFFFF"/>
        </w:rPr>
        <w:t>或通过</w:t>
      </w:r>
      <w:r>
        <w:rPr>
          <w:rStyle w:val="HTML"/>
          <w:rFonts w:ascii="Consolas" w:hAnsi="Consolas"/>
          <w:sz w:val="23"/>
          <w:szCs w:val="23"/>
          <w:shd w:val="clear" w:color="auto" w:fill="F7F7F8"/>
        </w:rPr>
        <w:t>Provider.get()</w:t>
      </w:r>
      <w:r>
        <w:rPr>
          <w:rFonts w:ascii="Arial" w:hAnsi="Arial" w:cs="Arial"/>
          <w:color w:val="34302D"/>
          <w:shd w:val="clear" w:color="auto" w:fill="FFFFFF"/>
        </w:rPr>
        <w:t>调用对其他</w:t>
      </w:r>
      <w:r>
        <w:rPr>
          <w:rFonts w:ascii="Arial" w:hAnsi="Arial" w:cs="Arial"/>
          <w:color w:val="34302D"/>
          <w:shd w:val="clear" w:color="auto" w:fill="FFFFFF"/>
        </w:rPr>
        <w:t>bean</w:t>
      </w:r>
      <w:r>
        <w:rPr>
          <w:rFonts w:ascii="Arial" w:hAnsi="Arial" w:cs="Arial"/>
          <w:color w:val="34302D"/>
          <w:shd w:val="clear" w:color="auto" w:fill="FFFFFF"/>
        </w:rPr>
        <w:t>进行延迟访问。以下示例提供了上述示例的变体：</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javax.inject.Provider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Provider&lt;MovieFinder&gt;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setMovieFinder(Provider&lt;MovieFinder&gt;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listMovies()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.movieFinder.get().findMovies(...);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would like to use a qualified name for the dependency that should be injected, you should use the </w:t>
      </w:r>
      <w:r w:rsidRPr="00BA0D5D">
        <w:rPr>
          <w:rFonts w:ascii="Consolas" w:eastAsia="宋体" w:hAnsi="Consolas" w:cs="宋体"/>
          <w:color w:val="34302D"/>
          <w:kern w:val="0"/>
          <w:sz w:val="23"/>
          <w:szCs w:val="23"/>
          <w:shd w:val="clear" w:color="auto" w:fill="F7F7F8"/>
        </w:rPr>
        <w:t>@Named</w:t>
      </w:r>
      <w:r w:rsidRPr="00BA0D5D">
        <w:rPr>
          <w:rFonts w:ascii="inherit" w:eastAsia="宋体" w:hAnsi="inherit" w:cs="Arial"/>
          <w:color w:val="34302D"/>
          <w:kern w:val="0"/>
          <w:sz w:val="24"/>
          <w:szCs w:val="24"/>
        </w:rPr>
        <w:t> annotation, as the following example shows: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如果要为应注入的依赖项使用限定名称，则应使用</w:t>
      </w:r>
      <w:r>
        <w:rPr>
          <w:rStyle w:val="HTML"/>
          <w:rFonts w:ascii="Consolas" w:hAnsi="Consolas"/>
          <w:sz w:val="23"/>
          <w:szCs w:val="23"/>
          <w:shd w:val="clear" w:color="auto" w:fill="F7F7F8"/>
        </w:rPr>
        <w:t>@Named</w:t>
      </w:r>
      <w:r>
        <w:rPr>
          <w:rFonts w:ascii="Arial" w:hAnsi="Arial" w:cs="Arial"/>
          <w:color w:val="34302D"/>
          <w:shd w:val="clear" w:color="auto" w:fill="FFFFFF"/>
        </w:rPr>
        <w:t>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javax.inject.Named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w:t>
      </w:r>
      <w:r w:rsidRPr="00BA0D5D">
        <w:rPr>
          <w:rFonts w:ascii="Consolas" w:eastAsia="宋体" w:hAnsi="Consolas" w:cs="宋体"/>
          <w:color w:val="000077"/>
          <w:kern w:val="0"/>
          <w:sz w:val="24"/>
          <w:szCs w:val="24"/>
        </w:rPr>
        <w:t>@Named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"main"</w:t>
      </w:r>
      <w:r w:rsidRPr="00BA0D5D">
        <w:rPr>
          <w:rFonts w:ascii="Consolas" w:eastAsia="宋体" w:hAnsi="Consolas" w:cs="宋体"/>
          <w:color w:val="34302D"/>
          <w:kern w:val="0"/>
          <w:sz w:val="24"/>
          <w:szCs w:val="24"/>
        </w:rPr>
        <w:t>) 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can also be used with </w:t>
      </w:r>
      <w:r w:rsidRPr="00BA0D5D">
        <w:rPr>
          <w:rFonts w:ascii="Consolas" w:eastAsia="宋体" w:hAnsi="Consolas" w:cs="宋体"/>
          <w:color w:val="34302D"/>
          <w:kern w:val="0"/>
          <w:sz w:val="23"/>
          <w:szCs w:val="23"/>
          <w:shd w:val="clear" w:color="auto" w:fill="F7F7F8"/>
        </w:rPr>
        <w:t>java.util.Optional</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@Nullable</w:t>
      </w:r>
      <w:r w:rsidRPr="00BA0D5D">
        <w:rPr>
          <w:rFonts w:ascii="inherit" w:eastAsia="宋体" w:hAnsi="inherit" w:cs="Arial"/>
          <w:color w:val="34302D"/>
          <w:kern w:val="0"/>
          <w:sz w:val="24"/>
          <w:szCs w:val="24"/>
        </w:rPr>
        <w:t>. This is even more applicable here, since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does not have a </w:t>
      </w:r>
      <w:r w:rsidRPr="00BA0D5D">
        <w:rPr>
          <w:rFonts w:ascii="Consolas" w:eastAsia="宋体" w:hAnsi="Consolas" w:cs="宋体"/>
          <w:color w:val="34302D"/>
          <w:kern w:val="0"/>
          <w:sz w:val="23"/>
          <w:szCs w:val="23"/>
          <w:shd w:val="clear" w:color="auto" w:fill="F7F7F8"/>
        </w:rPr>
        <w:t>required</w:t>
      </w:r>
      <w:r w:rsidRPr="00BA0D5D">
        <w:rPr>
          <w:rFonts w:ascii="inherit" w:eastAsia="宋体" w:hAnsi="inherit" w:cs="Arial"/>
          <w:color w:val="34302D"/>
          <w:kern w:val="0"/>
          <w:sz w:val="24"/>
          <w:szCs w:val="24"/>
        </w:rPr>
        <w:t> attribute. The following pair of examples show how to use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@Nullable</w:t>
      </w:r>
      <w:r w:rsidRPr="00BA0D5D">
        <w:rPr>
          <w:rFonts w:ascii="inherit" w:eastAsia="宋体" w:hAnsi="inherit" w:cs="Arial"/>
          <w:color w:val="34302D"/>
          <w:kern w:val="0"/>
          <w:sz w:val="24"/>
          <w:szCs w:val="24"/>
        </w:rPr>
        <w:t>:</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与之一样</w:t>
      </w:r>
      <w:r>
        <w:rPr>
          <w:rStyle w:val="HTML"/>
          <w:rFonts w:ascii="Consolas" w:hAnsi="Consolas"/>
          <w:sz w:val="23"/>
          <w:szCs w:val="23"/>
          <w:shd w:val="clear" w:color="auto" w:fill="F7F7F8"/>
        </w:rPr>
        <w:t>@Autowired</w:t>
      </w:r>
      <w:r>
        <w:rPr>
          <w:rFonts w:ascii="Arial" w:hAnsi="Arial" w:cs="Arial"/>
          <w:color w:val="34302D"/>
          <w:shd w:val="clear" w:color="auto" w:fill="FFFFFF"/>
        </w:rPr>
        <w:t>，</w:t>
      </w:r>
      <w:r>
        <w:rPr>
          <w:rStyle w:val="HTML"/>
          <w:rFonts w:ascii="Consolas" w:hAnsi="Consolas"/>
          <w:sz w:val="23"/>
          <w:szCs w:val="23"/>
          <w:shd w:val="clear" w:color="auto" w:fill="F7F7F8"/>
        </w:rPr>
        <w:t>@Inject</w:t>
      </w:r>
      <w:r>
        <w:rPr>
          <w:rFonts w:ascii="Arial" w:hAnsi="Arial" w:cs="Arial"/>
          <w:color w:val="34302D"/>
          <w:shd w:val="clear" w:color="auto" w:fill="FFFFFF"/>
        </w:rPr>
        <w:t>也可以与</w:t>
      </w:r>
      <w:r>
        <w:rPr>
          <w:rStyle w:val="HTML"/>
          <w:rFonts w:ascii="Consolas" w:hAnsi="Consolas"/>
          <w:sz w:val="23"/>
          <w:szCs w:val="23"/>
          <w:shd w:val="clear" w:color="auto" w:fill="F7F7F8"/>
        </w:rPr>
        <w:t>java.util.Optional</w:t>
      </w:r>
      <w:r>
        <w:rPr>
          <w:rFonts w:ascii="Arial" w:hAnsi="Arial" w:cs="Arial"/>
          <w:color w:val="34302D"/>
          <w:shd w:val="clear" w:color="auto" w:fill="FFFFFF"/>
        </w:rPr>
        <w:t>或</w:t>
      </w:r>
      <w:r>
        <w:rPr>
          <w:rFonts w:ascii="Arial" w:hAnsi="Arial" w:cs="Arial"/>
          <w:color w:val="34302D"/>
          <w:shd w:val="clear" w:color="auto" w:fill="FFFFFF"/>
        </w:rPr>
        <w:t> </w:t>
      </w:r>
      <w:r>
        <w:rPr>
          <w:rFonts w:ascii="Arial" w:hAnsi="Arial" w:cs="Arial"/>
          <w:color w:val="34302D"/>
          <w:shd w:val="clear" w:color="auto" w:fill="FFFFFF"/>
        </w:rPr>
        <w:t>一起使用</w:t>
      </w:r>
      <w:r>
        <w:rPr>
          <w:rStyle w:val="HTML"/>
          <w:rFonts w:ascii="Consolas" w:hAnsi="Consolas"/>
          <w:sz w:val="23"/>
          <w:szCs w:val="23"/>
          <w:shd w:val="clear" w:color="auto" w:fill="F7F7F8"/>
        </w:rPr>
        <w:t>@Nullable</w:t>
      </w:r>
      <w:r>
        <w:rPr>
          <w:rFonts w:ascii="Arial" w:hAnsi="Arial" w:cs="Arial"/>
          <w:color w:val="34302D"/>
          <w:shd w:val="clear" w:color="auto" w:fill="FFFFFF"/>
        </w:rPr>
        <w:t>。这更适用于此，因为</w:t>
      </w:r>
      <w:r>
        <w:rPr>
          <w:rStyle w:val="HTML"/>
          <w:rFonts w:ascii="Consolas" w:hAnsi="Consolas"/>
          <w:sz w:val="23"/>
          <w:szCs w:val="23"/>
          <w:shd w:val="clear" w:color="auto" w:fill="F7F7F8"/>
        </w:rPr>
        <w:t>@Inject</w:t>
      </w:r>
      <w:r>
        <w:rPr>
          <w:rFonts w:ascii="Arial" w:hAnsi="Arial" w:cs="Arial"/>
          <w:color w:val="34302D"/>
          <w:shd w:val="clear" w:color="auto" w:fill="FFFFFF"/>
        </w:rPr>
        <w:t>没有</w:t>
      </w:r>
      <w:r>
        <w:rPr>
          <w:rStyle w:val="HTML"/>
          <w:rFonts w:ascii="Consolas" w:hAnsi="Consolas"/>
          <w:sz w:val="23"/>
          <w:szCs w:val="23"/>
          <w:shd w:val="clear" w:color="auto" w:fill="F7F7F8"/>
        </w:rPr>
        <w:t>required</w:t>
      </w:r>
      <w:r>
        <w:rPr>
          <w:rFonts w:ascii="Arial" w:hAnsi="Arial" w:cs="Arial"/>
          <w:color w:val="34302D"/>
          <w:shd w:val="clear" w:color="auto" w:fill="FFFFFF"/>
        </w:rPr>
        <w:t>属性。以下一对示例显示了如何使用</w:t>
      </w:r>
      <w:r>
        <w:rPr>
          <w:rStyle w:val="HTML"/>
          <w:rFonts w:ascii="Consolas" w:hAnsi="Consolas"/>
          <w:sz w:val="23"/>
          <w:szCs w:val="23"/>
          <w:shd w:val="clear" w:color="auto" w:fill="F7F7F8"/>
        </w:rPr>
        <w:t>@Inject</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@Nullable</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setMovieFinder(Optional&lt;MovieFinder&gt;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w:t>
      </w:r>
      <w:r w:rsidRPr="00BA0D5D">
        <w:rPr>
          <w:rFonts w:ascii="Consolas" w:eastAsia="宋体" w:hAnsi="Consolas" w:cs="宋体"/>
          <w:color w:val="000077"/>
          <w:kern w:val="0"/>
          <w:sz w:val="24"/>
          <w:szCs w:val="24"/>
        </w:rPr>
        <w:t>@Nullable</w:t>
      </w:r>
      <w:r w:rsidRPr="00BA0D5D">
        <w:rPr>
          <w:rFonts w:ascii="Consolas" w:eastAsia="宋体" w:hAnsi="Consolas" w:cs="宋体"/>
          <w:color w:val="34302D"/>
          <w:kern w:val="0"/>
          <w:sz w:val="24"/>
          <w:szCs w:val="24"/>
        </w:rPr>
        <w:t xml:space="preserve"> 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1.11.2. </w:t>
      </w:r>
      <w:r w:rsidRPr="00BA0D5D">
        <w:rPr>
          <w:rFonts w:ascii="Consolas" w:eastAsia="宋体" w:hAnsi="Consolas" w:cs="宋体"/>
          <w:color w:val="34302D"/>
          <w:kern w:val="0"/>
          <w:sz w:val="33"/>
          <w:szCs w:val="33"/>
          <w:shd w:val="clear" w:color="auto" w:fill="F7F7F8"/>
        </w:rPr>
        <w:t>@Named</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@ManagedBean</w:t>
      </w:r>
      <w:r w:rsidRPr="00BA0D5D">
        <w:rPr>
          <w:rFonts w:ascii="Arial" w:eastAsia="宋体" w:hAnsi="Arial" w:cs="Arial"/>
          <w:color w:val="34302D"/>
          <w:kern w:val="0"/>
          <w:sz w:val="35"/>
          <w:szCs w:val="35"/>
        </w:rPr>
        <w:t>: Standard Equivalents to the </w:t>
      </w:r>
      <w:r w:rsidRPr="00BA0D5D">
        <w:rPr>
          <w:rFonts w:ascii="Consolas" w:eastAsia="宋体" w:hAnsi="Consolas" w:cs="宋体"/>
          <w:color w:val="34302D"/>
          <w:kern w:val="0"/>
          <w:sz w:val="33"/>
          <w:szCs w:val="33"/>
          <w:shd w:val="clear" w:color="auto" w:fill="F7F7F8"/>
        </w:rPr>
        <w:t>@Component</w:t>
      </w:r>
      <w:r w:rsidRPr="00BA0D5D">
        <w:rPr>
          <w:rFonts w:ascii="Arial" w:eastAsia="宋体" w:hAnsi="Arial" w:cs="Arial"/>
          <w:color w:val="34302D"/>
          <w:kern w:val="0"/>
          <w:sz w:val="35"/>
          <w:szCs w:val="35"/>
        </w:rPr>
        <w:t> Annotation</w:t>
      </w:r>
    </w:p>
    <w:p w:rsidR="0038536F" w:rsidRPr="0038536F" w:rsidRDefault="0038536F" w:rsidP="0038536F">
      <w:pPr>
        <w:widowControl/>
        <w:shd w:val="clear" w:color="auto" w:fill="FFFFFF"/>
        <w:spacing w:after="300"/>
        <w:jc w:val="left"/>
        <w:rPr>
          <w:rStyle w:val="HTML"/>
          <w:rFonts w:ascii="Consolas" w:hAnsi="Consolas"/>
          <w:sz w:val="23"/>
          <w:szCs w:val="23"/>
          <w:shd w:val="clear" w:color="auto" w:fill="F7F7F8"/>
        </w:rPr>
      </w:pPr>
      <w:r w:rsidRPr="0038536F">
        <w:rPr>
          <w:rStyle w:val="HTML"/>
          <w:rFonts w:ascii="Consolas" w:hAnsi="Consolas"/>
          <w:sz w:val="23"/>
          <w:szCs w:val="23"/>
          <w:shd w:val="clear" w:color="auto" w:fill="F7F7F8"/>
        </w:rPr>
        <w:t>@Named</w:t>
      </w:r>
      <w:r w:rsidRPr="0038536F">
        <w:rPr>
          <w:rStyle w:val="HTML"/>
          <w:rFonts w:ascii="Consolas" w:hAnsi="Consolas"/>
          <w:sz w:val="23"/>
          <w:szCs w:val="23"/>
          <w:shd w:val="clear" w:color="auto" w:fill="F7F7F8"/>
        </w:rPr>
        <w:t>和</w:t>
      </w:r>
      <w:r w:rsidRPr="0038536F">
        <w:rPr>
          <w:rStyle w:val="HTML"/>
          <w:rFonts w:ascii="Consolas" w:hAnsi="Consolas"/>
          <w:sz w:val="23"/>
          <w:szCs w:val="23"/>
          <w:shd w:val="clear" w:color="auto" w:fill="F7F7F8"/>
        </w:rPr>
        <w:t>@ManagedBean</w:t>
      </w:r>
      <w:r w:rsidRPr="0038536F">
        <w:rPr>
          <w:rStyle w:val="HTML"/>
          <w:rFonts w:ascii="Consolas" w:hAnsi="Consolas"/>
          <w:sz w:val="23"/>
          <w:szCs w:val="23"/>
          <w:shd w:val="clear" w:color="auto" w:fill="F7F7F8"/>
        </w:rPr>
        <w:t>：</w:t>
      </w:r>
      <w:r w:rsidRPr="0038536F">
        <w:rPr>
          <w:rStyle w:val="HTML"/>
          <w:rFonts w:ascii="Consolas" w:hAnsi="Consolas"/>
          <w:sz w:val="23"/>
          <w:szCs w:val="23"/>
          <w:shd w:val="clear" w:color="auto" w:fill="F7F7F8"/>
        </w:rPr>
        <w:t>@Component</w:t>
      </w:r>
      <w:r w:rsidRPr="0038536F">
        <w:rPr>
          <w:rStyle w:val="HTML"/>
          <w:rFonts w:ascii="Consolas" w:hAnsi="Consolas"/>
          <w:sz w:val="23"/>
          <w:szCs w:val="23"/>
          <w:shd w:val="clear" w:color="auto" w:fill="F7F7F8"/>
        </w:rPr>
        <w:t>注释的标准等价物</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Instead of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you can use </w:t>
      </w:r>
      <w:r w:rsidRPr="00BA0D5D">
        <w:rPr>
          <w:rFonts w:ascii="Consolas" w:eastAsia="宋体" w:hAnsi="Consolas" w:cs="宋体"/>
          <w:color w:val="34302D"/>
          <w:kern w:val="0"/>
          <w:sz w:val="23"/>
          <w:szCs w:val="23"/>
          <w:shd w:val="clear" w:color="auto" w:fill="F7F7F8"/>
        </w:rPr>
        <w:t>@javax.inject.Named</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javax.annotation.ManagedBean</w:t>
      </w:r>
      <w:r w:rsidRPr="00BA0D5D">
        <w:rPr>
          <w:rFonts w:ascii="inherit" w:eastAsia="宋体" w:hAnsi="inherit" w:cs="Arial"/>
          <w:color w:val="34302D"/>
          <w:kern w:val="0"/>
          <w:sz w:val="24"/>
          <w:szCs w:val="24"/>
        </w:rPr>
        <w:t>, as the following example shows: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lastRenderedPageBreak/>
        <w:t>@Component</w:t>
      </w:r>
      <w:r>
        <w:rPr>
          <w:rFonts w:ascii="Arial" w:hAnsi="Arial" w:cs="Arial"/>
          <w:color w:val="34302D"/>
          <w:shd w:val="clear" w:color="auto" w:fill="FFFFFF"/>
        </w:rPr>
        <w:t>您可以使用</w:t>
      </w:r>
      <w:r>
        <w:rPr>
          <w:rStyle w:val="HTML"/>
          <w:rFonts w:ascii="Consolas" w:hAnsi="Consolas"/>
          <w:sz w:val="23"/>
          <w:szCs w:val="23"/>
          <w:shd w:val="clear" w:color="auto" w:fill="F7F7F8"/>
        </w:rPr>
        <w:t>@javax.inject.Named</w:t>
      </w:r>
      <w:r>
        <w:rPr>
          <w:rFonts w:ascii="Arial" w:hAnsi="Arial" w:cs="Arial"/>
          <w:color w:val="34302D"/>
          <w:shd w:val="clear" w:color="auto" w:fill="FFFFFF"/>
        </w:rPr>
        <w:t>或代替，</w:t>
      </w:r>
      <w:r>
        <w:rPr>
          <w:rStyle w:val="HTML"/>
          <w:rFonts w:ascii="Consolas" w:hAnsi="Consolas"/>
          <w:sz w:val="23"/>
          <w:szCs w:val="23"/>
          <w:shd w:val="clear" w:color="auto" w:fill="F7F7F8"/>
        </w:rPr>
        <w:t>javax.annotation.ManagedBean</w:t>
      </w:r>
      <w:r>
        <w:rPr>
          <w:rFonts w:ascii="Arial" w:hAnsi="Arial" w:cs="Arial"/>
          <w:color w:val="34302D"/>
          <w:shd w:val="clear" w:color="auto" w:fill="FFFFFF"/>
        </w:rPr>
        <w:t>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javax.inject.Named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@Named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"movieListener"</w:t>
      </w: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@ManagedBean("movieListener") could be used as well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very common to use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without specifying a name for the component. </w:t>
      </w:r>
      <w:r w:rsidRPr="00BA0D5D">
        <w:rPr>
          <w:rFonts w:ascii="Consolas" w:eastAsia="宋体" w:hAnsi="Consolas" w:cs="宋体"/>
          <w:color w:val="34302D"/>
          <w:kern w:val="0"/>
          <w:sz w:val="23"/>
          <w:szCs w:val="23"/>
          <w:shd w:val="clear" w:color="auto" w:fill="F7F7F8"/>
        </w:rPr>
        <w:t>@Named</w:t>
      </w:r>
      <w:r w:rsidRPr="00BA0D5D">
        <w:rPr>
          <w:rFonts w:ascii="inherit" w:eastAsia="宋体" w:hAnsi="inherit" w:cs="Arial"/>
          <w:color w:val="34302D"/>
          <w:kern w:val="0"/>
          <w:sz w:val="24"/>
          <w:szCs w:val="24"/>
        </w:rPr>
        <w:t> can be used in a similar fashion, as the following example shows: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@Component</w:t>
      </w:r>
      <w:r>
        <w:rPr>
          <w:rFonts w:ascii="Arial" w:hAnsi="Arial" w:cs="Arial"/>
          <w:color w:val="34302D"/>
          <w:shd w:val="clear" w:color="auto" w:fill="FFFFFF"/>
        </w:rPr>
        <w:t>不指定组件名称的情况下使用是很常见的。</w:t>
      </w:r>
      <w:r>
        <w:rPr>
          <w:rFonts w:ascii="Arial" w:hAnsi="Arial" w:cs="Arial"/>
          <w:color w:val="34302D"/>
          <w:shd w:val="clear" w:color="auto" w:fill="FFFFFF"/>
        </w:rPr>
        <w:t> </w:t>
      </w:r>
      <w:r>
        <w:rPr>
          <w:rStyle w:val="HTML"/>
          <w:rFonts w:ascii="Consolas" w:hAnsi="Consolas"/>
          <w:sz w:val="23"/>
          <w:szCs w:val="23"/>
          <w:shd w:val="clear" w:color="auto" w:fill="F7F7F8"/>
        </w:rPr>
        <w:t>@Named</w:t>
      </w:r>
      <w:r>
        <w:rPr>
          <w:rFonts w:ascii="Arial" w:hAnsi="Arial" w:cs="Arial"/>
          <w:color w:val="34302D"/>
          <w:shd w:val="clear" w:color="auto" w:fill="FFFFFF"/>
        </w:rPr>
        <w:t>可以以类似的方式使用，如以下示例所示：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javax.inject.Inject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javax.inject.Named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@Named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setMovieFinder(MovieFinder movieFinder)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w:t>
      </w:r>
      <w:r w:rsidRPr="00BA0D5D">
        <w:rPr>
          <w:rFonts w:ascii="Consolas" w:eastAsia="宋体" w:hAnsi="Consolas" w:cs="宋体"/>
          <w:color w:val="34302D"/>
          <w:kern w:val="0"/>
          <w:sz w:val="23"/>
          <w:szCs w:val="23"/>
          <w:shd w:val="clear" w:color="auto" w:fill="F7F7F8"/>
        </w:rPr>
        <w:t>@Named</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@ManagedBean</w:t>
      </w:r>
      <w:r w:rsidRPr="00BA0D5D">
        <w:rPr>
          <w:rFonts w:ascii="inherit" w:eastAsia="宋体" w:hAnsi="inherit" w:cs="Arial"/>
          <w:color w:val="34302D"/>
          <w:kern w:val="0"/>
          <w:sz w:val="24"/>
          <w:szCs w:val="24"/>
        </w:rPr>
        <w:t>, you can use component scanning in the exact same way as when you use Spring annotations, as the following example shows:</w:t>
      </w:r>
    </w:p>
    <w:p w:rsidR="0038536F" w:rsidRPr="00BA0D5D" w:rsidRDefault="0038536F"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Style w:val="HTML"/>
          <w:rFonts w:ascii="Consolas" w:hAnsi="Consolas"/>
          <w:sz w:val="23"/>
          <w:szCs w:val="23"/>
          <w:shd w:val="clear" w:color="auto" w:fill="F7F7F8"/>
        </w:rPr>
        <w:t>@Named</w:t>
      </w:r>
      <w:r>
        <w:rPr>
          <w:rFonts w:ascii="Arial" w:hAnsi="Arial" w:cs="Arial"/>
          <w:color w:val="34302D"/>
          <w:shd w:val="clear" w:color="auto" w:fill="FFFFFF"/>
        </w:rPr>
        <w:t>或时</w:t>
      </w:r>
      <w:r>
        <w:rPr>
          <w:rStyle w:val="HTML"/>
          <w:rFonts w:ascii="Consolas" w:hAnsi="Consolas"/>
          <w:sz w:val="23"/>
          <w:szCs w:val="23"/>
          <w:shd w:val="clear" w:color="auto" w:fill="F7F7F8"/>
        </w:rPr>
        <w:t>@ManagedBean</w:t>
      </w:r>
      <w:r>
        <w:rPr>
          <w:rFonts w:ascii="Arial" w:hAnsi="Arial" w:cs="Arial"/>
          <w:color w:val="34302D"/>
          <w:shd w:val="clear" w:color="auto" w:fill="FFFFFF"/>
        </w:rPr>
        <w:t>，可以使用与使用</w:t>
      </w:r>
      <w:r>
        <w:rPr>
          <w:rFonts w:ascii="Arial" w:hAnsi="Arial" w:cs="Arial"/>
          <w:color w:val="34302D"/>
          <w:shd w:val="clear" w:color="auto" w:fill="FFFFFF"/>
        </w:rPr>
        <w:t>Spring</w:t>
      </w:r>
      <w:r>
        <w:rPr>
          <w:rFonts w:ascii="Arial" w:hAnsi="Arial" w:cs="Arial"/>
          <w:color w:val="34302D"/>
          <w:shd w:val="clear" w:color="auto" w:fill="FFFFFF"/>
        </w:rPr>
        <w:t>注释时完全相同的方式使用组件扫描，如以下示例所示：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"org.example"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38536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contrast to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 the JSR-330 </w:t>
            </w:r>
            <w:r w:rsidRPr="00BA0D5D">
              <w:rPr>
                <w:rFonts w:ascii="Consolas" w:eastAsia="宋体" w:hAnsi="Consolas" w:cs="宋体"/>
                <w:kern w:val="0"/>
                <w:sz w:val="23"/>
                <w:szCs w:val="23"/>
                <w:shd w:val="clear" w:color="auto" w:fill="F7F7F8"/>
              </w:rPr>
              <w:t>@Named</w:t>
            </w:r>
            <w:r w:rsidRPr="00BA0D5D">
              <w:rPr>
                <w:rFonts w:ascii="宋体" w:eastAsia="宋体" w:hAnsi="宋体" w:cs="宋体"/>
                <w:kern w:val="0"/>
                <w:sz w:val="24"/>
                <w:szCs w:val="24"/>
              </w:rPr>
              <w:t> and the JSR-250 </w:t>
            </w:r>
            <w:r w:rsidRPr="00BA0D5D">
              <w:rPr>
                <w:rFonts w:ascii="Consolas" w:eastAsia="宋体" w:hAnsi="Consolas" w:cs="宋体"/>
                <w:kern w:val="0"/>
                <w:sz w:val="23"/>
                <w:szCs w:val="23"/>
                <w:shd w:val="clear" w:color="auto" w:fill="F7F7F8"/>
              </w:rPr>
              <w:t>ManagedBean</w:t>
            </w:r>
            <w:r w:rsidRPr="00BA0D5D">
              <w:rPr>
                <w:rFonts w:ascii="宋体" w:eastAsia="宋体" w:hAnsi="宋体" w:cs="宋体"/>
                <w:kern w:val="0"/>
                <w:sz w:val="24"/>
                <w:szCs w:val="24"/>
              </w:rPr>
              <w:t> annotations are not composable. You should use Spring’s stereotype model for building custom component annotations.</w:t>
            </w:r>
          </w:p>
          <w:p w:rsidR="0038536F" w:rsidRPr="00BA0D5D" w:rsidRDefault="0038536F" w:rsidP="00BA0D5D">
            <w:pPr>
              <w:widowControl/>
              <w:jc w:val="left"/>
              <w:rPr>
                <w:rFonts w:ascii="宋体" w:eastAsia="宋体" w:hAnsi="宋体" w:cs="宋体"/>
                <w:kern w:val="0"/>
                <w:sz w:val="24"/>
                <w:szCs w:val="24"/>
              </w:rPr>
            </w:pPr>
            <w:r>
              <w:rPr>
                <w:rFonts w:ascii="Arial" w:hAnsi="Arial" w:cs="Arial"/>
                <w:shd w:val="clear" w:color="auto" w:fill="EBF1E7"/>
              </w:rPr>
              <w:t>与此相反</w:t>
            </w:r>
            <w:r>
              <w:rPr>
                <w:rStyle w:val="HTML"/>
                <w:rFonts w:ascii="Consolas" w:hAnsi="Consolas"/>
                <w:sz w:val="23"/>
                <w:szCs w:val="23"/>
                <w:shd w:val="clear" w:color="auto" w:fill="F7F7F8"/>
              </w:rPr>
              <w:t>@Component</w:t>
            </w:r>
            <w:r>
              <w:rPr>
                <w:rFonts w:ascii="Arial" w:hAnsi="Arial" w:cs="Arial"/>
                <w:shd w:val="clear" w:color="auto" w:fill="EBF1E7"/>
              </w:rPr>
              <w:t>，</w:t>
            </w:r>
            <w:r>
              <w:rPr>
                <w:rFonts w:ascii="Arial" w:hAnsi="Arial" w:cs="Arial"/>
                <w:shd w:val="clear" w:color="auto" w:fill="EBF1E7"/>
              </w:rPr>
              <w:t>JSR-330 </w:t>
            </w:r>
            <w:r>
              <w:rPr>
                <w:rStyle w:val="HTML"/>
                <w:rFonts w:ascii="Consolas" w:hAnsi="Consolas"/>
                <w:sz w:val="23"/>
                <w:szCs w:val="23"/>
                <w:shd w:val="clear" w:color="auto" w:fill="F7F7F8"/>
              </w:rPr>
              <w:t>@Named</w:t>
            </w:r>
            <w:r>
              <w:rPr>
                <w:rFonts w:ascii="Arial" w:hAnsi="Arial" w:cs="Arial"/>
                <w:shd w:val="clear" w:color="auto" w:fill="EBF1E7"/>
              </w:rPr>
              <w:t>和</w:t>
            </w:r>
            <w:r>
              <w:rPr>
                <w:rFonts w:ascii="Arial" w:hAnsi="Arial" w:cs="Arial"/>
                <w:shd w:val="clear" w:color="auto" w:fill="EBF1E7"/>
              </w:rPr>
              <w:t>JSR-250 </w:t>
            </w:r>
            <w:r>
              <w:rPr>
                <w:rStyle w:val="HTML"/>
                <w:rFonts w:ascii="Consolas" w:hAnsi="Consolas"/>
                <w:sz w:val="23"/>
                <w:szCs w:val="23"/>
                <w:shd w:val="clear" w:color="auto" w:fill="F7F7F8"/>
              </w:rPr>
              <w:t>ManagedBean</w:t>
            </w:r>
            <w:r>
              <w:rPr>
                <w:rFonts w:ascii="Arial" w:hAnsi="Arial" w:cs="Arial"/>
                <w:shd w:val="clear" w:color="auto" w:fill="EBF1E7"/>
              </w:rPr>
              <w:t> </w:t>
            </w:r>
            <w:r>
              <w:rPr>
                <w:rFonts w:ascii="Arial" w:hAnsi="Arial" w:cs="Arial"/>
                <w:shd w:val="clear" w:color="auto" w:fill="EBF1E7"/>
              </w:rPr>
              <w:t>注释不可组合。您应该使用</w:t>
            </w:r>
            <w:r>
              <w:rPr>
                <w:rFonts w:ascii="Arial" w:hAnsi="Arial" w:cs="Arial"/>
                <w:shd w:val="clear" w:color="auto" w:fill="EBF1E7"/>
              </w:rPr>
              <w:t>Spring</w:t>
            </w:r>
            <w:r>
              <w:rPr>
                <w:rFonts w:ascii="Arial" w:hAnsi="Arial" w:cs="Arial"/>
                <w:shd w:val="clear" w:color="auto" w:fill="EBF1E7"/>
              </w:rPr>
              <w:t>的构造型模型来构建自定义组件注释。</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1.11.3. Limitations of JSR-330 Standard Annotations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work with standard annotations, you should know that some significant features are not available, as the following table shows:</w:t>
      </w:r>
    </w:p>
    <w:p w:rsidR="0038536F" w:rsidRDefault="0038536F"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使用标准注释时，您应该知道某些重要功能不可用，如下表所示：</w:t>
      </w:r>
    </w:p>
    <w:tbl>
      <w:tblPr>
        <w:tblStyle w:val="a7"/>
        <w:tblW w:w="0" w:type="auto"/>
        <w:tblLook w:val="04A0" w:firstRow="1" w:lastRow="0" w:firstColumn="1" w:lastColumn="0" w:noHBand="0" w:noVBand="1"/>
      </w:tblPr>
      <w:tblGrid>
        <w:gridCol w:w="2260"/>
        <w:gridCol w:w="1957"/>
        <w:gridCol w:w="6240"/>
      </w:tblGrid>
      <w:tr w:rsidR="00F50501" w:rsidRPr="00BA0D5D" w:rsidTr="00F50501">
        <w:tc>
          <w:tcPr>
            <w:tcW w:w="0" w:type="auto"/>
            <w:gridSpan w:val="3"/>
            <w:hideMark/>
          </w:tcPr>
          <w:p w:rsidR="00F50501" w:rsidRPr="00BA0D5D" w:rsidRDefault="00F50501" w:rsidP="00542DDB">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6. Spring component model elements versus JSR-330 variants</w:t>
            </w:r>
          </w:p>
        </w:tc>
      </w:tr>
      <w:tr w:rsidR="00F50501" w:rsidRPr="00BA0D5D" w:rsidTr="00F50501">
        <w:tc>
          <w:tcPr>
            <w:tcW w:w="0" w:type="auto"/>
            <w:hideMark/>
          </w:tcPr>
          <w:p w:rsidR="00F50501" w:rsidRPr="00BA0D5D" w:rsidRDefault="00F50501" w:rsidP="00542DD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Spring</w:t>
            </w:r>
          </w:p>
        </w:tc>
        <w:tc>
          <w:tcPr>
            <w:tcW w:w="0" w:type="auto"/>
            <w:hideMark/>
          </w:tcPr>
          <w:p w:rsidR="00F50501" w:rsidRPr="00BA0D5D" w:rsidRDefault="00F50501" w:rsidP="00542DD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javax.inject.*</w:t>
            </w:r>
          </w:p>
        </w:tc>
        <w:tc>
          <w:tcPr>
            <w:tcW w:w="0" w:type="auto"/>
            <w:hideMark/>
          </w:tcPr>
          <w:p w:rsidR="00F50501" w:rsidRPr="00BA0D5D" w:rsidRDefault="00F50501" w:rsidP="00542DD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javax.inject restrictions / comments</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@Autowired</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@Inject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宋体"/>
                <w:color w:val="34302D"/>
                <w:kern w:val="0"/>
                <w:sz w:val="24"/>
                <w:szCs w:val="24"/>
              </w:rPr>
              <w:t> has no 'required' attribute. Can be used with Java 8’s </w:t>
            </w:r>
            <w:r w:rsidRPr="00BA0D5D">
              <w:rPr>
                <w:rFonts w:ascii="Consolas" w:eastAsia="宋体" w:hAnsi="Consolas" w:cs="宋体"/>
                <w:color w:val="34302D"/>
                <w:kern w:val="0"/>
                <w:sz w:val="23"/>
                <w:szCs w:val="23"/>
                <w:shd w:val="clear" w:color="auto" w:fill="F7F7F8"/>
              </w:rPr>
              <w:t>Optional</w:t>
            </w:r>
            <w:r w:rsidRPr="00BA0D5D">
              <w:rPr>
                <w:rFonts w:ascii="inherit" w:eastAsia="宋体" w:hAnsi="inherit" w:cs="宋体"/>
                <w:color w:val="34302D"/>
                <w:kern w:val="0"/>
                <w:sz w:val="24"/>
                <w:szCs w:val="24"/>
              </w:rPr>
              <w:t>instead.</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@Component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@Named / @ManagedBean</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JSR-330 does not provide a composable model, only a way to identify named components.</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@Scope("singleton")</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@Singleton</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The JSR-330 default scope is like Spring’s </w:t>
            </w:r>
            <w:r w:rsidRPr="00BA0D5D">
              <w:rPr>
                <w:rFonts w:ascii="Consolas" w:eastAsia="宋体" w:hAnsi="Consolas" w:cs="宋体"/>
                <w:color w:val="34302D"/>
                <w:kern w:val="0"/>
                <w:sz w:val="23"/>
                <w:szCs w:val="23"/>
                <w:shd w:val="clear" w:color="auto" w:fill="F7F7F8"/>
              </w:rPr>
              <w:t>prototype</w:t>
            </w:r>
            <w:r w:rsidRPr="00BA0D5D">
              <w:rPr>
                <w:rFonts w:ascii="inherit" w:eastAsia="宋体" w:hAnsi="inherit" w:cs="宋体"/>
                <w:color w:val="34302D"/>
                <w:kern w:val="0"/>
                <w:sz w:val="24"/>
                <w:szCs w:val="24"/>
              </w:rPr>
              <w:t>. However, in order to keep it consistent with Spring’s general defaults, a JSR-330 bean declared in the Spring container is a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宋体"/>
                <w:color w:val="34302D"/>
                <w:kern w:val="0"/>
                <w:sz w:val="24"/>
                <w:szCs w:val="24"/>
              </w:rPr>
              <w:t> by default. In order to use a scope other than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宋体"/>
                <w:color w:val="34302D"/>
                <w:kern w:val="0"/>
                <w:sz w:val="24"/>
                <w:szCs w:val="24"/>
              </w:rPr>
              <w:t>, you should use Spring’s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宋体"/>
                <w:color w:val="34302D"/>
                <w:kern w:val="0"/>
                <w:sz w:val="24"/>
                <w:szCs w:val="24"/>
              </w:rPr>
              <w:t> annotation. </w:t>
            </w:r>
            <w:r w:rsidRPr="00BA0D5D">
              <w:rPr>
                <w:rFonts w:ascii="Consolas" w:eastAsia="宋体" w:hAnsi="Consolas" w:cs="宋体"/>
                <w:color w:val="34302D"/>
                <w:kern w:val="0"/>
                <w:sz w:val="23"/>
                <w:szCs w:val="23"/>
                <w:shd w:val="clear" w:color="auto" w:fill="F7F7F8"/>
              </w:rPr>
              <w:t>javax.inject</w:t>
            </w:r>
            <w:r w:rsidRPr="00BA0D5D">
              <w:rPr>
                <w:rFonts w:ascii="inherit" w:eastAsia="宋体" w:hAnsi="inherit" w:cs="宋体"/>
                <w:color w:val="34302D"/>
                <w:kern w:val="0"/>
                <w:sz w:val="24"/>
                <w:szCs w:val="24"/>
              </w:rPr>
              <w:t> also provides a </w:t>
            </w:r>
            <w:hyperlink r:id="rId328" w:history="1">
              <w:r w:rsidRPr="00BA0D5D">
                <w:rPr>
                  <w:rFonts w:ascii="inherit" w:eastAsia="宋体" w:hAnsi="inherit" w:cs="宋体"/>
                  <w:color w:val="548E2E"/>
                  <w:kern w:val="0"/>
                  <w:sz w:val="24"/>
                  <w:szCs w:val="24"/>
                  <w:u w:val="single"/>
                </w:rPr>
                <w:t>@Scope</w:t>
              </w:r>
            </w:hyperlink>
            <w:r w:rsidRPr="00BA0D5D">
              <w:rPr>
                <w:rFonts w:ascii="inherit" w:eastAsia="宋体" w:hAnsi="inherit" w:cs="宋体"/>
                <w:color w:val="34302D"/>
                <w:kern w:val="0"/>
                <w:sz w:val="24"/>
                <w:szCs w:val="24"/>
              </w:rPr>
              <w:t>annotation. Nevertheless, this one is only intended to be used for creating your own annotations.</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@Qualifier</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@Qualifier / @Named</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shd w:val="clear" w:color="auto" w:fill="F7F7F8"/>
              </w:rPr>
              <w:t>javax.inject.Qualifier</w:t>
            </w:r>
            <w:r w:rsidRPr="00BA0D5D">
              <w:rPr>
                <w:rFonts w:ascii="inherit" w:eastAsia="宋体" w:hAnsi="inherit" w:cs="宋体"/>
                <w:color w:val="34302D"/>
                <w:kern w:val="0"/>
                <w:sz w:val="24"/>
                <w:szCs w:val="24"/>
              </w:rPr>
              <w:t> is just a meta-annotation for building custom qualifiers. Concrete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宋体"/>
                <w:color w:val="34302D"/>
                <w:kern w:val="0"/>
                <w:sz w:val="24"/>
                <w:szCs w:val="24"/>
              </w:rPr>
              <w:t> qualifiers (like Spring’s </w:t>
            </w:r>
            <w:r w:rsidRPr="00BA0D5D">
              <w:rPr>
                <w:rFonts w:ascii="Consolas" w:eastAsia="宋体" w:hAnsi="Consolas" w:cs="宋体"/>
                <w:color w:val="34302D"/>
                <w:kern w:val="0"/>
                <w:sz w:val="23"/>
                <w:szCs w:val="23"/>
                <w:shd w:val="clear" w:color="auto" w:fill="F7F7F8"/>
              </w:rPr>
              <w:t>@Qualifier</w:t>
            </w:r>
            <w:r w:rsidRPr="00BA0D5D">
              <w:rPr>
                <w:rFonts w:ascii="inherit" w:eastAsia="宋体" w:hAnsi="inherit" w:cs="宋体"/>
                <w:color w:val="34302D"/>
                <w:kern w:val="0"/>
                <w:sz w:val="24"/>
                <w:szCs w:val="24"/>
              </w:rPr>
              <w:t> with a value) can be associated through </w:t>
            </w:r>
            <w:r w:rsidRPr="00BA0D5D">
              <w:rPr>
                <w:rFonts w:ascii="Consolas" w:eastAsia="宋体" w:hAnsi="Consolas" w:cs="宋体"/>
                <w:color w:val="34302D"/>
                <w:kern w:val="0"/>
                <w:sz w:val="23"/>
                <w:szCs w:val="23"/>
                <w:shd w:val="clear" w:color="auto" w:fill="F7F7F8"/>
              </w:rPr>
              <w:t>javax.inject.Named</w:t>
            </w:r>
            <w:r w:rsidRPr="00BA0D5D">
              <w:rPr>
                <w:rFonts w:ascii="inherit" w:eastAsia="宋体" w:hAnsi="inherit" w:cs="宋体"/>
                <w:color w:val="34302D"/>
                <w:kern w:val="0"/>
                <w:sz w:val="24"/>
                <w:szCs w:val="24"/>
              </w:rPr>
              <w:t>.</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@Value</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 equivalent</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@Required</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 equivalent</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@Lazy</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 equivalent</w:t>
            </w:r>
          </w:p>
        </w:tc>
      </w:tr>
      <w:tr w:rsidR="00F50501" w:rsidRPr="00BA0D5D" w:rsidTr="00F50501">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ObjectFactory</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Provider</w:t>
            </w:r>
          </w:p>
        </w:tc>
        <w:tc>
          <w:tcPr>
            <w:tcW w:w="0" w:type="auto"/>
            <w:hideMark/>
          </w:tcPr>
          <w:p w:rsidR="00F50501" w:rsidRPr="00BA0D5D" w:rsidRDefault="00F50501" w:rsidP="00542DD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shd w:val="clear" w:color="auto" w:fill="F7F7F8"/>
              </w:rPr>
              <w:t>javax.inject.Provider</w:t>
            </w:r>
            <w:r w:rsidRPr="00BA0D5D">
              <w:rPr>
                <w:rFonts w:ascii="inherit" w:eastAsia="宋体" w:hAnsi="inherit" w:cs="宋体"/>
                <w:color w:val="34302D"/>
                <w:kern w:val="0"/>
                <w:sz w:val="24"/>
                <w:szCs w:val="24"/>
              </w:rPr>
              <w:t> is a direct alternative to Spring’s </w:t>
            </w:r>
            <w:r w:rsidRPr="00BA0D5D">
              <w:rPr>
                <w:rFonts w:ascii="Consolas" w:eastAsia="宋体" w:hAnsi="Consolas" w:cs="宋体"/>
                <w:color w:val="34302D"/>
                <w:kern w:val="0"/>
                <w:sz w:val="23"/>
                <w:szCs w:val="23"/>
                <w:shd w:val="clear" w:color="auto" w:fill="F7F7F8"/>
              </w:rPr>
              <w:t>ObjectFactory</w:t>
            </w:r>
            <w:r w:rsidRPr="00BA0D5D">
              <w:rPr>
                <w:rFonts w:ascii="inherit" w:eastAsia="宋体" w:hAnsi="inherit" w:cs="宋体"/>
                <w:color w:val="34302D"/>
                <w:kern w:val="0"/>
                <w:sz w:val="24"/>
                <w:szCs w:val="24"/>
              </w:rPr>
              <w:t>, only with a shorter </w:t>
            </w:r>
            <w:r w:rsidRPr="00BA0D5D">
              <w:rPr>
                <w:rFonts w:ascii="Consolas" w:eastAsia="宋体" w:hAnsi="Consolas" w:cs="宋体"/>
                <w:color w:val="34302D"/>
                <w:kern w:val="0"/>
                <w:sz w:val="23"/>
                <w:szCs w:val="23"/>
                <w:shd w:val="clear" w:color="auto" w:fill="F7F7F8"/>
              </w:rPr>
              <w:t>get()</w:t>
            </w:r>
            <w:r w:rsidRPr="00BA0D5D">
              <w:rPr>
                <w:rFonts w:ascii="inherit" w:eastAsia="宋体" w:hAnsi="inherit" w:cs="宋体"/>
                <w:color w:val="34302D"/>
                <w:kern w:val="0"/>
                <w:sz w:val="24"/>
                <w:szCs w:val="24"/>
              </w:rPr>
              <w:t> method name. It can also be used in combination with Spring’s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宋体"/>
                <w:color w:val="34302D"/>
                <w:kern w:val="0"/>
                <w:sz w:val="24"/>
                <w:szCs w:val="24"/>
              </w:rPr>
              <w:t>or with non-annotated constructors and setter methods.</w:t>
            </w:r>
          </w:p>
        </w:tc>
      </w:tr>
    </w:tbl>
    <w:p w:rsidR="00F50501" w:rsidRPr="00F50501" w:rsidRDefault="00F50501" w:rsidP="00BA0D5D">
      <w:pPr>
        <w:widowControl/>
        <w:shd w:val="clear" w:color="auto" w:fill="FFFFFF"/>
        <w:spacing w:after="300"/>
        <w:jc w:val="left"/>
        <w:rPr>
          <w:rFonts w:ascii="Arial" w:hAnsi="Arial" w:cs="Arial"/>
          <w:color w:val="34302D"/>
          <w:shd w:val="clear" w:color="auto" w:fill="FFFFFF"/>
        </w:rPr>
      </w:pPr>
    </w:p>
    <w:p w:rsidR="00F50501" w:rsidRDefault="00F50501" w:rsidP="00BA0D5D">
      <w:pPr>
        <w:widowControl/>
        <w:shd w:val="clear" w:color="auto" w:fill="FFFFFF"/>
        <w:spacing w:after="300"/>
        <w:jc w:val="left"/>
        <w:rPr>
          <w:rFonts w:ascii="Arial" w:hAnsi="Arial" w:cs="Arial"/>
          <w:color w:val="34302D"/>
          <w:shd w:val="clear" w:color="auto" w:fill="FFFFFF"/>
        </w:rPr>
      </w:pPr>
    </w:p>
    <w:tbl>
      <w:tblPr>
        <w:tblStyle w:val="a7"/>
        <w:tblW w:w="0" w:type="auto"/>
        <w:tblLook w:val="04A0" w:firstRow="1" w:lastRow="0" w:firstColumn="1" w:lastColumn="0" w:noHBand="0" w:noVBand="1"/>
      </w:tblPr>
      <w:tblGrid>
        <w:gridCol w:w="1654"/>
        <w:gridCol w:w="1971"/>
        <w:gridCol w:w="6832"/>
      </w:tblGrid>
      <w:tr w:rsidR="00F50501" w:rsidTr="00F50501">
        <w:tc>
          <w:tcPr>
            <w:tcW w:w="0" w:type="auto"/>
            <w:gridSpan w:val="3"/>
            <w:hideMark/>
          </w:tcPr>
          <w:p w:rsidR="00F50501" w:rsidRDefault="00F50501">
            <w:pPr>
              <w:spacing w:after="60"/>
              <w:rPr>
                <w:rFonts w:ascii="Arial" w:eastAsia="宋体" w:hAnsi="Arial" w:cs="Arial"/>
                <w:i/>
                <w:iCs/>
                <w:color w:val="0B0A0A"/>
                <w:sz w:val="24"/>
                <w:szCs w:val="24"/>
              </w:rPr>
            </w:pPr>
            <w:r>
              <w:rPr>
                <w:rFonts w:ascii="Arial" w:hAnsi="Arial" w:cs="Arial"/>
                <w:i/>
                <w:iCs/>
                <w:color w:val="0B0A0A"/>
              </w:rPr>
              <w:t>表</w:t>
            </w:r>
            <w:r>
              <w:rPr>
                <w:rFonts w:ascii="Arial" w:hAnsi="Arial" w:cs="Arial"/>
                <w:i/>
                <w:iCs/>
                <w:color w:val="0B0A0A"/>
              </w:rPr>
              <w:t>6. Spring</w:t>
            </w:r>
            <w:r>
              <w:rPr>
                <w:rFonts w:ascii="Arial" w:hAnsi="Arial" w:cs="Arial"/>
                <w:i/>
                <w:iCs/>
                <w:color w:val="0B0A0A"/>
              </w:rPr>
              <w:t>组件模型元素与</w:t>
            </w:r>
            <w:r>
              <w:rPr>
                <w:rFonts w:ascii="Arial" w:hAnsi="Arial" w:cs="Arial"/>
                <w:i/>
                <w:iCs/>
                <w:color w:val="0B0A0A"/>
              </w:rPr>
              <w:t>JSR-330</w:t>
            </w:r>
            <w:r>
              <w:rPr>
                <w:rFonts w:ascii="Arial" w:hAnsi="Arial" w:cs="Arial"/>
                <w:i/>
                <w:iCs/>
                <w:color w:val="0B0A0A"/>
              </w:rPr>
              <w:t>变体</w:t>
            </w:r>
          </w:p>
        </w:tc>
      </w:tr>
      <w:tr w:rsidR="00F50501" w:rsidTr="00F50501">
        <w:tc>
          <w:tcPr>
            <w:tcW w:w="0" w:type="auto"/>
            <w:hideMark/>
          </w:tcPr>
          <w:p w:rsidR="00F50501" w:rsidRDefault="00F50501">
            <w:pPr>
              <w:rPr>
                <w:rFonts w:ascii="宋体" w:hAnsi="宋体" w:cs="宋体"/>
                <w:b/>
                <w:bCs/>
                <w:color w:val="34302D"/>
              </w:rPr>
            </w:pPr>
            <w:r>
              <w:rPr>
                <w:b/>
                <w:bCs/>
                <w:color w:val="34302D"/>
              </w:rPr>
              <w:t>弹簧</w:t>
            </w:r>
          </w:p>
        </w:tc>
        <w:tc>
          <w:tcPr>
            <w:tcW w:w="0" w:type="auto"/>
            <w:hideMark/>
          </w:tcPr>
          <w:p w:rsidR="00F50501" w:rsidRDefault="00F50501">
            <w:pPr>
              <w:rPr>
                <w:b/>
                <w:bCs/>
                <w:color w:val="34302D"/>
              </w:rPr>
            </w:pPr>
            <w:r>
              <w:rPr>
                <w:b/>
                <w:bCs/>
                <w:color w:val="34302D"/>
              </w:rPr>
              <w:t>javax.inject</w:t>
            </w:r>
            <w:r>
              <w:rPr>
                <w:b/>
                <w:bCs/>
                <w:color w:val="34302D"/>
              </w:rPr>
              <w:t>。</w:t>
            </w:r>
            <w:r>
              <w:rPr>
                <w:b/>
                <w:bCs/>
                <w:color w:val="34302D"/>
              </w:rPr>
              <w:t>*</w:t>
            </w:r>
          </w:p>
        </w:tc>
        <w:tc>
          <w:tcPr>
            <w:tcW w:w="0" w:type="auto"/>
            <w:hideMark/>
          </w:tcPr>
          <w:p w:rsidR="00F50501" w:rsidRDefault="00F50501">
            <w:pPr>
              <w:rPr>
                <w:b/>
                <w:bCs/>
                <w:color w:val="34302D"/>
              </w:rPr>
            </w:pPr>
            <w:r>
              <w:rPr>
                <w:b/>
                <w:bCs/>
                <w:color w:val="34302D"/>
              </w:rPr>
              <w:t>javax.inject</w:t>
            </w:r>
            <w:r>
              <w:rPr>
                <w:b/>
                <w:bCs/>
                <w:color w:val="34302D"/>
              </w:rPr>
              <w:t>限制</w:t>
            </w:r>
            <w:r>
              <w:rPr>
                <w:b/>
                <w:bCs/>
                <w:color w:val="34302D"/>
              </w:rPr>
              <w:t>/</w:t>
            </w:r>
            <w:r>
              <w:rPr>
                <w:b/>
                <w:bCs/>
                <w:color w:val="34302D"/>
              </w:rPr>
              <w:t>评论</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@Autowired</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注入</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Style w:val="HTML"/>
                <w:rFonts w:ascii="Consolas" w:hAnsi="Consolas"/>
                <w:color w:val="34302D"/>
                <w:sz w:val="23"/>
                <w:szCs w:val="23"/>
                <w:shd w:val="clear" w:color="auto" w:fill="F7F7F8"/>
              </w:rPr>
              <w:t>@Inject</w:t>
            </w:r>
            <w:r>
              <w:rPr>
                <w:rFonts w:ascii="inherit" w:hAnsi="inherit"/>
                <w:color w:val="34302D"/>
              </w:rPr>
              <w:t>没有</w:t>
            </w:r>
            <w:r>
              <w:rPr>
                <w:rFonts w:ascii="inherit" w:hAnsi="inherit"/>
                <w:color w:val="34302D"/>
              </w:rPr>
              <w:t>“</w:t>
            </w:r>
            <w:r>
              <w:rPr>
                <w:rFonts w:ascii="inherit" w:hAnsi="inherit"/>
                <w:color w:val="34302D"/>
              </w:rPr>
              <w:t>必需</w:t>
            </w:r>
            <w:r>
              <w:rPr>
                <w:rFonts w:ascii="inherit" w:hAnsi="inherit"/>
                <w:color w:val="34302D"/>
              </w:rPr>
              <w:t>”</w:t>
            </w:r>
            <w:r>
              <w:rPr>
                <w:rFonts w:ascii="inherit" w:hAnsi="inherit"/>
                <w:color w:val="34302D"/>
              </w:rPr>
              <w:t>属性。可以与</w:t>
            </w:r>
            <w:r>
              <w:rPr>
                <w:rFonts w:ascii="inherit" w:hAnsi="inherit"/>
                <w:color w:val="34302D"/>
              </w:rPr>
              <w:t>Java 8</w:t>
            </w:r>
            <w:r>
              <w:rPr>
                <w:rFonts w:ascii="inherit" w:hAnsi="inherit"/>
                <w:color w:val="34302D"/>
              </w:rPr>
              <w:t>一起使用</w:t>
            </w:r>
            <w:r>
              <w:rPr>
                <w:rStyle w:val="HTML"/>
                <w:rFonts w:ascii="Consolas" w:hAnsi="Consolas"/>
                <w:color w:val="34302D"/>
                <w:sz w:val="23"/>
                <w:szCs w:val="23"/>
                <w:shd w:val="clear" w:color="auto" w:fill="F7F7F8"/>
              </w:rPr>
              <w:t>Optional</w:t>
            </w:r>
            <w:r>
              <w:rPr>
                <w:rFonts w:ascii="inherit" w:hAnsi="inherit"/>
                <w:color w:val="34302D"/>
              </w:rPr>
              <w:t>。</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零件</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@Named / @ManagedBean</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JSR-330</w:t>
            </w:r>
            <w:r>
              <w:rPr>
                <w:rFonts w:ascii="inherit" w:hAnsi="inherit"/>
                <w:color w:val="34302D"/>
              </w:rPr>
              <w:t>不提供可组合模型，只是一种识别命名组件的方法。</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@Scope</w:t>
            </w:r>
            <w:r>
              <w:rPr>
                <w:rFonts w:ascii="inherit" w:hAnsi="inherit"/>
                <w:color w:val="34302D"/>
              </w:rPr>
              <w:t>（</w:t>
            </w:r>
            <w:r>
              <w:rPr>
                <w:rFonts w:ascii="inherit" w:hAnsi="inherit"/>
                <w:color w:val="34302D"/>
              </w:rPr>
              <w:t xml:space="preserve"> “</w:t>
            </w:r>
            <w:r>
              <w:rPr>
                <w:rFonts w:ascii="inherit" w:hAnsi="inherit"/>
                <w:color w:val="34302D"/>
              </w:rPr>
              <w:t>单</w:t>
            </w:r>
            <w:r>
              <w:rPr>
                <w:rFonts w:ascii="inherit" w:hAnsi="inherit"/>
                <w:color w:val="34302D"/>
              </w:rPr>
              <w:t>”</w:t>
            </w:r>
            <w:r>
              <w:rPr>
                <w:rFonts w:ascii="inherit" w:hAnsi="inherit"/>
                <w:color w:val="34302D"/>
              </w:rPr>
              <w:t>）</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辛格尔顿</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JSR-330</w:t>
            </w:r>
            <w:r>
              <w:rPr>
                <w:rFonts w:ascii="inherit" w:hAnsi="inherit"/>
                <w:color w:val="34302D"/>
              </w:rPr>
              <w:t>的默认范围就像</w:t>
            </w:r>
            <w:r>
              <w:rPr>
                <w:rFonts w:ascii="inherit" w:hAnsi="inherit"/>
                <w:color w:val="34302D"/>
              </w:rPr>
              <w:t>Spring</w:t>
            </w:r>
            <w:r>
              <w:rPr>
                <w:rFonts w:ascii="inherit" w:hAnsi="inherit"/>
                <w:color w:val="34302D"/>
              </w:rPr>
              <w:t>一样</w:t>
            </w:r>
            <w:r>
              <w:rPr>
                <w:rStyle w:val="HTML"/>
                <w:rFonts w:ascii="Consolas" w:hAnsi="Consolas"/>
                <w:color w:val="34302D"/>
                <w:sz w:val="23"/>
                <w:szCs w:val="23"/>
                <w:shd w:val="clear" w:color="auto" w:fill="F7F7F8"/>
              </w:rPr>
              <w:t>prototype</w:t>
            </w:r>
            <w:r>
              <w:rPr>
                <w:rFonts w:ascii="inherit" w:hAnsi="inherit"/>
                <w:color w:val="34302D"/>
              </w:rPr>
              <w:t>。但是，为了使其与</w:t>
            </w:r>
            <w:r>
              <w:rPr>
                <w:rFonts w:ascii="inherit" w:hAnsi="inherit"/>
                <w:color w:val="34302D"/>
              </w:rPr>
              <w:t>Spring</w:t>
            </w:r>
            <w:r>
              <w:rPr>
                <w:rFonts w:ascii="inherit" w:hAnsi="inherit"/>
                <w:color w:val="34302D"/>
              </w:rPr>
              <w:t>的一般默认值保持一致，</w:t>
            </w:r>
            <w:r>
              <w:rPr>
                <w:rStyle w:val="HTML"/>
                <w:rFonts w:ascii="Consolas" w:hAnsi="Consolas"/>
                <w:color w:val="34302D"/>
                <w:sz w:val="23"/>
                <w:szCs w:val="23"/>
                <w:shd w:val="clear" w:color="auto" w:fill="F7F7F8"/>
              </w:rPr>
              <w:t>singleton</w:t>
            </w:r>
            <w:r>
              <w:rPr>
                <w:rFonts w:ascii="inherit" w:hAnsi="inherit"/>
                <w:color w:val="34302D"/>
              </w:rPr>
              <w:t>默认情况下在</w:t>
            </w:r>
            <w:r>
              <w:rPr>
                <w:rFonts w:ascii="inherit" w:hAnsi="inherit"/>
                <w:color w:val="34302D"/>
              </w:rPr>
              <w:t>Spring</w:t>
            </w:r>
            <w:r>
              <w:rPr>
                <w:rFonts w:ascii="inherit" w:hAnsi="inherit"/>
                <w:color w:val="34302D"/>
              </w:rPr>
              <w:t>容器中声明的</w:t>
            </w:r>
            <w:r>
              <w:rPr>
                <w:rFonts w:ascii="inherit" w:hAnsi="inherit"/>
                <w:color w:val="34302D"/>
              </w:rPr>
              <w:t>JSR-330 bean</w:t>
            </w:r>
            <w:r>
              <w:rPr>
                <w:rFonts w:ascii="inherit" w:hAnsi="inherit"/>
                <w:color w:val="34302D"/>
              </w:rPr>
              <w:t>是一个默认值。为了使用除以外的范围</w:t>
            </w:r>
            <w:r>
              <w:rPr>
                <w:rStyle w:val="HTML"/>
                <w:rFonts w:ascii="Consolas" w:hAnsi="Consolas"/>
                <w:color w:val="34302D"/>
                <w:sz w:val="23"/>
                <w:szCs w:val="23"/>
                <w:shd w:val="clear" w:color="auto" w:fill="F7F7F8"/>
              </w:rPr>
              <w:t>singleton</w:t>
            </w:r>
            <w:r>
              <w:rPr>
                <w:rFonts w:ascii="inherit" w:hAnsi="inherit"/>
                <w:color w:val="34302D"/>
              </w:rPr>
              <w:t>，您应该使用</w:t>
            </w:r>
            <w:r>
              <w:rPr>
                <w:rFonts w:ascii="inherit" w:hAnsi="inherit"/>
                <w:color w:val="34302D"/>
              </w:rPr>
              <w:t>Spring</w:t>
            </w:r>
            <w:r>
              <w:rPr>
                <w:rFonts w:ascii="inherit" w:hAnsi="inherit"/>
                <w:color w:val="34302D"/>
              </w:rPr>
              <w:t>的</w:t>
            </w:r>
            <w:r>
              <w:rPr>
                <w:rStyle w:val="HTML"/>
                <w:rFonts w:ascii="Consolas" w:hAnsi="Consolas"/>
                <w:color w:val="34302D"/>
                <w:sz w:val="23"/>
                <w:szCs w:val="23"/>
                <w:shd w:val="clear" w:color="auto" w:fill="F7F7F8"/>
              </w:rPr>
              <w:t>@Scope</w:t>
            </w:r>
            <w:r>
              <w:rPr>
                <w:rFonts w:ascii="inherit" w:hAnsi="inherit"/>
                <w:color w:val="34302D"/>
              </w:rPr>
              <w:t>注释。</w:t>
            </w:r>
            <w:r>
              <w:rPr>
                <w:rStyle w:val="HTML"/>
                <w:rFonts w:ascii="Consolas" w:hAnsi="Consolas"/>
                <w:color w:val="34302D"/>
                <w:sz w:val="23"/>
                <w:szCs w:val="23"/>
                <w:shd w:val="clear" w:color="auto" w:fill="F7F7F8"/>
              </w:rPr>
              <w:t>javax.inject</w:t>
            </w:r>
            <w:r>
              <w:rPr>
                <w:rFonts w:ascii="inherit" w:hAnsi="inherit"/>
                <w:color w:val="34302D"/>
              </w:rPr>
              <w:t>还提供了</w:t>
            </w:r>
            <w:r>
              <w:rPr>
                <w:rFonts w:ascii="inherit" w:hAnsi="inherit"/>
                <w:color w:val="34302D"/>
              </w:rPr>
              <w:t> </w:t>
            </w:r>
            <w:hyperlink r:id="rId329" w:history="1">
              <w:r>
                <w:rPr>
                  <w:rStyle w:val="a4"/>
                  <w:rFonts w:ascii="inherit" w:hAnsi="inherit"/>
                  <w:color w:val="548E2E"/>
                </w:rPr>
                <w:t>@Scope</w:t>
              </w:r>
            </w:hyperlink>
            <w:r>
              <w:rPr>
                <w:rFonts w:ascii="inherit" w:hAnsi="inherit"/>
                <w:color w:val="34302D"/>
              </w:rPr>
              <w:t>注释。然而，这个仅用于创建自己的注释。</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@Qualifier</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@Qualifier / @Named</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Style w:val="HTML"/>
                <w:rFonts w:ascii="Consolas" w:hAnsi="Consolas"/>
                <w:color w:val="34302D"/>
                <w:sz w:val="23"/>
                <w:szCs w:val="23"/>
                <w:shd w:val="clear" w:color="auto" w:fill="F7F7F8"/>
              </w:rPr>
              <w:t>javax.inject.Qualifier</w:t>
            </w:r>
            <w:r>
              <w:rPr>
                <w:rFonts w:ascii="inherit" w:hAnsi="inherit"/>
                <w:color w:val="34302D"/>
              </w:rPr>
              <w:t>只是构建自定义限定符的元注释。具体</w:t>
            </w:r>
            <w:r>
              <w:rPr>
                <w:rStyle w:val="HTML"/>
                <w:rFonts w:ascii="Consolas" w:hAnsi="Consolas"/>
                <w:color w:val="34302D"/>
                <w:sz w:val="23"/>
                <w:szCs w:val="23"/>
                <w:shd w:val="clear" w:color="auto" w:fill="F7F7F8"/>
              </w:rPr>
              <w:t>String</w:t>
            </w:r>
            <w:r>
              <w:rPr>
                <w:rFonts w:ascii="inherit" w:hAnsi="inherit"/>
                <w:color w:val="34302D"/>
              </w:rPr>
              <w:t>限定符（如</w:t>
            </w:r>
            <w:r>
              <w:rPr>
                <w:rStyle w:val="HTML"/>
                <w:rFonts w:ascii="Consolas" w:hAnsi="Consolas"/>
                <w:color w:val="34302D"/>
                <w:sz w:val="23"/>
                <w:szCs w:val="23"/>
                <w:shd w:val="clear" w:color="auto" w:fill="F7F7F8"/>
              </w:rPr>
              <w:t>@Qualifier</w:t>
            </w:r>
            <w:r>
              <w:rPr>
                <w:rFonts w:ascii="inherit" w:hAnsi="inherit"/>
                <w:color w:val="34302D"/>
              </w:rPr>
              <w:t>带有值的</w:t>
            </w:r>
            <w:r>
              <w:rPr>
                <w:rFonts w:ascii="inherit" w:hAnsi="inherit"/>
                <w:color w:val="34302D"/>
              </w:rPr>
              <w:t>Spring </w:t>
            </w:r>
            <w:r>
              <w:rPr>
                <w:rFonts w:ascii="inherit" w:hAnsi="inherit"/>
                <w:color w:val="34302D"/>
              </w:rPr>
              <w:t>）可以通过关联</w:t>
            </w:r>
            <w:r>
              <w:rPr>
                <w:rStyle w:val="HTML"/>
                <w:rFonts w:ascii="Consolas" w:hAnsi="Consolas"/>
                <w:color w:val="34302D"/>
                <w:sz w:val="23"/>
                <w:szCs w:val="23"/>
                <w:shd w:val="clear" w:color="auto" w:fill="F7F7F8"/>
              </w:rPr>
              <w:t>javax.inject.Named</w:t>
            </w:r>
            <w:r>
              <w:rPr>
                <w:rFonts w:ascii="inherit" w:hAnsi="inherit"/>
                <w:color w:val="34302D"/>
              </w:rPr>
              <w:t>。</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值</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没有等价物</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需要</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没有等价物</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r>
              <w:rPr>
                <w:rFonts w:ascii="inherit" w:hAnsi="inherit"/>
                <w:color w:val="34302D"/>
              </w:rPr>
              <w:t>懒</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没有等价物</w:t>
            </w:r>
          </w:p>
        </w:tc>
      </w:tr>
      <w:tr w:rsidR="00F50501" w:rsidTr="00F50501">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的</w:t>
            </w:r>
            <w:r>
              <w:rPr>
                <w:rFonts w:ascii="inherit" w:hAnsi="inherit"/>
                <w:color w:val="34302D"/>
              </w:rPr>
              <w:t>ObjectFactory</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Fonts w:ascii="inherit" w:hAnsi="inherit"/>
                <w:color w:val="34302D"/>
              </w:rPr>
              <w:t>提供商</w:t>
            </w:r>
          </w:p>
        </w:tc>
        <w:tc>
          <w:tcPr>
            <w:tcW w:w="0" w:type="auto"/>
            <w:hideMark/>
          </w:tcPr>
          <w:p w:rsidR="00F50501" w:rsidRDefault="00F50501">
            <w:pPr>
              <w:pStyle w:val="tableblock"/>
              <w:spacing w:before="0" w:beforeAutospacing="0" w:after="0" w:afterAutospacing="0"/>
              <w:rPr>
                <w:rFonts w:ascii="inherit" w:hAnsi="inherit" w:hint="eastAsia"/>
                <w:color w:val="34302D"/>
              </w:rPr>
            </w:pPr>
            <w:r>
              <w:rPr>
                <w:rStyle w:val="HTML"/>
                <w:rFonts w:ascii="Consolas" w:hAnsi="Consolas"/>
                <w:color w:val="34302D"/>
                <w:sz w:val="23"/>
                <w:szCs w:val="23"/>
                <w:shd w:val="clear" w:color="auto" w:fill="F7F7F8"/>
              </w:rPr>
              <w:t>javax.inject.Provider</w:t>
            </w:r>
            <w:r>
              <w:rPr>
                <w:rFonts w:ascii="inherit" w:hAnsi="inherit"/>
                <w:color w:val="34302D"/>
              </w:rPr>
              <w:t>是</w:t>
            </w:r>
            <w:r>
              <w:rPr>
                <w:rFonts w:ascii="inherit" w:hAnsi="inherit"/>
                <w:color w:val="34302D"/>
              </w:rPr>
              <w:t>Spring</w:t>
            </w:r>
            <w:r>
              <w:rPr>
                <w:rFonts w:ascii="inherit" w:hAnsi="inherit"/>
                <w:color w:val="34302D"/>
              </w:rPr>
              <w:t>的直接替代品</w:t>
            </w:r>
            <w:r>
              <w:rPr>
                <w:rStyle w:val="HTML"/>
                <w:rFonts w:ascii="Consolas" w:hAnsi="Consolas"/>
                <w:color w:val="34302D"/>
                <w:sz w:val="23"/>
                <w:szCs w:val="23"/>
                <w:shd w:val="clear" w:color="auto" w:fill="F7F7F8"/>
              </w:rPr>
              <w:t>ObjectFactory</w:t>
            </w:r>
            <w:r>
              <w:rPr>
                <w:rFonts w:ascii="inherit" w:hAnsi="inherit"/>
                <w:color w:val="34302D"/>
              </w:rPr>
              <w:t>，只有较短的</w:t>
            </w:r>
            <w:r>
              <w:rPr>
                <w:rStyle w:val="HTML"/>
                <w:rFonts w:ascii="Consolas" w:hAnsi="Consolas"/>
                <w:color w:val="34302D"/>
                <w:sz w:val="23"/>
                <w:szCs w:val="23"/>
                <w:shd w:val="clear" w:color="auto" w:fill="F7F7F8"/>
              </w:rPr>
              <w:t>get()</w:t>
            </w:r>
            <w:r>
              <w:rPr>
                <w:rFonts w:ascii="inherit" w:hAnsi="inherit"/>
                <w:color w:val="34302D"/>
              </w:rPr>
              <w:t>方法名称。它也可以与</w:t>
            </w:r>
            <w:r>
              <w:rPr>
                <w:rFonts w:ascii="inherit" w:hAnsi="inherit"/>
                <w:color w:val="34302D"/>
              </w:rPr>
              <w:t>Spring </w:t>
            </w:r>
            <w:r>
              <w:rPr>
                <w:rStyle w:val="HTML"/>
                <w:rFonts w:ascii="Consolas" w:hAnsi="Consolas"/>
                <w:color w:val="34302D"/>
                <w:sz w:val="23"/>
                <w:szCs w:val="23"/>
                <w:shd w:val="clear" w:color="auto" w:fill="F7F7F8"/>
              </w:rPr>
              <w:t>@Autowired</w:t>
            </w:r>
            <w:r>
              <w:rPr>
                <w:rFonts w:ascii="inherit" w:hAnsi="inherit"/>
                <w:color w:val="34302D"/>
              </w:rPr>
              <w:t>或非注释构造函数和</w:t>
            </w:r>
            <w:r>
              <w:rPr>
                <w:rFonts w:ascii="inherit" w:hAnsi="inherit"/>
                <w:color w:val="34302D"/>
              </w:rPr>
              <w:t>setter</w:t>
            </w:r>
            <w:r>
              <w:rPr>
                <w:rFonts w:ascii="inherit" w:hAnsi="inherit"/>
                <w:color w:val="34302D"/>
              </w:rPr>
              <w:t>方法结合使用。</w:t>
            </w:r>
          </w:p>
        </w:tc>
      </w:tr>
    </w:tbl>
    <w:p w:rsidR="00F50501" w:rsidRPr="00F50501" w:rsidRDefault="00F50501" w:rsidP="00BA0D5D">
      <w:pPr>
        <w:widowControl/>
        <w:shd w:val="clear" w:color="auto" w:fill="FFFFFF"/>
        <w:spacing w:after="300"/>
        <w:jc w:val="left"/>
        <w:rPr>
          <w:rFonts w:ascii="Arial" w:hAnsi="Arial" w:cs="Arial"/>
          <w:color w:val="34302D"/>
          <w:shd w:val="clear" w:color="auto" w:fill="FFFFFF"/>
        </w:rPr>
      </w:pPr>
    </w:p>
    <w:p w:rsidR="00F50501" w:rsidRPr="00BA0D5D" w:rsidRDefault="00F50501"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5" w:name="_Toc15219503"/>
      <w:r w:rsidRPr="00BA0D5D">
        <w:rPr>
          <w:rFonts w:ascii="Arial" w:eastAsia="宋体" w:hAnsi="Arial" w:cs="Arial"/>
          <w:color w:val="34302D"/>
          <w:kern w:val="0"/>
          <w:sz w:val="41"/>
          <w:szCs w:val="41"/>
        </w:rPr>
        <w:t>1.12. Java-based Container Configuration</w:t>
      </w:r>
      <w:bookmarkEnd w:id="243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covers how to use annotations in your Java code to configure the Spring container. It includes the following topics:</w:t>
      </w:r>
    </w:p>
    <w:p w:rsidR="00BA0D5D" w:rsidRPr="00BA0D5D" w:rsidRDefault="00E91AFF"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0" w:anchor="beans-java-basic-concepts" w:history="1">
        <w:r w:rsidR="00BA0D5D" w:rsidRPr="00BA0D5D">
          <w:rPr>
            <w:rFonts w:ascii="inherit" w:eastAsia="宋体" w:hAnsi="inherit" w:cs="Arial"/>
            <w:color w:val="548E2E"/>
            <w:kern w:val="0"/>
            <w:sz w:val="24"/>
            <w:szCs w:val="24"/>
            <w:u w:val="single"/>
          </w:rPr>
          <w:t>Basic Concepts: </w:t>
        </w:r>
        <w:r w:rsidR="00BA0D5D" w:rsidRPr="00BA0D5D">
          <w:rPr>
            <w:rFonts w:ascii="Consolas" w:eastAsia="宋体" w:hAnsi="Consolas" w:cs="宋体"/>
            <w:color w:val="548E2E"/>
            <w:kern w:val="0"/>
            <w:sz w:val="23"/>
            <w:szCs w:val="23"/>
            <w:u w:val="single"/>
            <w:shd w:val="clear" w:color="auto" w:fill="F7F7F8"/>
          </w:rPr>
          <w:t>@Bean</w:t>
        </w:r>
        <w:r w:rsidR="00BA0D5D" w:rsidRPr="00BA0D5D">
          <w:rPr>
            <w:rFonts w:ascii="inherit" w:eastAsia="宋体" w:hAnsi="inherit" w:cs="Arial"/>
            <w:color w:val="548E2E"/>
            <w:kern w:val="0"/>
            <w:sz w:val="24"/>
            <w:szCs w:val="24"/>
            <w:u w:val="single"/>
          </w:rPr>
          <w:t> and </w:t>
        </w:r>
        <w:r w:rsidR="00BA0D5D" w:rsidRPr="00BA0D5D">
          <w:rPr>
            <w:rFonts w:ascii="Consolas" w:eastAsia="宋体" w:hAnsi="Consolas" w:cs="宋体"/>
            <w:color w:val="548E2E"/>
            <w:kern w:val="0"/>
            <w:sz w:val="23"/>
            <w:szCs w:val="23"/>
            <w:u w:val="single"/>
            <w:shd w:val="clear" w:color="auto" w:fill="F7F7F8"/>
          </w:rPr>
          <w:t>@Configuration</w:t>
        </w:r>
      </w:hyperlink>
    </w:p>
    <w:p w:rsidR="00BA0D5D" w:rsidRPr="00BA0D5D" w:rsidRDefault="00E91AFF"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1" w:anchor="beans-java-instantiating-container" w:history="1">
        <w:r w:rsidR="00BA0D5D" w:rsidRPr="00BA0D5D">
          <w:rPr>
            <w:rFonts w:ascii="inherit" w:eastAsia="宋体" w:hAnsi="inherit" w:cs="Arial"/>
            <w:color w:val="548E2E"/>
            <w:kern w:val="0"/>
            <w:sz w:val="24"/>
            <w:szCs w:val="24"/>
            <w:u w:val="single"/>
          </w:rPr>
          <w:t>Instantiating the Spring Container by Using </w:t>
        </w:r>
        <w:r w:rsidR="00BA0D5D" w:rsidRPr="00BA0D5D">
          <w:rPr>
            <w:rFonts w:ascii="Consolas" w:eastAsia="宋体" w:hAnsi="Consolas" w:cs="宋体"/>
            <w:color w:val="548E2E"/>
            <w:kern w:val="0"/>
            <w:sz w:val="23"/>
            <w:szCs w:val="23"/>
            <w:u w:val="single"/>
            <w:shd w:val="clear" w:color="auto" w:fill="F7F7F8"/>
          </w:rPr>
          <w:t>AnnotationConfigApplicationContext</w:t>
        </w:r>
      </w:hyperlink>
    </w:p>
    <w:p w:rsidR="00BA0D5D" w:rsidRPr="00BA0D5D" w:rsidRDefault="00E91AFF"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2" w:anchor="beans-java-bean-annotation" w:history="1">
        <w:r w:rsidR="00BA0D5D" w:rsidRPr="00BA0D5D">
          <w:rPr>
            <w:rFonts w:ascii="inherit" w:eastAsia="宋体" w:hAnsi="inherit" w:cs="Arial"/>
            <w:color w:val="548E2E"/>
            <w:kern w:val="0"/>
            <w:sz w:val="24"/>
            <w:szCs w:val="24"/>
            <w:u w:val="single"/>
          </w:rPr>
          <w:t>Using the </w:t>
        </w:r>
        <w:r w:rsidR="00BA0D5D" w:rsidRPr="00BA0D5D">
          <w:rPr>
            <w:rFonts w:ascii="Consolas" w:eastAsia="宋体" w:hAnsi="Consolas" w:cs="宋体"/>
            <w:color w:val="548E2E"/>
            <w:kern w:val="0"/>
            <w:sz w:val="23"/>
            <w:szCs w:val="23"/>
            <w:u w:val="single"/>
            <w:shd w:val="clear" w:color="auto" w:fill="F7F7F8"/>
          </w:rPr>
          <w:t>@Bean</w:t>
        </w:r>
        <w:r w:rsidR="00BA0D5D" w:rsidRPr="00BA0D5D">
          <w:rPr>
            <w:rFonts w:ascii="inherit" w:eastAsia="宋体" w:hAnsi="inherit" w:cs="Arial"/>
            <w:color w:val="548E2E"/>
            <w:kern w:val="0"/>
            <w:sz w:val="24"/>
            <w:szCs w:val="24"/>
            <w:u w:val="single"/>
          </w:rPr>
          <w:t> Annotation</w:t>
        </w:r>
      </w:hyperlink>
    </w:p>
    <w:p w:rsidR="00BA0D5D" w:rsidRPr="00BA0D5D" w:rsidRDefault="00E91AFF"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3" w:anchor="beans-java-configuration-annotation" w:history="1">
        <w:r w:rsidR="00BA0D5D" w:rsidRPr="00BA0D5D">
          <w:rPr>
            <w:rFonts w:ascii="inherit" w:eastAsia="宋体" w:hAnsi="inherit" w:cs="Arial"/>
            <w:color w:val="548E2E"/>
            <w:kern w:val="0"/>
            <w:sz w:val="24"/>
            <w:szCs w:val="24"/>
            <w:u w:val="single"/>
          </w:rPr>
          <w:t>Using the </w:t>
        </w:r>
        <w:r w:rsidR="00BA0D5D" w:rsidRPr="00BA0D5D">
          <w:rPr>
            <w:rFonts w:ascii="Consolas" w:eastAsia="宋体" w:hAnsi="Consolas" w:cs="宋体"/>
            <w:color w:val="548E2E"/>
            <w:kern w:val="0"/>
            <w:sz w:val="23"/>
            <w:szCs w:val="23"/>
            <w:u w:val="single"/>
            <w:shd w:val="clear" w:color="auto" w:fill="F7F7F8"/>
          </w:rPr>
          <w:t>@Configuration</w:t>
        </w:r>
        <w:r w:rsidR="00BA0D5D" w:rsidRPr="00BA0D5D">
          <w:rPr>
            <w:rFonts w:ascii="inherit" w:eastAsia="宋体" w:hAnsi="inherit" w:cs="Arial"/>
            <w:color w:val="548E2E"/>
            <w:kern w:val="0"/>
            <w:sz w:val="24"/>
            <w:szCs w:val="24"/>
            <w:u w:val="single"/>
          </w:rPr>
          <w:t> annotation</w:t>
        </w:r>
      </w:hyperlink>
    </w:p>
    <w:p w:rsidR="00BA0D5D" w:rsidRPr="00BA0D5D" w:rsidRDefault="00E91AFF"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4" w:anchor="beans-java-composing-configuration-classes" w:history="1">
        <w:r w:rsidR="00BA0D5D" w:rsidRPr="00BA0D5D">
          <w:rPr>
            <w:rFonts w:ascii="inherit" w:eastAsia="宋体" w:hAnsi="inherit" w:cs="Arial"/>
            <w:color w:val="548E2E"/>
            <w:kern w:val="0"/>
            <w:sz w:val="24"/>
            <w:szCs w:val="24"/>
            <w:u w:val="single"/>
          </w:rPr>
          <w:t>Composing Java-based Configurations</w:t>
        </w:r>
      </w:hyperlink>
    </w:p>
    <w:p w:rsidR="00BA0D5D" w:rsidRPr="00BA0D5D" w:rsidRDefault="00E91AFF"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5" w:anchor="beans-definition-profiles" w:history="1">
        <w:r w:rsidR="00BA0D5D" w:rsidRPr="00BA0D5D">
          <w:rPr>
            <w:rFonts w:ascii="inherit" w:eastAsia="宋体" w:hAnsi="inherit" w:cs="Arial"/>
            <w:color w:val="548E2E"/>
            <w:kern w:val="0"/>
            <w:sz w:val="24"/>
            <w:szCs w:val="24"/>
            <w:u w:val="single"/>
          </w:rPr>
          <w:t>Bean Definition Profiles</w:t>
        </w:r>
      </w:hyperlink>
    </w:p>
    <w:p w:rsidR="00BA0D5D" w:rsidRPr="00BA0D5D" w:rsidRDefault="00E91AFF"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6" w:anchor="beans-property-source-abstraction" w:history="1">
        <w:r w:rsidR="00BA0D5D" w:rsidRPr="00BA0D5D">
          <w:rPr>
            <w:rFonts w:ascii="Consolas" w:eastAsia="宋体" w:hAnsi="Consolas" w:cs="宋体"/>
            <w:color w:val="548E2E"/>
            <w:kern w:val="0"/>
            <w:sz w:val="23"/>
            <w:szCs w:val="23"/>
            <w:u w:val="single"/>
            <w:shd w:val="clear" w:color="auto" w:fill="F7F7F8"/>
          </w:rPr>
          <w:t>PropertySource</w:t>
        </w:r>
        <w:r w:rsidR="00BA0D5D" w:rsidRPr="00BA0D5D">
          <w:rPr>
            <w:rFonts w:ascii="inherit" w:eastAsia="宋体" w:hAnsi="inherit" w:cs="Arial"/>
            <w:color w:val="548E2E"/>
            <w:kern w:val="0"/>
            <w:sz w:val="24"/>
            <w:szCs w:val="24"/>
            <w:u w:val="single"/>
          </w:rPr>
          <w:t> Abstraction</w:t>
        </w:r>
      </w:hyperlink>
    </w:p>
    <w:p w:rsidR="00BA0D5D" w:rsidRPr="00BA0D5D" w:rsidRDefault="00E91AFF"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7" w:anchor="beans-using-propertysource" w:history="1">
        <w:r w:rsidR="00BA0D5D" w:rsidRPr="00BA0D5D">
          <w:rPr>
            <w:rFonts w:ascii="inherit" w:eastAsia="宋体" w:hAnsi="inherit" w:cs="Arial"/>
            <w:color w:val="548E2E"/>
            <w:kern w:val="0"/>
            <w:sz w:val="24"/>
            <w:szCs w:val="24"/>
            <w:u w:val="single"/>
          </w:rPr>
          <w:t>Using </w:t>
        </w:r>
        <w:r w:rsidR="00BA0D5D" w:rsidRPr="00BA0D5D">
          <w:rPr>
            <w:rFonts w:ascii="Consolas" w:eastAsia="宋体" w:hAnsi="Consolas" w:cs="宋体"/>
            <w:color w:val="548E2E"/>
            <w:kern w:val="0"/>
            <w:sz w:val="23"/>
            <w:szCs w:val="23"/>
            <w:u w:val="single"/>
            <w:shd w:val="clear" w:color="auto" w:fill="F7F7F8"/>
          </w:rPr>
          <w:t>@PropertySource</w:t>
        </w:r>
      </w:hyperlink>
    </w:p>
    <w:p w:rsidR="00BA0D5D" w:rsidRPr="00542DDB" w:rsidRDefault="00E91AFF" w:rsidP="00BA0D5D">
      <w:pPr>
        <w:widowControl/>
        <w:numPr>
          <w:ilvl w:val="0"/>
          <w:numId w:val="17"/>
        </w:numPr>
        <w:shd w:val="clear" w:color="auto" w:fill="FFFFFF"/>
        <w:spacing w:after="150"/>
        <w:ind w:left="360"/>
        <w:jc w:val="left"/>
        <w:rPr>
          <w:rFonts w:ascii="inherit" w:eastAsia="宋体" w:hAnsi="inherit" w:cs="Arial" w:hint="eastAsia"/>
          <w:color w:val="34302D"/>
          <w:kern w:val="0"/>
          <w:sz w:val="24"/>
          <w:szCs w:val="24"/>
        </w:rPr>
      </w:pPr>
      <w:hyperlink r:id="rId338" w:anchor="beans-placeholder-resolution-in-statements" w:history="1">
        <w:r w:rsidR="00BA0D5D" w:rsidRPr="00BA0D5D">
          <w:rPr>
            <w:rFonts w:ascii="inherit" w:eastAsia="宋体" w:hAnsi="inherit" w:cs="Arial"/>
            <w:color w:val="548E2E"/>
            <w:kern w:val="0"/>
            <w:sz w:val="24"/>
            <w:szCs w:val="24"/>
            <w:u w:val="single"/>
          </w:rPr>
          <w:t>Placeholder Resolution in Statements</w:t>
        </w:r>
      </w:hyperlink>
    </w:p>
    <w:p w:rsidR="00542DDB" w:rsidRDefault="00542DDB" w:rsidP="00542D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本节介绍如何在</w:t>
      </w:r>
      <w:r>
        <w:rPr>
          <w:rFonts w:ascii="inherit" w:hAnsi="inherit" w:cs="Arial"/>
          <w:color w:val="34302D"/>
        </w:rPr>
        <w:t>Java</w:t>
      </w:r>
      <w:r>
        <w:rPr>
          <w:rFonts w:ascii="inherit" w:hAnsi="inherit" w:cs="Arial"/>
          <w:color w:val="34302D"/>
        </w:rPr>
        <w:t>代码中使用注释来配置</w:t>
      </w:r>
      <w:r>
        <w:rPr>
          <w:rFonts w:ascii="inherit" w:hAnsi="inherit" w:cs="Arial"/>
          <w:color w:val="34302D"/>
        </w:rPr>
        <w:t>Spring</w:t>
      </w:r>
      <w:r>
        <w:rPr>
          <w:rFonts w:ascii="inherit" w:hAnsi="inherit" w:cs="Arial"/>
          <w:color w:val="34302D"/>
        </w:rPr>
        <w:t>容器。它包括以下主题：</w:t>
      </w:r>
    </w:p>
    <w:p w:rsidR="00542DDB" w:rsidRDefault="00E91AFF"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39" w:anchor="beans-java-basic-concepts" w:history="1">
        <w:r w:rsidR="00542DDB">
          <w:rPr>
            <w:rStyle w:val="a4"/>
            <w:rFonts w:ascii="inherit" w:hAnsi="inherit" w:cs="Arial"/>
            <w:color w:val="548E2E"/>
          </w:rPr>
          <w:t>基本概念：</w:t>
        </w:r>
        <w:r w:rsidR="00542DDB">
          <w:rPr>
            <w:rStyle w:val="HTML"/>
            <w:rFonts w:ascii="Consolas" w:hAnsi="Consolas"/>
            <w:color w:val="548E2E"/>
            <w:sz w:val="23"/>
            <w:szCs w:val="23"/>
            <w:u w:val="single"/>
            <w:shd w:val="clear" w:color="auto" w:fill="F7F7F8"/>
          </w:rPr>
          <w:t>@Bean</w:t>
        </w:r>
        <w:r w:rsidR="00542DDB">
          <w:rPr>
            <w:rStyle w:val="a4"/>
            <w:rFonts w:ascii="inherit" w:hAnsi="inherit" w:cs="Arial"/>
            <w:color w:val="548E2E"/>
          </w:rPr>
          <w:t>和</w:t>
        </w:r>
        <w:r w:rsidR="00542DDB">
          <w:rPr>
            <w:rStyle w:val="HTML"/>
            <w:rFonts w:ascii="Consolas" w:hAnsi="Consolas"/>
            <w:color w:val="548E2E"/>
            <w:sz w:val="23"/>
            <w:szCs w:val="23"/>
            <w:u w:val="single"/>
            <w:shd w:val="clear" w:color="auto" w:fill="F7F7F8"/>
          </w:rPr>
          <w:t>@Configuration</w:t>
        </w:r>
      </w:hyperlink>
    </w:p>
    <w:p w:rsidR="00542DDB" w:rsidRDefault="00E91AFF"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0" w:anchor="beans-java-instantiating-container" w:history="1">
        <w:r w:rsidR="00542DDB">
          <w:rPr>
            <w:rStyle w:val="a4"/>
            <w:rFonts w:ascii="inherit" w:hAnsi="inherit" w:cs="Arial"/>
            <w:color w:val="548E2E"/>
          </w:rPr>
          <w:t>使用。实例化</w:t>
        </w:r>
        <w:r w:rsidR="00542DDB">
          <w:rPr>
            <w:rStyle w:val="a4"/>
            <w:rFonts w:ascii="inherit" w:hAnsi="inherit" w:cs="Arial"/>
            <w:color w:val="548E2E"/>
          </w:rPr>
          <w:t>Spring</w:t>
        </w:r>
        <w:r w:rsidR="00542DDB">
          <w:rPr>
            <w:rStyle w:val="a4"/>
            <w:rFonts w:ascii="inherit" w:hAnsi="inherit" w:cs="Arial"/>
            <w:color w:val="548E2E"/>
          </w:rPr>
          <w:t>容器</w:t>
        </w:r>
        <w:r w:rsidR="00542DDB">
          <w:rPr>
            <w:rStyle w:val="a4"/>
            <w:rFonts w:ascii="inherit" w:hAnsi="inherit" w:cs="Arial"/>
            <w:color w:val="548E2E"/>
          </w:rPr>
          <w:t> </w:t>
        </w:r>
        <w:r w:rsidR="00542DDB">
          <w:rPr>
            <w:rStyle w:val="HTML"/>
            <w:rFonts w:ascii="Consolas" w:hAnsi="Consolas"/>
            <w:color w:val="548E2E"/>
            <w:sz w:val="23"/>
            <w:szCs w:val="23"/>
            <w:u w:val="single"/>
            <w:shd w:val="clear" w:color="auto" w:fill="F7F7F8"/>
          </w:rPr>
          <w:t>AnnotationConfigApplicationContext</w:t>
        </w:r>
      </w:hyperlink>
    </w:p>
    <w:p w:rsidR="00542DDB" w:rsidRDefault="00E91AFF"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1" w:anchor="beans-java-bean-annotation" w:history="1">
        <w:r w:rsidR="00542DDB">
          <w:rPr>
            <w:rStyle w:val="a4"/>
            <w:rFonts w:ascii="inherit" w:hAnsi="inherit" w:cs="Arial"/>
            <w:color w:val="548E2E"/>
          </w:rPr>
          <w:t>使用</w:t>
        </w:r>
        <w:r w:rsidR="00542DDB">
          <w:rPr>
            <w:rStyle w:val="HTML"/>
            <w:rFonts w:ascii="Consolas" w:hAnsi="Consolas"/>
            <w:color w:val="548E2E"/>
            <w:sz w:val="23"/>
            <w:szCs w:val="23"/>
            <w:u w:val="single"/>
            <w:shd w:val="clear" w:color="auto" w:fill="F7F7F8"/>
          </w:rPr>
          <w:t>@Bean</w:t>
        </w:r>
        <w:r w:rsidR="00542DDB">
          <w:rPr>
            <w:rStyle w:val="a4"/>
            <w:rFonts w:ascii="inherit" w:hAnsi="inherit" w:cs="Arial"/>
            <w:color w:val="548E2E"/>
          </w:rPr>
          <w:t>注释</w:t>
        </w:r>
      </w:hyperlink>
    </w:p>
    <w:p w:rsidR="00542DDB" w:rsidRDefault="00E91AFF"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2" w:anchor="beans-java-configuration-annotation" w:history="1">
        <w:r w:rsidR="00542DDB">
          <w:rPr>
            <w:rStyle w:val="a4"/>
            <w:rFonts w:ascii="inherit" w:hAnsi="inherit" w:cs="Arial"/>
            <w:color w:val="548E2E"/>
          </w:rPr>
          <w:t>使用</w:t>
        </w:r>
        <w:r w:rsidR="00542DDB">
          <w:rPr>
            <w:rStyle w:val="HTML"/>
            <w:rFonts w:ascii="Consolas" w:hAnsi="Consolas"/>
            <w:color w:val="548E2E"/>
            <w:sz w:val="23"/>
            <w:szCs w:val="23"/>
            <w:u w:val="single"/>
            <w:shd w:val="clear" w:color="auto" w:fill="F7F7F8"/>
          </w:rPr>
          <w:t>@Configuration</w:t>
        </w:r>
        <w:r w:rsidR="00542DDB">
          <w:rPr>
            <w:rStyle w:val="a4"/>
            <w:rFonts w:ascii="inherit" w:hAnsi="inherit" w:cs="Arial"/>
            <w:color w:val="548E2E"/>
          </w:rPr>
          <w:t>注释</w:t>
        </w:r>
      </w:hyperlink>
    </w:p>
    <w:p w:rsidR="00542DDB" w:rsidRDefault="00E91AFF"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3" w:anchor="beans-java-composing-configuration-classes" w:history="1">
        <w:r w:rsidR="00542DDB">
          <w:rPr>
            <w:rStyle w:val="a4"/>
            <w:rFonts w:ascii="inherit" w:hAnsi="inherit" w:cs="Arial"/>
            <w:color w:val="548E2E"/>
          </w:rPr>
          <w:t>编写基于</w:t>
        </w:r>
        <w:r w:rsidR="00542DDB">
          <w:rPr>
            <w:rStyle w:val="a4"/>
            <w:rFonts w:ascii="inherit" w:hAnsi="inherit" w:cs="Arial"/>
            <w:color w:val="548E2E"/>
          </w:rPr>
          <w:t>Java</w:t>
        </w:r>
        <w:r w:rsidR="00542DDB">
          <w:rPr>
            <w:rStyle w:val="a4"/>
            <w:rFonts w:ascii="inherit" w:hAnsi="inherit" w:cs="Arial"/>
            <w:color w:val="548E2E"/>
          </w:rPr>
          <w:t>的配置</w:t>
        </w:r>
      </w:hyperlink>
    </w:p>
    <w:p w:rsidR="00542DDB" w:rsidRDefault="00E91AFF"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4" w:anchor="beans-definition-profiles" w:history="1">
        <w:r w:rsidR="00542DDB">
          <w:rPr>
            <w:rStyle w:val="a4"/>
            <w:rFonts w:ascii="inherit" w:hAnsi="inherit" w:cs="Arial"/>
            <w:color w:val="548E2E"/>
          </w:rPr>
          <w:t>Bean</w:t>
        </w:r>
        <w:r w:rsidR="00542DDB">
          <w:rPr>
            <w:rStyle w:val="a4"/>
            <w:rFonts w:ascii="inherit" w:hAnsi="inherit" w:cs="Arial"/>
            <w:color w:val="548E2E"/>
          </w:rPr>
          <w:t>定义配置文件</w:t>
        </w:r>
      </w:hyperlink>
    </w:p>
    <w:p w:rsidR="00542DDB" w:rsidRDefault="00E91AFF"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5" w:anchor="beans-property-source-abstraction" w:history="1">
        <w:r w:rsidR="00542DDB">
          <w:rPr>
            <w:rStyle w:val="HTML"/>
            <w:rFonts w:ascii="Consolas" w:hAnsi="Consolas"/>
            <w:color w:val="548E2E"/>
            <w:sz w:val="23"/>
            <w:szCs w:val="23"/>
            <w:u w:val="single"/>
            <w:shd w:val="clear" w:color="auto" w:fill="F7F7F8"/>
          </w:rPr>
          <w:t>PropertySource</w:t>
        </w:r>
        <w:r w:rsidR="00542DDB">
          <w:rPr>
            <w:rStyle w:val="a4"/>
            <w:rFonts w:ascii="inherit" w:hAnsi="inherit" w:cs="Arial"/>
            <w:color w:val="548E2E"/>
          </w:rPr>
          <w:t> </w:t>
        </w:r>
        <w:r w:rsidR="00542DDB">
          <w:rPr>
            <w:rStyle w:val="a4"/>
            <w:rFonts w:ascii="inherit" w:hAnsi="inherit" w:cs="Arial"/>
            <w:color w:val="548E2E"/>
          </w:rPr>
          <w:t>抽象化</w:t>
        </w:r>
      </w:hyperlink>
    </w:p>
    <w:p w:rsidR="00542DDB" w:rsidRDefault="00E91AFF"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6" w:anchor="beans-using-propertysource" w:history="1">
        <w:r w:rsidR="00542DDB">
          <w:rPr>
            <w:rStyle w:val="a4"/>
            <w:rFonts w:ascii="inherit" w:hAnsi="inherit" w:cs="Arial"/>
            <w:color w:val="548E2E"/>
          </w:rPr>
          <w:t>运用</w:t>
        </w:r>
        <w:r w:rsidR="00542DDB">
          <w:rPr>
            <w:rStyle w:val="a4"/>
            <w:rFonts w:ascii="inherit" w:hAnsi="inherit" w:cs="Arial"/>
            <w:color w:val="548E2E"/>
          </w:rPr>
          <w:t> </w:t>
        </w:r>
        <w:r w:rsidR="00542DDB">
          <w:rPr>
            <w:rStyle w:val="HTML"/>
            <w:rFonts w:ascii="Consolas" w:hAnsi="Consolas"/>
            <w:color w:val="548E2E"/>
            <w:sz w:val="23"/>
            <w:szCs w:val="23"/>
            <w:u w:val="single"/>
            <w:shd w:val="clear" w:color="auto" w:fill="F7F7F8"/>
          </w:rPr>
          <w:t>@PropertySource</w:t>
        </w:r>
      </w:hyperlink>
    </w:p>
    <w:p w:rsidR="00542DDB" w:rsidRPr="00542DDB" w:rsidRDefault="00E91AFF" w:rsidP="00C554B0">
      <w:pPr>
        <w:pStyle w:val="a3"/>
        <w:numPr>
          <w:ilvl w:val="0"/>
          <w:numId w:val="71"/>
        </w:numPr>
        <w:shd w:val="clear" w:color="auto" w:fill="FFFFFF"/>
        <w:spacing w:before="0" w:beforeAutospacing="0" w:after="150" w:afterAutospacing="0"/>
        <w:ind w:left="360"/>
        <w:rPr>
          <w:rFonts w:ascii="inherit" w:hAnsi="inherit" w:cs="Arial" w:hint="eastAsia"/>
          <w:color w:val="34302D"/>
        </w:rPr>
      </w:pPr>
      <w:hyperlink r:id="rId347" w:anchor="beans-placeholder-resolution-in-statements" w:history="1">
        <w:r w:rsidR="00542DDB">
          <w:rPr>
            <w:rStyle w:val="a4"/>
            <w:rFonts w:ascii="inherit" w:hAnsi="inherit" w:cs="Arial"/>
            <w:color w:val="548E2E"/>
          </w:rPr>
          <w:t>占位符决议在声明中</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1.12.1. Basic Concepts: </w:t>
      </w:r>
      <w:r w:rsidRPr="00BA0D5D">
        <w:rPr>
          <w:rFonts w:ascii="Consolas" w:eastAsia="宋体" w:hAnsi="Consolas" w:cs="宋体"/>
          <w:color w:val="34302D"/>
          <w:kern w:val="0"/>
          <w:sz w:val="33"/>
          <w:szCs w:val="33"/>
          <w:shd w:val="clear" w:color="auto" w:fill="F7F7F8"/>
        </w:rPr>
        <w:t>@Bean</w:t>
      </w:r>
      <w:r w:rsidRPr="00BA0D5D">
        <w:rPr>
          <w:rFonts w:ascii="Arial" w:eastAsia="宋体" w:hAnsi="Arial" w:cs="Arial"/>
          <w:color w:val="34302D"/>
          <w:kern w:val="0"/>
          <w:sz w:val="35"/>
          <w:szCs w:val="35"/>
        </w:rPr>
        <w:t> and </w:t>
      </w:r>
      <w:r w:rsidRPr="00BA0D5D">
        <w:rPr>
          <w:rFonts w:ascii="Consolas" w:eastAsia="宋体" w:hAnsi="Consolas" w:cs="宋体"/>
          <w:color w:val="34302D"/>
          <w:kern w:val="0"/>
          <w:sz w:val="33"/>
          <w:szCs w:val="33"/>
          <w:shd w:val="clear" w:color="auto" w:fill="F7F7F8"/>
        </w:rPr>
        <w:t>@Configuration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central artifacts in Spring’s new Java-configuration support are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-annotated classes and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-annotated methods.</w:t>
      </w:r>
    </w:p>
    <w:p w:rsidR="00542DDB" w:rsidRDefault="00542DDB" w:rsidP="00542D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Spring</w:t>
      </w:r>
      <w:r>
        <w:rPr>
          <w:rFonts w:ascii="inherit" w:hAnsi="inherit" w:cs="Arial"/>
          <w:color w:val="34302D"/>
        </w:rPr>
        <w:t>的新</w:t>
      </w:r>
      <w:r>
        <w:rPr>
          <w:rFonts w:ascii="inherit" w:hAnsi="inherit" w:cs="Arial"/>
          <w:color w:val="34302D"/>
        </w:rPr>
        <w:t>Java</w:t>
      </w:r>
      <w:r>
        <w:rPr>
          <w:rFonts w:ascii="inherit" w:hAnsi="inherit" w:cs="Arial"/>
          <w:color w:val="34302D"/>
        </w:rPr>
        <w:t>配置支持中的中心工件是</w:t>
      </w:r>
      <w:r>
        <w:rPr>
          <w:rFonts w:ascii="inherit" w:hAnsi="inherit" w:cs="Arial"/>
          <w:color w:val="34302D"/>
        </w:rPr>
        <w:t> </w:t>
      </w:r>
      <w:r>
        <w:rPr>
          <w:rStyle w:val="HTML"/>
          <w:rFonts w:ascii="Consolas" w:hAnsi="Consolas"/>
          <w:color w:val="34302D"/>
          <w:sz w:val="23"/>
          <w:szCs w:val="23"/>
          <w:shd w:val="clear" w:color="auto" w:fill="F7F7F8"/>
        </w:rPr>
        <w:t>@Configuration</w:t>
      </w:r>
      <w:r>
        <w:rPr>
          <w:rFonts w:ascii="inherit" w:hAnsi="inherit" w:cs="Arial"/>
          <w:color w:val="34302D"/>
        </w:rPr>
        <w:t>注释类和</w:t>
      </w:r>
      <w:r>
        <w:rPr>
          <w:rStyle w:val="HTML"/>
          <w:rFonts w:ascii="Consolas" w:hAnsi="Consolas"/>
          <w:color w:val="34302D"/>
          <w:sz w:val="23"/>
          <w:szCs w:val="23"/>
          <w:shd w:val="clear" w:color="auto" w:fill="F7F7F8"/>
        </w:rPr>
        <w:t>@Bean</w:t>
      </w:r>
      <w:r>
        <w:rPr>
          <w:rFonts w:ascii="inherit" w:hAnsi="inherit" w:cs="Arial"/>
          <w:color w:val="34302D"/>
        </w:rPr>
        <w:t>注释方法。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is used to indicate that a method instantiates, configures, and initializes a new object to be managed by the Spring IoC container. For those familiar with Spring’s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XML configuration,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plays the same role as the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You can use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-annotated methods with any Spring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However, they are most often used with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beans.</w:t>
      </w:r>
    </w:p>
    <w:p w:rsidR="00542DDB" w:rsidRPr="00BA0D5D" w:rsidRDefault="00542DDB" w:rsidP="00542D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该</w:t>
      </w:r>
      <w:r>
        <w:rPr>
          <w:rStyle w:val="HTML"/>
          <w:rFonts w:ascii="Consolas" w:hAnsi="Consolas"/>
          <w:color w:val="34302D"/>
          <w:sz w:val="23"/>
          <w:szCs w:val="23"/>
          <w:shd w:val="clear" w:color="auto" w:fill="F7F7F8"/>
        </w:rPr>
        <w:t>@Bean</w:t>
      </w:r>
      <w:r>
        <w:rPr>
          <w:rFonts w:ascii="inherit" w:hAnsi="inherit" w:cs="Arial"/>
          <w:color w:val="34302D"/>
        </w:rPr>
        <w:t>注释被用于指示一个方法实例，配置和初始化为通过</w:t>
      </w:r>
      <w:r>
        <w:rPr>
          <w:rFonts w:ascii="inherit" w:hAnsi="inherit" w:cs="Arial"/>
          <w:color w:val="34302D"/>
        </w:rPr>
        <w:t>Spring IoC</w:t>
      </w:r>
      <w:r>
        <w:rPr>
          <w:rFonts w:ascii="inherit" w:hAnsi="inherit" w:cs="Arial"/>
          <w:color w:val="34302D"/>
        </w:rPr>
        <w:t>容器进行管理的新对象。对于那些熟悉</w:t>
      </w:r>
      <w:r>
        <w:rPr>
          <w:rFonts w:ascii="inherit" w:hAnsi="inherit" w:cs="Arial"/>
          <w:color w:val="34302D"/>
        </w:rPr>
        <w:t>Spring</w:t>
      </w:r>
      <w:r>
        <w:rPr>
          <w:rFonts w:ascii="inherit" w:hAnsi="inherit" w:cs="Arial"/>
          <w:color w:val="34302D"/>
        </w:rPr>
        <w:t>的</w:t>
      </w:r>
      <w:r>
        <w:rPr>
          <w:rStyle w:val="HTML"/>
          <w:rFonts w:ascii="Consolas" w:hAnsi="Consolas"/>
          <w:color w:val="34302D"/>
          <w:sz w:val="23"/>
          <w:szCs w:val="23"/>
          <w:shd w:val="clear" w:color="auto" w:fill="F7F7F8"/>
        </w:rPr>
        <w:t>&lt;beans/&gt;</w:t>
      </w:r>
      <w:r>
        <w:rPr>
          <w:rFonts w:ascii="inherit" w:hAnsi="inherit" w:cs="Arial"/>
          <w:color w:val="34302D"/>
        </w:rPr>
        <w:t>XML</w:t>
      </w:r>
      <w:r>
        <w:rPr>
          <w:rFonts w:ascii="inherit" w:hAnsi="inherit" w:cs="Arial"/>
          <w:color w:val="34302D"/>
        </w:rPr>
        <w:t>配置的人来说，</w:t>
      </w:r>
      <w:r>
        <w:rPr>
          <w:rStyle w:val="HTML"/>
          <w:rFonts w:ascii="Consolas" w:hAnsi="Consolas"/>
          <w:color w:val="34302D"/>
          <w:sz w:val="23"/>
          <w:szCs w:val="23"/>
          <w:shd w:val="clear" w:color="auto" w:fill="F7F7F8"/>
        </w:rPr>
        <w:t>@Bean</w:t>
      </w:r>
      <w:r>
        <w:rPr>
          <w:rFonts w:ascii="inherit" w:hAnsi="inherit" w:cs="Arial"/>
          <w:color w:val="34302D"/>
        </w:rPr>
        <w:t>注释与</w:t>
      </w:r>
      <w:r>
        <w:rPr>
          <w:rStyle w:val="HTML"/>
          <w:rFonts w:ascii="Consolas" w:hAnsi="Consolas"/>
          <w:color w:val="34302D"/>
          <w:sz w:val="23"/>
          <w:szCs w:val="23"/>
          <w:shd w:val="clear" w:color="auto" w:fill="F7F7F8"/>
        </w:rPr>
        <w:t>&lt;bean/&gt;</w:t>
      </w:r>
      <w:r>
        <w:rPr>
          <w:rFonts w:ascii="inherit" w:hAnsi="inherit" w:cs="Arial"/>
          <w:color w:val="34302D"/>
        </w:rPr>
        <w:t>元素扮演的角色相同。你可以</w:t>
      </w:r>
      <w:r>
        <w:rPr>
          <w:rStyle w:val="HTML"/>
          <w:rFonts w:ascii="Consolas" w:hAnsi="Consolas"/>
          <w:color w:val="34302D"/>
          <w:sz w:val="23"/>
          <w:szCs w:val="23"/>
          <w:shd w:val="clear" w:color="auto" w:fill="F7F7F8"/>
        </w:rPr>
        <w:t>@Bean</w:t>
      </w:r>
      <w:r>
        <w:rPr>
          <w:rFonts w:ascii="inherit" w:hAnsi="inherit" w:cs="Arial"/>
          <w:color w:val="34302D"/>
        </w:rPr>
        <w:t>在任何</w:t>
      </w:r>
      <w:r>
        <w:rPr>
          <w:rFonts w:ascii="inherit" w:hAnsi="inherit" w:cs="Arial"/>
          <w:color w:val="34302D"/>
        </w:rPr>
        <w:t>Spring</w:t>
      </w:r>
      <w:r>
        <w:rPr>
          <w:rFonts w:ascii="inherit" w:hAnsi="inherit" w:cs="Arial"/>
          <w:color w:val="34302D"/>
        </w:rPr>
        <w:t>中使用</w:t>
      </w:r>
      <w:r>
        <w:rPr>
          <w:rFonts w:ascii="inherit" w:hAnsi="inherit" w:cs="Arial"/>
          <w:color w:val="34302D"/>
        </w:rPr>
        <w:t>-annotated</w:t>
      </w:r>
      <w:r>
        <w:rPr>
          <w:rFonts w:ascii="inherit" w:hAnsi="inherit" w:cs="Arial"/>
          <w:color w:val="34302D"/>
        </w:rPr>
        <w:t>方法</w:t>
      </w:r>
      <w:r>
        <w:rPr>
          <w:rFonts w:ascii="inherit" w:hAnsi="inherit" w:cs="Arial"/>
          <w:color w:val="34302D"/>
        </w:rPr>
        <w:t> </w:t>
      </w:r>
      <w:r>
        <w:rPr>
          <w:rStyle w:val="HTML"/>
          <w:rFonts w:ascii="Consolas" w:hAnsi="Consolas"/>
          <w:color w:val="34302D"/>
          <w:sz w:val="23"/>
          <w:szCs w:val="23"/>
          <w:shd w:val="clear" w:color="auto" w:fill="F7F7F8"/>
        </w:rPr>
        <w:t>@Component</w:t>
      </w:r>
      <w:r>
        <w:rPr>
          <w:rFonts w:ascii="inherit" w:hAnsi="inherit" w:cs="Arial"/>
          <w:color w:val="34302D"/>
        </w:rPr>
        <w:t>。但是，它们最常用于</w:t>
      </w:r>
      <w:r>
        <w:rPr>
          <w:rStyle w:val="HTML"/>
          <w:rFonts w:ascii="Consolas" w:hAnsi="Consolas"/>
          <w:color w:val="34302D"/>
          <w:sz w:val="23"/>
          <w:szCs w:val="23"/>
          <w:shd w:val="clear" w:color="auto" w:fill="F7F7F8"/>
        </w:rPr>
        <w:t>@Configuration</w:t>
      </w:r>
      <w:r>
        <w:rPr>
          <w:rFonts w:ascii="inherit" w:hAnsi="inherit" w:cs="Arial"/>
          <w:color w:val="34302D"/>
        </w:rPr>
        <w:t>豆类。</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Annotating a class with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indicates that its primary purpose is as a source of bean definitions. Furthermore,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let inter-bean dependencies be defined by calling other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in the same class. The simplest possible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reads as follows:</w:t>
      </w:r>
    </w:p>
    <w:p w:rsidR="00542DDB" w:rsidRPr="00BA0D5D" w:rsidRDefault="00542DDB" w:rsidP="00542D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对类进行注释</w:t>
      </w:r>
      <w:r>
        <w:rPr>
          <w:rStyle w:val="HTML"/>
          <w:rFonts w:ascii="Consolas" w:hAnsi="Consolas"/>
          <w:color w:val="34302D"/>
          <w:sz w:val="23"/>
          <w:szCs w:val="23"/>
          <w:shd w:val="clear" w:color="auto" w:fill="F7F7F8"/>
        </w:rPr>
        <w:t>@Configuration</w:t>
      </w:r>
      <w:r>
        <w:rPr>
          <w:rFonts w:ascii="inherit" w:hAnsi="inherit" w:cs="Arial"/>
          <w:color w:val="34302D"/>
        </w:rPr>
        <w:t>表明其主要目的是作为</w:t>
      </w:r>
      <w:r>
        <w:rPr>
          <w:rFonts w:ascii="inherit" w:hAnsi="inherit" w:cs="Arial"/>
          <w:color w:val="34302D"/>
        </w:rPr>
        <w:t>bean</w:t>
      </w:r>
      <w:r>
        <w:rPr>
          <w:rFonts w:ascii="inherit" w:hAnsi="inherit" w:cs="Arial"/>
          <w:color w:val="34302D"/>
        </w:rPr>
        <w:t>定义的来源。此外，</w:t>
      </w:r>
      <w:r>
        <w:rPr>
          <w:rStyle w:val="HTML"/>
          <w:rFonts w:ascii="Consolas" w:hAnsi="Consolas"/>
          <w:color w:val="34302D"/>
          <w:sz w:val="23"/>
          <w:szCs w:val="23"/>
          <w:shd w:val="clear" w:color="auto" w:fill="F7F7F8"/>
        </w:rPr>
        <w:t>@Configuration</w:t>
      </w:r>
      <w:r>
        <w:rPr>
          <w:rFonts w:ascii="inherit" w:hAnsi="inherit" w:cs="Arial"/>
          <w:color w:val="34302D"/>
        </w:rPr>
        <w:t>类允许通过调用</w:t>
      </w:r>
      <w:r>
        <w:rPr>
          <w:rStyle w:val="HTML"/>
          <w:rFonts w:ascii="Consolas" w:hAnsi="Consolas"/>
          <w:color w:val="34302D"/>
          <w:sz w:val="23"/>
          <w:szCs w:val="23"/>
          <w:shd w:val="clear" w:color="auto" w:fill="F7F7F8"/>
        </w:rPr>
        <w:t>@Bean</w:t>
      </w:r>
      <w:r>
        <w:rPr>
          <w:rFonts w:ascii="inherit" w:hAnsi="inherit" w:cs="Arial"/>
          <w:color w:val="34302D"/>
        </w:rPr>
        <w:t>同一类中的其他方法来定义</w:t>
      </w:r>
      <w:r>
        <w:rPr>
          <w:rFonts w:ascii="inherit" w:hAnsi="inherit" w:cs="Arial"/>
          <w:color w:val="34302D"/>
        </w:rPr>
        <w:t>bean</w:t>
      </w:r>
      <w:r>
        <w:rPr>
          <w:rFonts w:ascii="inherit" w:hAnsi="inherit" w:cs="Arial"/>
          <w:color w:val="34302D"/>
        </w:rPr>
        <w:t>间依赖关系。最简单的</w:t>
      </w:r>
      <w:r>
        <w:rPr>
          <w:rStyle w:val="HTML"/>
          <w:rFonts w:ascii="Consolas" w:hAnsi="Consolas"/>
          <w:color w:val="34302D"/>
          <w:sz w:val="23"/>
          <w:szCs w:val="23"/>
          <w:shd w:val="clear" w:color="auto" w:fill="F7F7F8"/>
        </w:rPr>
        <w:t>@Configuration</w:t>
      </w:r>
      <w:r>
        <w:rPr>
          <w:rFonts w:ascii="inherit" w:hAnsi="inherit" w:cs="Arial"/>
          <w:color w:val="34302D"/>
        </w:rPr>
        <w:t>类如下：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MyService myService()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w:t>
      </w:r>
      <w:r w:rsidRPr="00BA0D5D">
        <w:rPr>
          <w:rFonts w:ascii="Consolas" w:eastAsia="宋体" w:hAnsi="Consolas" w:cs="宋体"/>
          <w:color w:val="34302D"/>
          <w:kern w:val="0"/>
          <w:sz w:val="23"/>
          <w:szCs w:val="23"/>
          <w:shd w:val="clear" w:color="auto" w:fill="F7F7F8"/>
        </w:rPr>
        <w:t>AppConfig</w:t>
      </w:r>
      <w:r w:rsidRPr="00BA0D5D">
        <w:rPr>
          <w:rFonts w:ascii="inherit" w:eastAsia="宋体" w:hAnsi="inherit" w:cs="Arial"/>
          <w:color w:val="34302D"/>
          <w:kern w:val="0"/>
          <w:sz w:val="24"/>
          <w:szCs w:val="24"/>
        </w:rPr>
        <w:t> class is equivalent to the following Spring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XML:</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上面的</w:t>
      </w:r>
      <w:r>
        <w:rPr>
          <w:rStyle w:val="HTML"/>
          <w:rFonts w:ascii="Consolas" w:hAnsi="Consolas"/>
          <w:sz w:val="23"/>
          <w:szCs w:val="23"/>
          <w:shd w:val="clear" w:color="auto" w:fill="F7F7F8"/>
        </w:rPr>
        <w:t>AppConfig</w:t>
      </w:r>
      <w:r>
        <w:rPr>
          <w:rFonts w:ascii="Arial" w:hAnsi="Arial" w:cs="Arial"/>
          <w:color w:val="34302D"/>
          <w:shd w:val="clear" w:color="auto" w:fill="FFFFFF"/>
        </w:rPr>
        <w:t>类等效于以下</w:t>
      </w:r>
      <w:r>
        <w:rPr>
          <w:rFonts w:ascii="Arial" w:hAnsi="Arial" w:cs="Arial"/>
          <w:color w:val="34302D"/>
          <w:shd w:val="clear" w:color="auto" w:fill="FFFFFF"/>
        </w:rPr>
        <w:t>Spring </w:t>
      </w:r>
      <w:r>
        <w:rPr>
          <w:rStyle w:val="HTML"/>
          <w:rFonts w:ascii="Consolas" w:hAnsi="Consolas"/>
          <w:sz w:val="23"/>
          <w:szCs w:val="23"/>
          <w:shd w:val="clear" w:color="auto" w:fill="F7F7F8"/>
        </w:rPr>
        <w:t>&lt;beans/&gt;</w:t>
      </w:r>
      <w:r>
        <w:rPr>
          <w:rFonts w:ascii="Arial" w:hAnsi="Arial" w:cs="Arial"/>
          <w:color w:val="34302D"/>
          <w:shd w:val="clear" w:color="auto" w:fill="FFFFFF"/>
        </w:rPr>
        <w:t>XML</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"com.acme.services.MyServiceImpl"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Full @Configuration vs “lite” @Bean mode?</w:t>
      </w:r>
    </w:p>
    <w:p w:rsidR="00542DDB" w:rsidRPr="00BA0D5D" w:rsidRDefault="00542DDB" w:rsidP="00BA0D5D">
      <w:pPr>
        <w:widowControl/>
        <w:shd w:val="clear" w:color="auto" w:fill="F1F1F1"/>
        <w:jc w:val="center"/>
        <w:rPr>
          <w:rFonts w:ascii="Arial" w:eastAsia="宋体" w:hAnsi="Arial" w:cs="Arial"/>
          <w:color w:val="0B0A0A"/>
          <w:kern w:val="0"/>
          <w:sz w:val="41"/>
          <w:szCs w:val="41"/>
        </w:rPr>
      </w:pPr>
      <w:r>
        <w:rPr>
          <w:rFonts w:ascii="Arial" w:hAnsi="Arial" w:cs="Arial"/>
          <w:color w:val="0B0A0A"/>
          <w:sz w:val="41"/>
          <w:szCs w:val="41"/>
          <w:shd w:val="clear" w:color="auto" w:fill="F1F1F1"/>
        </w:rPr>
        <w:t>完整</w:t>
      </w:r>
      <w:r>
        <w:rPr>
          <w:rFonts w:ascii="Arial" w:hAnsi="Arial" w:cs="Arial"/>
          <w:color w:val="0B0A0A"/>
          <w:sz w:val="41"/>
          <w:szCs w:val="41"/>
          <w:shd w:val="clear" w:color="auto" w:fill="F1F1F1"/>
        </w:rPr>
        <w:t>@Configuration vs“lite”@Bean</w:t>
      </w:r>
      <w:r>
        <w:rPr>
          <w:rFonts w:ascii="Arial" w:hAnsi="Arial" w:cs="Arial"/>
          <w:color w:val="0B0A0A"/>
          <w:sz w:val="41"/>
          <w:szCs w:val="41"/>
          <w:shd w:val="clear" w:color="auto" w:fill="F1F1F1"/>
        </w:rPr>
        <w:t>模式？</w:t>
      </w:r>
    </w:p>
    <w:p w:rsid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are declared within classes that are not annotated with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they are referred to as being processed in a “lite” mode. Bean methods declared in a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or even in a plain old class are considered to be “lite”, with a different primary purpose of the containing class and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being a sort of bonus there. For example, service components may expose management views to the container through an additional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on each applicable component class. In such scenarios,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are a general-purpose factory method mechanism.</w:t>
      </w:r>
    </w:p>
    <w:p w:rsidR="00542DDB" w:rsidRPr="00BA0D5D" w:rsidRDefault="00542DDB" w:rsidP="00BA0D5D">
      <w:pPr>
        <w:widowControl/>
        <w:shd w:val="clear" w:color="auto" w:fill="F1F1F1"/>
        <w:spacing w:after="300"/>
        <w:jc w:val="left"/>
        <w:rPr>
          <w:rFonts w:ascii="inherit" w:eastAsia="宋体" w:hAnsi="inherit" w:cs="Arial" w:hint="eastAsia"/>
          <w:color w:val="34302D"/>
          <w:kern w:val="0"/>
          <w:sz w:val="24"/>
          <w:szCs w:val="24"/>
        </w:rPr>
      </w:pPr>
      <w:r>
        <w:rPr>
          <w:rFonts w:ascii="Arial" w:hAnsi="Arial" w:cs="Arial"/>
          <w:color w:val="34302D"/>
          <w:shd w:val="clear" w:color="auto" w:fill="F1F1F1"/>
        </w:rPr>
        <w:t>当</w:t>
      </w:r>
      <w:r>
        <w:rPr>
          <w:rStyle w:val="HTML"/>
          <w:rFonts w:ascii="Consolas" w:hAnsi="Consolas"/>
          <w:sz w:val="23"/>
          <w:szCs w:val="23"/>
          <w:shd w:val="clear" w:color="auto" w:fill="F7F7F8"/>
        </w:rPr>
        <w:t>@Bean</w:t>
      </w:r>
      <w:r>
        <w:rPr>
          <w:rFonts w:ascii="Arial" w:hAnsi="Arial" w:cs="Arial"/>
          <w:color w:val="34302D"/>
          <w:shd w:val="clear" w:color="auto" w:fill="F1F1F1"/>
        </w:rPr>
        <w:t>在未注释的类中声明方法时</w:t>
      </w:r>
      <w:r>
        <w:rPr>
          <w:rFonts w:ascii="Arial" w:hAnsi="Arial" w:cs="Arial"/>
          <w:color w:val="34302D"/>
          <w:shd w:val="clear" w:color="auto" w:fill="F1F1F1"/>
        </w:rPr>
        <w:t> </w:t>
      </w:r>
      <w:r>
        <w:rPr>
          <w:rStyle w:val="HTML"/>
          <w:rFonts w:ascii="Consolas" w:hAnsi="Consolas"/>
          <w:sz w:val="23"/>
          <w:szCs w:val="23"/>
          <w:shd w:val="clear" w:color="auto" w:fill="F7F7F8"/>
        </w:rPr>
        <w:t>@Configuration</w:t>
      </w:r>
      <w:r>
        <w:rPr>
          <w:rFonts w:ascii="Arial" w:hAnsi="Arial" w:cs="Arial"/>
          <w:color w:val="34302D"/>
          <w:shd w:val="clear" w:color="auto" w:fill="F1F1F1"/>
        </w:rPr>
        <w:t>，它们被称为以</w:t>
      </w:r>
      <w:r>
        <w:rPr>
          <w:rFonts w:ascii="Arial" w:hAnsi="Arial" w:cs="Arial"/>
          <w:color w:val="34302D"/>
          <w:shd w:val="clear" w:color="auto" w:fill="F1F1F1"/>
        </w:rPr>
        <w:t>“</w:t>
      </w:r>
      <w:r>
        <w:rPr>
          <w:rFonts w:ascii="Arial" w:hAnsi="Arial" w:cs="Arial"/>
          <w:color w:val="34302D"/>
          <w:shd w:val="clear" w:color="auto" w:fill="F1F1F1"/>
        </w:rPr>
        <w:t>精简</w:t>
      </w:r>
      <w:r>
        <w:rPr>
          <w:rFonts w:ascii="Arial" w:hAnsi="Arial" w:cs="Arial"/>
          <w:color w:val="34302D"/>
          <w:shd w:val="clear" w:color="auto" w:fill="F1F1F1"/>
        </w:rPr>
        <w:t>”</w:t>
      </w:r>
      <w:r>
        <w:rPr>
          <w:rFonts w:ascii="Arial" w:hAnsi="Arial" w:cs="Arial"/>
          <w:color w:val="34302D"/>
          <w:shd w:val="clear" w:color="auto" w:fill="F1F1F1"/>
        </w:rPr>
        <w:t>模式处理。在一个</w:t>
      </w:r>
      <w:r>
        <w:rPr>
          <w:rStyle w:val="HTML"/>
          <w:rFonts w:ascii="Consolas" w:hAnsi="Consolas"/>
          <w:sz w:val="23"/>
          <w:szCs w:val="23"/>
          <w:shd w:val="clear" w:color="auto" w:fill="F7F7F8"/>
        </w:rPr>
        <w:t>@Component</w:t>
      </w:r>
      <w:r>
        <w:rPr>
          <w:rFonts w:ascii="Arial" w:hAnsi="Arial" w:cs="Arial"/>
          <w:color w:val="34302D"/>
          <w:shd w:val="clear" w:color="auto" w:fill="F1F1F1"/>
        </w:rPr>
        <w:t>或甚至在一个普通的旧类中声明的</w:t>
      </w:r>
      <w:r>
        <w:rPr>
          <w:rFonts w:ascii="Arial" w:hAnsi="Arial" w:cs="Arial"/>
          <w:color w:val="34302D"/>
          <w:shd w:val="clear" w:color="auto" w:fill="F1F1F1"/>
        </w:rPr>
        <w:t>Bean</w:t>
      </w:r>
      <w:r>
        <w:rPr>
          <w:rFonts w:ascii="Arial" w:hAnsi="Arial" w:cs="Arial"/>
          <w:color w:val="34302D"/>
          <w:shd w:val="clear" w:color="auto" w:fill="F1F1F1"/>
        </w:rPr>
        <w:t>方法被认为是</w:t>
      </w:r>
      <w:r>
        <w:rPr>
          <w:rFonts w:ascii="Arial" w:hAnsi="Arial" w:cs="Arial"/>
          <w:color w:val="34302D"/>
          <w:shd w:val="clear" w:color="auto" w:fill="F1F1F1"/>
        </w:rPr>
        <w:t>“</w:t>
      </w:r>
      <w:r>
        <w:rPr>
          <w:rFonts w:ascii="Arial" w:hAnsi="Arial" w:cs="Arial"/>
          <w:color w:val="34302D"/>
          <w:shd w:val="clear" w:color="auto" w:fill="F1F1F1"/>
        </w:rPr>
        <w:t>精简</w:t>
      </w:r>
      <w:r>
        <w:rPr>
          <w:rFonts w:ascii="Arial" w:hAnsi="Arial" w:cs="Arial"/>
          <w:color w:val="34302D"/>
          <w:shd w:val="clear" w:color="auto" w:fill="F1F1F1"/>
        </w:rPr>
        <w:t>”</w:t>
      </w:r>
      <w:r>
        <w:rPr>
          <w:rFonts w:ascii="Arial" w:hAnsi="Arial" w:cs="Arial"/>
          <w:color w:val="34302D"/>
          <w:shd w:val="clear" w:color="auto" w:fill="F1F1F1"/>
        </w:rPr>
        <w:t>，包含类的主要目的不同，并且</w:t>
      </w:r>
      <w:r>
        <w:rPr>
          <w:rStyle w:val="HTML"/>
          <w:rFonts w:ascii="Consolas" w:hAnsi="Consolas"/>
          <w:sz w:val="23"/>
          <w:szCs w:val="23"/>
          <w:shd w:val="clear" w:color="auto" w:fill="F7F7F8"/>
        </w:rPr>
        <w:t>@Bean</w:t>
      </w:r>
      <w:r>
        <w:rPr>
          <w:rFonts w:ascii="Arial" w:hAnsi="Arial" w:cs="Arial"/>
          <w:color w:val="34302D"/>
          <w:shd w:val="clear" w:color="auto" w:fill="F1F1F1"/>
        </w:rPr>
        <w:t>方法在那里是一种奖励。例如，服务组件可以通过</w:t>
      </w:r>
      <w:r>
        <w:rPr>
          <w:rStyle w:val="HTML"/>
          <w:rFonts w:ascii="Consolas" w:hAnsi="Consolas"/>
          <w:sz w:val="23"/>
          <w:szCs w:val="23"/>
          <w:shd w:val="clear" w:color="auto" w:fill="F7F7F8"/>
        </w:rPr>
        <w:t>@Bean</w:t>
      </w:r>
      <w:r>
        <w:rPr>
          <w:rFonts w:ascii="Arial" w:hAnsi="Arial" w:cs="Arial"/>
          <w:color w:val="34302D"/>
          <w:shd w:val="clear" w:color="auto" w:fill="F1F1F1"/>
        </w:rPr>
        <w:t>每个适用组件类的附加方法将管理视图公开给容器。在这种情况下，</w:t>
      </w:r>
      <w:r>
        <w:rPr>
          <w:rStyle w:val="HTML"/>
          <w:rFonts w:ascii="Consolas" w:hAnsi="Consolas"/>
          <w:sz w:val="23"/>
          <w:szCs w:val="23"/>
          <w:shd w:val="clear" w:color="auto" w:fill="F7F7F8"/>
        </w:rPr>
        <w:t>@Bean</w:t>
      </w:r>
      <w:r>
        <w:rPr>
          <w:rFonts w:ascii="Arial" w:hAnsi="Arial" w:cs="Arial"/>
          <w:color w:val="34302D"/>
          <w:shd w:val="clear" w:color="auto" w:fill="F1F1F1"/>
        </w:rPr>
        <w:t>方法是通用的工厂方法机制。</w:t>
      </w:r>
    </w:p>
    <w:p w:rsid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Unlike full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lite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cannot declare inter-bean dependencies. Instead, they operate on their containing component’s internal state and, optionally, on arguments that they may declare. Such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should therefore not invoke other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Each such method is literally only a factory method for a particular bean reference, without any special runtime semantics. The positive side-effect here is that no CGLIB subclassing has to be applied at runtime, so there are no limitations in terms of class design (that is, the containing class may be </w:t>
      </w:r>
      <w:r w:rsidRPr="00BA0D5D">
        <w:rPr>
          <w:rFonts w:ascii="Consolas" w:eastAsia="宋体" w:hAnsi="Consolas" w:cs="宋体"/>
          <w:color w:val="34302D"/>
          <w:kern w:val="0"/>
          <w:sz w:val="23"/>
          <w:szCs w:val="23"/>
          <w:shd w:val="clear" w:color="auto" w:fill="F7F7F8"/>
        </w:rPr>
        <w:t>final</w:t>
      </w:r>
      <w:r w:rsidRPr="00BA0D5D">
        <w:rPr>
          <w:rFonts w:ascii="inherit" w:eastAsia="宋体" w:hAnsi="inherit" w:cs="Arial"/>
          <w:color w:val="34302D"/>
          <w:kern w:val="0"/>
          <w:sz w:val="24"/>
          <w:szCs w:val="24"/>
        </w:rPr>
        <w:t> and so forth).</w:t>
      </w:r>
    </w:p>
    <w:p w:rsidR="00542DDB" w:rsidRPr="00BA0D5D" w:rsidRDefault="00542DDB" w:rsidP="00BA0D5D">
      <w:pPr>
        <w:widowControl/>
        <w:shd w:val="clear" w:color="auto" w:fill="F1F1F1"/>
        <w:spacing w:after="300"/>
        <w:jc w:val="left"/>
        <w:rPr>
          <w:rFonts w:ascii="inherit" w:eastAsia="宋体" w:hAnsi="inherit" w:cs="Arial" w:hint="eastAsia"/>
          <w:color w:val="34302D"/>
          <w:kern w:val="0"/>
          <w:sz w:val="24"/>
          <w:szCs w:val="24"/>
        </w:rPr>
      </w:pPr>
      <w:r>
        <w:rPr>
          <w:rFonts w:ascii="Arial" w:hAnsi="Arial" w:cs="Arial"/>
          <w:color w:val="34302D"/>
          <w:shd w:val="clear" w:color="auto" w:fill="F1F1F1"/>
        </w:rPr>
        <w:t>与</w:t>
      </w:r>
      <w:r>
        <w:rPr>
          <w:rFonts w:ascii="Arial" w:hAnsi="Arial" w:cs="Arial"/>
          <w:color w:val="34302D"/>
          <w:shd w:val="clear" w:color="auto" w:fill="F1F1F1"/>
        </w:rPr>
        <w:t>full</w:t>
      </w:r>
      <w:r>
        <w:rPr>
          <w:rFonts w:ascii="Arial" w:hAnsi="Arial" w:cs="Arial"/>
          <w:color w:val="34302D"/>
          <w:shd w:val="clear" w:color="auto" w:fill="F1F1F1"/>
        </w:rPr>
        <w:t>不同</w:t>
      </w:r>
      <w:r>
        <w:rPr>
          <w:rStyle w:val="HTML"/>
          <w:rFonts w:ascii="Consolas" w:hAnsi="Consolas"/>
          <w:sz w:val="23"/>
          <w:szCs w:val="23"/>
          <w:shd w:val="clear" w:color="auto" w:fill="F7F7F8"/>
        </w:rPr>
        <w:t>@Configuration</w:t>
      </w:r>
      <w:r>
        <w:rPr>
          <w:rFonts w:ascii="Arial" w:hAnsi="Arial" w:cs="Arial"/>
          <w:color w:val="34302D"/>
          <w:shd w:val="clear" w:color="auto" w:fill="F1F1F1"/>
        </w:rPr>
        <w:t>，</w:t>
      </w:r>
      <w:r>
        <w:rPr>
          <w:rFonts w:ascii="Arial" w:hAnsi="Arial" w:cs="Arial"/>
          <w:color w:val="34302D"/>
          <w:shd w:val="clear" w:color="auto" w:fill="F1F1F1"/>
        </w:rPr>
        <w:t>lite </w:t>
      </w:r>
      <w:r>
        <w:rPr>
          <w:rStyle w:val="HTML"/>
          <w:rFonts w:ascii="Consolas" w:hAnsi="Consolas"/>
          <w:sz w:val="23"/>
          <w:szCs w:val="23"/>
          <w:shd w:val="clear" w:color="auto" w:fill="F7F7F8"/>
        </w:rPr>
        <w:t>@Bean</w:t>
      </w:r>
      <w:r>
        <w:rPr>
          <w:rFonts w:ascii="Arial" w:hAnsi="Arial" w:cs="Arial"/>
          <w:color w:val="34302D"/>
          <w:shd w:val="clear" w:color="auto" w:fill="F1F1F1"/>
        </w:rPr>
        <w:t>方法不能声明</w:t>
      </w:r>
      <w:r>
        <w:rPr>
          <w:rFonts w:ascii="Arial" w:hAnsi="Arial" w:cs="Arial"/>
          <w:color w:val="34302D"/>
          <w:shd w:val="clear" w:color="auto" w:fill="F1F1F1"/>
        </w:rPr>
        <w:t>bean</w:t>
      </w:r>
      <w:r>
        <w:rPr>
          <w:rFonts w:ascii="Arial" w:hAnsi="Arial" w:cs="Arial"/>
          <w:color w:val="34302D"/>
          <w:shd w:val="clear" w:color="auto" w:fill="F1F1F1"/>
        </w:rPr>
        <w:t>间依赖关系。相反，它们对其包含组件的内部状态进行操作，并且可选地，对它们可以声明的参数进行操作。</w:t>
      </w:r>
      <w:r>
        <w:rPr>
          <w:rStyle w:val="HTML"/>
          <w:rFonts w:ascii="Consolas" w:hAnsi="Consolas"/>
          <w:sz w:val="23"/>
          <w:szCs w:val="23"/>
          <w:shd w:val="clear" w:color="auto" w:fill="F7F7F8"/>
        </w:rPr>
        <w:t>@Bean</w:t>
      </w:r>
      <w:r>
        <w:rPr>
          <w:rFonts w:ascii="Arial" w:hAnsi="Arial" w:cs="Arial"/>
          <w:color w:val="34302D"/>
          <w:shd w:val="clear" w:color="auto" w:fill="F1F1F1"/>
        </w:rPr>
        <w:t>因此，这种方法不应该引用其他</w:t>
      </w:r>
      <w:r>
        <w:rPr>
          <w:rFonts w:ascii="Arial" w:hAnsi="Arial" w:cs="Arial"/>
          <w:color w:val="34302D"/>
          <w:shd w:val="clear" w:color="auto" w:fill="F1F1F1"/>
        </w:rPr>
        <w:t> </w:t>
      </w:r>
      <w:r>
        <w:rPr>
          <w:rStyle w:val="HTML"/>
          <w:rFonts w:ascii="Consolas" w:hAnsi="Consolas"/>
          <w:sz w:val="23"/>
          <w:szCs w:val="23"/>
          <w:shd w:val="clear" w:color="auto" w:fill="F7F7F8"/>
        </w:rPr>
        <w:t>@Bean</w:t>
      </w:r>
      <w:r>
        <w:rPr>
          <w:rFonts w:ascii="Arial" w:hAnsi="Arial" w:cs="Arial"/>
          <w:color w:val="34302D"/>
          <w:shd w:val="clear" w:color="auto" w:fill="F1F1F1"/>
        </w:rPr>
        <w:t>方法。每个这样的方法实际上只是特定</w:t>
      </w:r>
      <w:r>
        <w:rPr>
          <w:rFonts w:ascii="Arial" w:hAnsi="Arial" w:cs="Arial"/>
          <w:color w:val="34302D"/>
          <w:shd w:val="clear" w:color="auto" w:fill="F1F1F1"/>
        </w:rPr>
        <w:t>bean</w:t>
      </w:r>
      <w:r>
        <w:rPr>
          <w:rFonts w:ascii="Arial" w:hAnsi="Arial" w:cs="Arial"/>
          <w:color w:val="34302D"/>
          <w:shd w:val="clear" w:color="auto" w:fill="F1F1F1"/>
        </w:rPr>
        <w:t>引用的工厂方法，没有任何特殊的运行时语义。这里的积极副作用是不必在运行时应用</w:t>
      </w:r>
      <w:r>
        <w:rPr>
          <w:rFonts w:ascii="Arial" w:hAnsi="Arial" w:cs="Arial"/>
          <w:color w:val="34302D"/>
          <w:shd w:val="clear" w:color="auto" w:fill="F1F1F1"/>
        </w:rPr>
        <w:t>CGLIB</w:t>
      </w:r>
      <w:r>
        <w:rPr>
          <w:rFonts w:ascii="Arial" w:hAnsi="Arial" w:cs="Arial"/>
          <w:color w:val="34302D"/>
          <w:shd w:val="clear" w:color="auto" w:fill="F1F1F1"/>
        </w:rPr>
        <w:t>子类，因此在类设计方面没有限制（也就是说，包含类可能是</w:t>
      </w:r>
      <w:r>
        <w:rPr>
          <w:rStyle w:val="HTML"/>
          <w:rFonts w:ascii="Consolas" w:hAnsi="Consolas"/>
          <w:sz w:val="23"/>
          <w:szCs w:val="23"/>
          <w:shd w:val="clear" w:color="auto" w:fill="F7F7F8"/>
        </w:rPr>
        <w:t>final</w:t>
      </w:r>
      <w:r>
        <w:rPr>
          <w:rFonts w:ascii="Arial" w:hAnsi="Arial" w:cs="Arial"/>
          <w:color w:val="34302D"/>
          <w:shd w:val="clear" w:color="auto" w:fill="F1F1F1"/>
        </w:rPr>
        <w:t>等等）。</w:t>
      </w:r>
    </w:p>
    <w:p w:rsid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common scenarios,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are to be declared within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ensuring that “full” mode is always used and that cross-method references therefore get redirected to the container’s lifecycle management. This prevents the same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from accidentally being invoked through a regular Java call, which helps to reduce subtle bugs that can be hard to track down when operating in “lite” mode.</w:t>
      </w:r>
    </w:p>
    <w:p w:rsidR="00542DDB" w:rsidRPr="00BA0D5D" w:rsidRDefault="00542DDB" w:rsidP="00BA0D5D">
      <w:pPr>
        <w:widowControl/>
        <w:shd w:val="clear" w:color="auto" w:fill="F1F1F1"/>
        <w:jc w:val="left"/>
        <w:rPr>
          <w:rFonts w:ascii="inherit" w:eastAsia="宋体" w:hAnsi="inherit" w:cs="Arial" w:hint="eastAsia"/>
          <w:color w:val="34302D"/>
          <w:kern w:val="0"/>
          <w:sz w:val="24"/>
          <w:szCs w:val="24"/>
        </w:rPr>
      </w:pPr>
      <w:r>
        <w:rPr>
          <w:rFonts w:ascii="Arial" w:hAnsi="Arial" w:cs="Arial"/>
          <w:color w:val="34302D"/>
          <w:shd w:val="clear" w:color="auto" w:fill="F1F1F1"/>
        </w:rPr>
        <w:t>在常见的场景中，</w:t>
      </w:r>
      <w:r>
        <w:rPr>
          <w:rStyle w:val="HTML"/>
          <w:rFonts w:ascii="Consolas" w:hAnsi="Consolas"/>
          <w:sz w:val="23"/>
          <w:szCs w:val="23"/>
          <w:shd w:val="clear" w:color="auto" w:fill="F7F7F8"/>
        </w:rPr>
        <w:t>@Bean</w:t>
      </w:r>
      <w:r>
        <w:rPr>
          <w:rFonts w:ascii="Arial" w:hAnsi="Arial" w:cs="Arial"/>
          <w:color w:val="34302D"/>
          <w:shd w:val="clear" w:color="auto" w:fill="F1F1F1"/>
        </w:rPr>
        <w:t>方法将在</w:t>
      </w:r>
      <w:r>
        <w:rPr>
          <w:rStyle w:val="HTML"/>
          <w:rFonts w:ascii="Consolas" w:hAnsi="Consolas"/>
          <w:sz w:val="23"/>
          <w:szCs w:val="23"/>
          <w:shd w:val="clear" w:color="auto" w:fill="F7F7F8"/>
        </w:rPr>
        <w:t>@Configuration</w:t>
      </w:r>
      <w:r>
        <w:rPr>
          <w:rFonts w:ascii="Arial" w:hAnsi="Arial" w:cs="Arial"/>
          <w:color w:val="34302D"/>
          <w:shd w:val="clear" w:color="auto" w:fill="F1F1F1"/>
        </w:rPr>
        <w:t>类中声明，确保始终使用</w:t>
      </w:r>
      <w:r>
        <w:rPr>
          <w:rFonts w:ascii="Arial" w:hAnsi="Arial" w:cs="Arial"/>
          <w:color w:val="34302D"/>
          <w:shd w:val="clear" w:color="auto" w:fill="F1F1F1"/>
        </w:rPr>
        <w:t>“</w:t>
      </w:r>
      <w:r>
        <w:rPr>
          <w:rFonts w:ascii="Arial" w:hAnsi="Arial" w:cs="Arial"/>
          <w:color w:val="34302D"/>
          <w:shd w:val="clear" w:color="auto" w:fill="F1F1F1"/>
        </w:rPr>
        <w:t>完整</w:t>
      </w:r>
      <w:r>
        <w:rPr>
          <w:rFonts w:ascii="Arial" w:hAnsi="Arial" w:cs="Arial"/>
          <w:color w:val="34302D"/>
          <w:shd w:val="clear" w:color="auto" w:fill="F1F1F1"/>
        </w:rPr>
        <w:t>”</w:t>
      </w:r>
      <w:r>
        <w:rPr>
          <w:rFonts w:ascii="Arial" w:hAnsi="Arial" w:cs="Arial"/>
          <w:color w:val="34302D"/>
          <w:shd w:val="clear" w:color="auto" w:fill="F1F1F1"/>
        </w:rPr>
        <w:t>模式，并因此将交叉方法引用重定向到容器的生命周期管理。这可以防止</w:t>
      </w:r>
      <w:r>
        <w:rPr>
          <w:rStyle w:val="HTML"/>
          <w:rFonts w:ascii="Consolas" w:hAnsi="Consolas"/>
          <w:sz w:val="23"/>
          <w:szCs w:val="23"/>
          <w:shd w:val="clear" w:color="auto" w:fill="F7F7F8"/>
        </w:rPr>
        <w:t>@Bean</w:t>
      </w:r>
      <w:r>
        <w:rPr>
          <w:rFonts w:ascii="Arial" w:hAnsi="Arial" w:cs="Arial"/>
          <w:color w:val="34302D"/>
          <w:shd w:val="clear" w:color="auto" w:fill="F1F1F1"/>
        </w:rPr>
        <w:t>通过常规</w:t>
      </w:r>
      <w:r>
        <w:rPr>
          <w:rFonts w:ascii="Arial" w:hAnsi="Arial" w:cs="Arial"/>
          <w:color w:val="34302D"/>
          <w:shd w:val="clear" w:color="auto" w:fill="F1F1F1"/>
        </w:rPr>
        <w:t>Java</w:t>
      </w:r>
      <w:r>
        <w:rPr>
          <w:rFonts w:ascii="Arial" w:hAnsi="Arial" w:cs="Arial"/>
          <w:color w:val="34302D"/>
          <w:shd w:val="clear" w:color="auto" w:fill="F1F1F1"/>
        </w:rPr>
        <w:t>调用意外地调用相同的</w:t>
      </w:r>
      <w:r>
        <w:rPr>
          <w:rFonts w:ascii="Arial" w:hAnsi="Arial" w:cs="Arial"/>
          <w:color w:val="34302D"/>
          <w:shd w:val="clear" w:color="auto" w:fill="F1F1F1"/>
        </w:rPr>
        <w:t> </w:t>
      </w:r>
      <w:r>
        <w:rPr>
          <w:rFonts w:ascii="Arial" w:hAnsi="Arial" w:cs="Arial"/>
          <w:color w:val="34302D"/>
          <w:shd w:val="clear" w:color="auto" w:fill="F1F1F1"/>
        </w:rPr>
        <w:t>方法，这有助于减少在</w:t>
      </w:r>
      <w:r>
        <w:rPr>
          <w:rFonts w:ascii="Arial" w:hAnsi="Arial" w:cs="Arial"/>
          <w:color w:val="34302D"/>
          <w:shd w:val="clear" w:color="auto" w:fill="F1F1F1"/>
        </w:rPr>
        <w:t>“</w:t>
      </w:r>
      <w:r>
        <w:rPr>
          <w:rFonts w:ascii="Arial" w:hAnsi="Arial" w:cs="Arial"/>
          <w:color w:val="34302D"/>
          <w:shd w:val="clear" w:color="auto" w:fill="F1F1F1"/>
        </w:rPr>
        <w:t>精简</w:t>
      </w:r>
      <w:r>
        <w:rPr>
          <w:rFonts w:ascii="Arial" w:hAnsi="Arial" w:cs="Arial"/>
          <w:color w:val="34302D"/>
          <w:shd w:val="clear" w:color="auto" w:fill="F1F1F1"/>
        </w:rPr>
        <w:t>”</w:t>
      </w:r>
      <w:r>
        <w:rPr>
          <w:rFonts w:ascii="Arial" w:hAnsi="Arial" w:cs="Arial"/>
          <w:color w:val="34302D"/>
          <w:shd w:val="clear" w:color="auto" w:fill="F1F1F1"/>
        </w:rPr>
        <w:t>模式下操作时难以跟踪的细微错误。</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annotations are discussed in depth in the following sections. First, however, we cover the various ways of creating a spring container using by Java-based configuration.</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@Bean</w:t>
      </w:r>
      <w:r>
        <w:rPr>
          <w:rFonts w:ascii="Arial" w:hAnsi="Arial" w:cs="Arial"/>
          <w:color w:val="34302D"/>
          <w:shd w:val="clear" w:color="auto" w:fill="FFFFFF"/>
        </w:rPr>
        <w:t>和</w:t>
      </w:r>
      <w:r>
        <w:rPr>
          <w:rStyle w:val="HTML"/>
          <w:rFonts w:ascii="Consolas" w:hAnsi="Consolas"/>
          <w:sz w:val="23"/>
          <w:szCs w:val="23"/>
          <w:shd w:val="clear" w:color="auto" w:fill="F7F7F8"/>
        </w:rPr>
        <w:t>@Configuration</w:t>
      </w:r>
      <w:r>
        <w:rPr>
          <w:rFonts w:ascii="Arial" w:hAnsi="Arial" w:cs="Arial"/>
          <w:color w:val="34302D"/>
          <w:shd w:val="clear" w:color="auto" w:fill="FFFFFF"/>
        </w:rPr>
        <w:t>注解的深度在以下章节中讨论。首先，我们将介绍使用基于</w:t>
      </w:r>
      <w:r>
        <w:rPr>
          <w:rFonts w:ascii="Arial" w:hAnsi="Arial" w:cs="Arial"/>
          <w:color w:val="34302D"/>
          <w:shd w:val="clear" w:color="auto" w:fill="FFFFFF"/>
        </w:rPr>
        <w:t>Java</w:t>
      </w:r>
      <w:r>
        <w:rPr>
          <w:rFonts w:ascii="Arial" w:hAnsi="Arial" w:cs="Arial"/>
          <w:color w:val="34302D"/>
          <w:shd w:val="clear" w:color="auto" w:fill="FFFFFF"/>
        </w:rPr>
        <w:t>的配置创建弹簧容器的各种方法。</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1.12.2. Instantiating the Spring Container by Using </w:t>
      </w:r>
      <w:r w:rsidRPr="00BA0D5D">
        <w:rPr>
          <w:rFonts w:ascii="Consolas" w:eastAsia="宋体" w:hAnsi="Consolas" w:cs="宋体"/>
          <w:color w:val="34302D"/>
          <w:kern w:val="0"/>
          <w:sz w:val="33"/>
          <w:szCs w:val="33"/>
          <w:shd w:val="clear" w:color="auto" w:fill="F7F7F8"/>
        </w:rPr>
        <w:t>AnnotationConfigApplicationContext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sections document Spring’s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introduced in Spring 3.0. This versatile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 is capable of accepting not only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as input but also plain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classes and classes annotated with JSR-330 metadata.</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以下部分</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介绍了在</w:t>
      </w:r>
      <w:r>
        <w:rPr>
          <w:rFonts w:ascii="Arial" w:hAnsi="Arial" w:cs="Arial"/>
          <w:color w:val="34302D"/>
          <w:shd w:val="clear" w:color="auto" w:fill="FFFFFF"/>
        </w:rPr>
        <w:t>Spring 3.0</w:t>
      </w:r>
      <w:r>
        <w:rPr>
          <w:rFonts w:ascii="Arial" w:hAnsi="Arial" w:cs="Arial"/>
          <w:color w:val="34302D"/>
          <w:shd w:val="clear" w:color="auto" w:fill="FFFFFF"/>
        </w:rPr>
        <w:t>中引入的</w:t>
      </w:r>
      <w:r>
        <w:rPr>
          <w:rFonts w:ascii="Arial" w:hAnsi="Arial" w:cs="Arial"/>
          <w:color w:val="34302D"/>
          <w:shd w:val="clear" w:color="auto" w:fill="FFFFFF"/>
        </w:rPr>
        <w:t>Spring</w:t>
      </w:r>
      <w:r>
        <w:rPr>
          <w:rFonts w:ascii="Arial" w:hAnsi="Arial" w:cs="Arial"/>
          <w:color w:val="34302D"/>
          <w:shd w:val="clear" w:color="auto" w:fill="FFFFFF"/>
        </w:rPr>
        <w:t>。这种通用</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实现不仅能够接受</w:t>
      </w:r>
      <w:r>
        <w:rPr>
          <w:rStyle w:val="HTML"/>
          <w:rFonts w:ascii="Consolas" w:hAnsi="Consolas"/>
          <w:sz w:val="23"/>
          <w:szCs w:val="23"/>
          <w:shd w:val="clear" w:color="auto" w:fill="F7F7F8"/>
        </w:rPr>
        <w:t>@Configuration</w:t>
      </w:r>
      <w:r>
        <w:rPr>
          <w:rFonts w:ascii="Arial" w:hAnsi="Arial" w:cs="Arial"/>
          <w:color w:val="34302D"/>
          <w:shd w:val="clear" w:color="auto" w:fill="FFFFFF"/>
        </w:rPr>
        <w:t>类作为输入，还能接受</w:t>
      </w:r>
      <w:r>
        <w:rPr>
          <w:rFonts w:ascii="Arial" w:hAnsi="Arial" w:cs="Arial"/>
          <w:color w:val="34302D"/>
          <w:shd w:val="clear" w:color="auto" w:fill="FFFFFF"/>
        </w:rPr>
        <w:t> </w:t>
      </w:r>
      <w:r>
        <w:rPr>
          <w:rStyle w:val="HTML"/>
          <w:rFonts w:ascii="Consolas" w:hAnsi="Consolas"/>
          <w:sz w:val="23"/>
          <w:szCs w:val="23"/>
          <w:shd w:val="clear" w:color="auto" w:fill="F7F7F8"/>
        </w:rPr>
        <w:t>@Component</w:t>
      </w:r>
      <w:r>
        <w:rPr>
          <w:rFonts w:ascii="Arial" w:hAnsi="Arial" w:cs="Arial"/>
          <w:color w:val="34302D"/>
          <w:shd w:val="clear" w:color="auto" w:fill="FFFFFF"/>
        </w:rPr>
        <w:t>使用</w:t>
      </w:r>
      <w:r>
        <w:rPr>
          <w:rFonts w:ascii="Arial" w:hAnsi="Arial" w:cs="Arial"/>
          <w:color w:val="34302D"/>
          <w:shd w:val="clear" w:color="auto" w:fill="FFFFFF"/>
        </w:rPr>
        <w:t>JSR-330</w:t>
      </w:r>
      <w:r>
        <w:rPr>
          <w:rFonts w:ascii="Arial" w:hAnsi="Arial" w:cs="Arial"/>
          <w:color w:val="34302D"/>
          <w:shd w:val="clear" w:color="auto" w:fill="FFFFFF"/>
        </w:rPr>
        <w:t>元数据注释的普通类和类。</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provided as input, the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itself is registered as a bean definition and all declared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within the class are also registered as bean definitions.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w:t>
      </w:r>
      <w:r>
        <w:rPr>
          <w:rStyle w:val="HTML"/>
          <w:rFonts w:ascii="Consolas" w:hAnsi="Consolas"/>
          <w:sz w:val="23"/>
          <w:szCs w:val="23"/>
          <w:shd w:val="clear" w:color="auto" w:fill="F7F7F8"/>
        </w:rPr>
        <w:t>@Configuration</w:t>
      </w:r>
      <w:r>
        <w:rPr>
          <w:rFonts w:ascii="Arial" w:hAnsi="Arial" w:cs="Arial"/>
          <w:color w:val="34302D"/>
          <w:shd w:val="clear" w:color="auto" w:fill="FFFFFF"/>
        </w:rPr>
        <w:t>提供类作为输入时，</w:t>
      </w:r>
      <w:r>
        <w:rPr>
          <w:rStyle w:val="HTML"/>
          <w:rFonts w:ascii="Consolas" w:hAnsi="Consolas"/>
          <w:sz w:val="23"/>
          <w:szCs w:val="23"/>
          <w:shd w:val="clear" w:color="auto" w:fill="F7F7F8"/>
        </w:rPr>
        <w:t>@Configuration</w:t>
      </w:r>
      <w:r>
        <w:rPr>
          <w:rFonts w:ascii="Arial" w:hAnsi="Arial" w:cs="Arial"/>
          <w:color w:val="34302D"/>
          <w:shd w:val="clear" w:color="auto" w:fill="FFFFFF"/>
        </w:rPr>
        <w:t>类本身被注册为</w:t>
      </w:r>
      <w:r>
        <w:rPr>
          <w:rFonts w:ascii="Arial" w:hAnsi="Arial" w:cs="Arial"/>
          <w:color w:val="34302D"/>
          <w:shd w:val="clear" w:color="auto" w:fill="FFFFFF"/>
        </w:rPr>
        <w:t>bean</w:t>
      </w:r>
      <w:r>
        <w:rPr>
          <w:rFonts w:ascii="Arial" w:hAnsi="Arial" w:cs="Arial"/>
          <w:color w:val="34302D"/>
          <w:shd w:val="clear" w:color="auto" w:fill="FFFFFF"/>
        </w:rPr>
        <w:t>定义，并且</w:t>
      </w:r>
      <w:r>
        <w:rPr>
          <w:rStyle w:val="HTML"/>
          <w:rFonts w:ascii="Consolas" w:hAnsi="Consolas"/>
          <w:sz w:val="23"/>
          <w:szCs w:val="23"/>
          <w:shd w:val="clear" w:color="auto" w:fill="F7F7F8"/>
        </w:rPr>
        <w:t>@Bean</w:t>
      </w:r>
      <w:r>
        <w:rPr>
          <w:rFonts w:ascii="Arial" w:hAnsi="Arial" w:cs="Arial"/>
          <w:color w:val="34302D"/>
          <w:shd w:val="clear" w:color="auto" w:fill="FFFFFF"/>
        </w:rPr>
        <w:t>类中的所有声明的方法也被注册为</w:t>
      </w:r>
      <w:r>
        <w:rPr>
          <w:rFonts w:ascii="Arial" w:hAnsi="Arial" w:cs="Arial"/>
          <w:color w:val="34302D"/>
          <w:shd w:val="clear" w:color="auto" w:fill="FFFFFF"/>
        </w:rPr>
        <w:t>bean</w:t>
      </w:r>
      <w:r>
        <w:rPr>
          <w:rFonts w:ascii="Arial" w:hAnsi="Arial" w:cs="Arial"/>
          <w:color w:val="34302D"/>
          <w:shd w:val="clear" w:color="auto" w:fill="FFFFFF"/>
        </w:rPr>
        <w:t>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and JSR-330 classes are provided, they are registered as bean definitions, and it is assumed that DI metadata such as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are used within those classes where necessary.</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当</w:t>
      </w:r>
      <w:r>
        <w:rPr>
          <w:rStyle w:val="HTML"/>
          <w:rFonts w:ascii="Consolas" w:hAnsi="Consolas"/>
          <w:sz w:val="23"/>
          <w:szCs w:val="23"/>
          <w:shd w:val="clear" w:color="auto" w:fill="F7F7F8"/>
        </w:rPr>
        <w:t>@Component</w:t>
      </w:r>
      <w:r>
        <w:rPr>
          <w:rFonts w:ascii="Arial" w:hAnsi="Arial" w:cs="Arial"/>
          <w:color w:val="34302D"/>
          <w:shd w:val="clear" w:color="auto" w:fill="FFFFFF"/>
        </w:rPr>
        <w:t>提供</w:t>
      </w:r>
      <w:r>
        <w:rPr>
          <w:rFonts w:ascii="Arial" w:hAnsi="Arial" w:cs="Arial"/>
          <w:color w:val="34302D"/>
          <w:shd w:val="clear" w:color="auto" w:fill="FFFFFF"/>
        </w:rPr>
        <w:t>JSR-330</w:t>
      </w:r>
      <w:r>
        <w:rPr>
          <w:rFonts w:ascii="Arial" w:hAnsi="Arial" w:cs="Arial"/>
          <w:color w:val="34302D"/>
          <w:shd w:val="clear" w:color="auto" w:fill="FFFFFF"/>
        </w:rPr>
        <w:t>类时，它们被注册为</w:t>
      </w:r>
      <w:r>
        <w:rPr>
          <w:rFonts w:ascii="Arial" w:hAnsi="Arial" w:cs="Arial"/>
          <w:color w:val="34302D"/>
          <w:shd w:val="clear" w:color="auto" w:fill="FFFFFF"/>
        </w:rPr>
        <w:t>bean</w:t>
      </w:r>
      <w:r>
        <w:rPr>
          <w:rFonts w:ascii="Arial" w:hAnsi="Arial" w:cs="Arial"/>
          <w:color w:val="34302D"/>
          <w:shd w:val="clear" w:color="auto" w:fill="FFFFFF"/>
        </w:rPr>
        <w:t>定义，并且假定</w:t>
      </w:r>
      <w:r>
        <w:rPr>
          <w:rFonts w:ascii="Arial" w:hAnsi="Arial" w:cs="Arial"/>
          <w:color w:val="34302D"/>
          <w:shd w:val="clear" w:color="auto" w:fill="FFFFFF"/>
        </w:rPr>
        <w:t>DI</w:t>
      </w:r>
      <w:r>
        <w:rPr>
          <w:rFonts w:ascii="Arial" w:hAnsi="Arial" w:cs="Arial"/>
          <w:color w:val="34302D"/>
          <w:shd w:val="clear" w:color="auto" w:fill="FFFFFF"/>
        </w:rPr>
        <w:t>元数据例如</w:t>
      </w:r>
      <w:r>
        <w:rPr>
          <w:rStyle w:val="HTML"/>
          <w:rFonts w:ascii="Consolas" w:hAnsi="Consolas"/>
          <w:sz w:val="23"/>
          <w:szCs w:val="23"/>
          <w:shd w:val="clear" w:color="auto" w:fill="F7F7F8"/>
        </w:rPr>
        <w:t>@Autowired</w:t>
      </w:r>
      <w:r>
        <w:rPr>
          <w:rFonts w:ascii="Arial" w:hAnsi="Arial" w:cs="Arial"/>
          <w:color w:val="34302D"/>
          <w:shd w:val="clear" w:color="auto" w:fill="FFFFFF"/>
        </w:rPr>
        <w:t>或</w:t>
      </w:r>
      <w:r>
        <w:rPr>
          <w:rStyle w:val="HTML"/>
          <w:rFonts w:ascii="Consolas" w:hAnsi="Consolas"/>
          <w:sz w:val="23"/>
          <w:szCs w:val="23"/>
          <w:shd w:val="clear" w:color="auto" w:fill="F7F7F8"/>
        </w:rPr>
        <w:t>@Inject</w:t>
      </w:r>
      <w:r>
        <w:rPr>
          <w:rFonts w:ascii="Arial" w:hAnsi="Arial" w:cs="Arial"/>
          <w:color w:val="34302D"/>
          <w:shd w:val="clear" w:color="auto" w:fill="FFFFFF"/>
        </w:rPr>
        <w:t>在必要时在这些类中使用。</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Simple Construction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much the same way that Spring XML files are used as input when instantiating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you can use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as input when instantiating an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This allows for completely XML-free usage of the Spring container,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与实例化</w:t>
      </w:r>
      <w:r>
        <w:rPr>
          <w:rFonts w:ascii="Arial" w:hAnsi="Arial" w:cs="Arial"/>
          <w:color w:val="34302D"/>
          <w:shd w:val="clear" w:color="auto" w:fill="FFFFFF"/>
        </w:rPr>
        <w:t>a</w:t>
      </w:r>
      <w:r>
        <w:rPr>
          <w:rFonts w:ascii="Arial" w:hAnsi="Arial" w:cs="Arial"/>
          <w:color w:val="34302D"/>
          <w:shd w:val="clear" w:color="auto" w:fill="FFFFFF"/>
        </w:rPr>
        <w:t>时</w:t>
      </w:r>
      <w:r>
        <w:rPr>
          <w:rFonts w:ascii="Arial" w:hAnsi="Arial" w:cs="Arial"/>
          <w:color w:val="34302D"/>
          <w:shd w:val="clear" w:color="auto" w:fill="FFFFFF"/>
        </w:rPr>
        <w:t>Spring XML</w:t>
      </w:r>
      <w:r>
        <w:rPr>
          <w:rFonts w:ascii="Arial" w:hAnsi="Arial" w:cs="Arial"/>
          <w:color w:val="34302D"/>
          <w:shd w:val="clear" w:color="auto" w:fill="FFFFFF"/>
        </w:rPr>
        <w:t>文件用作输入的方式大致相同</w:t>
      </w:r>
      <w:r>
        <w:rPr>
          <w:rFonts w:ascii="Arial" w:hAnsi="Arial" w:cs="Arial"/>
          <w:color w:val="34302D"/>
          <w:shd w:val="clear" w:color="auto" w:fill="FFFFFF"/>
        </w:rPr>
        <w:t> </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，可以</w:t>
      </w:r>
      <w:r>
        <w:rPr>
          <w:rStyle w:val="HTML"/>
          <w:rFonts w:ascii="Consolas" w:hAnsi="Consolas"/>
          <w:sz w:val="23"/>
          <w:szCs w:val="23"/>
          <w:shd w:val="clear" w:color="auto" w:fill="F7F7F8"/>
        </w:rPr>
        <w:t>@Configuration</w:t>
      </w:r>
      <w:r>
        <w:rPr>
          <w:rFonts w:ascii="Arial" w:hAnsi="Arial" w:cs="Arial"/>
          <w:color w:val="34302D"/>
          <w:shd w:val="clear" w:color="auto" w:fill="FFFFFF"/>
        </w:rPr>
        <w:t>在实例化时使用类作为输入</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。这允许完全无</w:t>
      </w:r>
      <w:r>
        <w:rPr>
          <w:rFonts w:ascii="Arial" w:hAnsi="Arial" w:cs="Arial"/>
          <w:color w:val="34302D"/>
          <w:shd w:val="clear" w:color="auto" w:fill="FFFFFF"/>
        </w:rPr>
        <w:t>XML</w:t>
      </w:r>
      <w:r>
        <w:rPr>
          <w:rFonts w:ascii="Arial" w:hAnsi="Arial" w:cs="Arial"/>
          <w:color w:val="34302D"/>
          <w:shd w:val="clear" w:color="auto" w:fill="FFFFFF"/>
        </w:rPr>
        <w:t>使用</w:t>
      </w:r>
      <w:r>
        <w:rPr>
          <w:rFonts w:ascii="Arial" w:hAnsi="Arial" w:cs="Arial"/>
          <w:color w:val="34302D"/>
          <w:shd w:val="clear" w:color="auto" w:fill="FFFFFF"/>
        </w:rPr>
        <w:t>Spring</w:t>
      </w:r>
      <w:r>
        <w:rPr>
          <w:rFonts w:ascii="Arial" w:hAnsi="Arial" w:cs="Arial"/>
          <w:color w:val="34302D"/>
          <w:shd w:val="clear" w:color="auto" w:fill="FFFFFF"/>
        </w:rPr>
        <w:t>容器，如以下示例所示：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AnnotationConfigApplicationContext(AppConfig.class);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 myService = ctx.getBean(MyService.class);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myService.doStuff();</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mentioned earlier,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is not limited to working only with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Any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or JSR-330 annotated class may be supplied as input to the constructor,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如前所述，</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并不仅限于使用</w:t>
      </w:r>
      <w:r>
        <w:rPr>
          <w:rStyle w:val="HTML"/>
          <w:rFonts w:ascii="Consolas" w:hAnsi="Consolas"/>
          <w:sz w:val="23"/>
          <w:szCs w:val="23"/>
          <w:shd w:val="clear" w:color="auto" w:fill="F7F7F8"/>
        </w:rPr>
        <w:t>@Configuration</w:t>
      </w:r>
      <w:r>
        <w:rPr>
          <w:rFonts w:ascii="Arial" w:hAnsi="Arial" w:cs="Arial"/>
          <w:color w:val="34302D"/>
          <w:shd w:val="clear" w:color="auto" w:fill="FFFFFF"/>
        </w:rPr>
        <w:t>类。</w:t>
      </w:r>
      <w:r>
        <w:rPr>
          <w:rStyle w:val="HTML"/>
          <w:rFonts w:ascii="Consolas" w:hAnsi="Consolas"/>
          <w:sz w:val="23"/>
          <w:szCs w:val="23"/>
          <w:shd w:val="clear" w:color="auto" w:fill="F7F7F8"/>
        </w:rPr>
        <w:t>@Component</w:t>
      </w:r>
      <w:r>
        <w:rPr>
          <w:rFonts w:ascii="Arial" w:hAnsi="Arial" w:cs="Arial"/>
          <w:color w:val="34302D"/>
          <w:shd w:val="clear" w:color="auto" w:fill="FFFFFF"/>
        </w:rPr>
        <w:t>可以将任何或</w:t>
      </w:r>
      <w:r>
        <w:rPr>
          <w:rFonts w:ascii="Arial" w:hAnsi="Arial" w:cs="Arial"/>
          <w:color w:val="34302D"/>
          <w:shd w:val="clear" w:color="auto" w:fill="FFFFFF"/>
        </w:rPr>
        <w:t>JSR-330</w:t>
      </w:r>
      <w:r>
        <w:rPr>
          <w:rFonts w:ascii="Arial" w:hAnsi="Arial" w:cs="Arial"/>
          <w:color w:val="34302D"/>
          <w:shd w:val="clear" w:color="auto" w:fill="FFFFFF"/>
        </w:rPr>
        <w:t>带注释的类作为输入提供给构造函数，如以下示例所示：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AnnotationConfigApplicationContext(MyServiceImpl.class, Dependency1.class, Dependency2.class);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 myService = ctx.getBean(MyService.class);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myService.doStuff();</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assumes that </w:t>
      </w:r>
      <w:r w:rsidRPr="00BA0D5D">
        <w:rPr>
          <w:rFonts w:ascii="Consolas" w:eastAsia="宋体" w:hAnsi="Consolas" w:cs="宋体"/>
          <w:color w:val="34302D"/>
          <w:kern w:val="0"/>
          <w:sz w:val="23"/>
          <w:szCs w:val="23"/>
          <w:shd w:val="clear" w:color="auto" w:fill="F7F7F8"/>
        </w:rPr>
        <w:t>MyServiceImpl</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Dependency1</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Dependency2</w:t>
      </w:r>
      <w:r w:rsidRPr="00BA0D5D">
        <w:rPr>
          <w:rFonts w:ascii="inherit" w:eastAsia="宋体" w:hAnsi="inherit" w:cs="Arial"/>
          <w:color w:val="34302D"/>
          <w:kern w:val="0"/>
          <w:sz w:val="24"/>
          <w:szCs w:val="24"/>
        </w:rPr>
        <w:t> use Spring dependency injection annotations such as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前面的例子中假定</w:t>
      </w:r>
      <w:r>
        <w:rPr>
          <w:rStyle w:val="HTML"/>
          <w:rFonts w:ascii="Consolas" w:hAnsi="Consolas"/>
          <w:sz w:val="23"/>
          <w:szCs w:val="23"/>
          <w:shd w:val="clear" w:color="auto" w:fill="F7F7F8"/>
        </w:rPr>
        <w:t>MyServiceImpl</w:t>
      </w:r>
      <w:r>
        <w:rPr>
          <w:rFonts w:ascii="Arial" w:hAnsi="Arial" w:cs="Arial"/>
          <w:color w:val="34302D"/>
          <w:shd w:val="clear" w:color="auto" w:fill="FFFFFF"/>
        </w:rPr>
        <w:t>，</w:t>
      </w:r>
      <w:r>
        <w:rPr>
          <w:rStyle w:val="HTML"/>
          <w:rFonts w:ascii="Consolas" w:hAnsi="Consolas"/>
          <w:sz w:val="23"/>
          <w:szCs w:val="23"/>
          <w:shd w:val="clear" w:color="auto" w:fill="F7F7F8"/>
        </w:rPr>
        <w:t>Dependency1</w:t>
      </w:r>
      <w:r>
        <w:rPr>
          <w:rFonts w:ascii="Arial" w:hAnsi="Arial" w:cs="Arial"/>
          <w:color w:val="34302D"/>
          <w:shd w:val="clear" w:color="auto" w:fill="FFFFFF"/>
        </w:rPr>
        <w:t>以及</w:t>
      </w:r>
      <w:r>
        <w:rPr>
          <w:rStyle w:val="HTML"/>
          <w:rFonts w:ascii="Consolas" w:hAnsi="Consolas"/>
          <w:sz w:val="23"/>
          <w:szCs w:val="23"/>
          <w:shd w:val="clear" w:color="auto" w:fill="F7F7F8"/>
        </w:rPr>
        <w:t>Dependency2</w:t>
      </w:r>
      <w:r>
        <w:rPr>
          <w:rFonts w:ascii="Arial" w:hAnsi="Arial" w:cs="Arial"/>
          <w:color w:val="34302D"/>
          <w:shd w:val="clear" w:color="auto" w:fill="FFFFFF"/>
        </w:rPr>
        <w:t>使用</w:t>
      </w:r>
      <w:r>
        <w:rPr>
          <w:rFonts w:ascii="Arial" w:hAnsi="Arial" w:cs="Arial"/>
          <w:color w:val="34302D"/>
          <w:shd w:val="clear" w:color="auto" w:fill="FFFFFF"/>
        </w:rPr>
        <w:t>Spring</w:t>
      </w:r>
      <w:r>
        <w:rPr>
          <w:rFonts w:ascii="Arial" w:hAnsi="Arial" w:cs="Arial"/>
          <w:color w:val="34302D"/>
          <w:shd w:val="clear" w:color="auto" w:fill="FFFFFF"/>
        </w:rPr>
        <w:t>依赖注入注解，例如</w:t>
      </w:r>
      <w:r>
        <w:rPr>
          <w:rStyle w:val="HTML"/>
          <w:rFonts w:ascii="Consolas" w:hAnsi="Consolas"/>
          <w:sz w:val="23"/>
          <w:szCs w:val="23"/>
          <w:shd w:val="clear" w:color="auto" w:fill="F7F7F8"/>
        </w:rPr>
        <w:t>@Autowired</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Building the Container Programmatically by Using </w:t>
      </w:r>
      <w:r w:rsidRPr="00BA0D5D">
        <w:rPr>
          <w:rFonts w:ascii="Consolas" w:eastAsia="宋体" w:hAnsi="Consolas" w:cs="宋体"/>
          <w:color w:val="34302D"/>
          <w:kern w:val="0"/>
          <w:sz w:val="25"/>
          <w:szCs w:val="25"/>
          <w:shd w:val="clear" w:color="auto" w:fill="F7F7F8"/>
        </w:rPr>
        <w:t>register(Class&lt;?&gt;…​)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instantiate an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by using a no-arg constructor and then configure it by using the </w:t>
      </w:r>
      <w:r w:rsidRPr="00BA0D5D">
        <w:rPr>
          <w:rFonts w:ascii="Consolas" w:eastAsia="宋体" w:hAnsi="Consolas" w:cs="宋体"/>
          <w:color w:val="34302D"/>
          <w:kern w:val="0"/>
          <w:sz w:val="23"/>
          <w:szCs w:val="23"/>
          <w:shd w:val="clear" w:color="auto" w:fill="F7F7F8"/>
        </w:rPr>
        <w:t>register()</w:t>
      </w:r>
      <w:r w:rsidRPr="00BA0D5D">
        <w:rPr>
          <w:rFonts w:ascii="inherit" w:eastAsia="宋体" w:hAnsi="inherit" w:cs="Arial"/>
          <w:color w:val="34302D"/>
          <w:kern w:val="0"/>
          <w:sz w:val="24"/>
          <w:szCs w:val="24"/>
        </w:rPr>
        <w:t> method. This approach is particularly useful when programmatically building an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The following example shows how to do so:</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使用</w:t>
      </w:r>
      <w:r>
        <w:rPr>
          <w:rFonts w:ascii="Arial" w:hAnsi="Arial" w:cs="Arial"/>
          <w:color w:val="34302D"/>
          <w:shd w:val="clear" w:color="auto" w:fill="FFFFFF"/>
        </w:rPr>
        <w:t>no-arg</w:t>
      </w:r>
      <w:r>
        <w:rPr>
          <w:rFonts w:ascii="Arial" w:hAnsi="Arial" w:cs="Arial"/>
          <w:color w:val="34302D"/>
          <w:shd w:val="clear" w:color="auto" w:fill="FFFFFF"/>
        </w:rPr>
        <w:t>构造函数实例化一个，然后使用该</w:t>
      </w:r>
      <w:r>
        <w:rPr>
          <w:rStyle w:val="HTML"/>
          <w:rFonts w:ascii="Consolas" w:hAnsi="Consolas"/>
          <w:sz w:val="23"/>
          <w:szCs w:val="23"/>
          <w:shd w:val="clear" w:color="auto" w:fill="F7F7F8"/>
        </w:rPr>
        <w:t>register()</w:t>
      </w:r>
      <w:r>
        <w:rPr>
          <w:rFonts w:ascii="Arial" w:hAnsi="Arial" w:cs="Arial"/>
          <w:color w:val="34302D"/>
          <w:shd w:val="clear" w:color="auto" w:fill="FFFFFF"/>
        </w:rPr>
        <w:t>方法对其进行配置。这种方法在以编程方式构建时特别有用</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AnnotationConfigApplicationContext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ctx.register(AppConfig.class, OtherConfig.class);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ctx.register(AdditionalConfig.class);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ctx.refresh();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 myService = ctx.getBean(MyService.class);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myService.doStuff();</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Enabling Component Scanning with </w:t>
      </w:r>
      <w:r w:rsidRPr="00BA0D5D">
        <w:rPr>
          <w:rFonts w:ascii="Consolas" w:eastAsia="宋体" w:hAnsi="Consolas" w:cs="宋体"/>
          <w:color w:val="34302D"/>
          <w:kern w:val="0"/>
          <w:sz w:val="25"/>
          <w:szCs w:val="25"/>
          <w:shd w:val="clear" w:color="auto" w:fill="F7F7F8"/>
        </w:rPr>
        <w:t>scan(String…​)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component scanning, you can annotate your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as follows: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要启用组件扫描，您可以</w:t>
      </w:r>
      <w:r>
        <w:rPr>
          <w:rStyle w:val="HTML"/>
          <w:rFonts w:ascii="Consolas" w:hAnsi="Consolas"/>
          <w:sz w:val="23"/>
          <w:szCs w:val="23"/>
          <w:shd w:val="clear" w:color="auto" w:fill="F7F7F8"/>
        </w:rPr>
        <w:t>@Configuration</w:t>
      </w:r>
      <w:r>
        <w:rPr>
          <w:rFonts w:ascii="Arial" w:hAnsi="Arial" w:cs="Arial"/>
          <w:color w:val="34302D"/>
          <w:shd w:val="clear" w:color="auto" w:fill="FFFFFF"/>
        </w:rPr>
        <w:t>按如下方式注释您的类：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@ComponentScan</w:t>
      </w:r>
      <w:r w:rsidRPr="00BA0D5D">
        <w:rPr>
          <w:rFonts w:ascii="Consolas" w:eastAsia="宋体" w:hAnsi="Consolas" w:cs="宋体"/>
          <w:color w:val="34302D"/>
          <w:kern w:val="0"/>
          <w:sz w:val="24"/>
          <w:szCs w:val="24"/>
        </w:rPr>
        <w:t xml:space="preserve">(basePackages = </w:t>
      </w:r>
      <w:r w:rsidRPr="00BA0D5D">
        <w:rPr>
          <w:rFonts w:ascii="Consolas" w:eastAsia="宋体" w:hAnsi="Consolas" w:cs="宋体"/>
          <w:color w:val="DD1144"/>
          <w:kern w:val="0"/>
          <w:sz w:val="24"/>
          <w:szCs w:val="24"/>
        </w:rPr>
        <w:t>"com.acme"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annotation enables component scanning.</w:t>
            </w:r>
          </w:p>
          <w:p w:rsidR="00542DDB" w:rsidRPr="00BA0D5D" w:rsidRDefault="00542DDB" w:rsidP="00BA0D5D">
            <w:pPr>
              <w:widowControl/>
              <w:jc w:val="left"/>
              <w:rPr>
                <w:rFonts w:ascii="宋体" w:eastAsia="宋体" w:hAnsi="宋体" w:cs="宋体"/>
                <w:color w:val="34302D"/>
                <w:kern w:val="0"/>
                <w:sz w:val="24"/>
                <w:szCs w:val="24"/>
              </w:rPr>
            </w:pPr>
            <w:r>
              <w:t>此注释可启用组件扫描。</w:t>
            </w:r>
          </w:p>
        </w:tc>
      </w:tr>
      <w:tr w:rsidR="00BA0D5D" w:rsidRPr="00BA0D5D" w:rsidTr="00542DDB">
        <w:tblPrEx>
          <w:tblCellSpacing w:w="15" w:type="dxa"/>
        </w:tblPrEx>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FFFFFF"/>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Experienced Spring users may be familiar with the XML declaration equivalent from Spring’s </w:t>
            </w:r>
            <w:r w:rsidRPr="00BA0D5D">
              <w:rPr>
                <w:rFonts w:ascii="Consolas" w:eastAsia="宋体" w:hAnsi="Consolas" w:cs="宋体"/>
                <w:kern w:val="0"/>
                <w:sz w:val="23"/>
                <w:szCs w:val="23"/>
                <w:shd w:val="clear" w:color="auto" w:fill="F7F7F8"/>
              </w:rPr>
              <w:t>context:</w:t>
            </w:r>
            <w:r w:rsidRPr="00BA0D5D">
              <w:rPr>
                <w:rFonts w:ascii="inherit" w:eastAsia="宋体" w:hAnsi="inherit" w:cs="宋体"/>
                <w:kern w:val="0"/>
                <w:sz w:val="24"/>
                <w:szCs w:val="24"/>
              </w:rPr>
              <w:t>namespace, shown in the following example:</w:t>
            </w:r>
          </w:p>
          <w:p w:rsidR="00542DDB" w:rsidRPr="00BA0D5D" w:rsidRDefault="00542DD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有经验的</w:t>
            </w:r>
            <w:r>
              <w:rPr>
                <w:rFonts w:ascii="Arial" w:hAnsi="Arial" w:cs="Arial"/>
                <w:shd w:val="clear" w:color="auto" w:fill="EBF1E7"/>
              </w:rPr>
              <w:t>Spring</w:t>
            </w:r>
            <w:r>
              <w:rPr>
                <w:rFonts w:ascii="Arial" w:hAnsi="Arial" w:cs="Arial"/>
                <w:shd w:val="clear" w:color="auto" w:fill="EBF1E7"/>
              </w:rPr>
              <w:t>用户可能熟悉与</w:t>
            </w:r>
            <w:r>
              <w:rPr>
                <w:rFonts w:ascii="Arial" w:hAnsi="Arial" w:cs="Arial"/>
                <w:shd w:val="clear" w:color="auto" w:fill="EBF1E7"/>
              </w:rPr>
              <w:t>Spring </w:t>
            </w:r>
            <w:r>
              <w:rPr>
                <w:rStyle w:val="HTML"/>
                <w:rFonts w:ascii="Consolas" w:hAnsi="Consolas"/>
                <w:sz w:val="23"/>
                <w:szCs w:val="23"/>
                <w:shd w:val="clear" w:color="auto" w:fill="F7F7F8"/>
              </w:rPr>
              <w:t>context:</w:t>
            </w:r>
            <w:r>
              <w:rPr>
                <w:rFonts w:ascii="Arial" w:hAnsi="Arial" w:cs="Arial"/>
                <w:shd w:val="clear" w:color="auto" w:fill="EBF1E7"/>
              </w:rPr>
              <w:t>命名空间等效的</w:t>
            </w:r>
            <w:r>
              <w:rPr>
                <w:rFonts w:ascii="Arial" w:hAnsi="Arial" w:cs="Arial"/>
                <w:shd w:val="clear" w:color="auto" w:fill="EBF1E7"/>
              </w:rPr>
              <w:t>XML</w:t>
            </w:r>
            <w:r>
              <w:rPr>
                <w:rFonts w:ascii="Arial" w:hAnsi="Arial" w:cs="Arial"/>
                <w:shd w:val="clear" w:color="auto" w:fill="EBF1E7"/>
              </w:rPr>
              <w:t>声明，如下例所示：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"com.acme"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&lt;/beans&gt;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the </w:t>
      </w:r>
      <w:r w:rsidRPr="00BA0D5D">
        <w:rPr>
          <w:rFonts w:ascii="Consolas" w:eastAsia="宋体" w:hAnsi="Consolas" w:cs="宋体"/>
          <w:color w:val="34302D"/>
          <w:kern w:val="0"/>
          <w:sz w:val="23"/>
          <w:szCs w:val="23"/>
          <w:shd w:val="clear" w:color="auto" w:fill="F7F7F8"/>
        </w:rPr>
        <w:t>com.acme</w:t>
      </w:r>
      <w:r w:rsidRPr="00BA0D5D">
        <w:rPr>
          <w:rFonts w:ascii="inherit" w:eastAsia="宋体" w:hAnsi="inherit" w:cs="Arial"/>
          <w:color w:val="34302D"/>
          <w:kern w:val="0"/>
          <w:sz w:val="24"/>
          <w:szCs w:val="24"/>
        </w:rPr>
        <w:t> package is scanned to look for any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-annotated classes, and those classes are registered as Spring bean definitions within the container.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exposes the </w:t>
      </w:r>
      <w:r w:rsidRPr="00BA0D5D">
        <w:rPr>
          <w:rFonts w:ascii="Consolas" w:eastAsia="宋体" w:hAnsi="Consolas" w:cs="宋体"/>
          <w:color w:val="34302D"/>
          <w:kern w:val="0"/>
          <w:sz w:val="23"/>
          <w:szCs w:val="23"/>
          <w:shd w:val="clear" w:color="auto" w:fill="F7F7F8"/>
        </w:rPr>
        <w:t>scan(String…​)</w:t>
      </w:r>
      <w:r w:rsidRPr="00BA0D5D">
        <w:rPr>
          <w:rFonts w:ascii="inherit" w:eastAsia="宋体" w:hAnsi="inherit" w:cs="Arial"/>
          <w:color w:val="34302D"/>
          <w:kern w:val="0"/>
          <w:sz w:val="24"/>
          <w:szCs w:val="24"/>
        </w:rPr>
        <w:t> method to allow for the same component-scanning functionality,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在前面的示例中，</w:t>
      </w:r>
      <w:r>
        <w:rPr>
          <w:rStyle w:val="HTML"/>
          <w:rFonts w:ascii="Consolas" w:hAnsi="Consolas"/>
          <w:sz w:val="23"/>
          <w:szCs w:val="23"/>
          <w:shd w:val="clear" w:color="auto" w:fill="F7F7F8"/>
        </w:rPr>
        <w:t>com.acme</w:t>
      </w:r>
      <w:r>
        <w:rPr>
          <w:rFonts w:ascii="Arial" w:hAnsi="Arial" w:cs="Arial"/>
          <w:color w:val="34302D"/>
          <w:shd w:val="clear" w:color="auto" w:fill="FFFFFF"/>
        </w:rPr>
        <w:t>扫描包以查找任何已</w:t>
      </w:r>
      <w:r>
        <w:rPr>
          <w:rFonts w:ascii="Arial" w:hAnsi="Arial" w:cs="Arial"/>
          <w:color w:val="34302D"/>
          <w:shd w:val="clear" w:color="auto" w:fill="FFFFFF"/>
        </w:rPr>
        <w:t> </w:t>
      </w:r>
      <w:r>
        <w:rPr>
          <w:rStyle w:val="HTML"/>
          <w:rFonts w:ascii="Consolas" w:hAnsi="Consolas"/>
          <w:sz w:val="23"/>
          <w:szCs w:val="23"/>
          <w:shd w:val="clear" w:color="auto" w:fill="F7F7F8"/>
        </w:rPr>
        <w:t>@Component</w:t>
      </w:r>
      <w:r>
        <w:rPr>
          <w:rFonts w:ascii="Arial" w:hAnsi="Arial" w:cs="Arial"/>
          <w:color w:val="34302D"/>
          <w:shd w:val="clear" w:color="auto" w:fill="FFFFFF"/>
        </w:rPr>
        <w:t>注释的类，并将这些类注册为容器中的</w:t>
      </w:r>
      <w:r>
        <w:rPr>
          <w:rFonts w:ascii="Arial" w:hAnsi="Arial" w:cs="Arial"/>
          <w:color w:val="34302D"/>
          <w:shd w:val="clear" w:color="auto" w:fill="FFFFFF"/>
        </w:rPr>
        <w:t>Spring bean</w:t>
      </w:r>
      <w:r>
        <w:rPr>
          <w:rFonts w:ascii="Arial" w:hAnsi="Arial" w:cs="Arial"/>
          <w:color w:val="34302D"/>
          <w:shd w:val="clear" w:color="auto" w:fill="FFFFFF"/>
        </w:rPr>
        <w:t>定义。</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公开</w:t>
      </w:r>
      <w:r>
        <w:rPr>
          <w:rFonts w:ascii="Arial" w:hAnsi="Arial" w:cs="Arial"/>
          <w:color w:val="34302D"/>
          <w:shd w:val="clear" w:color="auto" w:fill="FFFFFF"/>
        </w:rPr>
        <w:t> </w:t>
      </w:r>
      <w:r>
        <w:rPr>
          <w:rStyle w:val="HTML"/>
          <w:rFonts w:ascii="Consolas" w:hAnsi="Consolas"/>
          <w:sz w:val="23"/>
          <w:szCs w:val="23"/>
          <w:shd w:val="clear" w:color="auto" w:fill="F7F7F8"/>
        </w:rPr>
        <w:t>scan(String…​)</w:t>
      </w:r>
      <w:r>
        <w:rPr>
          <w:rFonts w:ascii="Arial" w:hAnsi="Arial" w:cs="Arial"/>
          <w:color w:val="34302D"/>
          <w:shd w:val="clear" w:color="auto" w:fill="FFFFFF"/>
        </w:rPr>
        <w:t>方法以允许相同的组件扫描功能，如以下示例所示：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AnnotationConfigApplicationContext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ctx.scan(</w:t>
      </w:r>
      <w:r w:rsidRPr="00BA0D5D">
        <w:rPr>
          <w:rFonts w:ascii="Consolas" w:eastAsia="宋体" w:hAnsi="Consolas" w:cs="宋体"/>
          <w:color w:val="DD1144"/>
          <w:kern w:val="0"/>
          <w:sz w:val="24"/>
          <w:szCs w:val="24"/>
        </w:rPr>
        <w:t>"com.acme"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ctx.refresh();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MyService myService = ctx.getBean(MyService.class);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542DD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Remember that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classes are </w:t>
            </w:r>
            <w:hyperlink r:id="rId348" w:anchor="beans-meta-annotations" w:history="1">
              <w:r w:rsidRPr="00BA0D5D">
                <w:rPr>
                  <w:rFonts w:ascii="宋体" w:eastAsia="宋体" w:hAnsi="宋体" w:cs="宋体"/>
                  <w:color w:val="548E2E"/>
                  <w:kern w:val="0"/>
                  <w:sz w:val="24"/>
                  <w:szCs w:val="24"/>
                  <w:u w:val="single"/>
                </w:rPr>
                <w:t>meta-annotated</w:t>
              </w:r>
            </w:hyperlink>
            <w:r w:rsidRPr="00BA0D5D">
              <w:rPr>
                <w:rFonts w:ascii="宋体" w:eastAsia="宋体" w:hAnsi="宋体" w:cs="宋体"/>
                <w:kern w:val="0"/>
                <w:sz w:val="24"/>
                <w:szCs w:val="24"/>
              </w:rPr>
              <w:t> with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 so they are candidates for component-scanning. In the preceding example, assuming that </w:t>
            </w:r>
            <w:r w:rsidRPr="00BA0D5D">
              <w:rPr>
                <w:rFonts w:ascii="Consolas" w:eastAsia="宋体" w:hAnsi="Consolas" w:cs="宋体"/>
                <w:kern w:val="0"/>
                <w:sz w:val="23"/>
                <w:szCs w:val="23"/>
                <w:shd w:val="clear" w:color="auto" w:fill="F7F7F8"/>
              </w:rPr>
              <w:t>AppConfig</w:t>
            </w:r>
            <w:r w:rsidRPr="00BA0D5D">
              <w:rPr>
                <w:rFonts w:ascii="宋体" w:eastAsia="宋体" w:hAnsi="宋体" w:cs="宋体"/>
                <w:kern w:val="0"/>
                <w:sz w:val="24"/>
                <w:szCs w:val="24"/>
              </w:rPr>
              <w:t> is declared within the </w:t>
            </w:r>
            <w:r w:rsidRPr="00BA0D5D">
              <w:rPr>
                <w:rFonts w:ascii="Consolas" w:eastAsia="宋体" w:hAnsi="Consolas" w:cs="宋体"/>
                <w:kern w:val="0"/>
                <w:sz w:val="23"/>
                <w:szCs w:val="23"/>
                <w:shd w:val="clear" w:color="auto" w:fill="F7F7F8"/>
              </w:rPr>
              <w:t>com.acme</w:t>
            </w:r>
            <w:r w:rsidRPr="00BA0D5D">
              <w:rPr>
                <w:rFonts w:ascii="宋体" w:eastAsia="宋体" w:hAnsi="宋体" w:cs="宋体"/>
                <w:kern w:val="0"/>
                <w:sz w:val="24"/>
                <w:szCs w:val="24"/>
              </w:rPr>
              <w:t>package (or any package underneath), it is picked up during the call to </w:t>
            </w:r>
            <w:r w:rsidRPr="00BA0D5D">
              <w:rPr>
                <w:rFonts w:ascii="Consolas" w:eastAsia="宋体" w:hAnsi="Consolas" w:cs="宋体"/>
                <w:kern w:val="0"/>
                <w:sz w:val="23"/>
                <w:szCs w:val="23"/>
                <w:shd w:val="clear" w:color="auto" w:fill="F7F7F8"/>
              </w:rPr>
              <w:t>scan()</w:t>
            </w:r>
            <w:r w:rsidRPr="00BA0D5D">
              <w:rPr>
                <w:rFonts w:ascii="宋体" w:eastAsia="宋体" w:hAnsi="宋体" w:cs="宋体"/>
                <w:kern w:val="0"/>
                <w:sz w:val="24"/>
                <w:szCs w:val="24"/>
              </w:rPr>
              <w:t>. Upon </w:t>
            </w:r>
            <w:r w:rsidRPr="00BA0D5D">
              <w:rPr>
                <w:rFonts w:ascii="Consolas" w:eastAsia="宋体" w:hAnsi="Consolas" w:cs="宋体"/>
                <w:kern w:val="0"/>
                <w:sz w:val="23"/>
                <w:szCs w:val="23"/>
                <w:shd w:val="clear" w:color="auto" w:fill="F7F7F8"/>
              </w:rPr>
              <w:t>refresh()</w:t>
            </w:r>
            <w:r w:rsidRPr="00BA0D5D">
              <w:rPr>
                <w:rFonts w:ascii="宋体" w:eastAsia="宋体" w:hAnsi="宋体" w:cs="宋体"/>
                <w:kern w:val="0"/>
                <w:sz w:val="24"/>
                <w:szCs w:val="24"/>
              </w:rPr>
              <w:t>, all its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methods are processed and registered as bean definitions within the container.</w:t>
            </w:r>
          </w:p>
          <w:p w:rsidR="00542DDB" w:rsidRPr="00BA0D5D" w:rsidRDefault="00542DDB" w:rsidP="00BA0D5D">
            <w:pPr>
              <w:widowControl/>
              <w:jc w:val="left"/>
              <w:rPr>
                <w:rFonts w:ascii="宋体" w:eastAsia="宋体" w:hAnsi="宋体" w:cs="宋体"/>
                <w:kern w:val="0"/>
                <w:sz w:val="24"/>
                <w:szCs w:val="24"/>
              </w:rPr>
            </w:pPr>
            <w:r>
              <w:rPr>
                <w:rFonts w:ascii="Arial" w:hAnsi="Arial" w:cs="Arial"/>
                <w:shd w:val="clear" w:color="auto" w:fill="EBF1E7"/>
              </w:rPr>
              <w:t>请记住，</w:t>
            </w:r>
            <w:r>
              <w:rPr>
                <w:rStyle w:val="HTML"/>
                <w:rFonts w:ascii="Consolas" w:hAnsi="Consolas"/>
                <w:sz w:val="23"/>
                <w:szCs w:val="23"/>
                <w:shd w:val="clear" w:color="auto" w:fill="F7F7F8"/>
              </w:rPr>
              <w:t>@Configuration</w:t>
            </w:r>
            <w:r>
              <w:rPr>
                <w:rFonts w:ascii="Arial" w:hAnsi="Arial" w:cs="Arial"/>
                <w:shd w:val="clear" w:color="auto" w:fill="EBF1E7"/>
              </w:rPr>
              <w:t>类是</w:t>
            </w:r>
            <w:hyperlink r:id="rId349" w:anchor="beans-meta-annotations" w:history="1">
              <w:r>
                <w:rPr>
                  <w:rStyle w:val="a4"/>
                  <w:rFonts w:ascii="Arial" w:hAnsi="Arial" w:cs="Arial"/>
                  <w:color w:val="548E2E"/>
                  <w:shd w:val="clear" w:color="auto" w:fill="EBF1E7"/>
                </w:rPr>
                <w:t>元注释</w:t>
              </w:r>
            </w:hyperlink>
            <w:r>
              <w:rPr>
                <w:rFonts w:ascii="Arial" w:hAnsi="Arial" w:cs="Arial"/>
                <w:shd w:val="clear" w:color="auto" w:fill="EBF1E7"/>
              </w:rPr>
              <w:t> </w:t>
            </w:r>
            <w:r>
              <w:rPr>
                <w:rFonts w:ascii="Arial" w:hAnsi="Arial" w:cs="Arial"/>
                <w:shd w:val="clear" w:color="auto" w:fill="EBF1E7"/>
              </w:rPr>
              <w:t>的</w:t>
            </w:r>
            <w:r>
              <w:rPr>
                <w:rStyle w:val="HTML"/>
                <w:rFonts w:ascii="Consolas" w:hAnsi="Consolas"/>
                <w:sz w:val="23"/>
                <w:szCs w:val="23"/>
                <w:shd w:val="clear" w:color="auto" w:fill="F7F7F8"/>
              </w:rPr>
              <w:t>@Component</w:t>
            </w:r>
            <w:r>
              <w:rPr>
                <w:rFonts w:ascii="Arial" w:hAnsi="Arial" w:cs="Arial"/>
                <w:shd w:val="clear" w:color="auto" w:fill="EBF1E7"/>
              </w:rPr>
              <w:t>，因此它们是组件扫描的候选者。在前面的示例中，假设</w:t>
            </w:r>
            <w:r>
              <w:rPr>
                <w:rStyle w:val="HTML"/>
                <w:rFonts w:ascii="Consolas" w:hAnsi="Consolas"/>
                <w:sz w:val="23"/>
                <w:szCs w:val="23"/>
                <w:shd w:val="clear" w:color="auto" w:fill="F7F7F8"/>
              </w:rPr>
              <w:t>AppConfig</w:t>
            </w:r>
            <w:r>
              <w:rPr>
                <w:rFonts w:ascii="Arial" w:hAnsi="Arial" w:cs="Arial"/>
                <w:shd w:val="clear" w:color="auto" w:fill="EBF1E7"/>
              </w:rPr>
              <w:t>在</w:t>
            </w:r>
            <w:r>
              <w:rPr>
                <w:rStyle w:val="HTML"/>
                <w:rFonts w:ascii="Consolas" w:hAnsi="Consolas"/>
                <w:sz w:val="23"/>
                <w:szCs w:val="23"/>
                <w:shd w:val="clear" w:color="auto" w:fill="F7F7F8"/>
              </w:rPr>
              <w:t>com.acme</w:t>
            </w:r>
            <w:r>
              <w:rPr>
                <w:rFonts w:ascii="Arial" w:hAnsi="Arial" w:cs="Arial"/>
                <w:shd w:val="clear" w:color="auto" w:fill="EBF1E7"/>
              </w:rPr>
              <w:t>包（或下面的任何包）中声明了它，它在调用期间被拾取</w:t>
            </w:r>
            <w:r>
              <w:rPr>
                <w:rStyle w:val="HTML"/>
                <w:rFonts w:ascii="Consolas" w:hAnsi="Consolas"/>
                <w:sz w:val="23"/>
                <w:szCs w:val="23"/>
                <w:shd w:val="clear" w:color="auto" w:fill="F7F7F8"/>
              </w:rPr>
              <w:t>scan()</w:t>
            </w:r>
            <w:r>
              <w:rPr>
                <w:rFonts w:ascii="Arial" w:hAnsi="Arial" w:cs="Arial"/>
                <w:shd w:val="clear" w:color="auto" w:fill="EBF1E7"/>
              </w:rPr>
              <w:t>。之后</w:t>
            </w:r>
            <w:r>
              <w:rPr>
                <w:rStyle w:val="HTML"/>
                <w:rFonts w:ascii="Consolas" w:hAnsi="Consolas"/>
                <w:sz w:val="23"/>
                <w:szCs w:val="23"/>
                <w:shd w:val="clear" w:color="auto" w:fill="F7F7F8"/>
              </w:rPr>
              <w:t>refresh()</w:t>
            </w:r>
            <w:r>
              <w:rPr>
                <w:rFonts w:ascii="Arial" w:hAnsi="Arial" w:cs="Arial"/>
                <w:shd w:val="clear" w:color="auto" w:fill="EBF1E7"/>
              </w:rPr>
              <w:t>，它的所有</w:t>
            </w:r>
            <w:r>
              <w:rPr>
                <w:rStyle w:val="HTML"/>
                <w:rFonts w:ascii="Consolas" w:hAnsi="Consolas"/>
                <w:sz w:val="23"/>
                <w:szCs w:val="23"/>
                <w:shd w:val="clear" w:color="auto" w:fill="F7F7F8"/>
              </w:rPr>
              <w:t>@Bean</w:t>
            </w:r>
            <w:r>
              <w:rPr>
                <w:rFonts w:ascii="Arial" w:hAnsi="Arial" w:cs="Arial"/>
                <w:shd w:val="clear" w:color="auto" w:fill="EBF1E7"/>
              </w:rPr>
              <w:t> </w:t>
            </w:r>
            <w:r>
              <w:rPr>
                <w:rFonts w:ascii="Arial" w:hAnsi="Arial" w:cs="Arial"/>
                <w:shd w:val="clear" w:color="auto" w:fill="EBF1E7"/>
              </w:rPr>
              <w:t>方法都被处理并在容器中注册为</w:t>
            </w:r>
            <w:r>
              <w:rPr>
                <w:rFonts w:ascii="Arial" w:hAnsi="Arial" w:cs="Arial"/>
                <w:shd w:val="clear" w:color="auto" w:fill="EBF1E7"/>
              </w:rPr>
              <w:t>bean</w:t>
            </w:r>
            <w:r>
              <w:rPr>
                <w:rFonts w:ascii="Arial" w:hAnsi="Arial" w:cs="Arial"/>
                <w:shd w:val="clear" w:color="auto" w:fill="EBF1E7"/>
              </w:rPr>
              <w:t>定义。</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Support for Web Applications with </w:t>
      </w:r>
      <w:r w:rsidRPr="00BA0D5D">
        <w:rPr>
          <w:rFonts w:ascii="Consolas" w:eastAsia="宋体" w:hAnsi="Consolas" w:cs="宋体"/>
          <w:color w:val="34302D"/>
          <w:kern w:val="0"/>
          <w:sz w:val="25"/>
          <w:szCs w:val="25"/>
          <w:shd w:val="clear" w:color="auto" w:fill="F7F7F8"/>
        </w:rPr>
        <w:t>AnnotationConfigWebApplicationContext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WebApplicationContext</w:t>
      </w:r>
      <w:r w:rsidRPr="00BA0D5D">
        <w:rPr>
          <w:rFonts w:ascii="inherit" w:eastAsia="宋体" w:hAnsi="inherit" w:cs="Arial"/>
          <w:color w:val="34302D"/>
          <w:kern w:val="0"/>
          <w:sz w:val="24"/>
          <w:szCs w:val="24"/>
        </w:rPr>
        <w:t> variant of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is available with </w:t>
      </w:r>
      <w:r w:rsidRPr="00BA0D5D">
        <w:rPr>
          <w:rFonts w:ascii="Consolas" w:eastAsia="宋体" w:hAnsi="Consolas" w:cs="宋体"/>
          <w:color w:val="34302D"/>
          <w:kern w:val="0"/>
          <w:sz w:val="23"/>
          <w:szCs w:val="23"/>
          <w:shd w:val="clear" w:color="auto" w:fill="F7F7F8"/>
        </w:rPr>
        <w:t>AnnotationConfigWebApplicationContext</w:t>
      </w:r>
      <w:r w:rsidRPr="00BA0D5D">
        <w:rPr>
          <w:rFonts w:ascii="inherit" w:eastAsia="宋体" w:hAnsi="inherit" w:cs="Arial"/>
          <w:color w:val="34302D"/>
          <w:kern w:val="0"/>
          <w:sz w:val="24"/>
          <w:szCs w:val="24"/>
        </w:rPr>
        <w:t>. You can use this implementation when configuring the Spring </w:t>
      </w:r>
      <w:r w:rsidRPr="00BA0D5D">
        <w:rPr>
          <w:rFonts w:ascii="Consolas" w:eastAsia="宋体" w:hAnsi="Consolas" w:cs="宋体"/>
          <w:color w:val="34302D"/>
          <w:kern w:val="0"/>
          <w:sz w:val="23"/>
          <w:szCs w:val="23"/>
          <w:shd w:val="clear" w:color="auto" w:fill="F7F7F8"/>
        </w:rPr>
        <w:t>ContextLoaderListener</w:t>
      </w:r>
      <w:r w:rsidRPr="00BA0D5D">
        <w:rPr>
          <w:rFonts w:ascii="inherit" w:eastAsia="宋体" w:hAnsi="inherit" w:cs="Arial"/>
          <w:color w:val="34302D"/>
          <w:kern w:val="0"/>
          <w:sz w:val="24"/>
          <w:szCs w:val="24"/>
        </w:rPr>
        <w:t> servlet listener, Spring MVC </w:t>
      </w:r>
      <w:r w:rsidRPr="00BA0D5D">
        <w:rPr>
          <w:rFonts w:ascii="Consolas" w:eastAsia="宋体" w:hAnsi="Consolas" w:cs="宋体"/>
          <w:color w:val="34302D"/>
          <w:kern w:val="0"/>
          <w:sz w:val="23"/>
          <w:szCs w:val="23"/>
          <w:shd w:val="clear" w:color="auto" w:fill="F7F7F8"/>
        </w:rPr>
        <w:t>DispatcherServlet</w:t>
      </w:r>
      <w:r w:rsidRPr="00BA0D5D">
        <w:rPr>
          <w:rFonts w:ascii="inherit" w:eastAsia="宋体" w:hAnsi="inherit" w:cs="Arial"/>
          <w:color w:val="34302D"/>
          <w:kern w:val="0"/>
          <w:sz w:val="24"/>
          <w:szCs w:val="24"/>
        </w:rPr>
        <w:t>, and so forth. The following </w:t>
      </w:r>
      <w:r w:rsidRPr="00BA0D5D">
        <w:rPr>
          <w:rFonts w:ascii="Consolas" w:eastAsia="宋体" w:hAnsi="Consolas" w:cs="宋体"/>
          <w:color w:val="34302D"/>
          <w:kern w:val="0"/>
          <w:sz w:val="23"/>
          <w:szCs w:val="23"/>
          <w:shd w:val="clear" w:color="auto" w:fill="F7F7F8"/>
        </w:rPr>
        <w:t>web.xml</w:t>
      </w:r>
      <w:r w:rsidRPr="00BA0D5D">
        <w:rPr>
          <w:rFonts w:ascii="inherit" w:eastAsia="宋体" w:hAnsi="inherit" w:cs="Arial"/>
          <w:color w:val="34302D"/>
          <w:kern w:val="0"/>
          <w:sz w:val="24"/>
          <w:szCs w:val="24"/>
        </w:rPr>
        <w:t> snippet configures a typical Spring MVC web application (note the use of the </w:t>
      </w:r>
      <w:r w:rsidRPr="00BA0D5D">
        <w:rPr>
          <w:rFonts w:ascii="Consolas" w:eastAsia="宋体" w:hAnsi="Consolas" w:cs="宋体"/>
          <w:color w:val="34302D"/>
          <w:kern w:val="0"/>
          <w:sz w:val="23"/>
          <w:szCs w:val="23"/>
          <w:shd w:val="clear" w:color="auto" w:fill="F7F7F8"/>
        </w:rPr>
        <w:t>contextClass</w:t>
      </w:r>
      <w:r w:rsidRPr="00BA0D5D">
        <w:rPr>
          <w:rFonts w:ascii="inherit" w:eastAsia="宋体" w:hAnsi="inherit" w:cs="Arial"/>
          <w:color w:val="34302D"/>
          <w:kern w:val="0"/>
          <w:sz w:val="24"/>
          <w:szCs w:val="24"/>
        </w:rPr>
        <w:t> context-param and init-param):</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可用的</w:t>
      </w:r>
      <w:r>
        <w:rPr>
          <w:rStyle w:val="HTML"/>
          <w:rFonts w:ascii="Consolas" w:hAnsi="Consolas"/>
          <w:sz w:val="23"/>
          <w:szCs w:val="23"/>
          <w:shd w:val="clear" w:color="auto" w:fill="F7F7F8"/>
        </w:rPr>
        <w:t>WebApplicationContext</w:t>
      </w:r>
      <w:r>
        <w:rPr>
          <w:rFonts w:ascii="Arial" w:hAnsi="Arial" w:cs="Arial"/>
          <w:color w:val="34302D"/>
          <w:shd w:val="clear" w:color="auto" w:fill="FFFFFF"/>
        </w:rPr>
        <w:t>变体。在配置</w:t>
      </w:r>
      <w:r>
        <w:rPr>
          <w:rFonts w:ascii="Arial" w:hAnsi="Arial" w:cs="Arial"/>
          <w:color w:val="34302D"/>
          <w:shd w:val="clear" w:color="auto" w:fill="FFFFFF"/>
        </w:rPr>
        <w:t>Spring servlet</w:t>
      </w:r>
      <w:r>
        <w:rPr>
          <w:rFonts w:ascii="Arial" w:hAnsi="Arial" w:cs="Arial"/>
          <w:color w:val="34302D"/>
          <w:shd w:val="clear" w:color="auto" w:fill="FFFFFF"/>
        </w:rPr>
        <w:t>侦听器，</w:t>
      </w:r>
      <w:r>
        <w:rPr>
          <w:rFonts w:ascii="Arial" w:hAnsi="Arial" w:cs="Arial"/>
          <w:color w:val="34302D"/>
          <w:shd w:val="clear" w:color="auto" w:fill="FFFFFF"/>
        </w:rPr>
        <w:t>Spring MVC</w:t>
      </w:r>
      <w:r>
        <w:rPr>
          <w:rFonts w:ascii="Arial" w:hAnsi="Arial" w:cs="Arial"/>
          <w:color w:val="34302D"/>
          <w:shd w:val="clear" w:color="auto" w:fill="FFFFFF"/>
        </w:rPr>
        <w:t>等时</w:t>
      </w:r>
      <w:r>
        <w:rPr>
          <w:rFonts w:ascii="Arial" w:hAnsi="Arial" w:cs="Arial"/>
          <w:color w:val="34302D"/>
          <w:shd w:val="clear" w:color="auto" w:fill="FFFFFF"/>
        </w:rPr>
        <w:t> </w:t>
      </w:r>
      <w:r>
        <w:rPr>
          <w:rFonts w:ascii="Arial" w:hAnsi="Arial" w:cs="Arial"/>
          <w:color w:val="34302D"/>
          <w:shd w:val="clear" w:color="auto" w:fill="FFFFFF"/>
        </w:rPr>
        <w:t>，可以使用此实现。以下代码段配置典型的</w:t>
      </w:r>
      <w:r>
        <w:rPr>
          <w:rFonts w:ascii="Arial" w:hAnsi="Arial" w:cs="Arial"/>
          <w:color w:val="34302D"/>
          <w:shd w:val="clear" w:color="auto" w:fill="FFFFFF"/>
        </w:rPr>
        <w:t>Spring MVC Web</w:t>
      </w:r>
      <w:r>
        <w:rPr>
          <w:rFonts w:ascii="Arial" w:hAnsi="Arial" w:cs="Arial"/>
          <w:color w:val="34302D"/>
          <w:shd w:val="clear" w:color="auto" w:fill="FFFFFF"/>
        </w:rPr>
        <w:t>应用程序（请注意</w:t>
      </w:r>
      <w:r>
        <w:rPr>
          <w:rFonts w:ascii="Arial" w:hAnsi="Arial" w:cs="Arial"/>
          <w:color w:val="34302D"/>
          <w:shd w:val="clear" w:color="auto" w:fill="FFFFFF"/>
        </w:rPr>
        <w:t>context-param</w:t>
      </w:r>
      <w:r>
        <w:rPr>
          <w:rFonts w:ascii="Arial" w:hAnsi="Arial" w:cs="Arial"/>
          <w:color w:val="34302D"/>
          <w:shd w:val="clear" w:color="auto" w:fill="FFFFFF"/>
        </w:rPr>
        <w:t>和</w:t>
      </w:r>
      <w:r>
        <w:rPr>
          <w:rFonts w:ascii="Arial" w:hAnsi="Arial" w:cs="Arial"/>
          <w:color w:val="34302D"/>
          <w:shd w:val="clear" w:color="auto" w:fill="FFFFFF"/>
        </w:rPr>
        <w:t>init-param</w:t>
      </w:r>
      <w:r>
        <w:rPr>
          <w:rFonts w:ascii="Arial" w:hAnsi="Arial" w:cs="Arial"/>
          <w:color w:val="34302D"/>
          <w:shd w:val="clear" w:color="auto" w:fill="FFFFFF"/>
        </w:rPr>
        <w:t>的使用）：</w:t>
      </w:r>
      <w:r>
        <w:rPr>
          <w:rStyle w:val="HTML"/>
          <w:rFonts w:ascii="Consolas" w:hAnsi="Consolas"/>
          <w:sz w:val="23"/>
          <w:szCs w:val="23"/>
          <w:shd w:val="clear" w:color="auto" w:fill="F7F7F8"/>
        </w:rPr>
        <w:t>AnnotationConfigApplicationContextAnnotationConfigWebApplicationContextContextLoaderListenerDispatcherServletweb.xmlcontextClass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Configure ContextLoaderListener to use AnnotationConfigWebApplicationContext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instead of the default XmlWebApplicationContext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contextClass</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org.springframework.web.context.support.AnnotationConfigWebApplicationContext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Configuration locations must consist of one or more comma- or space-delimited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fully-qualified @Configuration classes. Fully-qualified packages may also be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specified for component-scanning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contextConfigLocation</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r w:rsidRPr="00BA0D5D">
        <w:rPr>
          <w:rFonts w:ascii="Consolas" w:eastAsia="宋体" w:hAnsi="Consolas" w:cs="宋体"/>
          <w:color w:val="34302D"/>
          <w:kern w:val="0"/>
          <w:sz w:val="24"/>
          <w:szCs w:val="24"/>
        </w:rPr>
        <w:t>com.acme.AppConfig</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Bootstrap the root application context as usual using ContextLoaderListener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&lt;listener-class&gt;</w:t>
      </w:r>
      <w:r w:rsidRPr="00BA0D5D">
        <w:rPr>
          <w:rFonts w:ascii="Consolas" w:eastAsia="宋体" w:hAnsi="Consolas" w:cs="宋体"/>
          <w:color w:val="34302D"/>
          <w:kern w:val="0"/>
          <w:sz w:val="24"/>
          <w:szCs w:val="24"/>
        </w:rPr>
        <w:t>org.springframework.web.context.ContextLoaderListener</w:t>
      </w:r>
      <w:r w:rsidRPr="00BA0D5D">
        <w:rPr>
          <w:rFonts w:ascii="Consolas" w:eastAsia="宋体" w:hAnsi="Consolas" w:cs="宋体"/>
          <w:color w:val="008080"/>
          <w:kern w:val="0"/>
          <w:sz w:val="24"/>
          <w:szCs w:val="24"/>
        </w:rPr>
        <w:t>&lt;/listener-class&gt;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Declare a Spring MVC DispatcherServlet as usual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&lt;servlet-name&gt;</w:t>
      </w:r>
      <w:r w:rsidRPr="00BA0D5D">
        <w:rPr>
          <w:rFonts w:ascii="Consolas" w:eastAsia="宋体" w:hAnsi="Consolas" w:cs="宋体"/>
          <w:color w:val="34302D"/>
          <w:kern w:val="0"/>
          <w:sz w:val="24"/>
          <w:szCs w:val="24"/>
        </w:rPr>
        <w:t>dispatcher</w:t>
      </w:r>
      <w:r w:rsidRPr="00BA0D5D">
        <w:rPr>
          <w:rFonts w:ascii="Consolas" w:eastAsia="宋体" w:hAnsi="Consolas" w:cs="宋体"/>
          <w:color w:val="008080"/>
          <w:kern w:val="0"/>
          <w:sz w:val="24"/>
          <w:szCs w:val="24"/>
        </w:rPr>
        <w:t>&lt;/servlet-name&gt;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&lt;servlet-class&gt;</w:t>
      </w:r>
      <w:r w:rsidRPr="00BA0D5D">
        <w:rPr>
          <w:rFonts w:ascii="Consolas" w:eastAsia="宋体" w:hAnsi="Consolas" w:cs="宋体"/>
          <w:color w:val="34302D"/>
          <w:kern w:val="0"/>
          <w:sz w:val="24"/>
          <w:szCs w:val="24"/>
        </w:rPr>
        <w:t>org.springframework.web.servlet.DispatcherServlet</w:t>
      </w:r>
      <w:r w:rsidRPr="00BA0D5D">
        <w:rPr>
          <w:rFonts w:ascii="Consolas" w:eastAsia="宋体" w:hAnsi="Consolas" w:cs="宋体"/>
          <w:color w:val="008080"/>
          <w:kern w:val="0"/>
          <w:sz w:val="24"/>
          <w:szCs w:val="24"/>
        </w:rPr>
        <w:t>&lt;/servlet-class&gt;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Configure DispatcherServlet to use AnnotationConfigWebApplicationContext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instead of the default XmlWebApplicationContext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&lt;init-param&gt;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contextClass</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org.springframework.web.context.support.AnnotationConfigWebApplicationContext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&lt;/init-param&gt;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Again, config locations must consist of one or more comma- or space-delimited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and fully-qualified @Configuration classes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&lt;init-param&gt;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contextConfigLocation</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r w:rsidRPr="00BA0D5D">
        <w:rPr>
          <w:rFonts w:ascii="Consolas" w:eastAsia="宋体" w:hAnsi="Consolas" w:cs="宋体"/>
          <w:color w:val="34302D"/>
          <w:kern w:val="0"/>
          <w:sz w:val="24"/>
          <w:szCs w:val="24"/>
        </w:rPr>
        <w:t>com.acme.web.MvcConfig</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&lt;/init-param&gt;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map all requests for /app/* to the dispatcher servlet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&lt;servlet-mapping&gt;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&lt;servlet-name&gt;</w:t>
      </w:r>
      <w:r w:rsidRPr="00BA0D5D">
        <w:rPr>
          <w:rFonts w:ascii="Consolas" w:eastAsia="宋体" w:hAnsi="Consolas" w:cs="宋体"/>
          <w:color w:val="34302D"/>
          <w:kern w:val="0"/>
          <w:sz w:val="24"/>
          <w:szCs w:val="24"/>
        </w:rPr>
        <w:t>dispatcher</w:t>
      </w:r>
      <w:r w:rsidRPr="00BA0D5D">
        <w:rPr>
          <w:rFonts w:ascii="Consolas" w:eastAsia="宋体" w:hAnsi="Consolas" w:cs="宋体"/>
          <w:color w:val="008080"/>
          <w:kern w:val="0"/>
          <w:sz w:val="24"/>
          <w:szCs w:val="24"/>
        </w:rPr>
        <w:t>&lt;/servlet-name&gt;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&lt;url-pattern&gt;</w:t>
      </w:r>
      <w:r w:rsidRPr="00BA0D5D">
        <w:rPr>
          <w:rFonts w:ascii="Consolas" w:eastAsia="宋体" w:hAnsi="Consolas" w:cs="宋体"/>
          <w:color w:val="34302D"/>
          <w:kern w:val="0"/>
          <w:sz w:val="24"/>
          <w:szCs w:val="24"/>
        </w:rPr>
        <w:t>/app/*</w:t>
      </w:r>
      <w:r w:rsidRPr="00BA0D5D">
        <w:rPr>
          <w:rFonts w:ascii="Consolas" w:eastAsia="宋体" w:hAnsi="Consolas" w:cs="宋体"/>
          <w:color w:val="008080"/>
          <w:kern w:val="0"/>
          <w:sz w:val="24"/>
          <w:szCs w:val="24"/>
        </w:rPr>
        <w:t>&lt;/url-pattern&gt;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&lt;/servlet-mapping&gt;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&lt;/web-app&gt;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1.12.3. Using the </w:t>
      </w:r>
      <w:r w:rsidRPr="00BA0D5D">
        <w:rPr>
          <w:rFonts w:ascii="Consolas" w:eastAsia="宋体" w:hAnsi="Consolas" w:cs="宋体"/>
          <w:color w:val="34302D"/>
          <w:kern w:val="0"/>
          <w:sz w:val="33"/>
          <w:szCs w:val="33"/>
          <w:shd w:val="clear" w:color="auto" w:fill="F7F7F8"/>
        </w:rPr>
        <w:t>@Bean</w:t>
      </w:r>
      <w:r w:rsidRPr="00BA0D5D">
        <w:rPr>
          <w:rFonts w:ascii="Arial" w:eastAsia="宋体" w:hAnsi="Arial" w:cs="Arial"/>
          <w:color w:val="34302D"/>
          <w:kern w:val="0"/>
          <w:sz w:val="35"/>
          <w:szCs w:val="35"/>
        </w:rPr>
        <w:t> Annotation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is a method-level annotation and a direct analog of the XML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element. The annotation supports some of the attributes offered by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such as: * </w:t>
      </w:r>
      <w:hyperlink r:id="rId350" w:anchor="beans-factory-lifecycle-initializingbean" w:history="1">
        <w:r w:rsidRPr="00BA0D5D">
          <w:rPr>
            <w:rFonts w:ascii="inherit" w:eastAsia="宋体" w:hAnsi="inherit" w:cs="Arial"/>
            <w:color w:val="548E2E"/>
            <w:kern w:val="0"/>
            <w:sz w:val="24"/>
            <w:szCs w:val="24"/>
            <w:u w:val="single"/>
          </w:rPr>
          <w:t>init-method</w:t>
        </w:r>
      </w:hyperlink>
      <w:r w:rsidRPr="00BA0D5D">
        <w:rPr>
          <w:rFonts w:ascii="inherit" w:eastAsia="宋体" w:hAnsi="inherit" w:cs="Arial"/>
          <w:color w:val="34302D"/>
          <w:kern w:val="0"/>
          <w:sz w:val="24"/>
          <w:szCs w:val="24"/>
        </w:rPr>
        <w:t> * </w:t>
      </w:r>
      <w:hyperlink r:id="rId351" w:anchor="beans-factory-lifecycle-disposablebean" w:history="1">
        <w:r w:rsidRPr="00BA0D5D">
          <w:rPr>
            <w:rFonts w:ascii="inherit" w:eastAsia="宋体" w:hAnsi="inherit" w:cs="Arial"/>
            <w:color w:val="548E2E"/>
            <w:kern w:val="0"/>
            <w:sz w:val="24"/>
            <w:szCs w:val="24"/>
            <w:u w:val="single"/>
          </w:rPr>
          <w:t>destroy-method</w:t>
        </w:r>
      </w:hyperlink>
      <w:r w:rsidRPr="00BA0D5D">
        <w:rPr>
          <w:rFonts w:ascii="inherit" w:eastAsia="宋体" w:hAnsi="inherit" w:cs="Arial"/>
          <w:color w:val="34302D"/>
          <w:kern w:val="0"/>
          <w:sz w:val="24"/>
          <w:szCs w:val="24"/>
        </w:rPr>
        <w:t> * </w:t>
      </w:r>
      <w:hyperlink r:id="rId352" w:anchor="beans-factory-autowire" w:history="1">
        <w:r w:rsidRPr="00BA0D5D">
          <w:rPr>
            <w:rFonts w:ascii="inherit" w:eastAsia="宋体" w:hAnsi="inherit" w:cs="Arial"/>
            <w:color w:val="548E2E"/>
            <w:kern w:val="0"/>
            <w:sz w:val="24"/>
            <w:szCs w:val="24"/>
            <w:u w:val="single"/>
          </w:rPr>
          <w:t>autowiring</w:t>
        </w:r>
      </w:hyperlink>
      <w:r w:rsidRPr="00BA0D5D">
        <w:rPr>
          <w:rFonts w:ascii="inherit" w:eastAsia="宋体" w:hAnsi="inherit" w:cs="Arial"/>
          <w:color w:val="34302D"/>
          <w:kern w:val="0"/>
          <w:sz w:val="24"/>
          <w:szCs w:val="24"/>
        </w:rPr>
        <w:t> *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@Bean</w:t>
      </w:r>
      <w:r>
        <w:rPr>
          <w:rFonts w:ascii="Arial" w:hAnsi="Arial" w:cs="Arial"/>
          <w:color w:val="34302D"/>
          <w:shd w:val="clear" w:color="auto" w:fill="FFFFFF"/>
        </w:rPr>
        <w:t>是方法级注释和</w:t>
      </w:r>
      <w:r>
        <w:rPr>
          <w:rFonts w:ascii="Arial" w:hAnsi="Arial" w:cs="Arial"/>
          <w:color w:val="34302D"/>
          <w:shd w:val="clear" w:color="auto" w:fill="FFFFFF"/>
        </w:rPr>
        <w:t>XML </w:t>
      </w:r>
      <w:r>
        <w:rPr>
          <w:rStyle w:val="HTML"/>
          <w:rFonts w:ascii="Consolas" w:hAnsi="Consolas"/>
          <w:sz w:val="23"/>
          <w:szCs w:val="23"/>
          <w:shd w:val="clear" w:color="auto" w:fill="F7F7F8"/>
        </w:rPr>
        <w:t>&lt;bean/&gt;</w:t>
      </w:r>
      <w:r>
        <w:rPr>
          <w:rFonts w:ascii="Arial" w:hAnsi="Arial" w:cs="Arial"/>
          <w:color w:val="34302D"/>
          <w:shd w:val="clear" w:color="auto" w:fill="FFFFFF"/>
        </w:rPr>
        <w:t>元素的直接模拟。注释支持一些提供的属性</w:t>
      </w:r>
      <w:r>
        <w:rPr>
          <w:rStyle w:val="HTML"/>
          <w:rFonts w:ascii="Consolas" w:hAnsi="Consolas"/>
          <w:sz w:val="23"/>
          <w:szCs w:val="23"/>
          <w:shd w:val="clear" w:color="auto" w:fill="F7F7F8"/>
        </w:rPr>
        <w:t>&lt;bean/&gt;</w:t>
      </w:r>
      <w:r>
        <w:rPr>
          <w:rFonts w:ascii="Arial" w:hAnsi="Arial" w:cs="Arial"/>
          <w:color w:val="34302D"/>
          <w:shd w:val="clear" w:color="auto" w:fill="FFFFFF"/>
        </w:rPr>
        <w:t>，例如：</w:t>
      </w:r>
      <w:r>
        <w:rPr>
          <w:rFonts w:ascii="Arial" w:hAnsi="Arial" w:cs="Arial"/>
          <w:color w:val="34302D"/>
          <w:shd w:val="clear" w:color="auto" w:fill="FFFFFF"/>
        </w:rPr>
        <w:t>* </w:t>
      </w:r>
      <w:hyperlink r:id="rId353" w:anchor="beans-factory-lifecycle-initializingbean" w:history="1">
        <w:r>
          <w:rPr>
            <w:rStyle w:val="a4"/>
            <w:rFonts w:ascii="Arial" w:hAnsi="Arial" w:cs="Arial"/>
            <w:color w:val="548E2E"/>
            <w:shd w:val="clear" w:color="auto" w:fill="FFFFFF"/>
          </w:rPr>
          <w:t>init-method</w:t>
        </w:r>
      </w:hyperlink>
      <w:r>
        <w:rPr>
          <w:rFonts w:ascii="Arial" w:hAnsi="Arial" w:cs="Arial"/>
          <w:color w:val="34302D"/>
          <w:shd w:val="clear" w:color="auto" w:fill="FFFFFF"/>
        </w:rPr>
        <w:t> * </w:t>
      </w:r>
      <w:hyperlink r:id="rId354" w:anchor="beans-factory-lifecycle-disposablebean" w:history="1">
        <w:r>
          <w:rPr>
            <w:rStyle w:val="a4"/>
            <w:rFonts w:ascii="Arial" w:hAnsi="Arial" w:cs="Arial"/>
            <w:color w:val="548E2E"/>
            <w:shd w:val="clear" w:color="auto" w:fill="FFFFFF"/>
          </w:rPr>
          <w:t>destroy-method</w:t>
        </w:r>
      </w:hyperlink>
      <w:r>
        <w:rPr>
          <w:rFonts w:ascii="Arial" w:hAnsi="Arial" w:cs="Arial"/>
          <w:color w:val="34302D"/>
          <w:shd w:val="clear" w:color="auto" w:fill="FFFFFF"/>
        </w:rPr>
        <w:t> * </w:t>
      </w:r>
      <w:hyperlink r:id="rId355" w:anchor="beans-factory-autowire" w:history="1">
        <w:r>
          <w:rPr>
            <w:rStyle w:val="a4"/>
            <w:rFonts w:ascii="Arial" w:hAnsi="Arial" w:cs="Arial"/>
            <w:color w:val="548E2E"/>
            <w:shd w:val="clear" w:color="auto" w:fill="FFFFFF"/>
          </w:rPr>
          <w:t>autowiring</w:t>
        </w:r>
      </w:hyperlink>
      <w:r>
        <w:rPr>
          <w:rFonts w:ascii="Arial" w:hAnsi="Arial" w:cs="Arial"/>
          <w:color w:val="34302D"/>
          <w:shd w:val="clear" w:color="auto" w:fill="FFFFFF"/>
        </w:rPr>
        <w:t> * </w:t>
      </w:r>
      <w:r>
        <w:rPr>
          <w:rStyle w:val="HTML"/>
          <w:rFonts w:ascii="Consolas" w:hAnsi="Consolas"/>
          <w:sz w:val="23"/>
          <w:szCs w:val="23"/>
          <w:shd w:val="clear" w:color="auto" w:fill="F7F7F8"/>
        </w:rPr>
        <w:t>name</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in a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-annotated or in a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-annotated class.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您可以在带</w:t>
      </w:r>
      <w:r>
        <w:rPr>
          <w:rStyle w:val="HTML"/>
          <w:rFonts w:ascii="Consolas" w:hAnsi="Consolas"/>
          <w:sz w:val="23"/>
          <w:szCs w:val="23"/>
          <w:shd w:val="clear" w:color="auto" w:fill="F7F7F8"/>
        </w:rPr>
        <w:t>@Bean</w:t>
      </w:r>
      <w:r>
        <w:rPr>
          <w:rFonts w:ascii="Arial" w:hAnsi="Arial" w:cs="Arial"/>
          <w:color w:val="34302D"/>
          <w:shd w:val="clear" w:color="auto" w:fill="FFFFFF"/>
        </w:rPr>
        <w:t>注释的类</w:t>
      </w:r>
      <w:r>
        <w:rPr>
          <w:rStyle w:val="HTML"/>
          <w:rFonts w:ascii="Consolas" w:hAnsi="Consolas"/>
          <w:sz w:val="23"/>
          <w:szCs w:val="23"/>
          <w:shd w:val="clear" w:color="auto" w:fill="F7F7F8"/>
        </w:rPr>
        <w:t>@Configuration</w:t>
      </w:r>
      <w:r>
        <w:rPr>
          <w:rFonts w:ascii="Arial" w:hAnsi="Arial" w:cs="Arial"/>
          <w:color w:val="34302D"/>
          <w:shd w:val="clear" w:color="auto" w:fill="FFFFFF"/>
        </w:rPr>
        <w:t>或带</w:t>
      </w:r>
      <w:r>
        <w:rPr>
          <w:rFonts w:ascii="Arial" w:hAnsi="Arial" w:cs="Arial"/>
          <w:color w:val="34302D"/>
          <w:shd w:val="clear" w:color="auto" w:fill="FFFFFF"/>
        </w:rPr>
        <w:t> </w:t>
      </w:r>
      <w:r>
        <w:rPr>
          <w:rFonts w:ascii="Arial" w:hAnsi="Arial" w:cs="Arial"/>
          <w:color w:val="34302D"/>
          <w:shd w:val="clear" w:color="auto" w:fill="FFFFFF"/>
        </w:rPr>
        <w:t>注释的类中使用注释</w:t>
      </w:r>
      <w:r>
        <w:rPr>
          <w:rStyle w:val="HTML"/>
          <w:rFonts w:ascii="Consolas" w:hAnsi="Consolas"/>
          <w:sz w:val="23"/>
          <w:szCs w:val="23"/>
          <w:shd w:val="clear" w:color="auto" w:fill="F7F7F8"/>
        </w:rPr>
        <w:t>@Component</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Declaring a Bean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declare a bean, you can annotate a method with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You use this method to register a bean definition within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of the type specified as the method’s return value. By default, the bean name is the same as the method name. The following example shows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declaration:</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要声明</w:t>
      </w:r>
      <w:r>
        <w:rPr>
          <w:rFonts w:ascii="Arial" w:hAnsi="Arial" w:cs="Arial"/>
          <w:color w:val="34302D"/>
          <w:shd w:val="clear" w:color="auto" w:fill="FFFFFF"/>
        </w:rPr>
        <w:t>bean</w:t>
      </w:r>
      <w:r>
        <w:rPr>
          <w:rFonts w:ascii="Arial" w:hAnsi="Arial" w:cs="Arial"/>
          <w:color w:val="34302D"/>
          <w:shd w:val="clear" w:color="auto" w:fill="FFFFFF"/>
        </w:rPr>
        <w:t>，可以使用注释注释方法</w:t>
      </w:r>
      <w:r>
        <w:rPr>
          <w:rStyle w:val="HTML"/>
          <w:rFonts w:ascii="Consolas" w:hAnsi="Consolas"/>
          <w:sz w:val="23"/>
          <w:szCs w:val="23"/>
          <w:shd w:val="clear" w:color="auto" w:fill="F7F7F8"/>
        </w:rPr>
        <w:t>@Bean</w:t>
      </w:r>
      <w:r>
        <w:rPr>
          <w:rFonts w:ascii="Arial" w:hAnsi="Arial" w:cs="Arial"/>
          <w:color w:val="34302D"/>
          <w:shd w:val="clear" w:color="auto" w:fill="FFFFFF"/>
        </w:rPr>
        <w:t>。您可以使用此方法在</w:t>
      </w:r>
      <w:r>
        <w:rPr>
          <w:rStyle w:val="HTML"/>
          <w:rFonts w:ascii="Consolas" w:hAnsi="Consolas"/>
          <w:sz w:val="23"/>
          <w:szCs w:val="23"/>
          <w:shd w:val="clear" w:color="auto" w:fill="F7F7F8"/>
        </w:rPr>
        <w:t>ApplicationContext</w:t>
      </w:r>
      <w:r>
        <w:rPr>
          <w:rFonts w:ascii="Arial" w:hAnsi="Arial" w:cs="Arial"/>
          <w:color w:val="34302D"/>
          <w:shd w:val="clear" w:color="auto" w:fill="FFFFFF"/>
        </w:rPr>
        <w:t>指定为方法的返回值的类型中注册</w:t>
      </w:r>
      <w:r>
        <w:rPr>
          <w:rFonts w:ascii="Arial" w:hAnsi="Arial" w:cs="Arial"/>
          <w:color w:val="34302D"/>
          <w:shd w:val="clear" w:color="auto" w:fill="FFFFFF"/>
        </w:rPr>
        <w:t>bean</w:t>
      </w:r>
      <w:r>
        <w:rPr>
          <w:rFonts w:ascii="Arial" w:hAnsi="Arial" w:cs="Arial"/>
          <w:color w:val="34302D"/>
          <w:shd w:val="clear" w:color="auto" w:fill="FFFFFF"/>
        </w:rPr>
        <w:t>定义。默认情况下，</w:t>
      </w:r>
      <w:r>
        <w:rPr>
          <w:rFonts w:ascii="Arial" w:hAnsi="Arial" w:cs="Arial"/>
          <w:color w:val="34302D"/>
          <w:shd w:val="clear" w:color="auto" w:fill="FFFFFF"/>
        </w:rPr>
        <w:t>bean</w:t>
      </w:r>
      <w:r>
        <w:rPr>
          <w:rFonts w:ascii="Arial" w:hAnsi="Arial" w:cs="Arial"/>
          <w:color w:val="34302D"/>
          <w:shd w:val="clear" w:color="auto" w:fill="FFFFFF"/>
        </w:rPr>
        <w:t>名称与方法名称相同。以下示例显示了</w:t>
      </w:r>
      <w:r>
        <w:rPr>
          <w:rStyle w:val="HTML"/>
          <w:rFonts w:ascii="Consolas" w:hAnsi="Consolas"/>
          <w:sz w:val="23"/>
          <w:szCs w:val="23"/>
          <w:shd w:val="clear" w:color="auto" w:fill="F7F7F8"/>
        </w:rPr>
        <w:t>@Bean</w:t>
      </w:r>
      <w:r>
        <w:rPr>
          <w:rFonts w:ascii="Arial" w:hAnsi="Arial" w:cs="Arial"/>
          <w:color w:val="34302D"/>
          <w:shd w:val="clear" w:color="auto" w:fill="FFFFFF"/>
        </w:rPr>
        <w:t>方法声明：</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TransferServiceImpl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is exactly equivalent to the following Spring XML:</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上述配置与以下</w:t>
      </w:r>
      <w:r>
        <w:rPr>
          <w:rFonts w:ascii="Arial" w:hAnsi="Arial" w:cs="Arial"/>
          <w:color w:val="34302D"/>
          <w:shd w:val="clear" w:color="auto" w:fill="FFFFFF"/>
        </w:rPr>
        <w:t>Spring XML</w:t>
      </w:r>
      <w:r>
        <w:rPr>
          <w:rFonts w:ascii="Arial" w:hAnsi="Arial" w:cs="Arial"/>
          <w:color w:val="34302D"/>
          <w:shd w:val="clear" w:color="auto" w:fill="FFFFFF"/>
        </w:rPr>
        <w:t>完全等效：</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"transferService"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"com.acme.TransferServiceImpl"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Both declarations make a bean named </w:t>
      </w:r>
      <w:r w:rsidRPr="00BA0D5D">
        <w:rPr>
          <w:rFonts w:ascii="Consolas" w:eastAsia="宋体" w:hAnsi="Consolas" w:cs="宋体"/>
          <w:color w:val="34302D"/>
          <w:kern w:val="0"/>
          <w:sz w:val="23"/>
          <w:szCs w:val="23"/>
          <w:shd w:val="clear" w:color="auto" w:fill="F7F7F8"/>
        </w:rPr>
        <w:t>transferService</w:t>
      </w:r>
      <w:r w:rsidRPr="00BA0D5D">
        <w:rPr>
          <w:rFonts w:ascii="inherit" w:eastAsia="宋体" w:hAnsi="inherit" w:cs="Arial"/>
          <w:color w:val="34302D"/>
          <w:kern w:val="0"/>
          <w:sz w:val="24"/>
          <w:szCs w:val="24"/>
        </w:rPr>
        <w:t> available in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bound to an object instance of type </w:t>
      </w:r>
      <w:r w:rsidRPr="00BA0D5D">
        <w:rPr>
          <w:rFonts w:ascii="Consolas" w:eastAsia="宋体" w:hAnsi="Consolas" w:cs="宋体"/>
          <w:color w:val="34302D"/>
          <w:kern w:val="0"/>
          <w:sz w:val="23"/>
          <w:szCs w:val="23"/>
          <w:shd w:val="clear" w:color="auto" w:fill="F7F7F8"/>
        </w:rPr>
        <w:t>TransferServiceImpl</w:t>
      </w:r>
      <w:r w:rsidRPr="00BA0D5D">
        <w:rPr>
          <w:rFonts w:ascii="inherit" w:eastAsia="宋体" w:hAnsi="inherit" w:cs="Arial"/>
          <w:color w:val="34302D"/>
          <w:kern w:val="0"/>
          <w:sz w:val="24"/>
          <w:szCs w:val="24"/>
        </w:rPr>
        <w:t>, as the following text image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这两个声明都将一个名为</w:t>
      </w:r>
      <w:r>
        <w:rPr>
          <w:rStyle w:val="HTML"/>
          <w:rFonts w:ascii="Consolas" w:hAnsi="Consolas"/>
          <w:sz w:val="23"/>
          <w:szCs w:val="23"/>
          <w:shd w:val="clear" w:color="auto" w:fill="F7F7F8"/>
        </w:rPr>
        <w:t>transferService</w:t>
      </w:r>
      <w:r>
        <w:rPr>
          <w:rFonts w:ascii="Arial" w:hAnsi="Arial" w:cs="Arial"/>
          <w:color w:val="34302D"/>
          <w:shd w:val="clear" w:color="auto" w:fill="FFFFFF"/>
        </w:rPr>
        <w:t>available </w:t>
      </w:r>
      <w:r>
        <w:rPr>
          <w:rFonts w:ascii="Arial" w:hAnsi="Arial" w:cs="Arial"/>
          <w:color w:val="34302D"/>
          <w:shd w:val="clear" w:color="auto" w:fill="FFFFFF"/>
        </w:rPr>
        <w:t>的</w:t>
      </w:r>
      <w:r>
        <w:rPr>
          <w:rFonts w:ascii="Arial" w:hAnsi="Arial" w:cs="Arial"/>
          <w:color w:val="34302D"/>
          <w:shd w:val="clear" w:color="auto" w:fill="FFFFFF"/>
        </w:rPr>
        <w:t>bean</w:t>
      </w:r>
      <w:r>
        <w:rPr>
          <w:rFonts w:ascii="Arial" w:hAnsi="Arial" w:cs="Arial"/>
          <w:color w:val="34302D"/>
          <w:shd w:val="clear" w:color="auto" w:fill="FFFFFF"/>
        </w:rPr>
        <w:t>命名为</w:t>
      </w:r>
      <w:r>
        <w:rPr>
          <w:rStyle w:val="HTML"/>
          <w:rFonts w:ascii="Consolas" w:hAnsi="Consolas"/>
          <w:sz w:val="23"/>
          <w:szCs w:val="23"/>
          <w:shd w:val="clear" w:color="auto" w:fill="F7F7F8"/>
        </w:rPr>
        <w:t>ApplicationContext</w:t>
      </w:r>
      <w:r>
        <w:rPr>
          <w:rFonts w:ascii="Arial" w:hAnsi="Arial" w:cs="Arial"/>
          <w:color w:val="34302D"/>
          <w:shd w:val="clear" w:color="auto" w:fill="FFFFFF"/>
        </w:rPr>
        <w:t>绑定到类型的对象实例，</w:t>
      </w:r>
      <w:r>
        <w:rPr>
          <w:rStyle w:val="HTML"/>
          <w:rFonts w:ascii="Consolas" w:hAnsi="Consolas"/>
          <w:sz w:val="23"/>
          <w:szCs w:val="23"/>
          <w:shd w:val="clear" w:color="auto" w:fill="F7F7F8"/>
        </w:rPr>
        <w:t>TransferServiceImpl</w:t>
      </w:r>
      <w:r>
        <w:rPr>
          <w:rFonts w:ascii="Arial" w:hAnsi="Arial" w:cs="Arial"/>
          <w:color w:val="34302D"/>
          <w:shd w:val="clear" w:color="auto" w:fill="FFFFFF"/>
        </w:rPr>
        <w:t>如下图所示：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transferService -&gt; com.acme.TransferServiceImpl</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declare your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with an interface (or base class) return type,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w:t>
      </w:r>
      <w:r>
        <w:rPr>
          <w:rStyle w:val="HTML"/>
          <w:rFonts w:ascii="Consolas" w:hAnsi="Consolas"/>
          <w:sz w:val="23"/>
          <w:szCs w:val="23"/>
          <w:shd w:val="clear" w:color="auto" w:fill="F7F7F8"/>
        </w:rPr>
        <w:t>@Bean</w:t>
      </w:r>
      <w:r>
        <w:rPr>
          <w:rFonts w:ascii="Arial" w:hAnsi="Arial" w:cs="Arial"/>
          <w:color w:val="34302D"/>
          <w:shd w:val="clear" w:color="auto" w:fill="FFFFFF"/>
        </w:rPr>
        <w:t>使用接口（或基类）返回类型声明您的方法，如以下示例所示：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this limits the visibility for advance type prediction to the specified interface type (</w:t>
      </w:r>
      <w:r w:rsidRPr="00BA0D5D">
        <w:rPr>
          <w:rFonts w:ascii="Consolas" w:eastAsia="宋体" w:hAnsi="Consolas" w:cs="宋体"/>
          <w:color w:val="34302D"/>
          <w:kern w:val="0"/>
          <w:sz w:val="23"/>
          <w:szCs w:val="23"/>
          <w:shd w:val="clear" w:color="auto" w:fill="F7F7F8"/>
        </w:rPr>
        <w:t>TransferService</w:t>
      </w:r>
      <w:r w:rsidRPr="00BA0D5D">
        <w:rPr>
          <w:rFonts w:ascii="inherit" w:eastAsia="宋体" w:hAnsi="inherit" w:cs="Arial"/>
          <w:color w:val="34302D"/>
          <w:kern w:val="0"/>
          <w:sz w:val="24"/>
          <w:szCs w:val="24"/>
        </w:rPr>
        <w:t>). Then, with the full type (</w:t>
      </w:r>
      <w:r w:rsidRPr="00BA0D5D">
        <w:rPr>
          <w:rFonts w:ascii="Consolas" w:eastAsia="宋体" w:hAnsi="Consolas" w:cs="宋体"/>
          <w:color w:val="34302D"/>
          <w:kern w:val="0"/>
          <w:sz w:val="23"/>
          <w:szCs w:val="23"/>
          <w:shd w:val="clear" w:color="auto" w:fill="F7F7F8"/>
        </w:rPr>
        <w:t>TransferServiceImpl</w:t>
      </w:r>
      <w:r w:rsidRPr="00BA0D5D">
        <w:rPr>
          <w:rFonts w:ascii="inherit" w:eastAsia="宋体" w:hAnsi="inherit" w:cs="Arial"/>
          <w:color w:val="34302D"/>
          <w:kern w:val="0"/>
          <w:sz w:val="24"/>
          <w:szCs w:val="24"/>
        </w:rPr>
        <w:t>) known to the container only once, the affected singleton bean has been instantiated. Non-lazy singleton beans get instantiated according to their declaration order, so you may see different type matching results depending on when another component tries to match by a non-declared type (such as </w:t>
      </w:r>
      <w:r w:rsidRPr="00BA0D5D">
        <w:rPr>
          <w:rFonts w:ascii="Consolas" w:eastAsia="宋体" w:hAnsi="Consolas" w:cs="宋体"/>
          <w:color w:val="34302D"/>
          <w:kern w:val="0"/>
          <w:sz w:val="23"/>
          <w:szCs w:val="23"/>
          <w:shd w:val="clear" w:color="auto" w:fill="F7F7F8"/>
        </w:rPr>
        <w:t>@Autowired TransferServiceImpl</w:t>
      </w:r>
      <w:r w:rsidRPr="00BA0D5D">
        <w:rPr>
          <w:rFonts w:ascii="inherit" w:eastAsia="宋体" w:hAnsi="inherit" w:cs="Arial"/>
          <w:color w:val="34302D"/>
          <w:kern w:val="0"/>
          <w:sz w:val="24"/>
          <w:szCs w:val="24"/>
        </w:rPr>
        <w:t>, which resolves only once the </w:t>
      </w:r>
      <w:r w:rsidRPr="00BA0D5D">
        <w:rPr>
          <w:rFonts w:ascii="Consolas" w:eastAsia="宋体" w:hAnsi="Consolas" w:cs="宋体"/>
          <w:color w:val="34302D"/>
          <w:kern w:val="0"/>
          <w:sz w:val="23"/>
          <w:szCs w:val="23"/>
          <w:shd w:val="clear" w:color="auto" w:fill="F7F7F8"/>
        </w:rPr>
        <w:t>transferService</w:t>
      </w:r>
      <w:r w:rsidRPr="00BA0D5D">
        <w:rPr>
          <w:rFonts w:ascii="inherit" w:eastAsia="宋体" w:hAnsi="inherit" w:cs="Arial"/>
          <w:color w:val="34302D"/>
          <w:kern w:val="0"/>
          <w:sz w:val="24"/>
          <w:szCs w:val="24"/>
        </w:rPr>
        <w:t> bean has been instantiated).</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但是，这会将高级类型预测的可见性限制为指定的接口类型（</w:t>
      </w:r>
      <w:r>
        <w:rPr>
          <w:rStyle w:val="HTML"/>
          <w:rFonts w:ascii="Consolas" w:hAnsi="Consolas"/>
          <w:sz w:val="23"/>
          <w:szCs w:val="23"/>
          <w:shd w:val="clear" w:color="auto" w:fill="F7F7F8"/>
        </w:rPr>
        <w:t>TransferService</w:t>
      </w:r>
      <w:r>
        <w:rPr>
          <w:rFonts w:ascii="Arial" w:hAnsi="Arial" w:cs="Arial"/>
          <w:color w:val="34302D"/>
          <w:shd w:val="clear" w:color="auto" w:fill="FFFFFF"/>
        </w:rPr>
        <w:t>）。然后，</w:t>
      </w:r>
      <w:r>
        <w:rPr>
          <w:rStyle w:val="HTML"/>
          <w:rFonts w:ascii="Consolas" w:hAnsi="Consolas"/>
          <w:sz w:val="23"/>
          <w:szCs w:val="23"/>
          <w:shd w:val="clear" w:color="auto" w:fill="F7F7F8"/>
        </w:rPr>
        <w:t>TransferServiceImpl</w:t>
      </w:r>
      <w:r>
        <w:rPr>
          <w:rFonts w:ascii="Arial" w:hAnsi="Arial" w:cs="Arial"/>
          <w:color w:val="34302D"/>
          <w:shd w:val="clear" w:color="auto" w:fill="FFFFFF"/>
        </w:rPr>
        <w:t>只有容器已知的完整类型（）一次，已经实例化了受影响的单例</w:t>
      </w:r>
      <w:r>
        <w:rPr>
          <w:rFonts w:ascii="Arial" w:hAnsi="Arial" w:cs="Arial"/>
          <w:color w:val="34302D"/>
          <w:shd w:val="clear" w:color="auto" w:fill="FFFFFF"/>
        </w:rPr>
        <w:t>bean</w:t>
      </w:r>
      <w:r>
        <w:rPr>
          <w:rFonts w:ascii="Arial" w:hAnsi="Arial" w:cs="Arial"/>
          <w:color w:val="34302D"/>
          <w:shd w:val="clear" w:color="auto" w:fill="FFFFFF"/>
        </w:rPr>
        <w:t>。非延迟单例</w:t>
      </w:r>
      <w:r>
        <w:rPr>
          <w:rFonts w:ascii="Arial" w:hAnsi="Arial" w:cs="Arial"/>
          <w:color w:val="34302D"/>
          <w:shd w:val="clear" w:color="auto" w:fill="FFFFFF"/>
        </w:rPr>
        <w:t>bean</w:t>
      </w:r>
      <w:r>
        <w:rPr>
          <w:rFonts w:ascii="Arial" w:hAnsi="Arial" w:cs="Arial"/>
          <w:color w:val="34302D"/>
          <w:shd w:val="clear" w:color="auto" w:fill="FFFFFF"/>
        </w:rPr>
        <w:t>根据其声明顺序进行实例化，因此您可能会看到不同的类型匹配结果，具体取决于另一个组件何时尝试通过非声明类型进行匹配（例如</w:t>
      </w:r>
      <w:r>
        <w:rPr>
          <w:rStyle w:val="HTML"/>
          <w:rFonts w:ascii="Consolas" w:hAnsi="Consolas"/>
          <w:sz w:val="23"/>
          <w:szCs w:val="23"/>
          <w:shd w:val="clear" w:color="auto" w:fill="F7F7F8"/>
        </w:rPr>
        <w:t>@Autowired TransferServiceImpl</w:t>
      </w:r>
      <w:r>
        <w:rPr>
          <w:rFonts w:ascii="Arial" w:hAnsi="Arial" w:cs="Arial"/>
          <w:color w:val="34302D"/>
          <w:shd w:val="clear" w:color="auto" w:fill="FFFFFF"/>
        </w:rPr>
        <w:t>，只有</w:t>
      </w:r>
      <w:r>
        <w:rPr>
          <w:rStyle w:val="HTML"/>
          <w:rFonts w:ascii="Consolas" w:hAnsi="Consolas"/>
          <w:sz w:val="23"/>
          <w:szCs w:val="23"/>
          <w:shd w:val="clear" w:color="auto" w:fill="F7F7F8"/>
        </w:rPr>
        <w:t>transferService</w:t>
      </w:r>
      <w:r>
        <w:rPr>
          <w:rFonts w:ascii="Arial" w:hAnsi="Arial" w:cs="Arial"/>
          <w:color w:val="34302D"/>
          <w:shd w:val="clear" w:color="auto" w:fill="FFFFFF"/>
        </w:rPr>
        <w:t>在实例化</w:t>
      </w:r>
      <w:r>
        <w:rPr>
          <w:rFonts w:ascii="Arial" w:hAnsi="Arial" w:cs="Arial"/>
          <w:color w:val="34302D"/>
          <w:shd w:val="clear" w:color="auto" w:fill="FFFFFF"/>
        </w:rPr>
        <w:t>bean</w:t>
      </w:r>
      <w:r>
        <w:rPr>
          <w:rFonts w:ascii="Arial" w:hAnsi="Arial" w:cs="Arial"/>
          <w:color w:val="34302D"/>
          <w:shd w:val="clear" w:color="auto" w:fill="FFFFFF"/>
        </w:rPr>
        <w:t>之后才会解析）。</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542DD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consistently refer to your types by a declared service interface, your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return types may safely join that design decision. However, for components that implement several interfaces or for components potentially referred to by their implementation type, it is safer to declare the most specific return type possible (at least as specific as required by the injection points that refer to your bean).</w:t>
            </w:r>
          </w:p>
          <w:p w:rsidR="00542DDB" w:rsidRPr="00BA0D5D" w:rsidRDefault="00542DDB" w:rsidP="00BA0D5D">
            <w:pPr>
              <w:widowControl/>
              <w:jc w:val="left"/>
              <w:rPr>
                <w:rFonts w:ascii="宋体" w:eastAsia="宋体" w:hAnsi="宋体" w:cs="宋体"/>
                <w:kern w:val="0"/>
                <w:sz w:val="24"/>
                <w:szCs w:val="24"/>
              </w:rPr>
            </w:pPr>
            <w:r>
              <w:rPr>
                <w:rFonts w:ascii="Arial" w:hAnsi="Arial" w:cs="Arial"/>
                <w:shd w:val="clear" w:color="auto" w:fill="EBF1E7"/>
              </w:rPr>
              <w:t>如果您始终通过声明的服务接口引用您的类型，则您的</w:t>
            </w:r>
            <w:r>
              <w:rPr>
                <w:rFonts w:ascii="Arial" w:hAnsi="Arial" w:cs="Arial"/>
                <w:shd w:val="clear" w:color="auto" w:fill="EBF1E7"/>
              </w:rPr>
              <w:t> </w:t>
            </w:r>
            <w:r>
              <w:rPr>
                <w:rStyle w:val="HTML"/>
                <w:rFonts w:ascii="Consolas" w:hAnsi="Consolas"/>
                <w:sz w:val="23"/>
                <w:szCs w:val="23"/>
                <w:shd w:val="clear" w:color="auto" w:fill="F7F7F8"/>
              </w:rPr>
              <w:t>@Bean</w:t>
            </w:r>
            <w:r>
              <w:rPr>
                <w:rFonts w:ascii="Arial" w:hAnsi="Arial" w:cs="Arial"/>
                <w:shd w:val="clear" w:color="auto" w:fill="EBF1E7"/>
              </w:rPr>
              <w:t>返回类型可以安全地加入该设计决策。但是，对于实现多个接口的组件或可能由其实现类型引用的组件，更可能声明可能的最具体的返回类型（至少与引用您的</w:t>
            </w:r>
            <w:r>
              <w:rPr>
                <w:rFonts w:ascii="Arial" w:hAnsi="Arial" w:cs="Arial"/>
                <w:shd w:val="clear" w:color="auto" w:fill="EBF1E7"/>
              </w:rPr>
              <w:t>bean</w:t>
            </w:r>
            <w:r>
              <w:rPr>
                <w:rFonts w:ascii="Arial" w:hAnsi="Arial" w:cs="Arial"/>
                <w:shd w:val="clear" w:color="auto" w:fill="EBF1E7"/>
              </w:rPr>
              <w:t>的注入点所需的具体相同）。</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Bean Dependencies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-annotated method can have an arbitrary number of parameters that describe the dependencies required to build that bean. For instance, if our </w:t>
      </w:r>
      <w:r w:rsidRPr="00BA0D5D">
        <w:rPr>
          <w:rFonts w:ascii="Consolas" w:eastAsia="宋体" w:hAnsi="Consolas" w:cs="宋体"/>
          <w:color w:val="34302D"/>
          <w:kern w:val="0"/>
          <w:sz w:val="23"/>
          <w:szCs w:val="23"/>
          <w:shd w:val="clear" w:color="auto" w:fill="F7F7F8"/>
        </w:rPr>
        <w:t>TransferService</w:t>
      </w:r>
      <w:r w:rsidRPr="00BA0D5D">
        <w:rPr>
          <w:rFonts w:ascii="inherit" w:eastAsia="宋体" w:hAnsi="inherit" w:cs="Arial"/>
          <w:color w:val="34302D"/>
          <w:kern w:val="0"/>
          <w:sz w:val="24"/>
          <w:szCs w:val="24"/>
        </w:rPr>
        <w:t> requires an </w:t>
      </w:r>
      <w:r w:rsidRPr="00BA0D5D">
        <w:rPr>
          <w:rFonts w:ascii="Consolas" w:eastAsia="宋体" w:hAnsi="Consolas" w:cs="宋体"/>
          <w:color w:val="34302D"/>
          <w:kern w:val="0"/>
          <w:sz w:val="23"/>
          <w:szCs w:val="23"/>
          <w:shd w:val="clear" w:color="auto" w:fill="F7F7F8"/>
        </w:rPr>
        <w:t>AccountRepository</w:t>
      </w:r>
      <w:r w:rsidRPr="00BA0D5D">
        <w:rPr>
          <w:rFonts w:ascii="inherit" w:eastAsia="宋体" w:hAnsi="inherit" w:cs="Arial"/>
          <w:color w:val="34302D"/>
          <w:kern w:val="0"/>
          <w:sz w:val="24"/>
          <w:szCs w:val="24"/>
        </w:rPr>
        <w:t>, we can materialize that dependency with a method parameter,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带</w:t>
      </w:r>
      <w:r>
        <w:rPr>
          <w:rStyle w:val="HTML"/>
          <w:rFonts w:ascii="Consolas" w:hAnsi="Consolas"/>
          <w:sz w:val="23"/>
          <w:szCs w:val="23"/>
          <w:shd w:val="clear" w:color="auto" w:fill="F7F7F8"/>
        </w:rPr>
        <w:t>@Bean</w:t>
      </w:r>
      <w:r>
        <w:rPr>
          <w:rFonts w:ascii="Arial" w:hAnsi="Arial" w:cs="Arial"/>
          <w:color w:val="34302D"/>
          <w:shd w:val="clear" w:color="auto" w:fill="FFFFFF"/>
        </w:rPr>
        <w:t>注释的方法可以有任意数量的参数来描述构建该</w:t>
      </w:r>
      <w:r>
        <w:rPr>
          <w:rFonts w:ascii="Arial" w:hAnsi="Arial" w:cs="Arial"/>
          <w:color w:val="34302D"/>
          <w:shd w:val="clear" w:color="auto" w:fill="FFFFFF"/>
        </w:rPr>
        <w:t>bean</w:t>
      </w:r>
      <w:r>
        <w:rPr>
          <w:rFonts w:ascii="Arial" w:hAnsi="Arial" w:cs="Arial"/>
          <w:color w:val="34302D"/>
          <w:shd w:val="clear" w:color="auto" w:fill="FFFFFF"/>
        </w:rPr>
        <w:t>所需的依赖关系。例如，如果我们</w:t>
      </w:r>
      <w:r>
        <w:rPr>
          <w:rStyle w:val="HTML"/>
          <w:rFonts w:ascii="Consolas" w:hAnsi="Consolas"/>
          <w:sz w:val="23"/>
          <w:szCs w:val="23"/>
          <w:shd w:val="clear" w:color="auto" w:fill="F7F7F8"/>
        </w:rPr>
        <w:t>TransferService</w:t>
      </w:r>
      <w:r>
        <w:rPr>
          <w:rFonts w:ascii="Arial" w:hAnsi="Arial" w:cs="Arial"/>
          <w:color w:val="34302D"/>
          <w:shd w:val="clear" w:color="auto" w:fill="FFFFFF"/>
        </w:rPr>
        <w:t> </w:t>
      </w:r>
      <w:r>
        <w:rPr>
          <w:rFonts w:ascii="Arial" w:hAnsi="Arial" w:cs="Arial"/>
          <w:color w:val="34302D"/>
          <w:shd w:val="clear" w:color="auto" w:fill="FFFFFF"/>
        </w:rPr>
        <w:t>需要</w:t>
      </w:r>
      <w:r>
        <w:rPr>
          <w:rFonts w:ascii="Arial" w:hAnsi="Arial" w:cs="Arial"/>
          <w:color w:val="34302D"/>
          <w:shd w:val="clear" w:color="auto" w:fill="FFFFFF"/>
        </w:rPr>
        <w:t>a </w:t>
      </w:r>
      <w:r>
        <w:rPr>
          <w:rStyle w:val="HTML"/>
          <w:rFonts w:ascii="Consolas" w:hAnsi="Consolas"/>
          <w:sz w:val="23"/>
          <w:szCs w:val="23"/>
          <w:shd w:val="clear" w:color="auto" w:fill="F7F7F8"/>
        </w:rPr>
        <w:t>AccountRepository</w:t>
      </w:r>
      <w:r>
        <w:rPr>
          <w:rFonts w:ascii="Arial" w:hAnsi="Arial" w:cs="Arial"/>
          <w:color w:val="34302D"/>
          <w:shd w:val="clear" w:color="auto" w:fill="FFFFFF"/>
        </w:rPr>
        <w:t>，我们可以使用方法参数来实现该依赖关系，如下例所示：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resolution mechanism is pretty much identical to constructor-based dependency injection. See </w:t>
      </w:r>
      <w:hyperlink r:id="rId356" w:anchor="beans-constructor-injection" w:history="1">
        <w:r w:rsidRPr="00BA0D5D">
          <w:rPr>
            <w:rFonts w:ascii="inherit" w:eastAsia="宋体" w:hAnsi="inherit" w:cs="Arial"/>
            <w:color w:val="548E2E"/>
            <w:kern w:val="0"/>
            <w:sz w:val="24"/>
            <w:szCs w:val="24"/>
            <w:u w:val="single"/>
          </w:rPr>
          <w:t>the relevant section</w:t>
        </w:r>
      </w:hyperlink>
      <w:r w:rsidRPr="00BA0D5D">
        <w:rPr>
          <w:rFonts w:ascii="inherit" w:eastAsia="宋体" w:hAnsi="inherit" w:cs="Arial"/>
          <w:color w:val="34302D"/>
          <w:kern w:val="0"/>
          <w:sz w:val="24"/>
          <w:szCs w:val="24"/>
        </w:rPr>
        <w:t> for more details.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解析机制与基于构造函数的依赖注入非常相似。</w:t>
      </w:r>
      <w:hyperlink r:id="rId357" w:anchor="beans-constructor-injection" w:history="1">
        <w:r>
          <w:rPr>
            <w:rStyle w:val="a4"/>
            <w:rFonts w:ascii="Arial" w:hAnsi="Arial" w:cs="Arial"/>
            <w:color w:val="548E2E"/>
            <w:shd w:val="clear" w:color="auto" w:fill="FFFFFF"/>
          </w:rPr>
          <w:t>有关</w:t>
        </w:r>
      </w:hyperlink>
      <w:r>
        <w:rPr>
          <w:rFonts w:ascii="Arial" w:hAnsi="Arial" w:cs="Arial"/>
          <w:color w:val="34302D"/>
          <w:shd w:val="clear" w:color="auto" w:fill="FFFFFF"/>
        </w:rPr>
        <w:t>详细信息，请参阅</w:t>
      </w:r>
      <w:hyperlink r:id="rId358" w:anchor="beans-constructor-injection" w:history="1">
        <w:r>
          <w:rPr>
            <w:rStyle w:val="a4"/>
            <w:rFonts w:ascii="Arial" w:hAnsi="Arial" w:cs="Arial"/>
            <w:color w:val="548E2E"/>
            <w:shd w:val="clear" w:color="auto" w:fill="FFFFFF"/>
          </w:rPr>
          <w:t>相关部分</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Receiving Lifecycle Callbacks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classes defined with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support the regular lifecycle callbacks and can use the </w:t>
      </w:r>
      <w:r w:rsidRPr="00BA0D5D">
        <w:rPr>
          <w:rFonts w:ascii="Consolas" w:eastAsia="宋体" w:hAnsi="Consolas" w:cs="宋体"/>
          <w:color w:val="34302D"/>
          <w:kern w:val="0"/>
          <w:sz w:val="23"/>
          <w:szCs w:val="23"/>
          <w:shd w:val="clear" w:color="auto" w:fill="F7F7F8"/>
        </w:rPr>
        <w:t>@PostConstruct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@PreDestroy</w:t>
      </w:r>
      <w:r w:rsidRPr="00BA0D5D">
        <w:rPr>
          <w:rFonts w:ascii="inherit" w:eastAsia="宋体" w:hAnsi="inherit" w:cs="Arial"/>
          <w:color w:val="34302D"/>
          <w:kern w:val="0"/>
          <w:sz w:val="24"/>
          <w:szCs w:val="24"/>
        </w:rPr>
        <w:t> annotations from JSR-250. See </w:t>
      </w:r>
      <w:hyperlink r:id="rId359" w:anchor="beans-postconstruct-and-predestroy-annotations" w:history="1">
        <w:r w:rsidRPr="00BA0D5D">
          <w:rPr>
            <w:rFonts w:ascii="inherit" w:eastAsia="宋体" w:hAnsi="inherit" w:cs="Arial"/>
            <w:color w:val="548E2E"/>
            <w:kern w:val="0"/>
            <w:sz w:val="24"/>
            <w:szCs w:val="24"/>
            <w:u w:val="single"/>
          </w:rPr>
          <w:t>JSR-250 annotations</w:t>
        </w:r>
      </w:hyperlink>
      <w:r w:rsidRPr="00BA0D5D">
        <w:rPr>
          <w:rFonts w:ascii="inherit" w:eastAsia="宋体" w:hAnsi="inherit" w:cs="Arial"/>
          <w:color w:val="34302D"/>
          <w:kern w:val="0"/>
          <w:sz w:val="24"/>
          <w:szCs w:val="24"/>
        </w:rPr>
        <w:t> for further details.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w:t>
      </w:r>
      <w:r>
        <w:rPr>
          <w:rStyle w:val="HTML"/>
          <w:rFonts w:ascii="Consolas" w:hAnsi="Consolas"/>
          <w:sz w:val="23"/>
          <w:szCs w:val="23"/>
          <w:shd w:val="clear" w:color="auto" w:fill="F7F7F8"/>
        </w:rPr>
        <w:t>@Bean</w:t>
      </w:r>
      <w:r>
        <w:rPr>
          <w:rFonts w:ascii="Arial" w:hAnsi="Arial" w:cs="Arial"/>
          <w:color w:val="34302D"/>
          <w:shd w:val="clear" w:color="auto" w:fill="FFFFFF"/>
        </w:rPr>
        <w:t>注释定义的任何类都支持常规生命周期回调，并且可以使用</w:t>
      </w:r>
      <w:r>
        <w:rPr>
          <w:rFonts w:ascii="Arial" w:hAnsi="Arial" w:cs="Arial"/>
          <w:color w:val="34302D"/>
          <w:shd w:val="clear" w:color="auto" w:fill="FFFFFF"/>
        </w:rPr>
        <w:t>JSR-250</w:t>
      </w:r>
      <w:r>
        <w:rPr>
          <w:rFonts w:ascii="Arial" w:hAnsi="Arial" w:cs="Arial"/>
          <w:color w:val="34302D"/>
          <w:shd w:val="clear" w:color="auto" w:fill="FFFFFF"/>
        </w:rPr>
        <w:t>中的注释</w:t>
      </w:r>
      <w:r>
        <w:rPr>
          <w:rStyle w:val="HTML"/>
          <w:rFonts w:ascii="Consolas" w:hAnsi="Consolas"/>
          <w:sz w:val="23"/>
          <w:szCs w:val="23"/>
          <w:shd w:val="clear" w:color="auto" w:fill="F7F7F8"/>
        </w:rPr>
        <w:t>@PostConstruct</w:t>
      </w:r>
      <w:r>
        <w:rPr>
          <w:rFonts w:ascii="Arial" w:hAnsi="Arial" w:cs="Arial"/>
          <w:color w:val="34302D"/>
          <w:shd w:val="clear" w:color="auto" w:fill="FFFFFF"/>
        </w:rPr>
        <w:t>和</w:t>
      </w:r>
      <w:r>
        <w:rPr>
          <w:rStyle w:val="HTML"/>
          <w:rFonts w:ascii="Consolas" w:hAnsi="Consolas"/>
          <w:sz w:val="23"/>
          <w:szCs w:val="23"/>
          <w:shd w:val="clear" w:color="auto" w:fill="F7F7F8"/>
        </w:rPr>
        <w:t>@PreDestroy</w:t>
      </w:r>
      <w:r>
        <w:rPr>
          <w:rFonts w:ascii="Arial" w:hAnsi="Arial" w:cs="Arial"/>
          <w:color w:val="34302D"/>
          <w:shd w:val="clear" w:color="auto" w:fill="FFFFFF"/>
        </w:rPr>
        <w:t>注释。有关更多详细信息，请参阅</w:t>
      </w:r>
      <w:r>
        <w:rPr>
          <w:rFonts w:ascii="Arial" w:hAnsi="Arial" w:cs="Arial"/>
          <w:color w:val="34302D"/>
          <w:shd w:val="clear" w:color="auto" w:fill="FFFFFF"/>
        </w:rPr>
        <w:t> </w:t>
      </w:r>
      <w:hyperlink r:id="rId360" w:anchor="beans-postconstruct-and-predestroy-annotations" w:history="1">
        <w:r>
          <w:rPr>
            <w:rStyle w:val="a4"/>
            <w:rFonts w:ascii="Arial" w:hAnsi="Arial" w:cs="Arial"/>
            <w:color w:val="548E2E"/>
            <w:shd w:val="clear" w:color="auto" w:fill="FFFFFF"/>
          </w:rPr>
          <w:t>JSR-250</w:t>
        </w:r>
        <w:r>
          <w:rPr>
            <w:rStyle w:val="a4"/>
            <w:rFonts w:ascii="Arial" w:hAnsi="Arial" w:cs="Arial"/>
            <w:color w:val="548E2E"/>
            <w:shd w:val="clear" w:color="auto" w:fill="FFFFFF"/>
          </w:rPr>
          <w:t>注释</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regular Spring </w:t>
      </w:r>
      <w:hyperlink r:id="rId361" w:anchor="beans-factory-nature" w:history="1">
        <w:r w:rsidRPr="00BA0D5D">
          <w:rPr>
            <w:rFonts w:ascii="inherit" w:eastAsia="宋体" w:hAnsi="inherit" w:cs="Arial"/>
            <w:color w:val="548E2E"/>
            <w:kern w:val="0"/>
            <w:sz w:val="24"/>
            <w:szCs w:val="24"/>
            <w:u w:val="single"/>
          </w:rPr>
          <w:t>lifecycle</w:t>
        </w:r>
      </w:hyperlink>
      <w:r w:rsidRPr="00BA0D5D">
        <w:rPr>
          <w:rFonts w:ascii="inherit" w:eastAsia="宋体" w:hAnsi="inherit" w:cs="Arial"/>
          <w:color w:val="34302D"/>
          <w:kern w:val="0"/>
          <w:sz w:val="24"/>
          <w:szCs w:val="24"/>
        </w:rPr>
        <w:t> callbacks are fully supported as well. If a bean implements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Arial"/>
          <w:color w:val="34302D"/>
          <w:kern w:val="0"/>
          <w:sz w:val="24"/>
          <w:szCs w:val="24"/>
        </w:rPr>
        <w:t>, their respective methods are called by the container.</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完全支持常规的</w:t>
      </w:r>
      <w:r>
        <w:rPr>
          <w:rFonts w:ascii="Arial" w:hAnsi="Arial" w:cs="Arial"/>
          <w:color w:val="34302D"/>
          <w:shd w:val="clear" w:color="auto" w:fill="FFFFFF"/>
        </w:rPr>
        <w:t>Spring </w:t>
      </w:r>
      <w:hyperlink r:id="rId362" w:anchor="beans-factory-nature" w:history="1">
        <w:r>
          <w:rPr>
            <w:rStyle w:val="a4"/>
            <w:rFonts w:ascii="Arial" w:hAnsi="Arial" w:cs="Arial"/>
            <w:color w:val="548E2E"/>
            <w:shd w:val="clear" w:color="auto" w:fill="FFFFFF"/>
          </w:rPr>
          <w:t>生命周期</w:t>
        </w:r>
      </w:hyperlink>
      <w:r>
        <w:rPr>
          <w:rFonts w:ascii="Arial" w:hAnsi="Arial" w:cs="Arial"/>
          <w:color w:val="34302D"/>
          <w:shd w:val="clear" w:color="auto" w:fill="FFFFFF"/>
        </w:rPr>
        <w:t>回调。如果</w:t>
      </w:r>
      <w:r>
        <w:rPr>
          <w:rFonts w:ascii="Arial" w:hAnsi="Arial" w:cs="Arial"/>
          <w:color w:val="34302D"/>
          <w:shd w:val="clear" w:color="auto" w:fill="FFFFFF"/>
        </w:rPr>
        <w:t>bean</w:t>
      </w:r>
      <w:r>
        <w:rPr>
          <w:rFonts w:ascii="Arial" w:hAnsi="Arial" w:cs="Arial"/>
          <w:color w:val="34302D"/>
          <w:shd w:val="clear" w:color="auto" w:fill="FFFFFF"/>
        </w:rPr>
        <w:t>实现</w:t>
      </w:r>
      <w:r>
        <w:rPr>
          <w:rStyle w:val="HTML"/>
          <w:rFonts w:ascii="Consolas" w:hAnsi="Consolas"/>
          <w:sz w:val="23"/>
          <w:szCs w:val="23"/>
          <w:shd w:val="clear" w:color="auto" w:fill="F7F7F8"/>
        </w:rPr>
        <w:t>InitializingBean</w:t>
      </w:r>
      <w:r>
        <w:rPr>
          <w:rFonts w:ascii="Arial" w:hAnsi="Arial" w:cs="Arial"/>
          <w:color w:val="34302D"/>
          <w:shd w:val="clear" w:color="auto" w:fill="FFFFFF"/>
        </w:rPr>
        <w:t>，</w:t>
      </w:r>
      <w:r>
        <w:rPr>
          <w:rStyle w:val="HTML"/>
          <w:rFonts w:ascii="Consolas" w:hAnsi="Consolas"/>
          <w:sz w:val="23"/>
          <w:szCs w:val="23"/>
          <w:shd w:val="clear" w:color="auto" w:fill="F7F7F8"/>
        </w:rPr>
        <w:t>DisposableBean</w:t>
      </w:r>
      <w:r>
        <w:rPr>
          <w:rFonts w:ascii="Arial" w:hAnsi="Arial" w:cs="Arial"/>
          <w:color w:val="34302D"/>
          <w:shd w:val="clear" w:color="auto" w:fill="FFFFFF"/>
        </w:rPr>
        <w:t>或者</w:t>
      </w:r>
      <w:r>
        <w:rPr>
          <w:rStyle w:val="HTML"/>
          <w:rFonts w:ascii="Consolas" w:hAnsi="Consolas"/>
          <w:sz w:val="23"/>
          <w:szCs w:val="23"/>
          <w:shd w:val="clear" w:color="auto" w:fill="F7F7F8"/>
        </w:rPr>
        <w:t>Lifecycle</w:t>
      </w:r>
      <w:r>
        <w:rPr>
          <w:rFonts w:ascii="Arial" w:hAnsi="Arial" w:cs="Arial"/>
          <w:color w:val="34302D"/>
          <w:shd w:val="clear" w:color="auto" w:fill="FFFFFF"/>
        </w:rPr>
        <w:t>它们各自的方法由容器调用。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standard set of </w:t>
      </w:r>
      <w:r w:rsidRPr="00BA0D5D">
        <w:rPr>
          <w:rFonts w:ascii="Consolas" w:eastAsia="宋体" w:hAnsi="Consolas" w:cs="宋体"/>
          <w:color w:val="34302D"/>
          <w:kern w:val="0"/>
          <w:sz w:val="23"/>
          <w:szCs w:val="23"/>
          <w:shd w:val="clear" w:color="auto" w:fill="F7F7F8"/>
        </w:rPr>
        <w:t>*Aware</w:t>
      </w:r>
      <w:r w:rsidRPr="00BA0D5D">
        <w:rPr>
          <w:rFonts w:ascii="inherit" w:eastAsia="宋体" w:hAnsi="inherit" w:cs="Arial"/>
          <w:color w:val="34302D"/>
          <w:kern w:val="0"/>
          <w:sz w:val="24"/>
          <w:szCs w:val="24"/>
        </w:rPr>
        <w:t> interfaces (such as </w:t>
      </w:r>
      <w:hyperlink r:id="rId363" w:anchor="beans-beanfactory" w:history="1">
        <w:r w:rsidRPr="00BA0D5D">
          <w:rPr>
            <w:rFonts w:ascii="inherit" w:eastAsia="宋体" w:hAnsi="inherit" w:cs="Arial"/>
            <w:color w:val="548E2E"/>
            <w:kern w:val="0"/>
            <w:sz w:val="24"/>
            <w:szCs w:val="24"/>
            <w:u w:val="single"/>
          </w:rPr>
          <w:t>BeanFactoryAware</w:t>
        </w:r>
      </w:hyperlink>
      <w:r w:rsidRPr="00BA0D5D">
        <w:rPr>
          <w:rFonts w:ascii="inherit" w:eastAsia="宋体" w:hAnsi="inherit" w:cs="Arial"/>
          <w:color w:val="34302D"/>
          <w:kern w:val="0"/>
          <w:sz w:val="24"/>
          <w:szCs w:val="24"/>
        </w:rPr>
        <w:t>, </w:t>
      </w:r>
      <w:hyperlink r:id="rId364" w:anchor="beans-factory-aware" w:history="1">
        <w:r w:rsidRPr="00BA0D5D">
          <w:rPr>
            <w:rFonts w:ascii="inherit" w:eastAsia="宋体" w:hAnsi="inherit" w:cs="Arial"/>
            <w:color w:val="548E2E"/>
            <w:kern w:val="0"/>
            <w:sz w:val="24"/>
            <w:szCs w:val="24"/>
            <w:u w:val="single"/>
          </w:rPr>
          <w:t>BeanNameAware</w:t>
        </w:r>
      </w:hyperlink>
      <w:r w:rsidRPr="00BA0D5D">
        <w:rPr>
          <w:rFonts w:ascii="inherit" w:eastAsia="宋体" w:hAnsi="inherit" w:cs="Arial"/>
          <w:color w:val="34302D"/>
          <w:kern w:val="0"/>
          <w:sz w:val="24"/>
          <w:szCs w:val="24"/>
        </w:rPr>
        <w:t>, </w:t>
      </w:r>
      <w:hyperlink r:id="rId365" w:anchor="context-functionality-messagesource" w:history="1">
        <w:r w:rsidRPr="00BA0D5D">
          <w:rPr>
            <w:rFonts w:ascii="inherit" w:eastAsia="宋体" w:hAnsi="inherit" w:cs="Arial"/>
            <w:color w:val="548E2E"/>
            <w:kern w:val="0"/>
            <w:sz w:val="24"/>
            <w:szCs w:val="24"/>
            <w:u w:val="single"/>
          </w:rPr>
          <w:t>MessageSourceAware</w:t>
        </w:r>
      </w:hyperlink>
      <w:r w:rsidRPr="00BA0D5D">
        <w:rPr>
          <w:rFonts w:ascii="inherit" w:eastAsia="宋体" w:hAnsi="inherit" w:cs="Arial"/>
          <w:color w:val="34302D"/>
          <w:kern w:val="0"/>
          <w:sz w:val="24"/>
          <w:szCs w:val="24"/>
        </w:rPr>
        <w:t>,</w:t>
      </w:r>
      <w:hyperlink r:id="rId366" w:anchor="beans-factory-aware" w:history="1">
        <w:r w:rsidRPr="00BA0D5D">
          <w:rPr>
            <w:rFonts w:ascii="inherit" w:eastAsia="宋体" w:hAnsi="inherit" w:cs="Arial"/>
            <w:color w:val="548E2E"/>
            <w:kern w:val="0"/>
            <w:sz w:val="24"/>
            <w:szCs w:val="24"/>
            <w:u w:val="single"/>
          </w:rPr>
          <w:t>ApplicationContextAware</w:t>
        </w:r>
      </w:hyperlink>
      <w:r w:rsidRPr="00BA0D5D">
        <w:rPr>
          <w:rFonts w:ascii="inherit" w:eastAsia="宋体" w:hAnsi="inherit" w:cs="Arial"/>
          <w:color w:val="34302D"/>
          <w:kern w:val="0"/>
          <w:sz w:val="24"/>
          <w:szCs w:val="24"/>
        </w:rPr>
        <w:t>, and so on) are also fully supported.</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还完全支持标准</w:t>
      </w:r>
      <w:r>
        <w:rPr>
          <w:rStyle w:val="HTML"/>
          <w:rFonts w:ascii="Consolas" w:hAnsi="Consolas"/>
          <w:sz w:val="23"/>
          <w:szCs w:val="23"/>
          <w:shd w:val="clear" w:color="auto" w:fill="F7F7F8"/>
        </w:rPr>
        <w:t>*Aware</w:t>
      </w:r>
      <w:r>
        <w:rPr>
          <w:rFonts w:ascii="Arial" w:hAnsi="Arial" w:cs="Arial"/>
          <w:color w:val="34302D"/>
          <w:shd w:val="clear" w:color="auto" w:fill="FFFFFF"/>
        </w:rPr>
        <w:t>接口集（例如</w:t>
      </w:r>
      <w:hyperlink r:id="rId367" w:anchor="beans-beanfactory" w:history="1">
        <w:r>
          <w:rPr>
            <w:rStyle w:val="a4"/>
            <w:rFonts w:ascii="Arial" w:hAnsi="Arial" w:cs="Arial"/>
            <w:color w:val="548E2E"/>
            <w:shd w:val="clear" w:color="auto" w:fill="FFFFFF"/>
          </w:rPr>
          <w:t>BeanFactoryAware</w:t>
        </w:r>
      </w:hyperlink>
      <w:r>
        <w:rPr>
          <w:rFonts w:ascii="Arial" w:hAnsi="Arial" w:cs="Arial"/>
          <w:color w:val="34302D"/>
          <w:shd w:val="clear" w:color="auto" w:fill="FFFFFF"/>
        </w:rPr>
        <w:t>，</w:t>
      </w:r>
      <w:r>
        <w:rPr>
          <w:rFonts w:ascii="Arial" w:hAnsi="Arial" w:cs="Arial"/>
          <w:color w:val="34302D"/>
          <w:shd w:val="clear" w:color="auto" w:fill="FFFFFF"/>
        </w:rPr>
        <w:t> </w:t>
      </w:r>
      <w:hyperlink r:id="rId368" w:anchor="beans-factory-aware" w:history="1">
        <w:r>
          <w:rPr>
            <w:rStyle w:val="a4"/>
            <w:rFonts w:ascii="Arial" w:hAnsi="Arial" w:cs="Arial"/>
            <w:color w:val="548E2E"/>
            <w:shd w:val="clear" w:color="auto" w:fill="FFFFFF"/>
          </w:rPr>
          <w:t>BeanNameAware</w:t>
        </w:r>
      </w:hyperlink>
      <w:r>
        <w:rPr>
          <w:rFonts w:ascii="Arial" w:hAnsi="Arial" w:cs="Arial"/>
          <w:color w:val="34302D"/>
          <w:shd w:val="clear" w:color="auto" w:fill="FFFFFF"/>
        </w:rPr>
        <w:t>，</w:t>
      </w:r>
      <w:r>
        <w:rPr>
          <w:rFonts w:ascii="Arial" w:hAnsi="Arial" w:cs="Arial"/>
          <w:color w:val="34302D"/>
          <w:shd w:val="clear" w:color="auto" w:fill="FFFFFF"/>
        </w:rPr>
        <w:t> </w:t>
      </w:r>
      <w:hyperlink r:id="rId369" w:anchor="context-functionality-messagesource" w:history="1">
        <w:r>
          <w:rPr>
            <w:rStyle w:val="a4"/>
            <w:rFonts w:ascii="Arial" w:hAnsi="Arial" w:cs="Arial"/>
            <w:color w:val="548E2E"/>
            <w:shd w:val="clear" w:color="auto" w:fill="FFFFFF"/>
          </w:rPr>
          <w:t>MessageSourceAware</w:t>
        </w:r>
      </w:hyperlink>
      <w:r>
        <w:rPr>
          <w:rFonts w:ascii="Arial" w:hAnsi="Arial" w:cs="Arial"/>
          <w:color w:val="34302D"/>
          <w:shd w:val="clear" w:color="auto" w:fill="FFFFFF"/>
        </w:rPr>
        <w:t>，</w:t>
      </w:r>
      <w:r>
        <w:rPr>
          <w:rFonts w:ascii="Arial" w:hAnsi="Arial" w:cs="Arial"/>
          <w:color w:val="34302D"/>
          <w:shd w:val="clear" w:color="auto" w:fill="FFFFFF"/>
        </w:rPr>
        <w:t> </w:t>
      </w:r>
      <w:hyperlink r:id="rId370" w:anchor="beans-factory-aware" w:history="1">
        <w:r>
          <w:rPr>
            <w:rStyle w:val="a4"/>
            <w:rFonts w:ascii="Arial" w:hAnsi="Arial" w:cs="Arial"/>
            <w:color w:val="548E2E"/>
            <w:shd w:val="clear" w:color="auto" w:fill="FFFFFF"/>
          </w:rPr>
          <w:t>ApplicationContextAware</w:t>
        </w:r>
      </w:hyperlink>
      <w:r>
        <w:rPr>
          <w:rFonts w:ascii="Arial" w:hAnsi="Arial" w:cs="Arial"/>
          <w:color w:val="34302D"/>
          <w:shd w:val="clear" w:color="auto" w:fill="FFFFFF"/>
        </w:rPr>
        <w:t>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supports specifying arbitrary initialization and destruction callback methods, much like Spring XML’s </w:t>
      </w:r>
      <w:r w:rsidRPr="00BA0D5D">
        <w:rPr>
          <w:rFonts w:ascii="Consolas" w:eastAsia="宋体" w:hAnsi="Consolas" w:cs="宋体"/>
          <w:color w:val="34302D"/>
          <w:kern w:val="0"/>
          <w:sz w:val="23"/>
          <w:szCs w:val="23"/>
          <w:shd w:val="clear" w:color="auto" w:fill="F7F7F8"/>
        </w:rPr>
        <w:t>init-method</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destroy-method</w:t>
      </w:r>
      <w:r w:rsidRPr="00BA0D5D">
        <w:rPr>
          <w:rFonts w:ascii="inherit" w:eastAsia="宋体" w:hAnsi="inherit" w:cs="Arial"/>
          <w:color w:val="34302D"/>
          <w:kern w:val="0"/>
          <w:sz w:val="24"/>
          <w:szCs w:val="24"/>
        </w:rPr>
        <w:t> attributes on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element,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@Bean</w:t>
      </w:r>
      <w:r>
        <w:rPr>
          <w:rFonts w:ascii="Arial" w:hAnsi="Arial" w:cs="Arial"/>
          <w:color w:val="34302D"/>
          <w:shd w:val="clear" w:color="auto" w:fill="FFFFFF"/>
        </w:rPr>
        <w:t>注释支持指定任意初始化和销毁回调方法，就像春天</w:t>
      </w:r>
      <w:r>
        <w:rPr>
          <w:rFonts w:ascii="Arial" w:hAnsi="Arial" w:cs="Arial"/>
          <w:color w:val="34302D"/>
          <w:shd w:val="clear" w:color="auto" w:fill="FFFFFF"/>
        </w:rPr>
        <w:t>XML</w:t>
      </w:r>
      <w:r>
        <w:rPr>
          <w:rFonts w:ascii="Arial" w:hAnsi="Arial" w:cs="Arial"/>
          <w:color w:val="34302D"/>
          <w:shd w:val="clear" w:color="auto" w:fill="FFFFFF"/>
        </w:rPr>
        <w:t>的</w:t>
      </w:r>
      <w:r>
        <w:rPr>
          <w:rStyle w:val="HTML"/>
          <w:rFonts w:ascii="Consolas" w:hAnsi="Consolas"/>
          <w:sz w:val="23"/>
          <w:szCs w:val="23"/>
          <w:shd w:val="clear" w:color="auto" w:fill="F7F7F8"/>
        </w:rPr>
        <w:t>init-method</w:t>
      </w:r>
      <w:r>
        <w:rPr>
          <w:rFonts w:ascii="Arial" w:hAnsi="Arial" w:cs="Arial"/>
          <w:color w:val="34302D"/>
          <w:shd w:val="clear" w:color="auto" w:fill="FFFFFF"/>
        </w:rPr>
        <w:t>，并</w:t>
      </w:r>
      <w:r>
        <w:rPr>
          <w:rStyle w:val="HTML"/>
          <w:rFonts w:ascii="Consolas" w:hAnsi="Consolas"/>
          <w:sz w:val="23"/>
          <w:szCs w:val="23"/>
          <w:shd w:val="clear" w:color="auto" w:fill="F7F7F8"/>
        </w:rPr>
        <w:t>destroy-method</w:t>
      </w:r>
      <w:r>
        <w:rPr>
          <w:rFonts w:ascii="Arial" w:hAnsi="Arial" w:cs="Arial"/>
          <w:color w:val="34302D"/>
          <w:shd w:val="clear" w:color="auto" w:fill="FFFFFF"/>
        </w:rPr>
        <w:t>在属性上的</w:t>
      </w:r>
      <w:r>
        <w:rPr>
          <w:rStyle w:val="HTML"/>
          <w:rFonts w:ascii="Consolas" w:hAnsi="Consolas"/>
          <w:sz w:val="23"/>
          <w:szCs w:val="23"/>
          <w:shd w:val="clear" w:color="auto" w:fill="F7F7F8"/>
        </w:rPr>
        <w:t>bean</w:t>
      </w:r>
      <w:r>
        <w:rPr>
          <w:rFonts w:ascii="Arial" w:hAnsi="Arial" w:cs="Arial"/>
          <w:color w:val="34302D"/>
          <w:shd w:val="clear" w:color="auto" w:fill="FFFFFF"/>
        </w:rPr>
        <w:t>元素，如下例所示：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BeanOne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initialization logic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BeanTwo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cleanup()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destruction logic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 xml:space="preserve">(initMethod = </w:t>
      </w:r>
      <w:r w:rsidRPr="00BA0D5D">
        <w:rPr>
          <w:rFonts w:ascii="Consolas" w:eastAsia="宋体" w:hAnsi="Consolas" w:cs="宋体"/>
          <w:color w:val="DD1144"/>
          <w:kern w:val="0"/>
          <w:sz w:val="24"/>
          <w:szCs w:val="24"/>
        </w:rPr>
        <w:t>"init"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BeanOne beanOne()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BeanOne();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 xml:space="preserve">(destroyMethod = </w:t>
      </w:r>
      <w:r w:rsidRPr="00BA0D5D">
        <w:rPr>
          <w:rFonts w:ascii="Consolas" w:eastAsia="宋体" w:hAnsi="Consolas" w:cs="宋体"/>
          <w:color w:val="DD1144"/>
          <w:kern w:val="0"/>
          <w:sz w:val="24"/>
          <w:szCs w:val="24"/>
        </w:rPr>
        <w:t>"cleanup"</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BeanTwo beanTwo()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BeanTwo();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542DD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By default, beans defined with Java configuration that have a public </w:t>
            </w:r>
            <w:r w:rsidRPr="00BA0D5D">
              <w:rPr>
                <w:rFonts w:ascii="Consolas" w:eastAsia="宋体" w:hAnsi="Consolas" w:cs="宋体"/>
                <w:kern w:val="0"/>
                <w:sz w:val="23"/>
                <w:szCs w:val="23"/>
                <w:shd w:val="clear" w:color="auto" w:fill="F7F7F8"/>
              </w:rPr>
              <w:t>close</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shutdown</w:t>
            </w:r>
            <w:r w:rsidRPr="00BA0D5D">
              <w:rPr>
                <w:rFonts w:ascii="inherit" w:eastAsia="宋体" w:hAnsi="inherit" w:cs="宋体"/>
                <w:kern w:val="0"/>
                <w:sz w:val="24"/>
                <w:szCs w:val="24"/>
              </w:rPr>
              <w:t> method are automatically enlisted with a destruction callback. If you have a public </w:t>
            </w:r>
            <w:r w:rsidRPr="00BA0D5D">
              <w:rPr>
                <w:rFonts w:ascii="Consolas" w:eastAsia="宋体" w:hAnsi="Consolas" w:cs="宋体"/>
                <w:kern w:val="0"/>
                <w:sz w:val="23"/>
                <w:szCs w:val="23"/>
                <w:shd w:val="clear" w:color="auto" w:fill="F7F7F8"/>
              </w:rPr>
              <w:t>close</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shutdown</w:t>
            </w:r>
            <w:r w:rsidRPr="00BA0D5D">
              <w:rPr>
                <w:rFonts w:ascii="inherit" w:eastAsia="宋体" w:hAnsi="inherit" w:cs="宋体"/>
                <w:kern w:val="0"/>
                <w:sz w:val="24"/>
                <w:szCs w:val="24"/>
              </w:rPr>
              <w:t xml:space="preserve"> method and you do not wish for it to be called when the container </w:t>
            </w:r>
            <w:r w:rsidRPr="00BA0D5D">
              <w:rPr>
                <w:rFonts w:ascii="inherit" w:eastAsia="宋体" w:hAnsi="inherit" w:cs="宋体"/>
                <w:kern w:val="0"/>
                <w:sz w:val="24"/>
                <w:szCs w:val="24"/>
              </w:rPr>
              <w:lastRenderedPageBreak/>
              <w:t>shuts down, you can add </w:t>
            </w:r>
            <w:r w:rsidRPr="00BA0D5D">
              <w:rPr>
                <w:rFonts w:ascii="Consolas" w:eastAsia="宋体" w:hAnsi="Consolas" w:cs="宋体"/>
                <w:kern w:val="0"/>
                <w:sz w:val="23"/>
                <w:szCs w:val="23"/>
                <w:shd w:val="clear" w:color="auto" w:fill="F7F7F8"/>
              </w:rPr>
              <w:t>@Bean(destroyMethod="")</w:t>
            </w:r>
            <w:r w:rsidRPr="00BA0D5D">
              <w:rPr>
                <w:rFonts w:ascii="inherit" w:eastAsia="宋体" w:hAnsi="inherit" w:cs="宋体"/>
                <w:kern w:val="0"/>
                <w:sz w:val="24"/>
                <w:szCs w:val="24"/>
              </w:rPr>
              <w:t> to your bean definition to disable the default </w:t>
            </w:r>
            <w:r w:rsidRPr="00BA0D5D">
              <w:rPr>
                <w:rFonts w:ascii="Consolas" w:eastAsia="宋体" w:hAnsi="Consolas" w:cs="宋体"/>
                <w:kern w:val="0"/>
                <w:sz w:val="23"/>
                <w:szCs w:val="23"/>
                <w:shd w:val="clear" w:color="auto" w:fill="F7F7F8"/>
              </w:rPr>
              <w:t>(inferred)</w:t>
            </w:r>
            <w:r w:rsidRPr="00BA0D5D">
              <w:rPr>
                <w:rFonts w:ascii="inherit" w:eastAsia="宋体" w:hAnsi="inherit" w:cs="宋体"/>
                <w:kern w:val="0"/>
                <w:sz w:val="24"/>
                <w:szCs w:val="24"/>
              </w:rPr>
              <w:t> mode.</w:t>
            </w:r>
          </w:p>
          <w:p w:rsidR="00542DDB" w:rsidRPr="00BA0D5D" w:rsidRDefault="00542DD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默认情况下，使用</w:t>
            </w:r>
            <w:r>
              <w:rPr>
                <w:rFonts w:ascii="Arial" w:hAnsi="Arial" w:cs="Arial"/>
                <w:shd w:val="clear" w:color="auto" w:fill="EBF1E7"/>
              </w:rPr>
              <w:t>Java</w:t>
            </w:r>
            <w:r>
              <w:rPr>
                <w:rFonts w:ascii="Arial" w:hAnsi="Arial" w:cs="Arial"/>
                <w:shd w:val="clear" w:color="auto" w:fill="EBF1E7"/>
              </w:rPr>
              <w:t>配置定义的具有</w:t>
            </w:r>
            <w:r>
              <w:rPr>
                <w:rFonts w:ascii="Arial" w:hAnsi="Arial" w:cs="Arial"/>
                <w:shd w:val="clear" w:color="auto" w:fill="EBF1E7"/>
              </w:rPr>
              <w:t>public </w:t>
            </w:r>
            <w:r>
              <w:rPr>
                <w:rStyle w:val="HTML"/>
                <w:rFonts w:ascii="Consolas" w:hAnsi="Consolas"/>
                <w:sz w:val="23"/>
                <w:szCs w:val="23"/>
                <w:shd w:val="clear" w:color="auto" w:fill="F7F7F8"/>
              </w:rPr>
              <w:t>close</w:t>
            </w:r>
            <w:r>
              <w:rPr>
                <w:rFonts w:ascii="Arial" w:hAnsi="Arial" w:cs="Arial"/>
                <w:shd w:val="clear" w:color="auto" w:fill="EBF1E7"/>
              </w:rPr>
              <w:t>或</w:t>
            </w:r>
            <w:r>
              <w:rPr>
                <w:rStyle w:val="HTML"/>
                <w:rFonts w:ascii="Consolas" w:hAnsi="Consolas"/>
                <w:sz w:val="23"/>
                <w:szCs w:val="23"/>
                <w:shd w:val="clear" w:color="auto" w:fill="F7F7F8"/>
              </w:rPr>
              <w:t>shutdown</w:t>
            </w:r>
            <w:r>
              <w:rPr>
                <w:rFonts w:ascii="Arial" w:hAnsi="Arial" w:cs="Arial"/>
                <w:shd w:val="clear" w:color="auto" w:fill="EBF1E7"/>
              </w:rPr>
              <w:t> method</w:t>
            </w:r>
            <w:r>
              <w:rPr>
                <w:rFonts w:ascii="Arial" w:hAnsi="Arial" w:cs="Arial"/>
                <w:shd w:val="clear" w:color="auto" w:fill="EBF1E7"/>
              </w:rPr>
              <w:t>的</w:t>
            </w:r>
            <w:r>
              <w:rPr>
                <w:rFonts w:ascii="Arial" w:hAnsi="Arial" w:cs="Arial"/>
                <w:shd w:val="clear" w:color="auto" w:fill="EBF1E7"/>
              </w:rPr>
              <w:t>bean </w:t>
            </w:r>
            <w:r>
              <w:rPr>
                <w:rFonts w:ascii="Arial" w:hAnsi="Arial" w:cs="Arial"/>
                <w:shd w:val="clear" w:color="auto" w:fill="EBF1E7"/>
              </w:rPr>
              <w:t>会自动使用销毁回调登记。如果您有公共</w:t>
            </w:r>
            <w:r>
              <w:rPr>
                <w:rFonts w:ascii="Arial" w:hAnsi="Arial" w:cs="Arial"/>
                <w:shd w:val="clear" w:color="auto" w:fill="EBF1E7"/>
              </w:rPr>
              <w:t> </w:t>
            </w:r>
            <w:r>
              <w:rPr>
                <w:rStyle w:val="HTML"/>
                <w:rFonts w:ascii="Consolas" w:hAnsi="Consolas"/>
                <w:sz w:val="23"/>
                <w:szCs w:val="23"/>
                <w:shd w:val="clear" w:color="auto" w:fill="F7F7F8"/>
              </w:rPr>
              <w:t>close</w:t>
            </w:r>
            <w:r>
              <w:rPr>
                <w:rFonts w:ascii="Arial" w:hAnsi="Arial" w:cs="Arial"/>
                <w:shd w:val="clear" w:color="auto" w:fill="EBF1E7"/>
              </w:rPr>
              <w:t>或</w:t>
            </w:r>
            <w:r>
              <w:rPr>
                <w:rStyle w:val="HTML"/>
                <w:rFonts w:ascii="Consolas" w:hAnsi="Consolas"/>
                <w:sz w:val="23"/>
                <w:szCs w:val="23"/>
                <w:shd w:val="clear" w:color="auto" w:fill="F7F7F8"/>
              </w:rPr>
              <w:t>shutdown</w:t>
            </w:r>
            <w:r>
              <w:rPr>
                <w:rFonts w:ascii="Arial" w:hAnsi="Arial" w:cs="Arial"/>
                <w:shd w:val="clear" w:color="auto" w:fill="EBF1E7"/>
              </w:rPr>
              <w:t>方法，并且您不希望在容器关闭时调用它，则可以添加</w:t>
            </w:r>
            <w:r>
              <w:rPr>
                <w:rStyle w:val="HTML"/>
                <w:rFonts w:ascii="Consolas" w:hAnsi="Consolas"/>
                <w:sz w:val="23"/>
                <w:szCs w:val="23"/>
                <w:shd w:val="clear" w:color="auto" w:fill="F7F7F8"/>
              </w:rPr>
              <w:t>@Bean(destroyMethod="")</w:t>
            </w:r>
            <w:r>
              <w:rPr>
                <w:rFonts w:ascii="Arial" w:hAnsi="Arial" w:cs="Arial"/>
                <w:shd w:val="clear" w:color="auto" w:fill="EBF1E7"/>
              </w:rPr>
              <w:t>到</w:t>
            </w:r>
            <w:r>
              <w:rPr>
                <w:rFonts w:ascii="Arial" w:hAnsi="Arial" w:cs="Arial"/>
                <w:shd w:val="clear" w:color="auto" w:fill="EBF1E7"/>
              </w:rPr>
              <w:t>bean</w:t>
            </w:r>
            <w:r>
              <w:rPr>
                <w:rFonts w:ascii="Arial" w:hAnsi="Arial" w:cs="Arial"/>
                <w:shd w:val="clear" w:color="auto" w:fill="EBF1E7"/>
              </w:rPr>
              <w:t>定义以禁用默认</w:t>
            </w:r>
            <w:r>
              <w:rPr>
                <w:rStyle w:val="HTML"/>
                <w:rFonts w:ascii="Consolas" w:hAnsi="Consolas"/>
                <w:sz w:val="23"/>
                <w:szCs w:val="23"/>
                <w:shd w:val="clear" w:color="auto" w:fill="F7F7F8"/>
              </w:rPr>
              <w:t>(inferred)</w:t>
            </w:r>
            <w:r>
              <w:rPr>
                <w:rFonts w:ascii="Arial" w:hAnsi="Arial" w:cs="Arial"/>
                <w:shd w:val="clear" w:color="auto" w:fill="EBF1E7"/>
              </w:rPr>
              <w:t>模式。</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may want to do that by default for a resource that you acquire with JNDI, as its lifecycle is managed outside the application. In particular, make sure to always do it for a </w:t>
            </w:r>
            <w:r w:rsidRPr="00BA0D5D">
              <w:rPr>
                <w:rFonts w:ascii="Consolas" w:eastAsia="宋体" w:hAnsi="Consolas" w:cs="宋体"/>
                <w:kern w:val="0"/>
                <w:sz w:val="23"/>
                <w:szCs w:val="23"/>
                <w:shd w:val="clear" w:color="auto" w:fill="F7F7F8"/>
              </w:rPr>
              <w:t>DataSource</w:t>
            </w:r>
            <w:r w:rsidRPr="00BA0D5D">
              <w:rPr>
                <w:rFonts w:ascii="inherit" w:eastAsia="宋体" w:hAnsi="inherit" w:cs="宋体"/>
                <w:kern w:val="0"/>
                <w:sz w:val="24"/>
                <w:szCs w:val="24"/>
              </w:rPr>
              <w:t>, as it is known to be problematic on Java EE application servers.</w:t>
            </w:r>
          </w:p>
          <w:p w:rsidR="00542DDB" w:rsidRPr="00BA0D5D" w:rsidRDefault="00542DD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对于使用</w:t>
            </w:r>
            <w:r>
              <w:rPr>
                <w:rFonts w:ascii="Arial" w:hAnsi="Arial" w:cs="Arial"/>
                <w:shd w:val="clear" w:color="auto" w:fill="EBF1E7"/>
              </w:rPr>
              <w:t>JNDI</w:t>
            </w:r>
            <w:r>
              <w:rPr>
                <w:rFonts w:ascii="Arial" w:hAnsi="Arial" w:cs="Arial"/>
                <w:shd w:val="clear" w:color="auto" w:fill="EBF1E7"/>
              </w:rPr>
              <w:t>获取的资源，您可能希望默认执行此操作，因为其生命周期在应用程序之外进行管理。特别是，确保始终为</w:t>
            </w:r>
            <w:r>
              <w:rPr>
                <w:rFonts w:ascii="Arial" w:hAnsi="Arial" w:cs="Arial"/>
                <w:shd w:val="clear" w:color="auto" w:fill="EBF1E7"/>
              </w:rPr>
              <w:t>a</w:t>
            </w:r>
            <w:r>
              <w:rPr>
                <w:rFonts w:ascii="Arial" w:hAnsi="Arial" w:cs="Arial"/>
                <w:shd w:val="clear" w:color="auto" w:fill="EBF1E7"/>
              </w:rPr>
              <w:t>执行此操作</w:t>
            </w:r>
            <w:r>
              <w:rPr>
                <w:rStyle w:val="HTML"/>
                <w:rFonts w:ascii="Consolas" w:hAnsi="Consolas"/>
                <w:sz w:val="23"/>
                <w:szCs w:val="23"/>
                <w:shd w:val="clear" w:color="auto" w:fill="F7F7F8"/>
              </w:rPr>
              <w:t>DataSource</w:t>
            </w:r>
            <w:r>
              <w:rPr>
                <w:rFonts w:ascii="Arial" w:hAnsi="Arial" w:cs="Arial"/>
                <w:shd w:val="clear" w:color="auto" w:fill="EBF1E7"/>
              </w:rPr>
              <w:t>，因为已知它在</w:t>
            </w:r>
            <w:r>
              <w:rPr>
                <w:rFonts w:ascii="Arial" w:hAnsi="Arial" w:cs="Arial"/>
                <w:shd w:val="clear" w:color="auto" w:fill="EBF1E7"/>
              </w:rPr>
              <w:t>Java EE</w:t>
            </w:r>
            <w:r>
              <w:rPr>
                <w:rFonts w:ascii="Arial" w:hAnsi="Arial" w:cs="Arial"/>
                <w:shd w:val="clear" w:color="auto" w:fill="EBF1E7"/>
              </w:rPr>
              <w:t>应用程序服务器上存在问题。</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following example shows how to prevent an automatic destruction callback for a </w:t>
            </w:r>
            <w:r w:rsidRPr="00BA0D5D">
              <w:rPr>
                <w:rFonts w:ascii="Consolas" w:eastAsia="宋体" w:hAnsi="Consolas" w:cs="宋体"/>
                <w:kern w:val="0"/>
                <w:sz w:val="23"/>
                <w:szCs w:val="23"/>
                <w:shd w:val="clear" w:color="auto" w:fill="F7F7F8"/>
              </w:rPr>
              <w:t>DataSource</w:t>
            </w:r>
            <w:r w:rsidRPr="00BA0D5D">
              <w:rPr>
                <w:rFonts w:ascii="inherit" w:eastAsia="宋体" w:hAnsi="inherit" w:cs="宋体"/>
                <w:kern w:val="0"/>
                <w:sz w:val="24"/>
                <w:szCs w:val="24"/>
              </w:rPr>
              <w:t>:</w:t>
            </w:r>
          </w:p>
          <w:p w:rsidR="00542DDB" w:rsidRPr="00BA0D5D" w:rsidRDefault="00542DDB"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以下示例显示如何防止自动销毁回调</w:t>
            </w:r>
            <w:r>
              <w:rPr>
                <w:rFonts w:ascii="Arial" w:hAnsi="Arial" w:cs="Arial"/>
                <w:shd w:val="clear" w:color="auto" w:fill="EBF1E7"/>
              </w:rPr>
              <w:t> </w:t>
            </w:r>
            <w:r>
              <w:rPr>
                <w:rStyle w:val="HTML"/>
                <w:rFonts w:ascii="Consolas" w:hAnsi="Consolas"/>
                <w:sz w:val="23"/>
                <w:szCs w:val="23"/>
                <w:shd w:val="clear" w:color="auto" w:fill="F7F7F8"/>
              </w:rPr>
              <w:t>DataSource</w:t>
            </w:r>
            <w:r>
              <w:rPr>
                <w:rFonts w:ascii="Arial" w:hAnsi="Arial" w:cs="Arial"/>
                <w:shd w:val="clear" w:color="auto" w:fill="EBF1E7"/>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0077"/>
                <w:kern w:val="0"/>
                <w:sz w:val="24"/>
                <w:szCs w:val="24"/>
              </w:rPr>
              <w:t>@Bean</w:t>
            </w:r>
            <w:r w:rsidRPr="00BA0D5D">
              <w:rPr>
                <w:rFonts w:ascii="Consolas" w:eastAsia="宋体" w:hAnsi="Consolas" w:cs="宋体"/>
                <w:kern w:val="0"/>
                <w:sz w:val="24"/>
                <w:szCs w:val="24"/>
              </w:rPr>
              <w:t>(destroyMethod=</w:t>
            </w:r>
            <w:r w:rsidRPr="00BA0D5D">
              <w:rPr>
                <w:rFonts w:ascii="Consolas" w:eastAsia="宋体" w:hAnsi="Consolas" w:cs="宋体"/>
                <w:color w:val="DD1144"/>
                <w:kern w:val="0"/>
                <w:sz w:val="24"/>
                <w:szCs w:val="24"/>
              </w:rPr>
              <w:t>""</w:t>
            </w:r>
            <w:r w:rsidRPr="00BA0D5D">
              <w:rPr>
                <w:rFonts w:ascii="Consolas" w:eastAsia="宋体" w:hAnsi="Consolas" w:cs="宋体"/>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b/>
                <w:bCs/>
                <w:kern w:val="0"/>
                <w:sz w:val="24"/>
                <w:szCs w:val="24"/>
              </w:rPr>
              <w:t>public</w:t>
            </w:r>
            <w:r w:rsidRPr="00BA0D5D">
              <w:rPr>
                <w:rFonts w:ascii="Consolas" w:eastAsia="宋体" w:hAnsi="Consolas" w:cs="宋体"/>
                <w:kern w:val="0"/>
                <w:sz w:val="24"/>
                <w:szCs w:val="24"/>
              </w:rPr>
              <w:t xml:space="preserve"> DataSource dataSource() </w:t>
            </w:r>
            <w:r w:rsidRPr="00BA0D5D">
              <w:rPr>
                <w:rFonts w:ascii="Consolas" w:eastAsia="宋体" w:hAnsi="Consolas" w:cs="宋体"/>
                <w:b/>
                <w:bCs/>
                <w:kern w:val="0"/>
                <w:sz w:val="24"/>
                <w:szCs w:val="24"/>
              </w:rPr>
              <w:t>throws</w:t>
            </w:r>
            <w:r w:rsidRPr="00BA0D5D">
              <w:rPr>
                <w:rFonts w:ascii="Consolas" w:eastAsia="宋体" w:hAnsi="Consolas" w:cs="宋体"/>
                <w:kern w:val="0"/>
                <w:sz w:val="24"/>
                <w:szCs w:val="24"/>
              </w:rPr>
              <w:t xml:space="preserve"> NamingException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kern w:val="0"/>
                <w:sz w:val="24"/>
                <w:szCs w:val="24"/>
              </w:rPr>
              <w:t xml:space="preserve"> (DataSource) jndiTemplate.lookup(</w:t>
            </w:r>
            <w:r w:rsidRPr="00BA0D5D">
              <w:rPr>
                <w:rFonts w:ascii="Consolas" w:eastAsia="宋体" w:hAnsi="Consolas" w:cs="宋体"/>
                <w:color w:val="DD1144"/>
                <w:kern w:val="0"/>
                <w:sz w:val="24"/>
                <w:szCs w:val="24"/>
              </w:rPr>
              <w:t>"MyDS"</w:t>
            </w:r>
            <w:r w:rsidRPr="00BA0D5D">
              <w:rPr>
                <w:rFonts w:ascii="Consolas" w:eastAsia="宋体" w:hAnsi="Consolas" w:cs="宋体"/>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Also, with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you typically use programmatic JNDI lookups, either by using Spring’s </w:t>
            </w:r>
            <w:r w:rsidRPr="00BA0D5D">
              <w:rPr>
                <w:rFonts w:ascii="Consolas" w:eastAsia="宋体" w:hAnsi="Consolas" w:cs="宋体"/>
                <w:kern w:val="0"/>
                <w:sz w:val="23"/>
                <w:szCs w:val="23"/>
                <w:shd w:val="clear" w:color="auto" w:fill="F7F7F8"/>
              </w:rPr>
              <w:t>JndiTemplate</w:t>
            </w:r>
            <w:r w:rsidRPr="00BA0D5D">
              <w:rPr>
                <w:rFonts w:ascii="inherit" w:eastAsia="宋体" w:hAnsi="inherit" w:cs="宋体"/>
                <w:kern w:val="0"/>
                <w:sz w:val="24"/>
                <w:szCs w:val="24"/>
              </w:rPr>
              <w:t>or </w:t>
            </w:r>
            <w:r w:rsidRPr="00BA0D5D">
              <w:rPr>
                <w:rFonts w:ascii="Consolas" w:eastAsia="宋体" w:hAnsi="Consolas" w:cs="宋体"/>
                <w:kern w:val="0"/>
                <w:sz w:val="23"/>
                <w:szCs w:val="23"/>
                <w:shd w:val="clear" w:color="auto" w:fill="F7F7F8"/>
              </w:rPr>
              <w:t>JndiLocatorDelegate</w:t>
            </w:r>
            <w:r w:rsidRPr="00BA0D5D">
              <w:rPr>
                <w:rFonts w:ascii="inherit" w:eastAsia="宋体" w:hAnsi="inherit" w:cs="宋体"/>
                <w:kern w:val="0"/>
                <w:sz w:val="24"/>
                <w:szCs w:val="24"/>
              </w:rPr>
              <w:t> helpers or straight JNDI </w:t>
            </w:r>
            <w:r w:rsidRPr="00BA0D5D">
              <w:rPr>
                <w:rFonts w:ascii="Consolas" w:eastAsia="宋体" w:hAnsi="Consolas" w:cs="宋体"/>
                <w:kern w:val="0"/>
                <w:sz w:val="23"/>
                <w:szCs w:val="23"/>
                <w:shd w:val="clear" w:color="auto" w:fill="F7F7F8"/>
              </w:rPr>
              <w:t>InitialContext</w:t>
            </w:r>
            <w:r w:rsidRPr="00BA0D5D">
              <w:rPr>
                <w:rFonts w:ascii="inherit" w:eastAsia="宋体" w:hAnsi="inherit" w:cs="宋体"/>
                <w:kern w:val="0"/>
                <w:sz w:val="24"/>
                <w:szCs w:val="24"/>
              </w:rPr>
              <w:t> usage but not the </w:t>
            </w:r>
            <w:r w:rsidRPr="00BA0D5D">
              <w:rPr>
                <w:rFonts w:ascii="Consolas" w:eastAsia="宋体" w:hAnsi="Consolas" w:cs="宋体"/>
                <w:kern w:val="0"/>
                <w:sz w:val="23"/>
                <w:szCs w:val="23"/>
                <w:shd w:val="clear" w:color="auto" w:fill="F7F7F8"/>
              </w:rPr>
              <w:t>JndiObjectFactoryBean</w:t>
            </w:r>
            <w:r w:rsidRPr="00BA0D5D">
              <w:rPr>
                <w:rFonts w:ascii="inherit" w:eastAsia="宋体" w:hAnsi="inherit" w:cs="宋体"/>
                <w:kern w:val="0"/>
                <w:sz w:val="24"/>
                <w:szCs w:val="24"/>
              </w:rPr>
              <w:t>variant (which would force you to declare the return type as the </w:t>
            </w:r>
            <w:r w:rsidRPr="00BA0D5D">
              <w:rPr>
                <w:rFonts w:ascii="Consolas" w:eastAsia="宋体" w:hAnsi="Consolas" w:cs="宋体"/>
                <w:kern w:val="0"/>
                <w:sz w:val="23"/>
                <w:szCs w:val="23"/>
                <w:shd w:val="clear" w:color="auto" w:fill="F7F7F8"/>
              </w:rPr>
              <w:t>FactoryBean</w:t>
            </w:r>
            <w:r w:rsidRPr="00BA0D5D">
              <w:rPr>
                <w:rFonts w:ascii="inherit" w:eastAsia="宋体" w:hAnsi="inherit" w:cs="宋体"/>
                <w:kern w:val="0"/>
                <w:sz w:val="24"/>
                <w:szCs w:val="24"/>
              </w:rPr>
              <w:t> type instead of the actual target type, making it harder to use for cross-reference calls in other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that intend to refer to the provided resource here).</w:t>
            </w:r>
          </w:p>
          <w:p w:rsidR="00542DDB" w:rsidRPr="00BA0D5D" w:rsidRDefault="00542DDB" w:rsidP="00BA0D5D">
            <w:pPr>
              <w:widowControl/>
              <w:jc w:val="left"/>
              <w:rPr>
                <w:rFonts w:ascii="inherit" w:eastAsia="宋体" w:hAnsi="inherit" w:cs="宋体" w:hint="eastAsia"/>
                <w:kern w:val="0"/>
                <w:sz w:val="24"/>
                <w:szCs w:val="24"/>
              </w:rPr>
            </w:pPr>
            <w:r>
              <w:rPr>
                <w:rFonts w:ascii="Arial" w:hAnsi="Arial" w:cs="Arial"/>
                <w:shd w:val="clear" w:color="auto" w:fill="EBF1E7"/>
              </w:rPr>
              <w:t>此外，使用</w:t>
            </w:r>
            <w:r>
              <w:rPr>
                <w:rStyle w:val="HTML"/>
                <w:rFonts w:ascii="Consolas" w:hAnsi="Consolas"/>
                <w:sz w:val="23"/>
                <w:szCs w:val="23"/>
                <w:shd w:val="clear" w:color="auto" w:fill="F7F7F8"/>
              </w:rPr>
              <w:t>@Bean</w:t>
            </w:r>
            <w:r>
              <w:rPr>
                <w:rFonts w:ascii="Arial" w:hAnsi="Arial" w:cs="Arial"/>
                <w:shd w:val="clear" w:color="auto" w:fill="EBF1E7"/>
              </w:rPr>
              <w:t>方法，您通常使用编程</w:t>
            </w:r>
            <w:r>
              <w:rPr>
                <w:rFonts w:ascii="Arial" w:hAnsi="Arial" w:cs="Arial"/>
                <w:shd w:val="clear" w:color="auto" w:fill="EBF1E7"/>
              </w:rPr>
              <w:t>JNDI</w:t>
            </w:r>
            <w:r>
              <w:rPr>
                <w:rFonts w:ascii="Arial" w:hAnsi="Arial" w:cs="Arial"/>
                <w:shd w:val="clear" w:color="auto" w:fill="EBF1E7"/>
              </w:rPr>
              <w:t>查找，通过使用</w:t>
            </w:r>
            <w:r>
              <w:rPr>
                <w:rFonts w:ascii="Arial" w:hAnsi="Arial" w:cs="Arial"/>
                <w:shd w:val="clear" w:color="auto" w:fill="EBF1E7"/>
              </w:rPr>
              <w:t>Spring </w:t>
            </w:r>
            <w:r>
              <w:rPr>
                <w:rStyle w:val="HTML"/>
                <w:rFonts w:ascii="Consolas" w:hAnsi="Consolas"/>
                <w:sz w:val="23"/>
                <w:szCs w:val="23"/>
                <w:shd w:val="clear" w:color="auto" w:fill="F7F7F8"/>
              </w:rPr>
              <w:t>JndiTemplate</w:t>
            </w:r>
            <w:r>
              <w:rPr>
                <w:rFonts w:ascii="Arial" w:hAnsi="Arial" w:cs="Arial"/>
                <w:shd w:val="clear" w:color="auto" w:fill="EBF1E7"/>
              </w:rPr>
              <w:t>或</w:t>
            </w:r>
            <w:r>
              <w:rPr>
                <w:rStyle w:val="HTML"/>
                <w:rFonts w:ascii="Consolas" w:hAnsi="Consolas"/>
                <w:sz w:val="23"/>
                <w:szCs w:val="23"/>
                <w:shd w:val="clear" w:color="auto" w:fill="F7F7F8"/>
              </w:rPr>
              <w:t>JndiLocatorDelegate</w:t>
            </w:r>
            <w:r>
              <w:rPr>
                <w:rFonts w:ascii="Arial" w:hAnsi="Arial" w:cs="Arial"/>
                <w:shd w:val="clear" w:color="auto" w:fill="EBF1E7"/>
              </w:rPr>
              <w:t>帮助程序或直接</w:t>
            </w:r>
            <w:r>
              <w:rPr>
                <w:rFonts w:ascii="Arial" w:hAnsi="Arial" w:cs="Arial"/>
                <w:shd w:val="clear" w:color="auto" w:fill="EBF1E7"/>
              </w:rPr>
              <w:t>JNDI </w:t>
            </w:r>
            <w:r>
              <w:rPr>
                <w:rStyle w:val="HTML"/>
                <w:rFonts w:ascii="Consolas" w:hAnsi="Consolas"/>
                <w:sz w:val="23"/>
                <w:szCs w:val="23"/>
                <w:shd w:val="clear" w:color="auto" w:fill="F7F7F8"/>
              </w:rPr>
              <w:t>InitialContext</w:t>
            </w:r>
            <w:r>
              <w:rPr>
                <w:rFonts w:ascii="Arial" w:hAnsi="Arial" w:cs="Arial"/>
                <w:shd w:val="clear" w:color="auto" w:fill="EBF1E7"/>
              </w:rPr>
              <w:t>用法但不使用</w:t>
            </w:r>
            <w:r>
              <w:rPr>
                <w:rStyle w:val="HTML"/>
                <w:rFonts w:ascii="Consolas" w:hAnsi="Consolas"/>
                <w:sz w:val="23"/>
                <w:szCs w:val="23"/>
                <w:shd w:val="clear" w:color="auto" w:fill="F7F7F8"/>
              </w:rPr>
              <w:t>JndiObjectFactoryBean</w:t>
            </w:r>
            <w:r>
              <w:rPr>
                <w:rFonts w:ascii="Arial" w:hAnsi="Arial" w:cs="Arial"/>
                <w:shd w:val="clear" w:color="auto" w:fill="EBF1E7"/>
              </w:rPr>
              <w:t>变量（这将强制您将返回类型声明为</w:t>
            </w:r>
            <w:r>
              <w:rPr>
                <w:rStyle w:val="HTML"/>
                <w:rFonts w:ascii="Consolas" w:hAnsi="Consolas"/>
                <w:sz w:val="23"/>
                <w:szCs w:val="23"/>
                <w:shd w:val="clear" w:color="auto" w:fill="F7F7F8"/>
              </w:rPr>
              <w:t>FactoryBean</w:t>
            </w:r>
            <w:r>
              <w:rPr>
                <w:rFonts w:ascii="Arial" w:hAnsi="Arial" w:cs="Arial"/>
                <w:shd w:val="clear" w:color="auto" w:fill="EBF1E7"/>
              </w:rPr>
              <w:t>类型而不是实际目标类型，使得更难以用于其他</w:t>
            </w:r>
            <w:r>
              <w:rPr>
                <w:rStyle w:val="HTML"/>
                <w:rFonts w:ascii="Consolas" w:hAnsi="Consolas"/>
                <w:sz w:val="23"/>
                <w:szCs w:val="23"/>
                <w:shd w:val="clear" w:color="auto" w:fill="F7F7F8"/>
              </w:rPr>
              <w:t>@Bean</w:t>
            </w:r>
            <w:r>
              <w:rPr>
                <w:rFonts w:ascii="Arial" w:hAnsi="Arial" w:cs="Arial"/>
                <w:shd w:val="clear" w:color="auto" w:fill="EBF1E7"/>
              </w:rPr>
              <w:t>打算在此处引用所提供资源的方法中的交叉引用调用。</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case of </w:t>
      </w:r>
      <w:r w:rsidRPr="00BA0D5D">
        <w:rPr>
          <w:rFonts w:ascii="Consolas" w:eastAsia="宋体" w:hAnsi="Consolas" w:cs="宋体"/>
          <w:color w:val="34302D"/>
          <w:kern w:val="0"/>
          <w:sz w:val="23"/>
          <w:szCs w:val="23"/>
          <w:shd w:val="clear" w:color="auto" w:fill="F7F7F8"/>
        </w:rPr>
        <w:t>BeanOne</w:t>
      </w:r>
      <w:r w:rsidRPr="00BA0D5D">
        <w:rPr>
          <w:rFonts w:ascii="inherit" w:eastAsia="宋体" w:hAnsi="inherit" w:cs="Arial"/>
          <w:color w:val="34302D"/>
          <w:kern w:val="0"/>
          <w:sz w:val="24"/>
          <w:szCs w:val="24"/>
        </w:rPr>
        <w:t> from the example above the preceding note, it would be equally valid to call the </w:t>
      </w: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method directly during construction, as the following example shows:</w:t>
      </w:r>
    </w:p>
    <w:p w:rsidR="00542DDB" w:rsidRPr="00BA0D5D" w:rsidRDefault="00542D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BeanOne</w:t>
      </w:r>
      <w:r>
        <w:rPr>
          <w:rFonts w:ascii="Arial" w:hAnsi="Arial" w:cs="Arial"/>
          <w:color w:val="34302D"/>
          <w:shd w:val="clear" w:color="auto" w:fill="FFFFFF"/>
        </w:rPr>
        <w:t>前面注释中的示例的情况下，</w:t>
      </w:r>
      <w:r>
        <w:rPr>
          <w:rStyle w:val="HTML"/>
          <w:rFonts w:ascii="Consolas" w:hAnsi="Consolas"/>
          <w:sz w:val="23"/>
          <w:szCs w:val="23"/>
          <w:shd w:val="clear" w:color="auto" w:fill="F7F7F8"/>
        </w:rPr>
        <w:t>init()</w:t>
      </w:r>
      <w:r>
        <w:rPr>
          <w:rFonts w:ascii="Arial" w:hAnsi="Arial" w:cs="Arial"/>
          <w:color w:val="34302D"/>
          <w:shd w:val="clear" w:color="auto" w:fill="FFFFFF"/>
        </w:rPr>
        <w:t> </w:t>
      </w:r>
      <w:r>
        <w:rPr>
          <w:rFonts w:ascii="Arial" w:hAnsi="Arial" w:cs="Arial"/>
          <w:color w:val="34302D"/>
          <w:shd w:val="clear" w:color="auto" w:fill="FFFFFF"/>
        </w:rPr>
        <w:t>在构造期间直接调用该方法同样有效，如以下示例所示：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BeanOne beanOne()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BeanOne beanOne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BeanOne();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beanOne.init();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beanOne;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When you work directly in Java, you can do anything you like with your objects and do not always need to rely on the container lifecycle.</w:t>
            </w:r>
          </w:p>
          <w:p w:rsidR="00E270D9" w:rsidRPr="00BA0D5D" w:rsidRDefault="00E270D9" w:rsidP="00BA0D5D">
            <w:pPr>
              <w:widowControl/>
              <w:jc w:val="left"/>
              <w:rPr>
                <w:rFonts w:ascii="宋体" w:eastAsia="宋体" w:hAnsi="宋体" w:cs="宋体"/>
                <w:kern w:val="0"/>
                <w:sz w:val="24"/>
                <w:szCs w:val="24"/>
              </w:rPr>
            </w:pPr>
            <w:r>
              <w:rPr>
                <w:rFonts w:ascii="Arial" w:hAnsi="Arial" w:cs="Arial"/>
                <w:shd w:val="clear" w:color="auto" w:fill="EBF1E7"/>
              </w:rPr>
              <w:t>当您直接使用</w:t>
            </w:r>
            <w:r>
              <w:rPr>
                <w:rFonts w:ascii="Arial" w:hAnsi="Arial" w:cs="Arial"/>
                <w:shd w:val="clear" w:color="auto" w:fill="EBF1E7"/>
              </w:rPr>
              <w:t>Java</w:t>
            </w:r>
            <w:r>
              <w:rPr>
                <w:rFonts w:ascii="Arial" w:hAnsi="Arial" w:cs="Arial"/>
                <w:shd w:val="clear" w:color="auto" w:fill="EBF1E7"/>
              </w:rPr>
              <w:t>工作时，您可以使用对象执行任何您喜欢的操作，并且不必总是依赖于容器生命周期。</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Specifying Bean Scope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includes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annotation so that you can specify the scope of a bean.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包含</w:t>
      </w:r>
      <w:r>
        <w:rPr>
          <w:rStyle w:val="HTML"/>
          <w:rFonts w:ascii="Consolas" w:hAnsi="Consolas"/>
          <w:sz w:val="23"/>
          <w:szCs w:val="23"/>
          <w:shd w:val="clear" w:color="auto" w:fill="F7F7F8"/>
        </w:rPr>
        <w:t>@Scope</w:t>
      </w:r>
      <w:r>
        <w:rPr>
          <w:rFonts w:ascii="Arial" w:hAnsi="Arial" w:cs="Arial"/>
          <w:color w:val="34302D"/>
          <w:shd w:val="clear" w:color="auto" w:fill="FFFFFF"/>
        </w:rPr>
        <w:t>注释，以便您可以指定</w:t>
      </w:r>
      <w:r>
        <w:rPr>
          <w:rFonts w:ascii="Arial" w:hAnsi="Arial" w:cs="Arial"/>
          <w:color w:val="34302D"/>
          <w:shd w:val="clear" w:color="auto" w:fill="FFFFFF"/>
        </w:rPr>
        <w:t>bean</w:t>
      </w:r>
      <w:r>
        <w:rPr>
          <w:rFonts w:ascii="Arial" w:hAnsi="Arial" w:cs="Arial"/>
          <w:color w:val="34302D"/>
          <w:shd w:val="clear" w:color="auto" w:fill="FFFFFF"/>
        </w:rPr>
        <w:t>的范围。</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Using the </w:t>
      </w:r>
      <w:r w:rsidRPr="00BA0D5D">
        <w:rPr>
          <w:rFonts w:ascii="Consolas" w:eastAsia="宋体" w:hAnsi="Consolas" w:cs="宋体"/>
          <w:color w:val="34302D"/>
          <w:kern w:val="0"/>
          <w:sz w:val="23"/>
          <w:szCs w:val="23"/>
          <w:shd w:val="clear" w:color="auto" w:fill="F7F7F8"/>
        </w:rPr>
        <w:t>@Scope</w:t>
      </w:r>
      <w:r w:rsidRPr="00BA0D5D">
        <w:rPr>
          <w:rFonts w:ascii="Arial" w:eastAsia="宋体" w:hAnsi="Arial" w:cs="Arial"/>
          <w:color w:val="34302D"/>
          <w:kern w:val="0"/>
          <w:sz w:val="24"/>
          <w:szCs w:val="24"/>
        </w:rPr>
        <w:t> Annotation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specify that your beans defined with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should have a specific scope. You can use any of the standard scopes specified in the </w:t>
      </w:r>
      <w:hyperlink r:id="rId371" w:anchor="beans-factory-scopes" w:history="1">
        <w:r w:rsidRPr="00BA0D5D">
          <w:rPr>
            <w:rFonts w:ascii="inherit" w:eastAsia="宋体" w:hAnsi="inherit" w:cs="Arial"/>
            <w:color w:val="548E2E"/>
            <w:kern w:val="0"/>
            <w:sz w:val="24"/>
            <w:szCs w:val="24"/>
            <w:u w:val="single"/>
          </w:rPr>
          <w:t>Bean Scopes</w:t>
        </w:r>
      </w:hyperlink>
      <w:r w:rsidRPr="00BA0D5D">
        <w:rPr>
          <w:rFonts w:ascii="inherit" w:eastAsia="宋体" w:hAnsi="inherit" w:cs="Arial"/>
          <w:color w:val="34302D"/>
          <w:kern w:val="0"/>
          <w:sz w:val="24"/>
          <w:szCs w:val="24"/>
        </w:rPr>
        <w:t> section.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您可以指定使用</w:t>
      </w:r>
      <w:r>
        <w:rPr>
          <w:rStyle w:val="HTML"/>
          <w:rFonts w:ascii="Consolas" w:hAnsi="Consolas"/>
          <w:sz w:val="23"/>
          <w:szCs w:val="23"/>
          <w:shd w:val="clear" w:color="auto" w:fill="F7F7F8"/>
        </w:rPr>
        <w:t>@Bean</w:t>
      </w:r>
      <w:r>
        <w:rPr>
          <w:rFonts w:ascii="Arial" w:hAnsi="Arial" w:cs="Arial"/>
          <w:color w:val="34302D"/>
          <w:shd w:val="clear" w:color="auto" w:fill="FFFFFF"/>
        </w:rPr>
        <w:t>注释定义的</w:t>
      </w:r>
      <w:r>
        <w:rPr>
          <w:rFonts w:ascii="Arial" w:hAnsi="Arial" w:cs="Arial"/>
          <w:color w:val="34302D"/>
          <w:shd w:val="clear" w:color="auto" w:fill="FFFFFF"/>
        </w:rPr>
        <w:t>bean </w:t>
      </w:r>
      <w:r>
        <w:rPr>
          <w:rFonts w:ascii="Arial" w:hAnsi="Arial" w:cs="Arial"/>
          <w:color w:val="34302D"/>
          <w:shd w:val="clear" w:color="auto" w:fill="FFFFFF"/>
        </w:rPr>
        <w:t>应具有特定范围。您可以使用</w:t>
      </w:r>
      <w:hyperlink r:id="rId372" w:anchor="beans-factory-scopes" w:history="1">
        <w:r>
          <w:rPr>
            <w:rStyle w:val="a4"/>
            <w:rFonts w:ascii="Arial" w:hAnsi="Arial" w:cs="Arial"/>
            <w:color w:val="548E2E"/>
            <w:shd w:val="clear" w:color="auto" w:fill="FFFFFF"/>
          </w:rPr>
          <w:t>Bean Scopes</w:t>
        </w:r>
      </w:hyperlink>
      <w:r>
        <w:rPr>
          <w:rFonts w:ascii="Arial" w:hAnsi="Arial" w:cs="Arial"/>
          <w:color w:val="34302D"/>
          <w:shd w:val="clear" w:color="auto" w:fill="FFFFFF"/>
        </w:rPr>
        <w:t>部分中指定的任何标准作用域</w:t>
      </w:r>
      <w:r>
        <w:rPr>
          <w:rFonts w:ascii="Arial" w:hAnsi="Arial" w:cs="Arial"/>
          <w:color w:val="34302D"/>
          <w:shd w:val="clear" w:color="auto" w:fill="FFFFFF"/>
        </w:rPr>
        <w:t>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default scope is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but you can override this with the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 annotation,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默认范围是</w:t>
      </w:r>
      <w:r>
        <w:rPr>
          <w:rStyle w:val="HTML"/>
          <w:rFonts w:ascii="Consolas" w:hAnsi="Consolas"/>
          <w:sz w:val="23"/>
          <w:szCs w:val="23"/>
          <w:shd w:val="clear" w:color="auto" w:fill="F7F7F8"/>
        </w:rPr>
        <w:t>singleton</w:t>
      </w:r>
      <w:r>
        <w:rPr>
          <w:rFonts w:ascii="Arial" w:hAnsi="Arial" w:cs="Arial"/>
          <w:color w:val="34302D"/>
          <w:shd w:val="clear" w:color="auto" w:fill="FFFFFF"/>
        </w:rPr>
        <w:t>，但您可以使用</w:t>
      </w:r>
      <w:r>
        <w:rPr>
          <w:rStyle w:val="HTML"/>
          <w:rFonts w:ascii="Consolas" w:hAnsi="Consolas"/>
          <w:sz w:val="23"/>
          <w:szCs w:val="23"/>
          <w:shd w:val="clear" w:color="auto" w:fill="F7F7F8"/>
        </w:rPr>
        <w:t>@Scope</w:t>
      </w:r>
      <w:r>
        <w:rPr>
          <w:rFonts w:ascii="Arial" w:hAnsi="Arial" w:cs="Arial"/>
          <w:color w:val="34302D"/>
          <w:shd w:val="clear" w:color="auto" w:fill="FFFFFF"/>
        </w:rPr>
        <w:t>注释覆盖它，如以下示例所示：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MyConfiguration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Encryptor encryptor()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Consolas" w:eastAsia="宋体" w:hAnsi="Consolas" w:cs="宋体"/>
          <w:color w:val="34302D"/>
          <w:kern w:val="0"/>
          <w:sz w:val="23"/>
          <w:szCs w:val="23"/>
          <w:shd w:val="clear" w:color="auto" w:fill="F7F7F8"/>
        </w:rPr>
        <w:t>@Scope</w:t>
      </w:r>
      <w:r w:rsidRPr="00BA0D5D">
        <w:rPr>
          <w:rFonts w:ascii="Arial" w:eastAsia="宋体" w:hAnsi="Arial" w:cs="Arial"/>
          <w:color w:val="34302D"/>
          <w:kern w:val="0"/>
          <w:sz w:val="24"/>
          <w:szCs w:val="24"/>
        </w:rPr>
        <w:t> and </w:t>
      </w:r>
      <w:r w:rsidRPr="00BA0D5D">
        <w:rPr>
          <w:rFonts w:ascii="Consolas" w:eastAsia="宋体" w:hAnsi="Consolas" w:cs="宋体"/>
          <w:color w:val="34302D"/>
          <w:kern w:val="0"/>
          <w:sz w:val="23"/>
          <w:szCs w:val="23"/>
          <w:shd w:val="clear" w:color="auto" w:fill="F7F7F8"/>
        </w:rPr>
        <w:t>scoped-proxy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offers a convenient way of working with scoped dependencies through </w:t>
      </w:r>
      <w:hyperlink r:id="rId373" w:anchor="beans-factory-scopes-other-injection" w:history="1">
        <w:r w:rsidRPr="00BA0D5D">
          <w:rPr>
            <w:rFonts w:ascii="inherit" w:eastAsia="宋体" w:hAnsi="inherit" w:cs="Arial"/>
            <w:color w:val="548E2E"/>
            <w:kern w:val="0"/>
            <w:sz w:val="24"/>
            <w:szCs w:val="24"/>
            <w:u w:val="single"/>
          </w:rPr>
          <w:t>scoped proxies</w:t>
        </w:r>
      </w:hyperlink>
      <w:r w:rsidRPr="00BA0D5D">
        <w:rPr>
          <w:rFonts w:ascii="inherit" w:eastAsia="宋体" w:hAnsi="inherit" w:cs="Arial"/>
          <w:color w:val="34302D"/>
          <w:kern w:val="0"/>
          <w:sz w:val="24"/>
          <w:szCs w:val="24"/>
        </w:rPr>
        <w:t>. The easiest way to create such a proxy when using the XML configuration is the </w:t>
      </w:r>
      <w:r w:rsidRPr="00BA0D5D">
        <w:rPr>
          <w:rFonts w:ascii="Consolas" w:eastAsia="宋体" w:hAnsi="Consolas" w:cs="宋体"/>
          <w:color w:val="34302D"/>
          <w:kern w:val="0"/>
          <w:sz w:val="23"/>
          <w:szCs w:val="23"/>
          <w:shd w:val="clear" w:color="auto" w:fill="F7F7F8"/>
        </w:rPr>
        <w:t>&lt;aop:scoped-proxy/&gt;</w:t>
      </w:r>
      <w:r w:rsidRPr="00BA0D5D">
        <w:rPr>
          <w:rFonts w:ascii="inherit" w:eastAsia="宋体" w:hAnsi="inherit" w:cs="Arial"/>
          <w:color w:val="34302D"/>
          <w:kern w:val="0"/>
          <w:sz w:val="24"/>
          <w:szCs w:val="24"/>
        </w:rPr>
        <w:t> element. Configuring your beans in Java with a </w:t>
      </w:r>
      <w:r w:rsidRPr="00BA0D5D">
        <w:rPr>
          <w:rFonts w:ascii="Consolas" w:eastAsia="宋体" w:hAnsi="Consolas" w:cs="宋体"/>
          <w:color w:val="34302D"/>
          <w:kern w:val="0"/>
          <w:sz w:val="23"/>
          <w:szCs w:val="23"/>
          <w:shd w:val="clear" w:color="auto" w:fill="F7F7F8"/>
        </w:rPr>
        <w:t>@Scope</w:t>
      </w:r>
      <w:r w:rsidRPr="00BA0D5D">
        <w:rPr>
          <w:rFonts w:ascii="inherit" w:eastAsia="宋体" w:hAnsi="inherit" w:cs="Arial"/>
          <w:color w:val="34302D"/>
          <w:kern w:val="0"/>
          <w:sz w:val="24"/>
          <w:szCs w:val="24"/>
        </w:rPr>
        <w:t>annotation offers equivalent support with the </w:t>
      </w:r>
      <w:r w:rsidRPr="00BA0D5D">
        <w:rPr>
          <w:rFonts w:ascii="Consolas" w:eastAsia="宋体" w:hAnsi="Consolas" w:cs="宋体"/>
          <w:color w:val="34302D"/>
          <w:kern w:val="0"/>
          <w:sz w:val="23"/>
          <w:szCs w:val="23"/>
          <w:shd w:val="clear" w:color="auto" w:fill="F7F7F8"/>
        </w:rPr>
        <w:t>proxyMode</w:t>
      </w:r>
      <w:r w:rsidRPr="00BA0D5D">
        <w:rPr>
          <w:rFonts w:ascii="inherit" w:eastAsia="宋体" w:hAnsi="inherit" w:cs="Arial"/>
          <w:color w:val="34302D"/>
          <w:kern w:val="0"/>
          <w:sz w:val="24"/>
          <w:szCs w:val="24"/>
        </w:rPr>
        <w:t> attribute. The default is no proxy (</w:t>
      </w:r>
      <w:r w:rsidRPr="00BA0D5D">
        <w:rPr>
          <w:rFonts w:ascii="Consolas" w:eastAsia="宋体" w:hAnsi="Consolas" w:cs="宋体"/>
          <w:color w:val="34302D"/>
          <w:kern w:val="0"/>
          <w:sz w:val="23"/>
          <w:szCs w:val="23"/>
          <w:shd w:val="clear" w:color="auto" w:fill="F7F7F8"/>
        </w:rPr>
        <w:t>ScopedProxyMode.NO</w:t>
      </w:r>
      <w:r w:rsidRPr="00BA0D5D">
        <w:rPr>
          <w:rFonts w:ascii="inherit" w:eastAsia="宋体" w:hAnsi="inherit" w:cs="Arial"/>
          <w:color w:val="34302D"/>
          <w:kern w:val="0"/>
          <w:sz w:val="24"/>
          <w:szCs w:val="24"/>
        </w:rPr>
        <w:t>), but you can specify </w:t>
      </w:r>
      <w:r w:rsidRPr="00BA0D5D">
        <w:rPr>
          <w:rFonts w:ascii="Consolas" w:eastAsia="宋体" w:hAnsi="Consolas" w:cs="宋体"/>
          <w:color w:val="34302D"/>
          <w:kern w:val="0"/>
          <w:sz w:val="23"/>
          <w:szCs w:val="23"/>
          <w:shd w:val="clear" w:color="auto" w:fill="F7F7F8"/>
        </w:rPr>
        <w:t>ScopedProxyMode.TARGET_CLASS</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ScopedProxyMode.INTERFACES</w:t>
      </w:r>
      <w:r w:rsidRPr="00BA0D5D">
        <w:rPr>
          <w:rFonts w:ascii="inherit" w:eastAsia="宋体" w:hAnsi="inherit" w:cs="Arial"/>
          <w:color w:val="34302D"/>
          <w:kern w:val="0"/>
          <w:sz w:val="24"/>
          <w:szCs w:val="24"/>
        </w:rPr>
        <w:t>.</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Spring</w:t>
      </w:r>
      <w:r>
        <w:rPr>
          <w:rFonts w:ascii="Arial" w:hAnsi="Arial" w:cs="Arial"/>
          <w:color w:val="34302D"/>
          <w:shd w:val="clear" w:color="auto" w:fill="FFFFFF"/>
        </w:rPr>
        <w:t>提供了一种通过</w:t>
      </w:r>
      <w:hyperlink r:id="rId374" w:anchor="beans-factory-scopes-other-injection" w:history="1">
        <w:r>
          <w:rPr>
            <w:rStyle w:val="a4"/>
            <w:rFonts w:ascii="Arial" w:hAnsi="Arial" w:cs="Arial"/>
            <w:color w:val="548E2E"/>
            <w:shd w:val="clear" w:color="auto" w:fill="FFFFFF"/>
          </w:rPr>
          <w:t>作用域代理</w:t>
        </w:r>
      </w:hyperlink>
      <w:r>
        <w:rPr>
          <w:rFonts w:ascii="Arial" w:hAnsi="Arial" w:cs="Arial"/>
          <w:color w:val="34302D"/>
          <w:shd w:val="clear" w:color="auto" w:fill="FFFFFF"/>
        </w:rPr>
        <w:t>处理作用域依赖项的便捷方法</w:t>
      </w:r>
      <w:r>
        <w:rPr>
          <w:rFonts w:ascii="Arial" w:hAnsi="Arial" w:cs="Arial"/>
          <w:color w:val="34302D"/>
          <w:shd w:val="clear" w:color="auto" w:fill="FFFFFF"/>
        </w:rPr>
        <w:t> </w:t>
      </w:r>
      <w:r>
        <w:rPr>
          <w:rFonts w:ascii="Arial" w:hAnsi="Arial" w:cs="Arial"/>
          <w:color w:val="34302D"/>
          <w:shd w:val="clear" w:color="auto" w:fill="FFFFFF"/>
        </w:rPr>
        <w:t>。使用</w:t>
      </w:r>
      <w:r>
        <w:rPr>
          <w:rFonts w:ascii="Arial" w:hAnsi="Arial" w:cs="Arial"/>
          <w:color w:val="34302D"/>
          <w:shd w:val="clear" w:color="auto" w:fill="FFFFFF"/>
        </w:rPr>
        <w:t>XML</w:t>
      </w:r>
      <w:r>
        <w:rPr>
          <w:rFonts w:ascii="Arial" w:hAnsi="Arial" w:cs="Arial"/>
          <w:color w:val="34302D"/>
          <w:shd w:val="clear" w:color="auto" w:fill="FFFFFF"/>
        </w:rPr>
        <w:t>配置时创建此类代理的最简单方法是</w:t>
      </w:r>
      <w:r>
        <w:rPr>
          <w:rStyle w:val="HTML"/>
          <w:rFonts w:ascii="Consolas" w:hAnsi="Consolas"/>
          <w:sz w:val="23"/>
          <w:szCs w:val="23"/>
          <w:shd w:val="clear" w:color="auto" w:fill="F7F7F8"/>
        </w:rPr>
        <w:t>&lt;aop:scoped-proxy/&gt;</w:t>
      </w:r>
      <w:r>
        <w:rPr>
          <w:rFonts w:ascii="Arial" w:hAnsi="Arial" w:cs="Arial"/>
          <w:color w:val="34302D"/>
          <w:shd w:val="clear" w:color="auto" w:fill="FFFFFF"/>
        </w:rPr>
        <w:t>元素。使用</w:t>
      </w:r>
      <w:r>
        <w:rPr>
          <w:rStyle w:val="HTML"/>
          <w:rFonts w:ascii="Consolas" w:hAnsi="Consolas"/>
          <w:sz w:val="23"/>
          <w:szCs w:val="23"/>
          <w:shd w:val="clear" w:color="auto" w:fill="F7F7F8"/>
        </w:rPr>
        <w:t>@Scope</w:t>
      </w:r>
      <w:r>
        <w:rPr>
          <w:rFonts w:ascii="Arial" w:hAnsi="Arial" w:cs="Arial"/>
          <w:color w:val="34302D"/>
          <w:shd w:val="clear" w:color="auto" w:fill="FFFFFF"/>
        </w:rPr>
        <w:t>注释在</w:t>
      </w:r>
      <w:r>
        <w:rPr>
          <w:rFonts w:ascii="Arial" w:hAnsi="Arial" w:cs="Arial"/>
          <w:color w:val="34302D"/>
          <w:shd w:val="clear" w:color="auto" w:fill="FFFFFF"/>
        </w:rPr>
        <w:t>Java</w:t>
      </w:r>
      <w:r>
        <w:rPr>
          <w:rFonts w:ascii="Arial" w:hAnsi="Arial" w:cs="Arial"/>
          <w:color w:val="34302D"/>
          <w:shd w:val="clear" w:color="auto" w:fill="FFFFFF"/>
        </w:rPr>
        <w:t>中配置</w:t>
      </w:r>
      <w:r>
        <w:rPr>
          <w:rFonts w:ascii="Arial" w:hAnsi="Arial" w:cs="Arial"/>
          <w:color w:val="34302D"/>
          <w:shd w:val="clear" w:color="auto" w:fill="FFFFFF"/>
        </w:rPr>
        <w:t>bean </w:t>
      </w:r>
      <w:r>
        <w:rPr>
          <w:rFonts w:ascii="Arial" w:hAnsi="Arial" w:cs="Arial"/>
          <w:color w:val="34302D"/>
          <w:shd w:val="clear" w:color="auto" w:fill="FFFFFF"/>
        </w:rPr>
        <w:t>提供了对该</w:t>
      </w:r>
      <w:r>
        <w:rPr>
          <w:rStyle w:val="HTML"/>
          <w:rFonts w:ascii="Consolas" w:hAnsi="Consolas"/>
          <w:sz w:val="23"/>
          <w:szCs w:val="23"/>
          <w:shd w:val="clear" w:color="auto" w:fill="F7F7F8"/>
        </w:rPr>
        <w:t>proxyMode</w:t>
      </w:r>
      <w:r>
        <w:rPr>
          <w:rFonts w:ascii="Arial" w:hAnsi="Arial" w:cs="Arial"/>
          <w:color w:val="34302D"/>
          <w:shd w:val="clear" w:color="auto" w:fill="FFFFFF"/>
        </w:rPr>
        <w:t>属性的等效支持。默认值为</w:t>
      </w:r>
      <w:r>
        <w:rPr>
          <w:rFonts w:ascii="Arial" w:hAnsi="Arial" w:cs="Arial"/>
          <w:color w:val="34302D"/>
          <w:shd w:val="clear" w:color="auto" w:fill="FFFFFF"/>
        </w:rPr>
        <w:t>no proxy</w:t>
      </w:r>
      <w:r>
        <w:rPr>
          <w:rFonts w:ascii="Arial" w:hAnsi="Arial" w:cs="Arial"/>
          <w:color w:val="34302D"/>
          <w:shd w:val="clear" w:color="auto" w:fill="FFFFFF"/>
        </w:rPr>
        <w:t>（</w:t>
      </w:r>
      <w:r>
        <w:rPr>
          <w:rStyle w:val="HTML"/>
          <w:rFonts w:ascii="Consolas" w:hAnsi="Consolas"/>
          <w:sz w:val="23"/>
          <w:szCs w:val="23"/>
          <w:shd w:val="clear" w:color="auto" w:fill="F7F7F8"/>
        </w:rPr>
        <w:t>ScopedProxyMode.NO</w:t>
      </w:r>
      <w:r>
        <w:rPr>
          <w:rFonts w:ascii="Arial" w:hAnsi="Arial" w:cs="Arial"/>
          <w:color w:val="34302D"/>
          <w:shd w:val="clear" w:color="auto" w:fill="FFFFFF"/>
        </w:rPr>
        <w:t>），但您可以指定</w:t>
      </w:r>
      <w:r>
        <w:rPr>
          <w:rStyle w:val="HTML"/>
          <w:rFonts w:ascii="Consolas" w:hAnsi="Consolas"/>
          <w:sz w:val="23"/>
          <w:szCs w:val="23"/>
          <w:shd w:val="clear" w:color="auto" w:fill="F7F7F8"/>
        </w:rPr>
        <w:t>ScopedProxyMode.TARGET_CLASS</w:t>
      </w:r>
      <w:r>
        <w:rPr>
          <w:rFonts w:ascii="Arial" w:hAnsi="Arial" w:cs="Arial"/>
          <w:color w:val="34302D"/>
          <w:shd w:val="clear" w:color="auto" w:fill="FFFFFF"/>
        </w:rPr>
        <w:t>或</w:t>
      </w:r>
      <w:r>
        <w:rPr>
          <w:rStyle w:val="HTML"/>
          <w:rFonts w:ascii="Consolas" w:hAnsi="Consolas"/>
          <w:sz w:val="23"/>
          <w:szCs w:val="23"/>
          <w:shd w:val="clear" w:color="auto" w:fill="F7F7F8"/>
        </w:rPr>
        <w:t>ScopedProxyMode.INTERFACES</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port the scoped proxy example from the XML reference documentation (see </w:t>
      </w:r>
      <w:hyperlink r:id="rId375" w:anchor="beans-factory-scopes-other-injection" w:history="1">
        <w:r w:rsidRPr="00BA0D5D">
          <w:rPr>
            <w:rFonts w:ascii="inherit" w:eastAsia="宋体" w:hAnsi="inherit" w:cs="Arial"/>
            <w:color w:val="548E2E"/>
            <w:kern w:val="0"/>
            <w:sz w:val="24"/>
            <w:szCs w:val="24"/>
            <w:u w:val="single"/>
          </w:rPr>
          <w:t>scoped proxies</w:t>
        </w:r>
      </w:hyperlink>
      <w:r w:rsidRPr="00BA0D5D">
        <w:rPr>
          <w:rFonts w:ascii="inherit" w:eastAsia="宋体" w:hAnsi="inherit" w:cs="Arial"/>
          <w:color w:val="34302D"/>
          <w:kern w:val="0"/>
          <w:sz w:val="24"/>
          <w:szCs w:val="24"/>
        </w:rPr>
        <w:t>) to our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using Java, it resembles the following:</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如果将</w:t>
      </w:r>
      <w:r>
        <w:rPr>
          <w:rFonts w:ascii="Arial" w:hAnsi="Arial" w:cs="Arial"/>
          <w:color w:val="34302D"/>
          <w:shd w:val="clear" w:color="auto" w:fill="FFFFFF"/>
        </w:rPr>
        <w:t>scoped</w:t>
      </w:r>
      <w:r>
        <w:rPr>
          <w:rFonts w:ascii="Arial" w:hAnsi="Arial" w:cs="Arial"/>
          <w:color w:val="34302D"/>
          <w:shd w:val="clear" w:color="auto" w:fill="FFFFFF"/>
        </w:rPr>
        <w:t>代理示例从</w:t>
      </w:r>
      <w:r>
        <w:rPr>
          <w:rFonts w:ascii="Arial" w:hAnsi="Arial" w:cs="Arial"/>
          <w:color w:val="34302D"/>
          <w:shd w:val="clear" w:color="auto" w:fill="FFFFFF"/>
        </w:rPr>
        <w:t>XML</w:t>
      </w:r>
      <w:r>
        <w:rPr>
          <w:rFonts w:ascii="Arial" w:hAnsi="Arial" w:cs="Arial"/>
          <w:color w:val="34302D"/>
          <w:shd w:val="clear" w:color="auto" w:fill="FFFFFF"/>
        </w:rPr>
        <w:t>参考文档（请参阅</w:t>
      </w:r>
      <w:hyperlink r:id="rId376" w:anchor="beans-factory-scopes-other-injection" w:history="1">
        <w:r>
          <w:rPr>
            <w:rStyle w:val="a4"/>
            <w:rFonts w:ascii="Arial" w:hAnsi="Arial" w:cs="Arial"/>
            <w:color w:val="548E2E"/>
            <w:shd w:val="clear" w:color="auto" w:fill="FFFFFF"/>
          </w:rPr>
          <w:t>范围代理</w:t>
        </w:r>
      </w:hyperlink>
      <w:r>
        <w:rPr>
          <w:rFonts w:ascii="Arial" w:hAnsi="Arial" w:cs="Arial"/>
          <w:color w:val="34302D"/>
          <w:shd w:val="clear" w:color="auto" w:fill="FFFFFF"/>
        </w:rPr>
        <w:t>）移植</w:t>
      </w:r>
      <w:r>
        <w:rPr>
          <w:rFonts w:ascii="Arial" w:hAnsi="Arial" w:cs="Arial"/>
          <w:color w:val="34302D"/>
          <w:shd w:val="clear" w:color="auto" w:fill="FFFFFF"/>
        </w:rPr>
        <w:t> </w:t>
      </w:r>
      <w:r>
        <w:rPr>
          <w:rFonts w:ascii="Arial" w:hAnsi="Arial" w:cs="Arial"/>
          <w:color w:val="34302D"/>
          <w:shd w:val="clear" w:color="auto" w:fill="FFFFFF"/>
        </w:rPr>
        <w:t>到</w:t>
      </w:r>
      <w:r>
        <w:rPr>
          <w:rStyle w:val="HTML"/>
          <w:rFonts w:ascii="Consolas" w:hAnsi="Consolas"/>
          <w:sz w:val="23"/>
          <w:szCs w:val="23"/>
          <w:shd w:val="clear" w:color="auto" w:fill="F7F7F8"/>
        </w:rPr>
        <w:t>@Bean</w:t>
      </w:r>
      <w:r>
        <w:rPr>
          <w:rFonts w:ascii="Arial" w:hAnsi="Arial" w:cs="Arial"/>
          <w:color w:val="34302D"/>
          <w:shd w:val="clear" w:color="auto" w:fill="FFFFFF"/>
        </w:rPr>
        <w:t>使用</w:t>
      </w:r>
      <w:r>
        <w:rPr>
          <w:rFonts w:ascii="Arial" w:hAnsi="Arial" w:cs="Arial"/>
          <w:color w:val="34302D"/>
          <w:shd w:val="clear" w:color="auto" w:fill="FFFFFF"/>
        </w:rPr>
        <w:t>Java</w:t>
      </w:r>
      <w:r>
        <w:rPr>
          <w:rFonts w:ascii="Arial" w:hAnsi="Arial" w:cs="Arial"/>
          <w:color w:val="34302D"/>
          <w:shd w:val="clear" w:color="auto" w:fill="FFFFFF"/>
        </w:rPr>
        <w:t>，它类似于以下内容：</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an HTTP Session-scoped bean exposed as a 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@SessionScope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UserPreferences userPreferences()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UserPreferences();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Service userService()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UserService service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SimpleUserService();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 reference to the proxied userPreferences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service.setUserPreferences(userPreferences());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Customizing Bean Naming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configuration classes use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name as the name of the resulting bean. This functionality can be overridden, however, with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默认情况下，配置类使用</w:t>
      </w:r>
      <w:r>
        <w:rPr>
          <w:rStyle w:val="HTML"/>
          <w:rFonts w:ascii="Consolas" w:hAnsi="Consolas"/>
          <w:sz w:val="23"/>
          <w:szCs w:val="23"/>
          <w:shd w:val="clear" w:color="auto" w:fill="F7F7F8"/>
        </w:rPr>
        <w:t>@Bean</w:t>
      </w:r>
      <w:r>
        <w:rPr>
          <w:rFonts w:ascii="Arial" w:hAnsi="Arial" w:cs="Arial"/>
          <w:color w:val="34302D"/>
          <w:shd w:val="clear" w:color="auto" w:fill="FFFFFF"/>
        </w:rPr>
        <w:t>方法的名称作为结果</w:t>
      </w:r>
      <w:r>
        <w:rPr>
          <w:rFonts w:ascii="Arial" w:hAnsi="Arial" w:cs="Arial"/>
          <w:color w:val="34302D"/>
          <w:shd w:val="clear" w:color="auto" w:fill="FFFFFF"/>
        </w:rPr>
        <w:t>bean</w:t>
      </w:r>
      <w:r>
        <w:rPr>
          <w:rFonts w:ascii="Arial" w:hAnsi="Arial" w:cs="Arial"/>
          <w:color w:val="34302D"/>
          <w:shd w:val="clear" w:color="auto" w:fill="FFFFFF"/>
        </w:rPr>
        <w:t>的名称。但是，可以使用</w:t>
      </w:r>
      <w:r>
        <w:rPr>
          <w:rStyle w:val="HTML"/>
          <w:rFonts w:ascii="Consolas" w:hAnsi="Consolas"/>
          <w:sz w:val="23"/>
          <w:szCs w:val="23"/>
          <w:shd w:val="clear" w:color="auto" w:fill="F7F7F8"/>
        </w:rPr>
        <w:t>name</w:t>
      </w:r>
      <w:r>
        <w:rPr>
          <w:rFonts w:ascii="Arial" w:hAnsi="Arial" w:cs="Arial"/>
          <w:color w:val="34302D"/>
          <w:shd w:val="clear" w:color="auto" w:fill="FFFFFF"/>
        </w:rPr>
        <w:t>属性覆盖此功能，如以下示例所示：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 xml:space="preserve">(name = </w:t>
      </w:r>
      <w:r w:rsidRPr="00BA0D5D">
        <w:rPr>
          <w:rFonts w:ascii="Consolas" w:eastAsia="宋体" w:hAnsi="Consolas" w:cs="宋体"/>
          <w:color w:val="DD1144"/>
          <w:kern w:val="0"/>
          <w:sz w:val="24"/>
          <w:szCs w:val="24"/>
        </w:rPr>
        <w:t>"myThing"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Thing thing()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Thing();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Bean Aliasing</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discussed in </w:t>
      </w:r>
      <w:hyperlink r:id="rId377" w:anchor="beans-beanname" w:history="1">
        <w:r w:rsidRPr="00BA0D5D">
          <w:rPr>
            <w:rFonts w:ascii="inherit" w:eastAsia="宋体" w:hAnsi="inherit" w:cs="Arial"/>
            <w:color w:val="548E2E"/>
            <w:kern w:val="0"/>
            <w:sz w:val="24"/>
            <w:szCs w:val="24"/>
            <w:u w:val="single"/>
          </w:rPr>
          <w:t>Naming Beans</w:t>
        </w:r>
      </w:hyperlink>
      <w:r w:rsidRPr="00BA0D5D">
        <w:rPr>
          <w:rFonts w:ascii="inherit" w:eastAsia="宋体" w:hAnsi="inherit" w:cs="Arial"/>
          <w:color w:val="34302D"/>
          <w:kern w:val="0"/>
          <w:sz w:val="24"/>
          <w:szCs w:val="24"/>
        </w:rPr>
        <w:t>, it is sometimes desirable to give a single bean multiple names, otherwise known as bean aliasing.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annotation accepts a String array for this purpose. The following example shows how to set a number of aliases for a bean: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正如</w:t>
      </w:r>
      <w:hyperlink r:id="rId378" w:anchor="beans-beanname" w:history="1">
        <w:r>
          <w:rPr>
            <w:rStyle w:val="a4"/>
            <w:rFonts w:ascii="Arial" w:hAnsi="Arial" w:cs="Arial"/>
            <w:color w:val="548E2E"/>
            <w:shd w:val="clear" w:color="auto" w:fill="FFFFFF"/>
          </w:rPr>
          <w:t>Naming Beans</w:t>
        </w:r>
        <w:r>
          <w:rPr>
            <w:rStyle w:val="a4"/>
            <w:rFonts w:ascii="Arial" w:hAnsi="Arial" w:cs="Arial"/>
            <w:color w:val="548E2E"/>
            <w:shd w:val="clear" w:color="auto" w:fill="FFFFFF"/>
          </w:rPr>
          <w:t>中</w:t>
        </w:r>
      </w:hyperlink>
      <w:r>
        <w:rPr>
          <w:rFonts w:ascii="Arial" w:hAnsi="Arial" w:cs="Arial"/>
          <w:color w:val="34302D"/>
          <w:shd w:val="clear" w:color="auto" w:fill="FFFFFF"/>
        </w:rPr>
        <w:t>所讨论的，有时需要为单个</w:t>
      </w:r>
      <w:r>
        <w:rPr>
          <w:rFonts w:ascii="Arial" w:hAnsi="Arial" w:cs="Arial"/>
          <w:color w:val="34302D"/>
          <w:shd w:val="clear" w:color="auto" w:fill="FFFFFF"/>
        </w:rPr>
        <w:t>bean</w:t>
      </w:r>
      <w:r>
        <w:rPr>
          <w:rFonts w:ascii="Arial" w:hAnsi="Arial" w:cs="Arial"/>
          <w:color w:val="34302D"/>
          <w:shd w:val="clear" w:color="auto" w:fill="FFFFFF"/>
        </w:rPr>
        <w:t>提供多个名称，也称为</w:t>
      </w:r>
      <w:r>
        <w:rPr>
          <w:rFonts w:ascii="Arial" w:hAnsi="Arial" w:cs="Arial"/>
          <w:color w:val="34302D"/>
          <w:shd w:val="clear" w:color="auto" w:fill="FFFFFF"/>
        </w:rPr>
        <w:t>bean</w:t>
      </w:r>
      <w:r>
        <w:rPr>
          <w:rFonts w:ascii="Arial" w:hAnsi="Arial" w:cs="Arial"/>
          <w:color w:val="34302D"/>
          <w:shd w:val="clear" w:color="auto" w:fill="FFFFFF"/>
        </w:rPr>
        <w:t>别名。</w:t>
      </w:r>
      <w:r>
        <w:rPr>
          <w:rFonts w:ascii="Arial" w:hAnsi="Arial" w:cs="Arial"/>
          <w:color w:val="34302D"/>
          <w:shd w:val="clear" w:color="auto" w:fill="FFFFFF"/>
        </w:rPr>
        <w:t> </w:t>
      </w:r>
      <w:r>
        <w:rPr>
          <w:rFonts w:ascii="Arial" w:hAnsi="Arial" w:cs="Arial"/>
          <w:color w:val="34302D"/>
          <w:shd w:val="clear" w:color="auto" w:fill="FFFFFF"/>
        </w:rPr>
        <w:t>为此目的</w:t>
      </w:r>
      <w:r>
        <w:rPr>
          <w:rStyle w:val="HTML"/>
          <w:rFonts w:ascii="Consolas" w:hAnsi="Consolas"/>
          <w:sz w:val="23"/>
          <w:szCs w:val="23"/>
          <w:shd w:val="clear" w:color="auto" w:fill="F7F7F8"/>
        </w:rPr>
        <w:t>name</w:t>
      </w:r>
      <w:r>
        <w:rPr>
          <w:rFonts w:ascii="Arial" w:hAnsi="Arial" w:cs="Arial"/>
          <w:color w:val="34302D"/>
          <w:shd w:val="clear" w:color="auto" w:fill="FFFFFF"/>
        </w:rPr>
        <w:t>，</w:t>
      </w:r>
      <w:r>
        <w:rPr>
          <w:rStyle w:val="HTML"/>
          <w:rFonts w:ascii="Consolas" w:hAnsi="Consolas"/>
          <w:sz w:val="23"/>
          <w:szCs w:val="23"/>
          <w:shd w:val="clear" w:color="auto" w:fill="F7F7F8"/>
        </w:rPr>
        <w:t>@Bean</w:t>
      </w:r>
      <w:r>
        <w:rPr>
          <w:rFonts w:ascii="Arial" w:hAnsi="Arial" w:cs="Arial"/>
          <w:color w:val="34302D"/>
          <w:shd w:val="clear" w:color="auto" w:fill="FFFFFF"/>
        </w:rPr>
        <w:t>注释的属性接受</w:t>
      </w:r>
      <w:r>
        <w:rPr>
          <w:rFonts w:ascii="Arial" w:hAnsi="Arial" w:cs="Arial"/>
          <w:color w:val="34302D"/>
          <w:shd w:val="clear" w:color="auto" w:fill="FFFFFF"/>
        </w:rPr>
        <w:t>String</w:t>
      </w:r>
      <w:r>
        <w:rPr>
          <w:rFonts w:ascii="Arial" w:hAnsi="Arial" w:cs="Arial"/>
          <w:color w:val="34302D"/>
          <w:shd w:val="clear" w:color="auto" w:fill="FFFFFF"/>
        </w:rPr>
        <w:t>数组。以下示例显示如何为</w:t>
      </w:r>
      <w:r>
        <w:rPr>
          <w:rFonts w:ascii="Arial" w:hAnsi="Arial" w:cs="Arial"/>
          <w:color w:val="34302D"/>
          <w:shd w:val="clear" w:color="auto" w:fill="FFFFFF"/>
        </w:rPr>
        <w:t>bean</w:t>
      </w:r>
      <w:r>
        <w:rPr>
          <w:rFonts w:ascii="Arial" w:hAnsi="Arial" w:cs="Arial"/>
          <w:color w:val="34302D"/>
          <w:shd w:val="clear" w:color="auto" w:fill="FFFFFF"/>
        </w:rPr>
        <w:t>设置多个别名：</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"subsystemA-dataSource"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"subsystemB-dataSource"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instantiate, configure and return DataSource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Bean Description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Sometimes, it is helpful to provide a more detailed textual description of a bean. This can be particularly useful when beans are exposed (perhaps through JMX) for monitoring purposes.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有时，提供更详细的</w:t>
      </w:r>
      <w:r>
        <w:rPr>
          <w:rFonts w:ascii="Arial" w:hAnsi="Arial" w:cs="Arial"/>
          <w:color w:val="34302D"/>
          <w:shd w:val="clear" w:color="auto" w:fill="FFFFFF"/>
        </w:rPr>
        <w:t>bean</w:t>
      </w:r>
      <w:r>
        <w:rPr>
          <w:rFonts w:ascii="Arial" w:hAnsi="Arial" w:cs="Arial"/>
          <w:color w:val="34302D"/>
          <w:shd w:val="clear" w:color="auto" w:fill="FFFFFF"/>
        </w:rPr>
        <w:t>文本描述会很有帮助。当</w:t>
      </w:r>
      <w:r>
        <w:rPr>
          <w:rFonts w:ascii="Arial" w:hAnsi="Arial" w:cs="Arial"/>
          <w:color w:val="34302D"/>
          <w:shd w:val="clear" w:color="auto" w:fill="FFFFFF"/>
        </w:rPr>
        <w:t>bean</w:t>
      </w:r>
      <w:r>
        <w:rPr>
          <w:rFonts w:ascii="Arial" w:hAnsi="Arial" w:cs="Arial"/>
          <w:color w:val="34302D"/>
          <w:shd w:val="clear" w:color="auto" w:fill="FFFFFF"/>
        </w:rPr>
        <w:t>（可能通过</w:t>
      </w:r>
      <w:r>
        <w:rPr>
          <w:rFonts w:ascii="Arial" w:hAnsi="Arial" w:cs="Arial"/>
          <w:color w:val="34302D"/>
          <w:shd w:val="clear" w:color="auto" w:fill="FFFFFF"/>
        </w:rPr>
        <w:t>JMX</w:t>
      </w:r>
      <w:r>
        <w:rPr>
          <w:rFonts w:ascii="Arial" w:hAnsi="Arial" w:cs="Arial"/>
          <w:color w:val="34302D"/>
          <w:shd w:val="clear" w:color="auto" w:fill="FFFFFF"/>
        </w:rPr>
        <w:t>）进行监视时，这可能特别有用。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add a description to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you can use the </w:t>
      </w:r>
      <w:hyperlink r:id="rId379" w:history="1">
        <w:r w:rsidRPr="00BA0D5D">
          <w:rPr>
            <w:rFonts w:ascii="Consolas" w:eastAsia="宋体" w:hAnsi="Consolas" w:cs="宋体"/>
            <w:color w:val="548E2E"/>
            <w:kern w:val="0"/>
            <w:sz w:val="23"/>
            <w:szCs w:val="23"/>
            <w:u w:val="single"/>
            <w:shd w:val="clear" w:color="auto" w:fill="F7F7F8"/>
          </w:rPr>
          <w:t>@Description</w:t>
        </w:r>
      </w:hyperlink>
      <w:r w:rsidRPr="00BA0D5D">
        <w:rPr>
          <w:rFonts w:ascii="inherit" w:eastAsia="宋体" w:hAnsi="inherit" w:cs="Arial"/>
          <w:color w:val="34302D"/>
          <w:kern w:val="0"/>
          <w:sz w:val="24"/>
          <w:szCs w:val="24"/>
        </w:rPr>
        <w:t> annotation,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要向</w:t>
      </w:r>
      <w:r>
        <w:rPr>
          <w:rFonts w:ascii="Arial" w:hAnsi="Arial" w:cs="Arial"/>
          <w:color w:val="34302D"/>
          <w:shd w:val="clear" w:color="auto" w:fill="FFFFFF"/>
        </w:rPr>
        <w:t>a</w:t>
      </w:r>
      <w:r>
        <w:rPr>
          <w:rFonts w:ascii="Arial" w:hAnsi="Arial" w:cs="Arial"/>
          <w:color w:val="34302D"/>
          <w:shd w:val="clear" w:color="auto" w:fill="FFFFFF"/>
        </w:rPr>
        <w:t>添加描述</w:t>
      </w:r>
      <w:r>
        <w:rPr>
          <w:rStyle w:val="HTML"/>
          <w:rFonts w:ascii="Consolas" w:hAnsi="Consolas"/>
          <w:sz w:val="23"/>
          <w:szCs w:val="23"/>
          <w:shd w:val="clear" w:color="auto" w:fill="F7F7F8"/>
        </w:rPr>
        <w:t>@Bean</w:t>
      </w:r>
      <w:r>
        <w:rPr>
          <w:rFonts w:ascii="Arial" w:hAnsi="Arial" w:cs="Arial"/>
          <w:color w:val="34302D"/>
          <w:shd w:val="clear" w:color="auto" w:fill="FFFFFF"/>
        </w:rPr>
        <w:t>，可以使用</w:t>
      </w:r>
      <w:r>
        <w:rPr>
          <w:rFonts w:ascii="Arial" w:hAnsi="Arial" w:cs="Arial"/>
          <w:color w:val="34302D"/>
          <w:shd w:val="clear" w:color="auto" w:fill="FFFFFF"/>
        </w:rPr>
        <w:t> </w:t>
      </w:r>
      <w:hyperlink r:id="rId380" w:history="1">
        <w:r>
          <w:rPr>
            <w:rStyle w:val="HTML"/>
            <w:rFonts w:ascii="Consolas" w:hAnsi="Consolas"/>
            <w:color w:val="548E2E"/>
            <w:sz w:val="23"/>
            <w:szCs w:val="23"/>
            <w:u w:val="single"/>
            <w:shd w:val="clear" w:color="auto" w:fill="F7F7F8"/>
          </w:rPr>
          <w:t>@Description</w:t>
        </w:r>
      </w:hyperlink>
      <w:r>
        <w:rPr>
          <w:rFonts w:ascii="Arial" w:hAnsi="Arial" w:cs="Arial"/>
          <w:color w:val="34302D"/>
          <w:shd w:val="clear" w:color="auto" w:fill="FFFFFF"/>
        </w:rPr>
        <w:t> </w:t>
      </w:r>
      <w:r>
        <w:rPr>
          <w:rFonts w:ascii="Arial" w:hAnsi="Arial" w:cs="Arial"/>
          <w:color w:val="34302D"/>
          <w:shd w:val="clear" w:color="auto" w:fill="FFFFFF"/>
        </w:rPr>
        <w:t>注释，如以下示例所示：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@Description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"Provides a basic example of a bean"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Thing thing()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Thing();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1.12.4. Using the </w:t>
      </w:r>
      <w:r w:rsidRPr="00BA0D5D">
        <w:rPr>
          <w:rFonts w:ascii="Consolas" w:eastAsia="宋体" w:hAnsi="Consolas" w:cs="宋体"/>
          <w:color w:val="34302D"/>
          <w:kern w:val="0"/>
          <w:sz w:val="33"/>
          <w:szCs w:val="33"/>
          <w:shd w:val="clear" w:color="auto" w:fill="F7F7F8"/>
        </w:rPr>
        <w:t>@Configuration</w:t>
      </w:r>
      <w:r w:rsidRPr="00BA0D5D">
        <w:rPr>
          <w:rFonts w:ascii="Arial" w:eastAsia="宋体" w:hAnsi="Arial" w:cs="Arial"/>
          <w:color w:val="34302D"/>
          <w:kern w:val="0"/>
          <w:sz w:val="35"/>
          <w:szCs w:val="35"/>
        </w:rPr>
        <w:t> annotation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is a class-level annotation indicating that an object is a source of bean definitions.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declare beans through public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annotated methods. Calls to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on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can also be used to define inter-bean dependencies. See </w:t>
      </w:r>
      <w:hyperlink r:id="rId381" w:anchor="beans-java-basic-concepts" w:history="1">
        <w:r w:rsidRPr="00BA0D5D">
          <w:rPr>
            <w:rFonts w:ascii="inherit" w:eastAsia="宋体" w:hAnsi="inherit" w:cs="Arial"/>
            <w:color w:val="548E2E"/>
            <w:kern w:val="0"/>
            <w:sz w:val="24"/>
            <w:szCs w:val="24"/>
            <w:u w:val="single"/>
          </w:rPr>
          <w:t>Basic Concepts: </w:t>
        </w:r>
        <w:r w:rsidRPr="00BA0D5D">
          <w:rPr>
            <w:rFonts w:ascii="Consolas" w:eastAsia="宋体" w:hAnsi="Consolas" w:cs="宋体"/>
            <w:color w:val="548E2E"/>
            <w:kern w:val="0"/>
            <w:sz w:val="23"/>
            <w:szCs w:val="23"/>
            <w:u w:val="single"/>
            <w:shd w:val="clear" w:color="auto" w:fill="F7F7F8"/>
          </w:rPr>
          <w:t>@Bean</w:t>
        </w:r>
        <w:r w:rsidRPr="00BA0D5D">
          <w:rPr>
            <w:rFonts w:ascii="inherit" w:eastAsia="宋体" w:hAnsi="inherit" w:cs="Arial"/>
            <w:color w:val="548E2E"/>
            <w:kern w:val="0"/>
            <w:sz w:val="24"/>
            <w:szCs w:val="24"/>
            <w:u w:val="single"/>
          </w:rPr>
          <w:t> and </w:t>
        </w:r>
        <w:r w:rsidRPr="00BA0D5D">
          <w:rPr>
            <w:rFonts w:ascii="Consolas" w:eastAsia="宋体" w:hAnsi="Consolas" w:cs="宋体"/>
            <w:color w:val="548E2E"/>
            <w:kern w:val="0"/>
            <w:sz w:val="23"/>
            <w:szCs w:val="23"/>
            <w:u w:val="single"/>
            <w:shd w:val="clear" w:color="auto" w:fill="F7F7F8"/>
          </w:rPr>
          <w:t>@Configuration</w:t>
        </w:r>
      </w:hyperlink>
      <w:r w:rsidRPr="00BA0D5D">
        <w:rPr>
          <w:rFonts w:ascii="inherit" w:eastAsia="宋体" w:hAnsi="inherit" w:cs="Arial"/>
          <w:color w:val="34302D"/>
          <w:kern w:val="0"/>
          <w:sz w:val="24"/>
          <w:szCs w:val="24"/>
        </w:rPr>
        <w:t> for a general introduction.</w:t>
      </w:r>
    </w:p>
    <w:p w:rsidR="00E270D9" w:rsidRDefault="00E270D9" w:rsidP="00E270D9">
      <w:pPr>
        <w:pStyle w:val="a3"/>
        <w:spacing w:before="0" w:beforeAutospacing="0" w:after="300" w:afterAutospacing="0"/>
        <w:rPr>
          <w:rFonts w:ascii="inherit" w:hAnsi="inherit" w:hint="eastAsia"/>
        </w:rPr>
      </w:pPr>
      <w:r>
        <w:rPr>
          <w:rStyle w:val="HTML"/>
          <w:rFonts w:ascii="Consolas" w:hAnsi="Consolas"/>
          <w:sz w:val="23"/>
          <w:szCs w:val="23"/>
          <w:shd w:val="clear" w:color="auto" w:fill="F7F7F8"/>
        </w:rPr>
        <w:t>@Configuration</w:t>
      </w:r>
      <w:r>
        <w:rPr>
          <w:rFonts w:ascii="inherit" w:hAnsi="inherit"/>
        </w:rPr>
        <w:t>是一个类级别的注释，指示对象是</w:t>
      </w:r>
      <w:r>
        <w:rPr>
          <w:rFonts w:ascii="inherit" w:hAnsi="inherit"/>
        </w:rPr>
        <w:t>bean</w:t>
      </w:r>
      <w:r>
        <w:rPr>
          <w:rFonts w:ascii="inherit" w:hAnsi="inherit"/>
        </w:rPr>
        <w:t>定义的来源。</w:t>
      </w:r>
      <w:r>
        <w:rPr>
          <w:rStyle w:val="HTML"/>
          <w:rFonts w:ascii="Consolas" w:hAnsi="Consolas"/>
          <w:sz w:val="23"/>
          <w:szCs w:val="23"/>
          <w:shd w:val="clear" w:color="auto" w:fill="F7F7F8"/>
        </w:rPr>
        <w:t>@Configuration</w:t>
      </w:r>
      <w:r>
        <w:rPr>
          <w:rFonts w:ascii="inherit" w:hAnsi="inherit"/>
        </w:rPr>
        <w:t>classes</w:t>
      </w:r>
      <w:r>
        <w:rPr>
          <w:rFonts w:ascii="inherit" w:hAnsi="inherit"/>
        </w:rPr>
        <w:t>通过公共</w:t>
      </w:r>
      <w:r>
        <w:rPr>
          <w:rStyle w:val="HTML"/>
          <w:rFonts w:ascii="Consolas" w:hAnsi="Consolas"/>
          <w:sz w:val="23"/>
          <w:szCs w:val="23"/>
          <w:shd w:val="clear" w:color="auto" w:fill="F7F7F8"/>
        </w:rPr>
        <w:t>@Bean</w:t>
      </w:r>
      <w:r>
        <w:rPr>
          <w:rFonts w:ascii="inherit" w:hAnsi="inherit"/>
        </w:rPr>
        <w:t>注释方法声明</w:t>
      </w:r>
      <w:r>
        <w:rPr>
          <w:rFonts w:ascii="inherit" w:hAnsi="inherit"/>
        </w:rPr>
        <w:t>bean </w:t>
      </w:r>
      <w:r>
        <w:rPr>
          <w:rFonts w:ascii="inherit" w:hAnsi="inherit"/>
        </w:rPr>
        <w:t>。</w:t>
      </w:r>
      <w:r>
        <w:rPr>
          <w:rStyle w:val="HTML"/>
          <w:rFonts w:ascii="Consolas" w:hAnsi="Consolas"/>
          <w:sz w:val="23"/>
          <w:szCs w:val="23"/>
          <w:shd w:val="clear" w:color="auto" w:fill="F7F7F8"/>
        </w:rPr>
        <w:t>@Bean</w:t>
      </w:r>
      <w:r>
        <w:rPr>
          <w:rFonts w:ascii="inherit" w:hAnsi="inherit"/>
        </w:rPr>
        <w:t>对</w:t>
      </w:r>
      <w:r>
        <w:rPr>
          <w:rStyle w:val="HTML"/>
          <w:rFonts w:ascii="Consolas" w:hAnsi="Consolas"/>
          <w:sz w:val="23"/>
          <w:szCs w:val="23"/>
          <w:shd w:val="clear" w:color="auto" w:fill="F7F7F8"/>
        </w:rPr>
        <w:t>@Configuration</w:t>
      </w:r>
      <w:r>
        <w:rPr>
          <w:rFonts w:ascii="inherit" w:hAnsi="inherit"/>
        </w:rPr>
        <w:t>类上的方法的调用也可用于定义</w:t>
      </w:r>
      <w:r>
        <w:rPr>
          <w:rFonts w:ascii="inherit" w:hAnsi="inherit"/>
        </w:rPr>
        <w:t>bean</w:t>
      </w:r>
      <w:r>
        <w:rPr>
          <w:rFonts w:ascii="inherit" w:hAnsi="inherit"/>
        </w:rPr>
        <w:t>间依赖项。请参阅</w:t>
      </w:r>
      <w:hyperlink r:id="rId382" w:anchor="beans-java-basic-concepts" w:history="1">
        <w:r>
          <w:rPr>
            <w:rStyle w:val="a4"/>
            <w:rFonts w:ascii="inherit" w:hAnsi="inherit"/>
            <w:color w:val="548E2E"/>
          </w:rPr>
          <w:t>基本概念：</w:t>
        </w:r>
        <w:r>
          <w:rPr>
            <w:rStyle w:val="HTML"/>
            <w:rFonts w:ascii="Consolas" w:hAnsi="Consolas"/>
            <w:color w:val="548E2E"/>
            <w:sz w:val="23"/>
            <w:szCs w:val="23"/>
            <w:u w:val="single"/>
            <w:shd w:val="clear" w:color="auto" w:fill="F7F7F8"/>
          </w:rPr>
          <w:t>@Bean</w:t>
        </w:r>
        <w:r>
          <w:rPr>
            <w:rStyle w:val="a4"/>
            <w:rFonts w:ascii="inherit" w:hAnsi="inherit"/>
            <w:color w:val="548E2E"/>
          </w:rPr>
          <w:t>和</w:t>
        </w:r>
        <w:r>
          <w:rPr>
            <w:rStyle w:val="HTML"/>
            <w:rFonts w:ascii="Consolas" w:hAnsi="Consolas"/>
            <w:color w:val="548E2E"/>
            <w:sz w:val="23"/>
            <w:szCs w:val="23"/>
            <w:u w:val="single"/>
            <w:shd w:val="clear" w:color="auto" w:fill="F7F7F8"/>
          </w:rPr>
          <w:t>@Configuration</w:t>
        </w:r>
      </w:hyperlink>
      <w:r>
        <w:rPr>
          <w:rFonts w:ascii="inherit" w:hAnsi="inherit"/>
        </w:rPr>
        <w:t>一般性介绍。</w:t>
      </w:r>
    </w:p>
    <w:p w:rsidR="00E270D9" w:rsidRPr="00E270D9" w:rsidRDefault="00E270D9" w:rsidP="00BA0D5D">
      <w:pPr>
        <w:widowControl/>
        <w:shd w:val="clear" w:color="auto" w:fill="FFFFFF"/>
        <w:spacing w:after="300"/>
        <w:jc w:val="left"/>
        <w:rPr>
          <w:rFonts w:ascii="inherit" w:eastAsia="宋体" w:hAnsi="inherit" w:cs="Arial" w:hint="eastAsia"/>
          <w:color w:val="34302D"/>
          <w:kern w:val="0"/>
          <w:sz w:val="24"/>
          <w:szCs w:val="24"/>
        </w:rPr>
      </w:pP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Injecting Inter-bean Dependencies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beans have dependencies on one another, expressing that dependency is as simple as having one bean method call another, as the following example shows:</w:t>
      </w:r>
    </w:p>
    <w:p w:rsidR="00E270D9" w:rsidRPr="00E270D9" w:rsidRDefault="00E270D9" w:rsidP="00E270D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当</w:t>
      </w:r>
      <w:r>
        <w:rPr>
          <w:rFonts w:ascii="inherit" w:hAnsi="inherit" w:cs="Arial"/>
          <w:color w:val="34302D"/>
        </w:rPr>
        <w:t>bean</w:t>
      </w:r>
      <w:r>
        <w:rPr>
          <w:rFonts w:ascii="inherit" w:hAnsi="inherit" w:cs="Arial"/>
          <w:color w:val="34302D"/>
        </w:rPr>
        <w:t>彼此依赖时，表达该依赖关系就像让一个</w:t>
      </w:r>
      <w:r>
        <w:rPr>
          <w:rFonts w:ascii="inherit" w:hAnsi="inherit" w:cs="Arial"/>
          <w:color w:val="34302D"/>
        </w:rPr>
        <w:t>bean</w:t>
      </w:r>
      <w:r>
        <w:rPr>
          <w:rFonts w:ascii="inherit" w:hAnsi="inherit" w:cs="Arial"/>
          <w:color w:val="34302D"/>
        </w:rPr>
        <w:t>方法调用另一个</w:t>
      </w:r>
      <w:r>
        <w:rPr>
          <w:rFonts w:ascii="inherit" w:hAnsi="inherit" w:cs="Arial"/>
          <w:color w:val="34302D"/>
        </w:rPr>
        <w:t>bean</w:t>
      </w:r>
      <w:r>
        <w:rPr>
          <w:rFonts w:ascii="inherit" w:hAnsi="inherit" w:cs="Arial"/>
          <w:color w:val="34302D"/>
        </w:rPr>
        <w:t>一样简单，如下例所示：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BeanOne beanOne()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BeanOne(beanTwo());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BeanTwo beanTwo()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BeanTwo();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w:t>
      </w:r>
      <w:r w:rsidRPr="00BA0D5D">
        <w:rPr>
          <w:rFonts w:ascii="Consolas" w:eastAsia="宋体" w:hAnsi="Consolas" w:cs="宋体"/>
          <w:color w:val="34302D"/>
          <w:kern w:val="0"/>
          <w:sz w:val="23"/>
          <w:szCs w:val="23"/>
          <w:shd w:val="clear" w:color="auto" w:fill="F7F7F8"/>
        </w:rPr>
        <w:t>beanOne</w:t>
      </w:r>
      <w:r w:rsidRPr="00BA0D5D">
        <w:rPr>
          <w:rFonts w:ascii="inherit" w:eastAsia="宋体" w:hAnsi="inherit" w:cs="Arial"/>
          <w:color w:val="34302D"/>
          <w:kern w:val="0"/>
          <w:sz w:val="24"/>
          <w:szCs w:val="24"/>
        </w:rPr>
        <w:t> receives a reference to </w:t>
      </w:r>
      <w:r w:rsidRPr="00BA0D5D">
        <w:rPr>
          <w:rFonts w:ascii="Consolas" w:eastAsia="宋体" w:hAnsi="Consolas" w:cs="宋体"/>
          <w:color w:val="34302D"/>
          <w:kern w:val="0"/>
          <w:sz w:val="23"/>
          <w:szCs w:val="23"/>
          <w:shd w:val="clear" w:color="auto" w:fill="F7F7F8"/>
        </w:rPr>
        <w:t>beanTwo</w:t>
      </w:r>
      <w:r w:rsidRPr="00BA0D5D">
        <w:rPr>
          <w:rFonts w:ascii="inherit" w:eastAsia="宋体" w:hAnsi="inherit" w:cs="Arial"/>
          <w:color w:val="34302D"/>
          <w:kern w:val="0"/>
          <w:sz w:val="24"/>
          <w:szCs w:val="24"/>
        </w:rPr>
        <w:t> through constructor injection.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在前面的示例中，</w:t>
      </w:r>
      <w:r>
        <w:rPr>
          <w:rStyle w:val="HTML"/>
          <w:rFonts w:ascii="Consolas" w:hAnsi="Consolas"/>
          <w:sz w:val="23"/>
          <w:szCs w:val="23"/>
          <w:shd w:val="clear" w:color="auto" w:fill="F7F7F8"/>
        </w:rPr>
        <w:t>beanOne</w:t>
      </w:r>
      <w:r>
        <w:rPr>
          <w:rFonts w:ascii="Arial" w:hAnsi="Arial" w:cs="Arial"/>
          <w:color w:val="34302D"/>
          <w:shd w:val="clear" w:color="auto" w:fill="FFFFFF"/>
        </w:rPr>
        <w:t>接收对</w:t>
      </w:r>
      <w:r>
        <w:rPr>
          <w:rStyle w:val="HTML"/>
          <w:rFonts w:ascii="Consolas" w:hAnsi="Consolas"/>
          <w:sz w:val="23"/>
          <w:szCs w:val="23"/>
          <w:shd w:val="clear" w:color="auto" w:fill="F7F7F8"/>
        </w:rPr>
        <w:t>beanTwo</w:t>
      </w:r>
      <w:r>
        <w:rPr>
          <w:rFonts w:ascii="Arial" w:hAnsi="Arial" w:cs="Arial"/>
          <w:color w:val="34302D"/>
          <w:shd w:val="clear" w:color="auto" w:fill="FFFFFF"/>
        </w:rPr>
        <w:t>构造函数注入的引用。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method of declaring inter-bean dependencies works only when the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method is declared within a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 You cannot declare inter-bean dependencies by using plain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 classes.</w:t>
            </w:r>
          </w:p>
          <w:p w:rsidR="00E270D9" w:rsidRPr="00BA0D5D" w:rsidRDefault="00E270D9" w:rsidP="00BA0D5D">
            <w:pPr>
              <w:widowControl/>
              <w:jc w:val="left"/>
              <w:rPr>
                <w:rFonts w:ascii="宋体" w:eastAsia="宋体" w:hAnsi="宋体" w:cs="宋体"/>
                <w:kern w:val="0"/>
                <w:sz w:val="24"/>
                <w:szCs w:val="24"/>
              </w:rPr>
            </w:pPr>
            <w:r>
              <w:rPr>
                <w:rFonts w:ascii="Arial" w:hAnsi="Arial" w:cs="Arial"/>
                <w:shd w:val="clear" w:color="auto" w:fill="EBF1E7"/>
              </w:rPr>
              <w:t>这种声明</w:t>
            </w:r>
            <w:r>
              <w:rPr>
                <w:rFonts w:ascii="Arial" w:hAnsi="Arial" w:cs="Arial"/>
                <w:shd w:val="clear" w:color="auto" w:fill="EBF1E7"/>
              </w:rPr>
              <w:t>bean</w:t>
            </w:r>
            <w:r>
              <w:rPr>
                <w:rFonts w:ascii="Arial" w:hAnsi="Arial" w:cs="Arial"/>
                <w:shd w:val="clear" w:color="auto" w:fill="EBF1E7"/>
              </w:rPr>
              <w:t>间依赖关系的</w:t>
            </w:r>
            <w:r>
              <w:rPr>
                <w:rStyle w:val="HTML"/>
                <w:rFonts w:ascii="Consolas" w:hAnsi="Consolas"/>
                <w:sz w:val="23"/>
                <w:szCs w:val="23"/>
                <w:shd w:val="clear" w:color="auto" w:fill="F7F7F8"/>
              </w:rPr>
              <w:t>@Bean</w:t>
            </w:r>
            <w:r>
              <w:rPr>
                <w:rFonts w:ascii="Arial" w:hAnsi="Arial" w:cs="Arial"/>
                <w:shd w:val="clear" w:color="auto" w:fill="EBF1E7"/>
              </w:rPr>
              <w:t>方法只有在</w:t>
            </w:r>
            <w:r>
              <w:rPr>
                <w:rStyle w:val="HTML"/>
                <w:rFonts w:ascii="Consolas" w:hAnsi="Consolas"/>
                <w:sz w:val="23"/>
                <w:szCs w:val="23"/>
                <w:shd w:val="clear" w:color="auto" w:fill="F7F7F8"/>
              </w:rPr>
              <w:t>@Configuration</w:t>
            </w:r>
            <w:r>
              <w:rPr>
                <w:rFonts w:ascii="Arial" w:hAnsi="Arial" w:cs="Arial"/>
                <w:shd w:val="clear" w:color="auto" w:fill="EBF1E7"/>
              </w:rPr>
              <w:t>类中声明方法时才有效。您不能使用普通</w:t>
            </w:r>
            <w:r>
              <w:rPr>
                <w:rStyle w:val="HTML"/>
                <w:rFonts w:ascii="Consolas" w:hAnsi="Consolas"/>
                <w:sz w:val="23"/>
                <w:szCs w:val="23"/>
                <w:shd w:val="clear" w:color="auto" w:fill="F7F7F8"/>
              </w:rPr>
              <w:t>@Component</w:t>
            </w:r>
            <w:r>
              <w:rPr>
                <w:rFonts w:ascii="Arial" w:hAnsi="Arial" w:cs="Arial"/>
                <w:shd w:val="clear" w:color="auto" w:fill="EBF1E7"/>
              </w:rPr>
              <w:t>类声明</w:t>
            </w:r>
            <w:r>
              <w:rPr>
                <w:rFonts w:ascii="Arial" w:hAnsi="Arial" w:cs="Arial"/>
                <w:shd w:val="clear" w:color="auto" w:fill="EBF1E7"/>
              </w:rPr>
              <w:t>bean</w:t>
            </w:r>
            <w:r>
              <w:rPr>
                <w:rFonts w:ascii="Arial" w:hAnsi="Arial" w:cs="Arial"/>
                <w:shd w:val="clear" w:color="auto" w:fill="EBF1E7"/>
              </w:rPr>
              <w:t>间依赖项。</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Lookup Method Injection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noted earlier, </w:t>
      </w:r>
      <w:hyperlink r:id="rId383" w:anchor="beans-factory-method-injection" w:history="1">
        <w:r w:rsidRPr="00BA0D5D">
          <w:rPr>
            <w:rFonts w:ascii="inherit" w:eastAsia="宋体" w:hAnsi="inherit" w:cs="Arial"/>
            <w:color w:val="548E2E"/>
            <w:kern w:val="0"/>
            <w:sz w:val="24"/>
            <w:szCs w:val="24"/>
            <w:u w:val="single"/>
          </w:rPr>
          <w:t>lookup method injection</w:t>
        </w:r>
      </w:hyperlink>
      <w:r w:rsidRPr="00BA0D5D">
        <w:rPr>
          <w:rFonts w:ascii="inherit" w:eastAsia="宋体" w:hAnsi="inherit" w:cs="Arial"/>
          <w:color w:val="34302D"/>
          <w:kern w:val="0"/>
          <w:sz w:val="24"/>
          <w:szCs w:val="24"/>
        </w:rPr>
        <w:t> is an advanced feature that you should use rarely. It is useful in cases where a singleton-scoped bean has a dependency on a prototype-scoped bean. Using Java for this type of configuration provides a natural means for implementing this pattern. The following example shows how to use lookup method injection: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如前所述，</w:t>
      </w:r>
      <w:hyperlink r:id="rId384" w:anchor="beans-factory-method-injection" w:history="1">
        <w:r>
          <w:rPr>
            <w:rStyle w:val="a4"/>
            <w:rFonts w:ascii="Arial" w:hAnsi="Arial" w:cs="Arial"/>
            <w:color w:val="548E2E"/>
            <w:shd w:val="clear" w:color="auto" w:fill="FFFFFF"/>
          </w:rPr>
          <w:t>查找方法注入</w:t>
        </w:r>
      </w:hyperlink>
      <w:r>
        <w:rPr>
          <w:rFonts w:ascii="Arial" w:hAnsi="Arial" w:cs="Arial"/>
          <w:color w:val="34302D"/>
          <w:shd w:val="clear" w:color="auto" w:fill="FFFFFF"/>
        </w:rPr>
        <w:t>是一项很少使用的高级功能。在单例范围的</w:t>
      </w:r>
      <w:r>
        <w:rPr>
          <w:rFonts w:ascii="Arial" w:hAnsi="Arial" w:cs="Arial"/>
          <w:color w:val="34302D"/>
          <w:shd w:val="clear" w:color="auto" w:fill="FFFFFF"/>
        </w:rPr>
        <w:t>bean</w:t>
      </w:r>
      <w:r>
        <w:rPr>
          <w:rFonts w:ascii="Arial" w:hAnsi="Arial" w:cs="Arial"/>
          <w:color w:val="34302D"/>
          <w:shd w:val="clear" w:color="auto" w:fill="FFFFFF"/>
        </w:rPr>
        <w:t>依赖于原型范围的</w:t>
      </w:r>
      <w:r>
        <w:rPr>
          <w:rFonts w:ascii="Arial" w:hAnsi="Arial" w:cs="Arial"/>
          <w:color w:val="34302D"/>
          <w:shd w:val="clear" w:color="auto" w:fill="FFFFFF"/>
        </w:rPr>
        <w:t>bean</w:t>
      </w:r>
      <w:r>
        <w:rPr>
          <w:rFonts w:ascii="Arial" w:hAnsi="Arial" w:cs="Arial"/>
          <w:color w:val="34302D"/>
          <w:shd w:val="clear" w:color="auto" w:fill="FFFFFF"/>
        </w:rPr>
        <w:t>的情况下，它很有用。将</w:t>
      </w:r>
      <w:r>
        <w:rPr>
          <w:rFonts w:ascii="Arial" w:hAnsi="Arial" w:cs="Arial"/>
          <w:color w:val="34302D"/>
          <w:shd w:val="clear" w:color="auto" w:fill="FFFFFF"/>
        </w:rPr>
        <w:t>Java</w:t>
      </w:r>
      <w:r>
        <w:rPr>
          <w:rFonts w:ascii="Arial" w:hAnsi="Arial" w:cs="Arial"/>
          <w:color w:val="34302D"/>
          <w:shd w:val="clear" w:color="auto" w:fill="FFFFFF"/>
        </w:rPr>
        <w:t>用于此类配置提供了实现此模式的自然方法。以下示例显示如何使用查找方法注入：</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CommandManager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process(Object commandState)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grab a new instance of the appropriate Command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Command command =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set the state on the (hopefully brand new) Command 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command.setState(commandState);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command.execute();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okay... but where is the implementation of this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Command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using Java configuration, you can create a subclass of </w:t>
      </w:r>
      <w:r w:rsidRPr="00BA0D5D">
        <w:rPr>
          <w:rFonts w:ascii="Consolas" w:eastAsia="宋体" w:hAnsi="Consolas" w:cs="宋体"/>
          <w:color w:val="34302D"/>
          <w:kern w:val="0"/>
          <w:sz w:val="23"/>
          <w:szCs w:val="23"/>
          <w:shd w:val="clear" w:color="auto" w:fill="F7F7F8"/>
        </w:rPr>
        <w:t>CommandManager</w:t>
      </w:r>
      <w:r w:rsidRPr="00BA0D5D">
        <w:rPr>
          <w:rFonts w:ascii="inherit" w:eastAsia="宋体" w:hAnsi="inherit" w:cs="Arial"/>
          <w:color w:val="34302D"/>
          <w:kern w:val="0"/>
          <w:sz w:val="24"/>
          <w:szCs w:val="24"/>
        </w:rPr>
        <w:t> where the abstract </w:t>
      </w:r>
      <w:r w:rsidRPr="00BA0D5D">
        <w:rPr>
          <w:rFonts w:ascii="Consolas" w:eastAsia="宋体" w:hAnsi="Consolas" w:cs="宋体"/>
          <w:color w:val="34302D"/>
          <w:kern w:val="0"/>
          <w:sz w:val="23"/>
          <w:szCs w:val="23"/>
          <w:shd w:val="clear" w:color="auto" w:fill="F7F7F8"/>
        </w:rPr>
        <w:t>createCommand()</w:t>
      </w:r>
      <w:r w:rsidRPr="00BA0D5D">
        <w:rPr>
          <w:rFonts w:ascii="inherit" w:eastAsia="宋体" w:hAnsi="inherit" w:cs="Arial"/>
          <w:color w:val="34302D"/>
          <w:kern w:val="0"/>
          <w:sz w:val="24"/>
          <w:szCs w:val="24"/>
        </w:rPr>
        <w:t> method is overridden in such a way that it looks up a new (prototype) command object. The following example shows how to do so:</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通过使用</w:t>
      </w:r>
      <w:r>
        <w:rPr>
          <w:rFonts w:ascii="Arial" w:hAnsi="Arial" w:cs="Arial"/>
          <w:color w:val="34302D"/>
          <w:shd w:val="clear" w:color="auto" w:fill="FFFFFF"/>
        </w:rPr>
        <w:t>Java</w:t>
      </w:r>
      <w:r>
        <w:rPr>
          <w:rFonts w:ascii="Arial" w:hAnsi="Arial" w:cs="Arial"/>
          <w:color w:val="34302D"/>
          <w:shd w:val="clear" w:color="auto" w:fill="FFFFFF"/>
        </w:rPr>
        <w:t>配置，您可以创建一个子类，</w:t>
      </w:r>
      <w:r>
        <w:rPr>
          <w:rStyle w:val="HTML"/>
          <w:rFonts w:ascii="Consolas" w:hAnsi="Consolas"/>
          <w:sz w:val="23"/>
          <w:szCs w:val="23"/>
          <w:shd w:val="clear" w:color="auto" w:fill="F7F7F8"/>
        </w:rPr>
        <w:t>CommandManager</w:t>
      </w:r>
      <w:r>
        <w:rPr>
          <w:rFonts w:ascii="Arial" w:hAnsi="Arial" w:cs="Arial"/>
          <w:color w:val="34302D"/>
          <w:shd w:val="clear" w:color="auto" w:fill="FFFFFF"/>
        </w:rPr>
        <w:t>其中抽象</w:t>
      </w:r>
      <w:r>
        <w:rPr>
          <w:rStyle w:val="HTML"/>
          <w:rFonts w:ascii="Consolas" w:hAnsi="Consolas"/>
          <w:sz w:val="23"/>
          <w:szCs w:val="23"/>
          <w:shd w:val="clear" w:color="auto" w:fill="F7F7F8"/>
        </w:rPr>
        <w:t>createCommand()</w:t>
      </w:r>
      <w:r>
        <w:rPr>
          <w:rFonts w:ascii="Arial" w:hAnsi="Arial" w:cs="Arial"/>
          <w:color w:val="34302D"/>
          <w:shd w:val="clear" w:color="auto" w:fill="FFFFFF"/>
        </w:rPr>
        <w:t>方法被覆盖，以便查找新的（原型）命令对象。以下示例显示了如何执行此操作：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AsyncCommand asyncCommand()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AsyncCommand command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AsyncCommand();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inject dependencies here as required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CommandManager commandManager()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new anonymous implementation of CommandManager with createCommand()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overridden to return a new prototype Command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CommandManager()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Command createCommand()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asyncCommand();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Further Information About How Java-based Configuration Works Internally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 which shows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annotated method being called twice:</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请考虑以下示例，该示例显示了</w:t>
      </w:r>
      <w:r>
        <w:rPr>
          <w:rStyle w:val="HTML"/>
          <w:rFonts w:ascii="Consolas" w:hAnsi="Consolas"/>
          <w:sz w:val="23"/>
          <w:szCs w:val="23"/>
          <w:shd w:val="clear" w:color="auto" w:fill="F7F7F8"/>
        </w:rPr>
        <w:t>@Bean</w:t>
      </w:r>
      <w:r>
        <w:rPr>
          <w:rFonts w:ascii="Arial" w:hAnsi="Arial" w:cs="Arial"/>
          <w:color w:val="34302D"/>
          <w:shd w:val="clear" w:color="auto" w:fill="FFFFFF"/>
        </w:rPr>
        <w:t>两次调用的带注释的方法：</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ClientService clientService1()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ClientServiceImpl clientService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ClientServiceImpl();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clientService.setClientDao(clientDao());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clientService;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ClientService clientService2()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ClientServiceImpl clientService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ClientServiceImpl();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clientService.setClientDao(clientDao());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clientService;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ClientDao clientDao()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ClientDaoImpl();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clientDao()</w:t>
      </w:r>
      <w:r w:rsidRPr="00BA0D5D">
        <w:rPr>
          <w:rFonts w:ascii="inherit" w:eastAsia="宋体" w:hAnsi="inherit" w:cs="Arial"/>
          <w:color w:val="34302D"/>
          <w:kern w:val="0"/>
          <w:sz w:val="24"/>
          <w:szCs w:val="24"/>
        </w:rPr>
        <w:t> has been called once in </w:t>
      </w:r>
      <w:r w:rsidRPr="00BA0D5D">
        <w:rPr>
          <w:rFonts w:ascii="Consolas" w:eastAsia="宋体" w:hAnsi="Consolas" w:cs="宋体"/>
          <w:color w:val="34302D"/>
          <w:kern w:val="0"/>
          <w:sz w:val="23"/>
          <w:szCs w:val="23"/>
          <w:shd w:val="clear" w:color="auto" w:fill="F7F7F8"/>
        </w:rPr>
        <w:t>clientService1()</w:t>
      </w:r>
      <w:r w:rsidRPr="00BA0D5D">
        <w:rPr>
          <w:rFonts w:ascii="inherit" w:eastAsia="宋体" w:hAnsi="inherit" w:cs="Arial"/>
          <w:color w:val="34302D"/>
          <w:kern w:val="0"/>
          <w:sz w:val="24"/>
          <w:szCs w:val="24"/>
        </w:rPr>
        <w:t> and once in </w:t>
      </w:r>
      <w:r w:rsidRPr="00BA0D5D">
        <w:rPr>
          <w:rFonts w:ascii="Consolas" w:eastAsia="宋体" w:hAnsi="Consolas" w:cs="宋体"/>
          <w:color w:val="34302D"/>
          <w:kern w:val="0"/>
          <w:sz w:val="23"/>
          <w:szCs w:val="23"/>
          <w:shd w:val="clear" w:color="auto" w:fill="F7F7F8"/>
        </w:rPr>
        <w:t>clientService2()</w:t>
      </w:r>
      <w:r w:rsidRPr="00BA0D5D">
        <w:rPr>
          <w:rFonts w:ascii="inherit" w:eastAsia="宋体" w:hAnsi="inherit" w:cs="Arial"/>
          <w:color w:val="34302D"/>
          <w:kern w:val="0"/>
          <w:sz w:val="24"/>
          <w:szCs w:val="24"/>
        </w:rPr>
        <w:t>. Since this method creates a new instance of </w:t>
      </w:r>
      <w:r w:rsidRPr="00BA0D5D">
        <w:rPr>
          <w:rFonts w:ascii="Consolas" w:eastAsia="宋体" w:hAnsi="Consolas" w:cs="宋体"/>
          <w:color w:val="34302D"/>
          <w:kern w:val="0"/>
          <w:sz w:val="23"/>
          <w:szCs w:val="23"/>
          <w:shd w:val="clear" w:color="auto" w:fill="F7F7F8"/>
        </w:rPr>
        <w:t>ClientDaoImpl</w:t>
      </w:r>
      <w:r w:rsidRPr="00BA0D5D">
        <w:rPr>
          <w:rFonts w:ascii="inherit" w:eastAsia="宋体" w:hAnsi="inherit" w:cs="Arial"/>
          <w:color w:val="34302D"/>
          <w:kern w:val="0"/>
          <w:sz w:val="24"/>
          <w:szCs w:val="24"/>
        </w:rPr>
        <w:t> and returns it, you would normally expect to have two instances (one for each service). That definitely would be problematic: In Spring, instantiated beans have a </w:t>
      </w:r>
      <w:r w:rsidRPr="00BA0D5D">
        <w:rPr>
          <w:rFonts w:ascii="Consolas" w:eastAsia="宋体" w:hAnsi="Consolas" w:cs="宋体"/>
          <w:color w:val="34302D"/>
          <w:kern w:val="0"/>
          <w:sz w:val="23"/>
          <w:szCs w:val="23"/>
          <w:shd w:val="clear" w:color="auto" w:fill="F7F7F8"/>
        </w:rPr>
        <w:t>singleton</w:t>
      </w:r>
      <w:r w:rsidRPr="00BA0D5D">
        <w:rPr>
          <w:rFonts w:ascii="inherit" w:eastAsia="宋体" w:hAnsi="inherit" w:cs="Arial"/>
          <w:color w:val="34302D"/>
          <w:kern w:val="0"/>
          <w:sz w:val="24"/>
          <w:szCs w:val="24"/>
        </w:rPr>
        <w:t> scope by default. This is where the magic comes in: All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subclassed at startup-time with </w:t>
      </w:r>
      <w:r w:rsidRPr="00BA0D5D">
        <w:rPr>
          <w:rFonts w:ascii="Consolas" w:eastAsia="宋体" w:hAnsi="Consolas" w:cs="宋体"/>
          <w:color w:val="34302D"/>
          <w:kern w:val="0"/>
          <w:sz w:val="23"/>
          <w:szCs w:val="23"/>
          <w:shd w:val="clear" w:color="auto" w:fill="F7F7F8"/>
        </w:rPr>
        <w:t>CGLIB</w:t>
      </w:r>
      <w:r w:rsidRPr="00BA0D5D">
        <w:rPr>
          <w:rFonts w:ascii="inherit" w:eastAsia="宋体" w:hAnsi="inherit" w:cs="Arial"/>
          <w:color w:val="34302D"/>
          <w:kern w:val="0"/>
          <w:sz w:val="24"/>
          <w:szCs w:val="24"/>
        </w:rPr>
        <w:t>. In the subclass, the child method checks the container first for any cached (scoped) beans before it calls the parent method and creates a new instance.</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clientDao()</w:t>
      </w:r>
      <w:r>
        <w:rPr>
          <w:rFonts w:ascii="Arial" w:hAnsi="Arial" w:cs="Arial"/>
          <w:color w:val="34302D"/>
          <w:shd w:val="clear" w:color="auto" w:fill="FFFFFF"/>
        </w:rPr>
        <w:t>被称为一次进入</w:t>
      </w:r>
      <w:r>
        <w:rPr>
          <w:rStyle w:val="HTML"/>
          <w:rFonts w:ascii="Consolas" w:hAnsi="Consolas"/>
          <w:sz w:val="23"/>
          <w:szCs w:val="23"/>
          <w:shd w:val="clear" w:color="auto" w:fill="F7F7F8"/>
        </w:rPr>
        <w:t>clientService1()</w:t>
      </w:r>
      <w:r>
        <w:rPr>
          <w:rFonts w:ascii="Arial" w:hAnsi="Arial" w:cs="Arial"/>
          <w:color w:val="34302D"/>
          <w:shd w:val="clear" w:color="auto" w:fill="FFFFFF"/>
        </w:rPr>
        <w:t>和进入一次</w:t>
      </w:r>
      <w:r>
        <w:rPr>
          <w:rStyle w:val="HTML"/>
          <w:rFonts w:ascii="Consolas" w:hAnsi="Consolas"/>
          <w:sz w:val="23"/>
          <w:szCs w:val="23"/>
          <w:shd w:val="clear" w:color="auto" w:fill="F7F7F8"/>
        </w:rPr>
        <w:t>clientService2()</w:t>
      </w:r>
      <w:r>
        <w:rPr>
          <w:rFonts w:ascii="Arial" w:hAnsi="Arial" w:cs="Arial"/>
          <w:color w:val="34302D"/>
          <w:shd w:val="clear" w:color="auto" w:fill="FFFFFF"/>
        </w:rPr>
        <w:t>。由于此方法创建了一个新实例</w:t>
      </w:r>
      <w:r>
        <w:rPr>
          <w:rStyle w:val="HTML"/>
          <w:rFonts w:ascii="Consolas" w:hAnsi="Consolas"/>
          <w:sz w:val="23"/>
          <w:szCs w:val="23"/>
          <w:shd w:val="clear" w:color="auto" w:fill="F7F7F8"/>
        </w:rPr>
        <w:t>ClientDaoImpl</w:t>
      </w:r>
      <w:r>
        <w:rPr>
          <w:rFonts w:ascii="Arial" w:hAnsi="Arial" w:cs="Arial"/>
          <w:color w:val="34302D"/>
          <w:shd w:val="clear" w:color="auto" w:fill="FFFFFF"/>
        </w:rPr>
        <w:t>并将其返回，因此通常需要两个实例（每个服务一个）。这肯定会有问题：在</w:t>
      </w:r>
      <w:r>
        <w:rPr>
          <w:rFonts w:ascii="Arial" w:hAnsi="Arial" w:cs="Arial"/>
          <w:color w:val="34302D"/>
          <w:shd w:val="clear" w:color="auto" w:fill="FFFFFF"/>
        </w:rPr>
        <w:t>Spring</w:t>
      </w:r>
      <w:r>
        <w:rPr>
          <w:rFonts w:ascii="Arial" w:hAnsi="Arial" w:cs="Arial"/>
          <w:color w:val="34302D"/>
          <w:shd w:val="clear" w:color="auto" w:fill="FFFFFF"/>
        </w:rPr>
        <w:t>中，实例化的</w:t>
      </w:r>
      <w:r>
        <w:rPr>
          <w:rFonts w:ascii="Arial" w:hAnsi="Arial" w:cs="Arial"/>
          <w:color w:val="34302D"/>
          <w:shd w:val="clear" w:color="auto" w:fill="FFFFFF"/>
        </w:rPr>
        <w:t>bean </w:t>
      </w:r>
      <w:r>
        <w:rPr>
          <w:rStyle w:val="HTML"/>
          <w:rFonts w:ascii="Consolas" w:hAnsi="Consolas"/>
          <w:sz w:val="23"/>
          <w:szCs w:val="23"/>
          <w:shd w:val="clear" w:color="auto" w:fill="F7F7F8"/>
        </w:rPr>
        <w:t>singleton</w:t>
      </w:r>
      <w:r>
        <w:rPr>
          <w:rFonts w:ascii="Arial" w:hAnsi="Arial" w:cs="Arial"/>
          <w:color w:val="34302D"/>
          <w:shd w:val="clear" w:color="auto" w:fill="FFFFFF"/>
        </w:rPr>
        <w:t>默认具有范围。这就是魔术的用武之地：所有</w:t>
      </w:r>
      <w:r>
        <w:rPr>
          <w:rStyle w:val="HTML"/>
          <w:rFonts w:ascii="Consolas" w:hAnsi="Consolas"/>
          <w:sz w:val="23"/>
          <w:szCs w:val="23"/>
          <w:shd w:val="clear" w:color="auto" w:fill="F7F7F8"/>
        </w:rPr>
        <w:t>@Configuration</w:t>
      </w:r>
      <w:r>
        <w:rPr>
          <w:rFonts w:ascii="Arial" w:hAnsi="Arial" w:cs="Arial"/>
          <w:color w:val="34302D"/>
          <w:shd w:val="clear" w:color="auto" w:fill="FFFFFF"/>
        </w:rPr>
        <w:t>类都在启动时被子类化</w:t>
      </w:r>
      <w:r>
        <w:rPr>
          <w:rStyle w:val="HTML"/>
          <w:rFonts w:ascii="Consolas" w:hAnsi="Consolas"/>
          <w:sz w:val="23"/>
          <w:szCs w:val="23"/>
          <w:shd w:val="clear" w:color="auto" w:fill="F7F7F8"/>
        </w:rPr>
        <w:t>CGLIB</w:t>
      </w:r>
      <w:r>
        <w:rPr>
          <w:rFonts w:ascii="Arial" w:hAnsi="Arial" w:cs="Arial"/>
          <w:color w:val="34302D"/>
          <w:shd w:val="clear" w:color="auto" w:fill="FFFFFF"/>
        </w:rPr>
        <w:t>。在子类中，子方法在调用父方法并创建新实例之前，首先检查容器是否有任何缓存（作用域）</w:t>
      </w:r>
      <w:r>
        <w:rPr>
          <w:rFonts w:ascii="Arial" w:hAnsi="Arial" w:cs="Arial"/>
          <w:color w:val="34302D"/>
          <w:shd w:val="clear" w:color="auto" w:fill="FFFFFF"/>
        </w:rPr>
        <w:t>bean</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behavior could be different according to the scope of your bean. We are talking about singletons here.</w:t>
            </w:r>
          </w:p>
          <w:p w:rsidR="00E270D9" w:rsidRPr="00BA0D5D" w:rsidRDefault="00E270D9" w:rsidP="00BA0D5D">
            <w:pPr>
              <w:widowControl/>
              <w:jc w:val="left"/>
              <w:rPr>
                <w:rFonts w:ascii="宋体" w:eastAsia="宋体" w:hAnsi="宋体" w:cs="宋体"/>
                <w:kern w:val="0"/>
                <w:sz w:val="24"/>
                <w:szCs w:val="24"/>
              </w:rPr>
            </w:pPr>
            <w:r>
              <w:rPr>
                <w:rFonts w:ascii="Arial" w:hAnsi="Arial" w:cs="Arial"/>
                <w:shd w:val="clear" w:color="auto" w:fill="EBF1E7"/>
              </w:rPr>
              <w:t>根据</w:t>
            </w:r>
            <w:r>
              <w:rPr>
                <w:rFonts w:ascii="Arial" w:hAnsi="Arial" w:cs="Arial"/>
                <w:shd w:val="clear" w:color="auto" w:fill="EBF1E7"/>
              </w:rPr>
              <w:t>bean</w:t>
            </w:r>
            <w:r>
              <w:rPr>
                <w:rFonts w:ascii="Arial" w:hAnsi="Arial" w:cs="Arial"/>
                <w:shd w:val="clear" w:color="auto" w:fill="EBF1E7"/>
              </w:rPr>
              <w:t>的范围，行为可能会有所不同。我们在这里谈论单身人士。</w:t>
            </w:r>
          </w:p>
        </w:tc>
      </w:tr>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As of Spring 3.2, it is no longer necessary to add CGLIB to your classpath because CGLIB classes have been repackaged under </w:t>
            </w:r>
            <w:r w:rsidRPr="00BA0D5D">
              <w:rPr>
                <w:rFonts w:ascii="Consolas" w:eastAsia="宋体" w:hAnsi="Consolas" w:cs="宋体"/>
                <w:kern w:val="0"/>
                <w:sz w:val="23"/>
                <w:szCs w:val="23"/>
                <w:shd w:val="clear" w:color="auto" w:fill="F7F7F8"/>
              </w:rPr>
              <w:t>org.springframework.cglib</w:t>
            </w:r>
            <w:r w:rsidRPr="00BA0D5D">
              <w:rPr>
                <w:rFonts w:ascii="inherit" w:eastAsia="宋体" w:hAnsi="inherit" w:cs="宋体"/>
                <w:kern w:val="0"/>
                <w:sz w:val="24"/>
                <w:szCs w:val="24"/>
              </w:rPr>
              <w:t> and included directly within the spring-core JAR.</w:t>
            </w:r>
          </w:p>
          <w:p w:rsidR="00E270D9" w:rsidRPr="00BA0D5D" w:rsidRDefault="00E270D9" w:rsidP="00BA0D5D">
            <w:pPr>
              <w:widowControl/>
              <w:jc w:val="left"/>
              <w:rPr>
                <w:rFonts w:ascii="inherit" w:eastAsia="宋体" w:hAnsi="inherit" w:cs="宋体" w:hint="eastAsia"/>
                <w:kern w:val="0"/>
                <w:sz w:val="24"/>
                <w:szCs w:val="24"/>
              </w:rPr>
            </w:pPr>
            <w:r>
              <w:rPr>
                <w:rFonts w:ascii="Arial" w:hAnsi="Arial" w:cs="Arial"/>
                <w:shd w:val="clear" w:color="auto" w:fill="EBF1E7"/>
              </w:rPr>
              <w:t>从</w:t>
            </w:r>
            <w:r>
              <w:rPr>
                <w:rFonts w:ascii="Arial" w:hAnsi="Arial" w:cs="Arial"/>
                <w:shd w:val="clear" w:color="auto" w:fill="EBF1E7"/>
              </w:rPr>
              <w:t>Spring 3.2</w:t>
            </w:r>
            <w:r>
              <w:rPr>
                <w:rFonts w:ascii="Arial" w:hAnsi="Arial" w:cs="Arial"/>
                <w:shd w:val="clear" w:color="auto" w:fill="EBF1E7"/>
              </w:rPr>
              <w:t>开始，不再需要将</w:t>
            </w:r>
            <w:r>
              <w:rPr>
                <w:rFonts w:ascii="Arial" w:hAnsi="Arial" w:cs="Arial"/>
                <w:shd w:val="clear" w:color="auto" w:fill="EBF1E7"/>
              </w:rPr>
              <w:t>CGLIB</w:t>
            </w:r>
            <w:r>
              <w:rPr>
                <w:rFonts w:ascii="Arial" w:hAnsi="Arial" w:cs="Arial"/>
                <w:shd w:val="clear" w:color="auto" w:fill="EBF1E7"/>
              </w:rPr>
              <w:t>添加到类路径中，因为</w:t>
            </w:r>
            <w:r>
              <w:rPr>
                <w:rFonts w:ascii="Arial" w:hAnsi="Arial" w:cs="Arial"/>
                <w:shd w:val="clear" w:color="auto" w:fill="EBF1E7"/>
              </w:rPr>
              <w:t>CGLIB</w:t>
            </w:r>
            <w:r>
              <w:rPr>
                <w:rFonts w:ascii="Arial" w:hAnsi="Arial" w:cs="Arial"/>
                <w:shd w:val="clear" w:color="auto" w:fill="EBF1E7"/>
              </w:rPr>
              <w:t>类已经重新打包</w:t>
            </w:r>
            <w:r>
              <w:rPr>
                <w:rStyle w:val="HTML"/>
                <w:rFonts w:ascii="Consolas" w:hAnsi="Consolas"/>
                <w:sz w:val="23"/>
                <w:szCs w:val="23"/>
                <w:shd w:val="clear" w:color="auto" w:fill="F7F7F8"/>
              </w:rPr>
              <w:t>org.springframework.cglib</w:t>
            </w:r>
            <w:r>
              <w:rPr>
                <w:rFonts w:ascii="Arial" w:hAnsi="Arial" w:cs="Arial"/>
                <w:shd w:val="clear" w:color="auto" w:fill="EBF1E7"/>
              </w:rPr>
              <w:t>并直接包含在</w:t>
            </w:r>
            <w:r>
              <w:rPr>
                <w:rFonts w:ascii="Arial" w:hAnsi="Arial" w:cs="Arial"/>
                <w:shd w:val="clear" w:color="auto" w:fill="EBF1E7"/>
              </w:rPr>
              <w:t>spring-core JAR</w:t>
            </w:r>
            <w:r>
              <w:rPr>
                <w:rFonts w:ascii="Arial" w:hAnsi="Arial" w:cs="Arial"/>
                <w:shd w:val="clear" w:color="auto" w:fill="EBF1E7"/>
              </w:rPr>
              <w:t>中。</w:t>
            </w:r>
          </w:p>
        </w:tc>
      </w:tr>
    </w:tbl>
    <w:p w:rsidR="00BA0D5D" w:rsidRPr="00BA0D5D" w:rsidRDefault="00BA0D5D" w:rsidP="00BA0D5D">
      <w:pPr>
        <w:widowControl/>
        <w:shd w:val="clear" w:color="auto" w:fill="EBF1E7"/>
        <w:jc w:val="left"/>
        <w:rPr>
          <w:rFonts w:ascii="Arial" w:eastAsia="宋体" w:hAnsi="Arial" w:cs="Arial"/>
          <w:vanish/>
          <w:color w:val="34302D"/>
          <w:kern w:val="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There are a few restrictions due to the fact that CGLIB dynamically adds features at startup-time. In particular, configuration classes must not be final. However, as of 4.3, any constructors are allowed on configuration classes, including the use of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or a single non-default constructor declaration for default injection.</w:t>
            </w:r>
          </w:p>
          <w:p w:rsidR="00E270D9" w:rsidRPr="00BA0D5D" w:rsidRDefault="00E270D9"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lastRenderedPageBreak/>
              <w:t>由于</w:t>
            </w:r>
            <w:r>
              <w:rPr>
                <w:rFonts w:ascii="Arial" w:hAnsi="Arial" w:cs="Arial"/>
                <w:shd w:val="clear" w:color="auto" w:fill="EBF1E7"/>
              </w:rPr>
              <w:t>CGLIB</w:t>
            </w:r>
            <w:r>
              <w:rPr>
                <w:rFonts w:ascii="Arial" w:hAnsi="Arial" w:cs="Arial"/>
                <w:shd w:val="clear" w:color="auto" w:fill="EBF1E7"/>
              </w:rPr>
              <w:t>在启动时动态添加功能，因此存在一些限制。特别是，配置类不能是最终的。但是，从</w:t>
            </w:r>
            <w:r>
              <w:rPr>
                <w:rFonts w:ascii="Arial" w:hAnsi="Arial" w:cs="Arial"/>
                <w:shd w:val="clear" w:color="auto" w:fill="EBF1E7"/>
              </w:rPr>
              <w:t>4.3</w:t>
            </w:r>
            <w:r>
              <w:rPr>
                <w:rFonts w:ascii="Arial" w:hAnsi="Arial" w:cs="Arial"/>
                <w:shd w:val="clear" w:color="auto" w:fill="EBF1E7"/>
              </w:rPr>
              <w:t>开始，配置类允许使用任何构造函数，包括使用</w:t>
            </w:r>
            <w:r>
              <w:rPr>
                <w:rFonts w:ascii="Arial" w:hAnsi="Arial" w:cs="Arial"/>
                <w:shd w:val="clear" w:color="auto" w:fill="EBF1E7"/>
              </w:rPr>
              <w:t> </w:t>
            </w:r>
            <w:r>
              <w:rPr>
                <w:rStyle w:val="HTML"/>
                <w:rFonts w:ascii="Consolas" w:hAnsi="Consolas"/>
                <w:sz w:val="23"/>
                <w:szCs w:val="23"/>
                <w:shd w:val="clear" w:color="auto" w:fill="F7F7F8"/>
              </w:rPr>
              <w:t>@Autowired</w:t>
            </w:r>
            <w:r>
              <w:rPr>
                <w:rFonts w:ascii="Arial" w:hAnsi="Arial" w:cs="Arial"/>
                <w:shd w:val="clear" w:color="auto" w:fill="EBF1E7"/>
              </w:rPr>
              <w:t>默认注入的单个非默认构造函数声明。</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 prefer to avoid any CGLIB-imposed limitations, consider declaring your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on non-</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(for example, on plain </w:t>
            </w:r>
            <w:r w:rsidRPr="00BA0D5D">
              <w:rPr>
                <w:rFonts w:ascii="Consolas" w:eastAsia="宋体" w:hAnsi="Consolas" w:cs="宋体"/>
                <w:kern w:val="0"/>
                <w:sz w:val="23"/>
                <w:szCs w:val="23"/>
                <w:shd w:val="clear" w:color="auto" w:fill="F7F7F8"/>
              </w:rPr>
              <w:t>@Component</w:t>
            </w:r>
            <w:r w:rsidRPr="00BA0D5D">
              <w:rPr>
                <w:rFonts w:ascii="inherit" w:eastAsia="宋体" w:hAnsi="inherit" w:cs="宋体"/>
                <w:kern w:val="0"/>
                <w:sz w:val="24"/>
                <w:szCs w:val="24"/>
              </w:rPr>
              <w:t> classes instead). Cross-method calls between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methods are not then intercepted, so you have to exclusively rely on dependency injection at the constructor or method level there.</w:t>
            </w:r>
          </w:p>
          <w:p w:rsidR="00E270D9" w:rsidRPr="00BA0D5D" w:rsidRDefault="00E270D9" w:rsidP="00BA0D5D">
            <w:pPr>
              <w:widowControl/>
              <w:jc w:val="left"/>
              <w:rPr>
                <w:rFonts w:ascii="inherit" w:eastAsia="宋体" w:hAnsi="inherit" w:cs="宋体" w:hint="eastAsia"/>
                <w:kern w:val="0"/>
                <w:sz w:val="24"/>
                <w:szCs w:val="24"/>
              </w:rPr>
            </w:pPr>
            <w:r>
              <w:rPr>
                <w:rFonts w:ascii="Arial" w:hAnsi="Arial" w:cs="Arial"/>
                <w:shd w:val="clear" w:color="auto" w:fill="EBF1E7"/>
              </w:rPr>
              <w:t>如果您希望避免任何</w:t>
            </w:r>
            <w:r>
              <w:rPr>
                <w:rFonts w:ascii="Arial" w:hAnsi="Arial" w:cs="Arial"/>
                <w:shd w:val="clear" w:color="auto" w:fill="EBF1E7"/>
              </w:rPr>
              <w:t>CGLIB</w:t>
            </w:r>
            <w:r>
              <w:rPr>
                <w:rFonts w:ascii="Arial" w:hAnsi="Arial" w:cs="Arial"/>
                <w:shd w:val="clear" w:color="auto" w:fill="EBF1E7"/>
              </w:rPr>
              <w:t>强加的限制，请考虑</w:t>
            </w:r>
            <w:r>
              <w:rPr>
                <w:rStyle w:val="HTML"/>
                <w:rFonts w:ascii="Consolas" w:hAnsi="Consolas"/>
                <w:sz w:val="23"/>
                <w:szCs w:val="23"/>
                <w:shd w:val="clear" w:color="auto" w:fill="F7F7F8"/>
              </w:rPr>
              <w:t>@Bean</w:t>
            </w:r>
            <w:r>
              <w:rPr>
                <w:rFonts w:ascii="Arial" w:hAnsi="Arial" w:cs="Arial"/>
                <w:shd w:val="clear" w:color="auto" w:fill="EBF1E7"/>
              </w:rPr>
              <w:t> </w:t>
            </w:r>
            <w:r>
              <w:rPr>
                <w:rFonts w:ascii="Arial" w:hAnsi="Arial" w:cs="Arial"/>
                <w:shd w:val="clear" w:color="auto" w:fill="EBF1E7"/>
              </w:rPr>
              <w:t>在非</w:t>
            </w:r>
            <w:r>
              <w:rPr>
                <w:rStyle w:val="HTML"/>
                <w:rFonts w:ascii="Consolas" w:hAnsi="Consolas"/>
                <w:sz w:val="23"/>
                <w:szCs w:val="23"/>
                <w:shd w:val="clear" w:color="auto" w:fill="F7F7F8"/>
              </w:rPr>
              <w:t>@Configuration</w:t>
            </w:r>
            <w:r>
              <w:rPr>
                <w:rFonts w:ascii="Arial" w:hAnsi="Arial" w:cs="Arial"/>
                <w:shd w:val="clear" w:color="auto" w:fill="EBF1E7"/>
              </w:rPr>
              <w:t>类上声明您的方法（例如，在普通</w:t>
            </w:r>
            <w:r>
              <w:rPr>
                <w:rStyle w:val="HTML"/>
                <w:rFonts w:ascii="Consolas" w:hAnsi="Consolas"/>
                <w:sz w:val="23"/>
                <w:szCs w:val="23"/>
                <w:shd w:val="clear" w:color="auto" w:fill="F7F7F8"/>
              </w:rPr>
              <w:t>@Component</w:t>
            </w:r>
            <w:r>
              <w:rPr>
                <w:rFonts w:ascii="Arial" w:hAnsi="Arial" w:cs="Arial"/>
                <w:shd w:val="clear" w:color="auto" w:fill="EBF1E7"/>
              </w:rPr>
              <w:t>类上）。</w:t>
            </w:r>
            <w:r>
              <w:rPr>
                <w:rStyle w:val="HTML"/>
                <w:rFonts w:ascii="Consolas" w:hAnsi="Consolas"/>
                <w:sz w:val="23"/>
                <w:szCs w:val="23"/>
                <w:shd w:val="clear" w:color="auto" w:fill="F7F7F8"/>
              </w:rPr>
              <w:t>@Bean</w:t>
            </w:r>
            <w:r>
              <w:rPr>
                <w:rFonts w:ascii="Arial" w:hAnsi="Arial" w:cs="Arial"/>
                <w:shd w:val="clear" w:color="auto" w:fill="EBF1E7"/>
              </w:rPr>
              <w:t>然后拦截方法之间的跨方法调用，因此您必须完全依赖于构造函数或方法级别的依赖注入。</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1.12.5. Composing Java-based Configurations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Java-based configuration feature lets you compose annotations, which can reduce the complexity of your configuration.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的基于</w:t>
      </w:r>
      <w:r>
        <w:rPr>
          <w:rFonts w:ascii="Arial" w:hAnsi="Arial" w:cs="Arial"/>
          <w:color w:val="34302D"/>
          <w:shd w:val="clear" w:color="auto" w:fill="FFFFFF"/>
        </w:rPr>
        <w:t>Java</w:t>
      </w:r>
      <w:r>
        <w:rPr>
          <w:rFonts w:ascii="Arial" w:hAnsi="Arial" w:cs="Arial"/>
          <w:color w:val="34302D"/>
          <w:shd w:val="clear" w:color="auto" w:fill="FFFFFF"/>
        </w:rPr>
        <w:t>的配置功能允许您撰写注释，这可以降低配置的复杂性。</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the </w:t>
      </w:r>
      <w:r w:rsidRPr="00BA0D5D">
        <w:rPr>
          <w:rFonts w:ascii="Consolas" w:eastAsia="宋体" w:hAnsi="Consolas" w:cs="宋体"/>
          <w:color w:val="34302D"/>
          <w:kern w:val="0"/>
          <w:sz w:val="25"/>
          <w:szCs w:val="25"/>
          <w:shd w:val="clear" w:color="auto" w:fill="F7F7F8"/>
        </w:rPr>
        <w:t>@Import</w:t>
      </w:r>
      <w:r w:rsidRPr="00BA0D5D">
        <w:rPr>
          <w:rFonts w:ascii="Arial" w:eastAsia="宋体" w:hAnsi="Arial" w:cs="Arial"/>
          <w:color w:val="34302D"/>
          <w:kern w:val="0"/>
          <w:sz w:val="27"/>
          <w:szCs w:val="27"/>
        </w:rPr>
        <w:t> Annotation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Much as the </w:t>
      </w:r>
      <w:r w:rsidRPr="00BA0D5D">
        <w:rPr>
          <w:rFonts w:ascii="Consolas" w:eastAsia="宋体" w:hAnsi="Consolas" w:cs="宋体"/>
          <w:color w:val="34302D"/>
          <w:kern w:val="0"/>
          <w:sz w:val="23"/>
          <w:szCs w:val="23"/>
          <w:shd w:val="clear" w:color="auto" w:fill="F7F7F8"/>
        </w:rPr>
        <w:t>&lt;import/&gt;</w:t>
      </w:r>
      <w:r w:rsidRPr="00BA0D5D">
        <w:rPr>
          <w:rFonts w:ascii="inherit" w:eastAsia="宋体" w:hAnsi="inherit" w:cs="Arial"/>
          <w:color w:val="34302D"/>
          <w:kern w:val="0"/>
          <w:sz w:val="24"/>
          <w:szCs w:val="24"/>
        </w:rPr>
        <w:t> element is used within Spring XML files to aid in modularizing configurations, the </w:t>
      </w:r>
      <w:r w:rsidRPr="00BA0D5D">
        <w:rPr>
          <w:rFonts w:ascii="Consolas" w:eastAsia="宋体" w:hAnsi="Consolas" w:cs="宋体"/>
          <w:color w:val="34302D"/>
          <w:kern w:val="0"/>
          <w:sz w:val="23"/>
          <w:szCs w:val="23"/>
          <w:shd w:val="clear" w:color="auto" w:fill="F7F7F8"/>
        </w:rPr>
        <w:t>@Import</w:t>
      </w:r>
      <w:r w:rsidRPr="00BA0D5D">
        <w:rPr>
          <w:rFonts w:ascii="inherit" w:eastAsia="宋体" w:hAnsi="inherit" w:cs="Arial"/>
          <w:color w:val="34302D"/>
          <w:kern w:val="0"/>
          <w:sz w:val="24"/>
          <w:szCs w:val="24"/>
        </w:rPr>
        <w:t> annotation allows for loading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definitions from another configuration class,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就像</w:t>
      </w:r>
      <w:r>
        <w:rPr>
          <w:rStyle w:val="HTML"/>
          <w:rFonts w:ascii="Consolas" w:hAnsi="Consolas"/>
          <w:sz w:val="23"/>
          <w:szCs w:val="23"/>
          <w:shd w:val="clear" w:color="auto" w:fill="F7F7F8"/>
        </w:rPr>
        <w:t>&lt;import/&gt;</w:t>
      </w:r>
      <w:r>
        <w:rPr>
          <w:rFonts w:ascii="Arial" w:hAnsi="Arial" w:cs="Arial"/>
          <w:color w:val="34302D"/>
          <w:shd w:val="clear" w:color="auto" w:fill="FFFFFF"/>
        </w:rPr>
        <w:t>在</w:t>
      </w:r>
      <w:r>
        <w:rPr>
          <w:rFonts w:ascii="Arial" w:hAnsi="Arial" w:cs="Arial"/>
          <w:color w:val="34302D"/>
          <w:shd w:val="clear" w:color="auto" w:fill="FFFFFF"/>
        </w:rPr>
        <w:t>Spring XML</w:t>
      </w:r>
      <w:r>
        <w:rPr>
          <w:rFonts w:ascii="Arial" w:hAnsi="Arial" w:cs="Arial"/>
          <w:color w:val="34302D"/>
          <w:shd w:val="clear" w:color="auto" w:fill="FFFFFF"/>
        </w:rPr>
        <w:t>文件中使用该元素来帮助模块化配置一样，</w:t>
      </w:r>
      <w:r>
        <w:rPr>
          <w:rStyle w:val="HTML"/>
          <w:rFonts w:ascii="Consolas" w:hAnsi="Consolas"/>
          <w:sz w:val="23"/>
          <w:szCs w:val="23"/>
          <w:shd w:val="clear" w:color="auto" w:fill="F7F7F8"/>
        </w:rPr>
        <w:t>@Import</w:t>
      </w:r>
      <w:r>
        <w:rPr>
          <w:rFonts w:ascii="Arial" w:hAnsi="Arial" w:cs="Arial"/>
          <w:color w:val="34302D"/>
          <w:shd w:val="clear" w:color="auto" w:fill="FFFFFF"/>
        </w:rPr>
        <w:t>注释允许</w:t>
      </w:r>
      <w:r>
        <w:rPr>
          <w:rStyle w:val="HTML"/>
          <w:rFonts w:ascii="Consolas" w:hAnsi="Consolas"/>
          <w:sz w:val="23"/>
          <w:szCs w:val="23"/>
          <w:shd w:val="clear" w:color="auto" w:fill="F7F7F8"/>
        </w:rPr>
        <w:t>@Bean</w:t>
      </w:r>
      <w:r>
        <w:rPr>
          <w:rFonts w:ascii="Arial" w:hAnsi="Arial" w:cs="Arial"/>
          <w:color w:val="34302D"/>
          <w:shd w:val="clear" w:color="auto" w:fill="FFFFFF"/>
        </w:rPr>
        <w:t>从另一个配置类加载定义，如以下示例所示：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ConfigA</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 a()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w:t>
      </w:r>
      <w:r w:rsidRPr="00BA0D5D">
        <w:rPr>
          <w:rFonts w:ascii="Consolas" w:eastAsia="宋体" w:hAnsi="Consolas" w:cs="宋体"/>
          <w:color w:val="34302D"/>
          <w:kern w:val="0"/>
          <w:sz w:val="24"/>
          <w:szCs w:val="24"/>
        </w:rPr>
        <w:t>(ConfigA.class)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ConfigB</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 b()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Now, rather than needing to specify both </w:t>
      </w:r>
      <w:r w:rsidRPr="00BA0D5D">
        <w:rPr>
          <w:rFonts w:ascii="Consolas" w:eastAsia="宋体" w:hAnsi="Consolas" w:cs="宋体"/>
          <w:color w:val="34302D"/>
          <w:kern w:val="0"/>
          <w:sz w:val="23"/>
          <w:szCs w:val="23"/>
          <w:shd w:val="clear" w:color="auto" w:fill="F7F7F8"/>
        </w:rPr>
        <w:t>ConfigA.class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ConfigB.class</w:t>
      </w:r>
      <w:r w:rsidRPr="00BA0D5D">
        <w:rPr>
          <w:rFonts w:ascii="inherit" w:eastAsia="宋体" w:hAnsi="inherit" w:cs="Arial"/>
          <w:color w:val="34302D"/>
          <w:kern w:val="0"/>
          <w:sz w:val="24"/>
          <w:szCs w:val="24"/>
        </w:rPr>
        <w:t> when instantiating the context, only </w:t>
      </w:r>
      <w:r w:rsidRPr="00BA0D5D">
        <w:rPr>
          <w:rFonts w:ascii="Consolas" w:eastAsia="宋体" w:hAnsi="Consolas" w:cs="宋体"/>
          <w:color w:val="34302D"/>
          <w:kern w:val="0"/>
          <w:sz w:val="23"/>
          <w:szCs w:val="23"/>
          <w:shd w:val="clear" w:color="auto" w:fill="F7F7F8"/>
        </w:rPr>
        <w:t>ConfigB</w:t>
      </w:r>
      <w:r w:rsidRPr="00BA0D5D">
        <w:rPr>
          <w:rFonts w:ascii="inherit" w:eastAsia="宋体" w:hAnsi="inherit" w:cs="Arial"/>
          <w:color w:val="34302D"/>
          <w:kern w:val="0"/>
          <w:sz w:val="24"/>
          <w:szCs w:val="24"/>
        </w:rPr>
        <w:t>needs to be supplied explicitly, as the following example shows:</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现在，不需要同时指定</w:t>
      </w:r>
      <w:r>
        <w:rPr>
          <w:rStyle w:val="HTML"/>
          <w:rFonts w:ascii="Consolas" w:hAnsi="Consolas"/>
          <w:sz w:val="23"/>
          <w:szCs w:val="23"/>
          <w:shd w:val="clear" w:color="auto" w:fill="F7F7F8"/>
        </w:rPr>
        <w:t>ConfigA.class</w:t>
      </w:r>
      <w:r>
        <w:rPr>
          <w:rFonts w:ascii="Arial" w:hAnsi="Arial" w:cs="Arial"/>
          <w:color w:val="34302D"/>
          <w:shd w:val="clear" w:color="auto" w:fill="FFFFFF"/>
        </w:rPr>
        <w:t>和</w:t>
      </w:r>
      <w:r>
        <w:rPr>
          <w:rStyle w:val="HTML"/>
          <w:rFonts w:ascii="Consolas" w:hAnsi="Consolas"/>
          <w:sz w:val="23"/>
          <w:szCs w:val="23"/>
          <w:shd w:val="clear" w:color="auto" w:fill="F7F7F8"/>
        </w:rPr>
        <w:t>ConfigB.class</w:t>
      </w:r>
      <w:r>
        <w:rPr>
          <w:rFonts w:ascii="Arial" w:hAnsi="Arial" w:cs="Arial"/>
          <w:color w:val="34302D"/>
          <w:shd w:val="clear" w:color="auto" w:fill="FFFFFF"/>
        </w:rPr>
        <w:t>实例化上下文，只</w:t>
      </w:r>
      <w:r>
        <w:rPr>
          <w:rStyle w:val="HTML"/>
          <w:rFonts w:ascii="Consolas" w:hAnsi="Consolas"/>
          <w:sz w:val="23"/>
          <w:szCs w:val="23"/>
          <w:shd w:val="clear" w:color="auto" w:fill="F7F7F8"/>
        </w:rPr>
        <w:t>ConfigB</w:t>
      </w:r>
      <w:r>
        <w:rPr>
          <w:rFonts w:ascii="Arial" w:hAnsi="Arial" w:cs="Arial"/>
          <w:color w:val="34302D"/>
          <w:shd w:val="clear" w:color="auto" w:fill="FFFFFF"/>
        </w:rPr>
        <w:t>需要显式提供，如下例所示：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AnnotationConfigApplicationContext(ConfigB.class);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now both beans A and B will be available...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 a = ctx.getBean(A.class);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 b = ctx.getBean(B.class);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approach simplifies container instantiation, as only one class needs to be dealt with, rather than requiring you to remember a potentially large number of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during construction.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这种方法简化了容器实例化，因为只需要处理一个类，而不是要求您</w:t>
      </w:r>
      <w:r>
        <w:rPr>
          <w:rStyle w:val="HTML"/>
          <w:rFonts w:ascii="Consolas" w:hAnsi="Consolas"/>
          <w:sz w:val="23"/>
          <w:szCs w:val="23"/>
          <w:shd w:val="clear" w:color="auto" w:fill="F7F7F8"/>
        </w:rPr>
        <w:t>@Configuration</w:t>
      </w:r>
      <w:r>
        <w:rPr>
          <w:rFonts w:ascii="Arial" w:hAnsi="Arial" w:cs="Arial"/>
          <w:color w:val="34302D"/>
          <w:shd w:val="clear" w:color="auto" w:fill="FFFFFF"/>
        </w:rPr>
        <w:t>在构造期间记住可能大量的</w:t>
      </w:r>
      <w:r>
        <w:rPr>
          <w:rFonts w:ascii="Arial" w:hAnsi="Arial" w:cs="Arial"/>
          <w:color w:val="34302D"/>
          <w:shd w:val="clear" w:color="auto" w:fill="FFFFFF"/>
        </w:rPr>
        <w:t> </w:t>
      </w:r>
      <w:r>
        <w:rPr>
          <w:rFonts w:ascii="Arial" w:hAnsi="Arial" w:cs="Arial"/>
          <w:color w:val="34302D"/>
          <w:shd w:val="clear" w:color="auto" w:fill="FFFFFF"/>
        </w:rPr>
        <w:t>类。</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of Spring Framework 4.2, </w:t>
            </w:r>
            <w:r w:rsidRPr="00BA0D5D">
              <w:rPr>
                <w:rFonts w:ascii="Consolas" w:eastAsia="宋体" w:hAnsi="Consolas" w:cs="宋体"/>
                <w:kern w:val="0"/>
                <w:sz w:val="23"/>
                <w:szCs w:val="23"/>
                <w:shd w:val="clear" w:color="auto" w:fill="F7F7F8"/>
              </w:rPr>
              <w:t>@Import</w:t>
            </w:r>
            <w:r w:rsidRPr="00BA0D5D">
              <w:rPr>
                <w:rFonts w:ascii="宋体" w:eastAsia="宋体" w:hAnsi="宋体" w:cs="宋体"/>
                <w:kern w:val="0"/>
                <w:sz w:val="24"/>
                <w:szCs w:val="24"/>
              </w:rPr>
              <w:t> also supports references regular component classes, analogous to the </w:t>
            </w:r>
            <w:r w:rsidRPr="00BA0D5D">
              <w:rPr>
                <w:rFonts w:ascii="Consolas" w:eastAsia="宋体" w:hAnsi="Consolas" w:cs="宋体"/>
                <w:kern w:val="0"/>
                <w:sz w:val="23"/>
                <w:szCs w:val="23"/>
                <w:shd w:val="clear" w:color="auto" w:fill="F7F7F8"/>
              </w:rPr>
              <w:t>AnnotationConfigApplicationContext.register</w:t>
            </w:r>
            <w:r w:rsidRPr="00BA0D5D">
              <w:rPr>
                <w:rFonts w:ascii="宋体" w:eastAsia="宋体" w:hAnsi="宋体" w:cs="宋体"/>
                <w:kern w:val="0"/>
                <w:sz w:val="24"/>
                <w:szCs w:val="24"/>
              </w:rPr>
              <w:t> method. This is particularly useful if you want to avoid component scanning, by using a few configuration classes as entry points to explicitly define all your components.</w:t>
            </w:r>
          </w:p>
          <w:p w:rsidR="00E270D9" w:rsidRPr="00BA0D5D" w:rsidRDefault="00E270D9" w:rsidP="00BA0D5D">
            <w:pPr>
              <w:widowControl/>
              <w:jc w:val="left"/>
              <w:rPr>
                <w:rFonts w:ascii="宋体" w:eastAsia="宋体" w:hAnsi="宋体" w:cs="宋体"/>
                <w:kern w:val="0"/>
                <w:sz w:val="24"/>
                <w:szCs w:val="24"/>
              </w:rPr>
            </w:pPr>
            <w:r>
              <w:rPr>
                <w:rFonts w:ascii="Arial" w:hAnsi="Arial" w:cs="Arial"/>
                <w:shd w:val="clear" w:color="auto" w:fill="EBF1E7"/>
              </w:rPr>
              <w:t>从</w:t>
            </w:r>
            <w:r>
              <w:rPr>
                <w:rFonts w:ascii="Arial" w:hAnsi="Arial" w:cs="Arial"/>
                <w:shd w:val="clear" w:color="auto" w:fill="EBF1E7"/>
              </w:rPr>
              <w:t>Spring Framework 4.2</w:t>
            </w:r>
            <w:r>
              <w:rPr>
                <w:rFonts w:ascii="Arial" w:hAnsi="Arial" w:cs="Arial"/>
                <w:shd w:val="clear" w:color="auto" w:fill="EBF1E7"/>
              </w:rPr>
              <w:t>开始，</w:t>
            </w:r>
            <w:r>
              <w:rPr>
                <w:rStyle w:val="HTML"/>
                <w:rFonts w:ascii="Consolas" w:hAnsi="Consolas"/>
                <w:sz w:val="23"/>
                <w:szCs w:val="23"/>
                <w:shd w:val="clear" w:color="auto" w:fill="F7F7F8"/>
              </w:rPr>
              <w:t>@Import</w:t>
            </w:r>
            <w:r>
              <w:rPr>
                <w:rFonts w:ascii="Arial" w:hAnsi="Arial" w:cs="Arial"/>
                <w:shd w:val="clear" w:color="auto" w:fill="EBF1E7"/>
              </w:rPr>
              <w:t>还支持引用常规组件类，类似于</w:t>
            </w:r>
            <w:r>
              <w:rPr>
                <w:rStyle w:val="HTML"/>
                <w:rFonts w:ascii="Consolas" w:hAnsi="Consolas"/>
                <w:sz w:val="23"/>
                <w:szCs w:val="23"/>
                <w:shd w:val="clear" w:color="auto" w:fill="F7F7F8"/>
              </w:rPr>
              <w:t>AnnotationConfigApplicationContext.register</w:t>
            </w:r>
            <w:r>
              <w:rPr>
                <w:rFonts w:ascii="Arial" w:hAnsi="Arial" w:cs="Arial"/>
                <w:shd w:val="clear" w:color="auto" w:fill="EBF1E7"/>
              </w:rPr>
              <w:t>方法。如果要避免组件扫描，这一点特别有用，可以使用一些配置类作为明确定义所有组件的入口点。</w:t>
            </w:r>
          </w:p>
        </w:tc>
      </w:tr>
    </w:tbl>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Injecting Dependencies on Imported </w:t>
      </w:r>
      <w:r w:rsidRPr="00BA0D5D">
        <w:rPr>
          <w:rFonts w:ascii="Consolas" w:eastAsia="宋体" w:hAnsi="Consolas" w:cs="宋体"/>
          <w:color w:val="34302D"/>
          <w:kern w:val="0"/>
          <w:sz w:val="23"/>
          <w:szCs w:val="23"/>
          <w:shd w:val="clear" w:color="auto" w:fill="F7F7F8"/>
        </w:rPr>
        <w:t>@Bean</w:t>
      </w:r>
      <w:r w:rsidRPr="00BA0D5D">
        <w:rPr>
          <w:rFonts w:ascii="Arial" w:eastAsia="宋体" w:hAnsi="Arial" w:cs="Arial"/>
          <w:color w:val="34302D"/>
          <w:kern w:val="0"/>
          <w:sz w:val="24"/>
          <w:szCs w:val="24"/>
        </w:rPr>
        <w:t> Definitions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example works but is simplistic. In most practical scenarios, beans have dependencies on one another across configuration classes. When using XML, this is not an issue, because no compiler is involved, and you can declare</w:t>
      </w:r>
      <w:r w:rsidRPr="00BA0D5D">
        <w:rPr>
          <w:rFonts w:ascii="Consolas" w:eastAsia="宋体" w:hAnsi="Consolas" w:cs="宋体"/>
          <w:color w:val="34302D"/>
          <w:kern w:val="0"/>
          <w:sz w:val="23"/>
          <w:szCs w:val="23"/>
          <w:shd w:val="clear" w:color="auto" w:fill="F7F7F8"/>
        </w:rPr>
        <w:t>ref="someBean"</w:t>
      </w:r>
      <w:r w:rsidRPr="00BA0D5D">
        <w:rPr>
          <w:rFonts w:ascii="inherit" w:eastAsia="宋体" w:hAnsi="inherit" w:cs="Arial"/>
          <w:color w:val="34302D"/>
          <w:kern w:val="0"/>
          <w:sz w:val="24"/>
          <w:szCs w:val="24"/>
        </w:rPr>
        <w:t> and trust Spring to work it out during container initialization. When using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the Java compiler places constraints on the configuration model, in that references to other beans must be valid Java syntax.</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前面的例子有效，但很简单。在大多数实际情况中，</w:t>
      </w:r>
      <w:r>
        <w:rPr>
          <w:rFonts w:ascii="Arial" w:hAnsi="Arial" w:cs="Arial"/>
          <w:color w:val="34302D"/>
          <w:shd w:val="clear" w:color="auto" w:fill="FFFFFF"/>
        </w:rPr>
        <w:t>bean</w:t>
      </w:r>
      <w:r>
        <w:rPr>
          <w:rFonts w:ascii="Arial" w:hAnsi="Arial" w:cs="Arial"/>
          <w:color w:val="34302D"/>
          <w:shd w:val="clear" w:color="auto" w:fill="FFFFFF"/>
        </w:rPr>
        <w:t>跨配置类彼此依赖。使用</w:t>
      </w:r>
      <w:r>
        <w:rPr>
          <w:rFonts w:ascii="Arial" w:hAnsi="Arial" w:cs="Arial"/>
          <w:color w:val="34302D"/>
          <w:shd w:val="clear" w:color="auto" w:fill="FFFFFF"/>
        </w:rPr>
        <w:t>XML</w:t>
      </w:r>
      <w:r>
        <w:rPr>
          <w:rFonts w:ascii="Arial" w:hAnsi="Arial" w:cs="Arial"/>
          <w:color w:val="34302D"/>
          <w:shd w:val="clear" w:color="auto" w:fill="FFFFFF"/>
        </w:rPr>
        <w:t>时，这不是问题，因为不涉及编译器，并且您可以声明</w:t>
      </w:r>
      <w:r>
        <w:rPr>
          <w:rFonts w:ascii="Arial" w:hAnsi="Arial" w:cs="Arial"/>
          <w:color w:val="34302D"/>
          <w:shd w:val="clear" w:color="auto" w:fill="FFFFFF"/>
        </w:rPr>
        <w:t> </w:t>
      </w:r>
      <w:r>
        <w:rPr>
          <w:rStyle w:val="HTML"/>
          <w:rFonts w:ascii="Consolas" w:hAnsi="Consolas"/>
          <w:sz w:val="23"/>
          <w:szCs w:val="23"/>
          <w:shd w:val="clear" w:color="auto" w:fill="F7F7F8"/>
        </w:rPr>
        <w:t>ref="someBean"</w:t>
      </w:r>
      <w:r>
        <w:rPr>
          <w:rFonts w:ascii="Arial" w:hAnsi="Arial" w:cs="Arial"/>
          <w:color w:val="34302D"/>
          <w:shd w:val="clear" w:color="auto" w:fill="FFFFFF"/>
        </w:rPr>
        <w:t>并信任</w:t>
      </w:r>
      <w:r>
        <w:rPr>
          <w:rFonts w:ascii="Arial" w:hAnsi="Arial" w:cs="Arial"/>
          <w:color w:val="34302D"/>
          <w:shd w:val="clear" w:color="auto" w:fill="FFFFFF"/>
        </w:rPr>
        <w:t>Spring</w:t>
      </w:r>
      <w:r>
        <w:rPr>
          <w:rFonts w:ascii="Arial" w:hAnsi="Arial" w:cs="Arial"/>
          <w:color w:val="34302D"/>
          <w:shd w:val="clear" w:color="auto" w:fill="FFFFFF"/>
        </w:rPr>
        <w:t>在容器初始化期间解决它。使用</w:t>
      </w:r>
      <w:r>
        <w:rPr>
          <w:rStyle w:val="HTML"/>
          <w:rFonts w:ascii="Consolas" w:hAnsi="Consolas"/>
          <w:sz w:val="23"/>
          <w:szCs w:val="23"/>
          <w:shd w:val="clear" w:color="auto" w:fill="F7F7F8"/>
        </w:rPr>
        <w:t>@Configuration</w:t>
      </w:r>
      <w:r>
        <w:rPr>
          <w:rFonts w:ascii="Arial" w:hAnsi="Arial" w:cs="Arial"/>
          <w:color w:val="34302D"/>
          <w:shd w:val="clear" w:color="auto" w:fill="FFFFFF"/>
        </w:rPr>
        <w:t>类时，</w:t>
      </w:r>
      <w:r>
        <w:rPr>
          <w:rFonts w:ascii="Arial" w:hAnsi="Arial" w:cs="Arial"/>
          <w:color w:val="34302D"/>
          <w:shd w:val="clear" w:color="auto" w:fill="FFFFFF"/>
        </w:rPr>
        <w:t>Java</w:t>
      </w:r>
      <w:r>
        <w:rPr>
          <w:rFonts w:ascii="Arial" w:hAnsi="Arial" w:cs="Arial"/>
          <w:color w:val="34302D"/>
          <w:shd w:val="clear" w:color="auto" w:fill="FFFFFF"/>
        </w:rPr>
        <w:t>编译器会对配置模型施加约束，因为对其他</w:t>
      </w:r>
      <w:r>
        <w:rPr>
          <w:rFonts w:ascii="Arial" w:hAnsi="Arial" w:cs="Arial"/>
          <w:color w:val="34302D"/>
          <w:shd w:val="clear" w:color="auto" w:fill="FFFFFF"/>
        </w:rPr>
        <w:t>bean</w:t>
      </w:r>
      <w:r>
        <w:rPr>
          <w:rFonts w:ascii="Arial" w:hAnsi="Arial" w:cs="Arial"/>
          <w:color w:val="34302D"/>
          <w:shd w:val="clear" w:color="auto" w:fill="FFFFFF"/>
        </w:rPr>
        <w:t>的引用必须是有效的</w:t>
      </w:r>
      <w:r>
        <w:rPr>
          <w:rFonts w:ascii="Arial" w:hAnsi="Arial" w:cs="Arial"/>
          <w:color w:val="34302D"/>
          <w:shd w:val="clear" w:color="auto" w:fill="FFFFFF"/>
        </w:rPr>
        <w:t>Java</w:t>
      </w:r>
      <w:r>
        <w:rPr>
          <w:rFonts w:ascii="Arial" w:hAnsi="Arial" w:cs="Arial"/>
          <w:color w:val="34302D"/>
          <w:shd w:val="clear" w:color="auto" w:fill="FFFFFF"/>
        </w:rPr>
        <w:t>语法。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Fortunately, solving this problem is simple. As </w:t>
      </w:r>
      <w:hyperlink r:id="rId385" w:anchor="beans-java-dependencies" w:history="1">
        <w:r w:rsidRPr="00BA0D5D">
          <w:rPr>
            <w:rFonts w:ascii="inherit" w:eastAsia="宋体" w:hAnsi="inherit" w:cs="Arial"/>
            <w:color w:val="548E2E"/>
            <w:kern w:val="0"/>
            <w:sz w:val="24"/>
            <w:szCs w:val="24"/>
            <w:u w:val="single"/>
          </w:rPr>
          <w:t>we already discussed</w:t>
        </w:r>
      </w:hyperlink>
      <w:r w:rsidRPr="00BA0D5D">
        <w:rPr>
          <w:rFonts w:ascii="inherit" w:eastAsia="宋体" w:hAnsi="inherit" w:cs="Arial"/>
          <w:color w:val="34302D"/>
          <w:kern w:val="0"/>
          <w:sz w:val="24"/>
          <w:szCs w:val="24"/>
        </w:rPr>
        <w:t>,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 can have an arbitrary number of parameters that describe the bean dependencies. Consider the following more real-world scenario with several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classes, each depending on beans declared in the others:</w:t>
      </w:r>
    </w:p>
    <w:p w:rsidR="00E270D9" w:rsidRPr="00E270D9" w:rsidRDefault="00E270D9" w:rsidP="00E270D9">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lastRenderedPageBreak/>
        <w:t>幸运的是，解决这个问题很简单。正如</w:t>
      </w:r>
      <w:hyperlink r:id="rId386" w:anchor="beans-java-dependencies" w:history="1">
        <w:r>
          <w:rPr>
            <w:rStyle w:val="a4"/>
            <w:rFonts w:ascii="inherit" w:hAnsi="inherit" w:cs="Arial"/>
            <w:color w:val="548E2E"/>
          </w:rPr>
          <w:t>我们已经讨论过的</w:t>
        </w:r>
      </w:hyperlink>
      <w:r>
        <w:rPr>
          <w:rFonts w:ascii="inherit" w:hAnsi="inherit" w:cs="Arial"/>
          <w:color w:val="34302D"/>
        </w:rPr>
        <w:t>，一个</w:t>
      </w:r>
      <w:r>
        <w:rPr>
          <w:rStyle w:val="HTML"/>
          <w:rFonts w:ascii="Consolas" w:hAnsi="Consolas"/>
          <w:color w:val="34302D"/>
          <w:sz w:val="23"/>
          <w:szCs w:val="23"/>
          <w:shd w:val="clear" w:color="auto" w:fill="F7F7F8"/>
        </w:rPr>
        <w:t>@Bean</w:t>
      </w:r>
      <w:r>
        <w:rPr>
          <w:rFonts w:ascii="inherit" w:hAnsi="inherit" w:cs="Arial"/>
          <w:color w:val="34302D"/>
        </w:rPr>
        <w:t>方法可以有任意数量的参数来描述</w:t>
      </w:r>
      <w:r>
        <w:rPr>
          <w:rFonts w:ascii="inherit" w:hAnsi="inherit" w:cs="Arial"/>
          <w:color w:val="34302D"/>
        </w:rPr>
        <w:t>bean</w:t>
      </w:r>
      <w:r>
        <w:rPr>
          <w:rFonts w:ascii="inherit" w:hAnsi="inherit" w:cs="Arial"/>
          <w:color w:val="34302D"/>
        </w:rPr>
        <w:t>的依赖关系。考虑以下更多真实场景</w:t>
      </w:r>
      <w:r>
        <w:rPr>
          <w:rFonts w:ascii="inherit" w:hAnsi="inherit" w:cs="Arial"/>
          <w:color w:val="34302D"/>
        </w:rPr>
        <w:t>​​</w:t>
      </w:r>
      <w:r>
        <w:rPr>
          <w:rFonts w:ascii="inherit" w:hAnsi="inherit" w:cs="Arial"/>
          <w:color w:val="34302D"/>
        </w:rPr>
        <w:t>，其中包含几个</w:t>
      </w:r>
      <w:r>
        <w:rPr>
          <w:rStyle w:val="HTML"/>
          <w:rFonts w:ascii="Consolas" w:hAnsi="Consolas"/>
          <w:color w:val="34302D"/>
          <w:sz w:val="23"/>
          <w:szCs w:val="23"/>
          <w:shd w:val="clear" w:color="auto" w:fill="F7F7F8"/>
        </w:rPr>
        <w:t>@Configuration</w:t>
      </w:r>
      <w:r>
        <w:rPr>
          <w:rFonts w:ascii="inherit" w:hAnsi="inherit" w:cs="Arial"/>
          <w:color w:val="34302D"/>
        </w:rPr>
        <w:t> </w:t>
      </w:r>
      <w:r>
        <w:rPr>
          <w:rFonts w:ascii="inherit" w:hAnsi="inherit" w:cs="Arial"/>
          <w:color w:val="34302D"/>
        </w:rPr>
        <w:t>类，每个类都依赖于其他类中声明的</w:t>
      </w:r>
      <w:r>
        <w:rPr>
          <w:rFonts w:ascii="inherit" w:hAnsi="inherit" w:cs="Arial"/>
          <w:color w:val="34302D"/>
        </w:rPr>
        <w:t>bean</w:t>
      </w:r>
      <w:r>
        <w:rPr>
          <w:rFonts w:ascii="inherit" w:hAnsi="inherit" w:cs="Arial"/>
          <w:color w:val="34302D"/>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ServiceConfig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RepositoryConfig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AccountRepository accountRepository(DataSource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JdbcAccountRepository(dataSource);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w:t>
      </w:r>
      <w:r w:rsidRPr="00BA0D5D">
        <w:rPr>
          <w:rFonts w:ascii="Consolas" w:eastAsia="宋体" w:hAnsi="Consolas" w:cs="宋体"/>
          <w:color w:val="34302D"/>
          <w:kern w:val="0"/>
          <w:sz w:val="24"/>
          <w:szCs w:val="24"/>
        </w:rPr>
        <w:t>({ServiceConfig.class, RepositoryConfig.class})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SystemTestConfig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new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AnnotationConfigApplicationContext(SystemTestConfig.class);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everything wires up across configuration classes...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transferService.transfer(</w:t>
      </w:r>
      <w:r w:rsidRPr="00BA0D5D">
        <w:rPr>
          <w:rFonts w:ascii="Consolas" w:eastAsia="宋体" w:hAnsi="Consolas" w:cs="宋体"/>
          <w:color w:val="009999"/>
          <w:kern w:val="0"/>
          <w:sz w:val="24"/>
          <w:szCs w:val="24"/>
        </w:rPr>
        <w:t>100.00</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"A123"</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"C456"</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another way to achieve the same result. Remember that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ultimately only another bean in the container: This means that they can take advantage of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injection and other features the same as any other bean.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还有另一种方法可以达到相同的效果。请记住，</w:t>
      </w:r>
      <w:r>
        <w:rPr>
          <w:rStyle w:val="HTML"/>
          <w:rFonts w:ascii="Consolas" w:hAnsi="Consolas"/>
          <w:sz w:val="23"/>
          <w:szCs w:val="23"/>
          <w:shd w:val="clear" w:color="auto" w:fill="F7F7F8"/>
        </w:rPr>
        <w:t>@Configuration</w:t>
      </w:r>
      <w:r>
        <w:rPr>
          <w:rFonts w:ascii="Arial" w:hAnsi="Arial" w:cs="Arial"/>
          <w:color w:val="34302D"/>
          <w:shd w:val="clear" w:color="auto" w:fill="FFFFFF"/>
        </w:rPr>
        <w:t>类最终只是容器中的另一个</w:t>
      </w:r>
      <w:r>
        <w:rPr>
          <w:rFonts w:ascii="Arial" w:hAnsi="Arial" w:cs="Arial"/>
          <w:color w:val="34302D"/>
          <w:shd w:val="clear" w:color="auto" w:fill="FFFFFF"/>
        </w:rPr>
        <w:t>bean</w:t>
      </w:r>
      <w:r>
        <w:rPr>
          <w:rFonts w:ascii="Arial" w:hAnsi="Arial" w:cs="Arial"/>
          <w:color w:val="34302D"/>
          <w:shd w:val="clear" w:color="auto" w:fill="FFFFFF"/>
        </w:rPr>
        <w:t>：这意味着它们可以利用</w:t>
      </w:r>
      <w:r>
        <w:rPr>
          <w:rFonts w:ascii="Arial" w:hAnsi="Arial" w:cs="Arial"/>
          <w:color w:val="34302D"/>
          <w:shd w:val="clear" w:color="auto" w:fill="FFFFFF"/>
        </w:rPr>
        <w:t> </w:t>
      </w:r>
      <w:r>
        <w:rPr>
          <w:rStyle w:val="HTML"/>
          <w:rFonts w:ascii="Consolas" w:hAnsi="Consolas"/>
          <w:sz w:val="23"/>
          <w:szCs w:val="23"/>
          <w:shd w:val="clear" w:color="auto" w:fill="F7F7F8"/>
        </w:rPr>
        <w:t>@Autowired</w:t>
      </w:r>
      <w:r>
        <w:rPr>
          <w:rFonts w:ascii="Arial" w:hAnsi="Arial" w:cs="Arial"/>
          <w:color w:val="34302D"/>
          <w:shd w:val="clear" w:color="auto" w:fill="FFFFFF"/>
        </w:rPr>
        <w:t>和</w:t>
      </w:r>
      <w:r>
        <w:rPr>
          <w:rStyle w:val="HTML"/>
          <w:rFonts w:ascii="Consolas" w:hAnsi="Consolas"/>
          <w:sz w:val="23"/>
          <w:szCs w:val="23"/>
          <w:shd w:val="clear" w:color="auto" w:fill="F7F7F8"/>
        </w:rPr>
        <w:t>@Value</w:t>
      </w:r>
      <w:r>
        <w:rPr>
          <w:rFonts w:ascii="Arial" w:hAnsi="Arial" w:cs="Arial"/>
          <w:color w:val="34302D"/>
          <w:shd w:val="clear" w:color="auto" w:fill="FFFFFF"/>
        </w:rPr>
        <w:t>注入以及与任何其他</w:t>
      </w:r>
      <w:r>
        <w:rPr>
          <w:rFonts w:ascii="Arial" w:hAnsi="Arial" w:cs="Arial"/>
          <w:color w:val="34302D"/>
          <w:shd w:val="clear" w:color="auto" w:fill="FFFFFF"/>
        </w:rPr>
        <w:t>bean</w:t>
      </w:r>
      <w:r>
        <w:rPr>
          <w:rFonts w:ascii="Arial" w:hAnsi="Arial" w:cs="Arial"/>
          <w:color w:val="34302D"/>
          <w:shd w:val="clear" w:color="auto" w:fill="FFFFFF"/>
        </w:rPr>
        <w:t>相同的其他功能。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Make sure that the dependencies you inject that way are of the simplest kind only. </w:t>
            </w:r>
            <w:r w:rsidRPr="00BA0D5D">
              <w:rPr>
                <w:rFonts w:ascii="Consolas" w:eastAsia="宋体" w:hAnsi="Consolas" w:cs="宋体"/>
                <w:kern w:val="0"/>
                <w:sz w:val="23"/>
                <w:szCs w:val="23"/>
                <w:shd w:val="clear" w:color="auto" w:fill="F7F7F8"/>
              </w:rPr>
              <w:t>@Configuration</w:t>
            </w:r>
            <w:r w:rsidRPr="00BA0D5D">
              <w:rPr>
                <w:rFonts w:ascii="inherit" w:eastAsia="宋体" w:hAnsi="inherit" w:cs="宋体"/>
                <w:kern w:val="0"/>
                <w:sz w:val="24"/>
                <w:szCs w:val="24"/>
              </w:rPr>
              <w:t> classes are processed quite early during the initialization of the context, and forcing a dependency to be injected this way may lead to unexpected early initialization. Whenever possible, resort to parameter-based injection, as in the preceding example.</w:t>
            </w:r>
          </w:p>
          <w:p w:rsidR="00E270D9" w:rsidRPr="00BA0D5D" w:rsidRDefault="00E270D9"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确保以这种方式注入的依赖项只是最简单的类型。</w:t>
            </w:r>
            <w:r>
              <w:rPr>
                <w:rStyle w:val="HTML"/>
                <w:rFonts w:ascii="Consolas" w:hAnsi="Consolas"/>
                <w:sz w:val="23"/>
                <w:szCs w:val="23"/>
                <w:shd w:val="clear" w:color="auto" w:fill="F7F7F8"/>
              </w:rPr>
              <w:t>@Configuration</w:t>
            </w:r>
            <w:r>
              <w:rPr>
                <w:rFonts w:ascii="Arial" w:hAnsi="Arial" w:cs="Arial"/>
                <w:shd w:val="clear" w:color="auto" w:fill="EBF1E7"/>
              </w:rPr>
              <w:t> </w:t>
            </w:r>
            <w:r>
              <w:rPr>
                <w:rFonts w:ascii="Arial" w:hAnsi="Arial" w:cs="Arial"/>
                <w:shd w:val="clear" w:color="auto" w:fill="EBF1E7"/>
              </w:rPr>
              <w:t>在上下文初始化期间很早就处理了类，并且强制以这种方式注入依赖项可能会导致意外的早期初始化。尽可能采用基于参数的注入，如前面的示例所示。</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Also, be particularly careful with </w:t>
            </w:r>
            <w:r w:rsidRPr="00BA0D5D">
              <w:rPr>
                <w:rFonts w:ascii="Consolas" w:eastAsia="宋体" w:hAnsi="Consolas" w:cs="宋体"/>
                <w:kern w:val="0"/>
                <w:sz w:val="23"/>
                <w:szCs w:val="23"/>
                <w:shd w:val="clear" w:color="auto" w:fill="F7F7F8"/>
              </w:rPr>
              <w:t>BeanPostProcessor</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BeanFactoryPostProcessor</w:t>
            </w:r>
            <w:r w:rsidRPr="00BA0D5D">
              <w:rPr>
                <w:rFonts w:ascii="inherit" w:eastAsia="宋体" w:hAnsi="inherit" w:cs="宋体"/>
                <w:kern w:val="0"/>
                <w:sz w:val="24"/>
                <w:szCs w:val="24"/>
              </w:rPr>
              <w:t> definitions through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Those should usually be declared as </w:t>
            </w:r>
            <w:r w:rsidRPr="00BA0D5D">
              <w:rPr>
                <w:rFonts w:ascii="Consolas" w:eastAsia="宋体" w:hAnsi="Consolas" w:cs="宋体"/>
                <w:kern w:val="0"/>
                <w:sz w:val="23"/>
                <w:szCs w:val="23"/>
                <w:shd w:val="clear" w:color="auto" w:fill="F7F7F8"/>
              </w:rPr>
              <w:t>static @Bean</w:t>
            </w:r>
            <w:r w:rsidRPr="00BA0D5D">
              <w:rPr>
                <w:rFonts w:ascii="inherit" w:eastAsia="宋体" w:hAnsi="inherit" w:cs="宋体"/>
                <w:kern w:val="0"/>
                <w:sz w:val="24"/>
                <w:szCs w:val="24"/>
              </w:rPr>
              <w:t> methods, not triggering the instantiation of their containing configuration class. Otherwise, </w:t>
            </w:r>
            <w:r w:rsidRPr="00BA0D5D">
              <w:rPr>
                <w:rFonts w:ascii="Consolas" w:eastAsia="宋体" w:hAnsi="Consolas" w:cs="宋体"/>
                <w:kern w:val="0"/>
                <w:sz w:val="23"/>
                <w:szCs w:val="23"/>
                <w:shd w:val="clear" w:color="auto" w:fill="F7F7F8"/>
              </w:rPr>
              <w:t>@Autowired</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@Value</w:t>
            </w:r>
            <w:r w:rsidRPr="00BA0D5D">
              <w:rPr>
                <w:rFonts w:ascii="inherit" w:eastAsia="宋体" w:hAnsi="inherit" w:cs="宋体"/>
                <w:kern w:val="0"/>
                <w:sz w:val="24"/>
                <w:szCs w:val="24"/>
              </w:rPr>
              <w:t> do not work on the configuration class itself, since it is being created as a bean instance too early.</w:t>
            </w:r>
          </w:p>
          <w:p w:rsidR="00E270D9" w:rsidRPr="00BA0D5D" w:rsidRDefault="00E270D9" w:rsidP="00BA0D5D">
            <w:pPr>
              <w:widowControl/>
              <w:jc w:val="left"/>
              <w:rPr>
                <w:rFonts w:ascii="inherit" w:eastAsia="宋体" w:hAnsi="inherit" w:cs="宋体" w:hint="eastAsia"/>
                <w:kern w:val="0"/>
                <w:sz w:val="24"/>
                <w:szCs w:val="24"/>
              </w:rPr>
            </w:pPr>
            <w:r>
              <w:rPr>
                <w:rFonts w:ascii="Arial" w:hAnsi="Arial" w:cs="Arial"/>
                <w:shd w:val="clear" w:color="auto" w:fill="EBF1E7"/>
              </w:rPr>
              <w:t>另外，要特别注意</w:t>
            </w:r>
            <w:r>
              <w:rPr>
                <w:rStyle w:val="HTML"/>
                <w:rFonts w:ascii="Consolas" w:hAnsi="Consolas"/>
                <w:sz w:val="23"/>
                <w:szCs w:val="23"/>
                <w:shd w:val="clear" w:color="auto" w:fill="F7F7F8"/>
              </w:rPr>
              <w:t>BeanPostProcessor</w:t>
            </w:r>
            <w:r>
              <w:rPr>
                <w:rFonts w:ascii="Arial" w:hAnsi="Arial" w:cs="Arial"/>
                <w:shd w:val="clear" w:color="auto" w:fill="EBF1E7"/>
              </w:rPr>
              <w:t>和</w:t>
            </w:r>
            <w:r>
              <w:rPr>
                <w:rStyle w:val="HTML"/>
                <w:rFonts w:ascii="Consolas" w:hAnsi="Consolas"/>
                <w:sz w:val="23"/>
                <w:szCs w:val="23"/>
                <w:shd w:val="clear" w:color="auto" w:fill="F7F7F8"/>
              </w:rPr>
              <w:t>BeanFactoryPostProcessor</w:t>
            </w:r>
            <w:r>
              <w:rPr>
                <w:rFonts w:ascii="Arial" w:hAnsi="Arial" w:cs="Arial"/>
                <w:shd w:val="clear" w:color="auto" w:fill="EBF1E7"/>
              </w:rPr>
              <w:t>定义</w:t>
            </w:r>
            <w:r>
              <w:rPr>
                <w:rStyle w:val="HTML"/>
                <w:rFonts w:ascii="Consolas" w:hAnsi="Consolas"/>
                <w:sz w:val="23"/>
                <w:szCs w:val="23"/>
                <w:shd w:val="clear" w:color="auto" w:fill="F7F7F8"/>
              </w:rPr>
              <w:t>@Bean</w:t>
            </w:r>
            <w:r>
              <w:rPr>
                <w:rFonts w:ascii="Arial" w:hAnsi="Arial" w:cs="Arial"/>
                <w:shd w:val="clear" w:color="auto" w:fill="EBF1E7"/>
              </w:rPr>
              <w:t>。这些通常应该声明为</w:t>
            </w:r>
            <w:r>
              <w:rPr>
                <w:rStyle w:val="HTML"/>
                <w:rFonts w:ascii="Consolas" w:hAnsi="Consolas"/>
                <w:sz w:val="23"/>
                <w:szCs w:val="23"/>
                <w:shd w:val="clear" w:color="auto" w:fill="F7F7F8"/>
              </w:rPr>
              <w:t>static @Bean</w:t>
            </w:r>
            <w:r>
              <w:rPr>
                <w:rFonts w:ascii="Arial" w:hAnsi="Arial" w:cs="Arial"/>
                <w:shd w:val="clear" w:color="auto" w:fill="EBF1E7"/>
              </w:rPr>
              <w:t>方法，而不是触发其包含配置类的实例化。否则，</w:t>
            </w:r>
            <w:r>
              <w:rPr>
                <w:rStyle w:val="HTML"/>
                <w:rFonts w:ascii="Consolas" w:hAnsi="Consolas"/>
                <w:sz w:val="23"/>
                <w:szCs w:val="23"/>
                <w:shd w:val="clear" w:color="auto" w:fill="F7F7F8"/>
              </w:rPr>
              <w:t>@Autowired</w:t>
            </w:r>
            <w:r>
              <w:rPr>
                <w:rFonts w:ascii="Arial" w:hAnsi="Arial" w:cs="Arial"/>
                <w:shd w:val="clear" w:color="auto" w:fill="EBF1E7"/>
              </w:rPr>
              <w:t>而</w:t>
            </w:r>
            <w:r>
              <w:rPr>
                <w:rStyle w:val="HTML"/>
                <w:rFonts w:ascii="Consolas" w:hAnsi="Consolas"/>
                <w:sz w:val="23"/>
                <w:szCs w:val="23"/>
                <w:shd w:val="clear" w:color="auto" w:fill="F7F7F8"/>
              </w:rPr>
              <w:t>@Value</w:t>
            </w:r>
            <w:r>
              <w:rPr>
                <w:rFonts w:ascii="Arial" w:hAnsi="Arial" w:cs="Arial"/>
                <w:shd w:val="clear" w:color="auto" w:fill="EBF1E7"/>
              </w:rPr>
              <w:t>不要在配置类本身的工作，因为它是被作为一个</w:t>
            </w:r>
            <w:r>
              <w:rPr>
                <w:rFonts w:ascii="Arial" w:hAnsi="Arial" w:cs="Arial"/>
                <w:shd w:val="clear" w:color="auto" w:fill="EBF1E7"/>
              </w:rPr>
              <w:t>bean</w:t>
            </w:r>
            <w:r>
              <w:rPr>
                <w:rFonts w:ascii="Arial" w:hAnsi="Arial" w:cs="Arial"/>
                <w:shd w:val="clear" w:color="auto" w:fill="EBF1E7"/>
              </w:rPr>
              <w:t>实例创建为时尚早。</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one bean can be autowired to another bean:</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以下示例显示了如何将一个</w:t>
      </w:r>
      <w:r>
        <w:rPr>
          <w:rFonts w:ascii="Arial" w:hAnsi="Arial" w:cs="Arial"/>
          <w:color w:val="34302D"/>
          <w:shd w:val="clear" w:color="auto" w:fill="FFFFFF"/>
        </w:rPr>
        <w:t>bean</w:t>
      </w:r>
      <w:r>
        <w:rPr>
          <w:rFonts w:ascii="Arial" w:hAnsi="Arial" w:cs="Arial"/>
          <w:color w:val="34302D"/>
          <w:shd w:val="clear" w:color="auto" w:fill="FFFFFF"/>
        </w:rPr>
        <w:t>自动连接到另一个</w:t>
      </w:r>
      <w:r>
        <w:rPr>
          <w:rFonts w:ascii="Arial" w:hAnsi="Arial" w:cs="Arial"/>
          <w:color w:val="34302D"/>
          <w:shd w:val="clear" w:color="auto" w:fill="FFFFFF"/>
        </w:rPr>
        <w:t>bean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ServiceConfig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AccountRepository 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RepositoryConfig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DataSource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RepositoryConfig(DataSource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.dataSource =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JdbcAccountRepository(dataSource);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w:t>
      </w:r>
      <w:r w:rsidRPr="00BA0D5D">
        <w:rPr>
          <w:rFonts w:ascii="Consolas" w:eastAsia="宋体" w:hAnsi="Consolas" w:cs="宋体"/>
          <w:color w:val="34302D"/>
          <w:kern w:val="0"/>
          <w:sz w:val="24"/>
          <w:szCs w:val="24"/>
        </w:rPr>
        <w:t>({ServiceConfig.class, RepositoryConfig.class})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SystemTestConfig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new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AnnotationConfigApplicationContext(SystemTestConfig.class);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everything wires up across configuration classes...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transferService.transfer(</w:t>
      </w:r>
      <w:r w:rsidRPr="00BA0D5D">
        <w:rPr>
          <w:rFonts w:ascii="Consolas" w:eastAsia="宋体" w:hAnsi="Consolas" w:cs="宋体"/>
          <w:color w:val="009999"/>
          <w:kern w:val="0"/>
          <w:sz w:val="24"/>
          <w:szCs w:val="24"/>
        </w:rPr>
        <w:t>100.00</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"A123"</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"C456"</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E270D9">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Constructor injection in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classes is only supported as of Spring Framework 4.3. Note also that there is no need to specify </w:t>
            </w:r>
            <w:r w:rsidRPr="00BA0D5D">
              <w:rPr>
                <w:rFonts w:ascii="Consolas" w:eastAsia="宋体" w:hAnsi="Consolas" w:cs="宋体"/>
                <w:kern w:val="0"/>
                <w:sz w:val="23"/>
                <w:szCs w:val="23"/>
                <w:shd w:val="clear" w:color="auto" w:fill="F7F7F8"/>
              </w:rPr>
              <w:t>@Autowired</w:t>
            </w:r>
            <w:r w:rsidRPr="00BA0D5D">
              <w:rPr>
                <w:rFonts w:ascii="宋体" w:eastAsia="宋体" w:hAnsi="宋体" w:cs="宋体"/>
                <w:kern w:val="0"/>
                <w:sz w:val="24"/>
                <w:szCs w:val="24"/>
              </w:rPr>
              <w:t> if the target bean defines only one constructor. In the preceding example, </w:t>
            </w:r>
            <w:r w:rsidRPr="00BA0D5D">
              <w:rPr>
                <w:rFonts w:ascii="Consolas" w:eastAsia="宋体" w:hAnsi="Consolas" w:cs="宋体"/>
                <w:kern w:val="0"/>
                <w:sz w:val="23"/>
                <w:szCs w:val="23"/>
                <w:shd w:val="clear" w:color="auto" w:fill="F7F7F8"/>
              </w:rPr>
              <w:t>@Autowired</w:t>
            </w:r>
            <w:r w:rsidRPr="00BA0D5D">
              <w:rPr>
                <w:rFonts w:ascii="宋体" w:eastAsia="宋体" w:hAnsi="宋体" w:cs="宋体"/>
                <w:kern w:val="0"/>
                <w:sz w:val="24"/>
                <w:szCs w:val="24"/>
              </w:rPr>
              <w:t> is not necessary on the </w:t>
            </w:r>
            <w:r w:rsidRPr="00BA0D5D">
              <w:rPr>
                <w:rFonts w:ascii="Consolas" w:eastAsia="宋体" w:hAnsi="Consolas" w:cs="宋体"/>
                <w:kern w:val="0"/>
                <w:sz w:val="23"/>
                <w:szCs w:val="23"/>
                <w:shd w:val="clear" w:color="auto" w:fill="F7F7F8"/>
              </w:rPr>
              <w:t>RepositoryConfig</w:t>
            </w:r>
            <w:r w:rsidRPr="00BA0D5D">
              <w:rPr>
                <w:rFonts w:ascii="宋体" w:eastAsia="宋体" w:hAnsi="宋体" w:cs="宋体"/>
                <w:kern w:val="0"/>
                <w:sz w:val="24"/>
                <w:szCs w:val="24"/>
              </w:rPr>
              <w:t> constructor.</w:t>
            </w:r>
          </w:p>
          <w:p w:rsidR="00E270D9" w:rsidRPr="00BA0D5D" w:rsidRDefault="00E270D9" w:rsidP="00BA0D5D">
            <w:pPr>
              <w:widowControl/>
              <w:jc w:val="left"/>
              <w:rPr>
                <w:rFonts w:ascii="宋体" w:eastAsia="宋体" w:hAnsi="宋体" w:cs="宋体"/>
                <w:kern w:val="0"/>
                <w:sz w:val="24"/>
                <w:szCs w:val="24"/>
              </w:rPr>
            </w:pPr>
            <w:r>
              <w:rPr>
                <w:rStyle w:val="HTML"/>
                <w:rFonts w:ascii="Consolas" w:hAnsi="Consolas"/>
                <w:sz w:val="23"/>
                <w:szCs w:val="23"/>
                <w:shd w:val="clear" w:color="auto" w:fill="F7F7F8"/>
              </w:rPr>
              <w:t>@Configuration</w:t>
            </w:r>
            <w:r>
              <w:rPr>
                <w:rFonts w:ascii="Arial" w:hAnsi="Arial" w:cs="Arial"/>
                <w:shd w:val="clear" w:color="auto" w:fill="EBF1E7"/>
              </w:rPr>
              <w:t>仅在</w:t>
            </w:r>
            <w:r>
              <w:rPr>
                <w:rFonts w:ascii="Arial" w:hAnsi="Arial" w:cs="Arial"/>
                <w:shd w:val="clear" w:color="auto" w:fill="EBF1E7"/>
              </w:rPr>
              <w:t>Spring Framework 4.3</w:t>
            </w:r>
            <w:r>
              <w:rPr>
                <w:rFonts w:ascii="Arial" w:hAnsi="Arial" w:cs="Arial"/>
                <w:shd w:val="clear" w:color="auto" w:fill="EBF1E7"/>
              </w:rPr>
              <w:t>中支持类中的</w:t>
            </w:r>
            <w:r>
              <w:rPr>
                <w:rFonts w:ascii="Arial" w:hAnsi="Arial" w:cs="Arial"/>
                <w:shd w:val="clear" w:color="auto" w:fill="EBF1E7"/>
              </w:rPr>
              <w:t> </w:t>
            </w:r>
            <w:r>
              <w:rPr>
                <w:rFonts w:ascii="Arial" w:hAnsi="Arial" w:cs="Arial"/>
                <w:shd w:val="clear" w:color="auto" w:fill="EBF1E7"/>
              </w:rPr>
              <w:t>构造函数注入。另请注意，无需指定</w:t>
            </w:r>
            <w:r>
              <w:rPr>
                <w:rStyle w:val="HTML"/>
                <w:rFonts w:ascii="Consolas" w:hAnsi="Consolas"/>
                <w:sz w:val="23"/>
                <w:szCs w:val="23"/>
                <w:shd w:val="clear" w:color="auto" w:fill="F7F7F8"/>
              </w:rPr>
              <w:t>@Autowired</w:t>
            </w:r>
            <w:r>
              <w:rPr>
                <w:rFonts w:ascii="Arial" w:hAnsi="Arial" w:cs="Arial"/>
                <w:shd w:val="clear" w:color="auto" w:fill="EBF1E7"/>
              </w:rPr>
              <w:t>目标</w:t>
            </w:r>
            <w:r>
              <w:rPr>
                <w:rFonts w:ascii="Arial" w:hAnsi="Arial" w:cs="Arial"/>
                <w:shd w:val="clear" w:color="auto" w:fill="EBF1E7"/>
              </w:rPr>
              <w:t>bean</w:t>
            </w:r>
            <w:r>
              <w:rPr>
                <w:rFonts w:ascii="Arial" w:hAnsi="Arial" w:cs="Arial"/>
                <w:shd w:val="clear" w:color="auto" w:fill="EBF1E7"/>
              </w:rPr>
              <w:t>是否仅定义了一个构造函数。在前面的示例中，构造函数</w:t>
            </w:r>
            <w:r>
              <w:rPr>
                <w:rStyle w:val="HTML"/>
                <w:rFonts w:ascii="Consolas" w:hAnsi="Consolas"/>
                <w:sz w:val="23"/>
                <w:szCs w:val="23"/>
                <w:shd w:val="clear" w:color="auto" w:fill="F7F7F8"/>
              </w:rPr>
              <w:t>@Autowired</w:t>
            </w:r>
            <w:r>
              <w:rPr>
                <w:rFonts w:ascii="Arial" w:hAnsi="Arial" w:cs="Arial"/>
                <w:shd w:val="clear" w:color="auto" w:fill="EBF1E7"/>
              </w:rPr>
              <w:t>上没有必要</w:t>
            </w:r>
            <w:r>
              <w:rPr>
                <w:rStyle w:val="HTML"/>
                <w:rFonts w:ascii="Consolas" w:hAnsi="Consolas"/>
                <w:sz w:val="23"/>
                <w:szCs w:val="23"/>
                <w:shd w:val="clear" w:color="auto" w:fill="F7F7F8"/>
              </w:rPr>
              <w:t>RepositoryConfig</w:t>
            </w:r>
            <w:r>
              <w:rPr>
                <w:rFonts w:ascii="Arial" w:hAnsi="Arial" w:cs="Arial"/>
                <w:shd w:val="clear" w:color="auto" w:fill="EBF1E7"/>
              </w:rPr>
              <w:t>。</w:t>
            </w:r>
          </w:p>
        </w:tc>
      </w:tr>
    </w:tbl>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Fully-qualifying imported beans for ease of navigation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scenario, using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works well and provides the desired modularity, but determining exactly where the autowired bean definitions are declared is still somewhat ambiguous. For example, as a developer looking at </w:t>
      </w:r>
      <w:r w:rsidRPr="00BA0D5D">
        <w:rPr>
          <w:rFonts w:ascii="Consolas" w:eastAsia="宋体" w:hAnsi="Consolas" w:cs="宋体"/>
          <w:color w:val="34302D"/>
          <w:kern w:val="0"/>
          <w:sz w:val="23"/>
          <w:szCs w:val="23"/>
          <w:shd w:val="clear" w:color="auto" w:fill="F7F7F8"/>
        </w:rPr>
        <w:t>ServiceConfig</w:t>
      </w:r>
      <w:r w:rsidRPr="00BA0D5D">
        <w:rPr>
          <w:rFonts w:ascii="inherit" w:eastAsia="宋体" w:hAnsi="inherit" w:cs="Arial"/>
          <w:color w:val="34302D"/>
          <w:kern w:val="0"/>
          <w:sz w:val="24"/>
          <w:szCs w:val="24"/>
        </w:rPr>
        <w:t>, how do you know exactly where the </w:t>
      </w:r>
      <w:r w:rsidRPr="00BA0D5D">
        <w:rPr>
          <w:rFonts w:ascii="Consolas" w:eastAsia="宋体" w:hAnsi="Consolas" w:cs="宋体"/>
          <w:color w:val="34302D"/>
          <w:kern w:val="0"/>
          <w:sz w:val="23"/>
          <w:szCs w:val="23"/>
          <w:shd w:val="clear" w:color="auto" w:fill="F7F7F8"/>
        </w:rPr>
        <w:t>@Autowired AccountRepository</w:t>
      </w:r>
      <w:r w:rsidRPr="00BA0D5D">
        <w:rPr>
          <w:rFonts w:ascii="inherit" w:eastAsia="宋体" w:hAnsi="inherit" w:cs="Arial"/>
          <w:color w:val="34302D"/>
          <w:kern w:val="0"/>
          <w:sz w:val="24"/>
          <w:szCs w:val="24"/>
        </w:rPr>
        <w:t> bean is declared? It is not explicit in the code, and this may be just fine. Remember that the </w:t>
      </w:r>
      <w:hyperlink r:id="rId387" w:history="1">
        <w:r w:rsidRPr="00BA0D5D">
          <w:rPr>
            <w:rFonts w:ascii="inherit" w:eastAsia="宋体" w:hAnsi="inherit" w:cs="Arial"/>
            <w:color w:val="548E2E"/>
            <w:kern w:val="0"/>
            <w:sz w:val="24"/>
            <w:szCs w:val="24"/>
            <w:u w:val="single"/>
          </w:rPr>
          <w:t>Spring Tool Suite</w:t>
        </w:r>
      </w:hyperlink>
      <w:r w:rsidRPr="00BA0D5D">
        <w:rPr>
          <w:rFonts w:ascii="inherit" w:eastAsia="宋体" w:hAnsi="inherit" w:cs="Arial"/>
          <w:color w:val="34302D"/>
          <w:kern w:val="0"/>
          <w:sz w:val="24"/>
          <w:szCs w:val="24"/>
        </w:rPr>
        <w:t> provides tooling that can render graphs showing how everything is wired, which may be all you need. Also, your Java IDE can easily find all declarations and uses of the </w:t>
      </w:r>
      <w:r w:rsidRPr="00BA0D5D">
        <w:rPr>
          <w:rFonts w:ascii="Consolas" w:eastAsia="宋体" w:hAnsi="Consolas" w:cs="宋体"/>
          <w:color w:val="34302D"/>
          <w:kern w:val="0"/>
          <w:sz w:val="23"/>
          <w:szCs w:val="23"/>
          <w:shd w:val="clear" w:color="auto" w:fill="F7F7F8"/>
        </w:rPr>
        <w:t>AccountRepository</w:t>
      </w:r>
      <w:r w:rsidRPr="00BA0D5D">
        <w:rPr>
          <w:rFonts w:ascii="inherit" w:eastAsia="宋体" w:hAnsi="inherit" w:cs="Arial"/>
          <w:color w:val="34302D"/>
          <w:kern w:val="0"/>
          <w:sz w:val="24"/>
          <w:szCs w:val="24"/>
        </w:rPr>
        <w:t> type and quickly show you the location of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that return that type.</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在前面的场景中，使用</w:t>
      </w:r>
      <w:r>
        <w:rPr>
          <w:rStyle w:val="HTML"/>
          <w:rFonts w:ascii="Consolas" w:hAnsi="Consolas"/>
          <w:sz w:val="23"/>
          <w:szCs w:val="23"/>
          <w:shd w:val="clear" w:color="auto" w:fill="F7F7F8"/>
        </w:rPr>
        <w:t>@Autowired</w:t>
      </w:r>
      <w:r>
        <w:rPr>
          <w:rFonts w:ascii="Arial" w:hAnsi="Arial" w:cs="Arial"/>
          <w:color w:val="34302D"/>
          <w:shd w:val="clear" w:color="auto" w:fill="FFFFFF"/>
        </w:rPr>
        <w:t>效果很好并提供了所需的模块性，但确定声明自动装配的</w:t>
      </w:r>
      <w:r>
        <w:rPr>
          <w:rFonts w:ascii="Arial" w:hAnsi="Arial" w:cs="Arial"/>
          <w:color w:val="34302D"/>
          <w:shd w:val="clear" w:color="auto" w:fill="FFFFFF"/>
        </w:rPr>
        <w:t>bean</w:t>
      </w:r>
      <w:r>
        <w:rPr>
          <w:rFonts w:ascii="Arial" w:hAnsi="Arial" w:cs="Arial"/>
          <w:color w:val="34302D"/>
          <w:shd w:val="clear" w:color="auto" w:fill="FFFFFF"/>
        </w:rPr>
        <w:t>定义的确切位置仍然有些模棱两可。例如，作为开发人员</w:t>
      </w:r>
      <w:r>
        <w:rPr>
          <w:rStyle w:val="HTML"/>
          <w:rFonts w:ascii="Consolas" w:hAnsi="Consolas"/>
          <w:sz w:val="23"/>
          <w:szCs w:val="23"/>
          <w:shd w:val="clear" w:color="auto" w:fill="F7F7F8"/>
        </w:rPr>
        <w:t>ServiceConfig</w:t>
      </w:r>
      <w:r>
        <w:rPr>
          <w:rFonts w:ascii="Arial" w:hAnsi="Arial" w:cs="Arial"/>
          <w:color w:val="34302D"/>
          <w:shd w:val="clear" w:color="auto" w:fill="FFFFFF"/>
        </w:rPr>
        <w:t>，您如何确切地知道</w:t>
      </w:r>
      <w:r>
        <w:rPr>
          <w:rStyle w:val="HTML"/>
          <w:rFonts w:ascii="Consolas" w:hAnsi="Consolas"/>
          <w:sz w:val="23"/>
          <w:szCs w:val="23"/>
          <w:shd w:val="clear" w:color="auto" w:fill="F7F7F8"/>
        </w:rPr>
        <w:t>@Autowired AccountRepository</w:t>
      </w:r>
      <w:r>
        <w:rPr>
          <w:rFonts w:ascii="Arial" w:hAnsi="Arial" w:cs="Arial"/>
          <w:color w:val="34302D"/>
          <w:shd w:val="clear" w:color="auto" w:fill="FFFFFF"/>
        </w:rPr>
        <w:t>bean</w:t>
      </w:r>
      <w:r>
        <w:rPr>
          <w:rFonts w:ascii="Arial" w:hAnsi="Arial" w:cs="Arial"/>
          <w:color w:val="34302D"/>
          <w:shd w:val="clear" w:color="auto" w:fill="FFFFFF"/>
        </w:rPr>
        <w:t>的声明位置？它在代码中并不明确，这可能就好了。请记住，</w:t>
      </w:r>
      <w:r>
        <w:rPr>
          <w:rFonts w:ascii="Arial" w:hAnsi="Arial" w:cs="Arial"/>
          <w:color w:val="34302D"/>
          <w:shd w:val="clear" w:color="auto" w:fill="FFFFFF"/>
        </w:rPr>
        <w:t> </w:t>
      </w:r>
      <w:hyperlink r:id="rId388" w:history="1">
        <w:r>
          <w:rPr>
            <w:rStyle w:val="a4"/>
            <w:rFonts w:ascii="Arial" w:hAnsi="Arial" w:cs="Arial"/>
            <w:color w:val="548E2E"/>
            <w:shd w:val="clear" w:color="auto" w:fill="FFFFFF"/>
          </w:rPr>
          <w:t>Spring Tool Suite</w:t>
        </w:r>
      </w:hyperlink>
      <w:r>
        <w:rPr>
          <w:rFonts w:ascii="Arial" w:hAnsi="Arial" w:cs="Arial"/>
          <w:color w:val="34302D"/>
          <w:shd w:val="clear" w:color="auto" w:fill="FFFFFF"/>
        </w:rPr>
        <w:t>提供的工具可以呈现图形，显示所有内容的连线方式，这可能就是您所需要的。此外，您的</w:t>
      </w:r>
      <w:r>
        <w:rPr>
          <w:rFonts w:ascii="Arial" w:hAnsi="Arial" w:cs="Arial"/>
          <w:color w:val="34302D"/>
          <w:shd w:val="clear" w:color="auto" w:fill="FFFFFF"/>
        </w:rPr>
        <w:t>Java IDE</w:t>
      </w:r>
      <w:r>
        <w:rPr>
          <w:rFonts w:ascii="Arial" w:hAnsi="Arial" w:cs="Arial"/>
          <w:color w:val="34302D"/>
          <w:shd w:val="clear" w:color="auto" w:fill="FFFFFF"/>
        </w:rPr>
        <w:t>可以轻松找到该</w:t>
      </w:r>
      <w:r>
        <w:rPr>
          <w:rStyle w:val="HTML"/>
          <w:rFonts w:ascii="Consolas" w:hAnsi="Consolas"/>
          <w:sz w:val="23"/>
          <w:szCs w:val="23"/>
          <w:shd w:val="clear" w:color="auto" w:fill="F7F7F8"/>
        </w:rPr>
        <w:t>AccountRepository</w:t>
      </w:r>
      <w:r>
        <w:rPr>
          <w:rFonts w:ascii="Arial" w:hAnsi="Arial" w:cs="Arial"/>
          <w:color w:val="34302D"/>
          <w:shd w:val="clear" w:color="auto" w:fill="FFFFFF"/>
        </w:rPr>
        <w:t>类型的所有声明和用法，并快速显示</w:t>
      </w:r>
      <w:r>
        <w:rPr>
          <w:rStyle w:val="HTML"/>
          <w:rFonts w:ascii="Consolas" w:hAnsi="Consolas"/>
          <w:sz w:val="23"/>
          <w:szCs w:val="23"/>
          <w:shd w:val="clear" w:color="auto" w:fill="F7F7F8"/>
        </w:rPr>
        <w:t>@Bean</w:t>
      </w:r>
      <w:r>
        <w:rPr>
          <w:rFonts w:ascii="Arial" w:hAnsi="Arial" w:cs="Arial"/>
          <w:color w:val="34302D"/>
          <w:shd w:val="clear" w:color="auto" w:fill="FFFFFF"/>
        </w:rPr>
        <w:t>返回该类型的方法的位置。</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cases where this ambiguity is not acceptable and you wish to have direct navigation from within your IDE from one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to another, consider autowiring the configuration classes themselves. The following example shows how to do so:</w:t>
      </w:r>
    </w:p>
    <w:p w:rsidR="00E270D9" w:rsidRPr="00BA0D5D" w:rsidRDefault="00E270D9"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如果这种歧义是不可接受的，并且您希望从</w:t>
      </w:r>
      <w:r>
        <w:rPr>
          <w:rFonts w:ascii="Arial" w:hAnsi="Arial" w:cs="Arial"/>
          <w:color w:val="34302D"/>
          <w:shd w:val="clear" w:color="auto" w:fill="FFFFFF"/>
        </w:rPr>
        <w:t>IDE</w:t>
      </w:r>
      <w:r>
        <w:rPr>
          <w:rFonts w:ascii="Arial" w:hAnsi="Arial" w:cs="Arial"/>
          <w:color w:val="34302D"/>
          <w:shd w:val="clear" w:color="auto" w:fill="FFFFFF"/>
        </w:rPr>
        <w:t>中直接从一个</w:t>
      </w:r>
      <w:r>
        <w:rPr>
          <w:rStyle w:val="HTML"/>
          <w:rFonts w:ascii="Consolas" w:hAnsi="Consolas"/>
          <w:sz w:val="23"/>
          <w:szCs w:val="23"/>
          <w:shd w:val="clear" w:color="auto" w:fill="F7F7F8"/>
        </w:rPr>
        <w:t>@Configuration</w:t>
      </w:r>
      <w:r>
        <w:rPr>
          <w:rFonts w:ascii="Arial" w:hAnsi="Arial" w:cs="Arial"/>
          <w:color w:val="34302D"/>
          <w:shd w:val="clear" w:color="auto" w:fill="FFFFFF"/>
        </w:rPr>
        <w:t>类导航到另一个类，请考虑自行装配配置类本身。以下示例显示了如何执行此操作：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ServiceConfig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RepositoryConfig repositoryConfig;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navigate 'through' the config class to the @Bean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TransferServiceImpl(repositoryConfig.accountRepository());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situation, where </w:t>
      </w:r>
      <w:r w:rsidRPr="00BA0D5D">
        <w:rPr>
          <w:rFonts w:ascii="Consolas" w:eastAsia="宋体" w:hAnsi="Consolas" w:cs="宋体"/>
          <w:color w:val="34302D"/>
          <w:kern w:val="0"/>
          <w:sz w:val="23"/>
          <w:szCs w:val="23"/>
          <w:shd w:val="clear" w:color="auto" w:fill="F7F7F8"/>
        </w:rPr>
        <w:t>AccountRepository</w:t>
      </w:r>
      <w:r w:rsidRPr="00BA0D5D">
        <w:rPr>
          <w:rFonts w:ascii="inherit" w:eastAsia="宋体" w:hAnsi="inherit" w:cs="Arial"/>
          <w:color w:val="34302D"/>
          <w:kern w:val="0"/>
          <w:sz w:val="24"/>
          <w:szCs w:val="24"/>
        </w:rPr>
        <w:t> is defined is completely explicit. However, </w:t>
      </w:r>
      <w:r w:rsidRPr="00BA0D5D">
        <w:rPr>
          <w:rFonts w:ascii="Consolas" w:eastAsia="宋体" w:hAnsi="Consolas" w:cs="宋体"/>
          <w:color w:val="34302D"/>
          <w:kern w:val="0"/>
          <w:sz w:val="23"/>
          <w:szCs w:val="23"/>
          <w:shd w:val="clear" w:color="auto" w:fill="F7F7F8"/>
        </w:rPr>
        <w:t>ServiceConfig</w:t>
      </w:r>
      <w:r w:rsidRPr="00BA0D5D">
        <w:rPr>
          <w:rFonts w:ascii="inherit" w:eastAsia="宋体" w:hAnsi="inherit" w:cs="Arial"/>
          <w:color w:val="34302D"/>
          <w:kern w:val="0"/>
          <w:sz w:val="24"/>
          <w:szCs w:val="24"/>
        </w:rPr>
        <w:t> is now tightly coupled to </w:t>
      </w:r>
      <w:r w:rsidRPr="00BA0D5D">
        <w:rPr>
          <w:rFonts w:ascii="Consolas" w:eastAsia="宋体" w:hAnsi="Consolas" w:cs="宋体"/>
          <w:color w:val="34302D"/>
          <w:kern w:val="0"/>
          <w:sz w:val="23"/>
          <w:szCs w:val="23"/>
          <w:shd w:val="clear" w:color="auto" w:fill="F7F7F8"/>
        </w:rPr>
        <w:t>RepositoryConfig</w:t>
      </w:r>
      <w:r w:rsidRPr="00BA0D5D">
        <w:rPr>
          <w:rFonts w:ascii="inherit" w:eastAsia="宋体" w:hAnsi="inherit" w:cs="Arial"/>
          <w:color w:val="34302D"/>
          <w:kern w:val="0"/>
          <w:sz w:val="24"/>
          <w:szCs w:val="24"/>
        </w:rPr>
        <w:t>. That is the tradeoff. This tight coupling can be somewhat mitigated by using interface-based or abstract class-based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Consider the following example: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在前面的情况中，</w:t>
      </w:r>
      <w:r>
        <w:rPr>
          <w:rStyle w:val="HTML"/>
          <w:rFonts w:ascii="Consolas" w:hAnsi="Consolas"/>
          <w:sz w:val="23"/>
          <w:szCs w:val="23"/>
          <w:shd w:val="clear" w:color="auto" w:fill="F7F7F8"/>
        </w:rPr>
        <w:t>AccountRepository</w:t>
      </w:r>
      <w:r>
        <w:rPr>
          <w:rFonts w:ascii="Arial" w:hAnsi="Arial" w:cs="Arial"/>
          <w:color w:val="34302D"/>
          <w:shd w:val="clear" w:color="auto" w:fill="FFFFFF"/>
        </w:rPr>
        <w:t>定义的位置是完全明确的。但是，</w:t>
      </w:r>
      <w:r>
        <w:rPr>
          <w:rStyle w:val="HTML"/>
          <w:rFonts w:ascii="Consolas" w:hAnsi="Consolas"/>
          <w:sz w:val="23"/>
          <w:szCs w:val="23"/>
          <w:shd w:val="clear" w:color="auto" w:fill="F7F7F8"/>
        </w:rPr>
        <w:t>ServiceConfig</w:t>
      </w:r>
      <w:r>
        <w:rPr>
          <w:rFonts w:ascii="Arial" w:hAnsi="Arial" w:cs="Arial"/>
          <w:color w:val="34302D"/>
          <w:shd w:val="clear" w:color="auto" w:fill="FFFFFF"/>
        </w:rPr>
        <w:t>现在紧紧联系在一起</w:t>
      </w:r>
      <w:r>
        <w:rPr>
          <w:rStyle w:val="HTML"/>
          <w:rFonts w:ascii="Consolas" w:hAnsi="Consolas"/>
          <w:sz w:val="23"/>
          <w:szCs w:val="23"/>
          <w:shd w:val="clear" w:color="auto" w:fill="F7F7F8"/>
        </w:rPr>
        <w:t>RepositoryConfig</w:t>
      </w:r>
      <w:r>
        <w:rPr>
          <w:rFonts w:ascii="Arial" w:hAnsi="Arial" w:cs="Arial"/>
          <w:color w:val="34302D"/>
          <w:shd w:val="clear" w:color="auto" w:fill="FFFFFF"/>
        </w:rPr>
        <w:t>。这是权衡。通过使用基于接口的或基于</w:t>
      </w:r>
      <w:r>
        <w:rPr>
          <w:rStyle w:val="HTML"/>
          <w:rFonts w:ascii="Consolas" w:hAnsi="Consolas"/>
          <w:sz w:val="23"/>
          <w:szCs w:val="23"/>
          <w:shd w:val="clear" w:color="auto" w:fill="F7F7F8"/>
        </w:rPr>
        <w:t>@Configuration</w:t>
      </w:r>
      <w:r>
        <w:rPr>
          <w:rFonts w:ascii="Arial" w:hAnsi="Arial" w:cs="Arial"/>
          <w:color w:val="34302D"/>
          <w:shd w:val="clear" w:color="auto" w:fill="FFFFFF"/>
        </w:rPr>
        <w:t>类的抽象类，可以在某种程度上减轻这种紧密耦合。请考虑以下示例：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ServiceConfig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RepositoryConfig repositoryConfig;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TransferServiceImpl(repositoryConfig.accountRepository());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RepositoryConfig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AccountRepository 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DefaultRepositoryConfig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RepositoryConfig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JdbcAccountRepository(...);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w:t>
      </w:r>
      <w:r w:rsidRPr="00BA0D5D">
        <w:rPr>
          <w:rFonts w:ascii="Consolas" w:eastAsia="宋体" w:hAnsi="Consolas" w:cs="宋体"/>
          <w:color w:val="34302D"/>
          <w:kern w:val="0"/>
          <w:sz w:val="24"/>
          <w:szCs w:val="24"/>
        </w:rPr>
        <w:t xml:space="preserve">({ServiceConfig.class, DefaultRepositoryConfig.class})  </w:t>
      </w:r>
      <w:r w:rsidRPr="00BA0D5D">
        <w:rPr>
          <w:rFonts w:ascii="Consolas" w:eastAsia="宋体" w:hAnsi="Consolas" w:cs="宋体"/>
          <w:i/>
          <w:iCs/>
          <w:color w:val="999988"/>
          <w:kern w:val="0"/>
          <w:sz w:val="24"/>
          <w:szCs w:val="24"/>
        </w:rPr>
        <w:t>// import the concrete 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SystemTestConfig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AnnotationConfigApplicationContext(SystemTestConfig.class);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transferService.transfer(</w:t>
      </w:r>
      <w:r w:rsidRPr="00BA0D5D">
        <w:rPr>
          <w:rFonts w:ascii="Consolas" w:eastAsia="宋体" w:hAnsi="Consolas" w:cs="宋体"/>
          <w:color w:val="009999"/>
          <w:kern w:val="0"/>
          <w:sz w:val="24"/>
          <w:szCs w:val="24"/>
        </w:rPr>
        <w:t>100.00</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"A123"</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"C456"</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w:t>
      </w:r>
      <w:r w:rsidRPr="00BA0D5D">
        <w:rPr>
          <w:rFonts w:ascii="Consolas" w:eastAsia="宋体" w:hAnsi="Consolas" w:cs="宋体"/>
          <w:color w:val="34302D"/>
          <w:kern w:val="0"/>
          <w:sz w:val="23"/>
          <w:szCs w:val="23"/>
          <w:shd w:val="clear" w:color="auto" w:fill="F7F7F8"/>
        </w:rPr>
        <w:t>ServiceConfig</w:t>
      </w:r>
      <w:r w:rsidRPr="00BA0D5D">
        <w:rPr>
          <w:rFonts w:ascii="inherit" w:eastAsia="宋体" w:hAnsi="inherit" w:cs="Arial"/>
          <w:color w:val="34302D"/>
          <w:kern w:val="0"/>
          <w:sz w:val="24"/>
          <w:szCs w:val="24"/>
        </w:rPr>
        <w:t> is loosely coupled with respect to the concrete </w:t>
      </w:r>
      <w:r w:rsidRPr="00BA0D5D">
        <w:rPr>
          <w:rFonts w:ascii="Consolas" w:eastAsia="宋体" w:hAnsi="Consolas" w:cs="宋体"/>
          <w:color w:val="34302D"/>
          <w:kern w:val="0"/>
          <w:sz w:val="23"/>
          <w:szCs w:val="23"/>
          <w:shd w:val="clear" w:color="auto" w:fill="F7F7F8"/>
        </w:rPr>
        <w:t>DefaultRepositoryConfig</w:t>
      </w:r>
      <w:r w:rsidRPr="00BA0D5D">
        <w:rPr>
          <w:rFonts w:ascii="inherit" w:eastAsia="宋体" w:hAnsi="inherit" w:cs="Arial"/>
          <w:color w:val="34302D"/>
          <w:kern w:val="0"/>
          <w:sz w:val="24"/>
          <w:szCs w:val="24"/>
        </w:rPr>
        <w:t>, and built-in IDE tooling is still useful: You can easily get a type hierarchy of </w:t>
      </w:r>
      <w:r w:rsidRPr="00BA0D5D">
        <w:rPr>
          <w:rFonts w:ascii="Consolas" w:eastAsia="宋体" w:hAnsi="Consolas" w:cs="宋体"/>
          <w:color w:val="34302D"/>
          <w:kern w:val="0"/>
          <w:sz w:val="23"/>
          <w:szCs w:val="23"/>
          <w:shd w:val="clear" w:color="auto" w:fill="F7F7F8"/>
        </w:rPr>
        <w:t>RepositoryConfig</w:t>
      </w:r>
      <w:r w:rsidRPr="00BA0D5D">
        <w:rPr>
          <w:rFonts w:ascii="inherit" w:eastAsia="宋体" w:hAnsi="inherit" w:cs="Arial"/>
          <w:color w:val="34302D"/>
          <w:kern w:val="0"/>
          <w:sz w:val="24"/>
          <w:szCs w:val="24"/>
        </w:rPr>
        <w:t> implementations. In this way, navigating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classes and their dependencies becomes no different than the usual process of navigating interface-based code.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w:t>
      </w:r>
      <w:r>
        <w:rPr>
          <w:rStyle w:val="HTML"/>
          <w:rFonts w:ascii="Consolas" w:hAnsi="Consolas"/>
          <w:sz w:val="23"/>
          <w:szCs w:val="23"/>
          <w:shd w:val="clear" w:color="auto" w:fill="F7F7F8"/>
        </w:rPr>
        <w:t>ServiceConfig</w:t>
      </w:r>
      <w:r>
        <w:rPr>
          <w:rFonts w:ascii="Arial" w:hAnsi="Arial" w:cs="Arial"/>
          <w:color w:val="34302D"/>
          <w:shd w:val="clear" w:color="auto" w:fill="FFFFFF"/>
        </w:rPr>
        <w:t>与具体的松散耦合</w:t>
      </w:r>
      <w:r>
        <w:rPr>
          <w:rFonts w:ascii="Arial" w:hAnsi="Arial" w:cs="Arial"/>
          <w:color w:val="34302D"/>
          <w:shd w:val="clear" w:color="auto" w:fill="FFFFFF"/>
        </w:rPr>
        <w:t> </w:t>
      </w:r>
      <w:r>
        <w:rPr>
          <w:rStyle w:val="HTML"/>
          <w:rFonts w:ascii="Consolas" w:hAnsi="Consolas"/>
          <w:sz w:val="23"/>
          <w:szCs w:val="23"/>
          <w:shd w:val="clear" w:color="auto" w:fill="F7F7F8"/>
        </w:rPr>
        <w:t>DefaultRepositoryConfig</w:t>
      </w:r>
      <w:r>
        <w:rPr>
          <w:rFonts w:ascii="Arial" w:hAnsi="Arial" w:cs="Arial"/>
          <w:color w:val="34302D"/>
          <w:shd w:val="clear" w:color="auto" w:fill="FFFFFF"/>
        </w:rPr>
        <w:t>，内置的</w:t>
      </w:r>
      <w:r>
        <w:rPr>
          <w:rFonts w:ascii="Arial" w:hAnsi="Arial" w:cs="Arial"/>
          <w:color w:val="34302D"/>
          <w:shd w:val="clear" w:color="auto" w:fill="FFFFFF"/>
        </w:rPr>
        <w:t>IDE</w:t>
      </w:r>
      <w:r>
        <w:rPr>
          <w:rFonts w:ascii="Arial" w:hAnsi="Arial" w:cs="Arial"/>
          <w:color w:val="34302D"/>
          <w:shd w:val="clear" w:color="auto" w:fill="FFFFFF"/>
        </w:rPr>
        <w:t>工具仍然有用：您可以轻松获得实现的类型层次结构</w:t>
      </w:r>
      <w:r>
        <w:rPr>
          <w:rStyle w:val="HTML"/>
          <w:rFonts w:ascii="Consolas" w:hAnsi="Consolas"/>
          <w:sz w:val="23"/>
          <w:szCs w:val="23"/>
          <w:shd w:val="clear" w:color="auto" w:fill="F7F7F8"/>
        </w:rPr>
        <w:t>RepositoryConfig</w:t>
      </w:r>
      <w:r>
        <w:rPr>
          <w:rFonts w:ascii="Arial" w:hAnsi="Arial" w:cs="Arial"/>
          <w:color w:val="34302D"/>
          <w:shd w:val="clear" w:color="auto" w:fill="FFFFFF"/>
        </w:rPr>
        <w:t>。通过这种方式，导航</w:t>
      </w:r>
      <w:r>
        <w:rPr>
          <w:rStyle w:val="HTML"/>
          <w:rFonts w:ascii="Consolas" w:hAnsi="Consolas"/>
          <w:sz w:val="23"/>
          <w:szCs w:val="23"/>
          <w:shd w:val="clear" w:color="auto" w:fill="F7F7F8"/>
        </w:rPr>
        <w:t>@Configuration</w:t>
      </w:r>
      <w:r>
        <w:rPr>
          <w:rFonts w:ascii="Arial" w:hAnsi="Arial" w:cs="Arial"/>
          <w:color w:val="34302D"/>
          <w:shd w:val="clear" w:color="auto" w:fill="FFFFFF"/>
        </w:rPr>
        <w:t>类及其依赖关系与导航基于接口的代码的常规过程没有什么不同。</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4F273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want to influence the startup creation order of certain beans, consider declaring some of them as </w:t>
            </w:r>
            <w:r w:rsidRPr="00BA0D5D">
              <w:rPr>
                <w:rFonts w:ascii="Consolas" w:eastAsia="宋体" w:hAnsi="Consolas" w:cs="宋体"/>
                <w:kern w:val="0"/>
                <w:sz w:val="23"/>
                <w:szCs w:val="23"/>
                <w:shd w:val="clear" w:color="auto" w:fill="F7F7F8"/>
              </w:rPr>
              <w:t>@Lazy</w:t>
            </w:r>
            <w:r w:rsidRPr="00BA0D5D">
              <w:rPr>
                <w:rFonts w:ascii="宋体" w:eastAsia="宋体" w:hAnsi="宋体" w:cs="宋体"/>
                <w:kern w:val="0"/>
                <w:sz w:val="24"/>
                <w:szCs w:val="24"/>
              </w:rPr>
              <w:t>(for creation on first access instead of on startup) or as </w:t>
            </w:r>
            <w:r w:rsidRPr="00BA0D5D">
              <w:rPr>
                <w:rFonts w:ascii="Consolas" w:eastAsia="宋体" w:hAnsi="Consolas" w:cs="宋体"/>
                <w:kern w:val="0"/>
                <w:sz w:val="23"/>
                <w:szCs w:val="23"/>
                <w:shd w:val="clear" w:color="auto" w:fill="F7F7F8"/>
              </w:rPr>
              <w:t>@DependsOn</w:t>
            </w:r>
            <w:r w:rsidRPr="00BA0D5D">
              <w:rPr>
                <w:rFonts w:ascii="宋体" w:eastAsia="宋体" w:hAnsi="宋体" w:cs="宋体"/>
                <w:kern w:val="0"/>
                <w:sz w:val="24"/>
                <w:szCs w:val="24"/>
              </w:rPr>
              <w:t> certain other beans (making sure that specific other beans are created before the current bean, beyond what the latter’s direct dependencies imply).</w:t>
            </w:r>
          </w:p>
          <w:p w:rsidR="004F2734" w:rsidRPr="00BA0D5D" w:rsidRDefault="004F2734" w:rsidP="00BA0D5D">
            <w:pPr>
              <w:widowControl/>
              <w:jc w:val="left"/>
              <w:rPr>
                <w:rFonts w:ascii="宋体" w:eastAsia="宋体" w:hAnsi="宋体" w:cs="宋体"/>
                <w:kern w:val="0"/>
                <w:sz w:val="24"/>
                <w:szCs w:val="24"/>
              </w:rPr>
            </w:pPr>
            <w:r>
              <w:rPr>
                <w:rFonts w:ascii="Arial" w:hAnsi="Arial" w:cs="Arial"/>
                <w:shd w:val="clear" w:color="auto" w:fill="EBF1E7"/>
              </w:rPr>
              <w:t>如果要影响某些</w:t>
            </w:r>
            <w:r>
              <w:rPr>
                <w:rFonts w:ascii="Arial" w:hAnsi="Arial" w:cs="Arial"/>
                <w:shd w:val="clear" w:color="auto" w:fill="EBF1E7"/>
              </w:rPr>
              <w:t>bean</w:t>
            </w:r>
            <w:r>
              <w:rPr>
                <w:rFonts w:ascii="Arial" w:hAnsi="Arial" w:cs="Arial"/>
                <w:shd w:val="clear" w:color="auto" w:fill="EBF1E7"/>
              </w:rPr>
              <w:t>的启动创建顺序，可以考虑将它们中的一些声明为</w:t>
            </w:r>
            <w:r>
              <w:rPr>
                <w:rStyle w:val="HTML"/>
                <w:rFonts w:ascii="Consolas" w:hAnsi="Consolas"/>
                <w:sz w:val="23"/>
                <w:szCs w:val="23"/>
                <w:shd w:val="clear" w:color="auto" w:fill="F7F7F8"/>
              </w:rPr>
              <w:t>@Lazy</w:t>
            </w:r>
            <w:r>
              <w:rPr>
                <w:rFonts w:ascii="Arial" w:hAnsi="Arial" w:cs="Arial"/>
                <w:shd w:val="clear" w:color="auto" w:fill="EBF1E7"/>
              </w:rPr>
              <w:t>（用于在第一次访问时创建而不是在启动时）或</w:t>
            </w:r>
            <w:r>
              <w:rPr>
                <w:rStyle w:val="HTML"/>
                <w:rFonts w:ascii="Consolas" w:hAnsi="Consolas"/>
                <w:sz w:val="23"/>
                <w:szCs w:val="23"/>
                <w:shd w:val="clear" w:color="auto" w:fill="F7F7F8"/>
              </w:rPr>
              <w:t>@DependsOn</w:t>
            </w:r>
            <w:r>
              <w:rPr>
                <w:rFonts w:ascii="Arial" w:hAnsi="Arial" w:cs="Arial"/>
                <w:shd w:val="clear" w:color="auto" w:fill="EBF1E7"/>
              </w:rPr>
              <w:t>某些其他</w:t>
            </w:r>
            <w:r>
              <w:rPr>
                <w:rFonts w:ascii="Arial" w:hAnsi="Arial" w:cs="Arial"/>
                <w:shd w:val="clear" w:color="auto" w:fill="EBF1E7"/>
              </w:rPr>
              <w:t>bean</w:t>
            </w:r>
            <w:r>
              <w:rPr>
                <w:rFonts w:ascii="Arial" w:hAnsi="Arial" w:cs="Arial"/>
                <w:shd w:val="clear" w:color="auto" w:fill="EBF1E7"/>
              </w:rPr>
              <w:t>（确保在当前</w:t>
            </w:r>
            <w:r>
              <w:rPr>
                <w:rFonts w:ascii="Arial" w:hAnsi="Arial" w:cs="Arial"/>
                <w:shd w:val="clear" w:color="auto" w:fill="EBF1E7"/>
              </w:rPr>
              <w:t>bean</w:t>
            </w:r>
            <w:r>
              <w:rPr>
                <w:rFonts w:ascii="Arial" w:hAnsi="Arial" w:cs="Arial"/>
                <w:shd w:val="clear" w:color="auto" w:fill="EBF1E7"/>
              </w:rPr>
              <w:t>之前创建特定的其他</w:t>
            </w:r>
            <w:r>
              <w:rPr>
                <w:rFonts w:ascii="Arial" w:hAnsi="Arial" w:cs="Arial"/>
                <w:shd w:val="clear" w:color="auto" w:fill="EBF1E7"/>
              </w:rPr>
              <w:t>bean</w:t>
            </w:r>
            <w:r>
              <w:rPr>
                <w:rFonts w:ascii="Arial" w:hAnsi="Arial" w:cs="Arial"/>
                <w:shd w:val="clear" w:color="auto" w:fill="EBF1E7"/>
              </w:rPr>
              <w:t>，超出后者的直接依赖意味着什么）。</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Conditionally Include </w:t>
      </w:r>
      <w:r w:rsidRPr="00BA0D5D">
        <w:rPr>
          <w:rFonts w:ascii="Consolas" w:eastAsia="宋体" w:hAnsi="Consolas" w:cs="宋体"/>
          <w:color w:val="34302D"/>
          <w:kern w:val="0"/>
          <w:sz w:val="25"/>
          <w:szCs w:val="25"/>
          <w:shd w:val="clear" w:color="auto" w:fill="F7F7F8"/>
        </w:rPr>
        <w:t>@Configuration</w:t>
      </w:r>
      <w:r w:rsidRPr="00BA0D5D">
        <w:rPr>
          <w:rFonts w:ascii="Arial" w:eastAsia="宋体" w:hAnsi="Arial" w:cs="Arial"/>
          <w:color w:val="34302D"/>
          <w:kern w:val="0"/>
          <w:sz w:val="27"/>
          <w:szCs w:val="27"/>
        </w:rPr>
        <w:t> Classes or </w:t>
      </w:r>
      <w:r w:rsidRPr="00BA0D5D">
        <w:rPr>
          <w:rFonts w:ascii="Consolas" w:eastAsia="宋体" w:hAnsi="Consolas" w:cs="宋体"/>
          <w:color w:val="34302D"/>
          <w:kern w:val="0"/>
          <w:sz w:val="25"/>
          <w:szCs w:val="25"/>
          <w:shd w:val="clear" w:color="auto" w:fill="F7F7F8"/>
        </w:rPr>
        <w:t>@Bean</w:t>
      </w:r>
      <w:r w:rsidRPr="00BA0D5D">
        <w:rPr>
          <w:rFonts w:ascii="Arial" w:eastAsia="宋体" w:hAnsi="Arial" w:cs="Arial"/>
          <w:color w:val="34302D"/>
          <w:kern w:val="0"/>
          <w:sz w:val="27"/>
          <w:szCs w:val="27"/>
        </w:rPr>
        <w:t> Methods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often useful to conditionally enable or disable a complete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or even individual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xml:space="preserve"> methods, based on some arbitrary system state. One common example of this is to use </w:t>
      </w: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annotation to activate beans only when a specific profile has been enabled in the Spring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(see </w:t>
      </w:r>
      <w:hyperlink r:id="rId389" w:anchor="beans-definition-profiles" w:history="1">
        <w:r w:rsidRPr="00BA0D5D">
          <w:rPr>
            <w:rFonts w:ascii="inherit" w:eastAsia="宋体" w:hAnsi="inherit" w:cs="Arial"/>
            <w:color w:val="548E2E"/>
            <w:kern w:val="0"/>
            <w:sz w:val="24"/>
            <w:szCs w:val="24"/>
            <w:u w:val="single"/>
          </w:rPr>
          <w:t>Bean Definition Profiles</w:t>
        </w:r>
      </w:hyperlink>
      <w:r w:rsidRPr="00BA0D5D">
        <w:rPr>
          <w:rFonts w:ascii="inherit" w:eastAsia="宋体" w:hAnsi="inherit" w:cs="Arial"/>
          <w:color w:val="34302D"/>
          <w:kern w:val="0"/>
          <w:sz w:val="24"/>
          <w:szCs w:val="24"/>
        </w:rPr>
        <w:t> for details).</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基于某些任意系统状态，有条件地启用或禁用完整</w:t>
      </w:r>
      <w:r>
        <w:rPr>
          <w:rStyle w:val="HTML"/>
          <w:rFonts w:ascii="Consolas" w:hAnsi="Consolas"/>
          <w:sz w:val="23"/>
          <w:szCs w:val="23"/>
          <w:shd w:val="clear" w:color="auto" w:fill="F7F7F8"/>
        </w:rPr>
        <w:t>@Configuration</w:t>
      </w:r>
      <w:r>
        <w:rPr>
          <w:rFonts w:ascii="Arial" w:hAnsi="Arial" w:cs="Arial"/>
          <w:color w:val="34302D"/>
          <w:shd w:val="clear" w:color="auto" w:fill="FFFFFF"/>
        </w:rPr>
        <w:t>类或甚至单个</w:t>
      </w:r>
      <w:r>
        <w:rPr>
          <w:rStyle w:val="HTML"/>
          <w:rFonts w:ascii="Consolas" w:hAnsi="Consolas"/>
          <w:sz w:val="23"/>
          <w:szCs w:val="23"/>
          <w:shd w:val="clear" w:color="auto" w:fill="F7F7F8"/>
        </w:rPr>
        <w:t>@Bean</w:t>
      </w:r>
      <w:r>
        <w:rPr>
          <w:rFonts w:ascii="Arial" w:hAnsi="Arial" w:cs="Arial"/>
          <w:color w:val="34302D"/>
          <w:shd w:val="clear" w:color="auto" w:fill="FFFFFF"/>
        </w:rPr>
        <w:t>方法通常很有用。一个常见的例子是</w:t>
      </w:r>
      <w:r>
        <w:rPr>
          <w:rStyle w:val="HTML"/>
          <w:rFonts w:ascii="Consolas" w:hAnsi="Consolas"/>
          <w:sz w:val="23"/>
          <w:szCs w:val="23"/>
          <w:shd w:val="clear" w:color="auto" w:fill="F7F7F8"/>
        </w:rPr>
        <w:t>@Profile</w:t>
      </w:r>
      <w:r>
        <w:rPr>
          <w:rFonts w:ascii="Arial" w:hAnsi="Arial" w:cs="Arial"/>
          <w:color w:val="34302D"/>
          <w:shd w:val="clear" w:color="auto" w:fill="FFFFFF"/>
        </w:rPr>
        <w:t>只有在</w:t>
      </w:r>
      <w:r>
        <w:rPr>
          <w:rFonts w:ascii="Arial" w:hAnsi="Arial" w:cs="Arial"/>
          <w:color w:val="34302D"/>
          <w:shd w:val="clear" w:color="auto" w:fill="FFFFFF"/>
        </w:rPr>
        <w:t>Spring</w:t>
      </w:r>
      <w:r>
        <w:rPr>
          <w:rFonts w:ascii="Arial" w:hAnsi="Arial" w:cs="Arial"/>
          <w:color w:val="34302D"/>
          <w:shd w:val="clear" w:color="auto" w:fill="FFFFFF"/>
        </w:rPr>
        <w:t>中启用了特定的配置文件时才使用注释激活</w:t>
      </w:r>
      <w:r>
        <w:rPr>
          <w:rFonts w:ascii="Arial" w:hAnsi="Arial" w:cs="Arial"/>
          <w:color w:val="34302D"/>
          <w:shd w:val="clear" w:color="auto" w:fill="FFFFFF"/>
        </w:rPr>
        <w:t>bean </w:t>
      </w:r>
      <w:r>
        <w:rPr>
          <w:rStyle w:val="HTML"/>
          <w:rFonts w:ascii="Consolas" w:hAnsi="Consolas"/>
          <w:sz w:val="23"/>
          <w:szCs w:val="23"/>
          <w:shd w:val="clear" w:color="auto" w:fill="F7F7F8"/>
        </w:rPr>
        <w:t>Environment</w:t>
      </w:r>
      <w:r>
        <w:rPr>
          <w:rFonts w:ascii="Arial" w:hAnsi="Arial" w:cs="Arial"/>
          <w:color w:val="34302D"/>
          <w:shd w:val="clear" w:color="auto" w:fill="FFFFFF"/>
        </w:rPr>
        <w:t>（</w:t>
      </w:r>
      <w:r>
        <w:rPr>
          <w:rFonts w:ascii="Arial" w:hAnsi="Arial" w:cs="Arial"/>
          <w:color w:val="34302D"/>
          <w:shd w:val="clear" w:color="auto" w:fill="FFFFFF"/>
        </w:rPr>
        <w:t> </w:t>
      </w:r>
      <w:r>
        <w:rPr>
          <w:rFonts w:ascii="Arial" w:hAnsi="Arial" w:cs="Arial"/>
          <w:color w:val="34302D"/>
          <w:shd w:val="clear" w:color="auto" w:fill="FFFFFF"/>
        </w:rPr>
        <w:t>有关详细</w:t>
      </w:r>
      <w:hyperlink r:id="rId390" w:anchor="beans-definition-profiles" w:history="1">
        <w:r>
          <w:rPr>
            <w:rStyle w:val="a4"/>
            <w:rFonts w:ascii="Arial" w:hAnsi="Arial" w:cs="Arial"/>
            <w:color w:val="548E2E"/>
            <w:shd w:val="clear" w:color="auto" w:fill="FFFFFF"/>
          </w:rPr>
          <w:t>信息</w:t>
        </w:r>
      </w:hyperlink>
      <w:r>
        <w:rPr>
          <w:rFonts w:ascii="Arial" w:hAnsi="Arial" w:cs="Arial"/>
          <w:color w:val="34302D"/>
          <w:shd w:val="clear" w:color="auto" w:fill="FFFFFF"/>
        </w:rPr>
        <w:t>，请参阅</w:t>
      </w:r>
      <w:hyperlink r:id="rId391" w:anchor="beans-definition-profiles" w:history="1">
        <w:r>
          <w:rPr>
            <w:rStyle w:val="a4"/>
            <w:rFonts w:ascii="Arial" w:hAnsi="Arial" w:cs="Arial"/>
            <w:color w:val="548E2E"/>
            <w:shd w:val="clear" w:color="auto" w:fill="FFFFFF"/>
          </w:rPr>
          <w:t>Bean</w:t>
        </w:r>
        <w:r>
          <w:rPr>
            <w:rStyle w:val="a4"/>
            <w:rFonts w:ascii="Arial" w:hAnsi="Arial" w:cs="Arial"/>
            <w:color w:val="548E2E"/>
            <w:shd w:val="clear" w:color="auto" w:fill="FFFFFF"/>
          </w:rPr>
          <w:t>定义配置文件</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annotation is actually implemented by using a much more flexible annotation called </w:t>
      </w:r>
      <w:hyperlink r:id="rId392" w:history="1">
        <w:r w:rsidRPr="00BA0D5D">
          <w:rPr>
            <w:rFonts w:ascii="Consolas" w:eastAsia="宋体" w:hAnsi="Consolas" w:cs="宋体"/>
            <w:color w:val="548E2E"/>
            <w:kern w:val="0"/>
            <w:sz w:val="23"/>
            <w:szCs w:val="23"/>
            <w:u w:val="single"/>
            <w:shd w:val="clear" w:color="auto" w:fill="F7F7F8"/>
          </w:rPr>
          <w:t>@Conditional</w:t>
        </w:r>
      </w:hyperlink>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@Conditional</w:t>
      </w:r>
      <w:r w:rsidRPr="00BA0D5D">
        <w:rPr>
          <w:rFonts w:ascii="inherit" w:eastAsia="宋体" w:hAnsi="inherit" w:cs="Arial"/>
          <w:color w:val="34302D"/>
          <w:kern w:val="0"/>
          <w:sz w:val="24"/>
          <w:szCs w:val="24"/>
        </w:rPr>
        <w:t> annotation indicates specific </w:t>
      </w:r>
      <w:r w:rsidRPr="00BA0D5D">
        <w:rPr>
          <w:rFonts w:ascii="Consolas" w:eastAsia="宋体" w:hAnsi="Consolas" w:cs="宋体"/>
          <w:color w:val="34302D"/>
          <w:kern w:val="0"/>
          <w:sz w:val="23"/>
          <w:szCs w:val="23"/>
          <w:shd w:val="clear" w:color="auto" w:fill="F7F7F8"/>
        </w:rPr>
        <w:t>org.springframework.context.annotation.Condition</w:t>
      </w:r>
      <w:r w:rsidRPr="00BA0D5D">
        <w:rPr>
          <w:rFonts w:ascii="inherit" w:eastAsia="宋体" w:hAnsi="inherit" w:cs="Arial"/>
          <w:color w:val="34302D"/>
          <w:kern w:val="0"/>
          <w:sz w:val="24"/>
          <w:szCs w:val="24"/>
        </w:rPr>
        <w:t> implementations that should be consulted before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is registered.</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@Profile</w:t>
      </w:r>
      <w:r>
        <w:rPr>
          <w:rFonts w:ascii="Arial" w:hAnsi="Arial" w:cs="Arial"/>
          <w:color w:val="34302D"/>
          <w:shd w:val="clear" w:color="auto" w:fill="FFFFFF"/>
        </w:rPr>
        <w:t>注释是通过使用一种称为更灵活的注释实际执行</w:t>
      </w:r>
      <w:hyperlink r:id="rId393" w:history="1">
        <w:r>
          <w:rPr>
            <w:rStyle w:val="HTML"/>
            <w:rFonts w:ascii="Consolas" w:hAnsi="Consolas"/>
            <w:color w:val="548E2E"/>
            <w:sz w:val="23"/>
            <w:szCs w:val="23"/>
            <w:u w:val="single"/>
            <w:shd w:val="clear" w:color="auto" w:fill="F7F7F8"/>
          </w:rPr>
          <w:t>@Conditional</w:t>
        </w:r>
      </w:hyperlink>
      <w:r>
        <w:rPr>
          <w:rFonts w:ascii="Arial" w:hAnsi="Arial" w:cs="Arial"/>
          <w:color w:val="34302D"/>
          <w:shd w:val="clear" w:color="auto" w:fill="FFFFFF"/>
        </w:rPr>
        <w:t>。该</w:t>
      </w:r>
      <w:r>
        <w:rPr>
          <w:rStyle w:val="HTML"/>
          <w:rFonts w:ascii="Consolas" w:hAnsi="Consolas"/>
          <w:sz w:val="23"/>
          <w:szCs w:val="23"/>
          <w:shd w:val="clear" w:color="auto" w:fill="F7F7F8"/>
        </w:rPr>
        <w:t>@Conditional</w:t>
      </w:r>
      <w:r>
        <w:rPr>
          <w:rFonts w:ascii="Arial" w:hAnsi="Arial" w:cs="Arial"/>
          <w:color w:val="34302D"/>
          <w:shd w:val="clear" w:color="auto" w:fill="FFFFFF"/>
        </w:rPr>
        <w:t>注释指示特定</w:t>
      </w:r>
      <w:r>
        <w:rPr>
          <w:rStyle w:val="HTML"/>
          <w:rFonts w:ascii="Consolas" w:hAnsi="Consolas"/>
          <w:sz w:val="23"/>
          <w:szCs w:val="23"/>
          <w:shd w:val="clear" w:color="auto" w:fill="F7F7F8"/>
        </w:rPr>
        <w:t>org.springframework.context.annotation.Condition</w:t>
      </w:r>
      <w:r>
        <w:rPr>
          <w:rFonts w:ascii="Arial" w:hAnsi="Arial" w:cs="Arial"/>
          <w:color w:val="34302D"/>
          <w:shd w:val="clear" w:color="auto" w:fill="FFFFFF"/>
        </w:rPr>
        <w:t>前应谘询的实施</w:t>
      </w:r>
      <w:r>
        <w:rPr>
          <w:rStyle w:val="HTML"/>
          <w:rFonts w:ascii="Consolas" w:hAnsi="Consolas"/>
          <w:sz w:val="23"/>
          <w:szCs w:val="23"/>
          <w:shd w:val="clear" w:color="auto" w:fill="F7F7F8"/>
        </w:rPr>
        <w:t>@Bean</w:t>
      </w:r>
      <w:r>
        <w:rPr>
          <w:rFonts w:ascii="Arial" w:hAnsi="Arial" w:cs="Arial"/>
          <w:color w:val="34302D"/>
          <w:shd w:val="clear" w:color="auto" w:fill="FFFFFF"/>
        </w:rPr>
        <w:t>是注册。</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Implementations of the </w:t>
      </w:r>
      <w:r w:rsidRPr="00BA0D5D">
        <w:rPr>
          <w:rFonts w:ascii="Consolas" w:eastAsia="宋体" w:hAnsi="Consolas" w:cs="宋体"/>
          <w:color w:val="34302D"/>
          <w:kern w:val="0"/>
          <w:sz w:val="23"/>
          <w:szCs w:val="23"/>
          <w:shd w:val="clear" w:color="auto" w:fill="F7F7F8"/>
        </w:rPr>
        <w:t>Condition</w:t>
      </w:r>
      <w:r w:rsidRPr="00BA0D5D">
        <w:rPr>
          <w:rFonts w:ascii="inherit" w:eastAsia="宋体" w:hAnsi="inherit" w:cs="Arial"/>
          <w:color w:val="34302D"/>
          <w:kern w:val="0"/>
          <w:sz w:val="24"/>
          <w:szCs w:val="24"/>
        </w:rPr>
        <w:t> interface provide a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method that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For example, the following listing shows the actual </w:t>
      </w:r>
      <w:r w:rsidRPr="00BA0D5D">
        <w:rPr>
          <w:rFonts w:ascii="Consolas" w:eastAsia="宋体" w:hAnsi="Consolas" w:cs="宋体"/>
          <w:color w:val="34302D"/>
          <w:kern w:val="0"/>
          <w:sz w:val="23"/>
          <w:szCs w:val="23"/>
          <w:shd w:val="clear" w:color="auto" w:fill="F7F7F8"/>
        </w:rPr>
        <w:t>Condition</w:t>
      </w:r>
      <w:r w:rsidRPr="00BA0D5D">
        <w:rPr>
          <w:rFonts w:ascii="inherit" w:eastAsia="宋体" w:hAnsi="inherit" w:cs="Arial"/>
          <w:color w:val="34302D"/>
          <w:kern w:val="0"/>
          <w:sz w:val="24"/>
          <w:szCs w:val="24"/>
        </w:rPr>
        <w:t> implementation used for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Condition</w:t>
      </w:r>
      <w:r>
        <w:rPr>
          <w:rFonts w:ascii="Arial" w:hAnsi="Arial" w:cs="Arial"/>
          <w:color w:val="34302D"/>
          <w:shd w:val="clear" w:color="auto" w:fill="FFFFFF"/>
        </w:rPr>
        <w:t>接口的实现提供了一个</w:t>
      </w:r>
      <w:r>
        <w:rPr>
          <w:rStyle w:val="HTML"/>
          <w:rFonts w:ascii="Consolas" w:hAnsi="Consolas"/>
          <w:sz w:val="23"/>
          <w:szCs w:val="23"/>
          <w:shd w:val="clear" w:color="auto" w:fill="F7F7F8"/>
        </w:rPr>
        <w:t>matches(…​)</w:t>
      </w:r>
      <w:r>
        <w:rPr>
          <w:rFonts w:ascii="Arial" w:hAnsi="Arial" w:cs="Arial"/>
          <w:color w:val="34302D"/>
          <w:shd w:val="clear" w:color="auto" w:fill="FFFFFF"/>
        </w:rPr>
        <w:t> </w:t>
      </w:r>
      <w:r>
        <w:rPr>
          <w:rFonts w:ascii="Arial" w:hAnsi="Arial" w:cs="Arial"/>
          <w:color w:val="34302D"/>
          <w:shd w:val="clear" w:color="auto" w:fill="FFFFFF"/>
        </w:rPr>
        <w:t>返回</w:t>
      </w:r>
      <w:r>
        <w:rPr>
          <w:rStyle w:val="HTML"/>
          <w:rFonts w:ascii="Consolas" w:hAnsi="Consolas"/>
          <w:sz w:val="23"/>
          <w:szCs w:val="23"/>
          <w:shd w:val="clear" w:color="auto" w:fill="F7F7F8"/>
        </w:rPr>
        <w:t>true</w:t>
      </w:r>
      <w:r>
        <w:rPr>
          <w:rFonts w:ascii="Arial" w:hAnsi="Arial" w:cs="Arial"/>
          <w:color w:val="34302D"/>
          <w:shd w:val="clear" w:color="auto" w:fill="FFFFFF"/>
        </w:rPr>
        <w:t>或的方法</w:t>
      </w:r>
      <w:r>
        <w:rPr>
          <w:rStyle w:val="HTML"/>
          <w:rFonts w:ascii="Consolas" w:hAnsi="Consolas"/>
          <w:sz w:val="23"/>
          <w:szCs w:val="23"/>
          <w:shd w:val="clear" w:color="auto" w:fill="F7F7F8"/>
        </w:rPr>
        <w:t>false</w:t>
      </w:r>
      <w:r>
        <w:rPr>
          <w:rFonts w:ascii="Arial" w:hAnsi="Arial" w:cs="Arial"/>
          <w:color w:val="34302D"/>
          <w:shd w:val="clear" w:color="auto" w:fill="FFFFFF"/>
        </w:rPr>
        <w:t>。例如，以下清单显示了</w:t>
      </w:r>
      <w:r>
        <w:rPr>
          <w:rStyle w:val="HTML"/>
          <w:rFonts w:ascii="Consolas" w:hAnsi="Consolas"/>
          <w:sz w:val="23"/>
          <w:szCs w:val="23"/>
          <w:shd w:val="clear" w:color="auto" w:fill="F7F7F8"/>
        </w:rPr>
        <w:t>Condition</w:t>
      </w:r>
      <w:r>
        <w:rPr>
          <w:rFonts w:ascii="Arial" w:hAnsi="Arial" w:cs="Arial"/>
          <w:color w:val="34302D"/>
          <w:shd w:val="clear" w:color="auto" w:fill="FFFFFF"/>
        </w:rPr>
        <w:t>用于的实际</w:t>
      </w:r>
      <w:r>
        <w:rPr>
          <w:rFonts w:ascii="Arial" w:hAnsi="Arial" w:cs="Arial"/>
          <w:color w:val="34302D"/>
          <w:shd w:val="clear" w:color="auto" w:fill="FFFFFF"/>
        </w:rPr>
        <w:t> </w:t>
      </w:r>
      <w:r>
        <w:rPr>
          <w:rFonts w:ascii="Arial" w:hAnsi="Arial" w:cs="Arial"/>
          <w:color w:val="34302D"/>
          <w:shd w:val="clear" w:color="auto" w:fill="FFFFFF"/>
        </w:rPr>
        <w:t>实现</w:t>
      </w:r>
      <w:r>
        <w:rPr>
          <w:rStyle w:val="HTML"/>
          <w:rFonts w:ascii="Consolas" w:hAnsi="Consolas"/>
          <w:sz w:val="23"/>
          <w:szCs w:val="23"/>
          <w:shd w:val="clear" w:color="auto" w:fill="F7F7F8"/>
        </w:rPr>
        <w:t>@Profile</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@Override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matches(ConditionContext context, AnnotatedTypeMetadata metadata)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(context.getEnvironment()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Read the @Profile annotation attributes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MultiValueMap&lt;String, Object&gt; attrs = metadata.getAllAnnotationAttributes(Profile.class.getName());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(attrs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(Object value : attrs.get(</w:t>
      </w:r>
      <w:r w:rsidRPr="00BA0D5D">
        <w:rPr>
          <w:rFonts w:ascii="Consolas" w:eastAsia="宋体" w:hAnsi="Consolas" w:cs="宋体"/>
          <w:color w:val="DD1144"/>
          <w:kern w:val="0"/>
          <w:sz w:val="24"/>
          <w:szCs w:val="24"/>
        </w:rPr>
        <w:t>"value"</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(context.getEnvironment().acceptsProfiles(((String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value)))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394" w:history="1">
        <w:r w:rsidRPr="00BA0D5D">
          <w:rPr>
            <w:rFonts w:ascii="Consolas" w:eastAsia="宋体" w:hAnsi="Consolas" w:cs="宋体"/>
            <w:color w:val="548E2E"/>
            <w:kern w:val="0"/>
            <w:sz w:val="23"/>
            <w:szCs w:val="23"/>
            <w:u w:val="single"/>
            <w:shd w:val="clear" w:color="auto" w:fill="F7F7F8"/>
          </w:rPr>
          <w:t>@Conditional</w:t>
        </w:r>
      </w:hyperlink>
      <w:r w:rsidRPr="00BA0D5D">
        <w:rPr>
          <w:rFonts w:ascii="inherit" w:eastAsia="宋体" w:hAnsi="inherit" w:cs="Arial"/>
          <w:color w:val="34302D"/>
          <w:kern w:val="0"/>
          <w:sz w:val="24"/>
          <w:szCs w:val="24"/>
        </w:rPr>
        <w:t> javadoc for more detail.</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w:t>
      </w:r>
      <w:hyperlink r:id="rId395" w:history="1">
        <w:r>
          <w:rPr>
            <w:rStyle w:val="HTML"/>
            <w:rFonts w:ascii="Consolas" w:hAnsi="Consolas"/>
            <w:color w:val="548E2E"/>
            <w:sz w:val="23"/>
            <w:szCs w:val="23"/>
            <w:u w:val="single"/>
            <w:shd w:val="clear" w:color="auto" w:fill="F7F7F8"/>
          </w:rPr>
          <w:t>@Conditional</w:t>
        </w:r>
      </w:hyperlink>
      <w:r>
        <w:rPr>
          <w:rFonts w:ascii="Arial" w:hAnsi="Arial" w:cs="Arial"/>
          <w:color w:val="34302D"/>
          <w:shd w:val="clear" w:color="auto" w:fill="FFFFFF"/>
        </w:rPr>
        <w:t> </w:t>
      </w:r>
      <w:r>
        <w:rPr>
          <w:rFonts w:ascii="Arial" w:hAnsi="Arial" w:cs="Arial"/>
          <w:color w:val="34302D"/>
          <w:shd w:val="clear" w:color="auto" w:fill="FFFFFF"/>
        </w:rPr>
        <w:t>更多详细信息，请参阅</w:t>
      </w:r>
      <w:r>
        <w:rPr>
          <w:rFonts w:ascii="Arial" w:hAnsi="Arial" w:cs="Arial"/>
          <w:color w:val="34302D"/>
          <w:shd w:val="clear" w:color="auto" w:fill="FFFFFF"/>
        </w:rPr>
        <w:t>javadoc</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Combining Java and XML Configuration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xml:space="preserve"> class support does not aim to be a 100% complete replacement for Spring XML. Some facilities, such as Spring XML namespaces, remain an ideal way to configure the container. In cases </w:t>
      </w:r>
      <w:r w:rsidRPr="00BA0D5D">
        <w:rPr>
          <w:rFonts w:ascii="inherit" w:eastAsia="宋体" w:hAnsi="inherit" w:cs="Arial"/>
          <w:color w:val="34302D"/>
          <w:kern w:val="0"/>
          <w:sz w:val="24"/>
          <w:szCs w:val="24"/>
        </w:rPr>
        <w:lastRenderedPageBreak/>
        <w:t>where XML is convenient or necessary, you have a choice: either instantiate the container in an “XML-centric” way by using, for example,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or instantiate it in a “Java-centric” way by using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and the </w:t>
      </w:r>
      <w:r w:rsidRPr="00BA0D5D">
        <w:rPr>
          <w:rFonts w:ascii="Consolas" w:eastAsia="宋体" w:hAnsi="Consolas" w:cs="宋体"/>
          <w:color w:val="34302D"/>
          <w:kern w:val="0"/>
          <w:sz w:val="23"/>
          <w:szCs w:val="23"/>
          <w:shd w:val="clear" w:color="auto" w:fill="F7F7F8"/>
        </w:rPr>
        <w:t>@ImportResource</w:t>
      </w:r>
      <w:r w:rsidRPr="00BA0D5D">
        <w:rPr>
          <w:rFonts w:ascii="inherit" w:eastAsia="宋体" w:hAnsi="inherit" w:cs="Arial"/>
          <w:color w:val="34302D"/>
          <w:kern w:val="0"/>
          <w:sz w:val="24"/>
          <w:szCs w:val="24"/>
        </w:rPr>
        <w:t> annotation to import XML as needed.</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@Configuration</w:t>
      </w:r>
      <w:r>
        <w:rPr>
          <w:rFonts w:ascii="Arial" w:hAnsi="Arial" w:cs="Arial"/>
          <w:color w:val="34302D"/>
          <w:shd w:val="clear" w:color="auto" w:fill="FFFFFF"/>
        </w:rPr>
        <w:t>类支持并非旨在成为</w:t>
      </w:r>
      <w:r>
        <w:rPr>
          <w:rFonts w:ascii="Arial" w:hAnsi="Arial" w:cs="Arial"/>
          <w:color w:val="34302D"/>
          <w:shd w:val="clear" w:color="auto" w:fill="FFFFFF"/>
        </w:rPr>
        <w:t>Spring XML</w:t>
      </w:r>
      <w:r>
        <w:rPr>
          <w:rFonts w:ascii="Arial" w:hAnsi="Arial" w:cs="Arial"/>
          <w:color w:val="34302D"/>
          <w:shd w:val="clear" w:color="auto" w:fill="FFFFFF"/>
        </w:rPr>
        <w:t>的</w:t>
      </w:r>
      <w:r>
        <w:rPr>
          <w:rFonts w:ascii="Arial" w:hAnsi="Arial" w:cs="Arial"/>
          <w:color w:val="34302D"/>
          <w:shd w:val="clear" w:color="auto" w:fill="FFFFFF"/>
        </w:rPr>
        <w:t>100</w:t>
      </w:r>
      <w:r>
        <w:rPr>
          <w:rFonts w:ascii="Arial" w:hAnsi="Arial" w:cs="Arial"/>
          <w:color w:val="34302D"/>
          <w:shd w:val="clear" w:color="auto" w:fill="FFFFFF"/>
        </w:rPr>
        <w:t>％完全替代品。某些工具（如</w:t>
      </w:r>
      <w:r>
        <w:rPr>
          <w:rFonts w:ascii="Arial" w:hAnsi="Arial" w:cs="Arial"/>
          <w:color w:val="34302D"/>
          <w:shd w:val="clear" w:color="auto" w:fill="FFFFFF"/>
        </w:rPr>
        <w:t>Spring XML</w:t>
      </w:r>
      <w:r>
        <w:rPr>
          <w:rFonts w:ascii="Arial" w:hAnsi="Arial" w:cs="Arial"/>
          <w:color w:val="34302D"/>
          <w:shd w:val="clear" w:color="auto" w:fill="FFFFFF"/>
        </w:rPr>
        <w:t>命名空间）仍然是配置容器的理想方法。在</w:t>
      </w:r>
      <w:r>
        <w:rPr>
          <w:rFonts w:ascii="Arial" w:hAnsi="Arial" w:cs="Arial"/>
          <w:color w:val="34302D"/>
          <w:shd w:val="clear" w:color="auto" w:fill="FFFFFF"/>
        </w:rPr>
        <w:t>XML</w:t>
      </w:r>
      <w:r>
        <w:rPr>
          <w:rFonts w:ascii="Arial" w:hAnsi="Arial" w:cs="Arial"/>
          <w:color w:val="34302D"/>
          <w:shd w:val="clear" w:color="auto" w:fill="FFFFFF"/>
        </w:rPr>
        <w:t>方便或必要的情况下，您可以选择：例如，通过使用</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XML</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的方式实例化容器</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，或者通过使用</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和</w:t>
      </w:r>
      <w:r>
        <w:rPr>
          <w:rStyle w:val="HTML"/>
          <w:rFonts w:ascii="Consolas" w:hAnsi="Consolas"/>
          <w:sz w:val="23"/>
          <w:szCs w:val="23"/>
          <w:shd w:val="clear" w:color="auto" w:fill="F7F7F8"/>
        </w:rPr>
        <w:t>@ImportResource</w:t>
      </w:r>
      <w:r>
        <w:rPr>
          <w:rFonts w:ascii="Arial" w:hAnsi="Arial" w:cs="Arial"/>
          <w:color w:val="34302D"/>
          <w:shd w:val="clear" w:color="auto" w:fill="FFFFFF"/>
        </w:rPr>
        <w:t>注释以</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Java</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的方式实例化它。</w:t>
      </w:r>
      <w:r>
        <w:rPr>
          <w:rFonts w:ascii="Arial" w:hAnsi="Arial" w:cs="Arial"/>
          <w:color w:val="34302D"/>
          <w:shd w:val="clear" w:color="auto" w:fill="FFFFFF"/>
        </w:rPr>
        <w:t> </w:t>
      </w:r>
      <w:r>
        <w:rPr>
          <w:rFonts w:ascii="Arial" w:hAnsi="Arial" w:cs="Arial"/>
          <w:color w:val="34302D"/>
          <w:shd w:val="clear" w:color="auto" w:fill="FFFFFF"/>
        </w:rPr>
        <w:t>根据需要导入</w:t>
      </w:r>
      <w:r>
        <w:rPr>
          <w:rFonts w:ascii="Arial" w:hAnsi="Arial" w:cs="Arial"/>
          <w:color w:val="34302D"/>
          <w:shd w:val="clear" w:color="auto" w:fill="FFFFFF"/>
        </w:rPr>
        <w:t>XML</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XML-centric Use of </w:t>
      </w:r>
      <w:r w:rsidRPr="00BA0D5D">
        <w:rPr>
          <w:rFonts w:ascii="Consolas" w:eastAsia="宋体" w:hAnsi="Consolas" w:cs="宋体"/>
          <w:color w:val="34302D"/>
          <w:kern w:val="0"/>
          <w:sz w:val="23"/>
          <w:szCs w:val="23"/>
          <w:shd w:val="clear" w:color="auto" w:fill="F7F7F8"/>
        </w:rPr>
        <w:t>@Configuration</w:t>
      </w:r>
      <w:r w:rsidRPr="00BA0D5D">
        <w:rPr>
          <w:rFonts w:ascii="Arial" w:eastAsia="宋体" w:hAnsi="Arial" w:cs="Arial"/>
          <w:color w:val="34302D"/>
          <w:kern w:val="0"/>
          <w:sz w:val="24"/>
          <w:szCs w:val="24"/>
        </w:rPr>
        <w:t> Classes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may be preferable to bootstrap the Spring container from XML and include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in an ad-hoc fashion. For example, in a large existing codebase that uses Spring XML, it is easier to create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on an as-needed basis and include them from the existing XML files. Later in this section, we cover the options for using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in this kind of “XML-centric” situation.</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最好从</w:t>
      </w:r>
      <w:r>
        <w:rPr>
          <w:rFonts w:ascii="Arial" w:hAnsi="Arial" w:cs="Arial"/>
          <w:color w:val="34302D"/>
          <w:shd w:val="clear" w:color="auto" w:fill="FFFFFF"/>
        </w:rPr>
        <w:t>XML</w:t>
      </w:r>
      <w:r>
        <w:rPr>
          <w:rFonts w:ascii="Arial" w:hAnsi="Arial" w:cs="Arial"/>
          <w:color w:val="34302D"/>
          <w:shd w:val="clear" w:color="auto" w:fill="FFFFFF"/>
        </w:rPr>
        <w:t>引导</w:t>
      </w:r>
      <w:r>
        <w:rPr>
          <w:rFonts w:ascii="Arial" w:hAnsi="Arial" w:cs="Arial"/>
          <w:color w:val="34302D"/>
          <w:shd w:val="clear" w:color="auto" w:fill="FFFFFF"/>
        </w:rPr>
        <w:t>Spring</w:t>
      </w:r>
      <w:r>
        <w:rPr>
          <w:rFonts w:ascii="Arial" w:hAnsi="Arial" w:cs="Arial"/>
          <w:color w:val="34302D"/>
          <w:shd w:val="clear" w:color="auto" w:fill="FFFFFF"/>
        </w:rPr>
        <w:t>容器并</w:t>
      </w:r>
      <w:r>
        <w:rPr>
          <w:rStyle w:val="HTML"/>
          <w:rFonts w:ascii="Consolas" w:hAnsi="Consolas"/>
          <w:sz w:val="23"/>
          <w:szCs w:val="23"/>
          <w:shd w:val="clear" w:color="auto" w:fill="F7F7F8"/>
        </w:rPr>
        <w:t>@Configuration</w:t>
      </w:r>
      <w:r>
        <w:rPr>
          <w:rFonts w:ascii="Arial" w:hAnsi="Arial" w:cs="Arial"/>
          <w:color w:val="34302D"/>
          <w:shd w:val="clear" w:color="auto" w:fill="FFFFFF"/>
        </w:rPr>
        <w:t>以</w:t>
      </w:r>
      <w:r>
        <w:rPr>
          <w:rFonts w:ascii="Arial" w:hAnsi="Arial" w:cs="Arial"/>
          <w:color w:val="34302D"/>
          <w:shd w:val="clear" w:color="auto" w:fill="FFFFFF"/>
        </w:rPr>
        <w:t>ad-hoc</w:t>
      </w:r>
      <w:r>
        <w:rPr>
          <w:rFonts w:ascii="Arial" w:hAnsi="Arial" w:cs="Arial"/>
          <w:color w:val="34302D"/>
          <w:shd w:val="clear" w:color="auto" w:fill="FFFFFF"/>
        </w:rPr>
        <w:t>方式包含</w:t>
      </w:r>
      <w:r>
        <w:rPr>
          <w:rFonts w:ascii="Arial" w:hAnsi="Arial" w:cs="Arial"/>
          <w:color w:val="34302D"/>
          <w:shd w:val="clear" w:color="auto" w:fill="FFFFFF"/>
        </w:rPr>
        <w:t> </w:t>
      </w:r>
      <w:r>
        <w:rPr>
          <w:rFonts w:ascii="Arial" w:hAnsi="Arial" w:cs="Arial"/>
          <w:color w:val="34302D"/>
          <w:shd w:val="clear" w:color="auto" w:fill="FFFFFF"/>
        </w:rPr>
        <w:t>类。例如，在使用</w:t>
      </w:r>
      <w:r>
        <w:rPr>
          <w:rFonts w:ascii="Arial" w:hAnsi="Arial" w:cs="Arial"/>
          <w:color w:val="34302D"/>
          <w:shd w:val="clear" w:color="auto" w:fill="FFFFFF"/>
        </w:rPr>
        <w:t>Spring XML</w:t>
      </w:r>
      <w:r>
        <w:rPr>
          <w:rFonts w:ascii="Arial" w:hAnsi="Arial" w:cs="Arial"/>
          <w:color w:val="34302D"/>
          <w:shd w:val="clear" w:color="auto" w:fill="FFFFFF"/>
        </w:rPr>
        <w:t>的大型现有代码库中，可以</w:t>
      </w:r>
      <w:r>
        <w:rPr>
          <w:rStyle w:val="HTML"/>
          <w:rFonts w:ascii="Consolas" w:hAnsi="Consolas"/>
          <w:sz w:val="23"/>
          <w:szCs w:val="23"/>
          <w:shd w:val="clear" w:color="auto" w:fill="F7F7F8"/>
        </w:rPr>
        <w:t>@Configuration</w:t>
      </w:r>
      <w:r>
        <w:rPr>
          <w:rFonts w:ascii="Arial" w:hAnsi="Arial" w:cs="Arial"/>
          <w:color w:val="34302D"/>
          <w:shd w:val="clear" w:color="auto" w:fill="FFFFFF"/>
        </w:rPr>
        <w:t>根据需要更轻松地创建类，并将其包含在现有</w:t>
      </w:r>
      <w:r>
        <w:rPr>
          <w:rFonts w:ascii="Arial" w:hAnsi="Arial" w:cs="Arial"/>
          <w:color w:val="34302D"/>
          <w:shd w:val="clear" w:color="auto" w:fill="FFFFFF"/>
        </w:rPr>
        <w:t>XML</w:t>
      </w:r>
      <w:r>
        <w:rPr>
          <w:rFonts w:ascii="Arial" w:hAnsi="Arial" w:cs="Arial"/>
          <w:color w:val="34302D"/>
          <w:shd w:val="clear" w:color="auto" w:fill="FFFFFF"/>
        </w:rPr>
        <w:t>文件中。在本节的后面部分，我们将介绍</w:t>
      </w:r>
      <w:r>
        <w:rPr>
          <w:rStyle w:val="HTML"/>
          <w:rFonts w:ascii="Consolas" w:hAnsi="Consolas"/>
          <w:sz w:val="23"/>
          <w:szCs w:val="23"/>
          <w:shd w:val="clear" w:color="auto" w:fill="F7F7F8"/>
        </w:rPr>
        <w:t>@Configuration</w:t>
      </w:r>
      <w:r>
        <w:rPr>
          <w:rFonts w:ascii="Arial" w:hAnsi="Arial" w:cs="Arial"/>
          <w:color w:val="34302D"/>
          <w:shd w:val="clear" w:color="auto" w:fill="FFFFFF"/>
        </w:rPr>
        <w:t>在这种</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XML</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的情况下使用类的选项。</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Declaring </w:t>
      </w:r>
      <w:r w:rsidRPr="00BA0D5D">
        <w:rPr>
          <w:rFonts w:ascii="Consolas" w:eastAsia="宋体" w:hAnsi="Consolas" w:cs="宋体"/>
          <w:i/>
          <w:iCs/>
          <w:color w:val="0B0A0A"/>
          <w:kern w:val="0"/>
          <w:sz w:val="23"/>
          <w:szCs w:val="23"/>
          <w:shd w:val="clear" w:color="auto" w:fill="F7F7F8"/>
        </w:rPr>
        <w:t>@Configuration</w:t>
      </w:r>
      <w:r w:rsidRPr="00BA0D5D">
        <w:rPr>
          <w:rFonts w:ascii="Arial" w:eastAsia="宋体" w:hAnsi="Arial" w:cs="Arial"/>
          <w:i/>
          <w:iCs/>
          <w:color w:val="0B0A0A"/>
          <w:kern w:val="0"/>
          <w:sz w:val="24"/>
          <w:szCs w:val="24"/>
        </w:rPr>
        <w:t> classes as plain Spring </w:t>
      </w:r>
      <w:r w:rsidRPr="00BA0D5D">
        <w:rPr>
          <w:rFonts w:ascii="Consolas" w:eastAsia="宋体" w:hAnsi="Consolas" w:cs="宋体"/>
          <w:i/>
          <w:iCs/>
          <w:color w:val="0B0A0A"/>
          <w:kern w:val="0"/>
          <w:sz w:val="23"/>
          <w:szCs w:val="23"/>
          <w:shd w:val="clear" w:color="auto" w:fill="F7F7F8"/>
        </w:rPr>
        <w:t>&lt;bean/&gt;</w:t>
      </w:r>
      <w:r w:rsidRPr="00BA0D5D">
        <w:rPr>
          <w:rFonts w:ascii="Arial" w:eastAsia="宋体" w:hAnsi="Arial" w:cs="Arial"/>
          <w:i/>
          <w:iCs/>
          <w:color w:val="0B0A0A"/>
          <w:kern w:val="0"/>
          <w:sz w:val="24"/>
          <w:szCs w:val="24"/>
        </w:rPr>
        <w:t> elements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Remember that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ultimately bean definitions in the container. In this series examples, we create a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named </w:t>
      </w:r>
      <w:r w:rsidRPr="00BA0D5D">
        <w:rPr>
          <w:rFonts w:ascii="Consolas" w:eastAsia="宋体" w:hAnsi="Consolas" w:cs="宋体"/>
          <w:color w:val="34302D"/>
          <w:kern w:val="0"/>
          <w:sz w:val="23"/>
          <w:szCs w:val="23"/>
          <w:shd w:val="clear" w:color="auto" w:fill="F7F7F8"/>
        </w:rPr>
        <w:t>AppConfig</w:t>
      </w:r>
      <w:r w:rsidRPr="00BA0D5D">
        <w:rPr>
          <w:rFonts w:ascii="inherit" w:eastAsia="宋体" w:hAnsi="inherit" w:cs="Arial"/>
          <w:color w:val="34302D"/>
          <w:kern w:val="0"/>
          <w:sz w:val="24"/>
          <w:szCs w:val="24"/>
        </w:rPr>
        <w:t> and include it within </w:t>
      </w:r>
      <w:r w:rsidRPr="00BA0D5D">
        <w:rPr>
          <w:rFonts w:ascii="Consolas" w:eastAsia="宋体" w:hAnsi="Consolas" w:cs="宋体"/>
          <w:color w:val="34302D"/>
          <w:kern w:val="0"/>
          <w:sz w:val="23"/>
          <w:szCs w:val="23"/>
          <w:shd w:val="clear" w:color="auto" w:fill="F7F7F8"/>
        </w:rPr>
        <w:t>system-test-config.xml</w:t>
      </w:r>
      <w:r w:rsidRPr="00BA0D5D">
        <w:rPr>
          <w:rFonts w:ascii="inherit" w:eastAsia="宋体" w:hAnsi="inherit" w:cs="Arial"/>
          <w:color w:val="34302D"/>
          <w:kern w:val="0"/>
          <w:sz w:val="24"/>
          <w:szCs w:val="24"/>
        </w:rPr>
        <w:t> as a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definition. Because</w:t>
      </w:r>
      <w:r w:rsidRPr="00BA0D5D">
        <w:rPr>
          <w:rFonts w:ascii="Consolas" w:eastAsia="宋体" w:hAnsi="Consolas" w:cs="宋体"/>
          <w:color w:val="34302D"/>
          <w:kern w:val="0"/>
          <w:sz w:val="23"/>
          <w:szCs w:val="23"/>
          <w:shd w:val="clear" w:color="auto" w:fill="F7F7F8"/>
        </w:rPr>
        <w:t>&lt;context:annotation-config/&gt;</w:t>
      </w:r>
      <w:r w:rsidRPr="00BA0D5D">
        <w:rPr>
          <w:rFonts w:ascii="inherit" w:eastAsia="宋体" w:hAnsi="inherit" w:cs="Arial"/>
          <w:color w:val="34302D"/>
          <w:kern w:val="0"/>
          <w:sz w:val="24"/>
          <w:szCs w:val="24"/>
        </w:rPr>
        <w:t> is switched on, the container recognizes the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annotation and processes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methods declared in </w:t>
      </w:r>
      <w:r w:rsidRPr="00BA0D5D">
        <w:rPr>
          <w:rFonts w:ascii="Consolas" w:eastAsia="宋体" w:hAnsi="Consolas" w:cs="宋体"/>
          <w:color w:val="34302D"/>
          <w:kern w:val="0"/>
          <w:sz w:val="23"/>
          <w:szCs w:val="23"/>
          <w:shd w:val="clear" w:color="auto" w:fill="F7F7F8"/>
        </w:rPr>
        <w:t>AppConfig</w:t>
      </w:r>
      <w:r w:rsidRPr="00BA0D5D">
        <w:rPr>
          <w:rFonts w:ascii="inherit" w:eastAsia="宋体" w:hAnsi="inherit" w:cs="Arial"/>
          <w:color w:val="34302D"/>
          <w:kern w:val="0"/>
          <w:sz w:val="24"/>
          <w:szCs w:val="24"/>
        </w:rPr>
        <w:t> properly.</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请记住，</w:t>
      </w:r>
      <w:r>
        <w:rPr>
          <w:rStyle w:val="HTML"/>
          <w:rFonts w:ascii="Consolas" w:hAnsi="Consolas"/>
          <w:sz w:val="23"/>
          <w:szCs w:val="23"/>
          <w:shd w:val="clear" w:color="auto" w:fill="F7F7F8"/>
        </w:rPr>
        <w:t>@Configuration</w:t>
      </w:r>
      <w:r>
        <w:rPr>
          <w:rFonts w:ascii="Arial" w:hAnsi="Arial" w:cs="Arial"/>
          <w:color w:val="34302D"/>
          <w:shd w:val="clear" w:color="auto" w:fill="FFFFFF"/>
        </w:rPr>
        <w:t>类最终是容器中的</w:t>
      </w:r>
      <w:r>
        <w:rPr>
          <w:rFonts w:ascii="Arial" w:hAnsi="Arial" w:cs="Arial"/>
          <w:color w:val="34302D"/>
          <w:shd w:val="clear" w:color="auto" w:fill="FFFFFF"/>
        </w:rPr>
        <w:t>bean</w:t>
      </w:r>
      <w:r>
        <w:rPr>
          <w:rFonts w:ascii="Arial" w:hAnsi="Arial" w:cs="Arial"/>
          <w:color w:val="34302D"/>
          <w:shd w:val="clear" w:color="auto" w:fill="FFFFFF"/>
        </w:rPr>
        <w:t>定义。在本系列示例中，我们创建了一个</w:t>
      </w:r>
      <w:r>
        <w:rPr>
          <w:rStyle w:val="HTML"/>
          <w:rFonts w:ascii="Consolas" w:hAnsi="Consolas"/>
          <w:sz w:val="23"/>
          <w:szCs w:val="23"/>
          <w:shd w:val="clear" w:color="auto" w:fill="F7F7F8"/>
        </w:rPr>
        <w:t>@Configuration</w:t>
      </w:r>
      <w:r>
        <w:rPr>
          <w:rFonts w:ascii="Arial" w:hAnsi="Arial" w:cs="Arial"/>
          <w:color w:val="34302D"/>
          <w:shd w:val="clear" w:color="auto" w:fill="FFFFFF"/>
        </w:rPr>
        <w:t>名为的类，</w:t>
      </w:r>
      <w:r>
        <w:rPr>
          <w:rStyle w:val="HTML"/>
          <w:rFonts w:ascii="Consolas" w:hAnsi="Consolas"/>
          <w:sz w:val="23"/>
          <w:szCs w:val="23"/>
          <w:shd w:val="clear" w:color="auto" w:fill="F7F7F8"/>
        </w:rPr>
        <w:t>AppConfig</w:t>
      </w:r>
      <w:r>
        <w:rPr>
          <w:rFonts w:ascii="Arial" w:hAnsi="Arial" w:cs="Arial"/>
          <w:color w:val="34302D"/>
          <w:shd w:val="clear" w:color="auto" w:fill="FFFFFF"/>
        </w:rPr>
        <w:t>并将其</w:t>
      </w:r>
      <w:r>
        <w:rPr>
          <w:rStyle w:val="HTML"/>
          <w:rFonts w:ascii="Consolas" w:hAnsi="Consolas"/>
          <w:sz w:val="23"/>
          <w:szCs w:val="23"/>
          <w:shd w:val="clear" w:color="auto" w:fill="F7F7F8"/>
        </w:rPr>
        <w:t>system-test-config.xml</w:t>
      </w:r>
      <w:r>
        <w:rPr>
          <w:rFonts w:ascii="Arial" w:hAnsi="Arial" w:cs="Arial"/>
          <w:color w:val="34302D"/>
          <w:shd w:val="clear" w:color="auto" w:fill="FFFFFF"/>
        </w:rPr>
        <w:t>作为</w:t>
      </w:r>
      <w:r>
        <w:rPr>
          <w:rStyle w:val="HTML"/>
          <w:rFonts w:ascii="Consolas" w:hAnsi="Consolas"/>
          <w:sz w:val="23"/>
          <w:szCs w:val="23"/>
          <w:shd w:val="clear" w:color="auto" w:fill="F7F7F8"/>
        </w:rPr>
        <w:t>&lt;bean/&gt;</w:t>
      </w:r>
      <w:r>
        <w:rPr>
          <w:rFonts w:ascii="Arial" w:hAnsi="Arial" w:cs="Arial"/>
          <w:color w:val="34302D"/>
          <w:shd w:val="clear" w:color="auto" w:fill="FFFFFF"/>
        </w:rPr>
        <w:t>定义包含在其中。因为</w:t>
      </w:r>
      <w:r>
        <w:rPr>
          <w:rFonts w:ascii="Arial" w:hAnsi="Arial" w:cs="Arial"/>
          <w:color w:val="34302D"/>
          <w:shd w:val="clear" w:color="auto" w:fill="FFFFFF"/>
        </w:rPr>
        <w:t> </w:t>
      </w:r>
      <w:r>
        <w:rPr>
          <w:rStyle w:val="HTML"/>
          <w:rFonts w:ascii="Consolas" w:hAnsi="Consolas"/>
          <w:sz w:val="23"/>
          <w:szCs w:val="23"/>
          <w:shd w:val="clear" w:color="auto" w:fill="F7F7F8"/>
        </w:rPr>
        <w:t>&lt;context:annotation-config/&gt;</w:t>
      </w:r>
      <w:r>
        <w:rPr>
          <w:rFonts w:ascii="Arial" w:hAnsi="Arial" w:cs="Arial"/>
          <w:color w:val="34302D"/>
          <w:shd w:val="clear" w:color="auto" w:fill="FFFFFF"/>
        </w:rPr>
        <w:t>已打开，容器会识别</w:t>
      </w:r>
      <w:r>
        <w:rPr>
          <w:rStyle w:val="HTML"/>
          <w:rFonts w:ascii="Consolas" w:hAnsi="Consolas"/>
          <w:sz w:val="23"/>
          <w:szCs w:val="23"/>
          <w:shd w:val="clear" w:color="auto" w:fill="F7F7F8"/>
        </w:rPr>
        <w:t>@Configuration</w:t>
      </w:r>
      <w:r>
        <w:rPr>
          <w:rFonts w:ascii="Arial" w:hAnsi="Arial" w:cs="Arial"/>
          <w:color w:val="34302D"/>
          <w:shd w:val="clear" w:color="auto" w:fill="FFFFFF"/>
        </w:rPr>
        <w:t>注释并</w:t>
      </w:r>
      <w:r>
        <w:rPr>
          <w:rFonts w:ascii="Arial" w:hAnsi="Arial" w:cs="Arial"/>
          <w:color w:val="34302D"/>
          <w:shd w:val="clear" w:color="auto" w:fill="FFFFFF"/>
        </w:rPr>
        <w:t> </w:t>
      </w:r>
      <w:r>
        <w:rPr>
          <w:rFonts w:ascii="Arial" w:hAnsi="Arial" w:cs="Arial"/>
          <w:color w:val="34302D"/>
          <w:shd w:val="clear" w:color="auto" w:fill="FFFFFF"/>
        </w:rPr>
        <w:t>正确处理</w:t>
      </w:r>
      <w:r>
        <w:rPr>
          <w:rStyle w:val="HTML"/>
          <w:rFonts w:ascii="Consolas" w:hAnsi="Consolas"/>
          <w:sz w:val="23"/>
          <w:szCs w:val="23"/>
          <w:shd w:val="clear" w:color="auto" w:fill="F7F7F8"/>
        </w:rPr>
        <w:t>@Bean</w:t>
      </w:r>
      <w:r>
        <w:rPr>
          <w:rFonts w:ascii="Arial" w:hAnsi="Arial" w:cs="Arial"/>
          <w:color w:val="34302D"/>
          <w:shd w:val="clear" w:color="auto" w:fill="FFFFFF"/>
        </w:rPr>
        <w:t>声明的方法</w:t>
      </w:r>
      <w:r>
        <w:rPr>
          <w:rStyle w:val="HTML"/>
          <w:rFonts w:ascii="Consolas" w:hAnsi="Consolas"/>
          <w:sz w:val="23"/>
          <w:szCs w:val="23"/>
          <w:shd w:val="clear" w:color="auto" w:fill="F7F7F8"/>
        </w:rPr>
        <w:t>AppConfig</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an ordinary configuration class in Java:</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w:t>
      </w:r>
      <w:r>
        <w:rPr>
          <w:rFonts w:ascii="Arial" w:hAnsi="Arial" w:cs="Arial"/>
          <w:color w:val="34302D"/>
          <w:shd w:val="clear" w:color="auto" w:fill="FFFFFF"/>
        </w:rPr>
        <w:t>Java</w:t>
      </w:r>
      <w:r>
        <w:rPr>
          <w:rFonts w:ascii="Arial" w:hAnsi="Arial" w:cs="Arial"/>
          <w:color w:val="34302D"/>
          <w:shd w:val="clear" w:color="auto" w:fill="FFFFFF"/>
        </w:rPr>
        <w:t>中的普通配置类：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DataSource 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AccountRepository accountRepository()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JdbcAccountRepository(dataSource);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TransferService transferService()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TransferService(accountRepository());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part of a sample </w:t>
      </w:r>
      <w:r w:rsidRPr="00BA0D5D">
        <w:rPr>
          <w:rFonts w:ascii="Consolas" w:eastAsia="宋体" w:hAnsi="Consolas" w:cs="宋体"/>
          <w:color w:val="34302D"/>
          <w:kern w:val="0"/>
          <w:sz w:val="23"/>
          <w:szCs w:val="23"/>
          <w:shd w:val="clear" w:color="auto" w:fill="F7F7F8"/>
        </w:rPr>
        <w:t>system-test-config.xml</w:t>
      </w:r>
      <w:r w:rsidRPr="00BA0D5D">
        <w:rPr>
          <w:rFonts w:ascii="inherit" w:eastAsia="宋体" w:hAnsi="inherit" w:cs="Arial"/>
          <w:color w:val="34302D"/>
          <w:kern w:val="0"/>
          <w:sz w:val="24"/>
          <w:szCs w:val="24"/>
        </w:rPr>
        <w:t> file: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以下示例显示了示例</w:t>
      </w:r>
      <w:r>
        <w:rPr>
          <w:rStyle w:val="HTML"/>
          <w:rFonts w:ascii="Consolas" w:hAnsi="Consolas"/>
          <w:sz w:val="23"/>
          <w:szCs w:val="23"/>
          <w:shd w:val="clear" w:color="auto" w:fill="F7F7F8"/>
        </w:rPr>
        <w:t>system-test-config.xml</w:t>
      </w:r>
      <w:r>
        <w:rPr>
          <w:rFonts w:ascii="Arial" w:hAnsi="Arial" w:cs="Arial"/>
          <w:color w:val="34302D"/>
          <w:shd w:val="clear" w:color="auto" w:fill="FFFFFF"/>
        </w:rPr>
        <w:t>文件的一部分：</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enable processing of annotations such as @Autowired and @Configuration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&lt;context:annotation-config/&gt;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&lt;context:property-placeholder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"classpath:/com/acme/jdbc.properties"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"com.acme.AppConfig"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"org.springframework.jdbc.datasource.DriverManagerDataSource"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"${jdbc.url}"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"${jdbc.username}"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"password"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"${jdbc.password}"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possible </w:t>
      </w:r>
      <w:r w:rsidRPr="00BA0D5D">
        <w:rPr>
          <w:rFonts w:ascii="Consolas" w:eastAsia="宋体" w:hAnsi="Consolas" w:cs="宋体"/>
          <w:color w:val="34302D"/>
          <w:kern w:val="0"/>
          <w:sz w:val="23"/>
          <w:szCs w:val="23"/>
          <w:shd w:val="clear" w:color="auto" w:fill="F7F7F8"/>
        </w:rPr>
        <w:t>jdbc.properties</w:t>
      </w:r>
      <w:r w:rsidRPr="00BA0D5D">
        <w:rPr>
          <w:rFonts w:ascii="inherit" w:eastAsia="宋体" w:hAnsi="inherit" w:cs="Arial"/>
          <w:color w:val="34302D"/>
          <w:kern w:val="0"/>
          <w:sz w:val="24"/>
          <w:szCs w:val="24"/>
        </w:rPr>
        <w:t> file: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以下示例显示了一个可能的</w:t>
      </w:r>
      <w:r>
        <w:rPr>
          <w:rStyle w:val="HTML"/>
          <w:rFonts w:ascii="Consolas" w:hAnsi="Consolas"/>
          <w:sz w:val="23"/>
          <w:szCs w:val="23"/>
          <w:shd w:val="clear" w:color="auto" w:fill="F7F7F8"/>
        </w:rPr>
        <w:t>jdbc.properties</w:t>
      </w:r>
      <w:r>
        <w:rPr>
          <w:rFonts w:ascii="Arial" w:hAnsi="Arial" w:cs="Arial"/>
          <w:color w:val="34302D"/>
          <w:shd w:val="clear" w:color="auto" w:fill="FFFFFF"/>
        </w:rPr>
        <w:t>文件：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jdbc.url=jdbc:hsqldb:hsql://localhost/xdb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jdbc.username=sa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jdbc.password=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"classpath:/com/acme/system-test-config.xml"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4F273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w:t>
            </w:r>
            <w:r w:rsidRPr="00BA0D5D">
              <w:rPr>
                <w:rFonts w:ascii="Consolas" w:eastAsia="宋体" w:hAnsi="Consolas" w:cs="宋体"/>
                <w:kern w:val="0"/>
                <w:sz w:val="23"/>
                <w:szCs w:val="23"/>
                <w:shd w:val="clear" w:color="auto" w:fill="F7F7F8"/>
              </w:rPr>
              <w:t>system-test-config.xml</w:t>
            </w:r>
            <w:r w:rsidRPr="00BA0D5D">
              <w:rPr>
                <w:rFonts w:ascii="宋体" w:eastAsia="宋体" w:hAnsi="宋体" w:cs="宋体"/>
                <w:kern w:val="0"/>
                <w:sz w:val="24"/>
                <w:szCs w:val="24"/>
              </w:rPr>
              <w:t> file, the </w:t>
            </w:r>
            <w:r w:rsidRPr="00BA0D5D">
              <w:rPr>
                <w:rFonts w:ascii="Consolas" w:eastAsia="宋体" w:hAnsi="Consolas" w:cs="宋体"/>
                <w:kern w:val="0"/>
                <w:sz w:val="23"/>
                <w:szCs w:val="23"/>
                <w:shd w:val="clear" w:color="auto" w:fill="F7F7F8"/>
              </w:rPr>
              <w:t>AppConfig</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&lt;bean/&gt;</w:t>
            </w:r>
            <w:r w:rsidRPr="00BA0D5D">
              <w:rPr>
                <w:rFonts w:ascii="宋体" w:eastAsia="宋体" w:hAnsi="宋体" w:cs="宋体"/>
                <w:kern w:val="0"/>
                <w:sz w:val="24"/>
                <w:szCs w:val="24"/>
              </w:rPr>
              <w:t> does not declare an </w:t>
            </w:r>
            <w:r w:rsidRPr="00BA0D5D">
              <w:rPr>
                <w:rFonts w:ascii="Consolas" w:eastAsia="宋体" w:hAnsi="Consolas" w:cs="宋体"/>
                <w:kern w:val="0"/>
                <w:sz w:val="23"/>
                <w:szCs w:val="23"/>
                <w:shd w:val="clear" w:color="auto" w:fill="F7F7F8"/>
              </w:rPr>
              <w:t>id</w:t>
            </w:r>
            <w:r w:rsidRPr="00BA0D5D">
              <w:rPr>
                <w:rFonts w:ascii="宋体" w:eastAsia="宋体" w:hAnsi="宋体" w:cs="宋体"/>
                <w:kern w:val="0"/>
                <w:sz w:val="24"/>
                <w:szCs w:val="24"/>
              </w:rPr>
              <w:t xml:space="preserve"> element. While it would be acceptable to do so, it is unnecessary, given that no other bean ever refers to it, and it is unlikely to be explicitly </w:t>
            </w:r>
            <w:r w:rsidRPr="00BA0D5D">
              <w:rPr>
                <w:rFonts w:ascii="宋体" w:eastAsia="宋体" w:hAnsi="宋体" w:cs="宋体"/>
                <w:kern w:val="0"/>
                <w:sz w:val="24"/>
                <w:szCs w:val="24"/>
              </w:rPr>
              <w:lastRenderedPageBreak/>
              <w:t>fetched from the container by name. Similarly, the </w:t>
            </w:r>
            <w:r w:rsidRPr="00BA0D5D">
              <w:rPr>
                <w:rFonts w:ascii="Consolas" w:eastAsia="宋体" w:hAnsi="Consolas" w:cs="宋体"/>
                <w:kern w:val="0"/>
                <w:sz w:val="23"/>
                <w:szCs w:val="23"/>
                <w:shd w:val="clear" w:color="auto" w:fill="F7F7F8"/>
              </w:rPr>
              <w:t>DataSource</w:t>
            </w:r>
            <w:r w:rsidRPr="00BA0D5D">
              <w:rPr>
                <w:rFonts w:ascii="宋体" w:eastAsia="宋体" w:hAnsi="宋体" w:cs="宋体"/>
                <w:kern w:val="0"/>
                <w:sz w:val="24"/>
                <w:szCs w:val="24"/>
              </w:rPr>
              <w:t> bean is only ever autowired by type, so an explicit bean </w:t>
            </w:r>
            <w:r w:rsidRPr="00BA0D5D">
              <w:rPr>
                <w:rFonts w:ascii="Consolas" w:eastAsia="宋体" w:hAnsi="Consolas" w:cs="宋体"/>
                <w:kern w:val="0"/>
                <w:sz w:val="23"/>
                <w:szCs w:val="23"/>
                <w:shd w:val="clear" w:color="auto" w:fill="F7F7F8"/>
              </w:rPr>
              <w:t>id</w:t>
            </w:r>
            <w:r w:rsidRPr="00BA0D5D">
              <w:rPr>
                <w:rFonts w:ascii="宋体" w:eastAsia="宋体" w:hAnsi="宋体" w:cs="宋体"/>
                <w:kern w:val="0"/>
                <w:sz w:val="24"/>
                <w:szCs w:val="24"/>
              </w:rPr>
              <w:t> is not strictly required.</w:t>
            </w:r>
          </w:p>
          <w:p w:rsidR="004F2734" w:rsidRPr="00BA0D5D" w:rsidRDefault="004F2734" w:rsidP="00BA0D5D">
            <w:pPr>
              <w:widowControl/>
              <w:jc w:val="left"/>
              <w:rPr>
                <w:rFonts w:ascii="宋体" w:eastAsia="宋体" w:hAnsi="宋体" w:cs="宋体"/>
                <w:kern w:val="0"/>
                <w:sz w:val="24"/>
                <w:szCs w:val="24"/>
              </w:rPr>
            </w:pPr>
            <w:r>
              <w:rPr>
                <w:rFonts w:ascii="Arial" w:hAnsi="Arial" w:cs="Arial"/>
                <w:shd w:val="clear" w:color="auto" w:fill="EBF1E7"/>
              </w:rPr>
              <w:t>在</w:t>
            </w:r>
            <w:r>
              <w:rPr>
                <w:rStyle w:val="HTML"/>
                <w:rFonts w:ascii="Consolas" w:hAnsi="Consolas"/>
                <w:sz w:val="23"/>
                <w:szCs w:val="23"/>
                <w:shd w:val="clear" w:color="auto" w:fill="F7F7F8"/>
              </w:rPr>
              <w:t>system-test-config.xml</w:t>
            </w:r>
            <w:r>
              <w:rPr>
                <w:rFonts w:ascii="Arial" w:hAnsi="Arial" w:cs="Arial"/>
                <w:shd w:val="clear" w:color="auto" w:fill="EBF1E7"/>
              </w:rPr>
              <w:t>文件中，</w:t>
            </w:r>
            <w:r>
              <w:rPr>
                <w:rStyle w:val="HTML"/>
                <w:rFonts w:ascii="Consolas" w:hAnsi="Consolas"/>
                <w:sz w:val="23"/>
                <w:szCs w:val="23"/>
                <w:shd w:val="clear" w:color="auto" w:fill="F7F7F8"/>
              </w:rPr>
              <w:t>AppConfig</w:t>
            </w:r>
            <w:r>
              <w:rPr>
                <w:rFonts w:ascii="Arial" w:hAnsi="Arial" w:cs="Arial"/>
                <w:shd w:val="clear" w:color="auto" w:fill="EBF1E7"/>
              </w:rPr>
              <w:t> </w:t>
            </w:r>
            <w:r>
              <w:rPr>
                <w:rStyle w:val="HTML"/>
                <w:rFonts w:ascii="Consolas" w:hAnsi="Consolas"/>
                <w:sz w:val="23"/>
                <w:szCs w:val="23"/>
                <w:shd w:val="clear" w:color="auto" w:fill="F7F7F8"/>
              </w:rPr>
              <w:t>&lt;bean/&gt;</w:t>
            </w:r>
            <w:r>
              <w:rPr>
                <w:rFonts w:ascii="Arial" w:hAnsi="Arial" w:cs="Arial"/>
                <w:shd w:val="clear" w:color="auto" w:fill="EBF1E7"/>
              </w:rPr>
              <w:t>不声明</w:t>
            </w:r>
            <w:r>
              <w:rPr>
                <w:rStyle w:val="HTML"/>
                <w:rFonts w:ascii="Consolas" w:hAnsi="Consolas"/>
                <w:sz w:val="23"/>
                <w:szCs w:val="23"/>
                <w:shd w:val="clear" w:color="auto" w:fill="F7F7F8"/>
              </w:rPr>
              <w:t>id</w:t>
            </w:r>
            <w:r>
              <w:rPr>
                <w:rFonts w:ascii="Arial" w:hAnsi="Arial" w:cs="Arial"/>
                <w:shd w:val="clear" w:color="auto" w:fill="EBF1E7"/>
              </w:rPr>
              <w:t> </w:t>
            </w:r>
            <w:r>
              <w:rPr>
                <w:rFonts w:ascii="Arial" w:hAnsi="Arial" w:cs="Arial"/>
                <w:shd w:val="clear" w:color="auto" w:fill="EBF1E7"/>
              </w:rPr>
              <w:t>元素。虽然这样做是可以接受的，但是没有必要，因为没有其他</w:t>
            </w:r>
            <w:r>
              <w:rPr>
                <w:rFonts w:ascii="Arial" w:hAnsi="Arial" w:cs="Arial"/>
                <w:shd w:val="clear" w:color="auto" w:fill="EBF1E7"/>
              </w:rPr>
              <w:t>bean</w:t>
            </w:r>
            <w:r>
              <w:rPr>
                <w:rFonts w:ascii="Arial" w:hAnsi="Arial" w:cs="Arial"/>
                <w:shd w:val="clear" w:color="auto" w:fill="EBF1E7"/>
              </w:rPr>
              <w:t>引用它，并且不太可能通过名称从容器中明确地获取它。类似地，</w:t>
            </w:r>
            <w:r>
              <w:rPr>
                <w:rStyle w:val="HTML"/>
                <w:rFonts w:ascii="Consolas" w:hAnsi="Consolas"/>
                <w:sz w:val="23"/>
                <w:szCs w:val="23"/>
                <w:shd w:val="clear" w:color="auto" w:fill="F7F7F8"/>
              </w:rPr>
              <w:t>DataSource</w:t>
            </w:r>
            <w:r>
              <w:rPr>
                <w:rFonts w:ascii="Arial" w:hAnsi="Arial" w:cs="Arial"/>
                <w:shd w:val="clear" w:color="auto" w:fill="EBF1E7"/>
              </w:rPr>
              <w:t>bean</w:t>
            </w:r>
            <w:r>
              <w:rPr>
                <w:rFonts w:ascii="Arial" w:hAnsi="Arial" w:cs="Arial"/>
                <w:shd w:val="clear" w:color="auto" w:fill="EBF1E7"/>
              </w:rPr>
              <w:t>只是按类型自动装配，因此</w:t>
            </w:r>
            <w:r>
              <w:rPr>
                <w:rStyle w:val="HTML"/>
                <w:rFonts w:ascii="Consolas" w:hAnsi="Consolas"/>
                <w:sz w:val="23"/>
                <w:szCs w:val="23"/>
                <w:shd w:val="clear" w:color="auto" w:fill="F7F7F8"/>
              </w:rPr>
              <w:t>id</w:t>
            </w:r>
            <w:r>
              <w:rPr>
                <w:rFonts w:ascii="Arial" w:hAnsi="Arial" w:cs="Arial"/>
                <w:shd w:val="clear" w:color="auto" w:fill="EBF1E7"/>
              </w:rPr>
              <w:t> </w:t>
            </w:r>
            <w:r>
              <w:rPr>
                <w:rFonts w:ascii="Arial" w:hAnsi="Arial" w:cs="Arial"/>
                <w:shd w:val="clear" w:color="auto" w:fill="EBF1E7"/>
              </w:rPr>
              <w:t>不严格要求显式</w:t>
            </w:r>
            <w:r>
              <w:rPr>
                <w:rFonts w:ascii="Arial" w:hAnsi="Arial" w:cs="Arial"/>
                <w:shd w:val="clear" w:color="auto" w:fill="EBF1E7"/>
              </w:rPr>
              <w:t>bean </w:t>
            </w:r>
            <w:r>
              <w:rPr>
                <w:rFonts w:ascii="Arial" w:hAnsi="Arial" w:cs="Arial"/>
                <w:shd w:val="clear" w:color="auto" w:fill="EBF1E7"/>
              </w:rPr>
              <w:t>。</w:t>
            </w:r>
          </w:p>
        </w:tc>
      </w:tr>
    </w:tbl>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Using &lt;context:component-scan/&gt; to pick up </w:t>
      </w:r>
      <w:r w:rsidRPr="00BA0D5D">
        <w:rPr>
          <w:rFonts w:ascii="Consolas" w:eastAsia="宋体" w:hAnsi="Consolas" w:cs="宋体"/>
          <w:i/>
          <w:iCs/>
          <w:color w:val="0B0A0A"/>
          <w:kern w:val="0"/>
          <w:sz w:val="23"/>
          <w:szCs w:val="23"/>
          <w:shd w:val="clear" w:color="auto" w:fill="F7F7F8"/>
        </w:rPr>
        <w:t>@Configuration</w:t>
      </w:r>
      <w:r w:rsidRPr="00BA0D5D">
        <w:rPr>
          <w:rFonts w:ascii="Arial" w:eastAsia="宋体" w:hAnsi="Arial" w:cs="Arial"/>
          <w:i/>
          <w:iCs/>
          <w:color w:val="0B0A0A"/>
          <w:kern w:val="0"/>
          <w:sz w:val="24"/>
          <w:szCs w:val="24"/>
        </w:rPr>
        <w:t> classes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is meta-annotated with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-annotated classes are automatically candidates for component scanning. Using the same scenario as describe in the previous example, we can redefine </w:t>
      </w:r>
      <w:r w:rsidRPr="00BA0D5D">
        <w:rPr>
          <w:rFonts w:ascii="Consolas" w:eastAsia="宋体" w:hAnsi="Consolas" w:cs="宋体"/>
          <w:color w:val="34302D"/>
          <w:kern w:val="0"/>
          <w:sz w:val="23"/>
          <w:szCs w:val="23"/>
          <w:shd w:val="clear" w:color="auto" w:fill="F7F7F8"/>
        </w:rPr>
        <w:t>system-test-config.xml</w:t>
      </w:r>
      <w:r w:rsidRPr="00BA0D5D">
        <w:rPr>
          <w:rFonts w:ascii="inherit" w:eastAsia="宋体" w:hAnsi="inherit" w:cs="Arial"/>
          <w:color w:val="34302D"/>
          <w:kern w:val="0"/>
          <w:sz w:val="24"/>
          <w:szCs w:val="24"/>
        </w:rPr>
        <w:t> to take advantage of component-scanning. Note that, in this case, we need not explicitly declare</w:t>
      </w:r>
      <w:r w:rsidRPr="00BA0D5D">
        <w:rPr>
          <w:rFonts w:ascii="Consolas" w:eastAsia="宋体" w:hAnsi="Consolas" w:cs="宋体"/>
          <w:color w:val="34302D"/>
          <w:kern w:val="0"/>
          <w:sz w:val="23"/>
          <w:szCs w:val="23"/>
          <w:shd w:val="clear" w:color="auto" w:fill="F7F7F8"/>
        </w:rPr>
        <w:t>&lt;context:annotation-config/&gt;</w:t>
      </w:r>
      <w:r w:rsidRPr="00BA0D5D">
        <w:rPr>
          <w:rFonts w:ascii="inherit" w:eastAsia="宋体" w:hAnsi="inherit" w:cs="Arial"/>
          <w:color w:val="34302D"/>
          <w:kern w:val="0"/>
          <w:sz w:val="24"/>
          <w:szCs w:val="24"/>
        </w:rPr>
        <w:t>, because </w:t>
      </w:r>
      <w:r w:rsidRPr="00BA0D5D">
        <w:rPr>
          <w:rFonts w:ascii="Consolas" w:eastAsia="宋体" w:hAnsi="Consolas" w:cs="宋体"/>
          <w:color w:val="34302D"/>
          <w:kern w:val="0"/>
          <w:sz w:val="23"/>
          <w:szCs w:val="23"/>
          <w:shd w:val="clear" w:color="auto" w:fill="F7F7F8"/>
        </w:rPr>
        <w:t>&lt;context:component-scan/&gt;</w:t>
      </w:r>
      <w:r w:rsidRPr="00BA0D5D">
        <w:rPr>
          <w:rFonts w:ascii="inherit" w:eastAsia="宋体" w:hAnsi="inherit" w:cs="Arial"/>
          <w:color w:val="34302D"/>
          <w:kern w:val="0"/>
          <w:sz w:val="24"/>
          <w:szCs w:val="24"/>
        </w:rPr>
        <w:t> enables the same functionality.</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因为</w:t>
      </w:r>
      <w:r>
        <w:rPr>
          <w:rStyle w:val="HTML"/>
          <w:rFonts w:ascii="Consolas" w:hAnsi="Consolas"/>
          <w:sz w:val="23"/>
          <w:szCs w:val="23"/>
          <w:shd w:val="clear" w:color="auto" w:fill="F7F7F8"/>
        </w:rPr>
        <w:t>@Configuration</w:t>
      </w:r>
      <w:r>
        <w:rPr>
          <w:rFonts w:ascii="Arial" w:hAnsi="Arial" w:cs="Arial"/>
          <w:color w:val="34302D"/>
          <w:shd w:val="clear" w:color="auto" w:fill="FFFFFF"/>
        </w:rPr>
        <w:t>带有元注释</w:t>
      </w:r>
      <w:r>
        <w:rPr>
          <w:rStyle w:val="HTML"/>
          <w:rFonts w:ascii="Consolas" w:hAnsi="Consolas"/>
          <w:sz w:val="23"/>
          <w:szCs w:val="23"/>
          <w:shd w:val="clear" w:color="auto" w:fill="F7F7F8"/>
        </w:rPr>
        <w:t>@Component</w:t>
      </w:r>
      <w:r>
        <w:rPr>
          <w:rFonts w:ascii="Arial" w:hAnsi="Arial" w:cs="Arial"/>
          <w:color w:val="34302D"/>
          <w:shd w:val="clear" w:color="auto" w:fill="FFFFFF"/>
        </w:rPr>
        <w:t>，注释</w:t>
      </w:r>
      <w:r>
        <w:rPr>
          <w:rStyle w:val="HTML"/>
          <w:rFonts w:ascii="Consolas" w:hAnsi="Consolas"/>
          <w:sz w:val="23"/>
          <w:szCs w:val="23"/>
          <w:shd w:val="clear" w:color="auto" w:fill="F7F7F8"/>
        </w:rPr>
        <w:t>@Configuration</w:t>
      </w:r>
      <w:r>
        <w:rPr>
          <w:rFonts w:ascii="Arial" w:hAnsi="Arial" w:cs="Arial"/>
          <w:color w:val="34302D"/>
          <w:shd w:val="clear" w:color="auto" w:fill="FFFFFF"/>
        </w:rPr>
        <w:t>类自动成为组件扫描的候选者。使用与前一个示例中描述的相同的方案，我们可以重新定义</w:t>
      </w:r>
      <w:r>
        <w:rPr>
          <w:rStyle w:val="HTML"/>
          <w:rFonts w:ascii="Consolas" w:hAnsi="Consolas"/>
          <w:sz w:val="23"/>
          <w:szCs w:val="23"/>
          <w:shd w:val="clear" w:color="auto" w:fill="F7F7F8"/>
        </w:rPr>
        <w:t>system-test-config.xml</w:t>
      </w:r>
      <w:r>
        <w:rPr>
          <w:rFonts w:ascii="Arial" w:hAnsi="Arial" w:cs="Arial"/>
          <w:color w:val="34302D"/>
          <w:shd w:val="clear" w:color="auto" w:fill="FFFFFF"/>
        </w:rPr>
        <w:t>以利用组件扫描。请注意，在这种情况下，我们不需要显式声明</w:t>
      </w:r>
      <w:r>
        <w:rPr>
          <w:rStyle w:val="HTML"/>
          <w:rFonts w:ascii="Consolas" w:hAnsi="Consolas"/>
          <w:sz w:val="23"/>
          <w:szCs w:val="23"/>
          <w:shd w:val="clear" w:color="auto" w:fill="F7F7F8"/>
        </w:rPr>
        <w:t>&lt;context:annotation-config/&gt;</w:t>
      </w:r>
      <w:r>
        <w:rPr>
          <w:rFonts w:ascii="Arial" w:hAnsi="Arial" w:cs="Arial"/>
          <w:color w:val="34302D"/>
          <w:shd w:val="clear" w:color="auto" w:fill="FFFFFF"/>
        </w:rPr>
        <w:t>，因为</w:t>
      </w:r>
      <w:r>
        <w:rPr>
          <w:rStyle w:val="HTML"/>
          <w:rFonts w:ascii="Consolas" w:hAnsi="Consolas"/>
          <w:sz w:val="23"/>
          <w:szCs w:val="23"/>
          <w:shd w:val="clear" w:color="auto" w:fill="F7F7F8"/>
        </w:rPr>
        <w:t>&lt;context:component-scan/&gt;</w:t>
      </w:r>
      <w:r>
        <w:rPr>
          <w:rFonts w:ascii="Arial" w:hAnsi="Arial" w:cs="Arial"/>
          <w:color w:val="34302D"/>
          <w:shd w:val="clear" w:color="auto" w:fill="FFFFFF"/>
        </w:rPr>
        <w:t>启用相同的功能。</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modified </w:t>
      </w:r>
      <w:r w:rsidRPr="00BA0D5D">
        <w:rPr>
          <w:rFonts w:ascii="Consolas" w:eastAsia="宋体" w:hAnsi="Consolas" w:cs="宋体"/>
          <w:color w:val="34302D"/>
          <w:kern w:val="0"/>
          <w:sz w:val="23"/>
          <w:szCs w:val="23"/>
          <w:shd w:val="clear" w:color="auto" w:fill="F7F7F8"/>
        </w:rPr>
        <w:t>system-test-config.xml</w:t>
      </w:r>
      <w:r w:rsidRPr="00BA0D5D">
        <w:rPr>
          <w:rFonts w:ascii="inherit" w:eastAsia="宋体" w:hAnsi="inherit" w:cs="Arial"/>
          <w:color w:val="34302D"/>
          <w:kern w:val="0"/>
          <w:sz w:val="24"/>
          <w:szCs w:val="24"/>
        </w:rPr>
        <w:t> file:</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以下示例显示了已修改的</w:t>
      </w:r>
      <w:r>
        <w:rPr>
          <w:rStyle w:val="HTML"/>
          <w:rFonts w:ascii="Consolas" w:hAnsi="Consolas"/>
          <w:sz w:val="23"/>
          <w:szCs w:val="23"/>
          <w:shd w:val="clear" w:color="auto" w:fill="F7F7F8"/>
        </w:rPr>
        <w:t>system-test-config.xml</w:t>
      </w:r>
      <w:r>
        <w:rPr>
          <w:rFonts w:ascii="Arial" w:hAnsi="Arial" w:cs="Arial"/>
          <w:color w:val="34302D"/>
          <w:shd w:val="clear" w:color="auto" w:fill="FFFFFF"/>
        </w:rPr>
        <w:t>文件：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picks up and registers AppConfig as a bean definition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&lt;context:component-scan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base-package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"com.acme"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&lt;context:property-placeholder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"classpath:/com/acme/jdbc.properties"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"org.springframework.jdbc.datasource.DriverManagerDataSource"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"${jdbc.url}"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"username"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"${jdbc.username}"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"password"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"${jdbc.password}"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Consolas" w:eastAsia="宋体" w:hAnsi="Consolas" w:cs="宋体"/>
          <w:color w:val="34302D"/>
          <w:kern w:val="0"/>
          <w:sz w:val="23"/>
          <w:szCs w:val="23"/>
          <w:shd w:val="clear" w:color="auto" w:fill="F7F7F8"/>
        </w:rPr>
        <w:t>@Configuration</w:t>
      </w:r>
      <w:r w:rsidRPr="00BA0D5D">
        <w:rPr>
          <w:rFonts w:ascii="Arial" w:eastAsia="宋体" w:hAnsi="Arial" w:cs="Arial"/>
          <w:color w:val="34302D"/>
          <w:kern w:val="0"/>
          <w:sz w:val="24"/>
          <w:szCs w:val="24"/>
        </w:rPr>
        <w:t> Class-centric Use of XML with </w:t>
      </w:r>
      <w:r w:rsidRPr="00BA0D5D">
        <w:rPr>
          <w:rFonts w:ascii="Consolas" w:eastAsia="宋体" w:hAnsi="Consolas" w:cs="宋体"/>
          <w:color w:val="34302D"/>
          <w:kern w:val="0"/>
          <w:sz w:val="23"/>
          <w:szCs w:val="23"/>
          <w:shd w:val="clear" w:color="auto" w:fill="F7F7F8"/>
        </w:rPr>
        <w:t>@ImportResource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applications where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are the primary mechanism for configuring the container, it is still likely necessary to use at least some XML. In these scenarios, you can use </w:t>
      </w:r>
      <w:r w:rsidRPr="00BA0D5D">
        <w:rPr>
          <w:rFonts w:ascii="Consolas" w:eastAsia="宋体" w:hAnsi="Consolas" w:cs="宋体"/>
          <w:color w:val="34302D"/>
          <w:kern w:val="0"/>
          <w:sz w:val="23"/>
          <w:szCs w:val="23"/>
          <w:shd w:val="clear" w:color="auto" w:fill="F7F7F8"/>
        </w:rPr>
        <w:t>@ImportResource</w:t>
      </w:r>
      <w:r w:rsidRPr="00BA0D5D">
        <w:rPr>
          <w:rFonts w:ascii="inherit" w:eastAsia="宋体" w:hAnsi="inherit" w:cs="Arial"/>
          <w:color w:val="34302D"/>
          <w:kern w:val="0"/>
          <w:sz w:val="24"/>
          <w:szCs w:val="24"/>
        </w:rPr>
        <w:t> and define only as much XML as you need. Doing so achieves a “Java-centric” approach to configuring the container and keeps XML to a bare minimum. The following example (which includes a configuration class, an XML file that defines a bean, a properties file, and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class) shows how to use the </w:t>
      </w:r>
      <w:r w:rsidRPr="00BA0D5D">
        <w:rPr>
          <w:rFonts w:ascii="Consolas" w:eastAsia="宋体" w:hAnsi="Consolas" w:cs="宋体"/>
          <w:color w:val="34302D"/>
          <w:kern w:val="0"/>
          <w:sz w:val="23"/>
          <w:szCs w:val="23"/>
          <w:shd w:val="clear" w:color="auto" w:fill="F7F7F8"/>
        </w:rPr>
        <w:t>@ImportResource</w:t>
      </w:r>
      <w:r w:rsidRPr="00BA0D5D">
        <w:rPr>
          <w:rFonts w:ascii="inherit" w:eastAsia="宋体" w:hAnsi="inherit" w:cs="Arial"/>
          <w:color w:val="34302D"/>
          <w:kern w:val="0"/>
          <w:sz w:val="24"/>
          <w:szCs w:val="24"/>
        </w:rPr>
        <w:t> annotation to achieve “Java-centric” configuration that uses XML as needed:</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@Configuration</w:t>
      </w:r>
      <w:r>
        <w:rPr>
          <w:rFonts w:ascii="Arial" w:hAnsi="Arial" w:cs="Arial"/>
          <w:color w:val="34302D"/>
          <w:shd w:val="clear" w:color="auto" w:fill="FFFFFF"/>
        </w:rPr>
        <w:t>类是配置容器的主要机制的应用程序中，仍然可能需要使用至少一些</w:t>
      </w:r>
      <w:r>
        <w:rPr>
          <w:rFonts w:ascii="Arial" w:hAnsi="Arial" w:cs="Arial"/>
          <w:color w:val="34302D"/>
          <w:shd w:val="clear" w:color="auto" w:fill="FFFFFF"/>
        </w:rPr>
        <w:t>XML</w:t>
      </w:r>
      <w:r>
        <w:rPr>
          <w:rFonts w:ascii="Arial" w:hAnsi="Arial" w:cs="Arial"/>
          <w:color w:val="34302D"/>
          <w:shd w:val="clear" w:color="auto" w:fill="FFFFFF"/>
        </w:rPr>
        <w:t>。在这些场景中，您可以</w:t>
      </w:r>
      <w:r>
        <w:rPr>
          <w:rStyle w:val="HTML"/>
          <w:rFonts w:ascii="Consolas" w:hAnsi="Consolas"/>
          <w:sz w:val="23"/>
          <w:szCs w:val="23"/>
          <w:shd w:val="clear" w:color="auto" w:fill="F7F7F8"/>
        </w:rPr>
        <w:t>@ImportResource</w:t>
      </w:r>
      <w:r>
        <w:rPr>
          <w:rFonts w:ascii="Arial" w:hAnsi="Arial" w:cs="Arial"/>
          <w:color w:val="34302D"/>
          <w:shd w:val="clear" w:color="auto" w:fill="FFFFFF"/>
        </w:rPr>
        <w:t>根据需要使用和定义尽可能多的</w:t>
      </w:r>
      <w:r>
        <w:rPr>
          <w:rFonts w:ascii="Arial" w:hAnsi="Arial" w:cs="Arial"/>
          <w:color w:val="34302D"/>
          <w:shd w:val="clear" w:color="auto" w:fill="FFFFFF"/>
        </w:rPr>
        <w:t>XML</w:t>
      </w:r>
      <w:r>
        <w:rPr>
          <w:rFonts w:ascii="Arial" w:hAnsi="Arial" w:cs="Arial"/>
          <w:color w:val="34302D"/>
          <w:shd w:val="clear" w:color="auto" w:fill="FFFFFF"/>
        </w:rPr>
        <w:t>。这样做可以实现</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Java</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的方法来配置容器并将</w:t>
      </w:r>
      <w:r>
        <w:rPr>
          <w:rFonts w:ascii="Arial" w:hAnsi="Arial" w:cs="Arial"/>
          <w:color w:val="34302D"/>
          <w:shd w:val="clear" w:color="auto" w:fill="FFFFFF"/>
        </w:rPr>
        <w:t>XML</w:t>
      </w:r>
      <w:r>
        <w:rPr>
          <w:rFonts w:ascii="Arial" w:hAnsi="Arial" w:cs="Arial"/>
          <w:color w:val="34302D"/>
          <w:shd w:val="clear" w:color="auto" w:fill="FFFFFF"/>
        </w:rPr>
        <w:t>保持在最低限度。以下示例（包括配置类，定义</w:t>
      </w:r>
      <w:r>
        <w:rPr>
          <w:rFonts w:ascii="Arial" w:hAnsi="Arial" w:cs="Arial"/>
          <w:color w:val="34302D"/>
          <w:shd w:val="clear" w:color="auto" w:fill="FFFFFF"/>
        </w:rPr>
        <w:t>bean</w:t>
      </w:r>
      <w:r>
        <w:rPr>
          <w:rFonts w:ascii="Arial" w:hAnsi="Arial" w:cs="Arial"/>
          <w:color w:val="34302D"/>
          <w:shd w:val="clear" w:color="auto" w:fill="FFFFFF"/>
        </w:rPr>
        <w:t>的</w:t>
      </w:r>
      <w:r>
        <w:rPr>
          <w:rFonts w:ascii="Arial" w:hAnsi="Arial" w:cs="Arial"/>
          <w:color w:val="34302D"/>
          <w:shd w:val="clear" w:color="auto" w:fill="FFFFFF"/>
        </w:rPr>
        <w:t>XML</w:t>
      </w:r>
      <w:r>
        <w:rPr>
          <w:rFonts w:ascii="Arial" w:hAnsi="Arial" w:cs="Arial"/>
          <w:color w:val="34302D"/>
          <w:shd w:val="clear" w:color="auto" w:fill="FFFFFF"/>
        </w:rPr>
        <w:t>文件，属性文件和</w:t>
      </w:r>
      <w:r>
        <w:rPr>
          <w:rStyle w:val="HTML"/>
          <w:rFonts w:ascii="Consolas" w:hAnsi="Consolas"/>
          <w:sz w:val="23"/>
          <w:szCs w:val="23"/>
          <w:shd w:val="clear" w:color="auto" w:fill="F7F7F8"/>
        </w:rPr>
        <w:t>main</w:t>
      </w:r>
      <w:r>
        <w:rPr>
          <w:rFonts w:ascii="Arial" w:hAnsi="Arial" w:cs="Arial"/>
          <w:color w:val="34302D"/>
          <w:shd w:val="clear" w:color="auto" w:fill="FFFFFF"/>
        </w:rPr>
        <w:t>类）显示了如何使用</w:t>
      </w:r>
      <w:r>
        <w:rPr>
          <w:rStyle w:val="HTML"/>
          <w:rFonts w:ascii="Consolas" w:hAnsi="Consolas"/>
          <w:sz w:val="23"/>
          <w:szCs w:val="23"/>
          <w:shd w:val="clear" w:color="auto" w:fill="F7F7F8"/>
        </w:rPr>
        <w:t>@ImportResource</w:t>
      </w:r>
      <w:r>
        <w:rPr>
          <w:rFonts w:ascii="Arial" w:hAnsi="Arial" w:cs="Arial"/>
          <w:color w:val="34302D"/>
          <w:shd w:val="clear" w:color="auto" w:fill="FFFFFF"/>
        </w:rPr>
        <w:t>注释来实现根据需要使用</w:t>
      </w:r>
      <w:r>
        <w:rPr>
          <w:rFonts w:ascii="Arial" w:hAnsi="Arial" w:cs="Arial"/>
          <w:color w:val="34302D"/>
          <w:shd w:val="clear" w:color="auto" w:fill="FFFFFF"/>
        </w:rPr>
        <w:t>XML</w:t>
      </w:r>
      <w:r>
        <w:rPr>
          <w:rFonts w:ascii="Arial" w:hAnsi="Arial" w:cs="Arial"/>
          <w:color w:val="34302D"/>
          <w:shd w:val="clear" w:color="auto" w:fill="FFFFFF"/>
        </w:rPr>
        <w:t>的</w:t>
      </w:r>
      <w:r>
        <w:rPr>
          <w:rFonts w:ascii="Arial" w:hAnsi="Arial" w:cs="Arial"/>
          <w:color w:val="34302D"/>
          <w:shd w:val="clear" w:color="auto" w:fill="FFFFFF"/>
        </w:rPr>
        <w:t>“</w:t>
      </w:r>
      <w:r>
        <w:rPr>
          <w:rFonts w:ascii="Arial" w:hAnsi="Arial" w:cs="Arial"/>
          <w:color w:val="34302D"/>
          <w:shd w:val="clear" w:color="auto" w:fill="FFFFFF"/>
        </w:rPr>
        <w:t>以</w:t>
      </w:r>
      <w:r>
        <w:rPr>
          <w:rFonts w:ascii="Arial" w:hAnsi="Arial" w:cs="Arial"/>
          <w:color w:val="34302D"/>
          <w:shd w:val="clear" w:color="auto" w:fill="FFFFFF"/>
        </w:rPr>
        <w:t>Java</w:t>
      </w:r>
      <w:r>
        <w:rPr>
          <w:rFonts w:ascii="Arial" w:hAnsi="Arial" w:cs="Arial"/>
          <w:color w:val="34302D"/>
          <w:shd w:val="clear" w:color="auto" w:fill="FFFFFF"/>
        </w:rPr>
        <w:t>为中心</w:t>
      </w:r>
      <w:r>
        <w:rPr>
          <w:rFonts w:ascii="Arial" w:hAnsi="Arial" w:cs="Arial"/>
          <w:color w:val="34302D"/>
          <w:shd w:val="clear" w:color="auto" w:fill="FFFFFF"/>
        </w:rPr>
        <w:t>”</w:t>
      </w:r>
      <w:r>
        <w:rPr>
          <w:rFonts w:ascii="Arial" w:hAnsi="Arial" w:cs="Arial"/>
          <w:color w:val="34302D"/>
          <w:shd w:val="clear" w:color="auto" w:fill="FFFFFF"/>
        </w:rPr>
        <w:t>的配置：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@ImportResource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"classpath:/com/acme/properties-config.xml"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"${jdbc.url}"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url;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"${jdbc.username}"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username;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"${jdbc.password}"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password;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DriverManagerDataSource(url, username, password);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properties-config.xml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&lt;context:property-placeholder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"classpath:/com/acme/jdbc.properties"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jdbc.url=jdbc:hsqldb:hsql://localhost/xdb</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jdbc.username=sa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jdbc.password=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AnnotationConfigApplicationContext(AppConfig.class);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TransferService transferService = ctx.getBean(TransferService.class);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6" w:name="_Toc15219504"/>
      <w:r w:rsidRPr="00BA0D5D">
        <w:rPr>
          <w:rFonts w:ascii="Arial" w:eastAsia="宋体" w:hAnsi="Arial" w:cs="Arial"/>
          <w:color w:val="34302D"/>
          <w:kern w:val="0"/>
          <w:sz w:val="41"/>
          <w:szCs w:val="41"/>
        </w:rPr>
        <w:t>1.13. Environment Abstraction</w:t>
      </w:r>
      <w:bookmarkEnd w:id="2436"/>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hyperlink r:id="rId396" w:history="1">
        <w:r w:rsidRPr="00BA0D5D">
          <w:rPr>
            <w:rFonts w:ascii="Consolas" w:eastAsia="宋体" w:hAnsi="Consolas" w:cs="宋体"/>
            <w:color w:val="548E2E"/>
            <w:kern w:val="0"/>
            <w:sz w:val="23"/>
            <w:szCs w:val="23"/>
            <w:u w:val="single"/>
            <w:shd w:val="clear" w:color="auto" w:fill="F7F7F8"/>
          </w:rPr>
          <w:t>Environment</w:t>
        </w:r>
      </w:hyperlink>
      <w:r w:rsidRPr="00BA0D5D">
        <w:rPr>
          <w:rFonts w:ascii="inherit" w:eastAsia="宋体" w:hAnsi="inherit" w:cs="Arial"/>
          <w:color w:val="34302D"/>
          <w:kern w:val="0"/>
          <w:sz w:val="24"/>
          <w:szCs w:val="24"/>
        </w:rPr>
        <w:t> interface is an abstraction integrated in the container that models two key aspects of the application environment: </w:t>
      </w:r>
      <w:hyperlink r:id="rId397" w:anchor="beans-definition-profiles" w:history="1">
        <w:r w:rsidRPr="00BA0D5D">
          <w:rPr>
            <w:rFonts w:ascii="inherit" w:eastAsia="宋体" w:hAnsi="inherit" w:cs="Arial"/>
            <w:color w:val="548E2E"/>
            <w:kern w:val="0"/>
            <w:sz w:val="24"/>
            <w:szCs w:val="24"/>
            <w:u w:val="single"/>
          </w:rPr>
          <w:t>profiles</w:t>
        </w:r>
      </w:hyperlink>
      <w:r w:rsidRPr="00BA0D5D">
        <w:rPr>
          <w:rFonts w:ascii="inherit" w:eastAsia="宋体" w:hAnsi="inherit" w:cs="Arial"/>
          <w:color w:val="34302D"/>
          <w:kern w:val="0"/>
          <w:sz w:val="24"/>
          <w:szCs w:val="24"/>
        </w:rPr>
        <w:t> and </w:t>
      </w:r>
      <w:hyperlink r:id="rId398" w:anchor="beans-property-source-abstraction" w:history="1">
        <w:r w:rsidRPr="00BA0D5D">
          <w:rPr>
            <w:rFonts w:ascii="inherit" w:eastAsia="宋体" w:hAnsi="inherit" w:cs="Arial"/>
            <w:color w:val="548E2E"/>
            <w:kern w:val="0"/>
            <w:sz w:val="24"/>
            <w:szCs w:val="24"/>
            <w:u w:val="single"/>
          </w:rPr>
          <w:t>properties</w:t>
        </w:r>
      </w:hyperlink>
      <w:r w:rsidRPr="00BA0D5D">
        <w:rPr>
          <w:rFonts w:ascii="inherit" w:eastAsia="宋体" w:hAnsi="inherit" w:cs="Arial"/>
          <w:color w:val="34302D"/>
          <w:kern w:val="0"/>
          <w:sz w:val="24"/>
          <w:szCs w:val="24"/>
        </w:rPr>
        <w:t>.</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hyperlink r:id="rId399" w:history="1">
        <w:r>
          <w:rPr>
            <w:rStyle w:val="HTML"/>
            <w:rFonts w:ascii="Consolas" w:hAnsi="Consolas"/>
            <w:color w:val="548E2E"/>
            <w:sz w:val="23"/>
            <w:szCs w:val="23"/>
            <w:u w:val="single"/>
            <w:shd w:val="clear" w:color="auto" w:fill="F7F7F8"/>
          </w:rPr>
          <w:t>Environment</w:t>
        </w:r>
      </w:hyperlink>
      <w:r>
        <w:rPr>
          <w:rFonts w:ascii="Arial" w:hAnsi="Arial" w:cs="Arial"/>
          <w:color w:val="34302D"/>
          <w:shd w:val="clear" w:color="auto" w:fill="FFFFFF"/>
        </w:rPr>
        <w:t>接口是集成在容器模型应用环境的两个关键方面的抽象：</w:t>
      </w:r>
      <w:hyperlink r:id="rId400" w:anchor="beans-definition-profiles" w:history="1">
        <w:r>
          <w:rPr>
            <w:rStyle w:val="a4"/>
            <w:rFonts w:ascii="Arial" w:hAnsi="Arial" w:cs="Arial"/>
            <w:color w:val="548E2E"/>
            <w:shd w:val="clear" w:color="auto" w:fill="FFFFFF"/>
          </w:rPr>
          <w:t>型材</w:t>
        </w:r>
      </w:hyperlink>
      <w:r>
        <w:rPr>
          <w:rFonts w:ascii="Arial" w:hAnsi="Arial" w:cs="Arial"/>
          <w:color w:val="34302D"/>
          <w:shd w:val="clear" w:color="auto" w:fill="FFFFFF"/>
        </w:rPr>
        <w:t> </w:t>
      </w:r>
      <w:r>
        <w:rPr>
          <w:rFonts w:ascii="Arial" w:hAnsi="Arial" w:cs="Arial"/>
          <w:color w:val="34302D"/>
          <w:shd w:val="clear" w:color="auto" w:fill="FFFFFF"/>
        </w:rPr>
        <w:t>和</w:t>
      </w:r>
      <w:hyperlink r:id="rId401" w:anchor="beans-property-source-abstraction" w:history="1">
        <w:r>
          <w:rPr>
            <w:rStyle w:val="a4"/>
            <w:rFonts w:ascii="Arial" w:hAnsi="Arial" w:cs="Arial"/>
            <w:color w:val="548E2E"/>
            <w:shd w:val="clear" w:color="auto" w:fill="FFFFFF"/>
          </w:rPr>
          <w:t>性能</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profile is a named, logical group of bean definitions to be registered with the container only if the given profile is active. Beans may be assigned to a profile whether defined in XML or with annotations. The role of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object with relation to profiles is in determining which profiles (if any) are currently active, and which profiles (if any) should be active by default.</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配置文件是仅在给定配置文件处于活动状态时才向容器注册的</w:t>
      </w:r>
      <w:r>
        <w:rPr>
          <w:rFonts w:ascii="Arial" w:hAnsi="Arial" w:cs="Arial"/>
          <w:color w:val="34302D"/>
          <w:shd w:val="clear" w:color="auto" w:fill="FFFFFF"/>
        </w:rPr>
        <w:t>bean</w:t>
      </w:r>
      <w:r>
        <w:rPr>
          <w:rFonts w:ascii="Arial" w:hAnsi="Arial" w:cs="Arial"/>
          <w:color w:val="34302D"/>
          <w:shd w:val="clear" w:color="auto" w:fill="FFFFFF"/>
        </w:rPr>
        <w:t>定义的命名逻辑组。可以将</w:t>
      </w:r>
      <w:r>
        <w:rPr>
          <w:rFonts w:ascii="Arial" w:hAnsi="Arial" w:cs="Arial"/>
          <w:color w:val="34302D"/>
          <w:shd w:val="clear" w:color="auto" w:fill="FFFFFF"/>
        </w:rPr>
        <w:t>Bean</w:t>
      </w:r>
      <w:r>
        <w:rPr>
          <w:rFonts w:ascii="Arial" w:hAnsi="Arial" w:cs="Arial"/>
          <w:color w:val="34302D"/>
          <w:shd w:val="clear" w:color="auto" w:fill="FFFFFF"/>
        </w:rPr>
        <w:t>分配给配置文件，无论是以</w:t>
      </w:r>
      <w:r>
        <w:rPr>
          <w:rFonts w:ascii="Arial" w:hAnsi="Arial" w:cs="Arial"/>
          <w:color w:val="34302D"/>
          <w:shd w:val="clear" w:color="auto" w:fill="FFFFFF"/>
        </w:rPr>
        <w:t>XML</w:t>
      </w:r>
      <w:r>
        <w:rPr>
          <w:rFonts w:ascii="Arial" w:hAnsi="Arial" w:cs="Arial"/>
          <w:color w:val="34302D"/>
          <w:shd w:val="clear" w:color="auto" w:fill="FFFFFF"/>
        </w:rPr>
        <w:t>还是使用注释定义。</w:t>
      </w:r>
      <w:r>
        <w:rPr>
          <w:rStyle w:val="HTML"/>
          <w:rFonts w:ascii="Consolas" w:hAnsi="Consolas"/>
          <w:sz w:val="23"/>
          <w:szCs w:val="23"/>
          <w:shd w:val="clear" w:color="auto" w:fill="F7F7F8"/>
        </w:rPr>
        <w:t>Environment</w:t>
      </w:r>
      <w:r>
        <w:rPr>
          <w:rFonts w:ascii="Arial" w:hAnsi="Arial" w:cs="Arial"/>
          <w:color w:val="34302D"/>
          <w:shd w:val="clear" w:color="auto" w:fill="FFFFFF"/>
        </w:rPr>
        <w:t>与配置文件相关的对象的作用是确定哪些配置文件（如果有）当前处于活动状态，以及默认情况下哪些配置文件（如果有）应处于活动状态。</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Properties play an important role in almost all applications and may originate from a variety of sources: properties files, JVM system properties, system environment variables, JNDI, servlet context parameters, ad-hoc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Arial"/>
          <w:color w:val="34302D"/>
          <w:kern w:val="0"/>
          <w:sz w:val="24"/>
          <w:szCs w:val="24"/>
        </w:rPr>
        <w:t> objects,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objects, and so on. The role of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object with relation to properties is to provide the user with a convenient service interface for configuring property sources and resolving properties from them.</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属性在几乎所有应用程序中都发挥着重要作用，可能源自各种来源：属性文件，</w:t>
      </w:r>
      <w:r>
        <w:rPr>
          <w:rFonts w:ascii="Arial" w:hAnsi="Arial" w:cs="Arial"/>
          <w:color w:val="34302D"/>
          <w:shd w:val="clear" w:color="auto" w:fill="FFFFFF"/>
        </w:rPr>
        <w:t>JVM</w:t>
      </w:r>
      <w:r>
        <w:rPr>
          <w:rFonts w:ascii="Arial" w:hAnsi="Arial" w:cs="Arial"/>
          <w:color w:val="34302D"/>
          <w:shd w:val="clear" w:color="auto" w:fill="FFFFFF"/>
        </w:rPr>
        <w:t>系统属性，系统环境变量，</w:t>
      </w:r>
      <w:r>
        <w:rPr>
          <w:rFonts w:ascii="Arial" w:hAnsi="Arial" w:cs="Arial"/>
          <w:color w:val="34302D"/>
          <w:shd w:val="clear" w:color="auto" w:fill="FFFFFF"/>
        </w:rPr>
        <w:t>JNDI</w:t>
      </w:r>
      <w:r>
        <w:rPr>
          <w:rFonts w:ascii="Arial" w:hAnsi="Arial" w:cs="Arial"/>
          <w:color w:val="34302D"/>
          <w:shd w:val="clear" w:color="auto" w:fill="FFFFFF"/>
        </w:rPr>
        <w:t>，</w:t>
      </w:r>
      <w:r>
        <w:rPr>
          <w:rFonts w:ascii="Arial" w:hAnsi="Arial" w:cs="Arial"/>
          <w:color w:val="34302D"/>
          <w:shd w:val="clear" w:color="auto" w:fill="FFFFFF"/>
        </w:rPr>
        <w:t>servlet</w:t>
      </w:r>
      <w:r>
        <w:rPr>
          <w:rFonts w:ascii="Arial" w:hAnsi="Arial" w:cs="Arial"/>
          <w:color w:val="34302D"/>
          <w:shd w:val="clear" w:color="auto" w:fill="FFFFFF"/>
        </w:rPr>
        <w:t>上下文参数，</w:t>
      </w:r>
      <w:r>
        <w:rPr>
          <w:rFonts w:ascii="Arial" w:hAnsi="Arial" w:cs="Arial"/>
          <w:color w:val="34302D"/>
          <w:shd w:val="clear" w:color="auto" w:fill="FFFFFF"/>
        </w:rPr>
        <w:t>ad-hoc </w:t>
      </w:r>
      <w:r>
        <w:rPr>
          <w:rStyle w:val="HTML"/>
          <w:rFonts w:ascii="Consolas" w:hAnsi="Consolas"/>
          <w:sz w:val="23"/>
          <w:szCs w:val="23"/>
          <w:shd w:val="clear" w:color="auto" w:fill="F7F7F8"/>
        </w:rPr>
        <w:t>Properties</w:t>
      </w:r>
      <w:r>
        <w:rPr>
          <w:rFonts w:ascii="Arial" w:hAnsi="Arial" w:cs="Arial"/>
          <w:color w:val="34302D"/>
          <w:shd w:val="clear" w:color="auto" w:fill="FFFFFF"/>
        </w:rPr>
        <w:t>对象，</w:t>
      </w:r>
      <w:r>
        <w:rPr>
          <w:rStyle w:val="HTML"/>
          <w:rFonts w:ascii="Consolas" w:hAnsi="Consolas"/>
          <w:sz w:val="23"/>
          <w:szCs w:val="23"/>
          <w:shd w:val="clear" w:color="auto" w:fill="F7F7F8"/>
        </w:rPr>
        <w:t>Map</w:t>
      </w:r>
      <w:r>
        <w:rPr>
          <w:rFonts w:ascii="Arial" w:hAnsi="Arial" w:cs="Arial"/>
          <w:color w:val="34302D"/>
          <w:shd w:val="clear" w:color="auto" w:fill="FFFFFF"/>
        </w:rPr>
        <w:t>对象等。</w:t>
      </w:r>
      <w:r>
        <w:rPr>
          <w:rStyle w:val="HTML"/>
          <w:rFonts w:ascii="Consolas" w:hAnsi="Consolas"/>
          <w:sz w:val="23"/>
          <w:szCs w:val="23"/>
          <w:shd w:val="clear" w:color="auto" w:fill="F7F7F8"/>
        </w:rPr>
        <w:t>Environment</w:t>
      </w:r>
      <w:r>
        <w:rPr>
          <w:rFonts w:ascii="Arial" w:hAnsi="Arial" w:cs="Arial"/>
          <w:color w:val="34302D"/>
          <w:shd w:val="clear" w:color="auto" w:fill="FFFFFF"/>
        </w:rPr>
        <w:t>与属性相关的对象的作用是为用户提供方便的服务接口，用于配置属性源并从中解析属性。</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1.13.1. Bean Definition Profiles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Bean definition profiles provide a mechanism in the core container that allows for registration of different beans in different environments. The word, “environment,” can mean different things to different users, and this feature can help with many use cases, including:</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Bean</w:t>
      </w:r>
      <w:r>
        <w:rPr>
          <w:rFonts w:ascii="Arial" w:hAnsi="Arial" w:cs="Arial"/>
          <w:color w:val="34302D"/>
          <w:shd w:val="clear" w:color="auto" w:fill="FFFFFF"/>
        </w:rPr>
        <w:t>定义配置文件在核心容器中提供了一种机制，允许在不同环境中注册不同的</w:t>
      </w:r>
      <w:r>
        <w:rPr>
          <w:rFonts w:ascii="Arial" w:hAnsi="Arial" w:cs="Arial"/>
          <w:color w:val="34302D"/>
          <w:shd w:val="clear" w:color="auto" w:fill="FFFFFF"/>
        </w:rPr>
        <w:t>bean</w:t>
      </w:r>
      <w:r>
        <w:rPr>
          <w:rFonts w:ascii="Arial" w:hAnsi="Arial" w:cs="Arial"/>
          <w:color w:val="34302D"/>
          <w:shd w:val="clear" w:color="auto" w:fill="FFFFFF"/>
        </w:rPr>
        <w:t>。</w:t>
      </w:r>
      <w:r>
        <w:rPr>
          <w:rFonts w:ascii="Arial" w:hAnsi="Arial" w:cs="Arial"/>
          <w:color w:val="34302D"/>
          <w:shd w:val="clear" w:color="auto" w:fill="FFFFFF"/>
        </w:rPr>
        <w:t>“</w:t>
      </w:r>
      <w:r>
        <w:rPr>
          <w:rFonts w:ascii="Arial" w:hAnsi="Arial" w:cs="Arial"/>
          <w:color w:val="34302D"/>
          <w:shd w:val="clear" w:color="auto" w:fill="FFFFFF"/>
        </w:rPr>
        <w:t>环境</w:t>
      </w:r>
      <w:r>
        <w:rPr>
          <w:rFonts w:ascii="Arial" w:hAnsi="Arial" w:cs="Arial"/>
          <w:color w:val="34302D"/>
          <w:shd w:val="clear" w:color="auto" w:fill="FFFFFF"/>
        </w:rPr>
        <w:t>”</w:t>
      </w:r>
      <w:r>
        <w:rPr>
          <w:rFonts w:ascii="Arial" w:hAnsi="Arial" w:cs="Arial"/>
          <w:color w:val="34302D"/>
          <w:shd w:val="clear" w:color="auto" w:fill="FFFFFF"/>
        </w:rPr>
        <w:t>这个词对不同的用户来说意味着不同的东西，这个功能可以帮助许多用例，包括：</w:t>
      </w:r>
    </w:p>
    <w:p w:rsidR="00BA0D5D" w:rsidRPr="00BA0D5D" w:rsidRDefault="00BA0D5D" w:rsidP="00BA0D5D">
      <w:pPr>
        <w:widowControl/>
        <w:numPr>
          <w:ilvl w:val="0"/>
          <w:numId w:val="1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Working against an in-memory datasource in development versus looking up that same datasource from JNDI when in QA or production.</w:t>
      </w:r>
    </w:p>
    <w:p w:rsidR="00BA0D5D" w:rsidRPr="00BA0D5D" w:rsidRDefault="00BA0D5D" w:rsidP="00BA0D5D">
      <w:pPr>
        <w:widowControl/>
        <w:numPr>
          <w:ilvl w:val="0"/>
          <w:numId w:val="1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Registering monitoring infrastructure only when deploying an application into a performance environment.</w:t>
      </w:r>
    </w:p>
    <w:p w:rsidR="00BA0D5D" w:rsidRPr="00BA0D5D" w:rsidRDefault="00BA0D5D" w:rsidP="00BA0D5D">
      <w:pPr>
        <w:widowControl/>
        <w:numPr>
          <w:ilvl w:val="0"/>
          <w:numId w:val="18"/>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Registering customized implementations of beans for customer A versus customer B deployments.</w:t>
      </w:r>
    </w:p>
    <w:p w:rsidR="004F2734" w:rsidRPr="004F2734" w:rsidRDefault="004F2734" w:rsidP="004F2734">
      <w:pPr>
        <w:widowControl/>
        <w:numPr>
          <w:ilvl w:val="0"/>
          <w:numId w:val="18"/>
        </w:numPr>
        <w:shd w:val="clear" w:color="auto" w:fill="FFFFFF"/>
        <w:spacing w:after="150"/>
        <w:jc w:val="left"/>
        <w:rPr>
          <w:rFonts w:ascii="inherit" w:eastAsia="宋体" w:hAnsi="inherit" w:cs="Arial" w:hint="eastAsia"/>
          <w:color w:val="34302D"/>
          <w:kern w:val="0"/>
          <w:sz w:val="24"/>
          <w:szCs w:val="24"/>
        </w:rPr>
      </w:pPr>
      <w:r w:rsidRPr="004F2734">
        <w:rPr>
          <w:rFonts w:ascii="inherit" w:eastAsia="宋体" w:hAnsi="inherit" w:cs="Arial"/>
          <w:color w:val="34302D"/>
          <w:kern w:val="0"/>
          <w:sz w:val="24"/>
          <w:szCs w:val="24"/>
        </w:rPr>
        <w:t>在</w:t>
      </w:r>
      <w:r w:rsidRPr="004F2734">
        <w:rPr>
          <w:rFonts w:ascii="inherit" w:eastAsia="宋体" w:hAnsi="inherit" w:cs="Arial"/>
          <w:color w:val="34302D"/>
          <w:kern w:val="0"/>
          <w:sz w:val="24"/>
          <w:szCs w:val="24"/>
        </w:rPr>
        <w:t>QA</w:t>
      </w:r>
      <w:r w:rsidRPr="004F2734">
        <w:rPr>
          <w:rFonts w:ascii="inherit" w:eastAsia="宋体" w:hAnsi="inherit" w:cs="Arial"/>
          <w:color w:val="34302D"/>
          <w:kern w:val="0"/>
          <w:sz w:val="24"/>
          <w:szCs w:val="24"/>
        </w:rPr>
        <w:t>或生产环境中，针对开发中的内存数据源而不是从</w:t>
      </w:r>
      <w:r w:rsidRPr="004F2734">
        <w:rPr>
          <w:rFonts w:ascii="inherit" w:eastAsia="宋体" w:hAnsi="inherit" w:cs="Arial"/>
          <w:color w:val="34302D"/>
          <w:kern w:val="0"/>
          <w:sz w:val="24"/>
          <w:szCs w:val="24"/>
        </w:rPr>
        <w:t>JNDI</w:t>
      </w:r>
      <w:r w:rsidRPr="004F2734">
        <w:rPr>
          <w:rFonts w:ascii="inherit" w:eastAsia="宋体" w:hAnsi="inherit" w:cs="Arial"/>
          <w:color w:val="34302D"/>
          <w:kern w:val="0"/>
          <w:sz w:val="24"/>
          <w:szCs w:val="24"/>
        </w:rPr>
        <w:t>查找相同的数据源。</w:t>
      </w:r>
    </w:p>
    <w:p w:rsidR="004F2734" w:rsidRPr="004F2734" w:rsidRDefault="004F2734" w:rsidP="004F2734">
      <w:pPr>
        <w:widowControl/>
        <w:numPr>
          <w:ilvl w:val="0"/>
          <w:numId w:val="18"/>
        </w:numPr>
        <w:shd w:val="clear" w:color="auto" w:fill="FFFFFF"/>
        <w:spacing w:after="150"/>
        <w:jc w:val="left"/>
        <w:rPr>
          <w:rFonts w:ascii="inherit" w:eastAsia="宋体" w:hAnsi="inherit" w:cs="Arial" w:hint="eastAsia"/>
          <w:color w:val="34302D"/>
          <w:kern w:val="0"/>
          <w:sz w:val="24"/>
          <w:szCs w:val="24"/>
        </w:rPr>
      </w:pPr>
      <w:r w:rsidRPr="004F2734">
        <w:rPr>
          <w:rFonts w:ascii="inherit" w:eastAsia="宋体" w:hAnsi="inherit" w:cs="Arial"/>
          <w:color w:val="34302D"/>
          <w:kern w:val="0"/>
          <w:sz w:val="24"/>
          <w:szCs w:val="24"/>
        </w:rPr>
        <w:t>仅在将应用程序部署到性能环境时注册监视基础结构。</w:t>
      </w:r>
    </w:p>
    <w:p w:rsidR="004F2734" w:rsidRPr="004F2734" w:rsidRDefault="004F2734" w:rsidP="004F2734">
      <w:pPr>
        <w:widowControl/>
        <w:numPr>
          <w:ilvl w:val="0"/>
          <w:numId w:val="18"/>
        </w:numPr>
        <w:shd w:val="clear" w:color="auto" w:fill="FFFFFF"/>
        <w:spacing w:after="150"/>
        <w:jc w:val="left"/>
        <w:rPr>
          <w:rFonts w:ascii="inherit" w:eastAsia="宋体" w:hAnsi="inherit" w:cs="Arial" w:hint="eastAsia"/>
          <w:color w:val="34302D"/>
          <w:kern w:val="0"/>
          <w:sz w:val="24"/>
          <w:szCs w:val="24"/>
        </w:rPr>
      </w:pPr>
      <w:r w:rsidRPr="004F2734">
        <w:rPr>
          <w:rFonts w:ascii="inherit" w:eastAsia="宋体" w:hAnsi="inherit" w:cs="Arial"/>
          <w:color w:val="34302D"/>
          <w:kern w:val="0"/>
          <w:sz w:val="24"/>
          <w:szCs w:val="24"/>
        </w:rPr>
        <w:t>为客户</w:t>
      </w:r>
      <w:r w:rsidRPr="004F2734">
        <w:rPr>
          <w:rFonts w:ascii="inherit" w:eastAsia="宋体" w:hAnsi="inherit" w:cs="Arial"/>
          <w:color w:val="34302D"/>
          <w:kern w:val="0"/>
          <w:sz w:val="24"/>
          <w:szCs w:val="24"/>
        </w:rPr>
        <w:t>A</w:t>
      </w:r>
      <w:r w:rsidRPr="004F2734">
        <w:rPr>
          <w:rFonts w:ascii="inherit" w:eastAsia="宋体" w:hAnsi="inherit" w:cs="Arial"/>
          <w:color w:val="34302D"/>
          <w:kern w:val="0"/>
          <w:sz w:val="24"/>
          <w:szCs w:val="24"/>
        </w:rPr>
        <w:t>和客户</w:t>
      </w:r>
      <w:r w:rsidRPr="004F2734">
        <w:rPr>
          <w:rFonts w:ascii="inherit" w:eastAsia="宋体" w:hAnsi="inherit" w:cs="Arial"/>
          <w:color w:val="34302D"/>
          <w:kern w:val="0"/>
          <w:sz w:val="24"/>
          <w:szCs w:val="24"/>
        </w:rPr>
        <w:t>B</w:t>
      </w:r>
      <w:r w:rsidRPr="004F2734">
        <w:rPr>
          <w:rFonts w:ascii="inherit" w:eastAsia="宋体" w:hAnsi="inherit" w:cs="Arial"/>
          <w:color w:val="34302D"/>
          <w:kern w:val="0"/>
          <w:sz w:val="24"/>
          <w:szCs w:val="24"/>
        </w:rPr>
        <w:t>部署注册</w:t>
      </w:r>
      <w:r w:rsidRPr="004F2734">
        <w:rPr>
          <w:rFonts w:ascii="inherit" w:eastAsia="宋体" w:hAnsi="inherit" w:cs="Arial"/>
          <w:color w:val="34302D"/>
          <w:kern w:val="0"/>
          <w:sz w:val="24"/>
          <w:szCs w:val="24"/>
        </w:rPr>
        <w:t>bean</w:t>
      </w:r>
      <w:r w:rsidRPr="004F2734">
        <w:rPr>
          <w:rFonts w:ascii="inherit" w:eastAsia="宋体" w:hAnsi="inherit" w:cs="Arial"/>
          <w:color w:val="34302D"/>
          <w:kern w:val="0"/>
          <w:sz w:val="24"/>
          <w:szCs w:val="24"/>
        </w:rPr>
        <w:t>的自定义实施。</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first use case in a practical application that requires a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In a test environment, the configuration might resemble the following:</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考虑实际应用中需要的第一个用例</w:t>
      </w:r>
      <w:r>
        <w:rPr>
          <w:rFonts w:ascii="Arial" w:hAnsi="Arial" w:cs="Arial"/>
          <w:color w:val="34302D"/>
          <w:shd w:val="clear" w:color="auto" w:fill="FFFFFF"/>
        </w:rPr>
        <w:t> </w:t>
      </w:r>
      <w:r>
        <w:rPr>
          <w:rStyle w:val="HTML"/>
          <w:rFonts w:ascii="Consolas" w:hAnsi="Consolas"/>
          <w:sz w:val="23"/>
          <w:szCs w:val="23"/>
          <w:shd w:val="clear" w:color="auto" w:fill="F7F7F8"/>
        </w:rPr>
        <w:t>DataSource</w:t>
      </w:r>
      <w:r>
        <w:rPr>
          <w:rFonts w:ascii="Arial" w:hAnsi="Arial" w:cs="Arial"/>
          <w:color w:val="34302D"/>
          <w:shd w:val="clear" w:color="auto" w:fill="FFFFFF"/>
        </w:rPr>
        <w:t>。在测试环境中，配置可能类似于以下内容：</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EmbeddedDatabaseBuilder()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.setType(EmbeddedDatabaseType.HSQL)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"my-schema.sql"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"my-test-data.sql"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Now consider how this application can be deployed into a QA or production environment, assuming that the datasource for the application is registered with the production application server’s JNDI directory. Our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bean now looks like the following listing:</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现在考虑如何将此应用程序部署到</w:t>
      </w:r>
      <w:r>
        <w:rPr>
          <w:rFonts w:ascii="Arial" w:hAnsi="Arial" w:cs="Arial"/>
          <w:color w:val="34302D"/>
          <w:shd w:val="clear" w:color="auto" w:fill="FFFFFF"/>
        </w:rPr>
        <w:t>QA</w:t>
      </w:r>
      <w:r>
        <w:rPr>
          <w:rFonts w:ascii="Arial" w:hAnsi="Arial" w:cs="Arial"/>
          <w:color w:val="34302D"/>
          <w:shd w:val="clear" w:color="auto" w:fill="FFFFFF"/>
        </w:rPr>
        <w:t>或生产环境中，假设应用程序的数据源已在生产应用程序服务器的</w:t>
      </w:r>
      <w:r>
        <w:rPr>
          <w:rFonts w:ascii="Arial" w:hAnsi="Arial" w:cs="Arial"/>
          <w:color w:val="34302D"/>
          <w:shd w:val="clear" w:color="auto" w:fill="FFFFFF"/>
        </w:rPr>
        <w:t>JNDI</w:t>
      </w:r>
      <w:r>
        <w:rPr>
          <w:rFonts w:ascii="Arial" w:hAnsi="Arial" w:cs="Arial"/>
          <w:color w:val="34302D"/>
          <w:shd w:val="clear" w:color="auto" w:fill="FFFFFF"/>
        </w:rPr>
        <w:t>目录中注册。我们的</w:t>
      </w:r>
      <w:r>
        <w:rPr>
          <w:rStyle w:val="HTML"/>
          <w:rFonts w:ascii="Consolas" w:hAnsi="Consolas"/>
          <w:sz w:val="23"/>
          <w:szCs w:val="23"/>
          <w:shd w:val="clear" w:color="auto" w:fill="F7F7F8"/>
        </w:rPr>
        <w:t>dataSource</w:t>
      </w:r>
      <w:r>
        <w:rPr>
          <w:rFonts w:ascii="Arial" w:hAnsi="Arial" w:cs="Arial"/>
          <w:color w:val="34302D"/>
          <w:shd w:val="clear" w:color="auto" w:fill="FFFFFF"/>
        </w:rPr>
        <w:t>bean</w:t>
      </w:r>
      <w:r>
        <w:rPr>
          <w:rFonts w:ascii="Arial" w:hAnsi="Arial" w:cs="Arial"/>
          <w:color w:val="34302D"/>
          <w:shd w:val="clear" w:color="auto" w:fill="FFFFFF"/>
        </w:rPr>
        <w:t>现在看起来如下：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(destroyMethod=</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InitialContext();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(DataSource) ctx.lookup(</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problem is how to switch between using these two variations based on the current environment. Over time, Spring users have devised a number of ways to get this done, usually relying on a combination of system environment variables and XML </w:t>
      </w:r>
      <w:r w:rsidRPr="00BA0D5D">
        <w:rPr>
          <w:rFonts w:ascii="Consolas" w:eastAsia="宋体" w:hAnsi="Consolas" w:cs="宋体"/>
          <w:color w:val="34302D"/>
          <w:kern w:val="0"/>
          <w:sz w:val="23"/>
          <w:szCs w:val="23"/>
          <w:shd w:val="clear" w:color="auto" w:fill="F7F7F8"/>
        </w:rPr>
        <w:t>&lt;import/&gt;</w:t>
      </w:r>
      <w:r w:rsidRPr="00BA0D5D">
        <w:rPr>
          <w:rFonts w:ascii="inherit" w:eastAsia="宋体" w:hAnsi="inherit" w:cs="Arial"/>
          <w:color w:val="34302D"/>
          <w:kern w:val="0"/>
          <w:sz w:val="24"/>
          <w:szCs w:val="24"/>
        </w:rPr>
        <w:t> statements containing </w:t>
      </w:r>
      <w:r w:rsidRPr="00BA0D5D">
        <w:rPr>
          <w:rFonts w:ascii="Consolas" w:eastAsia="宋体" w:hAnsi="Consolas" w:cs="宋体"/>
          <w:color w:val="34302D"/>
          <w:kern w:val="0"/>
          <w:sz w:val="23"/>
          <w:szCs w:val="23"/>
          <w:shd w:val="clear" w:color="auto" w:fill="F7F7F8"/>
        </w:rPr>
        <w:t>${placeholder}</w:t>
      </w:r>
      <w:r w:rsidRPr="00BA0D5D">
        <w:rPr>
          <w:rFonts w:ascii="inherit" w:eastAsia="宋体" w:hAnsi="inherit" w:cs="Arial"/>
          <w:color w:val="34302D"/>
          <w:kern w:val="0"/>
          <w:sz w:val="24"/>
          <w:szCs w:val="24"/>
        </w:rPr>
        <w:t> tokens that resolve to the correct configuration file path depending on the value of an environment variable. Bean definition profiles is a core container feature that provides a solution to this problem.</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问题是如何根据当前环境在使用这两种变体之间切换。随着时间的推移，</w:t>
      </w:r>
      <w:r>
        <w:rPr>
          <w:rFonts w:ascii="Arial" w:hAnsi="Arial" w:cs="Arial"/>
          <w:color w:val="34302D"/>
          <w:shd w:val="clear" w:color="auto" w:fill="FFFFFF"/>
        </w:rPr>
        <w:t>Spring</w:t>
      </w:r>
      <w:r>
        <w:rPr>
          <w:rFonts w:ascii="Arial" w:hAnsi="Arial" w:cs="Arial"/>
          <w:color w:val="34302D"/>
          <w:shd w:val="clear" w:color="auto" w:fill="FFFFFF"/>
        </w:rPr>
        <w:t>用户已经设计了许多方法来完成这项工作，通常依赖于系统环境变量和</w:t>
      </w:r>
      <w:r>
        <w:rPr>
          <w:rStyle w:val="HTML"/>
          <w:rFonts w:ascii="Consolas" w:hAnsi="Consolas"/>
          <w:sz w:val="23"/>
          <w:szCs w:val="23"/>
          <w:shd w:val="clear" w:color="auto" w:fill="F7F7F8"/>
        </w:rPr>
        <w:t>&lt;import/&gt;</w:t>
      </w:r>
      <w:r>
        <w:rPr>
          <w:rFonts w:ascii="Arial" w:hAnsi="Arial" w:cs="Arial"/>
          <w:color w:val="34302D"/>
          <w:shd w:val="clear" w:color="auto" w:fill="FFFFFF"/>
        </w:rPr>
        <w:t>包含</w:t>
      </w:r>
      <w:r>
        <w:rPr>
          <w:rStyle w:val="HTML"/>
          <w:rFonts w:ascii="Consolas" w:hAnsi="Consolas"/>
          <w:sz w:val="23"/>
          <w:szCs w:val="23"/>
          <w:shd w:val="clear" w:color="auto" w:fill="F7F7F8"/>
        </w:rPr>
        <w:t>${placeholder}</w:t>
      </w:r>
      <w:r>
        <w:rPr>
          <w:rFonts w:ascii="Arial" w:hAnsi="Arial" w:cs="Arial"/>
          <w:color w:val="34302D"/>
          <w:shd w:val="clear" w:color="auto" w:fill="FFFFFF"/>
        </w:rPr>
        <w:t>令牌的</w:t>
      </w:r>
      <w:r>
        <w:rPr>
          <w:rFonts w:ascii="Arial" w:hAnsi="Arial" w:cs="Arial"/>
          <w:color w:val="34302D"/>
          <w:shd w:val="clear" w:color="auto" w:fill="FFFFFF"/>
        </w:rPr>
        <w:t>XML </w:t>
      </w:r>
      <w:r>
        <w:rPr>
          <w:rFonts w:ascii="Arial" w:hAnsi="Arial" w:cs="Arial"/>
          <w:color w:val="34302D"/>
          <w:shd w:val="clear" w:color="auto" w:fill="FFFFFF"/>
        </w:rPr>
        <w:t>语句的组合，这些令牌根据环境变量的值解析为正确的配置文件路径。</w:t>
      </w:r>
      <w:r>
        <w:rPr>
          <w:rFonts w:ascii="Arial" w:hAnsi="Arial" w:cs="Arial"/>
          <w:color w:val="34302D"/>
          <w:shd w:val="clear" w:color="auto" w:fill="FFFFFF"/>
        </w:rPr>
        <w:t>Bean</w:t>
      </w:r>
      <w:r>
        <w:rPr>
          <w:rFonts w:ascii="Arial" w:hAnsi="Arial" w:cs="Arial"/>
          <w:color w:val="34302D"/>
          <w:shd w:val="clear" w:color="auto" w:fill="FFFFFF"/>
        </w:rPr>
        <w:t>定义配置文件是核心容器功能，可为此问题提供解决方案。</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we generalize the use case shown in the preceding example of environment-specific bean definitions, we end up with the need to register certain bean definitions in certain contexts but not in others. You could say that you want to register a certain profile of bean definitions in situation A and a different profile in situation B. We start by updating our configuration to reflect this need.</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如果我们概括了前面的特定于环境的</w:t>
      </w:r>
      <w:r>
        <w:rPr>
          <w:rFonts w:ascii="Arial" w:hAnsi="Arial" w:cs="Arial"/>
          <w:color w:val="34302D"/>
          <w:shd w:val="clear" w:color="auto" w:fill="FFFFFF"/>
        </w:rPr>
        <w:t>bean</w:t>
      </w:r>
      <w:r>
        <w:rPr>
          <w:rFonts w:ascii="Arial" w:hAnsi="Arial" w:cs="Arial"/>
          <w:color w:val="34302D"/>
          <w:shd w:val="clear" w:color="auto" w:fill="FFFFFF"/>
        </w:rPr>
        <w:t>定义示例中显示的用例，我们最终需要在某些上下文中注册某些</w:t>
      </w:r>
      <w:r>
        <w:rPr>
          <w:rFonts w:ascii="Arial" w:hAnsi="Arial" w:cs="Arial"/>
          <w:color w:val="34302D"/>
          <w:shd w:val="clear" w:color="auto" w:fill="FFFFFF"/>
        </w:rPr>
        <w:t>bean</w:t>
      </w:r>
      <w:r>
        <w:rPr>
          <w:rFonts w:ascii="Arial" w:hAnsi="Arial" w:cs="Arial"/>
          <w:color w:val="34302D"/>
          <w:shd w:val="clear" w:color="auto" w:fill="FFFFFF"/>
        </w:rPr>
        <w:t>定义，而在其他上下文中则不需要。您可以说您希望在情境</w:t>
      </w:r>
      <w:r>
        <w:rPr>
          <w:rFonts w:ascii="Arial" w:hAnsi="Arial" w:cs="Arial"/>
          <w:color w:val="34302D"/>
          <w:shd w:val="clear" w:color="auto" w:fill="FFFFFF"/>
        </w:rPr>
        <w:t>A</w:t>
      </w:r>
      <w:r>
        <w:rPr>
          <w:rFonts w:ascii="Arial" w:hAnsi="Arial" w:cs="Arial"/>
          <w:color w:val="34302D"/>
          <w:shd w:val="clear" w:color="auto" w:fill="FFFFFF"/>
        </w:rPr>
        <w:t>中注册特定的</w:t>
      </w:r>
      <w:r>
        <w:rPr>
          <w:rFonts w:ascii="Arial" w:hAnsi="Arial" w:cs="Arial"/>
          <w:color w:val="34302D"/>
          <w:shd w:val="clear" w:color="auto" w:fill="FFFFFF"/>
        </w:rPr>
        <w:t>bean</w:t>
      </w:r>
      <w:r>
        <w:rPr>
          <w:rFonts w:ascii="Arial" w:hAnsi="Arial" w:cs="Arial"/>
          <w:color w:val="34302D"/>
          <w:shd w:val="clear" w:color="auto" w:fill="FFFFFF"/>
        </w:rPr>
        <w:t>定义配置文件，在情况</w:t>
      </w:r>
      <w:r>
        <w:rPr>
          <w:rFonts w:ascii="Arial" w:hAnsi="Arial" w:cs="Arial"/>
          <w:color w:val="34302D"/>
          <w:shd w:val="clear" w:color="auto" w:fill="FFFFFF"/>
        </w:rPr>
        <w:t>B</w:t>
      </w:r>
      <w:r>
        <w:rPr>
          <w:rFonts w:ascii="Arial" w:hAnsi="Arial" w:cs="Arial"/>
          <w:color w:val="34302D"/>
          <w:shd w:val="clear" w:color="auto" w:fill="FFFFFF"/>
        </w:rPr>
        <w:t>中注册不同的配置文件。我们首先更新配置以反映此需求。</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@Profile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hyperlink r:id="rId402" w:history="1">
        <w:r w:rsidRPr="00BA0D5D">
          <w:rPr>
            <w:rFonts w:ascii="Consolas" w:eastAsia="宋体" w:hAnsi="Consolas" w:cs="宋体"/>
            <w:color w:val="548E2E"/>
            <w:kern w:val="0"/>
            <w:sz w:val="23"/>
            <w:szCs w:val="23"/>
            <w:u w:val="single"/>
            <w:shd w:val="clear" w:color="auto" w:fill="F7F7F8"/>
          </w:rPr>
          <w:t>@Profile</w:t>
        </w:r>
      </w:hyperlink>
      <w:r w:rsidRPr="00BA0D5D">
        <w:rPr>
          <w:rFonts w:ascii="inherit" w:eastAsia="宋体" w:hAnsi="inherit" w:cs="Arial"/>
          <w:color w:val="34302D"/>
          <w:kern w:val="0"/>
          <w:sz w:val="24"/>
          <w:szCs w:val="24"/>
        </w:rPr>
        <w:t> annotation lets you indicate that a component is eligible for registration when one or more specified profiles are active. Using our preceding example, we can rewrite the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configuration as follows:</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通过</w:t>
      </w:r>
      <w:hyperlink r:id="rId403" w:history="1">
        <w:r>
          <w:rPr>
            <w:rStyle w:val="HTML"/>
            <w:rFonts w:ascii="Consolas" w:hAnsi="Consolas"/>
            <w:color w:val="548E2E"/>
            <w:sz w:val="23"/>
            <w:szCs w:val="23"/>
            <w:u w:val="single"/>
            <w:shd w:val="clear" w:color="auto" w:fill="F7F7F8"/>
          </w:rPr>
          <w:t>@Profile</w:t>
        </w:r>
      </w:hyperlink>
      <w:r>
        <w:rPr>
          <w:rFonts w:ascii="Arial" w:hAnsi="Arial" w:cs="Arial"/>
          <w:color w:val="34302D"/>
          <w:shd w:val="clear" w:color="auto" w:fill="FFFFFF"/>
        </w:rPr>
        <w:t> </w:t>
      </w:r>
      <w:r>
        <w:rPr>
          <w:rFonts w:ascii="Arial" w:hAnsi="Arial" w:cs="Arial"/>
          <w:color w:val="34302D"/>
          <w:shd w:val="clear" w:color="auto" w:fill="FFFFFF"/>
        </w:rPr>
        <w:t>注释，您可以指示当一个或多个指定的配置文件处于活动状态时，组件符合注册条件。使用前面的示例，我们可以</w:t>
      </w:r>
      <w:r>
        <w:rPr>
          <w:rStyle w:val="HTML"/>
          <w:rFonts w:ascii="Consolas" w:hAnsi="Consolas"/>
          <w:sz w:val="23"/>
          <w:szCs w:val="23"/>
          <w:shd w:val="clear" w:color="auto" w:fill="F7F7F8"/>
        </w:rPr>
        <w:t>dataSource</w:t>
      </w:r>
      <w:r>
        <w:rPr>
          <w:rFonts w:ascii="Arial" w:hAnsi="Arial" w:cs="Arial"/>
          <w:color w:val="34302D"/>
          <w:shd w:val="clear" w:color="auto" w:fill="FFFFFF"/>
        </w:rPr>
        <w:t>按如下方式重写配置：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StandaloneDataConfig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EmbeddedDatabaseBuilder()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.setType(EmbeddedDatabaseType.HSQL)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"classpath:com/bank/config/sql/test-data.sql"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JndiDataConfig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(destroyMethod=</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InitialContext();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(DataSource) ctx.lookup(</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351"/>
        <w:gridCol w:w="10836"/>
      </w:tblGrid>
      <w:tr w:rsidR="00BA0D5D" w:rsidRPr="00BA0D5D" w:rsidTr="004F2734">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mentioned earlier, with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methods, you typically choose to use programmatic JNDI lookups, by using either Spring’s </w:t>
            </w:r>
            <w:r w:rsidRPr="00BA0D5D">
              <w:rPr>
                <w:rFonts w:ascii="Consolas" w:eastAsia="宋体" w:hAnsi="Consolas" w:cs="宋体"/>
                <w:kern w:val="0"/>
                <w:sz w:val="23"/>
                <w:szCs w:val="23"/>
                <w:shd w:val="clear" w:color="auto" w:fill="F7F7F8"/>
              </w:rPr>
              <w:t>JndiTemplate</w:t>
            </w:r>
            <w:r w:rsidRPr="00BA0D5D">
              <w:rPr>
                <w:rFonts w:ascii="宋体" w:eastAsia="宋体" w:hAnsi="宋体" w:cs="宋体"/>
                <w:kern w:val="0"/>
                <w:sz w:val="24"/>
                <w:szCs w:val="24"/>
              </w:rPr>
              <w:t>/</w:t>
            </w:r>
            <w:r w:rsidRPr="00BA0D5D">
              <w:rPr>
                <w:rFonts w:ascii="Consolas" w:eastAsia="宋体" w:hAnsi="Consolas" w:cs="宋体"/>
                <w:kern w:val="0"/>
                <w:sz w:val="23"/>
                <w:szCs w:val="23"/>
                <w:shd w:val="clear" w:color="auto" w:fill="F7F7F8"/>
              </w:rPr>
              <w:t>JndiLocatorDelegate</w:t>
            </w:r>
            <w:r w:rsidRPr="00BA0D5D">
              <w:rPr>
                <w:rFonts w:ascii="宋体" w:eastAsia="宋体" w:hAnsi="宋体" w:cs="宋体"/>
                <w:kern w:val="0"/>
                <w:sz w:val="24"/>
                <w:szCs w:val="24"/>
              </w:rPr>
              <w:t> helpers or the straight JNDI </w:t>
            </w:r>
            <w:r w:rsidRPr="00BA0D5D">
              <w:rPr>
                <w:rFonts w:ascii="Consolas" w:eastAsia="宋体" w:hAnsi="Consolas" w:cs="宋体"/>
                <w:kern w:val="0"/>
                <w:sz w:val="23"/>
                <w:szCs w:val="23"/>
                <w:shd w:val="clear" w:color="auto" w:fill="F7F7F8"/>
              </w:rPr>
              <w:t>InitialContext</w:t>
            </w:r>
            <w:r w:rsidRPr="00BA0D5D">
              <w:rPr>
                <w:rFonts w:ascii="宋体" w:eastAsia="宋体" w:hAnsi="宋体" w:cs="宋体"/>
                <w:kern w:val="0"/>
                <w:sz w:val="24"/>
                <w:szCs w:val="24"/>
              </w:rPr>
              <w:t> usage shown earlier but not the </w:t>
            </w:r>
            <w:r w:rsidRPr="00BA0D5D">
              <w:rPr>
                <w:rFonts w:ascii="Consolas" w:eastAsia="宋体" w:hAnsi="Consolas" w:cs="宋体"/>
                <w:kern w:val="0"/>
                <w:sz w:val="23"/>
                <w:szCs w:val="23"/>
                <w:shd w:val="clear" w:color="auto" w:fill="F7F7F8"/>
              </w:rPr>
              <w:t>JndiObjectFactoryBean</w:t>
            </w:r>
            <w:r w:rsidRPr="00BA0D5D">
              <w:rPr>
                <w:rFonts w:ascii="宋体" w:eastAsia="宋体" w:hAnsi="宋体" w:cs="宋体"/>
                <w:kern w:val="0"/>
                <w:sz w:val="24"/>
                <w:szCs w:val="24"/>
              </w:rPr>
              <w:t> variant, which would force you to declare the return type as the </w:t>
            </w:r>
            <w:r w:rsidRPr="00BA0D5D">
              <w:rPr>
                <w:rFonts w:ascii="Consolas" w:eastAsia="宋体" w:hAnsi="Consolas" w:cs="宋体"/>
                <w:kern w:val="0"/>
                <w:sz w:val="23"/>
                <w:szCs w:val="23"/>
                <w:shd w:val="clear" w:color="auto" w:fill="F7F7F8"/>
              </w:rPr>
              <w:t>FactoryBean</w:t>
            </w:r>
            <w:r w:rsidRPr="00BA0D5D">
              <w:rPr>
                <w:rFonts w:ascii="宋体" w:eastAsia="宋体" w:hAnsi="宋体" w:cs="宋体"/>
                <w:kern w:val="0"/>
                <w:sz w:val="24"/>
                <w:szCs w:val="24"/>
              </w:rPr>
              <w:t> type.</w:t>
            </w:r>
          </w:p>
          <w:p w:rsidR="004F2734" w:rsidRPr="00BA0D5D" w:rsidRDefault="004F2734" w:rsidP="00BA0D5D">
            <w:pPr>
              <w:widowControl/>
              <w:jc w:val="left"/>
              <w:rPr>
                <w:rFonts w:ascii="宋体" w:eastAsia="宋体" w:hAnsi="宋体" w:cs="宋体"/>
                <w:kern w:val="0"/>
                <w:sz w:val="24"/>
                <w:szCs w:val="24"/>
              </w:rPr>
            </w:pPr>
            <w:r>
              <w:rPr>
                <w:rFonts w:ascii="Arial" w:hAnsi="Arial" w:cs="Arial"/>
                <w:shd w:val="clear" w:color="auto" w:fill="EBF1E7"/>
              </w:rPr>
              <w:t>如前所述，对于</w:t>
            </w:r>
            <w:r>
              <w:rPr>
                <w:rStyle w:val="HTML"/>
                <w:rFonts w:ascii="Consolas" w:hAnsi="Consolas"/>
                <w:sz w:val="23"/>
                <w:szCs w:val="23"/>
                <w:shd w:val="clear" w:color="auto" w:fill="F7F7F8"/>
              </w:rPr>
              <w:t>@Bean</w:t>
            </w:r>
            <w:r>
              <w:rPr>
                <w:rFonts w:ascii="Arial" w:hAnsi="Arial" w:cs="Arial"/>
                <w:shd w:val="clear" w:color="auto" w:fill="EBF1E7"/>
              </w:rPr>
              <w:t>方法，您通常选择使用编程</w:t>
            </w:r>
            <w:r>
              <w:rPr>
                <w:rFonts w:ascii="Arial" w:hAnsi="Arial" w:cs="Arial"/>
                <w:shd w:val="clear" w:color="auto" w:fill="EBF1E7"/>
              </w:rPr>
              <w:t>JNDI</w:t>
            </w:r>
            <w:r>
              <w:rPr>
                <w:rFonts w:ascii="Arial" w:hAnsi="Arial" w:cs="Arial"/>
                <w:shd w:val="clear" w:color="auto" w:fill="EBF1E7"/>
              </w:rPr>
              <w:t>查找，使用</w:t>
            </w:r>
            <w:r>
              <w:rPr>
                <w:rFonts w:ascii="Arial" w:hAnsi="Arial" w:cs="Arial"/>
                <w:shd w:val="clear" w:color="auto" w:fill="EBF1E7"/>
              </w:rPr>
              <w:t>Spring</w:t>
            </w:r>
            <w:r>
              <w:rPr>
                <w:rFonts w:ascii="Arial" w:hAnsi="Arial" w:cs="Arial"/>
                <w:shd w:val="clear" w:color="auto" w:fill="EBF1E7"/>
              </w:rPr>
              <w:t>的</w:t>
            </w:r>
            <w:r>
              <w:rPr>
                <w:rStyle w:val="HTML"/>
                <w:rFonts w:ascii="Consolas" w:hAnsi="Consolas"/>
                <w:sz w:val="23"/>
                <w:szCs w:val="23"/>
                <w:shd w:val="clear" w:color="auto" w:fill="F7F7F8"/>
              </w:rPr>
              <w:t>JndiTemplate</w:t>
            </w:r>
            <w:r>
              <w:rPr>
                <w:rFonts w:ascii="Arial" w:hAnsi="Arial" w:cs="Arial"/>
                <w:shd w:val="clear" w:color="auto" w:fill="EBF1E7"/>
              </w:rPr>
              <w:t>/</w:t>
            </w:r>
            <w:r>
              <w:rPr>
                <w:rStyle w:val="HTML"/>
                <w:rFonts w:ascii="Consolas" w:hAnsi="Consolas"/>
                <w:sz w:val="23"/>
                <w:szCs w:val="23"/>
                <w:shd w:val="clear" w:color="auto" w:fill="F7F7F8"/>
              </w:rPr>
              <w:t>JndiLocatorDelegate</w:t>
            </w:r>
            <w:r>
              <w:rPr>
                <w:rFonts w:ascii="Arial" w:hAnsi="Arial" w:cs="Arial"/>
                <w:shd w:val="clear" w:color="auto" w:fill="EBF1E7"/>
              </w:rPr>
              <w:t>helper</w:t>
            </w:r>
            <w:r>
              <w:rPr>
                <w:rFonts w:ascii="Arial" w:hAnsi="Arial" w:cs="Arial"/>
                <w:shd w:val="clear" w:color="auto" w:fill="EBF1E7"/>
              </w:rPr>
              <w:t>或</w:t>
            </w:r>
            <w:r>
              <w:rPr>
                <w:rStyle w:val="HTML"/>
                <w:rFonts w:ascii="Consolas" w:hAnsi="Consolas"/>
                <w:sz w:val="23"/>
                <w:szCs w:val="23"/>
                <w:shd w:val="clear" w:color="auto" w:fill="F7F7F8"/>
              </w:rPr>
              <w:t>InitialContext</w:t>
            </w:r>
            <w:r>
              <w:rPr>
                <w:rFonts w:ascii="Arial" w:hAnsi="Arial" w:cs="Arial"/>
                <w:shd w:val="clear" w:color="auto" w:fill="EBF1E7"/>
              </w:rPr>
              <w:t>前面显示的直接</w:t>
            </w:r>
            <w:r>
              <w:rPr>
                <w:rFonts w:ascii="Arial" w:hAnsi="Arial" w:cs="Arial"/>
                <w:shd w:val="clear" w:color="auto" w:fill="EBF1E7"/>
              </w:rPr>
              <w:t>JNDI </w:t>
            </w:r>
            <w:r>
              <w:rPr>
                <w:rFonts w:ascii="Arial" w:hAnsi="Arial" w:cs="Arial"/>
                <w:shd w:val="clear" w:color="auto" w:fill="EBF1E7"/>
              </w:rPr>
              <w:t>用法，但不使用</w:t>
            </w:r>
            <w:r>
              <w:rPr>
                <w:rStyle w:val="HTML"/>
                <w:rFonts w:ascii="Consolas" w:hAnsi="Consolas"/>
                <w:sz w:val="23"/>
                <w:szCs w:val="23"/>
                <w:shd w:val="clear" w:color="auto" w:fill="F7F7F8"/>
              </w:rPr>
              <w:t>JndiObjectFactoryBean</w:t>
            </w:r>
            <w:r>
              <w:rPr>
                <w:rFonts w:ascii="Arial" w:hAnsi="Arial" w:cs="Arial"/>
                <w:shd w:val="clear" w:color="auto" w:fill="EBF1E7"/>
              </w:rPr>
              <w:t> </w:t>
            </w:r>
            <w:r>
              <w:rPr>
                <w:rFonts w:ascii="Arial" w:hAnsi="Arial" w:cs="Arial"/>
                <w:shd w:val="clear" w:color="auto" w:fill="EBF1E7"/>
              </w:rPr>
              <w:t>变量，这会强制您将返回类型声明为</w:t>
            </w:r>
            <w:r>
              <w:rPr>
                <w:rStyle w:val="HTML"/>
                <w:rFonts w:ascii="Consolas" w:hAnsi="Consolas"/>
                <w:sz w:val="23"/>
                <w:szCs w:val="23"/>
                <w:shd w:val="clear" w:color="auto" w:fill="F7F7F8"/>
              </w:rPr>
              <w:t>FactoryBean</w:t>
            </w:r>
            <w:r>
              <w:rPr>
                <w:rFonts w:ascii="Arial" w:hAnsi="Arial" w:cs="Arial"/>
                <w:shd w:val="clear" w:color="auto" w:fill="EBF1E7"/>
              </w:rPr>
              <w:t>类型。</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profile string may contain a simple profile name (for example, </w:t>
      </w:r>
      <w:r w:rsidRPr="00BA0D5D">
        <w:rPr>
          <w:rFonts w:ascii="Consolas" w:eastAsia="宋体" w:hAnsi="Consolas" w:cs="宋体"/>
          <w:color w:val="34302D"/>
          <w:kern w:val="0"/>
          <w:sz w:val="23"/>
          <w:szCs w:val="23"/>
          <w:shd w:val="clear" w:color="auto" w:fill="F7F7F8"/>
        </w:rPr>
        <w:t>production</w:t>
      </w:r>
      <w:r w:rsidRPr="00BA0D5D">
        <w:rPr>
          <w:rFonts w:ascii="inherit" w:eastAsia="宋体" w:hAnsi="inherit" w:cs="Arial"/>
          <w:color w:val="34302D"/>
          <w:kern w:val="0"/>
          <w:sz w:val="24"/>
          <w:szCs w:val="24"/>
        </w:rPr>
        <w:t>) or a profile expression. A profile expression allows for more complicated profile logic to be expressed (for example, </w:t>
      </w:r>
      <w:r w:rsidRPr="00BA0D5D">
        <w:rPr>
          <w:rFonts w:ascii="Consolas" w:eastAsia="宋体" w:hAnsi="Consolas" w:cs="宋体"/>
          <w:color w:val="34302D"/>
          <w:kern w:val="0"/>
          <w:sz w:val="23"/>
          <w:szCs w:val="23"/>
          <w:shd w:val="clear" w:color="auto" w:fill="F7F7F8"/>
        </w:rPr>
        <w:t>production &amp; us-east</w:t>
      </w:r>
      <w:r w:rsidRPr="00BA0D5D">
        <w:rPr>
          <w:rFonts w:ascii="inherit" w:eastAsia="宋体" w:hAnsi="inherit" w:cs="Arial"/>
          <w:color w:val="34302D"/>
          <w:kern w:val="0"/>
          <w:sz w:val="24"/>
          <w:szCs w:val="24"/>
        </w:rPr>
        <w:t>). The following operators are supported in profile expressions:</w:t>
      </w:r>
    </w:p>
    <w:p w:rsidR="004F2734" w:rsidRPr="00BA0D5D" w:rsidRDefault="004F2734"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配置文件字符串可以包含简单的配置文件名称（例如</w:t>
      </w:r>
      <w:r>
        <w:rPr>
          <w:rStyle w:val="HTML"/>
          <w:rFonts w:ascii="Consolas" w:hAnsi="Consolas"/>
          <w:sz w:val="23"/>
          <w:szCs w:val="23"/>
          <w:shd w:val="clear" w:color="auto" w:fill="F7F7F8"/>
        </w:rPr>
        <w:t>production</w:t>
      </w:r>
      <w:r>
        <w:rPr>
          <w:rFonts w:ascii="Arial" w:hAnsi="Arial" w:cs="Arial"/>
          <w:color w:val="34302D"/>
          <w:shd w:val="clear" w:color="auto" w:fill="FFFFFF"/>
        </w:rPr>
        <w:t>）或配置文件表达式。概要表达式允许表达更复杂的概要逻辑（例如，</w:t>
      </w:r>
      <w:r>
        <w:rPr>
          <w:rStyle w:val="HTML"/>
          <w:rFonts w:ascii="Consolas" w:hAnsi="Consolas"/>
          <w:sz w:val="23"/>
          <w:szCs w:val="23"/>
          <w:shd w:val="clear" w:color="auto" w:fill="F7F7F8"/>
        </w:rPr>
        <w:t>production &amp; us-east</w:t>
      </w:r>
      <w:r>
        <w:rPr>
          <w:rFonts w:ascii="Arial" w:hAnsi="Arial" w:cs="Arial"/>
          <w:color w:val="34302D"/>
          <w:shd w:val="clear" w:color="auto" w:fill="FFFFFF"/>
        </w:rPr>
        <w:t>）。配置文件表达式支持以下运算符：</w:t>
      </w:r>
    </w:p>
    <w:p w:rsidR="00BA0D5D" w:rsidRPr="00BA0D5D" w:rsidRDefault="00BA0D5D" w:rsidP="00BA0D5D">
      <w:pPr>
        <w:widowControl/>
        <w:numPr>
          <w:ilvl w:val="0"/>
          <w:numId w:val="19"/>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A logical “not” of the profile</w:t>
      </w:r>
    </w:p>
    <w:p w:rsidR="00BA0D5D" w:rsidRPr="00BA0D5D" w:rsidRDefault="00BA0D5D" w:rsidP="00BA0D5D">
      <w:pPr>
        <w:widowControl/>
        <w:numPr>
          <w:ilvl w:val="0"/>
          <w:numId w:val="19"/>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&amp;</w:t>
      </w:r>
      <w:r w:rsidRPr="00BA0D5D">
        <w:rPr>
          <w:rFonts w:ascii="inherit" w:eastAsia="宋体" w:hAnsi="inherit" w:cs="Arial"/>
          <w:color w:val="34302D"/>
          <w:kern w:val="0"/>
          <w:sz w:val="24"/>
          <w:szCs w:val="24"/>
        </w:rPr>
        <w:t>: A logical “and” of the profiles</w:t>
      </w:r>
    </w:p>
    <w:p w:rsidR="00BA0D5D" w:rsidRDefault="00BA0D5D" w:rsidP="00BA0D5D">
      <w:pPr>
        <w:widowControl/>
        <w:numPr>
          <w:ilvl w:val="0"/>
          <w:numId w:val="19"/>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A logical “or” of the profiles</w:t>
      </w:r>
    </w:p>
    <w:p w:rsidR="00FE2EAE" w:rsidRPr="00FE2EAE" w:rsidRDefault="00FE2EAE" w:rsidP="00FE2EAE">
      <w:pPr>
        <w:widowControl/>
        <w:numPr>
          <w:ilvl w:val="0"/>
          <w:numId w:val="19"/>
        </w:numPr>
        <w:shd w:val="clear" w:color="auto" w:fill="FFFFFF"/>
        <w:spacing w:after="150"/>
        <w:jc w:val="left"/>
        <w:rPr>
          <w:rFonts w:ascii="inherit" w:eastAsia="宋体" w:hAnsi="inherit" w:cs="Arial" w:hint="eastAsia"/>
          <w:color w:val="34302D"/>
          <w:kern w:val="0"/>
          <w:sz w:val="24"/>
          <w:szCs w:val="24"/>
        </w:rPr>
      </w:pPr>
      <w:r w:rsidRPr="00FE2EAE">
        <w:rPr>
          <w:rFonts w:ascii="Consolas" w:eastAsia="宋体" w:hAnsi="Consolas" w:cs="宋体"/>
          <w:color w:val="34302D"/>
          <w:kern w:val="0"/>
          <w:sz w:val="23"/>
          <w:szCs w:val="23"/>
          <w:shd w:val="clear" w:color="auto" w:fill="F7F7F8"/>
        </w:rPr>
        <w:t>!</w:t>
      </w:r>
      <w:r w:rsidRPr="00FE2EAE">
        <w:rPr>
          <w:rFonts w:ascii="inherit" w:eastAsia="宋体" w:hAnsi="inherit" w:cs="Arial"/>
          <w:color w:val="34302D"/>
          <w:kern w:val="0"/>
          <w:sz w:val="24"/>
          <w:szCs w:val="24"/>
        </w:rPr>
        <w:t>：配置文件的逻辑</w:t>
      </w:r>
      <w:r w:rsidRPr="00FE2EAE">
        <w:rPr>
          <w:rFonts w:ascii="inherit" w:eastAsia="宋体" w:hAnsi="inherit" w:cs="Arial"/>
          <w:color w:val="34302D"/>
          <w:kern w:val="0"/>
          <w:sz w:val="24"/>
          <w:szCs w:val="24"/>
        </w:rPr>
        <w:t>“</w:t>
      </w:r>
      <w:r w:rsidRPr="00FE2EAE">
        <w:rPr>
          <w:rFonts w:ascii="inherit" w:eastAsia="宋体" w:hAnsi="inherit" w:cs="Arial"/>
          <w:color w:val="34302D"/>
          <w:kern w:val="0"/>
          <w:sz w:val="24"/>
          <w:szCs w:val="24"/>
        </w:rPr>
        <w:t>不</w:t>
      </w:r>
      <w:r w:rsidRPr="00FE2EAE">
        <w:rPr>
          <w:rFonts w:ascii="inherit" w:eastAsia="宋体" w:hAnsi="inherit" w:cs="Arial"/>
          <w:color w:val="34302D"/>
          <w:kern w:val="0"/>
          <w:sz w:val="24"/>
          <w:szCs w:val="24"/>
        </w:rPr>
        <w:t>”</w:t>
      </w:r>
    </w:p>
    <w:p w:rsidR="00FE2EAE" w:rsidRPr="00FE2EAE" w:rsidRDefault="00FE2EAE" w:rsidP="00FE2EAE">
      <w:pPr>
        <w:widowControl/>
        <w:numPr>
          <w:ilvl w:val="0"/>
          <w:numId w:val="19"/>
        </w:numPr>
        <w:shd w:val="clear" w:color="auto" w:fill="FFFFFF"/>
        <w:spacing w:after="150"/>
        <w:jc w:val="left"/>
        <w:rPr>
          <w:rFonts w:ascii="inherit" w:eastAsia="宋体" w:hAnsi="inherit" w:cs="Arial" w:hint="eastAsia"/>
          <w:color w:val="34302D"/>
          <w:kern w:val="0"/>
          <w:sz w:val="24"/>
          <w:szCs w:val="24"/>
        </w:rPr>
      </w:pPr>
      <w:r w:rsidRPr="00FE2EAE">
        <w:rPr>
          <w:rFonts w:ascii="Consolas" w:eastAsia="宋体" w:hAnsi="Consolas" w:cs="宋体"/>
          <w:color w:val="34302D"/>
          <w:kern w:val="0"/>
          <w:sz w:val="23"/>
          <w:szCs w:val="23"/>
          <w:shd w:val="clear" w:color="auto" w:fill="F7F7F8"/>
        </w:rPr>
        <w:t>&amp;</w:t>
      </w:r>
      <w:r w:rsidRPr="00FE2EAE">
        <w:rPr>
          <w:rFonts w:ascii="inherit" w:eastAsia="宋体" w:hAnsi="inherit" w:cs="Arial"/>
          <w:color w:val="34302D"/>
          <w:kern w:val="0"/>
          <w:sz w:val="24"/>
          <w:szCs w:val="24"/>
        </w:rPr>
        <w:t>：配置文件的逻辑</w:t>
      </w:r>
      <w:r w:rsidRPr="00FE2EAE">
        <w:rPr>
          <w:rFonts w:ascii="inherit" w:eastAsia="宋体" w:hAnsi="inherit" w:cs="Arial"/>
          <w:color w:val="34302D"/>
          <w:kern w:val="0"/>
          <w:sz w:val="24"/>
          <w:szCs w:val="24"/>
        </w:rPr>
        <w:t>“</w:t>
      </w:r>
      <w:r w:rsidRPr="00FE2EAE">
        <w:rPr>
          <w:rFonts w:ascii="inherit" w:eastAsia="宋体" w:hAnsi="inherit" w:cs="Arial"/>
          <w:color w:val="34302D"/>
          <w:kern w:val="0"/>
          <w:sz w:val="24"/>
          <w:szCs w:val="24"/>
        </w:rPr>
        <w:t>和</w:t>
      </w:r>
      <w:r w:rsidRPr="00FE2EAE">
        <w:rPr>
          <w:rFonts w:ascii="inherit" w:eastAsia="宋体" w:hAnsi="inherit" w:cs="Arial"/>
          <w:color w:val="34302D"/>
          <w:kern w:val="0"/>
          <w:sz w:val="24"/>
          <w:szCs w:val="24"/>
        </w:rPr>
        <w:t>”</w:t>
      </w:r>
    </w:p>
    <w:p w:rsidR="00FE2EAE" w:rsidRPr="00FE2EAE" w:rsidRDefault="00FE2EAE" w:rsidP="00FE2EAE">
      <w:pPr>
        <w:widowControl/>
        <w:numPr>
          <w:ilvl w:val="0"/>
          <w:numId w:val="19"/>
        </w:numPr>
        <w:shd w:val="clear" w:color="auto" w:fill="FFFFFF"/>
        <w:spacing w:after="150"/>
        <w:jc w:val="left"/>
        <w:rPr>
          <w:rFonts w:ascii="inherit" w:eastAsia="宋体" w:hAnsi="inherit" w:cs="Arial" w:hint="eastAsia"/>
          <w:color w:val="34302D"/>
          <w:kern w:val="0"/>
          <w:sz w:val="24"/>
          <w:szCs w:val="24"/>
        </w:rPr>
      </w:pPr>
      <w:r w:rsidRPr="00FE2EAE">
        <w:rPr>
          <w:rFonts w:ascii="Consolas" w:eastAsia="宋体" w:hAnsi="Consolas" w:cs="宋体"/>
          <w:color w:val="34302D"/>
          <w:kern w:val="0"/>
          <w:sz w:val="23"/>
          <w:szCs w:val="23"/>
          <w:shd w:val="clear" w:color="auto" w:fill="F7F7F8"/>
        </w:rPr>
        <w:t>|</w:t>
      </w:r>
      <w:r w:rsidRPr="00FE2EAE">
        <w:rPr>
          <w:rFonts w:ascii="inherit" w:eastAsia="宋体" w:hAnsi="inherit" w:cs="Arial"/>
          <w:color w:val="34302D"/>
          <w:kern w:val="0"/>
          <w:sz w:val="24"/>
          <w:szCs w:val="24"/>
        </w:rPr>
        <w:t>：配置文件的逻辑</w:t>
      </w:r>
      <w:r w:rsidRPr="00FE2EAE">
        <w:rPr>
          <w:rFonts w:ascii="inherit" w:eastAsia="宋体" w:hAnsi="inherit" w:cs="Arial"/>
          <w:color w:val="34302D"/>
          <w:kern w:val="0"/>
          <w:sz w:val="24"/>
          <w:szCs w:val="24"/>
        </w:rPr>
        <w:t>“</w:t>
      </w:r>
      <w:r w:rsidRPr="00FE2EAE">
        <w:rPr>
          <w:rFonts w:ascii="inherit" w:eastAsia="宋体" w:hAnsi="inherit" w:cs="Arial"/>
          <w:color w:val="34302D"/>
          <w:kern w:val="0"/>
          <w:sz w:val="24"/>
          <w:szCs w:val="24"/>
        </w:rPr>
        <w:t>或</w:t>
      </w:r>
      <w:r w:rsidRPr="00FE2EAE">
        <w:rPr>
          <w:rFonts w:ascii="inherit" w:eastAsia="宋体" w:hAnsi="inherit" w:cs="Arial"/>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cannot mix the </w:t>
            </w:r>
            <w:r w:rsidRPr="00BA0D5D">
              <w:rPr>
                <w:rFonts w:ascii="Consolas" w:eastAsia="宋体" w:hAnsi="Consolas" w:cs="宋体"/>
                <w:kern w:val="0"/>
                <w:sz w:val="23"/>
                <w:szCs w:val="23"/>
                <w:shd w:val="clear" w:color="auto" w:fill="F7F7F8"/>
              </w:rPr>
              <w:t>&amp;</w:t>
            </w:r>
            <w:r w:rsidRPr="00BA0D5D">
              <w:rPr>
                <w:rFonts w:ascii="宋体" w:eastAsia="宋体" w:hAnsi="宋体" w:cs="宋体"/>
                <w:kern w:val="0"/>
                <w:sz w:val="24"/>
                <w:szCs w:val="24"/>
              </w:rPr>
              <w:t> and </w:t>
            </w:r>
            <w:r w:rsidRPr="00BA0D5D">
              <w:rPr>
                <w:rFonts w:ascii="Consolas" w:eastAsia="宋体" w:hAnsi="Consolas" w:cs="宋体"/>
                <w:kern w:val="0"/>
                <w:sz w:val="23"/>
                <w:szCs w:val="23"/>
                <w:shd w:val="clear" w:color="auto" w:fill="F7F7F8"/>
              </w:rPr>
              <w:t>|</w:t>
            </w:r>
            <w:r w:rsidRPr="00BA0D5D">
              <w:rPr>
                <w:rFonts w:ascii="宋体" w:eastAsia="宋体" w:hAnsi="宋体" w:cs="宋体"/>
                <w:kern w:val="0"/>
                <w:sz w:val="24"/>
                <w:szCs w:val="24"/>
              </w:rPr>
              <w:t> operators without using parentheses. For example, </w:t>
            </w:r>
            <w:r w:rsidRPr="00BA0D5D">
              <w:rPr>
                <w:rFonts w:ascii="Consolas" w:eastAsia="宋体" w:hAnsi="Consolas" w:cs="宋体"/>
                <w:kern w:val="0"/>
                <w:sz w:val="23"/>
                <w:szCs w:val="23"/>
                <w:shd w:val="clear" w:color="auto" w:fill="F7F7F8"/>
              </w:rPr>
              <w:t>production &amp; us-east | eu-central</w:t>
            </w:r>
            <w:r w:rsidRPr="00BA0D5D">
              <w:rPr>
                <w:rFonts w:ascii="宋体" w:eastAsia="宋体" w:hAnsi="宋体" w:cs="宋体"/>
                <w:kern w:val="0"/>
                <w:sz w:val="24"/>
                <w:szCs w:val="24"/>
              </w:rPr>
              <w:t> is not a valid expression. It must be expressed as </w:t>
            </w:r>
            <w:r w:rsidRPr="00BA0D5D">
              <w:rPr>
                <w:rFonts w:ascii="Consolas" w:eastAsia="宋体" w:hAnsi="Consolas" w:cs="宋体"/>
                <w:kern w:val="0"/>
                <w:sz w:val="23"/>
                <w:szCs w:val="23"/>
                <w:shd w:val="clear" w:color="auto" w:fill="F7F7F8"/>
              </w:rPr>
              <w:t>production &amp; (us-east | eu-central)</w:t>
            </w:r>
            <w:r w:rsidRPr="00BA0D5D">
              <w:rPr>
                <w:rFonts w:ascii="宋体" w:eastAsia="宋体" w:hAnsi="宋体" w:cs="宋体"/>
                <w:kern w:val="0"/>
                <w:sz w:val="24"/>
                <w:szCs w:val="24"/>
              </w:rPr>
              <w:t>.</w:t>
            </w:r>
          </w:p>
          <w:p w:rsidR="00FE2EAE" w:rsidRPr="00BA0D5D" w:rsidRDefault="00FE2EAE" w:rsidP="00BA0D5D">
            <w:pPr>
              <w:widowControl/>
              <w:jc w:val="left"/>
              <w:rPr>
                <w:rFonts w:ascii="宋体" w:eastAsia="宋体" w:hAnsi="宋体" w:cs="宋体"/>
                <w:kern w:val="0"/>
                <w:sz w:val="24"/>
                <w:szCs w:val="24"/>
              </w:rPr>
            </w:pPr>
            <w:r>
              <w:rPr>
                <w:rFonts w:ascii="Arial" w:hAnsi="Arial" w:cs="Arial"/>
                <w:shd w:val="clear" w:color="auto" w:fill="EBF1E7"/>
              </w:rPr>
              <w:lastRenderedPageBreak/>
              <w:t>不使用括号，</w:t>
            </w:r>
            <w:r>
              <w:rPr>
                <w:rFonts w:ascii="Arial" w:hAnsi="Arial" w:cs="Arial"/>
                <w:shd w:val="clear" w:color="auto" w:fill="EBF1E7"/>
              </w:rPr>
              <w:t> </w:t>
            </w:r>
            <w:r>
              <w:rPr>
                <w:rFonts w:ascii="Arial" w:hAnsi="Arial" w:cs="Arial"/>
                <w:shd w:val="clear" w:color="auto" w:fill="EBF1E7"/>
              </w:rPr>
              <w:t>不能混合使用</w:t>
            </w:r>
            <w:r>
              <w:rPr>
                <w:rStyle w:val="HTML"/>
                <w:rFonts w:ascii="Consolas" w:hAnsi="Consolas"/>
                <w:sz w:val="23"/>
                <w:szCs w:val="23"/>
                <w:shd w:val="clear" w:color="auto" w:fill="F7F7F8"/>
              </w:rPr>
              <w:t>&amp;</w:t>
            </w:r>
            <w:r>
              <w:rPr>
                <w:rFonts w:ascii="Arial" w:hAnsi="Arial" w:cs="Arial"/>
                <w:shd w:val="clear" w:color="auto" w:fill="EBF1E7"/>
              </w:rPr>
              <w:t>和</w:t>
            </w:r>
            <w:r>
              <w:rPr>
                <w:rStyle w:val="HTML"/>
                <w:rFonts w:ascii="Consolas" w:hAnsi="Consolas"/>
                <w:sz w:val="23"/>
                <w:szCs w:val="23"/>
                <w:shd w:val="clear" w:color="auto" w:fill="F7F7F8"/>
              </w:rPr>
              <w:t>|</w:t>
            </w:r>
            <w:r>
              <w:rPr>
                <w:rFonts w:ascii="Arial" w:hAnsi="Arial" w:cs="Arial"/>
                <w:shd w:val="clear" w:color="auto" w:fill="EBF1E7"/>
              </w:rPr>
              <w:t>运算符。例如，</w:t>
            </w:r>
            <w:r>
              <w:rPr>
                <w:rFonts w:ascii="Arial" w:hAnsi="Arial" w:cs="Arial"/>
                <w:shd w:val="clear" w:color="auto" w:fill="EBF1E7"/>
              </w:rPr>
              <w:t> </w:t>
            </w:r>
            <w:r>
              <w:rPr>
                <w:rStyle w:val="HTML"/>
                <w:rFonts w:ascii="Consolas" w:hAnsi="Consolas"/>
                <w:sz w:val="23"/>
                <w:szCs w:val="23"/>
                <w:shd w:val="clear" w:color="auto" w:fill="F7F7F8"/>
              </w:rPr>
              <w:t>production &amp; us-east | eu-central</w:t>
            </w:r>
            <w:r>
              <w:rPr>
                <w:rFonts w:ascii="Arial" w:hAnsi="Arial" w:cs="Arial"/>
                <w:shd w:val="clear" w:color="auto" w:fill="EBF1E7"/>
              </w:rPr>
              <w:t>不是有效的表达式。它必须表达为</w:t>
            </w:r>
            <w:r>
              <w:rPr>
                <w:rFonts w:ascii="Arial" w:hAnsi="Arial" w:cs="Arial"/>
                <w:shd w:val="clear" w:color="auto" w:fill="EBF1E7"/>
              </w:rPr>
              <w:t> </w:t>
            </w:r>
            <w:r>
              <w:rPr>
                <w:rStyle w:val="HTML"/>
                <w:rFonts w:ascii="Consolas" w:hAnsi="Consolas"/>
                <w:sz w:val="23"/>
                <w:szCs w:val="23"/>
                <w:shd w:val="clear" w:color="auto" w:fill="F7F7F8"/>
              </w:rPr>
              <w:t>production &amp; (us-east | eu-central)</w:t>
            </w:r>
            <w:r>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as a </w:t>
      </w:r>
      <w:hyperlink r:id="rId404" w:anchor="beans-meta-annotations" w:history="1">
        <w:r w:rsidRPr="00BA0D5D">
          <w:rPr>
            <w:rFonts w:ascii="inherit" w:eastAsia="宋体" w:hAnsi="inherit" w:cs="Arial"/>
            <w:color w:val="548E2E"/>
            <w:kern w:val="0"/>
            <w:sz w:val="24"/>
            <w:szCs w:val="24"/>
            <w:u w:val="single"/>
          </w:rPr>
          <w:t>meta-annotation</w:t>
        </w:r>
      </w:hyperlink>
      <w:r w:rsidRPr="00BA0D5D">
        <w:rPr>
          <w:rFonts w:ascii="inherit" w:eastAsia="宋体" w:hAnsi="inherit" w:cs="Arial"/>
          <w:color w:val="34302D"/>
          <w:kern w:val="0"/>
          <w:sz w:val="24"/>
          <w:szCs w:val="24"/>
        </w:rPr>
        <w:t> for the purpose of creating a custom composed annotation. The following example defines a custom </w:t>
      </w:r>
      <w:r w:rsidRPr="00BA0D5D">
        <w:rPr>
          <w:rFonts w:ascii="Consolas" w:eastAsia="宋体" w:hAnsi="Consolas" w:cs="宋体"/>
          <w:color w:val="34302D"/>
          <w:kern w:val="0"/>
          <w:sz w:val="23"/>
          <w:szCs w:val="23"/>
          <w:shd w:val="clear" w:color="auto" w:fill="F7F7F8"/>
        </w:rPr>
        <w:t>@Production</w:t>
      </w:r>
      <w:r w:rsidRPr="00BA0D5D">
        <w:rPr>
          <w:rFonts w:ascii="inherit" w:eastAsia="宋体" w:hAnsi="inherit" w:cs="Arial"/>
          <w:color w:val="34302D"/>
          <w:kern w:val="0"/>
          <w:sz w:val="24"/>
          <w:szCs w:val="24"/>
        </w:rPr>
        <w:t> annotation that you can use as a drop-in replacement for </w:t>
      </w:r>
      <w:r w:rsidRPr="00BA0D5D">
        <w:rPr>
          <w:rFonts w:ascii="Consolas" w:eastAsia="宋体" w:hAnsi="Consolas" w:cs="宋体"/>
          <w:color w:val="34302D"/>
          <w:kern w:val="0"/>
          <w:sz w:val="23"/>
          <w:szCs w:val="23"/>
          <w:shd w:val="clear" w:color="auto" w:fill="F7F7F8"/>
        </w:rPr>
        <w:t>@Profile("production")</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您可以将其</w:t>
      </w:r>
      <w:r>
        <w:rPr>
          <w:rStyle w:val="HTML"/>
          <w:rFonts w:ascii="Consolas" w:hAnsi="Consolas"/>
          <w:sz w:val="23"/>
          <w:szCs w:val="23"/>
          <w:shd w:val="clear" w:color="auto" w:fill="F7F7F8"/>
        </w:rPr>
        <w:t>@Profile</w:t>
      </w:r>
      <w:r>
        <w:rPr>
          <w:rFonts w:ascii="Arial" w:hAnsi="Arial" w:cs="Arial"/>
          <w:color w:val="34302D"/>
          <w:shd w:val="clear" w:color="auto" w:fill="FFFFFF"/>
        </w:rPr>
        <w:t>用作</w:t>
      </w:r>
      <w:hyperlink r:id="rId405" w:anchor="beans-meta-annotations" w:history="1">
        <w:r>
          <w:rPr>
            <w:rStyle w:val="a4"/>
            <w:rFonts w:ascii="Arial" w:hAnsi="Arial" w:cs="Arial"/>
            <w:color w:val="548E2E"/>
            <w:shd w:val="clear" w:color="auto" w:fill="FFFFFF"/>
          </w:rPr>
          <w:t>元注释</w:t>
        </w:r>
      </w:hyperlink>
      <w:r>
        <w:rPr>
          <w:rFonts w:ascii="Arial" w:hAnsi="Arial" w:cs="Arial"/>
          <w:color w:val="34302D"/>
          <w:shd w:val="clear" w:color="auto" w:fill="FFFFFF"/>
        </w:rPr>
        <w:t>，以创建自定义组合注释。以下示例定义了一个自定义</w:t>
      </w:r>
      <w:r>
        <w:rPr>
          <w:rFonts w:ascii="Arial" w:hAnsi="Arial" w:cs="Arial"/>
          <w:color w:val="34302D"/>
          <w:shd w:val="clear" w:color="auto" w:fill="FFFFFF"/>
        </w:rPr>
        <w:t> </w:t>
      </w:r>
      <w:r>
        <w:rPr>
          <w:rStyle w:val="HTML"/>
          <w:rFonts w:ascii="Consolas" w:hAnsi="Consolas"/>
          <w:sz w:val="23"/>
          <w:szCs w:val="23"/>
          <w:shd w:val="clear" w:color="auto" w:fill="F7F7F8"/>
        </w:rPr>
        <w:t>@Production</w:t>
      </w:r>
      <w:r>
        <w:rPr>
          <w:rFonts w:ascii="Arial" w:hAnsi="Arial" w:cs="Arial"/>
          <w:color w:val="34302D"/>
          <w:shd w:val="clear" w:color="auto" w:fill="FFFFFF"/>
        </w:rPr>
        <w:t>注释，您可以将其用作以下内容的替代品</w:t>
      </w:r>
      <w:r>
        <w:rPr>
          <w:rFonts w:ascii="Arial" w:hAnsi="Arial" w:cs="Arial"/>
          <w:color w:val="34302D"/>
          <w:shd w:val="clear" w:color="auto" w:fill="FFFFFF"/>
        </w:rPr>
        <w:t> </w:t>
      </w:r>
      <w:r>
        <w:rPr>
          <w:rStyle w:val="HTML"/>
          <w:rFonts w:ascii="Consolas" w:hAnsi="Consolas"/>
          <w:sz w:val="23"/>
          <w:szCs w:val="23"/>
          <w:shd w:val="clear" w:color="auto" w:fill="F7F7F8"/>
        </w:rPr>
        <w:t>@Profile("production")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Production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a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 is marked with </w:t>
            </w:r>
            <w:r w:rsidRPr="00BA0D5D">
              <w:rPr>
                <w:rFonts w:ascii="Consolas" w:eastAsia="宋体" w:hAnsi="Consolas" w:cs="宋体"/>
                <w:kern w:val="0"/>
                <w:sz w:val="23"/>
                <w:szCs w:val="23"/>
                <w:shd w:val="clear" w:color="auto" w:fill="F7F7F8"/>
              </w:rPr>
              <w:t>@Profile</w:t>
            </w:r>
            <w:r w:rsidRPr="00BA0D5D">
              <w:rPr>
                <w:rFonts w:ascii="宋体" w:eastAsia="宋体" w:hAnsi="宋体" w:cs="宋体"/>
                <w:kern w:val="0"/>
                <w:sz w:val="24"/>
                <w:szCs w:val="24"/>
              </w:rPr>
              <w:t>, all of the </w:t>
            </w:r>
            <w:r w:rsidRPr="00BA0D5D">
              <w:rPr>
                <w:rFonts w:ascii="Consolas" w:eastAsia="宋体" w:hAnsi="Consolas" w:cs="宋体"/>
                <w:kern w:val="0"/>
                <w:sz w:val="23"/>
                <w:szCs w:val="23"/>
                <w:shd w:val="clear" w:color="auto" w:fill="F7F7F8"/>
              </w:rPr>
              <w:t>@Bean</w:t>
            </w:r>
            <w:r w:rsidRPr="00BA0D5D">
              <w:rPr>
                <w:rFonts w:ascii="宋体" w:eastAsia="宋体" w:hAnsi="宋体" w:cs="宋体"/>
                <w:kern w:val="0"/>
                <w:sz w:val="24"/>
                <w:szCs w:val="24"/>
              </w:rPr>
              <w:t> methods and </w:t>
            </w:r>
            <w:r w:rsidRPr="00BA0D5D">
              <w:rPr>
                <w:rFonts w:ascii="Consolas" w:eastAsia="宋体" w:hAnsi="Consolas" w:cs="宋体"/>
                <w:kern w:val="0"/>
                <w:sz w:val="23"/>
                <w:szCs w:val="23"/>
                <w:shd w:val="clear" w:color="auto" w:fill="F7F7F8"/>
              </w:rPr>
              <w:t>@Import</w:t>
            </w:r>
            <w:r w:rsidRPr="00BA0D5D">
              <w:rPr>
                <w:rFonts w:ascii="宋体" w:eastAsia="宋体" w:hAnsi="宋体" w:cs="宋体"/>
                <w:kern w:val="0"/>
                <w:sz w:val="24"/>
                <w:szCs w:val="24"/>
              </w:rPr>
              <w:t> annotations associated with that class are bypassed unless one or more of the specified profiles are active. If a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or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class is marked with </w:t>
            </w:r>
            <w:r w:rsidRPr="00BA0D5D">
              <w:rPr>
                <w:rFonts w:ascii="Consolas" w:eastAsia="宋体" w:hAnsi="Consolas" w:cs="宋体"/>
                <w:kern w:val="0"/>
                <w:sz w:val="23"/>
                <w:szCs w:val="23"/>
                <w:shd w:val="clear" w:color="auto" w:fill="F7F7F8"/>
              </w:rPr>
              <w:t>@Profile({"p1", "p2"})</w:t>
            </w:r>
            <w:r w:rsidRPr="00BA0D5D">
              <w:rPr>
                <w:rFonts w:ascii="宋体" w:eastAsia="宋体" w:hAnsi="宋体" w:cs="宋体"/>
                <w:kern w:val="0"/>
                <w:sz w:val="24"/>
                <w:szCs w:val="24"/>
              </w:rPr>
              <w:t>, that class is not registered or processed unless profiles 'p1' or 'p2' have been activated. If a given profile is prefixed with the NOT operator (</w:t>
            </w:r>
            <w:r w:rsidRPr="00BA0D5D">
              <w:rPr>
                <w:rFonts w:ascii="Consolas" w:eastAsia="宋体" w:hAnsi="Consolas" w:cs="宋体"/>
                <w:kern w:val="0"/>
                <w:sz w:val="23"/>
                <w:szCs w:val="23"/>
                <w:shd w:val="clear" w:color="auto" w:fill="F7F7F8"/>
              </w:rPr>
              <w:t>!</w:t>
            </w:r>
            <w:r w:rsidRPr="00BA0D5D">
              <w:rPr>
                <w:rFonts w:ascii="宋体" w:eastAsia="宋体" w:hAnsi="宋体" w:cs="宋体"/>
                <w:kern w:val="0"/>
                <w:sz w:val="24"/>
                <w:szCs w:val="24"/>
              </w:rPr>
              <w:t>), the annotated element is registered only if the profile is not active. For example, given </w:t>
            </w:r>
            <w:r w:rsidRPr="00BA0D5D">
              <w:rPr>
                <w:rFonts w:ascii="Consolas" w:eastAsia="宋体" w:hAnsi="Consolas" w:cs="宋体"/>
                <w:kern w:val="0"/>
                <w:sz w:val="23"/>
                <w:szCs w:val="23"/>
                <w:shd w:val="clear" w:color="auto" w:fill="F7F7F8"/>
              </w:rPr>
              <w:t>@Profile({"p1", "!p2"})</w:t>
            </w:r>
            <w:r w:rsidRPr="00BA0D5D">
              <w:rPr>
                <w:rFonts w:ascii="宋体" w:eastAsia="宋体" w:hAnsi="宋体" w:cs="宋体"/>
                <w:kern w:val="0"/>
                <w:sz w:val="24"/>
                <w:szCs w:val="24"/>
              </w:rPr>
              <w:t>, registration will occur if profile 'p1' is active or if profile 'p2' is not active.</w:t>
            </w:r>
          </w:p>
          <w:p w:rsidR="00FE2EAE" w:rsidRPr="00BA0D5D" w:rsidRDefault="00FE2EAE" w:rsidP="00BA0D5D">
            <w:pPr>
              <w:widowControl/>
              <w:jc w:val="left"/>
              <w:rPr>
                <w:rFonts w:ascii="宋体" w:eastAsia="宋体" w:hAnsi="宋体" w:cs="宋体"/>
                <w:kern w:val="0"/>
                <w:sz w:val="24"/>
                <w:szCs w:val="24"/>
              </w:rPr>
            </w:pPr>
            <w:r>
              <w:rPr>
                <w:rFonts w:ascii="Arial" w:hAnsi="Arial" w:cs="Arial"/>
                <w:shd w:val="clear" w:color="auto" w:fill="EBF1E7"/>
              </w:rPr>
              <w:t>如果</w:t>
            </w:r>
            <w:r>
              <w:rPr>
                <w:rStyle w:val="HTML"/>
                <w:rFonts w:ascii="Consolas" w:hAnsi="Consolas"/>
                <w:sz w:val="23"/>
                <w:szCs w:val="23"/>
                <w:shd w:val="clear" w:color="auto" w:fill="F7F7F8"/>
              </w:rPr>
              <w:t>@Configuration</w:t>
            </w:r>
            <w:r>
              <w:rPr>
                <w:rFonts w:ascii="Arial" w:hAnsi="Arial" w:cs="Arial"/>
                <w:shd w:val="clear" w:color="auto" w:fill="EBF1E7"/>
              </w:rPr>
              <w:t>标记了类，则除非一个或多个指定的配置文件处于活动状态，否则将绕过与该类关联的</w:t>
            </w:r>
            <w:r>
              <w:rPr>
                <w:rStyle w:val="HTML"/>
                <w:rFonts w:ascii="Consolas" w:hAnsi="Consolas"/>
                <w:sz w:val="23"/>
                <w:szCs w:val="23"/>
                <w:shd w:val="clear" w:color="auto" w:fill="F7F7F8"/>
              </w:rPr>
              <w:t>@Profile</w:t>
            </w:r>
            <w:r>
              <w:rPr>
                <w:rFonts w:ascii="Arial" w:hAnsi="Arial" w:cs="Arial"/>
                <w:shd w:val="clear" w:color="auto" w:fill="EBF1E7"/>
              </w:rPr>
              <w:t>所有</w:t>
            </w:r>
            <w:r>
              <w:rPr>
                <w:rStyle w:val="HTML"/>
                <w:rFonts w:ascii="Consolas" w:hAnsi="Consolas"/>
                <w:sz w:val="23"/>
                <w:szCs w:val="23"/>
                <w:shd w:val="clear" w:color="auto" w:fill="F7F7F8"/>
              </w:rPr>
              <w:t>@Bean</w:t>
            </w:r>
            <w:r>
              <w:rPr>
                <w:rFonts w:ascii="Arial" w:hAnsi="Arial" w:cs="Arial"/>
                <w:shd w:val="clear" w:color="auto" w:fill="EBF1E7"/>
              </w:rPr>
              <w:t>方法和</w:t>
            </w:r>
            <w:r>
              <w:rPr>
                <w:rFonts w:ascii="Arial" w:hAnsi="Arial" w:cs="Arial"/>
                <w:shd w:val="clear" w:color="auto" w:fill="EBF1E7"/>
              </w:rPr>
              <w:t> </w:t>
            </w:r>
            <w:r>
              <w:rPr>
                <w:rStyle w:val="HTML"/>
                <w:rFonts w:ascii="Consolas" w:hAnsi="Consolas"/>
                <w:sz w:val="23"/>
                <w:szCs w:val="23"/>
                <w:shd w:val="clear" w:color="auto" w:fill="F7F7F8"/>
              </w:rPr>
              <w:t>@Import</w:t>
            </w:r>
            <w:r>
              <w:rPr>
                <w:rFonts w:ascii="Arial" w:hAnsi="Arial" w:cs="Arial"/>
                <w:shd w:val="clear" w:color="auto" w:fill="EBF1E7"/>
              </w:rPr>
              <w:t>注释。如果</w:t>
            </w:r>
            <w:r>
              <w:rPr>
                <w:rFonts w:ascii="Arial" w:hAnsi="Arial" w:cs="Arial"/>
                <w:shd w:val="clear" w:color="auto" w:fill="EBF1E7"/>
              </w:rPr>
              <w:t>a </w:t>
            </w:r>
            <w:r>
              <w:rPr>
                <w:rStyle w:val="HTML"/>
                <w:rFonts w:ascii="Consolas" w:hAnsi="Consolas"/>
                <w:sz w:val="23"/>
                <w:szCs w:val="23"/>
                <w:shd w:val="clear" w:color="auto" w:fill="F7F7F8"/>
              </w:rPr>
              <w:t>@Component</w:t>
            </w:r>
            <w:r>
              <w:rPr>
                <w:rFonts w:ascii="Arial" w:hAnsi="Arial" w:cs="Arial"/>
                <w:shd w:val="clear" w:color="auto" w:fill="EBF1E7"/>
              </w:rPr>
              <w:t>或</w:t>
            </w:r>
            <w:r>
              <w:rPr>
                <w:rStyle w:val="HTML"/>
                <w:rFonts w:ascii="Consolas" w:hAnsi="Consolas"/>
                <w:sz w:val="23"/>
                <w:szCs w:val="23"/>
                <w:shd w:val="clear" w:color="auto" w:fill="F7F7F8"/>
              </w:rPr>
              <w:t>@Configuration</w:t>
            </w:r>
            <w:r>
              <w:rPr>
                <w:rFonts w:ascii="Arial" w:hAnsi="Arial" w:cs="Arial"/>
                <w:shd w:val="clear" w:color="auto" w:fill="EBF1E7"/>
              </w:rPr>
              <w:t>class</w:t>
            </w:r>
            <w:r>
              <w:rPr>
                <w:rFonts w:ascii="Arial" w:hAnsi="Arial" w:cs="Arial"/>
                <w:shd w:val="clear" w:color="auto" w:fill="EBF1E7"/>
              </w:rPr>
              <w:t>被标记</w:t>
            </w:r>
            <w:r>
              <w:rPr>
                <w:rStyle w:val="HTML"/>
                <w:rFonts w:ascii="Consolas" w:hAnsi="Consolas"/>
                <w:sz w:val="23"/>
                <w:szCs w:val="23"/>
                <w:shd w:val="clear" w:color="auto" w:fill="F7F7F8"/>
              </w:rPr>
              <w:t>@Profile({"p1", "p2"})</w:t>
            </w:r>
            <w:r>
              <w:rPr>
                <w:rFonts w:ascii="Arial" w:hAnsi="Arial" w:cs="Arial"/>
                <w:shd w:val="clear" w:color="auto" w:fill="EBF1E7"/>
              </w:rPr>
              <w:t>，则除非已激活配置文件</w:t>
            </w:r>
            <w:r>
              <w:rPr>
                <w:rFonts w:ascii="Arial" w:hAnsi="Arial" w:cs="Arial"/>
                <w:shd w:val="clear" w:color="auto" w:fill="EBF1E7"/>
              </w:rPr>
              <w:t>'p1'</w:t>
            </w:r>
            <w:r>
              <w:rPr>
                <w:rFonts w:ascii="Arial" w:hAnsi="Arial" w:cs="Arial"/>
                <w:shd w:val="clear" w:color="auto" w:fill="EBF1E7"/>
              </w:rPr>
              <w:t>或</w:t>
            </w:r>
            <w:r>
              <w:rPr>
                <w:rFonts w:ascii="Arial" w:hAnsi="Arial" w:cs="Arial"/>
                <w:shd w:val="clear" w:color="auto" w:fill="EBF1E7"/>
              </w:rPr>
              <w:t>'p2'</w:t>
            </w:r>
            <w:r>
              <w:rPr>
                <w:rFonts w:ascii="Arial" w:hAnsi="Arial" w:cs="Arial"/>
                <w:shd w:val="clear" w:color="auto" w:fill="EBF1E7"/>
              </w:rPr>
              <w:t>，否则不会注册或处理该类。如果给定的配置文件以</w:t>
            </w:r>
            <w:r>
              <w:rPr>
                <w:rFonts w:ascii="Arial" w:hAnsi="Arial" w:cs="Arial"/>
                <w:shd w:val="clear" w:color="auto" w:fill="EBF1E7"/>
              </w:rPr>
              <w:t>NOT</w:t>
            </w:r>
            <w:r>
              <w:rPr>
                <w:rFonts w:ascii="Arial" w:hAnsi="Arial" w:cs="Arial"/>
                <w:shd w:val="clear" w:color="auto" w:fill="EBF1E7"/>
              </w:rPr>
              <w:t>运算符（</w:t>
            </w:r>
            <w:r>
              <w:rPr>
                <w:rStyle w:val="HTML"/>
                <w:rFonts w:ascii="Consolas" w:hAnsi="Consolas"/>
                <w:sz w:val="23"/>
                <w:szCs w:val="23"/>
                <w:shd w:val="clear" w:color="auto" w:fill="F7F7F8"/>
              </w:rPr>
              <w:t>!</w:t>
            </w:r>
            <w:r>
              <w:rPr>
                <w:rFonts w:ascii="Arial" w:hAnsi="Arial" w:cs="Arial"/>
                <w:shd w:val="clear" w:color="auto" w:fill="EBF1E7"/>
              </w:rPr>
              <w:t>）作为前缀，则仅在配置文件未激活时才注册带注释的元素。例如，</w:t>
            </w:r>
            <w:r>
              <w:rPr>
                <w:rStyle w:val="HTML"/>
                <w:rFonts w:ascii="Consolas" w:hAnsi="Consolas"/>
                <w:sz w:val="23"/>
                <w:szCs w:val="23"/>
                <w:shd w:val="clear" w:color="auto" w:fill="F7F7F8"/>
              </w:rPr>
              <w:t>@Profile({"p1", "!p2"})</w:t>
            </w:r>
            <w:r>
              <w:rPr>
                <w:rFonts w:ascii="Arial" w:hAnsi="Arial" w:cs="Arial"/>
                <w:shd w:val="clear" w:color="auto" w:fill="EBF1E7"/>
              </w:rPr>
              <w:t>如果配置文件</w:t>
            </w:r>
            <w:r>
              <w:rPr>
                <w:rFonts w:ascii="Arial" w:hAnsi="Arial" w:cs="Arial"/>
                <w:shd w:val="clear" w:color="auto" w:fill="EBF1E7"/>
              </w:rPr>
              <w:t>“p1”</w:t>
            </w:r>
            <w:r>
              <w:rPr>
                <w:rFonts w:ascii="Arial" w:hAnsi="Arial" w:cs="Arial"/>
                <w:shd w:val="clear" w:color="auto" w:fill="EBF1E7"/>
              </w:rPr>
              <w:t>处于活动状态或配置文件</w:t>
            </w:r>
            <w:r>
              <w:rPr>
                <w:rFonts w:ascii="Arial" w:hAnsi="Arial" w:cs="Arial"/>
                <w:shd w:val="clear" w:color="auto" w:fill="EBF1E7"/>
              </w:rPr>
              <w:t>“p2”</w:t>
            </w:r>
            <w:r>
              <w:rPr>
                <w:rFonts w:ascii="Arial" w:hAnsi="Arial" w:cs="Arial"/>
                <w:shd w:val="clear" w:color="auto" w:fill="EBF1E7"/>
              </w:rPr>
              <w:t>未激活，则会发生注册。</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can also be declared at the method level to include only one particular bean of a configuration class (for example, for alternative variants of a particular bean),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@Profile</w:t>
      </w:r>
      <w:r>
        <w:rPr>
          <w:rFonts w:ascii="Arial" w:hAnsi="Arial" w:cs="Arial"/>
          <w:color w:val="34302D"/>
          <w:shd w:val="clear" w:color="auto" w:fill="FFFFFF"/>
        </w:rPr>
        <w:t> </w:t>
      </w:r>
      <w:r>
        <w:rPr>
          <w:rFonts w:ascii="Arial" w:hAnsi="Arial" w:cs="Arial"/>
          <w:color w:val="34302D"/>
          <w:shd w:val="clear" w:color="auto" w:fill="FFFFFF"/>
        </w:rPr>
        <w:t>也可以在方法级别声明只包含配置类的一个特定</w:t>
      </w:r>
      <w:r>
        <w:rPr>
          <w:rFonts w:ascii="Arial" w:hAnsi="Arial" w:cs="Arial"/>
          <w:color w:val="34302D"/>
          <w:shd w:val="clear" w:color="auto" w:fill="FFFFFF"/>
        </w:rPr>
        <w:t>bean</w:t>
      </w:r>
      <w:r>
        <w:rPr>
          <w:rFonts w:ascii="Arial" w:hAnsi="Arial" w:cs="Arial"/>
          <w:color w:val="34302D"/>
          <w:shd w:val="clear" w:color="auto" w:fill="FFFFFF"/>
        </w:rPr>
        <w:t>（例如，对于特定</w:t>
      </w:r>
      <w:r>
        <w:rPr>
          <w:rFonts w:ascii="Arial" w:hAnsi="Arial" w:cs="Arial"/>
          <w:color w:val="34302D"/>
          <w:shd w:val="clear" w:color="auto" w:fill="FFFFFF"/>
        </w:rPr>
        <w:t>bean</w:t>
      </w:r>
      <w:r>
        <w:rPr>
          <w:rFonts w:ascii="Arial" w:hAnsi="Arial" w:cs="Arial"/>
          <w:color w:val="34302D"/>
          <w:shd w:val="clear" w:color="auto" w:fill="FFFFFF"/>
        </w:rPr>
        <w:t>的替代变体），如以下示例所示：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standaloneDataSource()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EmbeddedDatabaseBuilder()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.setType(EmbeddedDatabaseType.HSQL)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.addScript(</w:t>
      </w:r>
      <w:r w:rsidRPr="00BA0D5D">
        <w:rPr>
          <w:rFonts w:ascii="Consolas" w:eastAsia="宋体" w:hAnsi="Consolas" w:cs="宋体"/>
          <w:color w:val="DD1144"/>
          <w:kern w:val="0"/>
          <w:sz w:val="24"/>
          <w:szCs w:val="24"/>
        </w:rPr>
        <w:t>"classpath:com/bank/config/sql/test-data.sql"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jndiDataSource()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InitialContext();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(DataSource) ctx.lookup(</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1200"/>
        <w:gridCol w:w="9267"/>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standaloneDataSource</w:t>
            </w:r>
            <w:r w:rsidRPr="00BA0D5D">
              <w:rPr>
                <w:rFonts w:ascii="宋体" w:eastAsia="宋体" w:hAnsi="宋体" w:cs="宋体"/>
                <w:color w:val="34302D"/>
                <w:kern w:val="0"/>
                <w:sz w:val="24"/>
                <w:szCs w:val="24"/>
              </w:rPr>
              <w:t> method is available only in the </w:t>
            </w:r>
            <w:r w:rsidRPr="00BA0D5D">
              <w:rPr>
                <w:rFonts w:ascii="Consolas" w:eastAsia="宋体" w:hAnsi="Consolas" w:cs="宋体"/>
                <w:color w:val="34302D"/>
                <w:kern w:val="0"/>
                <w:sz w:val="23"/>
                <w:szCs w:val="23"/>
                <w:shd w:val="clear" w:color="auto" w:fill="F7F7F8"/>
              </w:rPr>
              <w:t>development</w:t>
            </w:r>
            <w:r w:rsidRPr="00BA0D5D">
              <w:rPr>
                <w:rFonts w:ascii="宋体" w:eastAsia="宋体" w:hAnsi="宋体" w:cs="宋体"/>
                <w:color w:val="34302D"/>
                <w:kern w:val="0"/>
                <w:sz w:val="24"/>
                <w:szCs w:val="24"/>
              </w:rPr>
              <w:t> profile.</w:t>
            </w:r>
          </w:p>
          <w:p w:rsidR="00FE2EAE" w:rsidRPr="00BA0D5D" w:rsidRDefault="00FE2EAE" w:rsidP="00FE2EAE">
            <w:pPr>
              <w:widowControl/>
              <w:jc w:val="left"/>
              <w:rPr>
                <w:rFonts w:ascii="宋体" w:eastAsia="宋体" w:hAnsi="宋体" w:cs="宋体"/>
                <w:color w:val="34302D"/>
                <w:kern w:val="0"/>
                <w:sz w:val="24"/>
                <w:szCs w:val="24"/>
              </w:rPr>
            </w:pPr>
            <w:r>
              <w:t>该</w:t>
            </w:r>
            <w:r>
              <w:rPr>
                <w:rStyle w:val="HTML"/>
                <w:rFonts w:ascii="Consolas" w:hAnsi="Consolas"/>
                <w:sz w:val="23"/>
                <w:szCs w:val="23"/>
                <w:shd w:val="clear" w:color="auto" w:fill="F7F7F8"/>
              </w:rPr>
              <w:t>standaloneDataSource</w:t>
            </w:r>
            <w:r>
              <w:t>方法仅在</w:t>
            </w:r>
            <w:r>
              <w:rPr>
                <w:rStyle w:val="HTML"/>
                <w:rFonts w:ascii="Consolas" w:hAnsi="Consolas"/>
                <w:sz w:val="23"/>
                <w:szCs w:val="23"/>
                <w:shd w:val="clear" w:color="auto" w:fill="F7F7F8"/>
              </w:rPr>
              <w:t>development</w:t>
            </w:r>
            <w:r>
              <w:t>配置文件中可用。</w:t>
            </w: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w:t>
            </w:r>
            <w:r w:rsidRPr="00BA0D5D">
              <w:rPr>
                <w:rFonts w:ascii="Consolas" w:eastAsia="宋体" w:hAnsi="Consolas" w:cs="宋体"/>
                <w:color w:val="34302D"/>
                <w:kern w:val="0"/>
                <w:sz w:val="23"/>
                <w:szCs w:val="23"/>
                <w:shd w:val="clear" w:color="auto" w:fill="F7F7F8"/>
              </w:rPr>
              <w:t>jndiDataSource</w:t>
            </w:r>
            <w:r w:rsidRPr="00BA0D5D">
              <w:rPr>
                <w:rFonts w:ascii="宋体" w:eastAsia="宋体" w:hAnsi="宋体" w:cs="宋体"/>
                <w:color w:val="34302D"/>
                <w:kern w:val="0"/>
                <w:sz w:val="24"/>
                <w:szCs w:val="24"/>
              </w:rPr>
              <w:t> method is available only in the </w:t>
            </w:r>
            <w:r w:rsidRPr="00BA0D5D">
              <w:rPr>
                <w:rFonts w:ascii="Consolas" w:eastAsia="宋体" w:hAnsi="Consolas" w:cs="宋体"/>
                <w:color w:val="34302D"/>
                <w:kern w:val="0"/>
                <w:sz w:val="23"/>
                <w:szCs w:val="23"/>
                <w:shd w:val="clear" w:color="auto" w:fill="F7F7F8"/>
              </w:rPr>
              <w:t>production</w:t>
            </w:r>
            <w:r w:rsidRPr="00BA0D5D">
              <w:rPr>
                <w:rFonts w:ascii="宋体" w:eastAsia="宋体" w:hAnsi="宋体" w:cs="宋体"/>
                <w:color w:val="34302D"/>
                <w:kern w:val="0"/>
                <w:sz w:val="24"/>
                <w:szCs w:val="24"/>
              </w:rPr>
              <w:t> profile.</w:t>
            </w:r>
          </w:p>
          <w:p w:rsidR="00FE2EAE" w:rsidRPr="00BA0D5D" w:rsidRDefault="00FE2EAE" w:rsidP="00BA0D5D">
            <w:pPr>
              <w:widowControl/>
              <w:jc w:val="left"/>
              <w:rPr>
                <w:rFonts w:ascii="宋体" w:eastAsia="宋体" w:hAnsi="宋体" w:cs="宋体"/>
                <w:color w:val="34302D"/>
                <w:kern w:val="0"/>
                <w:sz w:val="24"/>
                <w:szCs w:val="24"/>
              </w:rPr>
            </w:pPr>
            <w:r>
              <w:t>该</w:t>
            </w:r>
            <w:r>
              <w:rPr>
                <w:rStyle w:val="HTML"/>
                <w:rFonts w:ascii="Consolas" w:hAnsi="Consolas"/>
                <w:sz w:val="23"/>
                <w:szCs w:val="23"/>
                <w:shd w:val="clear" w:color="auto" w:fill="F7F7F8"/>
              </w:rPr>
              <w:t>jndiDataSource</w:t>
            </w:r>
            <w:r>
              <w:t>方法仅在</w:t>
            </w:r>
            <w:r>
              <w:rPr>
                <w:rStyle w:val="HTML"/>
                <w:rFonts w:ascii="Consolas" w:hAnsi="Consolas"/>
                <w:sz w:val="23"/>
                <w:szCs w:val="23"/>
                <w:shd w:val="clear" w:color="auto" w:fill="F7F7F8"/>
              </w:rPr>
              <w:t>production</w:t>
            </w:r>
            <w:r>
              <w:t>配置文件中可用。</w:t>
            </w:r>
          </w:p>
        </w:tc>
      </w:tr>
      <w:tr w:rsidR="00BA0D5D" w:rsidRPr="00BA0D5D" w:rsidTr="00BA0D5D">
        <w:tblPrEx>
          <w:tblCellSpacing w:w="15" w:type="dxa"/>
        </w:tblPrEx>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shd w:val="clear" w:color="auto" w:fill="FFFFFF"/>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With </w:t>
            </w:r>
            <w:r w:rsidRPr="00BA0D5D">
              <w:rPr>
                <w:rFonts w:ascii="Consolas" w:eastAsia="宋体" w:hAnsi="Consolas" w:cs="宋体"/>
                <w:kern w:val="0"/>
                <w:sz w:val="23"/>
                <w:szCs w:val="23"/>
                <w:shd w:val="clear" w:color="auto" w:fill="F7F7F8"/>
              </w:rPr>
              <w:t>@Profile</w:t>
            </w:r>
            <w:r w:rsidRPr="00BA0D5D">
              <w:rPr>
                <w:rFonts w:ascii="inherit" w:eastAsia="宋体" w:hAnsi="inherit" w:cs="宋体"/>
                <w:kern w:val="0"/>
                <w:sz w:val="24"/>
                <w:szCs w:val="24"/>
              </w:rPr>
              <w:t> on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a special scenario may apply: In the case of overloaded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methods of the same Java method name (analogous to constructor overloading), a </w:t>
            </w:r>
            <w:r w:rsidRPr="00BA0D5D">
              <w:rPr>
                <w:rFonts w:ascii="Consolas" w:eastAsia="宋体" w:hAnsi="Consolas" w:cs="宋体"/>
                <w:kern w:val="0"/>
                <w:sz w:val="23"/>
                <w:szCs w:val="23"/>
                <w:shd w:val="clear" w:color="auto" w:fill="F7F7F8"/>
              </w:rPr>
              <w:t>@Profile</w:t>
            </w:r>
            <w:r w:rsidRPr="00BA0D5D">
              <w:rPr>
                <w:rFonts w:ascii="inherit" w:eastAsia="宋体" w:hAnsi="inherit" w:cs="宋体"/>
                <w:kern w:val="0"/>
                <w:sz w:val="24"/>
                <w:szCs w:val="24"/>
              </w:rPr>
              <w:t> condition needs to be consistently declared on all overloaded methods. If the conditions are inconsistent, only the condition on the first declaration among the overloaded methods matters. Therefore, </w:t>
            </w:r>
            <w:r w:rsidRPr="00BA0D5D">
              <w:rPr>
                <w:rFonts w:ascii="Consolas" w:eastAsia="宋体" w:hAnsi="Consolas" w:cs="宋体"/>
                <w:kern w:val="0"/>
                <w:sz w:val="23"/>
                <w:szCs w:val="23"/>
                <w:shd w:val="clear" w:color="auto" w:fill="F7F7F8"/>
              </w:rPr>
              <w:t>@Profile</w:t>
            </w:r>
            <w:r w:rsidRPr="00BA0D5D">
              <w:rPr>
                <w:rFonts w:ascii="inherit" w:eastAsia="宋体" w:hAnsi="inherit" w:cs="宋体"/>
                <w:kern w:val="0"/>
                <w:sz w:val="24"/>
                <w:szCs w:val="24"/>
              </w:rPr>
              <w:t> can not be used to select an overloaded method with a particular argument signature over another. Resolution between all factory methods for the same bean follows Spring’s constructor resolution algorithm at creation time.</w:t>
            </w:r>
          </w:p>
          <w:p w:rsidR="00FE2EAE" w:rsidRPr="00BA0D5D" w:rsidRDefault="00FE2EAE"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使用</w:t>
            </w:r>
            <w:r>
              <w:rPr>
                <w:rStyle w:val="HTML"/>
                <w:rFonts w:ascii="Consolas" w:hAnsi="Consolas"/>
                <w:sz w:val="23"/>
                <w:szCs w:val="23"/>
                <w:shd w:val="clear" w:color="auto" w:fill="F7F7F8"/>
              </w:rPr>
              <w:t>@Profile</w:t>
            </w:r>
            <w:r>
              <w:rPr>
                <w:rFonts w:ascii="Arial" w:hAnsi="Arial" w:cs="Arial"/>
                <w:shd w:val="clear" w:color="auto" w:fill="EBF1E7"/>
              </w:rPr>
              <w:t>on </w:t>
            </w:r>
            <w:r>
              <w:rPr>
                <w:rStyle w:val="HTML"/>
                <w:rFonts w:ascii="Consolas" w:hAnsi="Consolas"/>
                <w:sz w:val="23"/>
                <w:szCs w:val="23"/>
                <w:shd w:val="clear" w:color="auto" w:fill="F7F7F8"/>
              </w:rPr>
              <w:t>@Bean</w:t>
            </w:r>
            <w:r>
              <w:rPr>
                <w:rFonts w:ascii="Arial" w:hAnsi="Arial" w:cs="Arial"/>
                <w:shd w:val="clear" w:color="auto" w:fill="EBF1E7"/>
              </w:rPr>
              <w:t>方法，可能会应用特殊方案：对于</w:t>
            </w:r>
            <w:r>
              <w:rPr>
                <w:rStyle w:val="HTML"/>
                <w:rFonts w:ascii="Consolas" w:hAnsi="Consolas"/>
                <w:sz w:val="23"/>
                <w:szCs w:val="23"/>
                <w:shd w:val="clear" w:color="auto" w:fill="F7F7F8"/>
              </w:rPr>
              <w:t>@Bean</w:t>
            </w:r>
            <w:r>
              <w:rPr>
                <w:rFonts w:ascii="Arial" w:hAnsi="Arial" w:cs="Arial"/>
                <w:shd w:val="clear" w:color="auto" w:fill="EBF1E7"/>
              </w:rPr>
              <w:t>相同</w:t>
            </w:r>
            <w:r>
              <w:rPr>
                <w:rFonts w:ascii="Arial" w:hAnsi="Arial" w:cs="Arial"/>
                <w:shd w:val="clear" w:color="auto" w:fill="EBF1E7"/>
              </w:rPr>
              <w:t>Java</w:t>
            </w:r>
            <w:r>
              <w:rPr>
                <w:rFonts w:ascii="Arial" w:hAnsi="Arial" w:cs="Arial"/>
                <w:shd w:val="clear" w:color="auto" w:fill="EBF1E7"/>
              </w:rPr>
              <w:t>方法名称的重载方法（类似于构造函数重载），</w:t>
            </w:r>
            <w:r>
              <w:rPr>
                <w:rStyle w:val="HTML"/>
                <w:rFonts w:ascii="Consolas" w:hAnsi="Consolas"/>
                <w:sz w:val="23"/>
                <w:szCs w:val="23"/>
                <w:shd w:val="clear" w:color="auto" w:fill="F7F7F8"/>
              </w:rPr>
              <w:t>@Profile</w:t>
            </w:r>
            <w:r>
              <w:rPr>
                <w:rFonts w:ascii="Arial" w:hAnsi="Arial" w:cs="Arial"/>
                <w:shd w:val="clear" w:color="auto" w:fill="EBF1E7"/>
              </w:rPr>
              <w:t>需要在所有重载方法上一致地声明条件。如果条件不一致，则只有重载方法中第一个声明的条件才重要。因此，</w:t>
            </w:r>
            <w:r>
              <w:rPr>
                <w:rStyle w:val="HTML"/>
                <w:rFonts w:ascii="Consolas" w:hAnsi="Consolas"/>
                <w:sz w:val="23"/>
                <w:szCs w:val="23"/>
                <w:shd w:val="clear" w:color="auto" w:fill="F7F7F8"/>
              </w:rPr>
              <w:t>@Profile</w:t>
            </w:r>
            <w:r>
              <w:rPr>
                <w:rFonts w:ascii="Arial" w:hAnsi="Arial" w:cs="Arial"/>
                <w:shd w:val="clear" w:color="auto" w:fill="EBF1E7"/>
              </w:rPr>
              <w:t>不能用于选择具有特定参数签名的重载方法。在创建时，</w:t>
            </w:r>
            <w:r>
              <w:rPr>
                <w:rFonts w:ascii="Arial" w:hAnsi="Arial" w:cs="Arial"/>
                <w:shd w:val="clear" w:color="auto" w:fill="EBF1E7"/>
              </w:rPr>
              <w:t>Spring</w:t>
            </w:r>
            <w:r>
              <w:rPr>
                <w:rFonts w:ascii="Arial" w:hAnsi="Arial" w:cs="Arial"/>
                <w:shd w:val="clear" w:color="auto" w:fill="EBF1E7"/>
              </w:rPr>
              <w:t>的构造函数解析算法遵循同一</w:t>
            </w:r>
            <w:r>
              <w:rPr>
                <w:rFonts w:ascii="Arial" w:hAnsi="Arial" w:cs="Arial"/>
                <w:shd w:val="clear" w:color="auto" w:fill="EBF1E7"/>
              </w:rPr>
              <w:t>bean</w:t>
            </w:r>
            <w:r>
              <w:rPr>
                <w:rFonts w:ascii="Arial" w:hAnsi="Arial" w:cs="Arial"/>
                <w:shd w:val="clear" w:color="auto" w:fill="EBF1E7"/>
              </w:rPr>
              <w:t>的所有工厂方法之间的分辨率。</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 want to define alternative beans with different profile conditions, use distinct Java method names that point to the same bean name by using the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name attribute, as shown in the preceding example. If the argument signatures are all the same (for example, all of the variants have no-arg factory methods), this is the only way to represent such an arrangement in a valid Java class in the first place (since there can only be one method of a particular name and argument signature).</w:t>
            </w:r>
          </w:p>
          <w:p w:rsidR="00FE2EAE" w:rsidRPr="00BA0D5D" w:rsidRDefault="00FE2EAE" w:rsidP="00BA0D5D">
            <w:pPr>
              <w:widowControl/>
              <w:jc w:val="left"/>
              <w:rPr>
                <w:rFonts w:ascii="inherit" w:eastAsia="宋体" w:hAnsi="inherit" w:cs="宋体" w:hint="eastAsia"/>
                <w:kern w:val="0"/>
                <w:sz w:val="24"/>
                <w:szCs w:val="24"/>
              </w:rPr>
            </w:pPr>
            <w:r>
              <w:rPr>
                <w:rFonts w:ascii="Arial" w:hAnsi="Arial" w:cs="Arial"/>
                <w:shd w:val="clear" w:color="auto" w:fill="EBF1E7"/>
              </w:rPr>
              <w:t>如果要定义具有不同配置文件条件的备用</w:t>
            </w:r>
            <w:r>
              <w:rPr>
                <w:rFonts w:ascii="Arial" w:hAnsi="Arial" w:cs="Arial"/>
                <w:shd w:val="clear" w:color="auto" w:fill="EBF1E7"/>
              </w:rPr>
              <w:t>Bean</w:t>
            </w:r>
            <w:r>
              <w:rPr>
                <w:rFonts w:ascii="Arial" w:hAnsi="Arial" w:cs="Arial"/>
                <w:shd w:val="clear" w:color="auto" w:fill="EBF1E7"/>
              </w:rPr>
              <w:t>，请使用通过使用</w:t>
            </w:r>
            <w:r>
              <w:rPr>
                <w:rStyle w:val="HTML"/>
                <w:rFonts w:ascii="Consolas" w:hAnsi="Consolas"/>
                <w:sz w:val="23"/>
                <w:szCs w:val="23"/>
                <w:shd w:val="clear" w:color="auto" w:fill="F7F7F8"/>
              </w:rPr>
              <w:t>@Bean</w:t>
            </w:r>
            <w:r>
              <w:rPr>
                <w:rFonts w:ascii="Arial" w:hAnsi="Arial" w:cs="Arial"/>
                <w:shd w:val="clear" w:color="auto" w:fill="EBF1E7"/>
              </w:rPr>
              <w:t>name</w:t>
            </w:r>
            <w:r>
              <w:rPr>
                <w:rFonts w:ascii="Arial" w:hAnsi="Arial" w:cs="Arial"/>
                <w:shd w:val="clear" w:color="auto" w:fill="EBF1E7"/>
              </w:rPr>
              <w:t>属性指向相同</w:t>
            </w:r>
            <w:r>
              <w:rPr>
                <w:rFonts w:ascii="Arial" w:hAnsi="Arial" w:cs="Arial"/>
                <w:shd w:val="clear" w:color="auto" w:fill="EBF1E7"/>
              </w:rPr>
              <w:t>bean</w:t>
            </w:r>
            <w:r>
              <w:rPr>
                <w:rFonts w:ascii="Arial" w:hAnsi="Arial" w:cs="Arial"/>
                <w:shd w:val="clear" w:color="auto" w:fill="EBF1E7"/>
              </w:rPr>
              <w:t>名称的不同</w:t>
            </w:r>
            <w:r>
              <w:rPr>
                <w:rFonts w:ascii="Arial" w:hAnsi="Arial" w:cs="Arial"/>
                <w:shd w:val="clear" w:color="auto" w:fill="EBF1E7"/>
              </w:rPr>
              <w:t>Java</w:t>
            </w:r>
            <w:r>
              <w:rPr>
                <w:rFonts w:ascii="Arial" w:hAnsi="Arial" w:cs="Arial"/>
                <w:shd w:val="clear" w:color="auto" w:fill="EBF1E7"/>
              </w:rPr>
              <w:t>方法名称，如上例所示。如果参数签名都是相同的（例如，所有变体都具有</w:t>
            </w:r>
            <w:r>
              <w:rPr>
                <w:rFonts w:ascii="Arial" w:hAnsi="Arial" w:cs="Arial"/>
                <w:shd w:val="clear" w:color="auto" w:fill="EBF1E7"/>
              </w:rPr>
              <w:t>no-arg</w:t>
            </w:r>
            <w:r>
              <w:rPr>
                <w:rFonts w:ascii="Arial" w:hAnsi="Arial" w:cs="Arial"/>
                <w:shd w:val="clear" w:color="auto" w:fill="EBF1E7"/>
              </w:rPr>
              <w:t>工厂方法），这是首先在有效的</w:t>
            </w:r>
            <w:r>
              <w:rPr>
                <w:rFonts w:ascii="Arial" w:hAnsi="Arial" w:cs="Arial"/>
                <w:shd w:val="clear" w:color="auto" w:fill="EBF1E7"/>
              </w:rPr>
              <w:t>Java</w:t>
            </w:r>
            <w:r>
              <w:rPr>
                <w:rFonts w:ascii="Arial" w:hAnsi="Arial" w:cs="Arial"/>
                <w:shd w:val="clear" w:color="auto" w:fill="EBF1E7"/>
              </w:rPr>
              <w:t>类中表示这种排列的唯一方法（因为只有一个特定名称和参数签名的方法）。</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XML Bean Definition Profiles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XML counterpart is 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 Our preceding sample configuration can be rewritten in two XML files, as follows: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XML</w:t>
      </w:r>
      <w:r>
        <w:rPr>
          <w:rFonts w:ascii="Arial" w:hAnsi="Arial" w:cs="Arial"/>
          <w:color w:val="34302D"/>
          <w:shd w:val="clear" w:color="auto" w:fill="FFFFFF"/>
        </w:rPr>
        <w:t>对应物是元素的</w:t>
      </w:r>
      <w:r>
        <w:rPr>
          <w:rStyle w:val="HTML"/>
          <w:rFonts w:ascii="Consolas" w:hAnsi="Consolas"/>
          <w:sz w:val="23"/>
          <w:szCs w:val="23"/>
          <w:shd w:val="clear" w:color="auto" w:fill="F7F7F8"/>
        </w:rPr>
        <w:t>profile</w:t>
      </w:r>
      <w:r>
        <w:rPr>
          <w:rFonts w:ascii="Arial" w:hAnsi="Arial" w:cs="Arial"/>
          <w:color w:val="34302D"/>
          <w:shd w:val="clear" w:color="auto" w:fill="FFFFFF"/>
        </w:rPr>
        <w:t>属性</w:t>
      </w:r>
      <w:r>
        <w:rPr>
          <w:rStyle w:val="HTML"/>
          <w:rFonts w:ascii="Consolas" w:hAnsi="Consolas"/>
          <w:sz w:val="23"/>
          <w:szCs w:val="23"/>
          <w:shd w:val="clear" w:color="auto" w:fill="F7F7F8"/>
        </w:rPr>
        <w:t>&lt;beans&gt;</w:t>
      </w:r>
      <w:r>
        <w:rPr>
          <w:rFonts w:ascii="Arial" w:hAnsi="Arial" w:cs="Arial"/>
          <w:color w:val="34302D"/>
          <w:shd w:val="clear" w:color="auto" w:fill="FFFFFF"/>
        </w:rPr>
        <w:t>。我们之前的示例配置可以在两个</w:t>
      </w:r>
      <w:r>
        <w:rPr>
          <w:rFonts w:ascii="Arial" w:hAnsi="Arial" w:cs="Arial"/>
          <w:color w:val="34302D"/>
          <w:shd w:val="clear" w:color="auto" w:fill="FFFFFF"/>
        </w:rPr>
        <w:t>XML</w:t>
      </w:r>
      <w:r>
        <w:rPr>
          <w:rFonts w:ascii="Arial" w:hAnsi="Arial" w:cs="Arial"/>
          <w:color w:val="34302D"/>
          <w:shd w:val="clear" w:color="auto" w:fill="FFFFFF"/>
        </w:rPr>
        <w:t>文件中重写，如下所示：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xmlns:jdbc</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"http://www.springframework.org/schema/jdbc"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&lt;jdbc:embedded-database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&lt;jdbc:script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&lt;jdbc:script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"classpath:com/bank/config/sql/test-data.sql"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&lt;/jdbc:embedded-database&gt;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xmlns:jee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"http://www.springframework.org/schema/jee"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&lt;jee:jndi-lookup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jndi-name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also possible to avoid that split and nest </w:t>
      </w:r>
      <w:r w:rsidRPr="00BA0D5D">
        <w:rPr>
          <w:rFonts w:ascii="Consolas" w:eastAsia="宋体" w:hAnsi="Consolas" w:cs="宋体"/>
          <w:color w:val="34302D"/>
          <w:kern w:val="0"/>
          <w:sz w:val="23"/>
          <w:szCs w:val="23"/>
          <w:shd w:val="clear" w:color="auto" w:fill="F7F7F8"/>
        </w:rPr>
        <w:t>&lt;beans/&gt;</w:t>
      </w:r>
      <w:r w:rsidRPr="00BA0D5D">
        <w:rPr>
          <w:rFonts w:ascii="inherit" w:eastAsia="宋体" w:hAnsi="inherit" w:cs="Arial"/>
          <w:color w:val="34302D"/>
          <w:kern w:val="0"/>
          <w:sz w:val="24"/>
          <w:szCs w:val="24"/>
        </w:rPr>
        <w:t> elements within the same file,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也可以避免</w:t>
      </w:r>
      <w:r>
        <w:rPr>
          <w:rStyle w:val="HTML"/>
          <w:rFonts w:ascii="Consolas" w:hAnsi="Consolas"/>
          <w:sz w:val="23"/>
          <w:szCs w:val="23"/>
          <w:shd w:val="clear" w:color="auto" w:fill="F7F7F8"/>
        </w:rPr>
        <w:t>&lt;beans/&gt;</w:t>
      </w:r>
      <w:r>
        <w:rPr>
          <w:rFonts w:ascii="Arial" w:hAnsi="Arial" w:cs="Arial"/>
          <w:color w:val="34302D"/>
          <w:shd w:val="clear" w:color="auto" w:fill="FFFFFF"/>
        </w:rPr>
        <w:t>在同一文件中使用</w:t>
      </w:r>
      <w:r>
        <w:rPr>
          <w:rFonts w:ascii="Arial" w:hAnsi="Arial" w:cs="Arial"/>
          <w:color w:val="34302D"/>
          <w:shd w:val="clear" w:color="auto" w:fill="FFFFFF"/>
        </w:rPr>
        <w:t>split</w:t>
      </w:r>
      <w:r>
        <w:rPr>
          <w:rFonts w:ascii="Arial" w:hAnsi="Arial" w:cs="Arial"/>
          <w:color w:val="34302D"/>
          <w:shd w:val="clear" w:color="auto" w:fill="FFFFFF"/>
        </w:rPr>
        <w:t>和</w:t>
      </w:r>
      <w:r>
        <w:rPr>
          <w:rFonts w:ascii="Arial" w:hAnsi="Arial" w:cs="Arial"/>
          <w:color w:val="34302D"/>
          <w:shd w:val="clear" w:color="auto" w:fill="FFFFFF"/>
        </w:rPr>
        <w:t>nest </w:t>
      </w:r>
      <w:r>
        <w:rPr>
          <w:rFonts w:ascii="Arial" w:hAnsi="Arial" w:cs="Arial"/>
          <w:color w:val="34302D"/>
          <w:shd w:val="clear" w:color="auto" w:fill="FFFFFF"/>
        </w:rPr>
        <w:t>元素，如下例所示：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xmlns:jdbc</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"http://www.springframework.org/schema/jdbc"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xmlns:jee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"http://www.springframework.org/schema/jee"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bean definitions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"development"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&lt;jdbc:embedded-database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&lt;jdbc:script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&lt;jdbc:script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"classpath:com/bank/config/sql/test-data.sql"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&lt;/jdbc:embedded-database&gt;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&lt;jee:jndi-lookup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jndi-name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spring-bean.xsd</w:t>
      </w:r>
      <w:r w:rsidRPr="00BA0D5D">
        <w:rPr>
          <w:rFonts w:ascii="inherit" w:eastAsia="宋体" w:hAnsi="inherit" w:cs="Arial"/>
          <w:color w:val="34302D"/>
          <w:kern w:val="0"/>
          <w:sz w:val="24"/>
          <w:szCs w:val="24"/>
        </w:rPr>
        <w:t> has been constrained to allow such elements only as the last ones in the file. This should help provide flexibility without incurring clutter in the XML files.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spring-bean.xsd</w:t>
      </w:r>
      <w:r>
        <w:rPr>
          <w:rFonts w:ascii="Arial" w:hAnsi="Arial" w:cs="Arial"/>
          <w:color w:val="34302D"/>
          <w:shd w:val="clear" w:color="auto" w:fill="FFFFFF"/>
        </w:rPr>
        <w:t>受到了制约，使这些元素只能作为文件中的最后一个人。这应该有助于提供灵活性，而不会在</w:t>
      </w:r>
      <w:r>
        <w:rPr>
          <w:rFonts w:ascii="Arial" w:hAnsi="Arial" w:cs="Arial"/>
          <w:color w:val="34302D"/>
          <w:shd w:val="clear" w:color="auto" w:fill="FFFFFF"/>
        </w:rPr>
        <w:t>XML</w:t>
      </w:r>
      <w:r>
        <w:rPr>
          <w:rFonts w:ascii="Arial" w:hAnsi="Arial" w:cs="Arial"/>
          <w:color w:val="34302D"/>
          <w:shd w:val="clear" w:color="auto" w:fill="FFFFFF"/>
        </w:rPr>
        <w:t>文件中引起混乱。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XML counterpart does not support the profile expressions described earlier. It is possible, however, to negate a profile by using the </w:t>
            </w:r>
            <w:r w:rsidRPr="00BA0D5D">
              <w:rPr>
                <w:rFonts w:ascii="Consolas" w:eastAsia="宋体" w:hAnsi="Consolas" w:cs="宋体"/>
                <w:kern w:val="0"/>
                <w:sz w:val="23"/>
                <w:szCs w:val="23"/>
                <w:shd w:val="clear" w:color="auto" w:fill="F7F7F8"/>
              </w:rPr>
              <w:t>!</w:t>
            </w:r>
            <w:r w:rsidRPr="00BA0D5D">
              <w:rPr>
                <w:rFonts w:ascii="inherit" w:eastAsia="宋体" w:hAnsi="inherit" w:cs="宋体"/>
                <w:kern w:val="0"/>
                <w:sz w:val="24"/>
                <w:szCs w:val="24"/>
              </w:rPr>
              <w:t> operator. It is also possible to apply a logical “and” by nesting the profiles, as the following example shows:</w:t>
            </w:r>
          </w:p>
          <w:p w:rsidR="00FE2EAE" w:rsidRPr="00BA0D5D" w:rsidRDefault="00FE2EAE"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XML</w:t>
            </w:r>
            <w:r>
              <w:rPr>
                <w:rFonts w:ascii="Arial" w:hAnsi="Arial" w:cs="Arial"/>
                <w:shd w:val="clear" w:color="auto" w:fill="EBF1E7"/>
              </w:rPr>
              <w:t>副本不支持前面描述的配置文件表达式。但是，可以通过使用</w:t>
            </w:r>
            <w:r>
              <w:rPr>
                <w:rStyle w:val="HTML"/>
                <w:rFonts w:ascii="Consolas" w:hAnsi="Consolas"/>
                <w:sz w:val="23"/>
                <w:szCs w:val="23"/>
                <w:shd w:val="clear" w:color="auto" w:fill="F7F7F8"/>
              </w:rPr>
              <w:t>!</w:t>
            </w:r>
            <w:r>
              <w:rPr>
                <w:rFonts w:ascii="Arial" w:hAnsi="Arial" w:cs="Arial"/>
                <w:shd w:val="clear" w:color="auto" w:fill="EBF1E7"/>
              </w:rPr>
              <w:t>运算符来否定轮廓。也可以通过嵌套配置文件来应用逻辑</w:t>
            </w:r>
            <w:r>
              <w:rPr>
                <w:rFonts w:ascii="Arial" w:hAnsi="Arial" w:cs="Arial"/>
                <w:shd w:val="clear" w:color="auto" w:fill="EBF1E7"/>
              </w:rPr>
              <w:t>“</w:t>
            </w:r>
            <w:r>
              <w:rPr>
                <w:rFonts w:ascii="Arial" w:hAnsi="Arial" w:cs="Arial"/>
                <w:shd w:val="clear" w:color="auto" w:fill="EBF1E7"/>
              </w:rPr>
              <w:t>和</w:t>
            </w:r>
            <w:r>
              <w:rPr>
                <w:rFonts w:ascii="Arial" w:hAnsi="Arial" w:cs="Arial"/>
                <w:shd w:val="clear" w:color="auto" w:fill="EBF1E7"/>
              </w:rPr>
              <w:t>”</w:t>
            </w:r>
            <w:r>
              <w:rPr>
                <w:rFonts w:ascii="Arial" w:hAnsi="Arial" w:cs="Arial"/>
                <w:shd w:val="clear" w:color="auto" w:fill="EBF1E7"/>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xmlns:jdbc</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"http://www.springframework.org/schema/jdbc"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xmlns:jee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"http://www.springframework.org/schema/jee"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i/>
                <w:iCs/>
                <w:color w:val="999988"/>
                <w:kern w:val="0"/>
                <w:sz w:val="24"/>
                <w:szCs w:val="24"/>
              </w:rPr>
              <w:t>&lt;!-- other bean definitions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&lt;beans</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"production"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&lt;beans</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profile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"us-east"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&lt;jee:jndi-lookup</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"dataSource"</w:t>
            </w:r>
            <w:r w:rsidRPr="00BA0D5D">
              <w:rPr>
                <w:rFonts w:ascii="Consolas" w:eastAsia="宋体" w:hAnsi="Consolas" w:cs="宋体"/>
                <w:kern w:val="0"/>
                <w:sz w:val="24"/>
                <w:szCs w:val="24"/>
              </w:rPr>
              <w:t xml:space="preserve"> </w:t>
            </w:r>
            <w:r w:rsidRPr="00BA0D5D">
              <w:rPr>
                <w:rFonts w:ascii="Consolas" w:eastAsia="宋体" w:hAnsi="Consolas" w:cs="宋体"/>
                <w:color w:val="000080"/>
                <w:kern w:val="0"/>
                <w:sz w:val="24"/>
                <w:szCs w:val="24"/>
              </w:rPr>
              <w:t>jndi-name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"java:comp/env/jdbc/datasource"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kern w:val="0"/>
                <w:sz w:val="24"/>
                <w:szCs w:val="24"/>
              </w:rPr>
              <w:t xml:space="preserve">    </w:t>
            </w: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In the preceding example, the </w:t>
            </w:r>
            <w:r w:rsidRPr="00BA0D5D">
              <w:rPr>
                <w:rFonts w:ascii="Consolas" w:eastAsia="宋体" w:hAnsi="Consolas" w:cs="宋体"/>
                <w:kern w:val="0"/>
                <w:sz w:val="23"/>
                <w:szCs w:val="23"/>
                <w:shd w:val="clear" w:color="auto" w:fill="F7F7F8"/>
              </w:rPr>
              <w:t>dataSource</w:t>
            </w:r>
            <w:r w:rsidRPr="00BA0D5D">
              <w:rPr>
                <w:rFonts w:ascii="inherit" w:eastAsia="宋体" w:hAnsi="inherit" w:cs="宋体"/>
                <w:kern w:val="0"/>
                <w:sz w:val="24"/>
                <w:szCs w:val="24"/>
              </w:rPr>
              <w:t> bean is exposed if both the </w:t>
            </w:r>
            <w:r w:rsidRPr="00BA0D5D">
              <w:rPr>
                <w:rFonts w:ascii="Consolas" w:eastAsia="宋体" w:hAnsi="Consolas" w:cs="宋体"/>
                <w:kern w:val="0"/>
                <w:sz w:val="23"/>
                <w:szCs w:val="23"/>
                <w:shd w:val="clear" w:color="auto" w:fill="F7F7F8"/>
              </w:rPr>
              <w:t>production</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us-east</w:t>
            </w:r>
            <w:r w:rsidRPr="00BA0D5D">
              <w:rPr>
                <w:rFonts w:ascii="inherit" w:eastAsia="宋体" w:hAnsi="inherit" w:cs="宋体"/>
                <w:kern w:val="0"/>
                <w:sz w:val="24"/>
                <w:szCs w:val="24"/>
              </w:rPr>
              <w:t> profiles are active.</w:t>
            </w:r>
          </w:p>
          <w:p w:rsidR="00FE2EAE" w:rsidRPr="00BA0D5D" w:rsidRDefault="00FE2EAE" w:rsidP="00BA0D5D">
            <w:pPr>
              <w:widowControl/>
              <w:jc w:val="left"/>
              <w:rPr>
                <w:rFonts w:ascii="inherit" w:eastAsia="宋体" w:hAnsi="inherit" w:cs="宋体" w:hint="eastAsia"/>
                <w:kern w:val="0"/>
                <w:sz w:val="24"/>
                <w:szCs w:val="24"/>
              </w:rPr>
            </w:pPr>
            <w:r>
              <w:rPr>
                <w:rFonts w:ascii="Arial" w:hAnsi="Arial" w:cs="Arial"/>
                <w:shd w:val="clear" w:color="auto" w:fill="EBF1E7"/>
              </w:rPr>
              <w:t>在前面的示例中，</w:t>
            </w:r>
            <w:r>
              <w:rPr>
                <w:rStyle w:val="HTML"/>
                <w:rFonts w:ascii="Consolas" w:hAnsi="Consolas"/>
                <w:sz w:val="23"/>
                <w:szCs w:val="23"/>
                <w:shd w:val="clear" w:color="auto" w:fill="F7F7F8"/>
              </w:rPr>
              <w:t>dataSource</w:t>
            </w:r>
            <w:r>
              <w:rPr>
                <w:rFonts w:ascii="Arial" w:hAnsi="Arial" w:cs="Arial"/>
                <w:shd w:val="clear" w:color="auto" w:fill="EBF1E7"/>
              </w:rPr>
              <w:t>如果两个</w:t>
            </w:r>
            <w:r>
              <w:rPr>
                <w:rStyle w:val="HTML"/>
                <w:rFonts w:ascii="Consolas" w:hAnsi="Consolas"/>
                <w:sz w:val="23"/>
                <w:szCs w:val="23"/>
                <w:shd w:val="clear" w:color="auto" w:fill="F7F7F8"/>
              </w:rPr>
              <w:t>production</w:t>
            </w:r>
            <w:r>
              <w:rPr>
                <w:rFonts w:ascii="Arial" w:hAnsi="Arial" w:cs="Arial"/>
                <w:shd w:val="clear" w:color="auto" w:fill="EBF1E7"/>
              </w:rPr>
              <w:t>和</w:t>
            </w:r>
            <w:r>
              <w:rPr>
                <w:rFonts w:ascii="Arial" w:hAnsi="Arial" w:cs="Arial"/>
                <w:shd w:val="clear" w:color="auto" w:fill="EBF1E7"/>
              </w:rPr>
              <w:t> </w:t>
            </w:r>
            <w:r>
              <w:rPr>
                <w:rStyle w:val="HTML"/>
                <w:rFonts w:ascii="Consolas" w:hAnsi="Consolas"/>
                <w:sz w:val="23"/>
                <w:szCs w:val="23"/>
                <w:shd w:val="clear" w:color="auto" w:fill="F7F7F8"/>
              </w:rPr>
              <w:t>us-east</w:t>
            </w:r>
            <w:r>
              <w:rPr>
                <w:rFonts w:ascii="Arial" w:hAnsi="Arial" w:cs="Arial"/>
                <w:shd w:val="clear" w:color="auto" w:fill="EBF1E7"/>
              </w:rPr>
              <w:t>配置文件都处于活动状态，则会公开</w:t>
            </w:r>
            <w:r>
              <w:rPr>
                <w:rFonts w:ascii="Arial" w:hAnsi="Arial" w:cs="Arial"/>
                <w:shd w:val="clear" w:color="auto" w:fill="EBF1E7"/>
              </w:rPr>
              <w:t>Bean </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Activating a Profile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that we have updated our configuration, we still need to instruct Spring which profile is active. If we started our sample application right now, we would see a </w:t>
      </w:r>
      <w:r w:rsidRPr="00BA0D5D">
        <w:rPr>
          <w:rFonts w:ascii="Consolas" w:eastAsia="宋体" w:hAnsi="Consolas" w:cs="宋体"/>
          <w:color w:val="34302D"/>
          <w:kern w:val="0"/>
          <w:sz w:val="23"/>
          <w:szCs w:val="23"/>
          <w:shd w:val="clear" w:color="auto" w:fill="F7F7F8"/>
        </w:rPr>
        <w:t>NoSuchBeanDefinitionException</w:t>
      </w:r>
      <w:r w:rsidRPr="00BA0D5D">
        <w:rPr>
          <w:rFonts w:ascii="inherit" w:eastAsia="宋体" w:hAnsi="inherit" w:cs="Arial"/>
          <w:color w:val="34302D"/>
          <w:kern w:val="0"/>
          <w:sz w:val="24"/>
          <w:szCs w:val="24"/>
        </w:rPr>
        <w:t> thrown, because the container could not find the Spring bean named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现在我们已经更新了配置，我们仍然需要指示</w:t>
      </w:r>
      <w:r>
        <w:rPr>
          <w:rFonts w:ascii="Arial" w:hAnsi="Arial" w:cs="Arial"/>
          <w:color w:val="34302D"/>
          <w:shd w:val="clear" w:color="auto" w:fill="FFFFFF"/>
        </w:rPr>
        <w:t>Spring</w:t>
      </w:r>
      <w:r>
        <w:rPr>
          <w:rFonts w:ascii="Arial" w:hAnsi="Arial" w:cs="Arial"/>
          <w:color w:val="34302D"/>
          <w:shd w:val="clear" w:color="auto" w:fill="FFFFFF"/>
        </w:rPr>
        <w:t>哪个配置文件处于活动状态。如果我们现在开始我们的示例应用程序，我们会看到</w:t>
      </w:r>
      <w:r>
        <w:rPr>
          <w:rStyle w:val="HTML"/>
          <w:rFonts w:ascii="Consolas" w:hAnsi="Consolas"/>
          <w:sz w:val="23"/>
          <w:szCs w:val="23"/>
          <w:shd w:val="clear" w:color="auto" w:fill="F7F7F8"/>
        </w:rPr>
        <w:t>NoSuchBeanDefinitionException</w:t>
      </w:r>
      <w:r>
        <w:rPr>
          <w:rFonts w:ascii="Arial" w:hAnsi="Arial" w:cs="Arial"/>
          <w:color w:val="34302D"/>
          <w:shd w:val="clear" w:color="auto" w:fill="FFFFFF"/>
        </w:rPr>
        <w:t>抛出，因为容器找不到名为的</w:t>
      </w:r>
      <w:r>
        <w:rPr>
          <w:rFonts w:ascii="Arial" w:hAnsi="Arial" w:cs="Arial"/>
          <w:color w:val="34302D"/>
          <w:shd w:val="clear" w:color="auto" w:fill="FFFFFF"/>
        </w:rPr>
        <w:t>Spring bean </w:t>
      </w:r>
      <w:r>
        <w:rPr>
          <w:rStyle w:val="HTML"/>
          <w:rFonts w:ascii="Consolas" w:hAnsi="Consolas"/>
          <w:sz w:val="23"/>
          <w:szCs w:val="23"/>
          <w:shd w:val="clear" w:color="auto" w:fill="F7F7F8"/>
        </w:rPr>
        <w:t>dataSource</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Activating a profile can be done in several ways, but the most straightforward is to do it programmatically against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API which is available through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The following example shows how to do so:</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激活配置文件可以通过多种方式完成，但最直接的方法是以编程方式对</w:t>
      </w:r>
      <w:r>
        <w:rPr>
          <w:rStyle w:val="HTML"/>
          <w:rFonts w:ascii="Consolas" w:hAnsi="Consolas"/>
          <w:sz w:val="23"/>
          <w:szCs w:val="23"/>
          <w:shd w:val="clear" w:color="auto" w:fill="F7F7F8"/>
        </w:rPr>
        <w:t>Environment</w:t>
      </w:r>
      <w:r>
        <w:rPr>
          <w:rFonts w:ascii="Arial" w:hAnsi="Arial" w:cs="Arial"/>
          <w:color w:val="34302D"/>
          <w:shd w:val="clear" w:color="auto" w:fill="FFFFFF"/>
        </w:rPr>
        <w:t>可通过</w:t>
      </w:r>
      <w:r>
        <w:rPr>
          <w:rFonts w:ascii="Arial" w:hAnsi="Arial" w:cs="Arial"/>
          <w:color w:val="34302D"/>
          <w:shd w:val="clear" w:color="auto" w:fill="FFFFFF"/>
        </w:rPr>
        <w:t>API</w:t>
      </w:r>
      <w:r>
        <w:rPr>
          <w:rFonts w:ascii="Arial" w:hAnsi="Arial" w:cs="Arial"/>
          <w:color w:val="34302D"/>
          <w:shd w:val="clear" w:color="auto" w:fill="FFFFFF"/>
        </w:rPr>
        <w:t>提供的</w:t>
      </w:r>
      <w:r>
        <w:rPr>
          <w:rFonts w:ascii="Arial" w:hAnsi="Arial" w:cs="Arial"/>
          <w:color w:val="34302D"/>
          <w:shd w:val="clear" w:color="auto" w:fill="FFFFFF"/>
        </w:rPr>
        <w:t>API</w:t>
      </w:r>
      <w:r>
        <w:rPr>
          <w:rFonts w:ascii="Arial" w:hAnsi="Arial" w:cs="Arial"/>
          <w:color w:val="34302D"/>
          <w:shd w:val="clear" w:color="auto" w:fill="FFFFFF"/>
        </w:rPr>
        <w:t>进行操作</w:t>
      </w:r>
      <w:r>
        <w:rPr>
          <w:rStyle w:val="HTML"/>
          <w:rFonts w:ascii="Consolas" w:hAnsi="Consolas"/>
          <w:sz w:val="23"/>
          <w:szCs w:val="23"/>
          <w:shd w:val="clear" w:color="auto" w:fill="F7F7F8"/>
        </w:rPr>
        <w:t>ApplicationContext</w:t>
      </w:r>
      <w:r>
        <w:rPr>
          <w:rFonts w:ascii="Arial" w:hAnsi="Arial" w:cs="Arial"/>
          <w:color w:val="34302D"/>
          <w:shd w:val="clear" w:color="auto" w:fill="FFFFFF"/>
        </w:rPr>
        <w:t>。以下示例显示了如何执行此操作：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AnnotationConfigApplicationContext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AnnotationConfigApplicationContext();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ctx.getEnvironment().setActiveProfiles(</w:t>
      </w:r>
      <w:r w:rsidRPr="00BA0D5D">
        <w:rPr>
          <w:rFonts w:ascii="Consolas" w:eastAsia="宋体" w:hAnsi="Consolas" w:cs="宋体"/>
          <w:color w:val="DD1144"/>
          <w:kern w:val="0"/>
          <w:sz w:val="24"/>
          <w:szCs w:val="24"/>
        </w:rPr>
        <w:t>"development"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ctx.register(SomeConfig.class, StandaloneDataConfig.class, JndiDataConfig.class);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ctx.refresh();</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you can also declaratively activate profiles through the </w:t>
      </w:r>
      <w:r w:rsidRPr="00BA0D5D">
        <w:rPr>
          <w:rFonts w:ascii="Consolas" w:eastAsia="宋体" w:hAnsi="Consolas" w:cs="宋体"/>
          <w:color w:val="34302D"/>
          <w:kern w:val="0"/>
          <w:sz w:val="23"/>
          <w:szCs w:val="23"/>
          <w:shd w:val="clear" w:color="auto" w:fill="F7F7F8"/>
        </w:rPr>
        <w:t>spring.profiles.active</w:t>
      </w:r>
      <w:r w:rsidRPr="00BA0D5D">
        <w:rPr>
          <w:rFonts w:ascii="inherit" w:eastAsia="宋体" w:hAnsi="inherit" w:cs="Arial"/>
          <w:color w:val="34302D"/>
          <w:kern w:val="0"/>
          <w:sz w:val="24"/>
          <w:szCs w:val="24"/>
        </w:rPr>
        <w:t> property, which may be specified through system environment variables, JVM system properties, servlet context parameters in </w:t>
      </w:r>
      <w:r w:rsidRPr="00BA0D5D">
        <w:rPr>
          <w:rFonts w:ascii="Consolas" w:eastAsia="宋体" w:hAnsi="Consolas" w:cs="宋体"/>
          <w:color w:val="34302D"/>
          <w:kern w:val="0"/>
          <w:sz w:val="23"/>
          <w:szCs w:val="23"/>
          <w:shd w:val="clear" w:color="auto" w:fill="F7F7F8"/>
        </w:rPr>
        <w:t>web.xml</w:t>
      </w:r>
      <w:r w:rsidRPr="00BA0D5D">
        <w:rPr>
          <w:rFonts w:ascii="inherit" w:eastAsia="宋体" w:hAnsi="inherit" w:cs="Arial"/>
          <w:color w:val="34302D"/>
          <w:kern w:val="0"/>
          <w:sz w:val="24"/>
          <w:szCs w:val="24"/>
        </w:rPr>
        <w:t>, or even as an entry in JNDI (see </w:t>
      </w:r>
      <w:hyperlink r:id="rId406" w:anchor="beans-property-source-abstraction" w:history="1">
        <w:r w:rsidRPr="00BA0D5D">
          <w:rPr>
            <w:rFonts w:ascii="Consolas" w:eastAsia="宋体" w:hAnsi="Consolas" w:cs="宋体"/>
            <w:color w:val="548E2E"/>
            <w:kern w:val="0"/>
            <w:sz w:val="23"/>
            <w:szCs w:val="23"/>
            <w:u w:val="single"/>
            <w:shd w:val="clear" w:color="auto" w:fill="F7F7F8"/>
          </w:rPr>
          <w:t>PropertySource</w:t>
        </w:r>
        <w:r w:rsidRPr="00BA0D5D">
          <w:rPr>
            <w:rFonts w:ascii="inherit" w:eastAsia="宋体" w:hAnsi="inherit" w:cs="Arial"/>
            <w:color w:val="548E2E"/>
            <w:kern w:val="0"/>
            <w:sz w:val="24"/>
            <w:szCs w:val="24"/>
            <w:u w:val="single"/>
          </w:rPr>
          <w:t> Abstraction</w:t>
        </w:r>
      </w:hyperlink>
      <w:r w:rsidRPr="00BA0D5D">
        <w:rPr>
          <w:rFonts w:ascii="inherit" w:eastAsia="宋体" w:hAnsi="inherit" w:cs="Arial"/>
          <w:color w:val="34302D"/>
          <w:kern w:val="0"/>
          <w:sz w:val="24"/>
          <w:szCs w:val="24"/>
        </w:rPr>
        <w:t>). In integration tests, active profiles can be declared by using the </w:t>
      </w:r>
      <w:r w:rsidRPr="00BA0D5D">
        <w:rPr>
          <w:rFonts w:ascii="Consolas" w:eastAsia="宋体" w:hAnsi="Consolas" w:cs="宋体"/>
          <w:color w:val="34302D"/>
          <w:kern w:val="0"/>
          <w:sz w:val="23"/>
          <w:szCs w:val="23"/>
          <w:shd w:val="clear" w:color="auto" w:fill="F7F7F8"/>
        </w:rPr>
        <w:t>@ActiveProfiles</w:t>
      </w:r>
      <w:r w:rsidRPr="00BA0D5D">
        <w:rPr>
          <w:rFonts w:ascii="inherit" w:eastAsia="宋体" w:hAnsi="inherit" w:cs="Arial"/>
          <w:color w:val="34302D"/>
          <w:kern w:val="0"/>
          <w:sz w:val="24"/>
          <w:szCs w:val="24"/>
        </w:rPr>
        <w:t>annotation in the </w:t>
      </w:r>
      <w:r w:rsidRPr="00BA0D5D">
        <w:rPr>
          <w:rFonts w:ascii="Consolas" w:eastAsia="宋体" w:hAnsi="Consolas" w:cs="宋体"/>
          <w:color w:val="34302D"/>
          <w:kern w:val="0"/>
          <w:sz w:val="23"/>
          <w:szCs w:val="23"/>
          <w:shd w:val="clear" w:color="auto" w:fill="F7F7F8"/>
        </w:rPr>
        <w:t>spring-test</w:t>
      </w:r>
      <w:r w:rsidRPr="00BA0D5D">
        <w:rPr>
          <w:rFonts w:ascii="inherit" w:eastAsia="宋体" w:hAnsi="inherit" w:cs="Arial"/>
          <w:color w:val="34302D"/>
          <w:kern w:val="0"/>
          <w:sz w:val="24"/>
          <w:szCs w:val="24"/>
        </w:rPr>
        <w:t> module (see </w:t>
      </w:r>
      <w:hyperlink r:id="rId407" w:anchor="testcontext-ctx-management-env-profiles" w:history="1">
        <w:r w:rsidRPr="00BA0D5D">
          <w:rPr>
            <w:rFonts w:ascii="inherit" w:eastAsia="宋体" w:hAnsi="inherit" w:cs="Arial"/>
            <w:color w:val="548E2E"/>
            <w:kern w:val="0"/>
            <w:sz w:val="24"/>
            <w:szCs w:val="24"/>
            <w:u w:val="single"/>
          </w:rPr>
          <w:t>context configuration with environment profiles</w:t>
        </w:r>
      </w:hyperlink>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此外，您还可以通过</w:t>
      </w:r>
      <w:r>
        <w:rPr>
          <w:rStyle w:val="HTML"/>
          <w:rFonts w:ascii="Consolas" w:hAnsi="Consolas"/>
          <w:sz w:val="23"/>
          <w:szCs w:val="23"/>
          <w:shd w:val="clear" w:color="auto" w:fill="F7F7F8"/>
        </w:rPr>
        <w:t>spring.profiles.active</w:t>
      </w:r>
      <w:r>
        <w:rPr>
          <w:rFonts w:ascii="Arial" w:hAnsi="Arial" w:cs="Arial"/>
          <w:color w:val="34302D"/>
          <w:shd w:val="clear" w:color="auto" w:fill="FFFFFF"/>
        </w:rPr>
        <w:t>属性声明性地激活配置文件，该</w:t>
      </w:r>
      <w:r>
        <w:rPr>
          <w:rFonts w:ascii="Arial" w:hAnsi="Arial" w:cs="Arial"/>
          <w:color w:val="34302D"/>
          <w:shd w:val="clear" w:color="auto" w:fill="FFFFFF"/>
        </w:rPr>
        <w:t> </w:t>
      </w:r>
      <w:r>
        <w:rPr>
          <w:rFonts w:ascii="Arial" w:hAnsi="Arial" w:cs="Arial"/>
          <w:color w:val="34302D"/>
          <w:shd w:val="clear" w:color="auto" w:fill="FFFFFF"/>
        </w:rPr>
        <w:t>属性可以通过系统环境变量，</w:t>
      </w:r>
      <w:r>
        <w:rPr>
          <w:rFonts w:ascii="Arial" w:hAnsi="Arial" w:cs="Arial"/>
          <w:color w:val="34302D"/>
          <w:shd w:val="clear" w:color="auto" w:fill="FFFFFF"/>
        </w:rPr>
        <w:t>JVM</w:t>
      </w:r>
      <w:r>
        <w:rPr>
          <w:rFonts w:ascii="Arial" w:hAnsi="Arial" w:cs="Arial"/>
          <w:color w:val="34302D"/>
          <w:shd w:val="clear" w:color="auto" w:fill="FFFFFF"/>
        </w:rPr>
        <w:t>系统属性，</w:t>
      </w:r>
      <w:r>
        <w:rPr>
          <w:rFonts w:ascii="Arial" w:hAnsi="Arial" w:cs="Arial"/>
          <w:color w:val="34302D"/>
          <w:shd w:val="clear" w:color="auto" w:fill="FFFFFF"/>
        </w:rPr>
        <w:t>servlet</w:t>
      </w:r>
      <w:r>
        <w:rPr>
          <w:rFonts w:ascii="Arial" w:hAnsi="Arial" w:cs="Arial"/>
          <w:color w:val="34302D"/>
          <w:shd w:val="clear" w:color="auto" w:fill="FFFFFF"/>
        </w:rPr>
        <w:t>上下文参数</w:t>
      </w:r>
      <w:r>
        <w:rPr>
          <w:rStyle w:val="HTML"/>
          <w:rFonts w:ascii="Consolas" w:hAnsi="Consolas"/>
          <w:sz w:val="23"/>
          <w:szCs w:val="23"/>
          <w:shd w:val="clear" w:color="auto" w:fill="F7F7F8"/>
        </w:rPr>
        <w:t>web.xml</w:t>
      </w:r>
      <w:r>
        <w:rPr>
          <w:rFonts w:ascii="Arial" w:hAnsi="Arial" w:cs="Arial"/>
          <w:color w:val="34302D"/>
          <w:shd w:val="clear" w:color="auto" w:fill="FFFFFF"/>
        </w:rPr>
        <w:t>或甚至作为</w:t>
      </w:r>
      <w:r>
        <w:rPr>
          <w:rFonts w:ascii="Arial" w:hAnsi="Arial" w:cs="Arial"/>
          <w:color w:val="34302D"/>
          <w:shd w:val="clear" w:color="auto" w:fill="FFFFFF"/>
        </w:rPr>
        <w:t>JNDI</w:t>
      </w:r>
      <w:r>
        <w:rPr>
          <w:rFonts w:ascii="Arial" w:hAnsi="Arial" w:cs="Arial"/>
          <w:color w:val="34302D"/>
          <w:shd w:val="clear" w:color="auto" w:fill="FFFFFF"/>
        </w:rPr>
        <w:t>中的条目来指定（请参阅</w:t>
      </w:r>
      <w:hyperlink r:id="rId408" w:anchor="beans-property-source-abstraction" w:history="1">
        <w:r>
          <w:rPr>
            <w:rStyle w:val="HTML"/>
            <w:rFonts w:ascii="Consolas" w:hAnsi="Consolas"/>
            <w:color w:val="548E2E"/>
            <w:sz w:val="23"/>
            <w:szCs w:val="23"/>
            <w:u w:val="single"/>
            <w:shd w:val="clear" w:color="auto" w:fill="F7F7F8"/>
          </w:rPr>
          <w:t>PropertySource</w:t>
        </w:r>
        <w:r>
          <w:rPr>
            <w:rStyle w:val="a4"/>
            <w:rFonts w:ascii="Arial" w:hAnsi="Arial" w:cs="Arial"/>
            <w:color w:val="548E2E"/>
            <w:shd w:val="clear" w:color="auto" w:fill="FFFFFF"/>
          </w:rPr>
          <w:t>抽象</w:t>
        </w:r>
      </w:hyperlink>
      <w:r>
        <w:rPr>
          <w:rFonts w:ascii="Arial" w:hAnsi="Arial" w:cs="Arial"/>
          <w:color w:val="34302D"/>
          <w:shd w:val="clear" w:color="auto" w:fill="FFFFFF"/>
        </w:rPr>
        <w:t>）。在集成测试中，可以使用</w:t>
      </w:r>
      <w:r>
        <w:rPr>
          <w:rFonts w:ascii="Arial" w:hAnsi="Arial" w:cs="Arial"/>
          <w:color w:val="34302D"/>
          <w:shd w:val="clear" w:color="auto" w:fill="FFFFFF"/>
        </w:rPr>
        <w:t> </w:t>
      </w:r>
      <w:r>
        <w:rPr>
          <w:rFonts w:ascii="Arial" w:hAnsi="Arial" w:cs="Arial"/>
          <w:color w:val="34302D"/>
          <w:shd w:val="clear" w:color="auto" w:fill="FFFFFF"/>
        </w:rPr>
        <w:t>模块中的</w:t>
      </w:r>
      <w:r>
        <w:rPr>
          <w:rStyle w:val="HTML"/>
          <w:rFonts w:ascii="Consolas" w:hAnsi="Consolas"/>
          <w:sz w:val="23"/>
          <w:szCs w:val="23"/>
          <w:shd w:val="clear" w:color="auto" w:fill="F7F7F8"/>
        </w:rPr>
        <w:t>@ActiveProfiles</w:t>
      </w:r>
      <w:r>
        <w:rPr>
          <w:rFonts w:ascii="Arial" w:hAnsi="Arial" w:cs="Arial"/>
          <w:color w:val="34302D"/>
          <w:shd w:val="clear" w:color="auto" w:fill="FFFFFF"/>
        </w:rPr>
        <w:t>注释声明活动配置文件</w:t>
      </w:r>
      <w:r>
        <w:rPr>
          <w:rStyle w:val="HTML"/>
          <w:rFonts w:ascii="Consolas" w:hAnsi="Consolas"/>
          <w:sz w:val="23"/>
          <w:szCs w:val="23"/>
          <w:shd w:val="clear" w:color="auto" w:fill="F7F7F8"/>
        </w:rPr>
        <w:t>spring-test</w:t>
      </w:r>
      <w:r>
        <w:rPr>
          <w:rFonts w:ascii="Arial" w:hAnsi="Arial" w:cs="Arial"/>
          <w:color w:val="34302D"/>
          <w:shd w:val="clear" w:color="auto" w:fill="FFFFFF"/>
        </w:rPr>
        <w:t>（请参阅</w:t>
      </w:r>
      <w:hyperlink r:id="rId409" w:anchor="testcontext-ctx-management-env-profiles" w:history="1">
        <w:r>
          <w:rPr>
            <w:rStyle w:val="a4"/>
            <w:rFonts w:ascii="Arial" w:hAnsi="Arial" w:cs="Arial"/>
            <w:color w:val="548E2E"/>
            <w:shd w:val="clear" w:color="auto" w:fill="FFFFFF"/>
          </w:rPr>
          <w:t>具有环境配置文件的上下文配置</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profiles are not an “either-or” proposition. You can activate multiple profiles at once. Programmatically, you can provide multiple profile names to the </w:t>
      </w:r>
      <w:r w:rsidRPr="00BA0D5D">
        <w:rPr>
          <w:rFonts w:ascii="Consolas" w:eastAsia="宋体" w:hAnsi="Consolas" w:cs="宋体"/>
          <w:color w:val="34302D"/>
          <w:kern w:val="0"/>
          <w:sz w:val="23"/>
          <w:szCs w:val="23"/>
          <w:shd w:val="clear" w:color="auto" w:fill="F7F7F8"/>
        </w:rPr>
        <w:t>setActiveProfiles()</w:t>
      </w:r>
      <w:r w:rsidRPr="00BA0D5D">
        <w:rPr>
          <w:rFonts w:ascii="inherit" w:eastAsia="宋体" w:hAnsi="inherit" w:cs="Arial"/>
          <w:color w:val="34302D"/>
          <w:kern w:val="0"/>
          <w:sz w:val="24"/>
          <w:szCs w:val="24"/>
        </w:rPr>
        <w:t> method, which accepts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varargs. The following example activates multiple profiles: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请注意，配置文件不是</w:t>
      </w:r>
      <w:r>
        <w:rPr>
          <w:rFonts w:ascii="Arial" w:hAnsi="Arial" w:cs="Arial"/>
          <w:color w:val="34302D"/>
          <w:shd w:val="clear" w:color="auto" w:fill="FFFFFF"/>
        </w:rPr>
        <w:t>“</w:t>
      </w:r>
      <w:r>
        <w:rPr>
          <w:rFonts w:ascii="Arial" w:hAnsi="Arial" w:cs="Arial"/>
          <w:color w:val="34302D"/>
          <w:shd w:val="clear" w:color="auto" w:fill="FFFFFF"/>
        </w:rPr>
        <w:t>任何</w:t>
      </w:r>
      <w:r>
        <w:rPr>
          <w:rFonts w:ascii="Arial" w:hAnsi="Arial" w:cs="Arial"/>
          <w:color w:val="34302D"/>
          <w:shd w:val="clear" w:color="auto" w:fill="FFFFFF"/>
        </w:rPr>
        <w:t xml:space="preserve"> - </w:t>
      </w:r>
      <w:r>
        <w:rPr>
          <w:rFonts w:ascii="Arial" w:hAnsi="Arial" w:cs="Arial"/>
          <w:color w:val="34302D"/>
          <w:shd w:val="clear" w:color="auto" w:fill="FFFFFF"/>
        </w:rPr>
        <w:t>或</w:t>
      </w:r>
      <w:r>
        <w:rPr>
          <w:rFonts w:ascii="Arial" w:hAnsi="Arial" w:cs="Arial"/>
          <w:color w:val="34302D"/>
          <w:shd w:val="clear" w:color="auto" w:fill="FFFFFF"/>
        </w:rPr>
        <w:t>”</w:t>
      </w:r>
      <w:r>
        <w:rPr>
          <w:rFonts w:ascii="Arial" w:hAnsi="Arial" w:cs="Arial"/>
          <w:color w:val="34302D"/>
          <w:shd w:val="clear" w:color="auto" w:fill="FFFFFF"/>
        </w:rPr>
        <w:t>命题。您可以一次激活多个配置文件。以编程方式，您可以为</w:t>
      </w:r>
      <w:r>
        <w:rPr>
          <w:rStyle w:val="HTML"/>
          <w:rFonts w:ascii="Consolas" w:hAnsi="Consolas"/>
          <w:sz w:val="23"/>
          <w:szCs w:val="23"/>
          <w:shd w:val="clear" w:color="auto" w:fill="F7F7F8"/>
        </w:rPr>
        <w:t>setActiveProfiles()</w:t>
      </w:r>
      <w:r>
        <w:rPr>
          <w:rFonts w:ascii="Arial" w:hAnsi="Arial" w:cs="Arial"/>
          <w:color w:val="34302D"/>
          <w:shd w:val="clear" w:color="auto" w:fill="FFFFFF"/>
        </w:rPr>
        <w:t>方法提供多个配置文件名称，该</w:t>
      </w:r>
      <w:r>
        <w:rPr>
          <w:rFonts w:ascii="Arial" w:hAnsi="Arial" w:cs="Arial"/>
          <w:color w:val="34302D"/>
          <w:shd w:val="clear" w:color="auto" w:fill="FFFFFF"/>
        </w:rPr>
        <w:t> </w:t>
      </w:r>
      <w:r>
        <w:rPr>
          <w:rFonts w:ascii="Arial" w:hAnsi="Arial" w:cs="Arial"/>
          <w:color w:val="34302D"/>
          <w:shd w:val="clear" w:color="auto" w:fill="FFFFFF"/>
        </w:rPr>
        <w:t>方法接受</w:t>
      </w:r>
      <w:r>
        <w:rPr>
          <w:rStyle w:val="HTML"/>
          <w:rFonts w:ascii="Consolas" w:hAnsi="Consolas"/>
          <w:sz w:val="23"/>
          <w:szCs w:val="23"/>
          <w:shd w:val="clear" w:color="auto" w:fill="F7F7F8"/>
        </w:rPr>
        <w:t>String…​</w:t>
      </w:r>
      <w:r>
        <w:rPr>
          <w:rFonts w:ascii="Arial" w:hAnsi="Arial" w:cs="Arial"/>
          <w:color w:val="34302D"/>
          <w:shd w:val="clear" w:color="auto" w:fill="FFFFFF"/>
        </w:rPr>
        <w:t>varargs</w:t>
      </w:r>
      <w:r>
        <w:rPr>
          <w:rFonts w:ascii="Arial" w:hAnsi="Arial" w:cs="Arial"/>
          <w:color w:val="34302D"/>
          <w:shd w:val="clear" w:color="auto" w:fill="FFFFFF"/>
        </w:rPr>
        <w:t>。以下示例激活多个配置文件：</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ctx.getEnvironment().setActiveProfiles(</w:t>
      </w:r>
      <w:r w:rsidRPr="00BA0D5D">
        <w:rPr>
          <w:rFonts w:ascii="Consolas" w:eastAsia="宋体" w:hAnsi="Consolas" w:cs="宋体"/>
          <w:color w:val="DD1144"/>
          <w:kern w:val="0"/>
          <w:sz w:val="24"/>
          <w:szCs w:val="24"/>
        </w:rPr>
        <w:t>"profile1"</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"profile2"</w:t>
      </w: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Declaratively, </w:t>
      </w:r>
      <w:r w:rsidRPr="00BA0D5D">
        <w:rPr>
          <w:rFonts w:ascii="Consolas" w:eastAsia="宋体" w:hAnsi="Consolas" w:cs="宋体"/>
          <w:color w:val="34302D"/>
          <w:kern w:val="0"/>
          <w:sz w:val="23"/>
          <w:szCs w:val="23"/>
          <w:shd w:val="clear" w:color="auto" w:fill="F7F7F8"/>
        </w:rPr>
        <w:t>spring.profiles.active</w:t>
      </w:r>
      <w:r w:rsidRPr="00BA0D5D">
        <w:rPr>
          <w:rFonts w:ascii="inherit" w:eastAsia="宋体" w:hAnsi="inherit" w:cs="Arial"/>
          <w:color w:val="34302D"/>
          <w:kern w:val="0"/>
          <w:sz w:val="24"/>
          <w:szCs w:val="24"/>
        </w:rPr>
        <w:t> may accept a comma-separated list of profile names,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声明性地，</w:t>
      </w:r>
      <w:r>
        <w:rPr>
          <w:rStyle w:val="HTML"/>
          <w:rFonts w:ascii="Consolas" w:hAnsi="Consolas"/>
          <w:sz w:val="23"/>
          <w:szCs w:val="23"/>
          <w:shd w:val="clear" w:color="auto" w:fill="F7F7F8"/>
        </w:rPr>
        <w:t>spring.profiles.active</w:t>
      </w:r>
      <w:r>
        <w:rPr>
          <w:rFonts w:ascii="Arial" w:hAnsi="Arial" w:cs="Arial"/>
          <w:color w:val="34302D"/>
          <w:shd w:val="clear" w:color="auto" w:fill="FFFFFF"/>
        </w:rPr>
        <w:t>可以接受以逗号分隔的配置文件名称列表，如以下示例所示：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-Dspring.profiles.active=</w:t>
      </w:r>
      <w:r w:rsidRPr="00BA0D5D">
        <w:rPr>
          <w:rFonts w:ascii="Consolas" w:eastAsia="宋体" w:hAnsi="Consolas" w:cs="宋体"/>
          <w:color w:val="DD1144"/>
          <w:kern w:val="0"/>
          <w:sz w:val="24"/>
          <w:szCs w:val="24"/>
        </w:rPr>
        <w:t>"profile1,profile2"</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Default Profile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default profile represents the profile that is enabled by default. Consider the following example:</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默认配置文件表示默认启用的配置文件。请考虑以下示例：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@Profile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"default"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DefaultDataConfig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DataSource dataSource()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EmbeddedDatabaseBuilder()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.setType(EmbeddedDatabaseType.HSQL)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.addScript(</w:t>
      </w:r>
      <w:r w:rsidRPr="00BA0D5D">
        <w:rPr>
          <w:rFonts w:ascii="Consolas" w:eastAsia="宋体" w:hAnsi="Consolas" w:cs="宋体"/>
          <w:color w:val="DD1144"/>
          <w:kern w:val="0"/>
          <w:sz w:val="24"/>
          <w:szCs w:val="24"/>
        </w:rPr>
        <w:t>"classpath:com/bank/config/sql/schema.sql"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profile is active, the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is created. You can see this as a way to provide a default definition for one or more beans. If any profile is enabled, the default profile does not apply.</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如果没有激活配置文件，</w:t>
      </w:r>
      <w:r>
        <w:rPr>
          <w:rStyle w:val="HTML"/>
          <w:rFonts w:ascii="Consolas" w:hAnsi="Consolas"/>
          <w:sz w:val="23"/>
          <w:szCs w:val="23"/>
          <w:shd w:val="clear" w:color="auto" w:fill="F7F7F8"/>
        </w:rPr>
        <w:t>dataSource</w:t>
      </w:r>
      <w:r>
        <w:rPr>
          <w:rFonts w:ascii="Arial" w:hAnsi="Arial" w:cs="Arial"/>
          <w:color w:val="34302D"/>
          <w:shd w:val="clear" w:color="auto" w:fill="FFFFFF"/>
        </w:rPr>
        <w:t>则创建该配置文件。您可以将此视为一种为一个或多个</w:t>
      </w:r>
      <w:r>
        <w:rPr>
          <w:rFonts w:ascii="Arial" w:hAnsi="Arial" w:cs="Arial"/>
          <w:color w:val="34302D"/>
          <w:shd w:val="clear" w:color="auto" w:fill="FFFFFF"/>
        </w:rPr>
        <w:t>bean</w:t>
      </w:r>
      <w:r>
        <w:rPr>
          <w:rFonts w:ascii="Arial" w:hAnsi="Arial" w:cs="Arial"/>
          <w:color w:val="34302D"/>
          <w:shd w:val="clear" w:color="auto" w:fill="FFFFFF"/>
        </w:rPr>
        <w:t>提供默认定义的方法。如果启用了任何配置文件，则默认配置文件不适用。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change the name of the default profile by using </w:t>
      </w:r>
      <w:r w:rsidRPr="00BA0D5D">
        <w:rPr>
          <w:rFonts w:ascii="Consolas" w:eastAsia="宋体" w:hAnsi="Consolas" w:cs="宋体"/>
          <w:color w:val="34302D"/>
          <w:kern w:val="0"/>
          <w:sz w:val="23"/>
          <w:szCs w:val="23"/>
          <w:shd w:val="clear" w:color="auto" w:fill="F7F7F8"/>
        </w:rPr>
        <w:t>setDefaultProfiles()</w:t>
      </w:r>
      <w:r w:rsidRPr="00BA0D5D">
        <w:rPr>
          <w:rFonts w:ascii="inherit" w:eastAsia="宋体" w:hAnsi="inherit" w:cs="Arial"/>
          <w:color w:val="34302D"/>
          <w:kern w:val="0"/>
          <w:sz w:val="24"/>
          <w:szCs w:val="24"/>
        </w:rPr>
        <w:t> on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or ,declaratively, by using the </w:t>
      </w:r>
      <w:r w:rsidRPr="00BA0D5D">
        <w:rPr>
          <w:rFonts w:ascii="Consolas" w:eastAsia="宋体" w:hAnsi="Consolas" w:cs="宋体"/>
          <w:color w:val="34302D"/>
          <w:kern w:val="0"/>
          <w:sz w:val="23"/>
          <w:szCs w:val="23"/>
          <w:shd w:val="clear" w:color="auto" w:fill="F7F7F8"/>
        </w:rPr>
        <w:t>spring.profiles.default</w:t>
      </w:r>
      <w:r w:rsidRPr="00BA0D5D">
        <w:rPr>
          <w:rFonts w:ascii="inherit" w:eastAsia="宋体" w:hAnsi="inherit" w:cs="Arial"/>
          <w:color w:val="34302D"/>
          <w:kern w:val="0"/>
          <w:sz w:val="24"/>
          <w:szCs w:val="24"/>
        </w:rPr>
        <w:t> property.</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您可以通过更改默认的配置文件的名称</w:t>
      </w:r>
      <w:r>
        <w:rPr>
          <w:rStyle w:val="HTML"/>
          <w:rFonts w:ascii="Consolas" w:hAnsi="Consolas"/>
          <w:sz w:val="23"/>
          <w:szCs w:val="23"/>
          <w:shd w:val="clear" w:color="auto" w:fill="F7F7F8"/>
        </w:rPr>
        <w:t>setDefaultProfiles()</w:t>
      </w:r>
      <w:r>
        <w:rPr>
          <w:rFonts w:ascii="Arial" w:hAnsi="Arial" w:cs="Arial"/>
          <w:color w:val="34302D"/>
          <w:shd w:val="clear" w:color="auto" w:fill="FFFFFF"/>
        </w:rPr>
        <w:t>上</w:t>
      </w:r>
      <w:r>
        <w:rPr>
          <w:rStyle w:val="HTML"/>
          <w:rFonts w:ascii="Consolas" w:hAnsi="Consolas"/>
          <w:sz w:val="23"/>
          <w:szCs w:val="23"/>
          <w:shd w:val="clear" w:color="auto" w:fill="F7F7F8"/>
        </w:rPr>
        <w:t>Environment</w:t>
      </w:r>
      <w:r>
        <w:rPr>
          <w:rFonts w:ascii="Arial" w:hAnsi="Arial" w:cs="Arial"/>
          <w:color w:val="34302D"/>
          <w:shd w:val="clear" w:color="auto" w:fill="FFFFFF"/>
        </w:rPr>
        <w:t>，或者声明，通过使用</w:t>
      </w:r>
      <w:r>
        <w:rPr>
          <w:rStyle w:val="HTML"/>
          <w:rFonts w:ascii="Consolas" w:hAnsi="Consolas"/>
          <w:sz w:val="23"/>
          <w:szCs w:val="23"/>
          <w:shd w:val="clear" w:color="auto" w:fill="F7F7F8"/>
        </w:rPr>
        <w:t>spring.profiles.default</w:t>
      </w:r>
      <w:r>
        <w:rPr>
          <w:rFonts w:ascii="Arial" w:hAnsi="Arial" w:cs="Arial"/>
          <w:color w:val="34302D"/>
          <w:shd w:val="clear" w:color="auto" w:fill="FFFFFF"/>
        </w:rPr>
        <w:t>属性。</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1.13.2. </w:t>
      </w:r>
      <w:r w:rsidRPr="00BA0D5D">
        <w:rPr>
          <w:rFonts w:ascii="Consolas" w:eastAsia="宋体" w:hAnsi="Consolas" w:cs="宋体"/>
          <w:color w:val="34302D"/>
          <w:kern w:val="0"/>
          <w:sz w:val="33"/>
          <w:szCs w:val="33"/>
          <w:shd w:val="clear" w:color="auto" w:fill="F7F7F8"/>
        </w:rPr>
        <w:t>PropertySource</w:t>
      </w:r>
      <w:r w:rsidRPr="00BA0D5D">
        <w:rPr>
          <w:rFonts w:ascii="Arial" w:eastAsia="宋体" w:hAnsi="Arial" w:cs="Arial"/>
          <w:color w:val="34302D"/>
          <w:kern w:val="0"/>
          <w:sz w:val="35"/>
          <w:szCs w:val="35"/>
        </w:rPr>
        <w:t> Abstraction</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abstraction provides search operations over a configurable hierarchy of property sources. Consider the following listing:</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Environment</w:t>
      </w:r>
      <w:r>
        <w:rPr>
          <w:rFonts w:ascii="Arial" w:hAnsi="Arial" w:cs="Arial"/>
          <w:color w:val="34302D"/>
          <w:shd w:val="clear" w:color="auto" w:fill="FFFFFF"/>
        </w:rPr>
        <w:t>抽象提供了对可配置的属性源层次结构的搜索操作。请考虑以下列表：</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GenericApplicationContext();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Environment env = ctx.getEnvironment();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containsMyProperty = env.containsProperty(</w:t>
      </w:r>
      <w:r w:rsidRPr="00BA0D5D">
        <w:rPr>
          <w:rFonts w:ascii="Consolas" w:eastAsia="宋体" w:hAnsi="Consolas" w:cs="宋体"/>
          <w:color w:val="DD1144"/>
          <w:kern w:val="0"/>
          <w:sz w:val="24"/>
          <w:szCs w:val="24"/>
        </w:rPr>
        <w:t>"my-property"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System.out.println(</w:t>
      </w:r>
      <w:r w:rsidRPr="00BA0D5D">
        <w:rPr>
          <w:rFonts w:ascii="Consolas" w:eastAsia="宋体" w:hAnsi="Consolas" w:cs="宋体"/>
          <w:color w:val="DD1144"/>
          <w:kern w:val="0"/>
          <w:sz w:val="24"/>
          <w:szCs w:val="24"/>
        </w:rPr>
        <w:t>"Does my environment contain the 'my-property' property? "</w:t>
      </w:r>
      <w:r w:rsidRPr="00BA0D5D">
        <w:rPr>
          <w:rFonts w:ascii="Consolas" w:eastAsia="宋体" w:hAnsi="Consolas" w:cs="宋体"/>
          <w:color w:val="34302D"/>
          <w:kern w:val="0"/>
          <w:sz w:val="24"/>
          <w:szCs w:val="24"/>
        </w:rPr>
        <w:t xml:space="preserve"> + containsMyProperty);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snippet, we see a high-level way of asking Spring whether the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 property is defined for the current environment. To answer this question,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object performs a search over a set of </w:t>
      </w:r>
      <w:hyperlink r:id="rId410" w:history="1">
        <w:r w:rsidRPr="00BA0D5D">
          <w:rPr>
            <w:rFonts w:ascii="Consolas" w:eastAsia="宋体" w:hAnsi="Consolas" w:cs="宋体"/>
            <w:color w:val="548E2E"/>
            <w:kern w:val="0"/>
            <w:sz w:val="23"/>
            <w:szCs w:val="23"/>
            <w:u w:val="single"/>
            <w:shd w:val="clear" w:color="auto" w:fill="F7F7F8"/>
          </w:rPr>
          <w:t>PropertySource</w:t>
        </w:r>
      </w:hyperlink>
      <w:r w:rsidRPr="00BA0D5D">
        <w:rPr>
          <w:rFonts w:ascii="inherit" w:eastAsia="宋体" w:hAnsi="inherit" w:cs="Arial"/>
          <w:color w:val="34302D"/>
          <w:kern w:val="0"/>
          <w:sz w:val="24"/>
          <w:szCs w:val="24"/>
        </w:rPr>
        <w:t> objects. A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is a simple abstraction over any source of key-value pairs, and Spring’s </w:t>
      </w:r>
      <w:hyperlink r:id="rId411" w:history="1">
        <w:r w:rsidRPr="00BA0D5D">
          <w:rPr>
            <w:rFonts w:ascii="Consolas" w:eastAsia="宋体" w:hAnsi="Consolas" w:cs="宋体"/>
            <w:color w:val="548E2E"/>
            <w:kern w:val="0"/>
            <w:sz w:val="23"/>
            <w:szCs w:val="23"/>
            <w:u w:val="single"/>
            <w:shd w:val="clear" w:color="auto" w:fill="F7F7F8"/>
          </w:rPr>
          <w:t>StandardEnvironment</w:t>
        </w:r>
      </w:hyperlink>
      <w:r w:rsidRPr="00BA0D5D">
        <w:rPr>
          <w:rFonts w:ascii="inherit" w:eastAsia="宋体" w:hAnsi="inherit" w:cs="Arial"/>
          <w:color w:val="34302D"/>
          <w:kern w:val="0"/>
          <w:sz w:val="24"/>
          <w:szCs w:val="24"/>
        </w:rPr>
        <w:t> is configured with two PropertySource objects — one representing the set of JVM system properties (</w:t>
      </w:r>
      <w:r w:rsidRPr="00BA0D5D">
        <w:rPr>
          <w:rFonts w:ascii="Consolas" w:eastAsia="宋体" w:hAnsi="Consolas" w:cs="宋体"/>
          <w:color w:val="34302D"/>
          <w:kern w:val="0"/>
          <w:sz w:val="23"/>
          <w:szCs w:val="23"/>
          <w:shd w:val="clear" w:color="auto" w:fill="F7F7F8"/>
        </w:rPr>
        <w:t>System.getProperties()</w:t>
      </w:r>
      <w:r w:rsidRPr="00BA0D5D">
        <w:rPr>
          <w:rFonts w:ascii="inherit" w:eastAsia="宋体" w:hAnsi="inherit" w:cs="Arial"/>
          <w:color w:val="34302D"/>
          <w:kern w:val="0"/>
          <w:sz w:val="24"/>
          <w:szCs w:val="24"/>
        </w:rPr>
        <w:t>) and one representing the set of system environment variables (</w:t>
      </w:r>
      <w:r w:rsidRPr="00BA0D5D">
        <w:rPr>
          <w:rFonts w:ascii="Consolas" w:eastAsia="宋体" w:hAnsi="Consolas" w:cs="宋体"/>
          <w:color w:val="34302D"/>
          <w:kern w:val="0"/>
          <w:sz w:val="23"/>
          <w:szCs w:val="23"/>
          <w:shd w:val="clear" w:color="auto" w:fill="F7F7F8"/>
        </w:rPr>
        <w:t>System.getenv()</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在前面的代码片段中，我们看到了一种向</w:t>
      </w:r>
      <w:r>
        <w:rPr>
          <w:rFonts w:ascii="Arial" w:hAnsi="Arial" w:cs="Arial"/>
          <w:color w:val="34302D"/>
          <w:shd w:val="clear" w:color="auto" w:fill="FFFFFF"/>
        </w:rPr>
        <w:t>Spring</w:t>
      </w:r>
      <w:r>
        <w:rPr>
          <w:rFonts w:ascii="Arial" w:hAnsi="Arial" w:cs="Arial"/>
          <w:color w:val="34302D"/>
          <w:shd w:val="clear" w:color="auto" w:fill="FFFFFF"/>
        </w:rPr>
        <w:t>询问是否</w:t>
      </w:r>
      <w:r>
        <w:rPr>
          <w:rStyle w:val="HTML"/>
          <w:rFonts w:ascii="Consolas" w:hAnsi="Consolas"/>
          <w:sz w:val="23"/>
          <w:szCs w:val="23"/>
          <w:shd w:val="clear" w:color="auto" w:fill="F7F7F8"/>
        </w:rPr>
        <w:t>my-property</w:t>
      </w:r>
      <w:r>
        <w:rPr>
          <w:rFonts w:ascii="Arial" w:hAnsi="Arial" w:cs="Arial"/>
          <w:color w:val="34302D"/>
          <w:shd w:val="clear" w:color="auto" w:fill="FFFFFF"/>
        </w:rPr>
        <w:t>为当前环境定义属性的高级方法。要回答此问题，</w:t>
      </w:r>
      <w:r>
        <w:rPr>
          <w:rStyle w:val="HTML"/>
          <w:rFonts w:ascii="Consolas" w:hAnsi="Consolas"/>
          <w:sz w:val="23"/>
          <w:szCs w:val="23"/>
          <w:shd w:val="clear" w:color="auto" w:fill="F7F7F8"/>
        </w:rPr>
        <w:t>Environment</w:t>
      </w:r>
      <w:r>
        <w:rPr>
          <w:rFonts w:ascii="Arial" w:hAnsi="Arial" w:cs="Arial"/>
          <w:color w:val="34302D"/>
          <w:shd w:val="clear" w:color="auto" w:fill="FFFFFF"/>
        </w:rPr>
        <w:t>对象将对一组对象执行搜索</w:t>
      </w:r>
      <w:hyperlink r:id="rId412" w:history="1">
        <w:r>
          <w:rPr>
            <w:rStyle w:val="HTML"/>
            <w:rFonts w:ascii="Consolas" w:hAnsi="Consolas"/>
            <w:color w:val="548E2E"/>
            <w:sz w:val="23"/>
            <w:szCs w:val="23"/>
            <w:u w:val="single"/>
            <w:shd w:val="clear" w:color="auto" w:fill="F7F7F8"/>
          </w:rPr>
          <w:t>PropertySource</w:t>
        </w:r>
      </w:hyperlink>
      <w:r>
        <w:rPr>
          <w:rFonts w:ascii="Arial" w:hAnsi="Arial" w:cs="Arial"/>
          <w:color w:val="34302D"/>
          <w:shd w:val="clear" w:color="auto" w:fill="FFFFFF"/>
        </w:rPr>
        <w:t> </w:t>
      </w:r>
      <w:r>
        <w:rPr>
          <w:rFonts w:ascii="Arial" w:hAnsi="Arial" w:cs="Arial"/>
          <w:color w:val="34302D"/>
          <w:shd w:val="clear" w:color="auto" w:fill="FFFFFF"/>
        </w:rPr>
        <w:t>。</w:t>
      </w:r>
      <w:r>
        <w:rPr>
          <w:rFonts w:ascii="Arial" w:hAnsi="Arial" w:cs="Arial"/>
          <w:color w:val="34302D"/>
          <w:shd w:val="clear" w:color="auto" w:fill="FFFFFF"/>
        </w:rPr>
        <w:t>A </w:t>
      </w:r>
      <w:r>
        <w:rPr>
          <w:rStyle w:val="HTML"/>
          <w:rFonts w:ascii="Consolas" w:hAnsi="Consolas"/>
          <w:sz w:val="23"/>
          <w:szCs w:val="23"/>
          <w:shd w:val="clear" w:color="auto" w:fill="F7F7F8"/>
        </w:rPr>
        <w:t>PropertySource</w:t>
      </w:r>
      <w:r>
        <w:rPr>
          <w:rFonts w:ascii="Arial" w:hAnsi="Arial" w:cs="Arial"/>
          <w:color w:val="34302D"/>
          <w:shd w:val="clear" w:color="auto" w:fill="FFFFFF"/>
        </w:rPr>
        <w:t>是对任何键值</w:t>
      </w:r>
      <w:r>
        <w:rPr>
          <w:rFonts w:ascii="Arial" w:hAnsi="Arial" w:cs="Arial"/>
          <w:color w:val="34302D"/>
          <w:shd w:val="clear" w:color="auto" w:fill="FFFFFF"/>
        </w:rPr>
        <w:lastRenderedPageBreak/>
        <w:t>对源的简单抽象，</w:t>
      </w:r>
      <w:r>
        <w:rPr>
          <w:rFonts w:ascii="Arial" w:hAnsi="Arial" w:cs="Arial"/>
          <w:color w:val="34302D"/>
          <w:shd w:val="clear" w:color="auto" w:fill="FFFFFF"/>
        </w:rPr>
        <w:t>Spring </w:t>
      </w:r>
      <w:hyperlink r:id="rId413" w:history="1">
        <w:r>
          <w:rPr>
            <w:rStyle w:val="HTML"/>
            <w:rFonts w:ascii="Consolas" w:hAnsi="Consolas"/>
            <w:color w:val="548E2E"/>
            <w:sz w:val="23"/>
            <w:szCs w:val="23"/>
            <w:u w:val="single"/>
            <w:shd w:val="clear" w:color="auto" w:fill="F7F7F8"/>
          </w:rPr>
          <w:t>StandardEnvironment</w:t>
        </w:r>
      </w:hyperlink>
      <w:r>
        <w:rPr>
          <w:rFonts w:ascii="Arial" w:hAnsi="Arial" w:cs="Arial"/>
          <w:color w:val="34302D"/>
          <w:shd w:val="clear" w:color="auto" w:fill="FFFFFF"/>
        </w:rPr>
        <w:t> </w:t>
      </w:r>
      <w:r>
        <w:rPr>
          <w:rFonts w:ascii="Arial" w:hAnsi="Arial" w:cs="Arial"/>
          <w:color w:val="34302D"/>
          <w:shd w:val="clear" w:color="auto" w:fill="FFFFFF"/>
        </w:rPr>
        <w:t>配置有两个</w:t>
      </w:r>
      <w:r>
        <w:rPr>
          <w:rFonts w:ascii="Arial" w:hAnsi="Arial" w:cs="Arial"/>
          <w:color w:val="34302D"/>
          <w:shd w:val="clear" w:color="auto" w:fill="FFFFFF"/>
        </w:rPr>
        <w:t>PropertySource</w:t>
      </w:r>
      <w:r>
        <w:rPr>
          <w:rFonts w:ascii="Arial" w:hAnsi="Arial" w:cs="Arial"/>
          <w:color w:val="34302D"/>
          <w:shd w:val="clear" w:color="auto" w:fill="FFFFFF"/>
        </w:rPr>
        <w:t>对象</w:t>
      </w:r>
      <w:r>
        <w:rPr>
          <w:rFonts w:ascii="Arial" w:hAnsi="Arial" w:cs="Arial"/>
          <w:color w:val="34302D"/>
          <w:shd w:val="clear" w:color="auto" w:fill="FFFFFF"/>
        </w:rPr>
        <w:t xml:space="preserve"> - </w:t>
      </w:r>
      <w:r>
        <w:rPr>
          <w:rFonts w:ascii="Arial" w:hAnsi="Arial" w:cs="Arial"/>
          <w:color w:val="34302D"/>
          <w:shd w:val="clear" w:color="auto" w:fill="FFFFFF"/>
        </w:rPr>
        <w:t>一个表示</w:t>
      </w:r>
      <w:r>
        <w:rPr>
          <w:rFonts w:ascii="Arial" w:hAnsi="Arial" w:cs="Arial"/>
          <w:color w:val="34302D"/>
          <w:shd w:val="clear" w:color="auto" w:fill="FFFFFF"/>
        </w:rPr>
        <w:t>JVM</w:t>
      </w:r>
      <w:r>
        <w:rPr>
          <w:rFonts w:ascii="Arial" w:hAnsi="Arial" w:cs="Arial"/>
          <w:color w:val="34302D"/>
          <w:shd w:val="clear" w:color="auto" w:fill="FFFFFF"/>
        </w:rPr>
        <w:t>系统属性集（</w:t>
      </w:r>
      <w:r>
        <w:rPr>
          <w:rStyle w:val="HTML"/>
          <w:rFonts w:ascii="Consolas" w:hAnsi="Consolas"/>
          <w:sz w:val="23"/>
          <w:szCs w:val="23"/>
          <w:shd w:val="clear" w:color="auto" w:fill="F7F7F8"/>
        </w:rPr>
        <w:t>System.getProperties()</w:t>
      </w:r>
      <w:r>
        <w:rPr>
          <w:rFonts w:ascii="Arial" w:hAnsi="Arial" w:cs="Arial"/>
          <w:color w:val="34302D"/>
          <w:shd w:val="clear" w:color="auto" w:fill="FFFFFF"/>
        </w:rPr>
        <w:t>），另一个表示系统环境变量集（</w:t>
      </w:r>
      <w:r>
        <w:rPr>
          <w:rStyle w:val="HTML"/>
          <w:rFonts w:ascii="Consolas" w:hAnsi="Consolas"/>
          <w:sz w:val="23"/>
          <w:szCs w:val="23"/>
          <w:shd w:val="clear" w:color="auto" w:fill="F7F7F8"/>
        </w:rPr>
        <w:t>System.getenv()</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These default property sources are present for </w:t>
            </w:r>
            <w:r w:rsidRPr="00BA0D5D">
              <w:rPr>
                <w:rFonts w:ascii="Consolas" w:eastAsia="宋体" w:hAnsi="Consolas" w:cs="宋体"/>
                <w:kern w:val="0"/>
                <w:sz w:val="23"/>
                <w:szCs w:val="23"/>
                <w:shd w:val="clear" w:color="auto" w:fill="F7F7F8"/>
              </w:rPr>
              <w:t>StandardEnvironment</w:t>
            </w:r>
            <w:r w:rsidRPr="00BA0D5D">
              <w:rPr>
                <w:rFonts w:ascii="宋体" w:eastAsia="宋体" w:hAnsi="宋体" w:cs="宋体"/>
                <w:kern w:val="0"/>
                <w:sz w:val="24"/>
                <w:szCs w:val="24"/>
              </w:rPr>
              <w:t>, for use in standalone applications. </w:t>
            </w:r>
            <w:hyperlink r:id="rId414" w:history="1">
              <w:r w:rsidRPr="00BA0D5D">
                <w:rPr>
                  <w:rFonts w:ascii="Consolas" w:eastAsia="宋体" w:hAnsi="Consolas" w:cs="宋体"/>
                  <w:color w:val="548E2E"/>
                  <w:kern w:val="0"/>
                  <w:sz w:val="23"/>
                  <w:szCs w:val="23"/>
                  <w:u w:val="single"/>
                  <w:shd w:val="clear" w:color="auto" w:fill="F7F7F8"/>
                </w:rPr>
                <w:t>StandardServletEnvironment</w:t>
              </w:r>
            </w:hyperlink>
            <w:r w:rsidRPr="00BA0D5D">
              <w:rPr>
                <w:rFonts w:ascii="宋体" w:eastAsia="宋体" w:hAnsi="宋体" w:cs="宋体"/>
                <w:kern w:val="0"/>
                <w:sz w:val="24"/>
                <w:szCs w:val="24"/>
              </w:rPr>
              <w:t> is populated with additional default property sources including servlet config and servlet context parameters. It can optionally enable a </w:t>
            </w:r>
            <w:hyperlink r:id="rId415" w:history="1">
              <w:r w:rsidRPr="00BA0D5D">
                <w:rPr>
                  <w:rFonts w:ascii="Consolas" w:eastAsia="宋体" w:hAnsi="Consolas" w:cs="宋体"/>
                  <w:color w:val="548E2E"/>
                  <w:kern w:val="0"/>
                  <w:sz w:val="23"/>
                  <w:szCs w:val="23"/>
                  <w:u w:val="single"/>
                  <w:shd w:val="clear" w:color="auto" w:fill="F7F7F8"/>
                </w:rPr>
                <w:t>JndiPropertySource</w:t>
              </w:r>
            </w:hyperlink>
            <w:r w:rsidRPr="00BA0D5D">
              <w:rPr>
                <w:rFonts w:ascii="宋体" w:eastAsia="宋体" w:hAnsi="宋体" w:cs="宋体"/>
                <w:kern w:val="0"/>
                <w:sz w:val="24"/>
                <w:szCs w:val="24"/>
              </w:rPr>
              <w:t>. See the javadoc for details.</w:t>
            </w:r>
          </w:p>
          <w:p w:rsidR="00FE2EAE" w:rsidRPr="00BA0D5D" w:rsidRDefault="00FE2EAE" w:rsidP="00BA0D5D">
            <w:pPr>
              <w:widowControl/>
              <w:jc w:val="left"/>
              <w:rPr>
                <w:rFonts w:ascii="宋体" w:eastAsia="宋体" w:hAnsi="宋体" w:cs="宋体"/>
                <w:kern w:val="0"/>
                <w:sz w:val="24"/>
                <w:szCs w:val="24"/>
              </w:rPr>
            </w:pPr>
            <w:r>
              <w:t>这些默认属性源</w:t>
            </w:r>
            <w:r>
              <w:rPr>
                <w:rStyle w:val="HTML"/>
                <w:rFonts w:ascii="Consolas" w:hAnsi="Consolas"/>
                <w:sz w:val="23"/>
                <w:szCs w:val="23"/>
                <w:shd w:val="clear" w:color="auto" w:fill="F7F7F8"/>
              </w:rPr>
              <w:t>StandardEnvironment</w:t>
            </w:r>
            <w:r>
              <w:t>适用于独立应用程序。</w:t>
            </w:r>
            <w:hyperlink r:id="rId416" w:history="1">
              <w:r>
                <w:rPr>
                  <w:rStyle w:val="HTML"/>
                  <w:rFonts w:ascii="Consolas" w:hAnsi="Consolas"/>
                  <w:color w:val="548E2E"/>
                  <w:sz w:val="23"/>
                  <w:szCs w:val="23"/>
                  <w:u w:val="single"/>
                  <w:shd w:val="clear" w:color="auto" w:fill="F7F7F8"/>
                </w:rPr>
                <w:t>StandardServletEnvironment</w:t>
              </w:r>
            </w:hyperlink>
            <w:r>
              <w:t> </w:t>
            </w:r>
            <w:r>
              <w:t>填充了其他默认属性源，包括</w:t>
            </w:r>
            <w:r>
              <w:t>servlet</w:t>
            </w:r>
            <w:r>
              <w:t>配置和</w:t>
            </w:r>
            <w:r>
              <w:t>servlet</w:t>
            </w:r>
            <w:r>
              <w:t>上下文参数。它可以选择启用</w:t>
            </w:r>
            <w:r>
              <w:t>a </w:t>
            </w:r>
            <w:hyperlink r:id="rId417" w:history="1">
              <w:r>
                <w:rPr>
                  <w:rStyle w:val="HTML"/>
                  <w:rFonts w:ascii="Consolas" w:hAnsi="Consolas"/>
                  <w:color w:val="548E2E"/>
                  <w:sz w:val="23"/>
                  <w:szCs w:val="23"/>
                  <w:u w:val="single"/>
                  <w:shd w:val="clear" w:color="auto" w:fill="F7F7F8"/>
                </w:rPr>
                <w:t>JndiPropertySource</w:t>
              </w:r>
            </w:hyperlink>
            <w:r>
              <w:t>。有关详细信息，请参阅</w:t>
            </w:r>
            <w:r>
              <w:t>javadoc</w:t>
            </w:r>
            <w: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Concretely, when you use the </w:t>
      </w:r>
      <w:r w:rsidRPr="00BA0D5D">
        <w:rPr>
          <w:rFonts w:ascii="Consolas" w:eastAsia="宋体" w:hAnsi="Consolas" w:cs="宋体"/>
          <w:color w:val="34302D"/>
          <w:kern w:val="0"/>
          <w:sz w:val="23"/>
          <w:szCs w:val="23"/>
          <w:shd w:val="clear" w:color="auto" w:fill="F7F7F8"/>
        </w:rPr>
        <w:t>StandardEnvironment</w:t>
      </w:r>
      <w:r w:rsidRPr="00BA0D5D">
        <w:rPr>
          <w:rFonts w:ascii="inherit" w:eastAsia="宋体" w:hAnsi="inherit" w:cs="Arial"/>
          <w:color w:val="34302D"/>
          <w:kern w:val="0"/>
          <w:sz w:val="24"/>
          <w:szCs w:val="24"/>
        </w:rPr>
        <w:t>, the call to </w:t>
      </w:r>
      <w:r w:rsidRPr="00BA0D5D">
        <w:rPr>
          <w:rFonts w:ascii="Consolas" w:eastAsia="宋体" w:hAnsi="Consolas" w:cs="宋体"/>
          <w:color w:val="34302D"/>
          <w:kern w:val="0"/>
          <w:sz w:val="23"/>
          <w:szCs w:val="23"/>
          <w:shd w:val="clear" w:color="auto" w:fill="F7F7F8"/>
        </w:rPr>
        <w:t>env.containsProperty("my-property")</w:t>
      </w:r>
      <w:r w:rsidRPr="00BA0D5D">
        <w:rPr>
          <w:rFonts w:ascii="inherit" w:eastAsia="宋体" w:hAnsi="inherit" w:cs="Arial"/>
          <w:color w:val="34302D"/>
          <w:kern w:val="0"/>
          <w:sz w:val="24"/>
          <w:szCs w:val="24"/>
        </w:rPr>
        <w:t> returns true if a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 system property or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 environment variable is present at runtime.</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具体来说，当您使用时</w:t>
      </w:r>
      <w:r>
        <w:rPr>
          <w:rStyle w:val="HTML"/>
          <w:rFonts w:ascii="Consolas" w:hAnsi="Consolas"/>
          <w:sz w:val="23"/>
          <w:szCs w:val="23"/>
          <w:shd w:val="clear" w:color="auto" w:fill="F7F7F8"/>
        </w:rPr>
        <w:t>StandardEnvironment</w:t>
      </w:r>
      <w:r>
        <w:rPr>
          <w:rFonts w:ascii="Arial" w:hAnsi="Arial" w:cs="Arial"/>
          <w:color w:val="34302D"/>
          <w:shd w:val="clear" w:color="auto" w:fill="FFFFFF"/>
        </w:rPr>
        <w:t>，</w:t>
      </w:r>
      <w:r>
        <w:rPr>
          <w:rStyle w:val="HTML"/>
          <w:rFonts w:ascii="Consolas" w:hAnsi="Consolas"/>
          <w:sz w:val="23"/>
          <w:szCs w:val="23"/>
          <w:shd w:val="clear" w:color="auto" w:fill="F7F7F8"/>
        </w:rPr>
        <w:t>env.containsProperty("my-property")</w:t>
      </w:r>
      <w:r>
        <w:rPr>
          <w:rFonts w:ascii="Arial" w:hAnsi="Arial" w:cs="Arial"/>
          <w:color w:val="34302D"/>
          <w:shd w:val="clear" w:color="auto" w:fill="FFFFFF"/>
        </w:rPr>
        <w:t> </w:t>
      </w:r>
      <w:r>
        <w:rPr>
          <w:rFonts w:ascii="Arial" w:hAnsi="Arial" w:cs="Arial"/>
          <w:color w:val="34302D"/>
          <w:shd w:val="clear" w:color="auto" w:fill="FFFFFF"/>
        </w:rPr>
        <w:t>如果运行时存在</w:t>
      </w:r>
      <w:r>
        <w:rPr>
          <w:rStyle w:val="HTML"/>
          <w:rFonts w:ascii="Consolas" w:hAnsi="Consolas"/>
          <w:sz w:val="23"/>
          <w:szCs w:val="23"/>
          <w:shd w:val="clear" w:color="auto" w:fill="F7F7F8"/>
        </w:rPr>
        <w:t>my-property</w:t>
      </w:r>
      <w:r>
        <w:rPr>
          <w:rFonts w:ascii="Arial" w:hAnsi="Arial" w:cs="Arial"/>
          <w:color w:val="34302D"/>
          <w:shd w:val="clear" w:color="auto" w:fill="FFFFFF"/>
        </w:rPr>
        <w:t>系统属性或</w:t>
      </w:r>
      <w:r>
        <w:rPr>
          <w:rStyle w:val="HTML"/>
          <w:rFonts w:ascii="Consolas" w:hAnsi="Consolas"/>
          <w:sz w:val="23"/>
          <w:szCs w:val="23"/>
          <w:shd w:val="clear" w:color="auto" w:fill="F7F7F8"/>
        </w:rPr>
        <w:t>my-property</w:t>
      </w:r>
      <w:r>
        <w:rPr>
          <w:rFonts w:ascii="Arial" w:hAnsi="Arial" w:cs="Arial"/>
          <w:color w:val="34302D"/>
          <w:shd w:val="clear" w:color="auto" w:fill="FFFFFF"/>
        </w:rPr>
        <w:t>环境变量，则调用将返回</w:t>
      </w:r>
      <w:r>
        <w:rPr>
          <w:rFonts w:ascii="Arial" w:hAnsi="Arial" w:cs="Arial"/>
          <w:color w:val="34302D"/>
          <w:shd w:val="clear" w:color="auto" w:fill="FFFFFF"/>
        </w:rPr>
        <w:t>true </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search performed is hierarchical. By default, system properties have precedence over environment variables. So, if the </w:t>
            </w:r>
            <w:r w:rsidRPr="00BA0D5D">
              <w:rPr>
                <w:rFonts w:ascii="Consolas" w:eastAsia="宋体" w:hAnsi="Consolas" w:cs="宋体"/>
                <w:kern w:val="0"/>
                <w:sz w:val="23"/>
                <w:szCs w:val="23"/>
                <w:shd w:val="clear" w:color="auto" w:fill="F7F7F8"/>
              </w:rPr>
              <w:t>my-property</w:t>
            </w:r>
            <w:r w:rsidRPr="00BA0D5D">
              <w:rPr>
                <w:rFonts w:ascii="inherit" w:eastAsia="宋体" w:hAnsi="inherit" w:cs="宋体"/>
                <w:kern w:val="0"/>
                <w:sz w:val="24"/>
                <w:szCs w:val="24"/>
              </w:rPr>
              <w:t> property happens to be set in both places during a call to </w:t>
            </w:r>
            <w:r w:rsidRPr="00BA0D5D">
              <w:rPr>
                <w:rFonts w:ascii="Consolas" w:eastAsia="宋体" w:hAnsi="Consolas" w:cs="宋体"/>
                <w:kern w:val="0"/>
                <w:sz w:val="23"/>
                <w:szCs w:val="23"/>
                <w:shd w:val="clear" w:color="auto" w:fill="F7F7F8"/>
              </w:rPr>
              <w:t>env.getProperty("my-property")</w:t>
            </w:r>
            <w:r w:rsidRPr="00BA0D5D">
              <w:rPr>
                <w:rFonts w:ascii="inherit" w:eastAsia="宋体" w:hAnsi="inherit" w:cs="宋体"/>
                <w:kern w:val="0"/>
                <w:sz w:val="24"/>
                <w:szCs w:val="24"/>
              </w:rPr>
              <w:t>, the system property value “wins” and is returned. Note that property values are not merged but rather completely overridden by a preceding entry.</w:t>
            </w:r>
          </w:p>
          <w:p w:rsidR="00FE2EAE" w:rsidRPr="00BA0D5D" w:rsidRDefault="00FE2EAE"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执行的搜索是分层的。默认情况下，系统属性优先于环境变量。因此，如果</w:t>
            </w:r>
            <w:r>
              <w:rPr>
                <w:rStyle w:val="HTML"/>
                <w:rFonts w:ascii="Consolas" w:hAnsi="Consolas"/>
                <w:sz w:val="23"/>
                <w:szCs w:val="23"/>
                <w:shd w:val="clear" w:color="auto" w:fill="F7F7F8"/>
              </w:rPr>
              <w:t>my-property</w:t>
            </w:r>
            <w:r>
              <w:rPr>
                <w:rFonts w:ascii="Arial" w:hAnsi="Arial" w:cs="Arial"/>
                <w:shd w:val="clear" w:color="auto" w:fill="EBF1E7"/>
              </w:rPr>
              <w:t>在调用期间恰好在两个位置都设置了属性</w:t>
            </w:r>
            <w:r>
              <w:rPr>
                <w:rStyle w:val="HTML"/>
                <w:rFonts w:ascii="Consolas" w:hAnsi="Consolas"/>
                <w:sz w:val="23"/>
                <w:szCs w:val="23"/>
                <w:shd w:val="clear" w:color="auto" w:fill="F7F7F8"/>
              </w:rPr>
              <w:t>env.getProperty("my-property")</w:t>
            </w:r>
            <w:r>
              <w:rPr>
                <w:rFonts w:ascii="Arial" w:hAnsi="Arial" w:cs="Arial"/>
                <w:shd w:val="clear" w:color="auto" w:fill="EBF1E7"/>
              </w:rPr>
              <w:t>，则系统属性值</w:t>
            </w:r>
            <w:r>
              <w:rPr>
                <w:rFonts w:ascii="Arial" w:hAnsi="Arial" w:cs="Arial"/>
                <w:shd w:val="clear" w:color="auto" w:fill="EBF1E7"/>
              </w:rPr>
              <w:t>“wins”</w:t>
            </w:r>
            <w:r>
              <w:rPr>
                <w:rFonts w:ascii="Arial" w:hAnsi="Arial" w:cs="Arial"/>
                <w:shd w:val="clear" w:color="auto" w:fill="EBF1E7"/>
              </w:rPr>
              <w:t>并返回。请注意，属性值不会合并，而是由前面的条目完全覆盖。</w:t>
            </w:r>
          </w:p>
          <w:p w:rsid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For a common </w:t>
            </w:r>
            <w:r w:rsidRPr="00BA0D5D">
              <w:rPr>
                <w:rFonts w:ascii="Consolas" w:eastAsia="宋体" w:hAnsi="Consolas" w:cs="宋体"/>
                <w:kern w:val="0"/>
                <w:sz w:val="23"/>
                <w:szCs w:val="23"/>
                <w:shd w:val="clear" w:color="auto" w:fill="F7F7F8"/>
              </w:rPr>
              <w:t>StandardServletEnvironment</w:t>
            </w:r>
            <w:r w:rsidRPr="00BA0D5D">
              <w:rPr>
                <w:rFonts w:ascii="inherit" w:eastAsia="宋体" w:hAnsi="inherit" w:cs="宋体"/>
                <w:kern w:val="0"/>
                <w:sz w:val="24"/>
                <w:szCs w:val="24"/>
              </w:rPr>
              <w:t>, the full hierarchy is as follows, with the highest-precedence entries at the top:</w:t>
            </w:r>
          </w:p>
          <w:p w:rsidR="00FE2EAE" w:rsidRPr="00BA0D5D" w:rsidRDefault="00FE2EAE" w:rsidP="00BA0D5D">
            <w:pPr>
              <w:widowControl/>
              <w:spacing w:after="300"/>
              <w:jc w:val="left"/>
              <w:rPr>
                <w:rFonts w:ascii="inherit" w:eastAsia="宋体" w:hAnsi="inherit" w:cs="宋体" w:hint="eastAsia"/>
                <w:kern w:val="0"/>
                <w:sz w:val="24"/>
                <w:szCs w:val="24"/>
              </w:rPr>
            </w:pPr>
            <w:r>
              <w:rPr>
                <w:rFonts w:ascii="Arial" w:hAnsi="Arial" w:cs="Arial"/>
                <w:shd w:val="clear" w:color="auto" w:fill="EBF1E7"/>
              </w:rPr>
              <w:t>对于公共</w:t>
            </w:r>
            <w:r>
              <w:rPr>
                <w:rStyle w:val="HTML"/>
                <w:rFonts w:ascii="Consolas" w:hAnsi="Consolas"/>
                <w:sz w:val="23"/>
                <w:szCs w:val="23"/>
                <w:shd w:val="clear" w:color="auto" w:fill="F7F7F8"/>
              </w:rPr>
              <w:t>StandardServletEnvironment</w:t>
            </w:r>
            <w:r>
              <w:rPr>
                <w:rFonts w:ascii="Arial" w:hAnsi="Arial" w:cs="Arial"/>
                <w:shd w:val="clear" w:color="auto" w:fill="EBF1E7"/>
              </w:rPr>
              <w:t>层次结构，完整层次结构如下，最高优先级条目位于顶部：</w:t>
            </w:r>
          </w:p>
          <w:p w:rsidR="00BA0D5D" w:rsidRP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ServletConfig parameters (if applicable — for example, in case of a </w:t>
            </w:r>
            <w:r w:rsidRPr="00BA0D5D">
              <w:rPr>
                <w:rFonts w:ascii="Consolas" w:eastAsia="宋体" w:hAnsi="Consolas" w:cs="宋体"/>
                <w:kern w:val="0"/>
                <w:sz w:val="23"/>
                <w:szCs w:val="23"/>
                <w:shd w:val="clear" w:color="auto" w:fill="F7F7F8"/>
              </w:rPr>
              <w:t>DispatcherServlet</w:t>
            </w:r>
            <w:r w:rsidRPr="00BA0D5D">
              <w:rPr>
                <w:rFonts w:ascii="inherit" w:eastAsia="宋体" w:hAnsi="inherit" w:cs="宋体"/>
                <w:kern w:val="0"/>
                <w:sz w:val="24"/>
                <w:szCs w:val="24"/>
              </w:rPr>
              <w:t> context)</w:t>
            </w:r>
          </w:p>
          <w:p w:rsidR="00BA0D5D" w:rsidRP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ServletContext parameters (web.xml context-param entries)</w:t>
            </w:r>
          </w:p>
          <w:p w:rsidR="00BA0D5D" w:rsidRP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JNDI environment variables (</w:t>
            </w:r>
            <w:r w:rsidRPr="00BA0D5D">
              <w:rPr>
                <w:rFonts w:ascii="Consolas" w:eastAsia="宋体" w:hAnsi="Consolas" w:cs="宋体"/>
                <w:kern w:val="0"/>
                <w:sz w:val="23"/>
                <w:szCs w:val="23"/>
                <w:shd w:val="clear" w:color="auto" w:fill="F7F7F8"/>
              </w:rPr>
              <w:t>java:comp/env/</w:t>
            </w:r>
            <w:r w:rsidRPr="00BA0D5D">
              <w:rPr>
                <w:rFonts w:ascii="inherit" w:eastAsia="宋体" w:hAnsi="inherit" w:cs="宋体"/>
                <w:kern w:val="0"/>
                <w:sz w:val="24"/>
                <w:szCs w:val="24"/>
              </w:rPr>
              <w:t> entries)</w:t>
            </w:r>
          </w:p>
          <w:p w:rsidR="00BA0D5D" w:rsidRP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JVM system properties (</w:t>
            </w:r>
            <w:r w:rsidRPr="00BA0D5D">
              <w:rPr>
                <w:rFonts w:ascii="Consolas" w:eastAsia="宋体" w:hAnsi="Consolas" w:cs="宋体"/>
                <w:kern w:val="0"/>
                <w:sz w:val="23"/>
                <w:szCs w:val="23"/>
                <w:shd w:val="clear" w:color="auto" w:fill="F7F7F8"/>
              </w:rPr>
              <w:t>-D</w:t>
            </w:r>
            <w:r w:rsidRPr="00BA0D5D">
              <w:rPr>
                <w:rFonts w:ascii="inherit" w:eastAsia="宋体" w:hAnsi="inherit" w:cs="宋体"/>
                <w:kern w:val="0"/>
                <w:sz w:val="24"/>
                <w:szCs w:val="24"/>
              </w:rPr>
              <w:t> command-line arguments)</w:t>
            </w:r>
          </w:p>
          <w:p w:rsidR="00BA0D5D" w:rsidRDefault="00BA0D5D" w:rsidP="00FE2EAE">
            <w:pPr>
              <w:widowControl/>
              <w:numPr>
                <w:ilvl w:val="0"/>
                <w:numId w:val="20"/>
              </w:numPr>
              <w:spacing w:after="150"/>
              <w:jc w:val="left"/>
              <w:rPr>
                <w:rFonts w:ascii="inherit" w:eastAsia="宋体" w:hAnsi="inherit" w:cs="宋体" w:hint="eastAsia"/>
                <w:kern w:val="0"/>
                <w:sz w:val="24"/>
                <w:szCs w:val="24"/>
              </w:rPr>
            </w:pPr>
            <w:r w:rsidRPr="00BA0D5D">
              <w:rPr>
                <w:rFonts w:ascii="inherit" w:eastAsia="宋体" w:hAnsi="inherit" w:cs="宋体"/>
                <w:kern w:val="0"/>
                <w:sz w:val="24"/>
                <w:szCs w:val="24"/>
              </w:rPr>
              <w:t>JVM system environment (operating system environment variables)</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t>ServletConfig</w:t>
            </w:r>
            <w:r w:rsidRPr="00FE2EAE">
              <w:rPr>
                <w:rFonts w:ascii="inherit" w:eastAsia="宋体" w:hAnsi="inherit" w:cs="Arial"/>
                <w:kern w:val="0"/>
                <w:sz w:val="24"/>
                <w:szCs w:val="24"/>
              </w:rPr>
              <w:t>参数（如果适用</w:t>
            </w:r>
            <w:r w:rsidRPr="00FE2EAE">
              <w:rPr>
                <w:rFonts w:ascii="inherit" w:eastAsia="宋体" w:hAnsi="inherit" w:cs="Arial"/>
                <w:kern w:val="0"/>
                <w:sz w:val="24"/>
                <w:szCs w:val="24"/>
              </w:rPr>
              <w:t xml:space="preserve"> - </w:t>
            </w:r>
            <w:r w:rsidRPr="00FE2EAE">
              <w:rPr>
                <w:rFonts w:ascii="inherit" w:eastAsia="宋体" w:hAnsi="inherit" w:cs="Arial"/>
                <w:kern w:val="0"/>
                <w:sz w:val="24"/>
                <w:szCs w:val="24"/>
              </w:rPr>
              <w:t>例如，在</w:t>
            </w:r>
            <w:r w:rsidRPr="00FE2EAE">
              <w:rPr>
                <w:rFonts w:ascii="Consolas" w:eastAsia="宋体" w:hAnsi="Consolas" w:cs="宋体"/>
                <w:kern w:val="0"/>
                <w:sz w:val="23"/>
                <w:szCs w:val="23"/>
                <w:shd w:val="clear" w:color="auto" w:fill="F7F7F8"/>
              </w:rPr>
              <w:t>DispatcherServlet</w:t>
            </w:r>
            <w:r w:rsidRPr="00FE2EAE">
              <w:rPr>
                <w:rFonts w:ascii="inherit" w:eastAsia="宋体" w:hAnsi="inherit" w:cs="Arial"/>
                <w:kern w:val="0"/>
                <w:sz w:val="24"/>
                <w:szCs w:val="24"/>
              </w:rPr>
              <w:t>上下文的情况下）</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t>ServletContext</w:t>
            </w:r>
            <w:r w:rsidRPr="00FE2EAE">
              <w:rPr>
                <w:rFonts w:ascii="inherit" w:eastAsia="宋体" w:hAnsi="inherit" w:cs="Arial"/>
                <w:kern w:val="0"/>
                <w:sz w:val="24"/>
                <w:szCs w:val="24"/>
              </w:rPr>
              <w:t>参数（</w:t>
            </w:r>
            <w:r w:rsidRPr="00FE2EAE">
              <w:rPr>
                <w:rFonts w:ascii="inherit" w:eastAsia="宋体" w:hAnsi="inherit" w:cs="Arial"/>
                <w:kern w:val="0"/>
                <w:sz w:val="24"/>
                <w:szCs w:val="24"/>
              </w:rPr>
              <w:t>web.xml context-param</w:t>
            </w:r>
            <w:r w:rsidRPr="00FE2EAE">
              <w:rPr>
                <w:rFonts w:ascii="inherit" w:eastAsia="宋体" w:hAnsi="inherit" w:cs="Arial"/>
                <w:kern w:val="0"/>
                <w:sz w:val="24"/>
                <w:szCs w:val="24"/>
              </w:rPr>
              <w:t>条目）</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t>JNDI</w:t>
            </w:r>
            <w:r w:rsidRPr="00FE2EAE">
              <w:rPr>
                <w:rFonts w:ascii="inherit" w:eastAsia="宋体" w:hAnsi="inherit" w:cs="Arial"/>
                <w:kern w:val="0"/>
                <w:sz w:val="24"/>
                <w:szCs w:val="24"/>
              </w:rPr>
              <w:t>环境变量（</w:t>
            </w:r>
            <w:r w:rsidRPr="00FE2EAE">
              <w:rPr>
                <w:rFonts w:ascii="Consolas" w:eastAsia="宋体" w:hAnsi="Consolas" w:cs="宋体"/>
                <w:kern w:val="0"/>
                <w:sz w:val="23"/>
                <w:szCs w:val="23"/>
                <w:shd w:val="clear" w:color="auto" w:fill="F7F7F8"/>
              </w:rPr>
              <w:t>java:comp/env/</w:t>
            </w:r>
            <w:r w:rsidRPr="00FE2EAE">
              <w:rPr>
                <w:rFonts w:ascii="inherit" w:eastAsia="宋体" w:hAnsi="inherit" w:cs="Arial"/>
                <w:kern w:val="0"/>
                <w:sz w:val="24"/>
                <w:szCs w:val="24"/>
              </w:rPr>
              <w:t>条目）</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t>JVM</w:t>
            </w:r>
            <w:r w:rsidRPr="00FE2EAE">
              <w:rPr>
                <w:rFonts w:ascii="inherit" w:eastAsia="宋体" w:hAnsi="inherit" w:cs="Arial"/>
                <w:kern w:val="0"/>
                <w:sz w:val="24"/>
                <w:szCs w:val="24"/>
              </w:rPr>
              <w:t>系统属性（</w:t>
            </w:r>
            <w:r w:rsidRPr="00FE2EAE">
              <w:rPr>
                <w:rFonts w:ascii="Consolas" w:eastAsia="宋体" w:hAnsi="Consolas" w:cs="宋体"/>
                <w:kern w:val="0"/>
                <w:sz w:val="23"/>
                <w:szCs w:val="23"/>
                <w:shd w:val="clear" w:color="auto" w:fill="F7F7F8"/>
              </w:rPr>
              <w:t>-D</w:t>
            </w:r>
            <w:r w:rsidRPr="00FE2EAE">
              <w:rPr>
                <w:rFonts w:ascii="inherit" w:eastAsia="宋体" w:hAnsi="inherit" w:cs="Arial"/>
                <w:kern w:val="0"/>
                <w:sz w:val="24"/>
                <w:szCs w:val="24"/>
              </w:rPr>
              <w:t>命令行参数）</w:t>
            </w:r>
          </w:p>
          <w:p w:rsidR="00FE2EAE" w:rsidRPr="00FE2EAE" w:rsidRDefault="00FE2EAE" w:rsidP="00C554B0">
            <w:pPr>
              <w:widowControl/>
              <w:numPr>
                <w:ilvl w:val="0"/>
                <w:numId w:val="72"/>
              </w:numPr>
              <w:shd w:val="clear" w:color="auto" w:fill="EBF1E7"/>
              <w:spacing w:after="150"/>
              <w:jc w:val="left"/>
              <w:rPr>
                <w:rFonts w:ascii="inherit" w:eastAsia="宋体" w:hAnsi="inherit" w:cs="Arial" w:hint="eastAsia"/>
                <w:kern w:val="0"/>
                <w:sz w:val="24"/>
                <w:szCs w:val="24"/>
              </w:rPr>
            </w:pPr>
            <w:r w:rsidRPr="00FE2EAE">
              <w:rPr>
                <w:rFonts w:ascii="inherit" w:eastAsia="宋体" w:hAnsi="inherit" w:cs="Arial"/>
                <w:kern w:val="0"/>
                <w:sz w:val="24"/>
                <w:szCs w:val="24"/>
              </w:rPr>
              <w:lastRenderedPageBreak/>
              <w:t>JVM</w:t>
            </w:r>
            <w:r w:rsidRPr="00FE2EAE">
              <w:rPr>
                <w:rFonts w:ascii="inherit" w:eastAsia="宋体" w:hAnsi="inherit" w:cs="Arial"/>
                <w:kern w:val="0"/>
                <w:sz w:val="24"/>
                <w:szCs w:val="24"/>
              </w:rPr>
              <w:t>系统环境（操作系统环境变量）</w:t>
            </w:r>
          </w:p>
          <w:p w:rsidR="00FE2EAE" w:rsidRPr="00FE2EAE" w:rsidRDefault="00FE2EAE" w:rsidP="00FE2EAE">
            <w:pPr>
              <w:widowControl/>
              <w:spacing w:after="150"/>
              <w:ind w:left="60"/>
              <w:jc w:val="left"/>
              <w:rPr>
                <w:rFonts w:ascii="inherit" w:eastAsia="宋体" w:hAnsi="inherit" w:cs="宋体" w:hint="eastAsia"/>
                <w:kern w:val="0"/>
                <w:sz w:val="24"/>
                <w:szCs w:val="24"/>
              </w:rPr>
            </w:pP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Most importantly, the entire mechanism is configurable. Perhaps you have a custom source of properties that you want to integrate into this search. To do so, implement and instantiate your own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and add it to the set of </w:t>
      </w:r>
      <w:r w:rsidRPr="00BA0D5D">
        <w:rPr>
          <w:rFonts w:ascii="Consolas" w:eastAsia="宋体" w:hAnsi="Consolas" w:cs="宋体"/>
          <w:color w:val="34302D"/>
          <w:kern w:val="0"/>
          <w:sz w:val="23"/>
          <w:szCs w:val="23"/>
          <w:shd w:val="clear" w:color="auto" w:fill="F7F7F8"/>
        </w:rPr>
        <w:t>PropertySources</w:t>
      </w:r>
      <w:r w:rsidRPr="00BA0D5D">
        <w:rPr>
          <w:rFonts w:ascii="inherit" w:eastAsia="宋体" w:hAnsi="inherit" w:cs="Arial"/>
          <w:color w:val="34302D"/>
          <w:kern w:val="0"/>
          <w:sz w:val="24"/>
          <w:szCs w:val="24"/>
        </w:rPr>
        <w:t> for the current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The following example shows how to do so:</w:t>
      </w:r>
    </w:p>
    <w:p w:rsidR="00FE2EAE" w:rsidRDefault="00FE2EAE"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最重要的是，整个机制是可配置的。您可能希望将自定义的属性源集成到此搜索中。为此，请实现并实例化您自己的</w:t>
      </w:r>
      <w:r>
        <w:rPr>
          <w:rStyle w:val="HTML"/>
          <w:rFonts w:ascii="Consolas" w:hAnsi="Consolas"/>
          <w:sz w:val="23"/>
          <w:szCs w:val="23"/>
          <w:shd w:val="clear" w:color="auto" w:fill="F7F7F8"/>
        </w:rPr>
        <w:t>PropertySource</w:t>
      </w:r>
      <w:r>
        <w:rPr>
          <w:rFonts w:ascii="Arial" w:hAnsi="Arial" w:cs="Arial"/>
          <w:color w:val="34302D"/>
          <w:shd w:val="clear" w:color="auto" w:fill="FFFFFF"/>
        </w:rPr>
        <w:t>并将其添加到</w:t>
      </w:r>
      <w:r>
        <w:rPr>
          <w:rStyle w:val="HTML"/>
          <w:rFonts w:ascii="Consolas" w:hAnsi="Consolas"/>
          <w:sz w:val="23"/>
          <w:szCs w:val="23"/>
          <w:shd w:val="clear" w:color="auto" w:fill="F7F7F8"/>
        </w:rPr>
        <w:t>PropertySources</w:t>
      </w:r>
      <w:r>
        <w:rPr>
          <w:rFonts w:ascii="Arial" w:hAnsi="Arial" w:cs="Arial"/>
          <w:color w:val="34302D"/>
          <w:shd w:val="clear" w:color="auto" w:fill="FFFFFF"/>
        </w:rPr>
        <w:t>当前的集合中</w:t>
      </w:r>
      <w:r>
        <w:rPr>
          <w:rStyle w:val="HTML"/>
          <w:rFonts w:ascii="Consolas" w:hAnsi="Consolas"/>
          <w:sz w:val="23"/>
          <w:szCs w:val="23"/>
          <w:shd w:val="clear" w:color="auto" w:fill="F7F7F8"/>
        </w:rPr>
        <w:t>Environment</w:t>
      </w:r>
      <w:r>
        <w:rPr>
          <w:rFonts w:ascii="Arial" w:hAnsi="Arial" w:cs="Arial"/>
          <w:color w:val="34302D"/>
          <w:shd w:val="clear" w:color="auto" w:fill="FFFFFF"/>
        </w:rPr>
        <w:t>。以下示例显示了如何执行此操作：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ConfigurableApplicationContext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GenericApplicationContext();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MutablePropertySources sources = ctx.getEnvironment().getPropertySources();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sources.addFirst(</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MyPropertySource());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code, </w:t>
      </w:r>
      <w:r w:rsidRPr="00BA0D5D">
        <w:rPr>
          <w:rFonts w:ascii="Consolas" w:eastAsia="宋体" w:hAnsi="Consolas" w:cs="宋体"/>
          <w:color w:val="34302D"/>
          <w:kern w:val="0"/>
          <w:sz w:val="23"/>
          <w:szCs w:val="23"/>
          <w:shd w:val="clear" w:color="auto" w:fill="F7F7F8"/>
        </w:rPr>
        <w:t>MyPropertySource</w:t>
      </w:r>
      <w:r w:rsidRPr="00BA0D5D">
        <w:rPr>
          <w:rFonts w:ascii="inherit" w:eastAsia="宋体" w:hAnsi="inherit" w:cs="Arial"/>
          <w:color w:val="34302D"/>
          <w:kern w:val="0"/>
          <w:sz w:val="24"/>
          <w:szCs w:val="24"/>
        </w:rPr>
        <w:t> has been added with highest precedence in the search. If it contains a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property, the property is detected and returned, in favor of any </w:t>
      </w:r>
      <w:r w:rsidRPr="00BA0D5D">
        <w:rPr>
          <w:rFonts w:ascii="Consolas" w:eastAsia="宋体" w:hAnsi="Consolas" w:cs="宋体"/>
          <w:color w:val="34302D"/>
          <w:kern w:val="0"/>
          <w:sz w:val="23"/>
          <w:szCs w:val="23"/>
          <w:shd w:val="clear" w:color="auto" w:fill="F7F7F8"/>
        </w:rPr>
        <w:t>my-property</w:t>
      </w:r>
      <w:r w:rsidRPr="00BA0D5D">
        <w:rPr>
          <w:rFonts w:ascii="inherit" w:eastAsia="宋体" w:hAnsi="inherit" w:cs="Arial"/>
          <w:color w:val="34302D"/>
          <w:kern w:val="0"/>
          <w:sz w:val="24"/>
          <w:szCs w:val="24"/>
        </w:rPr>
        <w:t> property in any other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The</w:t>
      </w:r>
      <w:hyperlink r:id="rId418" w:history="1">
        <w:r w:rsidRPr="00BA0D5D">
          <w:rPr>
            <w:rFonts w:ascii="Consolas" w:eastAsia="宋体" w:hAnsi="Consolas" w:cs="宋体"/>
            <w:color w:val="548E2E"/>
            <w:kern w:val="0"/>
            <w:sz w:val="23"/>
            <w:szCs w:val="23"/>
            <w:u w:val="single"/>
            <w:shd w:val="clear" w:color="auto" w:fill="F7F7F8"/>
          </w:rPr>
          <w:t>MutablePropertySources</w:t>
        </w:r>
      </w:hyperlink>
      <w:r w:rsidRPr="00BA0D5D">
        <w:rPr>
          <w:rFonts w:ascii="inherit" w:eastAsia="宋体" w:hAnsi="inherit" w:cs="Arial"/>
          <w:color w:val="34302D"/>
          <w:kern w:val="0"/>
          <w:sz w:val="24"/>
          <w:szCs w:val="24"/>
        </w:rPr>
        <w:t> API exposes a number of methods that allow for precise manipulation of the set of property sources.</w:t>
      </w:r>
    </w:p>
    <w:p w:rsidR="00FE2EAE" w:rsidRPr="00FE2EAE"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在上面的代码中，</w:t>
      </w:r>
      <w:r>
        <w:rPr>
          <w:rStyle w:val="HTML"/>
          <w:rFonts w:ascii="Consolas" w:hAnsi="Consolas"/>
          <w:sz w:val="23"/>
          <w:szCs w:val="23"/>
          <w:shd w:val="clear" w:color="auto" w:fill="F7F7F8"/>
        </w:rPr>
        <w:t>MyPropertySource</w:t>
      </w:r>
      <w:r>
        <w:rPr>
          <w:rFonts w:ascii="Arial" w:hAnsi="Arial" w:cs="Arial"/>
          <w:color w:val="34302D"/>
          <w:shd w:val="clear" w:color="auto" w:fill="FFFFFF"/>
        </w:rPr>
        <w:t>在搜索中添加了最高优先级。如果它包含</w:t>
      </w:r>
      <w:r>
        <w:rPr>
          <w:rStyle w:val="HTML"/>
          <w:rFonts w:ascii="Consolas" w:hAnsi="Consolas"/>
          <w:sz w:val="23"/>
          <w:szCs w:val="23"/>
          <w:shd w:val="clear" w:color="auto" w:fill="F7F7F8"/>
        </w:rPr>
        <w:t>my-property</w:t>
      </w:r>
      <w:r>
        <w:rPr>
          <w:rFonts w:ascii="Arial" w:hAnsi="Arial" w:cs="Arial"/>
          <w:color w:val="34302D"/>
          <w:shd w:val="clear" w:color="auto" w:fill="FFFFFF"/>
        </w:rPr>
        <w:t>属性，则检测并返回该属性，以支持</w:t>
      </w:r>
      <w:r>
        <w:rPr>
          <w:rStyle w:val="HTML"/>
          <w:rFonts w:ascii="Consolas" w:hAnsi="Consolas"/>
          <w:sz w:val="23"/>
          <w:szCs w:val="23"/>
          <w:shd w:val="clear" w:color="auto" w:fill="F7F7F8"/>
        </w:rPr>
        <w:t>my-property</w:t>
      </w:r>
      <w:r>
        <w:rPr>
          <w:rFonts w:ascii="Arial" w:hAnsi="Arial" w:cs="Arial"/>
          <w:color w:val="34302D"/>
          <w:shd w:val="clear" w:color="auto" w:fill="FFFFFF"/>
        </w:rPr>
        <w:t>任何其他属性</w:t>
      </w:r>
      <w:r>
        <w:rPr>
          <w:rStyle w:val="HTML"/>
          <w:rFonts w:ascii="Consolas" w:hAnsi="Consolas"/>
          <w:sz w:val="23"/>
          <w:szCs w:val="23"/>
          <w:shd w:val="clear" w:color="auto" w:fill="F7F7F8"/>
        </w:rPr>
        <w:t>PropertySource</w:t>
      </w:r>
      <w:r>
        <w:rPr>
          <w:rFonts w:ascii="Arial" w:hAnsi="Arial" w:cs="Arial"/>
          <w:color w:val="34302D"/>
          <w:shd w:val="clear" w:color="auto" w:fill="FFFFFF"/>
        </w:rPr>
        <w:t>。所述</w:t>
      </w:r>
      <w:r>
        <w:rPr>
          <w:rFonts w:ascii="Arial" w:hAnsi="Arial" w:cs="Arial"/>
          <w:color w:val="34302D"/>
          <w:shd w:val="clear" w:color="auto" w:fill="FFFFFF"/>
        </w:rPr>
        <w:t> </w:t>
      </w:r>
      <w:hyperlink r:id="rId419" w:history="1">
        <w:r>
          <w:rPr>
            <w:rStyle w:val="HTML"/>
            <w:rFonts w:ascii="Consolas" w:hAnsi="Consolas"/>
            <w:color w:val="548E2E"/>
            <w:sz w:val="23"/>
            <w:szCs w:val="23"/>
            <w:u w:val="single"/>
            <w:shd w:val="clear" w:color="auto" w:fill="F7F7F8"/>
          </w:rPr>
          <w:t>MutablePropertySources</w:t>
        </w:r>
      </w:hyperlink>
      <w:r>
        <w:rPr>
          <w:rFonts w:ascii="Arial" w:hAnsi="Arial" w:cs="Arial"/>
          <w:color w:val="34302D"/>
          <w:shd w:val="clear" w:color="auto" w:fill="FFFFFF"/>
        </w:rPr>
        <w:t> API</w:t>
      </w:r>
      <w:r>
        <w:rPr>
          <w:rFonts w:ascii="Arial" w:hAnsi="Arial" w:cs="Arial"/>
          <w:color w:val="34302D"/>
          <w:shd w:val="clear" w:color="auto" w:fill="FFFFFF"/>
        </w:rPr>
        <w:t>公开了大量的，其允许该组的属性源的精确操作方法。</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1.13.3. Using </w:t>
      </w:r>
      <w:r w:rsidRPr="00BA0D5D">
        <w:rPr>
          <w:rFonts w:ascii="Consolas" w:eastAsia="宋体" w:hAnsi="Consolas" w:cs="宋体"/>
          <w:color w:val="34302D"/>
          <w:kern w:val="0"/>
          <w:sz w:val="33"/>
          <w:szCs w:val="33"/>
          <w:shd w:val="clear" w:color="auto" w:fill="F7F7F8"/>
        </w:rPr>
        <w:t>@PropertySource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hyperlink r:id="rId420" w:history="1">
        <w:r w:rsidRPr="00BA0D5D">
          <w:rPr>
            <w:rFonts w:ascii="Consolas" w:eastAsia="宋体" w:hAnsi="Consolas" w:cs="宋体"/>
            <w:color w:val="548E2E"/>
            <w:kern w:val="0"/>
            <w:sz w:val="23"/>
            <w:szCs w:val="23"/>
            <w:u w:val="single"/>
            <w:shd w:val="clear" w:color="auto" w:fill="F7F7F8"/>
          </w:rPr>
          <w:t>@PropertySource</w:t>
        </w:r>
      </w:hyperlink>
      <w:r w:rsidRPr="00BA0D5D">
        <w:rPr>
          <w:rFonts w:ascii="inherit" w:eastAsia="宋体" w:hAnsi="inherit" w:cs="Arial"/>
          <w:color w:val="34302D"/>
          <w:kern w:val="0"/>
          <w:sz w:val="24"/>
          <w:szCs w:val="24"/>
        </w:rPr>
        <w:t> annotation provides a convenient and declarative mechanism for adding a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to Spring’s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hyperlink r:id="rId421" w:history="1">
        <w:r>
          <w:rPr>
            <w:rStyle w:val="HTML"/>
            <w:rFonts w:ascii="Consolas" w:hAnsi="Consolas"/>
            <w:color w:val="548E2E"/>
            <w:sz w:val="23"/>
            <w:szCs w:val="23"/>
            <w:u w:val="single"/>
            <w:shd w:val="clear" w:color="auto" w:fill="F7F7F8"/>
          </w:rPr>
          <w:t>@PropertySource</w:t>
        </w:r>
      </w:hyperlink>
      <w:r>
        <w:rPr>
          <w:rFonts w:ascii="Arial" w:hAnsi="Arial" w:cs="Arial"/>
          <w:color w:val="34302D"/>
          <w:shd w:val="clear" w:color="auto" w:fill="FFFFFF"/>
        </w:rPr>
        <w:t> </w:t>
      </w:r>
      <w:r>
        <w:rPr>
          <w:rFonts w:ascii="Arial" w:hAnsi="Arial" w:cs="Arial"/>
          <w:color w:val="34302D"/>
          <w:shd w:val="clear" w:color="auto" w:fill="FFFFFF"/>
        </w:rPr>
        <w:t>注解提供便利和声明的机制添加</w:t>
      </w:r>
      <w:r>
        <w:rPr>
          <w:rStyle w:val="HTML"/>
          <w:rFonts w:ascii="Consolas" w:hAnsi="Consolas"/>
          <w:sz w:val="23"/>
          <w:szCs w:val="23"/>
          <w:shd w:val="clear" w:color="auto" w:fill="F7F7F8"/>
        </w:rPr>
        <w:t>PropertySource</w:t>
      </w:r>
      <w:r>
        <w:rPr>
          <w:rFonts w:ascii="Arial" w:hAnsi="Arial" w:cs="Arial"/>
          <w:color w:val="34302D"/>
          <w:shd w:val="clear" w:color="auto" w:fill="FFFFFF"/>
        </w:rPr>
        <w:t> </w:t>
      </w:r>
      <w:r>
        <w:rPr>
          <w:rFonts w:ascii="Arial" w:hAnsi="Arial" w:cs="Arial"/>
          <w:color w:val="34302D"/>
          <w:shd w:val="clear" w:color="auto" w:fill="FFFFFF"/>
        </w:rPr>
        <w:t>到</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Environment</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Given a file called </w:t>
      </w:r>
      <w:r w:rsidRPr="00BA0D5D">
        <w:rPr>
          <w:rFonts w:ascii="Consolas" w:eastAsia="宋体" w:hAnsi="Consolas" w:cs="宋体"/>
          <w:color w:val="34302D"/>
          <w:kern w:val="0"/>
          <w:sz w:val="23"/>
          <w:szCs w:val="23"/>
          <w:shd w:val="clear" w:color="auto" w:fill="F7F7F8"/>
        </w:rPr>
        <w:t>app.properties</w:t>
      </w:r>
      <w:r w:rsidRPr="00BA0D5D">
        <w:rPr>
          <w:rFonts w:ascii="inherit" w:eastAsia="宋体" w:hAnsi="inherit" w:cs="Arial"/>
          <w:color w:val="34302D"/>
          <w:kern w:val="0"/>
          <w:sz w:val="24"/>
          <w:szCs w:val="24"/>
        </w:rPr>
        <w:t> that contains the key-value pair </w:t>
      </w:r>
      <w:r w:rsidRPr="00BA0D5D">
        <w:rPr>
          <w:rFonts w:ascii="Consolas" w:eastAsia="宋体" w:hAnsi="Consolas" w:cs="宋体"/>
          <w:color w:val="34302D"/>
          <w:kern w:val="0"/>
          <w:sz w:val="23"/>
          <w:szCs w:val="23"/>
          <w:shd w:val="clear" w:color="auto" w:fill="F7F7F8"/>
        </w:rPr>
        <w:t>testbean.name=myTestBean</w:t>
      </w:r>
      <w:r w:rsidRPr="00BA0D5D">
        <w:rPr>
          <w:rFonts w:ascii="inherit" w:eastAsia="宋体" w:hAnsi="inherit" w:cs="Arial"/>
          <w:color w:val="34302D"/>
          <w:kern w:val="0"/>
          <w:sz w:val="24"/>
          <w:szCs w:val="24"/>
        </w:rPr>
        <w:t>, the following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class uses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in such a way that a call to </w:t>
      </w:r>
      <w:r w:rsidRPr="00BA0D5D">
        <w:rPr>
          <w:rFonts w:ascii="Consolas" w:eastAsia="宋体" w:hAnsi="Consolas" w:cs="宋体"/>
          <w:color w:val="34302D"/>
          <w:kern w:val="0"/>
          <w:sz w:val="23"/>
          <w:szCs w:val="23"/>
          <w:shd w:val="clear" w:color="auto" w:fill="F7F7F8"/>
        </w:rPr>
        <w:t>testBean.getName()</w:t>
      </w:r>
      <w:r w:rsidRPr="00BA0D5D">
        <w:rPr>
          <w:rFonts w:ascii="inherit" w:eastAsia="宋体" w:hAnsi="inherit" w:cs="Arial"/>
          <w:color w:val="34302D"/>
          <w:kern w:val="0"/>
          <w:sz w:val="24"/>
          <w:szCs w:val="24"/>
        </w:rPr>
        <w:t> returns </w:t>
      </w:r>
      <w:r w:rsidRPr="00BA0D5D">
        <w:rPr>
          <w:rFonts w:ascii="Consolas" w:eastAsia="宋体" w:hAnsi="Consolas" w:cs="宋体"/>
          <w:color w:val="34302D"/>
          <w:kern w:val="0"/>
          <w:sz w:val="23"/>
          <w:szCs w:val="23"/>
          <w:shd w:val="clear" w:color="auto" w:fill="F7F7F8"/>
        </w:rPr>
        <w:t>myTestBean</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给定一个名为</w:t>
      </w:r>
      <w:r>
        <w:rPr>
          <w:rStyle w:val="HTML"/>
          <w:rFonts w:ascii="Consolas" w:hAnsi="Consolas"/>
          <w:sz w:val="23"/>
          <w:szCs w:val="23"/>
          <w:shd w:val="clear" w:color="auto" w:fill="F7F7F8"/>
        </w:rPr>
        <w:t>app.properties</w:t>
      </w:r>
      <w:r>
        <w:rPr>
          <w:rFonts w:ascii="Arial" w:hAnsi="Arial" w:cs="Arial"/>
          <w:color w:val="34302D"/>
          <w:shd w:val="clear" w:color="auto" w:fill="FFFFFF"/>
        </w:rPr>
        <w:t>包含键值对的文件</w:t>
      </w:r>
      <w:r>
        <w:rPr>
          <w:rStyle w:val="HTML"/>
          <w:rFonts w:ascii="Consolas" w:hAnsi="Consolas"/>
          <w:sz w:val="23"/>
          <w:szCs w:val="23"/>
          <w:shd w:val="clear" w:color="auto" w:fill="F7F7F8"/>
        </w:rPr>
        <w:t>testbean.name=myTestBean</w:t>
      </w:r>
      <w:r>
        <w:rPr>
          <w:rFonts w:ascii="Arial" w:hAnsi="Arial" w:cs="Arial"/>
          <w:color w:val="34302D"/>
          <w:shd w:val="clear" w:color="auto" w:fill="FFFFFF"/>
        </w:rPr>
        <w:t>，以下</w:t>
      </w:r>
      <w:r>
        <w:rPr>
          <w:rStyle w:val="HTML"/>
          <w:rFonts w:ascii="Consolas" w:hAnsi="Consolas"/>
          <w:sz w:val="23"/>
          <w:szCs w:val="23"/>
          <w:shd w:val="clear" w:color="auto" w:fill="F7F7F8"/>
        </w:rPr>
        <w:t>@Configuration</w:t>
      </w:r>
      <w:r>
        <w:rPr>
          <w:rFonts w:ascii="Arial" w:hAnsi="Arial" w:cs="Arial"/>
          <w:color w:val="34302D"/>
          <w:shd w:val="clear" w:color="auto" w:fill="FFFFFF"/>
        </w:rPr>
        <w:t>类使用以下</w:t>
      </w:r>
      <w:r>
        <w:rPr>
          <w:rStyle w:val="HTML"/>
          <w:rFonts w:ascii="Consolas" w:hAnsi="Consolas"/>
          <w:sz w:val="23"/>
          <w:szCs w:val="23"/>
          <w:shd w:val="clear" w:color="auto" w:fill="F7F7F8"/>
        </w:rPr>
        <w:t>@PropertySource</w:t>
      </w:r>
      <w:r>
        <w:rPr>
          <w:rFonts w:ascii="Arial" w:hAnsi="Arial" w:cs="Arial"/>
          <w:color w:val="34302D"/>
          <w:shd w:val="clear" w:color="auto" w:fill="FFFFFF"/>
        </w:rPr>
        <w:t>方式调用</w:t>
      </w:r>
      <w:r>
        <w:rPr>
          <w:rStyle w:val="HTML"/>
          <w:rFonts w:ascii="Consolas" w:hAnsi="Consolas"/>
          <w:sz w:val="23"/>
          <w:szCs w:val="23"/>
          <w:shd w:val="clear" w:color="auto" w:fill="F7F7F8"/>
        </w:rPr>
        <w:t>testBean.getName()</w:t>
      </w:r>
      <w:r>
        <w:rPr>
          <w:rFonts w:ascii="Arial" w:hAnsi="Arial" w:cs="Arial"/>
          <w:color w:val="34302D"/>
          <w:shd w:val="clear" w:color="auto" w:fill="FFFFFF"/>
        </w:rPr>
        <w:t>返回</w:t>
      </w:r>
      <w:r>
        <w:rPr>
          <w:rStyle w:val="HTML"/>
          <w:rFonts w:ascii="Consolas" w:hAnsi="Consolas"/>
          <w:sz w:val="23"/>
          <w:szCs w:val="23"/>
          <w:shd w:val="clear" w:color="auto" w:fill="F7F7F8"/>
        </w:rPr>
        <w:t>myTestBean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@PropertySource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"classpath:/com/myco/app.properties"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Environment env;</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testBean()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 testBean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testBean.setName(env.getProperty(</w:t>
      </w:r>
      <w:r w:rsidRPr="00BA0D5D">
        <w:rPr>
          <w:rFonts w:ascii="Consolas" w:eastAsia="宋体" w:hAnsi="Consolas" w:cs="宋体"/>
          <w:color w:val="DD1144"/>
          <w:kern w:val="0"/>
          <w:sz w:val="24"/>
          <w:szCs w:val="24"/>
        </w:rPr>
        <w:t>"testbean.name"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placeholders present in a </w:t>
      </w:r>
      <w:r w:rsidRPr="00BA0D5D">
        <w:rPr>
          <w:rFonts w:ascii="Consolas" w:eastAsia="宋体" w:hAnsi="Consolas" w:cs="宋体"/>
          <w:color w:val="34302D"/>
          <w:kern w:val="0"/>
          <w:sz w:val="23"/>
          <w:szCs w:val="23"/>
          <w:shd w:val="clear" w:color="auto" w:fill="F7F7F8"/>
        </w:rPr>
        <w:t>@PropertySource</w:t>
      </w:r>
      <w:r w:rsidRPr="00BA0D5D">
        <w:rPr>
          <w:rFonts w:ascii="inherit" w:eastAsia="宋体" w:hAnsi="inherit" w:cs="Arial"/>
          <w:color w:val="34302D"/>
          <w:kern w:val="0"/>
          <w:sz w:val="24"/>
          <w:szCs w:val="24"/>
        </w:rPr>
        <w:t> resource location are resolved against the set of property sources already registered against the environment,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资源位置中</w:t>
      </w:r>
      <w:r>
        <w:rPr>
          <w:rStyle w:val="HTML"/>
          <w:rFonts w:ascii="Consolas" w:hAnsi="Consolas"/>
          <w:sz w:val="23"/>
          <w:szCs w:val="23"/>
          <w:shd w:val="clear" w:color="auto" w:fill="F7F7F8"/>
        </w:rPr>
        <w:t>${…​}</w:t>
      </w:r>
      <w:r>
        <w:rPr>
          <w:rFonts w:ascii="Arial" w:hAnsi="Arial" w:cs="Arial"/>
          <w:color w:val="34302D"/>
          <w:shd w:val="clear" w:color="auto" w:fill="FFFFFF"/>
        </w:rPr>
        <w:t>存在的任何占位符</w:t>
      </w:r>
      <w:r>
        <w:rPr>
          <w:rStyle w:val="HTML"/>
          <w:rFonts w:ascii="Consolas" w:hAnsi="Consolas"/>
          <w:sz w:val="23"/>
          <w:szCs w:val="23"/>
          <w:shd w:val="clear" w:color="auto" w:fill="F7F7F8"/>
        </w:rPr>
        <w:t>@PropertySource</w:t>
      </w:r>
      <w:r>
        <w:rPr>
          <w:rFonts w:ascii="Arial" w:hAnsi="Arial" w:cs="Arial"/>
          <w:color w:val="34302D"/>
          <w:shd w:val="clear" w:color="auto" w:fill="FFFFFF"/>
        </w:rPr>
        <w:t>都是针对已针对环境注册的属性源集合进行解析的，如以下示例所示：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@PropertySource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"classpath:/com/${my.placeholder:default/path}/app.properties"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Environment env;</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TestBean testBean()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 testBean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testBean.setName(env.getProperty(</w:t>
      </w:r>
      <w:r w:rsidRPr="00BA0D5D">
        <w:rPr>
          <w:rFonts w:ascii="Consolas" w:eastAsia="宋体" w:hAnsi="Consolas" w:cs="宋体"/>
          <w:color w:val="DD1144"/>
          <w:kern w:val="0"/>
          <w:sz w:val="24"/>
          <w:szCs w:val="24"/>
        </w:rPr>
        <w:t>"testbean.name"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Assuming that </w:t>
      </w:r>
      <w:r w:rsidRPr="00BA0D5D">
        <w:rPr>
          <w:rFonts w:ascii="Consolas" w:eastAsia="宋体" w:hAnsi="Consolas" w:cs="宋体"/>
          <w:color w:val="34302D"/>
          <w:kern w:val="0"/>
          <w:sz w:val="23"/>
          <w:szCs w:val="23"/>
          <w:shd w:val="clear" w:color="auto" w:fill="F7F7F8"/>
        </w:rPr>
        <w:t>my.placeholder</w:t>
      </w:r>
      <w:r w:rsidRPr="00BA0D5D">
        <w:rPr>
          <w:rFonts w:ascii="inherit" w:eastAsia="宋体" w:hAnsi="inherit" w:cs="Arial"/>
          <w:color w:val="34302D"/>
          <w:kern w:val="0"/>
          <w:sz w:val="24"/>
          <w:szCs w:val="24"/>
        </w:rPr>
        <w:t> is present in one of the property sources already registered (for example, system properties or environment variables), the placeholder is resolved to the corresponding value. If not, then </w:t>
      </w:r>
      <w:r w:rsidRPr="00BA0D5D">
        <w:rPr>
          <w:rFonts w:ascii="Consolas" w:eastAsia="宋体" w:hAnsi="Consolas" w:cs="宋体"/>
          <w:color w:val="34302D"/>
          <w:kern w:val="0"/>
          <w:sz w:val="23"/>
          <w:szCs w:val="23"/>
          <w:shd w:val="clear" w:color="auto" w:fill="F7F7F8"/>
        </w:rPr>
        <w:t>default/path</w:t>
      </w:r>
      <w:r w:rsidRPr="00BA0D5D">
        <w:rPr>
          <w:rFonts w:ascii="inherit" w:eastAsia="宋体" w:hAnsi="inherit" w:cs="Arial"/>
          <w:color w:val="34302D"/>
          <w:kern w:val="0"/>
          <w:sz w:val="24"/>
          <w:szCs w:val="24"/>
        </w:rPr>
        <w:t> is used as a default. If no default is specified and a property cannot be resolved,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is thrown.</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假设它</w:t>
      </w:r>
      <w:r>
        <w:rPr>
          <w:rStyle w:val="HTML"/>
          <w:rFonts w:ascii="Consolas" w:hAnsi="Consolas"/>
          <w:sz w:val="23"/>
          <w:szCs w:val="23"/>
          <w:shd w:val="clear" w:color="auto" w:fill="F7F7F8"/>
        </w:rPr>
        <w:t>my.placeholder</w:t>
      </w:r>
      <w:r>
        <w:rPr>
          <w:rFonts w:ascii="Arial" w:hAnsi="Arial" w:cs="Arial"/>
          <w:color w:val="34302D"/>
          <w:shd w:val="clear" w:color="auto" w:fill="FFFFFF"/>
        </w:rPr>
        <w:t>已存在于已注册的其中一个属性源中（例如，系统属性或环境变量），则占位符将解析为相应的值。如果没有，则</w:t>
      </w:r>
      <w:r>
        <w:rPr>
          <w:rStyle w:val="HTML"/>
          <w:rFonts w:ascii="Consolas" w:hAnsi="Consolas"/>
          <w:sz w:val="23"/>
          <w:szCs w:val="23"/>
          <w:shd w:val="clear" w:color="auto" w:fill="F7F7F8"/>
        </w:rPr>
        <w:t>default/path</w:t>
      </w:r>
      <w:r>
        <w:rPr>
          <w:rFonts w:ascii="Arial" w:hAnsi="Arial" w:cs="Arial"/>
          <w:color w:val="34302D"/>
          <w:shd w:val="clear" w:color="auto" w:fill="FFFFFF"/>
        </w:rPr>
        <w:t>用作默认值。如果未指定默认值且无法解析属性，</w:t>
      </w:r>
      <w:r>
        <w:rPr>
          <w:rFonts w:ascii="Arial" w:hAnsi="Arial" w:cs="Arial"/>
          <w:color w:val="34302D"/>
          <w:shd w:val="clear" w:color="auto" w:fill="FFFFFF"/>
        </w:rPr>
        <w:t> </w:t>
      </w:r>
      <w:r>
        <w:rPr>
          <w:rStyle w:val="HTML"/>
          <w:rFonts w:ascii="Consolas" w:hAnsi="Consolas"/>
          <w:sz w:val="23"/>
          <w:szCs w:val="23"/>
          <w:shd w:val="clear" w:color="auto" w:fill="F7F7F8"/>
        </w:rPr>
        <w:t>IllegalArgumentException</w:t>
      </w:r>
      <w:r>
        <w:rPr>
          <w:rFonts w:ascii="Arial" w:hAnsi="Arial" w:cs="Arial"/>
          <w:color w:val="34302D"/>
          <w:shd w:val="clear" w:color="auto" w:fill="FFFFFF"/>
        </w:rPr>
        <w:t>则抛出</w:t>
      </w:r>
      <w:r>
        <w:rPr>
          <w:rFonts w:ascii="Arial" w:hAnsi="Arial" w:cs="Arial"/>
          <w:color w:val="34302D"/>
          <w:shd w:val="clear" w:color="auto" w:fill="FFFFFF"/>
        </w:rPr>
        <w:t>a</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FE2EAE">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@PropertySource</w:t>
            </w:r>
            <w:r w:rsidRPr="00BA0D5D">
              <w:rPr>
                <w:rFonts w:ascii="宋体" w:eastAsia="宋体" w:hAnsi="宋体" w:cs="宋体"/>
                <w:kern w:val="0"/>
                <w:sz w:val="24"/>
                <w:szCs w:val="24"/>
              </w:rPr>
              <w:t> annotation is repeatable, according to Java 8 conventions. However, all such </w:t>
            </w:r>
            <w:r w:rsidRPr="00BA0D5D">
              <w:rPr>
                <w:rFonts w:ascii="Consolas" w:eastAsia="宋体" w:hAnsi="Consolas" w:cs="宋体"/>
                <w:kern w:val="0"/>
                <w:sz w:val="23"/>
                <w:szCs w:val="23"/>
                <w:shd w:val="clear" w:color="auto" w:fill="F7F7F8"/>
              </w:rPr>
              <w:t>@PropertySource</w:t>
            </w:r>
            <w:r w:rsidRPr="00BA0D5D">
              <w:rPr>
                <w:rFonts w:ascii="宋体" w:eastAsia="宋体" w:hAnsi="宋体" w:cs="宋体"/>
                <w:kern w:val="0"/>
                <w:sz w:val="24"/>
                <w:szCs w:val="24"/>
              </w:rPr>
              <w:t> annotations need to be declared at the same level, either directly on the configuration class or as meta-annotations within the same custom annotation. Mixing direct annotations and meta-annotations is not recommended, since direct annotations effectively override meta-annotations.</w:t>
            </w:r>
          </w:p>
          <w:p w:rsidR="00FE2EAE" w:rsidRPr="00BA0D5D" w:rsidRDefault="00FE2EAE" w:rsidP="00BA0D5D">
            <w:pPr>
              <w:widowControl/>
              <w:jc w:val="left"/>
              <w:rPr>
                <w:rFonts w:ascii="宋体" w:eastAsia="宋体" w:hAnsi="宋体" w:cs="宋体"/>
                <w:kern w:val="0"/>
                <w:sz w:val="24"/>
                <w:szCs w:val="24"/>
              </w:rPr>
            </w:pPr>
            <w:r>
              <w:rPr>
                <w:rFonts w:ascii="Arial" w:hAnsi="Arial" w:cs="Arial"/>
                <w:shd w:val="clear" w:color="auto" w:fill="EBF1E7"/>
              </w:rPr>
              <w:t>该</w:t>
            </w:r>
            <w:r>
              <w:rPr>
                <w:rStyle w:val="HTML"/>
                <w:rFonts w:ascii="Consolas" w:hAnsi="Consolas"/>
                <w:sz w:val="23"/>
                <w:szCs w:val="23"/>
                <w:shd w:val="clear" w:color="auto" w:fill="F7F7F8"/>
              </w:rPr>
              <w:t>@PropertySource</w:t>
            </w:r>
            <w:r>
              <w:rPr>
                <w:rFonts w:ascii="Arial" w:hAnsi="Arial" w:cs="Arial"/>
                <w:shd w:val="clear" w:color="auto" w:fill="EBF1E7"/>
              </w:rPr>
              <w:t>注释是可重复的，根据</w:t>
            </w:r>
            <w:r>
              <w:rPr>
                <w:rFonts w:ascii="Arial" w:hAnsi="Arial" w:cs="Arial"/>
                <w:shd w:val="clear" w:color="auto" w:fill="EBF1E7"/>
              </w:rPr>
              <w:t>Java</w:t>
            </w:r>
            <w:r>
              <w:rPr>
                <w:rFonts w:ascii="Arial" w:hAnsi="Arial" w:cs="Arial"/>
                <w:shd w:val="clear" w:color="auto" w:fill="EBF1E7"/>
              </w:rPr>
              <w:t>的</w:t>
            </w:r>
            <w:r>
              <w:rPr>
                <w:rFonts w:ascii="Arial" w:hAnsi="Arial" w:cs="Arial"/>
                <w:shd w:val="clear" w:color="auto" w:fill="EBF1E7"/>
              </w:rPr>
              <w:t>8</w:t>
            </w:r>
            <w:r>
              <w:rPr>
                <w:rFonts w:ascii="Arial" w:hAnsi="Arial" w:cs="Arial"/>
                <w:shd w:val="clear" w:color="auto" w:fill="EBF1E7"/>
              </w:rPr>
              <w:t>约定。但是，所有这些</w:t>
            </w:r>
            <w:r>
              <w:rPr>
                <w:rStyle w:val="HTML"/>
                <w:rFonts w:ascii="Consolas" w:hAnsi="Consolas"/>
                <w:sz w:val="23"/>
                <w:szCs w:val="23"/>
                <w:shd w:val="clear" w:color="auto" w:fill="F7F7F8"/>
              </w:rPr>
              <w:t>@PropertySource</w:t>
            </w:r>
            <w:r>
              <w:rPr>
                <w:rFonts w:ascii="Arial" w:hAnsi="Arial" w:cs="Arial"/>
                <w:shd w:val="clear" w:color="auto" w:fill="EBF1E7"/>
              </w:rPr>
              <w:t>注释都需要在同一级别声明，可以直接在配置类上声明，也可以在同一自定义注释中作为元注释声明。不建议混合直接注释和元注释，因为直接注释有效地覆盖了元注释。</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1.13.4. Placeholder Resolution in Statements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Historically, the value of placeholders in elements could be resolved only against JVM system properties or environment variables. This is no longer the case. Because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 abstraction is integrated throughout the container, it is easy to route resolution of placeholders through it. This means that you may configure the resolution process in any way you like. You can change the precedence of searching through system properties and environment variables or remove them entirely. You can also add your own property sources to the mix, as appropriate.</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从历史上看，元素中占位符的值只能针对</w:t>
      </w:r>
      <w:r>
        <w:rPr>
          <w:rFonts w:ascii="Arial" w:hAnsi="Arial" w:cs="Arial"/>
          <w:color w:val="34302D"/>
          <w:shd w:val="clear" w:color="auto" w:fill="FFFFFF"/>
        </w:rPr>
        <w:t>JVM</w:t>
      </w:r>
      <w:r>
        <w:rPr>
          <w:rFonts w:ascii="Arial" w:hAnsi="Arial" w:cs="Arial"/>
          <w:color w:val="34302D"/>
          <w:shd w:val="clear" w:color="auto" w:fill="FFFFFF"/>
        </w:rPr>
        <w:t>系统属性或环境变量进行解析。这已不再是这种情况。因为</w:t>
      </w:r>
      <w:r>
        <w:rPr>
          <w:rStyle w:val="HTML"/>
          <w:rFonts w:ascii="Consolas" w:hAnsi="Consolas"/>
          <w:sz w:val="23"/>
          <w:szCs w:val="23"/>
          <w:shd w:val="clear" w:color="auto" w:fill="F7F7F8"/>
        </w:rPr>
        <w:t>Environment</w:t>
      </w:r>
      <w:r>
        <w:rPr>
          <w:rFonts w:ascii="Arial" w:hAnsi="Arial" w:cs="Arial"/>
          <w:color w:val="34302D"/>
          <w:shd w:val="clear" w:color="auto" w:fill="FFFFFF"/>
        </w:rPr>
        <w:t>抽象集成在整个容器中，所以很容易通过它来解决占位符的分辨率。这意味着您可以以任何您喜欢的方式配置解析过程。您可以更改搜索系统属性和环境变量的优先级，或完全删除它们。您也可以根据需要将自己的属性源添加到混合中。</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Concretely, the following statement works regardless of where the </w:t>
      </w:r>
      <w:r w:rsidRPr="00BA0D5D">
        <w:rPr>
          <w:rFonts w:ascii="Consolas" w:eastAsia="宋体" w:hAnsi="Consolas" w:cs="宋体"/>
          <w:color w:val="34302D"/>
          <w:kern w:val="0"/>
          <w:sz w:val="23"/>
          <w:szCs w:val="23"/>
          <w:shd w:val="clear" w:color="auto" w:fill="F7F7F8"/>
        </w:rPr>
        <w:t>customer</w:t>
      </w:r>
      <w:r w:rsidRPr="00BA0D5D">
        <w:rPr>
          <w:rFonts w:ascii="inherit" w:eastAsia="宋体" w:hAnsi="inherit" w:cs="Arial"/>
          <w:color w:val="34302D"/>
          <w:kern w:val="0"/>
          <w:sz w:val="24"/>
          <w:szCs w:val="24"/>
        </w:rPr>
        <w:t> property is defined, as long as it is available in the </w:t>
      </w:r>
      <w:r w:rsidRPr="00BA0D5D">
        <w:rPr>
          <w:rFonts w:ascii="Consolas" w:eastAsia="宋体" w:hAnsi="Consolas" w:cs="宋体"/>
          <w:color w:val="34302D"/>
          <w:kern w:val="0"/>
          <w:sz w:val="23"/>
          <w:szCs w:val="23"/>
          <w:shd w:val="clear" w:color="auto" w:fill="F7F7F8"/>
        </w:rPr>
        <w:t>Environment</w:t>
      </w:r>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具体而言，以下语句无论</w:t>
      </w:r>
      <w:r>
        <w:rPr>
          <w:rStyle w:val="HTML"/>
          <w:rFonts w:ascii="Consolas" w:hAnsi="Consolas"/>
          <w:sz w:val="23"/>
          <w:szCs w:val="23"/>
          <w:shd w:val="clear" w:color="auto" w:fill="F7F7F8"/>
        </w:rPr>
        <w:t>customer</w:t>
      </w:r>
      <w:r>
        <w:rPr>
          <w:rFonts w:ascii="Arial" w:hAnsi="Arial" w:cs="Arial"/>
          <w:color w:val="34302D"/>
          <w:shd w:val="clear" w:color="auto" w:fill="FFFFFF"/>
        </w:rPr>
        <w:t> </w:t>
      </w:r>
      <w:r>
        <w:rPr>
          <w:rFonts w:ascii="Arial" w:hAnsi="Arial" w:cs="Arial"/>
          <w:color w:val="34302D"/>
          <w:shd w:val="clear" w:color="auto" w:fill="FFFFFF"/>
        </w:rPr>
        <w:t>属性的定义位置如何都可以，只要它在以下位置可用</w:t>
      </w:r>
      <w:r>
        <w:rPr>
          <w:rStyle w:val="HTML"/>
          <w:rFonts w:ascii="Consolas" w:hAnsi="Consolas"/>
          <w:sz w:val="23"/>
          <w:szCs w:val="23"/>
          <w:shd w:val="clear" w:color="auto" w:fill="F7F7F8"/>
        </w:rPr>
        <w:t>Environment</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resource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"com/bank/service/${customer}-config.xml"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7" w:name="_Toc15219505"/>
      <w:r w:rsidRPr="00BA0D5D">
        <w:rPr>
          <w:rFonts w:ascii="Arial" w:eastAsia="宋体" w:hAnsi="Arial" w:cs="Arial"/>
          <w:color w:val="34302D"/>
          <w:kern w:val="0"/>
          <w:sz w:val="41"/>
          <w:szCs w:val="41"/>
        </w:rPr>
        <w:t>1.14. Registering a </w:t>
      </w:r>
      <w:r w:rsidRPr="00BA0D5D">
        <w:rPr>
          <w:rFonts w:ascii="Consolas" w:eastAsia="宋体" w:hAnsi="Consolas" w:cs="宋体"/>
          <w:color w:val="34302D"/>
          <w:kern w:val="0"/>
          <w:sz w:val="39"/>
          <w:szCs w:val="39"/>
          <w:shd w:val="clear" w:color="auto" w:fill="F7F7F8"/>
        </w:rPr>
        <w:t>LoadTimeWeaver</w:t>
      </w:r>
      <w:bookmarkEnd w:id="2437"/>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is used by Spring to dynamically transform classes as they are loaded into the Java virtual machine (JVM).</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w:t>
      </w:r>
      <w:r>
        <w:rPr>
          <w:rStyle w:val="HTML"/>
          <w:rFonts w:ascii="Consolas" w:hAnsi="Consolas"/>
          <w:sz w:val="23"/>
          <w:szCs w:val="23"/>
          <w:shd w:val="clear" w:color="auto" w:fill="F7F7F8"/>
        </w:rPr>
        <w:t>LoadTimeWeaver</w:t>
      </w:r>
      <w:r>
        <w:rPr>
          <w:rFonts w:ascii="Arial" w:hAnsi="Arial" w:cs="Arial"/>
          <w:color w:val="34302D"/>
          <w:shd w:val="clear" w:color="auto" w:fill="FFFFFF"/>
        </w:rPr>
        <w:t>用于由</w:t>
      </w:r>
      <w:r>
        <w:rPr>
          <w:rFonts w:ascii="Arial" w:hAnsi="Arial" w:cs="Arial"/>
          <w:color w:val="34302D"/>
          <w:shd w:val="clear" w:color="auto" w:fill="FFFFFF"/>
        </w:rPr>
        <w:t>Spring</w:t>
      </w:r>
      <w:r>
        <w:rPr>
          <w:rFonts w:ascii="Arial" w:hAnsi="Arial" w:cs="Arial"/>
          <w:color w:val="34302D"/>
          <w:shd w:val="clear" w:color="auto" w:fill="FFFFFF"/>
        </w:rPr>
        <w:t>动态变换的类，因为它们被装载到</w:t>
      </w:r>
      <w:r>
        <w:rPr>
          <w:rFonts w:ascii="Arial" w:hAnsi="Arial" w:cs="Arial"/>
          <w:color w:val="34302D"/>
          <w:shd w:val="clear" w:color="auto" w:fill="FFFFFF"/>
        </w:rPr>
        <w:t>Java</w:t>
      </w:r>
      <w:r>
        <w:rPr>
          <w:rFonts w:ascii="Arial" w:hAnsi="Arial" w:cs="Arial"/>
          <w:color w:val="34302D"/>
          <w:shd w:val="clear" w:color="auto" w:fill="FFFFFF"/>
        </w:rPr>
        <w:t>虚拟机（</w:t>
      </w:r>
      <w:r>
        <w:rPr>
          <w:rFonts w:ascii="Arial" w:hAnsi="Arial" w:cs="Arial"/>
          <w:color w:val="34302D"/>
          <w:shd w:val="clear" w:color="auto" w:fill="FFFFFF"/>
        </w:rPr>
        <w:t>JVM</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load-time weaving, you can add the </w:t>
      </w:r>
      <w:r w:rsidRPr="00BA0D5D">
        <w:rPr>
          <w:rFonts w:ascii="Consolas" w:eastAsia="宋体" w:hAnsi="Consolas" w:cs="宋体"/>
          <w:color w:val="34302D"/>
          <w:kern w:val="0"/>
          <w:sz w:val="23"/>
          <w:szCs w:val="23"/>
          <w:shd w:val="clear" w:color="auto" w:fill="F7F7F8"/>
        </w:rPr>
        <w:t>@EnableLoadTimeWeaving</w:t>
      </w:r>
      <w:r w:rsidRPr="00BA0D5D">
        <w:rPr>
          <w:rFonts w:ascii="inherit" w:eastAsia="宋体" w:hAnsi="inherit" w:cs="Arial"/>
          <w:color w:val="34302D"/>
          <w:kern w:val="0"/>
          <w:sz w:val="24"/>
          <w:szCs w:val="24"/>
        </w:rPr>
        <w:t> to one of your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classes, as the following example shows:</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要启用加载时编织，可以将其添加</w:t>
      </w:r>
      <w:r>
        <w:rPr>
          <w:rStyle w:val="HTML"/>
          <w:rFonts w:ascii="Consolas" w:hAnsi="Consolas"/>
          <w:sz w:val="23"/>
          <w:szCs w:val="23"/>
          <w:shd w:val="clear" w:color="auto" w:fill="F7F7F8"/>
        </w:rPr>
        <w:t>@EnableLoadTimeWeaving</w:t>
      </w:r>
      <w:r>
        <w:rPr>
          <w:rFonts w:ascii="Arial" w:hAnsi="Arial" w:cs="Arial"/>
          <w:color w:val="34302D"/>
          <w:shd w:val="clear" w:color="auto" w:fill="FFFFFF"/>
        </w:rPr>
        <w:t>到其中一个</w:t>
      </w:r>
      <w:r>
        <w:rPr>
          <w:rFonts w:ascii="Arial" w:hAnsi="Arial" w:cs="Arial"/>
          <w:color w:val="34302D"/>
          <w:shd w:val="clear" w:color="auto" w:fill="FFFFFF"/>
        </w:rPr>
        <w:t> </w:t>
      </w:r>
      <w:r>
        <w:rPr>
          <w:rStyle w:val="HTML"/>
          <w:rFonts w:ascii="Consolas" w:hAnsi="Consolas"/>
          <w:sz w:val="23"/>
          <w:szCs w:val="23"/>
          <w:shd w:val="clear" w:color="auto" w:fill="F7F7F8"/>
        </w:rPr>
        <w:t>@Configuration</w:t>
      </w:r>
      <w:r>
        <w:rPr>
          <w:rFonts w:ascii="Arial" w:hAnsi="Arial" w:cs="Arial"/>
          <w:color w:val="34302D"/>
          <w:shd w:val="clear" w:color="auto" w:fill="FFFFFF"/>
        </w:rPr>
        <w:t>类中，如以下示例所示：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@EnableLoadTimeWeaving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for XML configuration, you can use the </w:t>
      </w:r>
      <w:r w:rsidRPr="00BA0D5D">
        <w:rPr>
          <w:rFonts w:ascii="Consolas" w:eastAsia="宋体" w:hAnsi="Consolas" w:cs="宋体"/>
          <w:color w:val="34302D"/>
          <w:kern w:val="0"/>
          <w:sz w:val="23"/>
          <w:szCs w:val="23"/>
          <w:shd w:val="clear" w:color="auto" w:fill="F7F7F8"/>
        </w:rPr>
        <w:t>context:load-time-weaver</w:t>
      </w:r>
      <w:r w:rsidRPr="00BA0D5D">
        <w:rPr>
          <w:rFonts w:ascii="inherit" w:eastAsia="宋体" w:hAnsi="inherit" w:cs="Arial"/>
          <w:color w:val="34302D"/>
          <w:kern w:val="0"/>
          <w:sz w:val="24"/>
          <w:szCs w:val="24"/>
        </w:rPr>
        <w:t> element: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或者，对于</w:t>
      </w:r>
      <w:r>
        <w:rPr>
          <w:rFonts w:ascii="Arial" w:hAnsi="Arial" w:cs="Arial"/>
          <w:color w:val="34302D"/>
          <w:shd w:val="clear" w:color="auto" w:fill="FFFFFF"/>
        </w:rPr>
        <w:t>XML</w:t>
      </w:r>
      <w:r>
        <w:rPr>
          <w:rFonts w:ascii="Arial" w:hAnsi="Arial" w:cs="Arial"/>
          <w:color w:val="34302D"/>
          <w:shd w:val="clear" w:color="auto" w:fill="FFFFFF"/>
        </w:rPr>
        <w:t>配置，您可以使用以下</w:t>
      </w:r>
      <w:r>
        <w:rPr>
          <w:rStyle w:val="HTML"/>
          <w:rFonts w:ascii="Consolas" w:hAnsi="Consolas"/>
          <w:sz w:val="23"/>
          <w:szCs w:val="23"/>
          <w:shd w:val="clear" w:color="auto" w:fill="F7F7F8"/>
        </w:rPr>
        <w:t>context:load-time-weaver</w:t>
      </w:r>
      <w:r>
        <w:rPr>
          <w:rFonts w:ascii="Arial" w:hAnsi="Arial" w:cs="Arial"/>
          <w:color w:val="34302D"/>
          <w:shd w:val="clear" w:color="auto" w:fill="FFFFFF"/>
        </w:rPr>
        <w:t>元素：</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&lt;context:load-time-weaver/&gt;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Once configured for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any bean within that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may implement </w:t>
      </w:r>
      <w:r w:rsidRPr="00BA0D5D">
        <w:rPr>
          <w:rFonts w:ascii="Consolas" w:eastAsia="宋体" w:hAnsi="Consolas" w:cs="宋体"/>
          <w:color w:val="34302D"/>
          <w:kern w:val="0"/>
          <w:sz w:val="23"/>
          <w:szCs w:val="23"/>
          <w:shd w:val="clear" w:color="auto" w:fill="F7F7F8"/>
        </w:rPr>
        <w:t>LoadTimeWeaverAware</w:t>
      </w:r>
      <w:r w:rsidRPr="00BA0D5D">
        <w:rPr>
          <w:rFonts w:ascii="inherit" w:eastAsia="宋体" w:hAnsi="inherit" w:cs="Arial"/>
          <w:color w:val="34302D"/>
          <w:kern w:val="0"/>
          <w:sz w:val="24"/>
          <w:szCs w:val="24"/>
        </w:rPr>
        <w:t>, thereby receiving a reference to the load-time weaver instance. This is particularly useful in combination with </w:t>
      </w:r>
      <w:hyperlink r:id="rId422" w:anchor="orm-jpa" w:history="1">
        <w:r w:rsidRPr="00BA0D5D">
          <w:rPr>
            <w:rFonts w:ascii="inherit" w:eastAsia="宋体" w:hAnsi="inherit" w:cs="Arial"/>
            <w:color w:val="548E2E"/>
            <w:kern w:val="0"/>
            <w:sz w:val="24"/>
            <w:szCs w:val="24"/>
            <w:u w:val="single"/>
          </w:rPr>
          <w:t>Spring’s JPA support</w:t>
        </w:r>
      </w:hyperlink>
      <w:r w:rsidRPr="00BA0D5D">
        <w:rPr>
          <w:rFonts w:ascii="inherit" w:eastAsia="宋体" w:hAnsi="inherit" w:cs="Arial"/>
          <w:color w:val="34302D"/>
          <w:kern w:val="0"/>
          <w:sz w:val="24"/>
          <w:szCs w:val="24"/>
        </w:rPr>
        <w:t> where load-time weaving may be necessary for JPA class transformation. Consult the</w:t>
      </w:r>
      <w:hyperlink r:id="rId423" w:history="1">
        <w:r w:rsidRPr="00BA0D5D">
          <w:rPr>
            <w:rFonts w:ascii="Consolas" w:eastAsia="宋体" w:hAnsi="Consolas" w:cs="宋体"/>
            <w:color w:val="548E2E"/>
            <w:kern w:val="0"/>
            <w:sz w:val="23"/>
            <w:szCs w:val="23"/>
            <w:u w:val="single"/>
            <w:shd w:val="clear" w:color="auto" w:fill="F7F7F8"/>
          </w:rPr>
          <w:t>LocalContainerEntityManagerFactoryBean</w:t>
        </w:r>
      </w:hyperlink>
      <w:r w:rsidRPr="00BA0D5D">
        <w:rPr>
          <w:rFonts w:ascii="inherit" w:eastAsia="宋体" w:hAnsi="inherit" w:cs="Arial"/>
          <w:color w:val="34302D"/>
          <w:kern w:val="0"/>
          <w:sz w:val="24"/>
          <w:szCs w:val="24"/>
        </w:rPr>
        <w:t> javadoc for more detail. For more on AspectJ load-time weaving, see </w:t>
      </w:r>
      <w:hyperlink r:id="rId424" w:anchor="aop-aj-ltw" w:history="1">
        <w:r w:rsidRPr="00BA0D5D">
          <w:rPr>
            <w:rFonts w:ascii="inherit" w:eastAsia="宋体" w:hAnsi="inherit" w:cs="Arial"/>
            <w:color w:val="548E2E"/>
            <w:kern w:val="0"/>
            <w:sz w:val="24"/>
            <w:szCs w:val="24"/>
            <w:u w:val="single"/>
          </w:rPr>
          <w:t>Load-time Weaving with AspectJ in the Spring Framework</w:t>
        </w:r>
      </w:hyperlink>
      <w:r w:rsidRPr="00BA0D5D">
        <w:rPr>
          <w:rFonts w:ascii="inherit" w:eastAsia="宋体" w:hAnsi="inherit" w:cs="Arial"/>
          <w:color w:val="34302D"/>
          <w:kern w:val="0"/>
          <w:sz w:val="24"/>
          <w:szCs w:val="24"/>
        </w:rPr>
        <w:t>.</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一旦为其中的</w:t>
      </w:r>
      <w:r>
        <w:rPr>
          <w:rStyle w:val="HTML"/>
          <w:rFonts w:ascii="Consolas" w:hAnsi="Consolas"/>
          <w:sz w:val="23"/>
          <w:szCs w:val="23"/>
          <w:shd w:val="clear" w:color="auto" w:fill="F7F7F8"/>
        </w:rPr>
        <w:t>ApplicationContext</w:t>
      </w:r>
      <w:r>
        <w:rPr>
          <w:rFonts w:ascii="Arial" w:hAnsi="Arial" w:cs="Arial"/>
          <w:color w:val="34302D"/>
          <w:shd w:val="clear" w:color="auto" w:fill="FFFFFF"/>
        </w:rPr>
        <w:t>任何</w:t>
      </w:r>
      <w:r>
        <w:rPr>
          <w:rFonts w:ascii="Arial" w:hAnsi="Arial" w:cs="Arial"/>
          <w:color w:val="34302D"/>
          <w:shd w:val="clear" w:color="auto" w:fill="FFFFFF"/>
        </w:rPr>
        <w:t>bean </w:t>
      </w:r>
      <w:r>
        <w:rPr>
          <w:rFonts w:ascii="Arial" w:hAnsi="Arial" w:cs="Arial"/>
          <w:color w:val="34302D"/>
          <w:shd w:val="clear" w:color="auto" w:fill="FFFFFF"/>
        </w:rPr>
        <w:t>配置，就</w:t>
      </w:r>
      <w:r>
        <w:rPr>
          <w:rStyle w:val="HTML"/>
          <w:rFonts w:ascii="Consolas" w:hAnsi="Consolas"/>
          <w:sz w:val="23"/>
          <w:szCs w:val="23"/>
          <w:shd w:val="clear" w:color="auto" w:fill="F7F7F8"/>
        </w:rPr>
        <w:t>ApplicationContext</w:t>
      </w:r>
      <w:r>
        <w:rPr>
          <w:rFonts w:ascii="Arial" w:hAnsi="Arial" w:cs="Arial"/>
          <w:color w:val="34302D"/>
          <w:shd w:val="clear" w:color="auto" w:fill="FFFFFF"/>
        </w:rPr>
        <w:t> </w:t>
      </w:r>
      <w:r>
        <w:rPr>
          <w:rFonts w:ascii="Arial" w:hAnsi="Arial" w:cs="Arial"/>
          <w:color w:val="34302D"/>
          <w:shd w:val="clear" w:color="auto" w:fill="FFFFFF"/>
        </w:rPr>
        <w:t>可以实现</w:t>
      </w:r>
      <w:r>
        <w:rPr>
          <w:rStyle w:val="HTML"/>
          <w:rFonts w:ascii="Consolas" w:hAnsi="Consolas"/>
          <w:sz w:val="23"/>
          <w:szCs w:val="23"/>
          <w:shd w:val="clear" w:color="auto" w:fill="F7F7F8"/>
        </w:rPr>
        <w:t>LoadTimeWeaverAware</w:t>
      </w:r>
      <w:r>
        <w:rPr>
          <w:rFonts w:ascii="Arial" w:hAnsi="Arial" w:cs="Arial"/>
          <w:color w:val="34302D"/>
          <w:shd w:val="clear" w:color="auto" w:fill="FFFFFF"/>
        </w:rPr>
        <w:t>，从而接收对加载时</w:t>
      </w:r>
      <w:r>
        <w:rPr>
          <w:rFonts w:ascii="Arial" w:hAnsi="Arial" w:cs="Arial"/>
          <w:color w:val="34302D"/>
          <w:shd w:val="clear" w:color="auto" w:fill="FFFFFF"/>
        </w:rPr>
        <w:t>weaver</w:t>
      </w:r>
      <w:r>
        <w:rPr>
          <w:rFonts w:ascii="Arial" w:hAnsi="Arial" w:cs="Arial"/>
          <w:color w:val="34302D"/>
          <w:shd w:val="clear" w:color="auto" w:fill="FFFFFF"/>
        </w:rPr>
        <w:t>实例的引用。这与</w:t>
      </w:r>
      <w:hyperlink r:id="rId425" w:anchor="orm-jpa" w:history="1">
        <w:r>
          <w:rPr>
            <w:rStyle w:val="a4"/>
            <w:rFonts w:ascii="Arial" w:hAnsi="Arial" w:cs="Arial"/>
            <w:color w:val="548E2E"/>
            <w:shd w:val="clear" w:color="auto" w:fill="FFFFFF"/>
          </w:rPr>
          <w:t>Spring</w:t>
        </w:r>
        <w:r>
          <w:rPr>
            <w:rStyle w:val="a4"/>
            <w:rFonts w:ascii="Arial" w:hAnsi="Arial" w:cs="Arial"/>
            <w:color w:val="548E2E"/>
            <w:shd w:val="clear" w:color="auto" w:fill="FFFFFF"/>
          </w:rPr>
          <w:t>的</w:t>
        </w:r>
        <w:r>
          <w:rPr>
            <w:rStyle w:val="a4"/>
            <w:rFonts w:ascii="Arial" w:hAnsi="Arial" w:cs="Arial"/>
            <w:color w:val="548E2E"/>
            <w:shd w:val="clear" w:color="auto" w:fill="FFFFFF"/>
          </w:rPr>
          <w:t>JPA</w:t>
        </w:r>
        <w:r>
          <w:rPr>
            <w:rStyle w:val="a4"/>
            <w:rFonts w:ascii="Arial" w:hAnsi="Arial" w:cs="Arial"/>
            <w:color w:val="548E2E"/>
            <w:shd w:val="clear" w:color="auto" w:fill="FFFFFF"/>
          </w:rPr>
          <w:t>支持</w:t>
        </w:r>
      </w:hyperlink>
      <w:r>
        <w:rPr>
          <w:rFonts w:ascii="Arial" w:hAnsi="Arial" w:cs="Arial"/>
          <w:color w:val="34302D"/>
          <w:shd w:val="clear" w:color="auto" w:fill="FFFFFF"/>
        </w:rPr>
        <w:t>结合使用特别有用，</w:t>
      </w:r>
      <w:r>
        <w:rPr>
          <w:rFonts w:ascii="Arial" w:hAnsi="Arial" w:cs="Arial"/>
          <w:color w:val="34302D"/>
          <w:shd w:val="clear" w:color="auto" w:fill="FFFFFF"/>
        </w:rPr>
        <w:t> </w:t>
      </w:r>
      <w:r>
        <w:rPr>
          <w:rFonts w:ascii="Arial" w:hAnsi="Arial" w:cs="Arial"/>
          <w:color w:val="34302D"/>
          <w:shd w:val="clear" w:color="auto" w:fill="FFFFFF"/>
        </w:rPr>
        <w:t>其中</w:t>
      </w:r>
      <w:r>
        <w:rPr>
          <w:rFonts w:ascii="Arial" w:hAnsi="Arial" w:cs="Arial"/>
          <w:color w:val="34302D"/>
          <w:shd w:val="clear" w:color="auto" w:fill="FFFFFF"/>
        </w:rPr>
        <w:t>JPA</w:t>
      </w:r>
      <w:r>
        <w:rPr>
          <w:rFonts w:ascii="Arial" w:hAnsi="Arial" w:cs="Arial"/>
          <w:color w:val="34302D"/>
          <w:shd w:val="clear" w:color="auto" w:fill="FFFFFF"/>
        </w:rPr>
        <w:t>类转换可能需要加载时编织。有关</w:t>
      </w:r>
      <w:hyperlink r:id="rId426" w:history="1">
        <w:r>
          <w:rPr>
            <w:rStyle w:val="HTML"/>
            <w:rFonts w:ascii="Consolas" w:hAnsi="Consolas"/>
            <w:color w:val="548E2E"/>
            <w:sz w:val="23"/>
            <w:szCs w:val="23"/>
            <w:u w:val="single"/>
            <w:shd w:val="clear" w:color="auto" w:fill="F7F7F8"/>
          </w:rPr>
          <w:t>LocalContainerEntityManagerFactoryBean</w:t>
        </w:r>
      </w:hyperlink>
      <w:r>
        <w:rPr>
          <w:rFonts w:ascii="Arial" w:hAnsi="Arial" w:cs="Arial"/>
          <w:color w:val="34302D"/>
          <w:shd w:val="clear" w:color="auto" w:fill="FFFFFF"/>
        </w:rPr>
        <w:t> </w:t>
      </w:r>
      <w:r>
        <w:rPr>
          <w:rFonts w:ascii="Arial" w:hAnsi="Arial" w:cs="Arial"/>
          <w:color w:val="34302D"/>
          <w:shd w:val="clear" w:color="auto" w:fill="FFFFFF"/>
        </w:rPr>
        <w:t>更多详细信息，请参阅</w:t>
      </w:r>
      <w:r>
        <w:rPr>
          <w:rFonts w:ascii="Arial" w:hAnsi="Arial" w:cs="Arial"/>
          <w:color w:val="34302D"/>
          <w:shd w:val="clear" w:color="auto" w:fill="FFFFFF"/>
        </w:rPr>
        <w:t> javadoc</w:t>
      </w:r>
      <w:r>
        <w:rPr>
          <w:rFonts w:ascii="Arial" w:hAnsi="Arial" w:cs="Arial"/>
          <w:color w:val="34302D"/>
          <w:shd w:val="clear" w:color="auto" w:fill="FFFFFF"/>
        </w:rPr>
        <w:t>。有关</w:t>
      </w:r>
      <w:r>
        <w:rPr>
          <w:rFonts w:ascii="Arial" w:hAnsi="Arial" w:cs="Arial"/>
          <w:color w:val="34302D"/>
          <w:shd w:val="clear" w:color="auto" w:fill="FFFFFF"/>
        </w:rPr>
        <w:t>AspectJ</w:t>
      </w:r>
      <w:r>
        <w:rPr>
          <w:rFonts w:ascii="Arial" w:hAnsi="Arial" w:cs="Arial"/>
          <w:color w:val="34302D"/>
          <w:shd w:val="clear" w:color="auto" w:fill="FFFFFF"/>
        </w:rPr>
        <w:t>加载时编织的更多信息，请参阅</w:t>
      </w:r>
      <w:hyperlink r:id="rId427" w:anchor="aop-aj-ltw" w:history="1">
        <w:r>
          <w:rPr>
            <w:rStyle w:val="a4"/>
            <w:rFonts w:ascii="Arial" w:hAnsi="Arial" w:cs="Arial"/>
            <w:color w:val="548E2E"/>
            <w:shd w:val="clear" w:color="auto" w:fill="FFFFFF"/>
          </w:rPr>
          <w:t>Spring Framework</w:t>
        </w:r>
        <w:r>
          <w:rPr>
            <w:rStyle w:val="a4"/>
            <w:rFonts w:ascii="Arial" w:hAnsi="Arial" w:cs="Arial"/>
            <w:color w:val="548E2E"/>
            <w:shd w:val="clear" w:color="auto" w:fill="FFFFFF"/>
          </w:rPr>
          <w:t>中使用</w:t>
        </w:r>
        <w:r>
          <w:rPr>
            <w:rStyle w:val="a4"/>
            <w:rFonts w:ascii="Arial" w:hAnsi="Arial" w:cs="Arial"/>
            <w:color w:val="548E2E"/>
            <w:shd w:val="clear" w:color="auto" w:fill="FFFFFF"/>
          </w:rPr>
          <w:t>AspectJ</w:t>
        </w:r>
        <w:r>
          <w:rPr>
            <w:rStyle w:val="a4"/>
            <w:rFonts w:ascii="Arial" w:hAnsi="Arial" w:cs="Arial"/>
            <w:color w:val="548E2E"/>
            <w:shd w:val="clear" w:color="auto" w:fill="FFFFFF"/>
          </w:rPr>
          <w:t>的加载时编织</w:t>
        </w:r>
      </w:hyperlink>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8" w:name="_Toc15219506"/>
      <w:r w:rsidRPr="00BA0D5D">
        <w:rPr>
          <w:rFonts w:ascii="Arial" w:eastAsia="宋体" w:hAnsi="Arial" w:cs="Arial"/>
          <w:color w:val="34302D"/>
          <w:kern w:val="0"/>
          <w:sz w:val="41"/>
          <w:szCs w:val="41"/>
        </w:rPr>
        <w:t>1.15. Additional Capabilities of the </w:t>
      </w:r>
      <w:r w:rsidRPr="00BA0D5D">
        <w:rPr>
          <w:rFonts w:ascii="Consolas" w:eastAsia="宋体" w:hAnsi="Consolas" w:cs="宋体"/>
          <w:color w:val="34302D"/>
          <w:kern w:val="0"/>
          <w:sz w:val="39"/>
          <w:szCs w:val="39"/>
          <w:shd w:val="clear" w:color="auto" w:fill="F7F7F8"/>
        </w:rPr>
        <w:t>ApplicationContext</w:t>
      </w:r>
      <w:bookmarkEnd w:id="2438"/>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discussed in the </w:t>
      </w:r>
      <w:hyperlink r:id="rId428" w:anchor="beans" w:history="1">
        <w:r w:rsidRPr="00BA0D5D">
          <w:rPr>
            <w:rFonts w:ascii="inherit" w:eastAsia="宋体" w:hAnsi="inherit" w:cs="Arial"/>
            <w:color w:val="548E2E"/>
            <w:kern w:val="0"/>
            <w:sz w:val="24"/>
            <w:szCs w:val="24"/>
            <w:u w:val="single"/>
          </w:rPr>
          <w:t>chapter introduction</w:t>
        </w:r>
      </w:hyperlink>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org.springframework.beans.factory</w:t>
      </w:r>
      <w:r w:rsidRPr="00BA0D5D">
        <w:rPr>
          <w:rFonts w:ascii="inherit" w:eastAsia="宋体" w:hAnsi="inherit" w:cs="Arial"/>
          <w:color w:val="34302D"/>
          <w:kern w:val="0"/>
          <w:sz w:val="24"/>
          <w:szCs w:val="24"/>
        </w:rPr>
        <w:t> package provides basic functionality for managing and manipulating beans, including in a programmatic way. The </w:t>
      </w:r>
      <w:r w:rsidRPr="00BA0D5D">
        <w:rPr>
          <w:rFonts w:ascii="Consolas" w:eastAsia="宋体" w:hAnsi="Consolas" w:cs="宋体"/>
          <w:color w:val="34302D"/>
          <w:kern w:val="0"/>
          <w:sz w:val="23"/>
          <w:szCs w:val="23"/>
          <w:shd w:val="clear" w:color="auto" w:fill="F7F7F8"/>
        </w:rPr>
        <w:t>org.springframework.context</w:t>
      </w:r>
      <w:r w:rsidRPr="00BA0D5D">
        <w:rPr>
          <w:rFonts w:ascii="inherit" w:eastAsia="宋体" w:hAnsi="inherit" w:cs="Arial"/>
          <w:color w:val="34302D"/>
          <w:kern w:val="0"/>
          <w:sz w:val="24"/>
          <w:szCs w:val="24"/>
        </w:rPr>
        <w:t> package adds the</w:t>
      </w:r>
      <w:hyperlink r:id="rId429" w:history="1">
        <w:r w:rsidRPr="00BA0D5D">
          <w:rPr>
            <w:rFonts w:ascii="Consolas" w:eastAsia="宋体" w:hAnsi="Consolas" w:cs="宋体"/>
            <w:color w:val="548E2E"/>
            <w:kern w:val="0"/>
            <w:sz w:val="23"/>
            <w:szCs w:val="23"/>
            <w:u w:val="single"/>
            <w:shd w:val="clear" w:color="auto" w:fill="F7F7F8"/>
          </w:rPr>
          <w:t>ApplicationContext</w:t>
        </w:r>
      </w:hyperlink>
      <w:r w:rsidRPr="00BA0D5D">
        <w:rPr>
          <w:rFonts w:ascii="inherit" w:eastAsia="宋体" w:hAnsi="inherit" w:cs="Arial"/>
          <w:color w:val="34302D"/>
          <w:kern w:val="0"/>
          <w:sz w:val="24"/>
          <w:szCs w:val="24"/>
        </w:rPr>
        <w:t> interface, which extends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interface, in addition to extending other interfaces to provide additional functionality in a more application framework-oriented style. Many people use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 a completely declarative fashion, not even creating it programmatically, but instead relying on support classes such as </w:t>
      </w:r>
      <w:r w:rsidRPr="00BA0D5D">
        <w:rPr>
          <w:rFonts w:ascii="Consolas" w:eastAsia="宋体" w:hAnsi="Consolas" w:cs="宋体"/>
          <w:color w:val="34302D"/>
          <w:kern w:val="0"/>
          <w:sz w:val="23"/>
          <w:szCs w:val="23"/>
          <w:shd w:val="clear" w:color="auto" w:fill="F7F7F8"/>
        </w:rPr>
        <w:t>ContextLoader</w:t>
      </w:r>
      <w:r w:rsidRPr="00BA0D5D">
        <w:rPr>
          <w:rFonts w:ascii="inherit" w:eastAsia="宋体" w:hAnsi="inherit" w:cs="Arial"/>
          <w:color w:val="34302D"/>
          <w:kern w:val="0"/>
          <w:sz w:val="24"/>
          <w:szCs w:val="24"/>
        </w:rPr>
        <w:t> to automatically instantiate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as part of the normal startup process of a Java EE web application.</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正如</w:t>
      </w:r>
      <w:hyperlink r:id="rId430" w:anchor="beans" w:history="1">
        <w:r>
          <w:rPr>
            <w:rStyle w:val="a4"/>
            <w:rFonts w:ascii="Arial" w:hAnsi="Arial" w:cs="Arial"/>
            <w:color w:val="548E2E"/>
            <w:shd w:val="clear" w:color="auto" w:fill="FFFFFF"/>
          </w:rPr>
          <w:t>章节介绍中</w:t>
        </w:r>
      </w:hyperlink>
      <w:r>
        <w:rPr>
          <w:rFonts w:ascii="Arial" w:hAnsi="Arial" w:cs="Arial"/>
          <w:color w:val="34302D"/>
          <w:shd w:val="clear" w:color="auto" w:fill="FFFFFF"/>
        </w:rPr>
        <w:t>所讨论的，该</w:t>
      </w:r>
      <w:r>
        <w:rPr>
          <w:rStyle w:val="HTML"/>
          <w:rFonts w:ascii="Consolas" w:hAnsi="Consolas"/>
          <w:sz w:val="23"/>
          <w:szCs w:val="23"/>
          <w:shd w:val="clear" w:color="auto" w:fill="F7F7F8"/>
        </w:rPr>
        <w:t>org.springframework.beans.factory</w:t>
      </w:r>
      <w:r>
        <w:rPr>
          <w:rFonts w:ascii="Arial" w:hAnsi="Arial" w:cs="Arial"/>
          <w:color w:val="34302D"/>
          <w:shd w:val="clear" w:color="auto" w:fill="FFFFFF"/>
        </w:rPr>
        <w:t> </w:t>
      </w:r>
      <w:r>
        <w:rPr>
          <w:rFonts w:ascii="Arial" w:hAnsi="Arial" w:cs="Arial"/>
          <w:color w:val="34302D"/>
          <w:shd w:val="clear" w:color="auto" w:fill="FFFFFF"/>
        </w:rPr>
        <w:t>包提供了管理和操作</w:t>
      </w:r>
      <w:r>
        <w:rPr>
          <w:rFonts w:ascii="Arial" w:hAnsi="Arial" w:cs="Arial"/>
          <w:color w:val="34302D"/>
          <w:shd w:val="clear" w:color="auto" w:fill="FFFFFF"/>
        </w:rPr>
        <w:t>bean</w:t>
      </w:r>
      <w:r>
        <w:rPr>
          <w:rFonts w:ascii="Arial" w:hAnsi="Arial" w:cs="Arial"/>
          <w:color w:val="34302D"/>
          <w:shd w:val="clear" w:color="auto" w:fill="FFFFFF"/>
        </w:rPr>
        <w:t>的基本功能，包括以编程方式。除了扩展其他接口以提供更多面向应用程序框架的样式的附加功能外</w:t>
      </w:r>
      <w:r>
        <w:rPr>
          <w:rFonts w:ascii="Arial" w:hAnsi="Arial" w:cs="Arial"/>
          <w:color w:val="34302D"/>
          <w:shd w:val="clear" w:color="auto" w:fill="FFFFFF"/>
        </w:rPr>
        <w:t> </w:t>
      </w:r>
      <w:r>
        <w:rPr>
          <w:rFonts w:ascii="Arial" w:hAnsi="Arial" w:cs="Arial"/>
          <w:color w:val="34302D"/>
          <w:shd w:val="clear" w:color="auto" w:fill="FFFFFF"/>
        </w:rPr>
        <w:t>，该</w:t>
      </w:r>
      <w:r>
        <w:rPr>
          <w:rStyle w:val="HTML"/>
          <w:rFonts w:ascii="Consolas" w:hAnsi="Consolas"/>
          <w:sz w:val="23"/>
          <w:szCs w:val="23"/>
          <w:shd w:val="clear" w:color="auto" w:fill="F7F7F8"/>
        </w:rPr>
        <w:t>org.springframework.context</w:t>
      </w:r>
      <w:r>
        <w:rPr>
          <w:rFonts w:ascii="Arial" w:hAnsi="Arial" w:cs="Arial"/>
          <w:color w:val="34302D"/>
          <w:shd w:val="clear" w:color="auto" w:fill="FFFFFF"/>
        </w:rPr>
        <w:t>软件包还添加了</w:t>
      </w:r>
      <w:r>
        <w:rPr>
          <w:rFonts w:ascii="Arial" w:hAnsi="Arial" w:cs="Arial"/>
          <w:color w:val="34302D"/>
          <w:shd w:val="clear" w:color="auto" w:fill="FFFFFF"/>
        </w:rPr>
        <w:t> </w:t>
      </w:r>
      <w:hyperlink r:id="rId431" w:history="1">
        <w:r>
          <w:rPr>
            <w:rStyle w:val="HTML"/>
            <w:rFonts w:ascii="Consolas" w:hAnsi="Consolas"/>
            <w:color w:val="548E2E"/>
            <w:sz w:val="23"/>
            <w:szCs w:val="23"/>
            <w:u w:val="single"/>
            <w:shd w:val="clear" w:color="auto" w:fill="F7F7F8"/>
          </w:rPr>
          <w:t>ApplicationContext</w:t>
        </w:r>
      </w:hyperlink>
      <w:r>
        <w:rPr>
          <w:rFonts w:ascii="Arial" w:hAnsi="Arial" w:cs="Arial"/>
          <w:color w:val="34302D"/>
          <w:shd w:val="clear" w:color="auto" w:fill="FFFFFF"/>
        </w:rPr>
        <w:t>扩展</w:t>
      </w:r>
      <w:r>
        <w:rPr>
          <w:rStyle w:val="HTML"/>
          <w:rFonts w:ascii="Consolas" w:hAnsi="Consolas"/>
          <w:sz w:val="23"/>
          <w:szCs w:val="23"/>
          <w:shd w:val="clear" w:color="auto" w:fill="F7F7F8"/>
        </w:rPr>
        <w:t>BeanFactory</w:t>
      </w:r>
      <w:r>
        <w:rPr>
          <w:rFonts w:ascii="Arial" w:hAnsi="Arial" w:cs="Arial"/>
          <w:color w:val="34302D"/>
          <w:shd w:val="clear" w:color="auto" w:fill="FFFFFF"/>
        </w:rPr>
        <w:t>接口的接口。许多人</w:t>
      </w:r>
      <w:r>
        <w:rPr>
          <w:rStyle w:val="HTML"/>
          <w:rFonts w:ascii="Consolas" w:hAnsi="Consolas"/>
          <w:sz w:val="23"/>
          <w:szCs w:val="23"/>
          <w:shd w:val="clear" w:color="auto" w:fill="F7F7F8"/>
        </w:rPr>
        <w:t>ApplicationContext</w:t>
      </w:r>
      <w:r>
        <w:rPr>
          <w:rFonts w:ascii="Arial" w:hAnsi="Arial" w:cs="Arial"/>
          <w:color w:val="34302D"/>
          <w:shd w:val="clear" w:color="auto" w:fill="FFFFFF"/>
        </w:rPr>
        <w:t>以完全声明的方式使用它，甚至不以编程方式创建它，而是依赖于支持类，例如</w:t>
      </w:r>
      <w:r>
        <w:rPr>
          <w:rStyle w:val="HTML"/>
          <w:rFonts w:ascii="Consolas" w:hAnsi="Consolas"/>
          <w:sz w:val="23"/>
          <w:szCs w:val="23"/>
          <w:shd w:val="clear" w:color="auto" w:fill="F7F7F8"/>
        </w:rPr>
        <w:t>ContextLoader</w:t>
      </w:r>
      <w:r>
        <w:rPr>
          <w:rFonts w:ascii="Arial" w:hAnsi="Arial" w:cs="Arial"/>
          <w:color w:val="34302D"/>
          <w:shd w:val="clear" w:color="auto" w:fill="FFFFFF"/>
        </w:rPr>
        <w:t>自动实例化</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作为</w:t>
      </w:r>
      <w:r>
        <w:rPr>
          <w:rFonts w:ascii="Arial" w:hAnsi="Arial" w:cs="Arial"/>
          <w:color w:val="34302D"/>
          <w:shd w:val="clear" w:color="auto" w:fill="FFFFFF"/>
        </w:rPr>
        <w:t>Java EE Web</w:t>
      </w:r>
      <w:r>
        <w:rPr>
          <w:rFonts w:ascii="Arial" w:hAnsi="Arial" w:cs="Arial"/>
          <w:color w:val="34302D"/>
          <w:shd w:val="clear" w:color="auto" w:fill="FFFFFF"/>
        </w:rPr>
        <w:t>应用程序的正常启动过程的一部分。</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enhance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functionality in a more framework-oriented style, the context package also provides the following functionality:</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为了</w:t>
      </w:r>
      <w:r>
        <w:rPr>
          <w:rStyle w:val="HTML"/>
          <w:rFonts w:ascii="Consolas" w:hAnsi="Consolas"/>
          <w:sz w:val="23"/>
          <w:szCs w:val="23"/>
          <w:shd w:val="clear" w:color="auto" w:fill="F7F7F8"/>
        </w:rPr>
        <w:t>BeanFactory</w:t>
      </w:r>
      <w:r>
        <w:rPr>
          <w:rFonts w:ascii="Arial" w:hAnsi="Arial" w:cs="Arial"/>
          <w:color w:val="34302D"/>
          <w:shd w:val="clear" w:color="auto" w:fill="FFFFFF"/>
        </w:rPr>
        <w:t>以更加面向框架的样式增强功能，上下文包还提供以下功能：</w:t>
      </w:r>
    </w:p>
    <w:p w:rsidR="00BA0D5D" w:rsidRPr="00BA0D5D" w:rsidRDefault="00BA0D5D" w:rsidP="00BA0D5D">
      <w:pPr>
        <w:widowControl/>
        <w:numPr>
          <w:ilvl w:val="0"/>
          <w:numId w:val="2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Access to messages in i18n-style, through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interface.</w:t>
      </w:r>
    </w:p>
    <w:p w:rsidR="00BA0D5D" w:rsidRPr="00BA0D5D" w:rsidRDefault="00BA0D5D" w:rsidP="00BA0D5D">
      <w:pPr>
        <w:widowControl/>
        <w:numPr>
          <w:ilvl w:val="0"/>
          <w:numId w:val="2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Access to resources, such as URLs and files, through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w:t>
      </w:r>
    </w:p>
    <w:p w:rsidR="00BA0D5D" w:rsidRPr="00BA0D5D" w:rsidRDefault="00BA0D5D" w:rsidP="00BA0D5D">
      <w:pPr>
        <w:widowControl/>
        <w:numPr>
          <w:ilvl w:val="0"/>
          <w:numId w:val="2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Event publication, namely to beans that implement the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interface, through the use of the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interface.</w:t>
      </w:r>
    </w:p>
    <w:p w:rsidR="00BA0D5D" w:rsidRDefault="00BA0D5D" w:rsidP="00BA0D5D">
      <w:pPr>
        <w:widowControl/>
        <w:numPr>
          <w:ilvl w:val="0"/>
          <w:numId w:val="2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Loading of multiple (hierarchical) contexts, letting each be focused on one particular layer, such as the web layer of an application, through the </w:t>
      </w:r>
      <w:r w:rsidRPr="00BA0D5D">
        <w:rPr>
          <w:rFonts w:ascii="Consolas" w:eastAsia="宋体" w:hAnsi="Consolas" w:cs="宋体"/>
          <w:color w:val="34302D"/>
          <w:kern w:val="0"/>
          <w:sz w:val="23"/>
          <w:szCs w:val="23"/>
          <w:shd w:val="clear" w:color="auto" w:fill="F7F7F8"/>
        </w:rPr>
        <w:t>HierarchicalBeanFactory</w:t>
      </w:r>
      <w:r w:rsidRPr="00BA0D5D">
        <w:rPr>
          <w:rFonts w:ascii="inherit" w:eastAsia="宋体" w:hAnsi="inherit" w:cs="Arial"/>
          <w:color w:val="34302D"/>
          <w:kern w:val="0"/>
          <w:sz w:val="24"/>
          <w:szCs w:val="24"/>
        </w:rPr>
        <w:t> interface.</w:t>
      </w:r>
    </w:p>
    <w:p w:rsidR="00FE2EAE" w:rsidRPr="00FE2EAE" w:rsidRDefault="00FE2EAE" w:rsidP="00FE2EAE">
      <w:pPr>
        <w:widowControl/>
        <w:numPr>
          <w:ilvl w:val="0"/>
          <w:numId w:val="21"/>
        </w:numPr>
        <w:shd w:val="clear" w:color="auto" w:fill="FFFFFF"/>
        <w:spacing w:after="150"/>
        <w:jc w:val="left"/>
        <w:rPr>
          <w:rFonts w:ascii="inherit" w:eastAsia="宋体" w:hAnsi="inherit" w:cs="Arial" w:hint="eastAsia"/>
          <w:color w:val="34302D"/>
          <w:kern w:val="0"/>
          <w:sz w:val="24"/>
          <w:szCs w:val="24"/>
        </w:rPr>
      </w:pPr>
      <w:r w:rsidRPr="00FE2EAE">
        <w:rPr>
          <w:rFonts w:ascii="inherit" w:eastAsia="宋体" w:hAnsi="inherit" w:cs="Arial"/>
          <w:color w:val="34302D"/>
          <w:kern w:val="0"/>
          <w:sz w:val="24"/>
          <w:szCs w:val="24"/>
        </w:rPr>
        <w:lastRenderedPageBreak/>
        <w:t>通过</w:t>
      </w:r>
      <w:r w:rsidRPr="00FE2EAE">
        <w:rPr>
          <w:rFonts w:ascii="Consolas" w:eastAsia="宋体" w:hAnsi="Consolas" w:cs="宋体"/>
          <w:color w:val="34302D"/>
          <w:kern w:val="0"/>
          <w:sz w:val="23"/>
          <w:szCs w:val="23"/>
          <w:shd w:val="clear" w:color="auto" w:fill="F7F7F8"/>
        </w:rPr>
        <w:t>MessageSource</w:t>
      </w:r>
      <w:r w:rsidRPr="00FE2EAE">
        <w:rPr>
          <w:rFonts w:ascii="inherit" w:eastAsia="宋体" w:hAnsi="inherit" w:cs="Arial"/>
          <w:color w:val="34302D"/>
          <w:kern w:val="0"/>
          <w:sz w:val="24"/>
          <w:szCs w:val="24"/>
        </w:rPr>
        <w:t>界面访问</w:t>
      </w:r>
      <w:r w:rsidRPr="00FE2EAE">
        <w:rPr>
          <w:rFonts w:ascii="inherit" w:eastAsia="宋体" w:hAnsi="inherit" w:cs="Arial"/>
          <w:color w:val="34302D"/>
          <w:kern w:val="0"/>
          <w:sz w:val="24"/>
          <w:szCs w:val="24"/>
        </w:rPr>
        <w:t>i18n</w:t>
      </w:r>
      <w:r w:rsidRPr="00FE2EAE">
        <w:rPr>
          <w:rFonts w:ascii="inherit" w:eastAsia="宋体" w:hAnsi="inherit" w:cs="Arial"/>
          <w:color w:val="34302D"/>
          <w:kern w:val="0"/>
          <w:sz w:val="24"/>
          <w:szCs w:val="24"/>
        </w:rPr>
        <w:t>风格的消息。</w:t>
      </w:r>
    </w:p>
    <w:p w:rsidR="00FE2EAE" w:rsidRPr="00FE2EAE" w:rsidRDefault="00FE2EAE" w:rsidP="00FE2EAE">
      <w:pPr>
        <w:widowControl/>
        <w:numPr>
          <w:ilvl w:val="0"/>
          <w:numId w:val="21"/>
        </w:numPr>
        <w:shd w:val="clear" w:color="auto" w:fill="FFFFFF"/>
        <w:spacing w:after="150"/>
        <w:jc w:val="left"/>
        <w:rPr>
          <w:rFonts w:ascii="inherit" w:eastAsia="宋体" w:hAnsi="inherit" w:cs="Arial" w:hint="eastAsia"/>
          <w:color w:val="34302D"/>
          <w:kern w:val="0"/>
          <w:sz w:val="24"/>
          <w:szCs w:val="24"/>
        </w:rPr>
      </w:pPr>
      <w:r w:rsidRPr="00FE2EAE">
        <w:rPr>
          <w:rFonts w:ascii="inherit" w:eastAsia="宋体" w:hAnsi="inherit" w:cs="Arial"/>
          <w:color w:val="34302D"/>
          <w:kern w:val="0"/>
          <w:sz w:val="24"/>
          <w:szCs w:val="24"/>
        </w:rPr>
        <w:t>通过</w:t>
      </w:r>
      <w:r w:rsidRPr="00FE2EAE">
        <w:rPr>
          <w:rFonts w:ascii="Consolas" w:eastAsia="宋体" w:hAnsi="Consolas" w:cs="宋体"/>
          <w:color w:val="34302D"/>
          <w:kern w:val="0"/>
          <w:sz w:val="23"/>
          <w:szCs w:val="23"/>
          <w:shd w:val="clear" w:color="auto" w:fill="F7F7F8"/>
        </w:rPr>
        <w:t>ResourceLoader</w:t>
      </w:r>
      <w:r w:rsidRPr="00FE2EAE">
        <w:rPr>
          <w:rFonts w:ascii="inherit" w:eastAsia="宋体" w:hAnsi="inherit" w:cs="Arial"/>
          <w:color w:val="34302D"/>
          <w:kern w:val="0"/>
          <w:sz w:val="24"/>
          <w:szCs w:val="24"/>
        </w:rPr>
        <w:t>界面访问</w:t>
      </w:r>
      <w:r w:rsidRPr="00FE2EAE">
        <w:rPr>
          <w:rFonts w:ascii="inherit" w:eastAsia="宋体" w:hAnsi="inherit" w:cs="Arial"/>
          <w:color w:val="34302D"/>
          <w:kern w:val="0"/>
          <w:sz w:val="24"/>
          <w:szCs w:val="24"/>
        </w:rPr>
        <w:t>URL</w:t>
      </w:r>
      <w:r w:rsidRPr="00FE2EAE">
        <w:rPr>
          <w:rFonts w:ascii="inherit" w:eastAsia="宋体" w:hAnsi="inherit" w:cs="Arial"/>
          <w:color w:val="34302D"/>
          <w:kern w:val="0"/>
          <w:sz w:val="24"/>
          <w:szCs w:val="24"/>
        </w:rPr>
        <w:t>和文件等资源。</w:t>
      </w:r>
    </w:p>
    <w:p w:rsidR="00FE2EAE" w:rsidRPr="00FE2EAE" w:rsidRDefault="00FE2EAE" w:rsidP="00FE2EAE">
      <w:pPr>
        <w:widowControl/>
        <w:numPr>
          <w:ilvl w:val="0"/>
          <w:numId w:val="21"/>
        </w:numPr>
        <w:shd w:val="clear" w:color="auto" w:fill="FFFFFF"/>
        <w:spacing w:after="150"/>
        <w:jc w:val="left"/>
        <w:rPr>
          <w:rFonts w:ascii="inherit" w:eastAsia="宋体" w:hAnsi="inherit" w:cs="Arial" w:hint="eastAsia"/>
          <w:color w:val="34302D"/>
          <w:kern w:val="0"/>
          <w:sz w:val="24"/>
          <w:szCs w:val="24"/>
        </w:rPr>
      </w:pPr>
      <w:r w:rsidRPr="00FE2EAE">
        <w:rPr>
          <w:rFonts w:ascii="inherit" w:eastAsia="宋体" w:hAnsi="inherit" w:cs="Arial"/>
          <w:color w:val="34302D"/>
          <w:kern w:val="0"/>
          <w:sz w:val="24"/>
          <w:szCs w:val="24"/>
        </w:rPr>
        <w:t>事件发布，即</w:t>
      </w:r>
      <w:r w:rsidRPr="00FE2EAE">
        <w:rPr>
          <w:rFonts w:ascii="Consolas" w:eastAsia="宋体" w:hAnsi="Consolas" w:cs="宋体"/>
          <w:color w:val="34302D"/>
          <w:kern w:val="0"/>
          <w:sz w:val="23"/>
          <w:szCs w:val="23"/>
          <w:shd w:val="clear" w:color="auto" w:fill="F7F7F8"/>
        </w:rPr>
        <w:t>ApplicationListener</w:t>
      </w:r>
      <w:r w:rsidRPr="00FE2EAE">
        <w:rPr>
          <w:rFonts w:ascii="inherit" w:eastAsia="宋体" w:hAnsi="inherit" w:cs="Arial"/>
          <w:color w:val="34302D"/>
          <w:kern w:val="0"/>
          <w:sz w:val="24"/>
          <w:szCs w:val="24"/>
        </w:rPr>
        <w:t>通过使用接口实现接口的</w:t>
      </w:r>
      <w:r w:rsidRPr="00FE2EAE">
        <w:rPr>
          <w:rFonts w:ascii="inherit" w:eastAsia="宋体" w:hAnsi="inherit" w:cs="Arial"/>
          <w:color w:val="34302D"/>
          <w:kern w:val="0"/>
          <w:sz w:val="24"/>
          <w:szCs w:val="24"/>
        </w:rPr>
        <w:t>bean </w:t>
      </w:r>
      <w:r w:rsidRPr="00FE2EAE">
        <w:rPr>
          <w:rFonts w:ascii="Consolas" w:eastAsia="宋体" w:hAnsi="Consolas" w:cs="宋体"/>
          <w:color w:val="34302D"/>
          <w:kern w:val="0"/>
          <w:sz w:val="23"/>
          <w:szCs w:val="23"/>
          <w:shd w:val="clear" w:color="auto" w:fill="F7F7F8"/>
        </w:rPr>
        <w:t>ApplicationEventPublisher</w:t>
      </w:r>
      <w:r w:rsidRPr="00FE2EAE">
        <w:rPr>
          <w:rFonts w:ascii="inherit" w:eastAsia="宋体" w:hAnsi="inherit" w:cs="Arial"/>
          <w:color w:val="34302D"/>
          <w:kern w:val="0"/>
          <w:sz w:val="24"/>
          <w:szCs w:val="24"/>
        </w:rPr>
        <w:t>。</w:t>
      </w:r>
    </w:p>
    <w:p w:rsidR="00FE2EAE" w:rsidRPr="00FE2EAE" w:rsidRDefault="00FE2EAE" w:rsidP="00FE2EAE">
      <w:pPr>
        <w:widowControl/>
        <w:numPr>
          <w:ilvl w:val="0"/>
          <w:numId w:val="21"/>
        </w:numPr>
        <w:shd w:val="clear" w:color="auto" w:fill="FFFFFF"/>
        <w:spacing w:after="150"/>
        <w:jc w:val="left"/>
        <w:rPr>
          <w:rFonts w:ascii="inherit" w:eastAsia="宋体" w:hAnsi="inherit" w:cs="Arial" w:hint="eastAsia"/>
          <w:color w:val="34302D"/>
          <w:kern w:val="0"/>
          <w:sz w:val="24"/>
          <w:szCs w:val="24"/>
        </w:rPr>
      </w:pPr>
      <w:r w:rsidRPr="00FE2EAE">
        <w:rPr>
          <w:rFonts w:ascii="inherit" w:eastAsia="宋体" w:hAnsi="inherit" w:cs="Arial"/>
          <w:color w:val="34302D"/>
          <w:kern w:val="0"/>
          <w:sz w:val="24"/>
          <w:szCs w:val="24"/>
        </w:rPr>
        <w:t>加载多个（分层）上下文，让每个上下文通过</w:t>
      </w:r>
      <w:r w:rsidRPr="00FE2EAE">
        <w:rPr>
          <w:rFonts w:ascii="Consolas" w:eastAsia="宋体" w:hAnsi="Consolas" w:cs="宋体"/>
          <w:color w:val="34302D"/>
          <w:kern w:val="0"/>
          <w:sz w:val="23"/>
          <w:szCs w:val="23"/>
          <w:shd w:val="clear" w:color="auto" w:fill="F7F7F8"/>
        </w:rPr>
        <w:t>HierarchicalBeanFactory</w:t>
      </w:r>
      <w:r w:rsidRPr="00FE2EAE">
        <w:rPr>
          <w:rFonts w:ascii="inherit" w:eastAsia="宋体" w:hAnsi="inherit" w:cs="Arial"/>
          <w:color w:val="34302D"/>
          <w:kern w:val="0"/>
          <w:sz w:val="24"/>
          <w:szCs w:val="24"/>
        </w:rPr>
        <w:t>界面聚焦在一个特定层上，例如应用程序的</w:t>
      </w:r>
      <w:r w:rsidRPr="00FE2EAE">
        <w:rPr>
          <w:rFonts w:ascii="inherit" w:eastAsia="宋体" w:hAnsi="inherit" w:cs="Arial"/>
          <w:color w:val="34302D"/>
          <w:kern w:val="0"/>
          <w:sz w:val="24"/>
          <w:szCs w:val="24"/>
        </w:rPr>
        <w:t>Web</w:t>
      </w:r>
      <w:r w:rsidRPr="00FE2EAE">
        <w:rPr>
          <w:rFonts w:ascii="inherit" w:eastAsia="宋体" w:hAnsi="inherit" w:cs="Arial"/>
          <w:color w:val="34302D"/>
          <w:kern w:val="0"/>
          <w:sz w:val="24"/>
          <w:szCs w:val="24"/>
        </w:rPr>
        <w:t>层</w:t>
      </w:r>
      <w:r w:rsidRPr="00FE2EAE">
        <w:rPr>
          <w:rFonts w:ascii="inherit" w:eastAsia="宋体" w:hAnsi="inherit" w:cs="Arial"/>
          <w:color w:val="34302D"/>
          <w:kern w:val="0"/>
          <w:sz w:val="24"/>
          <w:szCs w:val="24"/>
        </w:rPr>
        <w:t> </w:t>
      </w:r>
      <w:r w:rsidRPr="00FE2EAE">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1.15.1. Internationalization using </w:t>
      </w:r>
      <w:r w:rsidRPr="00BA0D5D">
        <w:rPr>
          <w:rFonts w:ascii="Consolas" w:eastAsia="宋体" w:hAnsi="Consolas" w:cs="宋体"/>
          <w:color w:val="34302D"/>
          <w:kern w:val="0"/>
          <w:sz w:val="33"/>
          <w:szCs w:val="33"/>
          <w:shd w:val="clear" w:color="auto" w:fill="F7F7F8"/>
        </w:rPr>
        <w:t>MessageSource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 extends an interface called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and, therefore, provides internationalization (“i18n”) functionality. Spring also provides the </w:t>
      </w:r>
      <w:r w:rsidRPr="00BA0D5D">
        <w:rPr>
          <w:rFonts w:ascii="Consolas" w:eastAsia="宋体" w:hAnsi="Consolas" w:cs="宋体"/>
          <w:color w:val="34302D"/>
          <w:kern w:val="0"/>
          <w:sz w:val="23"/>
          <w:szCs w:val="23"/>
          <w:shd w:val="clear" w:color="auto" w:fill="F7F7F8"/>
        </w:rPr>
        <w:t>HierarchicalMessageSource</w:t>
      </w:r>
      <w:r w:rsidRPr="00BA0D5D">
        <w:rPr>
          <w:rFonts w:ascii="inherit" w:eastAsia="宋体" w:hAnsi="inherit" w:cs="Arial"/>
          <w:color w:val="34302D"/>
          <w:kern w:val="0"/>
          <w:sz w:val="24"/>
          <w:szCs w:val="24"/>
        </w:rPr>
        <w:t> interface, which can resolve messages hierarchically. Together, these interfaces provide the foundation upon which Spring effects message resolution. The methods defined on these interfaces include:</w:t>
      </w:r>
    </w:p>
    <w:p w:rsidR="00FE2EAE" w:rsidRPr="00BA0D5D" w:rsidRDefault="00FE2EA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w:t>
      </w:r>
      <w:r>
        <w:rPr>
          <w:rStyle w:val="HTML"/>
          <w:rFonts w:ascii="Consolas" w:hAnsi="Consolas"/>
          <w:sz w:val="23"/>
          <w:szCs w:val="23"/>
          <w:shd w:val="clear" w:color="auto" w:fill="F7F7F8"/>
        </w:rPr>
        <w:t>ApplicationContext</w:t>
      </w:r>
      <w:r>
        <w:rPr>
          <w:rFonts w:ascii="Arial" w:hAnsi="Arial" w:cs="Arial"/>
          <w:color w:val="34302D"/>
          <w:shd w:val="clear" w:color="auto" w:fill="FFFFFF"/>
        </w:rPr>
        <w:t>接口扩展了一个名为的接口</w:t>
      </w:r>
      <w:r>
        <w:rPr>
          <w:rStyle w:val="HTML"/>
          <w:rFonts w:ascii="Consolas" w:hAnsi="Consolas"/>
          <w:sz w:val="23"/>
          <w:szCs w:val="23"/>
          <w:shd w:val="clear" w:color="auto" w:fill="F7F7F8"/>
        </w:rPr>
        <w:t>MessageSource</w:t>
      </w:r>
      <w:r>
        <w:rPr>
          <w:rFonts w:ascii="Arial" w:hAnsi="Arial" w:cs="Arial"/>
          <w:color w:val="34302D"/>
          <w:shd w:val="clear" w:color="auto" w:fill="FFFFFF"/>
        </w:rPr>
        <w:t>，因此提供了国际化（</w:t>
      </w:r>
      <w:r>
        <w:rPr>
          <w:rFonts w:ascii="Arial" w:hAnsi="Arial" w:cs="Arial"/>
          <w:color w:val="34302D"/>
          <w:shd w:val="clear" w:color="auto" w:fill="FFFFFF"/>
        </w:rPr>
        <w:t>“i18n”</w:t>
      </w:r>
      <w:r>
        <w:rPr>
          <w:rFonts w:ascii="Arial" w:hAnsi="Arial" w:cs="Arial"/>
          <w:color w:val="34302D"/>
          <w:shd w:val="clear" w:color="auto" w:fill="FFFFFF"/>
        </w:rPr>
        <w:t>）功能。</w:t>
      </w:r>
      <w:r>
        <w:rPr>
          <w:rFonts w:ascii="Arial" w:hAnsi="Arial" w:cs="Arial"/>
          <w:color w:val="34302D"/>
          <w:shd w:val="clear" w:color="auto" w:fill="FFFFFF"/>
        </w:rPr>
        <w:t>Spring</w:t>
      </w:r>
      <w:r>
        <w:rPr>
          <w:rFonts w:ascii="Arial" w:hAnsi="Arial" w:cs="Arial"/>
          <w:color w:val="34302D"/>
          <w:shd w:val="clear" w:color="auto" w:fill="FFFFFF"/>
        </w:rPr>
        <w:t>还提供了</w:t>
      </w:r>
      <w:r>
        <w:rPr>
          <w:rStyle w:val="HTML"/>
          <w:rFonts w:ascii="Consolas" w:hAnsi="Consolas"/>
          <w:sz w:val="23"/>
          <w:szCs w:val="23"/>
          <w:shd w:val="clear" w:color="auto" w:fill="F7F7F8"/>
        </w:rPr>
        <w:t>HierarchicalMessageSource</w:t>
      </w:r>
      <w:r>
        <w:rPr>
          <w:rFonts w:ascii="Arial" w:hAnsi="Arial" w:cs="Arial"/>
          <w:color w:val="34302D"/>
          <w:shd w:val="clear" w:color="auto" w:fill="FFFFFF"/>
        </w:rPr>
        <w:t>接口，可以分层次地解析消息。这些接口共同提供了</w:t>
      </w:r>
      <w:r>
        <w:rPr>
          <w:rFonts w:ascii="Arial" w:hAnsi="Arial" w:cs="Arial"/>
          <w:color w:val="34302D"/>
          <w:shd w:val="clear" w:color="auto" w:fill="FFFFFF"/>
        </w:rPr>
        <w:t>Spring</w:t>
      </w:r>
      <w:r>
        <w:rPr>
          <w:rFonts w:ascii="Arial" w:hAnsi="Arial" w:cs="Arial"/>
          <w:color w:val="34302D"/>
          <w:shd w:val="clear" w:color="auto" w:fill="FFFFFF"/>
        </w:rPr>
        <w:t>影响消息解析的基础。这些接口上定义的方法包括：</w:t>
      </w:r>
    </w:p>
    <w:p w:rsidR="00BA0D5D" w:rsidRDefault="00BA0D5D"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String getMessage(String code, Object[] args, String default, Locale loc)</w:t>
      </w:r>
      <w:r w:rsidRPr="00BA0D5D">
        <w:rPr>
          <w:rFonts w:ascii="inherit" w:eastAsia="宋体" w:hAnsi="inherit" w:cs="Arial"/>
          <w:color w:val="34302D"/>
          <w:kern w:val="0"/>
          <w:sz w:val="24"/>
          <w:szCs w:val="24"/>
        </w:rPr>
        <w:t>: The basic method used to retrieve a message from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When no message is found for the specified locale, the default message is used. Any arguments passed in become replacement values, using the </w:t>
      </w:r>
      <w:r w:rsidRPr="00BA0D5D">
        <w:rPr>
          <w:rFonts w:ascii="Consolas" w:eastAsia="宋体" w:hAnsi="Consolas" w:cs="宋体"/>
          <w:color w:val="34302D"/>
          <w:kern w:val="0"/>
          <w:sz w:val="23"/>
          <w:szCs w:val="23"/>
          <w:shd w:val="clear" w:color="auto" w:fill="F7F7F8"/>
        </w:rPr>
        <w:t>MessageFormat</w:t>
      </w:r>
      <w:r w:rsidRPr="00BA0D5D">
        <w:rPr>
          <w:rFonts w:ascii="inherit" w:eastAsia="宋体" w:hAnsi="inherit" w:cs="Arial"/>
          <w:color w:val="34302D"/>
          <w:kern w:val="0"/>
          <w:sz w:val="24"/>
          <w:szCs w:val="24"/>
        </w:rPr>
        <w:t> functionality provided by the standard library.</w:t>
      </w:r>
    </w:p>
    <w:p w:rsidR="00FE2EAE" w:rsidRPr="00BA0D5D" w:rsidRDefault="00FE2EAE"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String getMessage(String code, Object[] args, String default, Locale loc)</w:t>
      </w:r>
      <w:r>
        <w:rPr>
          <w:rFonts w:ascii="Arial" w:hAnsi="Arial" w:cs="Arial"/>
          <w:color w:val="34302D"/>
          <w:shd w:val="clear" w:color="auto" w:fill="FFFFFF"/>
        </w:rPr>
        <w:t>：用于从中检索消息的基本方法</w:t>
      </w:r>
      <w:r>
        <w:rPr>
          <w:rStyle w:val="HTML"/>
          <w:rFonts w:ascii="Consolas" w:hAnsi="Consolas"/>
          <w:sz w:val="23"/>
          <w:szCs w:val="23"/>
          <w:shd w:val="clear" w:color="auto" w:fill="F7F7F8"/>
        </w:rPr>
        <w:t>MessageSource</w:t>
      </w:r>
      <w:r>
        <w:rPr>
          <w:rFonts w:ascii="Arial" w:hAnsi="Arial" w:cs="Arial"/>
          <w:color w:val="34302D"/>
          <w:shd w:val="clear" w:color="auto" w:fill="FFFFFF"/>
        </w:rPr>
        <w:t>。如果未找到指定区域设置的消息，则使用默认消息。传入的任何参数都使用</w:t>
      </w:r>
      <w:r>
        <w:rPr>
          <w:rStyle w:val="HTML"/>
          <w:rFonts w:ascii="Consolas" w:hAnsi="Consolas"/>
          <w:sz w:val="23"/>
          <w:szCs w:val="23"/>
          <w:shd w:val="clear" w:color="auto" w:fill="F7F7F8"/>
        </w:rPr>
        <w:t>MessageFormat</w:t>
      </w:r>
      <w:r>
        <w:rPr>
          <w:rFonts w:ascii="Arial" w:hAnsi="Arial" w:cs="Arial"/>
          <w:color w:val="34302D"/>
          <w:shd w:val="clear" w:color="auto" w:fill="FFFFFF"/>
        </w:rPr>
        <w:t>标准库提供的功能成为替换值。</w:t>
      </w:r>
    </w:p>
    <w:p w:rsidR="00BA0D5D" w:rsidRDefault="00BA0D5D"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String getMessage(String code, Object[] args, Locale loc)</w:t>
      </w:r>
      <w:r w:rsidRPr="00BA0D5D">
        <w:rPr>
          <w:rFonts w:ascii="inherit" w:eastAsia="宋体" w:hAnsi="inherit" w:cs="Arial"/>
          <w:color w:val="34302D"/>
          <w:kern w:val="0"/>
          <w:sz w:val="24"/>
          <w:szCs w:val="24"/>
        </w:rPr>
        <w:t>: Essentially the same as the previous method but with one difference: No default message can be specified. If the message cannot be found, a </w:t>
      </w:r>
      <w:r w:rsidRPr="00BA0D5D">
        <w:rPr>
          <w:rFonts w:ascii="Consolas" w:eastAsia="宋体" w:hAnsi="Consolas" w:cs="宋体"/>
          <w:color w:val="34302D"/>
          <w:kern w:val="0"/>
          <w:sz w:val="23"/>
          <w:szCs w:val="23"/>
          <w:shd w:val="clear" w:color="auto" w:fill="F7F7F8"/>
        </w:rPr>
        <w:t>NoSuchMessageException</w:t>
      </w:r>
      <w:r w:rsidRPr="00BA0D5D">
        <w:rPr>
          <w:rFonts w:ascii="inherit" w:eastAsia="宋体" w:hAnsi="inherit" w:cs="Arial"/>
          <w:color w:val="34302D"/>
          <w:kern w:val="0"/>
          <w:sz w:val="24"/>
          <w:szCs w:val="24"/>
        </w:rPr>
        <w:t> is thrown.</w:t>
      </w:r>
    </w:p>
    <w:p w:rsidR="00FE2EAE" w:rsidRPr="00BA0D5D" w:rsidRDefault="00FE2EAE"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String getMessage(String code, Object[] args, Locale loc)</w:t>
      </w:r>
      <w:r>
        <w:rPr>
          <w:rFonts w:ascii="Arial" w:hAnsi="Arial" w:cs="Arial"/>
          <w:color w:val="34302D"/>
          <w:shd w:val="clear" w:color="auto" w:fill="FFFFFF"/>
        </w:rPr>
        <w:t>：基本上与前一个方法相同，但有一点不同：无法指定默认消息。如果找不到该消息，</w:t>
      </w:r>
      <w:r>
        <w:rPr>
          <w:rStyle w:val="HTML"/>
          <w:rFonts w:ascii="Consolas" w:hAnsi="Consolas"/>
          <w:sz w:val="23"/>
          <w:szCs w:val="23"/>
          <w:shd w:val="clear" w:color="auto" w:fill="F7F7F8"/>
        </w:rPr>
        <w:t>NoSuchMessageException</w:t>
      </w:r>
      <w:r>
        <w:rPr>
          <w:rFonts w:ascii="Arial" w:hAnsi="Arial" w:cs="Arial"/>
          <w:color w:val="34302D"/>
          <w:shd w:val="clear" w:color="auto" w:fill="FFFFFF"/>
        </w:rPr>
        <w:t>则抛出</w:t>
      </w:r>
      <w:r>
        <w:rPr>
          <w:rFonts w:ascii="Arial" w:hAnsi="Arial" w:cs="Arial"/>
          <w:color w:val="34302D"/>
          <w:shd w:val="clear" w:color="auto" w:fill="FFFFFF"/>
        </w:rPr>
        <w:t>a</w:t>
      </w:r>
      <w:r>
        <w:rPr>
          <w:rFonts w:ascii="Arial" w:hAnsi="Arial" w:cs="Arial"/>
          <w:color w:val="34302D"/>
          <w:shd w:val="clear" w:color="auto" w:fill="FFFFFF"/>
        </w:rPr>
        <w:t>。</w:t>
      </w:r>
    </w:p>
    <w:p w:rsidR="00BA0D5D" w:rsidRDefault="00BA0D5D"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String getMessage(MessageSourceResolvable resolvable, Locale locale)</w:t>
      </w:r>
      <w:r w:rsidRPr="00BA0D5D">
        <w:rPr>
          <w:rFonts w:ascii="inherit" w:eastAsia="宋体" w:hAnsi="inherit" w:cs="Arial"/>
          <w:color w:val="34302D"/>
          <w:kern w:val="0"/>
          <w:sz w:val="24"/>
          <w:szCs w:val="24"/>
        </w:rPr>
        <w:t>: All properties used in the preceding methods are also wrapped in a class named </w:t>
      </w:r>
      <w:r w:rsidRPr="00BA0D5D">
        <w:rPr>
          <w:rFonts w:ascii="Consolas" w:eastAsia="宋体" w:hAnsi="Consolas" w:cs="宋体"/>
          <w:color w:val="34302D"/>
          <w:kern w:val="0"/>
          <w:sz w:val="23"/>
          <w:szCs w:val="23"/>
          <w:shd w:val="clear" w:color="auto" w:fill="F7F7F8"/>
        </w:rPr>
        <w:t>MessageSourceResolvable</w:t>
      </w:r>
      <w:r w:rsidRPr="00BA0D5D">
        <w:rPr>
          <w:rFonts w:ascii="inherit" w:eastAsia="宋体" w:hAnsi="inherit" w:cs="Arial"/>
          <w:color w:val="34302D"/>
          <w:kern w:val="0"/>
          <w:sz w:val="24"/>
          <w:szCs w:val="24"/>
        </w:rPr>
        <w:t>, which you can use with this method.</w:t>
      </w:r>
    </w:p>
    <w:p w:rsidR="00FE2EAE" w:rsidRPr="00BA0D5D" w:rsidRDefault="00FE2EAE" w:rsidP="00BA0D5D">
      <w:pPr>
        <w:widowControl/>
        <w:numPr>
          <w:ilvl w:val="0"/>
          <w:numId w:val="22"/>
        </w:numPr>
        <w:shd w:val="clear" w:color="auto" w:fill="FFFFFF"/>
        <w:spacing w:after="150"/>
        <w:ind w:left="36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String getMessage(MessageSourceResolvable resolvable, Locale locale)</w:t>
      </w:r>
      <w:r>
        <w:rPr>
          <w:rFonts w:ascii="Arial" w:hAnsi="Arial" w:cs="Arial"/>
          <w:color w:val="34302D"/>
          <w:shd w:val="clear" w:color="auto" w:fill="FFFFFF"/>
        </w:rPr>
        <w:t>：前面方法中使用的所有属性也包装在一个名为的类中</w:t>
      </w:r>
      <w:r>
        <w:rPr>
          <w:rStyle w:val="HTML"/>
          <w:rFonts w:ascii="Consolas" w:hAnsi="Consolas"/>
          <w:sz w:val="23"/>
          <w:szCs w:val="23"/>
          <w:shd w:val="clear" w:color="auto" w:fill="F7F7F8"/>
        </w:rPr>
        <w:t>MessageSourceResolvable</w:t>
      </w:r>
      <w:r>
        <w:rPr>
          <w:rFonts w:ascii="Arial" w:hAnsi="Arial" w:cs="Arial"/>
          <w:color w:val="34302D"/>
          <w:shd w:val="clear" w:color="auto" w:fill="FFFFFF"/>
        </w:rPr>
        <w:t>，您可以使用此方法。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loaded, it automatically searches for a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bean defined in the context. The bean must have the name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If such a bean is found, all calls to the preceding methods are delegated to the message source. If no message source is found,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attempts to find a parent containing a bean with the same name. If it does, it uses that bean as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cannot find any source for messages, an empty </w:t>
      </w:r>
      <w:r w:rsidRPr="00BA0D5D">
        <w:rPr>
          <w:rFonts w:ascii="Consolas" w:eastAsia="宋体" w:hAnsi="Consolas" w:cs="宋体"/>
          <w:color w:val="34302D"/>
          <w:kern w:val="0"/>
          <w:sz w:val="23"/>
          <w:szCs w:val="23"/>
          <w:shd w:val="clear" w:color="auto" w:fill="F7F7F8"/>
        </w:rPr>
        <w:t>DelegatingMessageSource</w:t>
      </w:r>
      <w:r w:rsidRPr="00BA0D5D">
        <w:rPr>
          <w:rFonts w:ascii="inherit" w:eastAsia="宋体" w:hAnsi="inherit" w:cs="Arial"/>
          <w:color w:val="34302D"/>
          <w:kern w:val="0"/>
          <w:sz w:val="24"/>
          <w:szCs w:val="24"/>
        </w:rPr>
        <w:t> is instantiated in order to be able to accept calls to the methods defined above.</w:t>
      </w:r>
    </w:p>
    <w:p w:rsidR="00AC457E" w:rsidRPr="00BA0D5D" w:rsidRDefault="00AC457E"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当</w:t>
      </w:r>
      <w:r>
        <w:rPr>
          <w:rStyle w:val="HTML"/>
          <w:rFonts w:ascii="Consolas" w:hAnsi="Consolas"/>
          <w:sz w:val="23"/>
          <w:szCs w:val="23"/>
          <w:shd w:val="clear" w:color="auto" w:fill="F7F7F8"/>
        </w:rPr>
        <w:t>ApplicationContext</w:t>
      </w:r>
      <w:r>
        <w:rPr>
          <w:rFonts w:ascii="Arial" w:hAnsi="Arial" w:cs="Arial"/>
          <w:color w:val="34302D"/>
          <w:shd w:val="clear" w:color="auto" w:fill="FFFFFF"/>
        </w:rPr>
        <w:t>被加载时，它自动搜索</w:t>
      </w:r>
      <w:r>
        <w:rPr>
          <w:rStyle w:val="HTML"/>
          <w:rFonts w:ascii="Consolas" w:hAnsi="Consolas"/>
          <w:sz w:val="23"/>
          <w:szCs w:val="23"/>
          <w:shd w:val="clear" w:color="auto" w:fill="F7F7F8"/>
        </w:rPr>
        <w:t>MessageSource</w:t>
      </w:r>
      <w:r>
        <w:rPr>
          <w:rFonts w:ascii="Arial" w:hAnsi="Arial" w:cs="Arial"/>
          <w:color w:val="34302D"/>
          <w:shd w:val="clear" w:color="auto" w:fill="FFFFFF"/>
        </w:rPr>
        <w:t> </w:t>
      </w:r>
      <w:r>
        <w:rPr>
          <w:rFonts w:ascii="Arial" w:hAnsi="Arial" w:cs="Arial"/>
          <w:color w:val="34302D"/>
          <w:shd w:val="clear" w:color="auto" w:fill="FFFFFF"/>
        </w:rPr>
        <w:t>在上下文中定义的</w:t>
      </w:r>
      <w:r>
        <w:rPr>
          <w:rFonts w:ascii="Arial" w:hAnsi="Arial" w:cs="Arial"/>
          <w:color w:val="34302D"/>
          <w:shd w:val="clear" w:color="auto" w:fill="FFFFFF"/>
        </w:rPr>
        <w:t>bean</w:t>
      </w:r>
      <w:r>
        <w:rPr>
          <w:rFonts w:ascii="Arial" w:hAnsi="Arial" w:cs="Arial"/>
          <w:color w:val="34302D"/>
          <w:shd w:val="clear" w:color="auto" w:fill="FFFFFF"/>
        </w:rPr>
        <w:t>。</w:t>
      </w:r>
      <w:r>
        <w:rPr>
          <w:rFonts w:ascii="Arial" w:hAnsi="Arial" w:cs="Arial"/>
          <w:color w:val="34302D"/>
          <w:shd w:val="clear" w:color="auto" w:fill="FFFFFF"/>
        </w:rPr>
        <w:t>bean</w:t>
      </w:r>
      <w:r>
        <w:rPr>
          <w:rFonts w:ascii="Arial" w:hAnsi="Arial" w:cs="Arial"/>
          <w:color w:val="34302D"/>
          <w:shd w:val="clear" w:color="auto" w:fill="FFFFFF"/>
        </w:rPr>
        <w:t>必须具有名称</w:t>
      </w:r>
      <w:r>
        <w:rPr>
          <w:rStyle w:val="HTML"/>
          <w:rFonts w:ascii="Consolas" w:hAnsi="Consolas"/>
          <w:sz w:val="23"/>
          <w:szCs w:val="23"/>
          <w:shd w:val="clear" w:color="auto" w:fill="F7F7F8"/>
        </w:rPr>
        <w:t>messageSource</w:t>
      </w:r>
      <w:r>
        <w:rPr>
          <w:rFonts w:ascii="Arial" w:hAnsi="Arial" w:cs="Arial"/>
          <w:color w:val="34302D"/>
          <w:shd w:val="clear" w:color="auto" w:fill="FFFFFF"/>
        </w:rPr>
        <w:t>。如果找到这样的</w:t>
      </w:r>
      <w:r>
        <w:rPr>
          <w:rFonts w:ascii="Arial" w:hAnsi="Arial" w:cs="Arial"/>
          <w:color w:val="34302D"/>
          <w:shd w:val="clear" w:color="auto" w:fill="FFFFFF"/>
        </w:rPr>
        <w:t>bean</w:t>
      </w:r>
      <w:r>
        <w:rPr>
          <w:rFonts w:ascii="Arial" w:hAnsi="Arial" w:cs="Arial"/>
          <w:color w:val="34302D"/>
          <w:shd w:val="clear" w:color="auto" w:fill="FFFFFF"/>
        </w:rPr>
        <w:t>，则对前面方法的所有调用都被委托给消息源。如果未找到任何消息源，则</w:t>
      </w:r>
      <w:r>
        <w:rPr>
          <w:rStyle w:val="HTML"/>
          <w:rFonts w:ascii="Consolas" w:hAnsi="Consolas"/>
          <w:sz w:val="23"/>
          <w:szCs w:val="23"/>
          <w:shd w:val="clear" w:color="auto" w:fill="F7F7F8"/>
        </w:rPr>
        <w:t>ApplicationContext</w:t>
      </w:r>
      <w:r>
        <w:rPr>
          <w:rFonts w:ascii="Arial" w:hAnsi="Arial" w:cs="Arial"/>
          <w:color w:val="34302D"/>
          <w:shd w:val="clear" w:color="auto" w:fill="FFFFFF"/>
        </w:rPr>
        <w:t>尝试查找包含具有相同名称的</w:t>
      </w:r>
      <w:r>
        <w:rPr>
          <w:rFonts w:ascii="Arial" w:hAnsi="Arial" w:cs="Arial"/>
          <w:color w:val="34302D"/>
          <w:shd w:val="clear" w:color="auto" w:fill="FFFFFF"/>
        </w:rPr>
        <w:t>bean</w:t>
      </w:r>
      <w:r>
        <w:rPr>
          <w:rFonts w:ascii="Arial" w:hAnsi="Arial" w:cs="Arial"/>
          <w:color w:val="34302D"/>
          <w:shd w:val="clear" w:color="auto" w:fill="FFFFFF"/>
        </w:rPr>
        <w:t>的父级。如果是，它使用该</w:t>
      </w:r>
      <w:r>
        <w:rPr>
          <w:rFonts w:ascii="Arial" w:hAnsi="Arial" w:cs="Arial"/>
          <w:color w:val="34302D"/>
          <w:shd w:val="clear" w:color="auto" w:fill="FFFFFF"/>
        </w:rPr>
        <w:t>bean</w:t>
      </w:r>
      <w:r>
        <w:rPr>
          <w:rFonts w:ascii="Arial" w:hAnsi="Arial" w:cs="Arial"/>
          <w:color w:val="34302D"/>
          <w:shd w:val="clear" w:color="auto" w:fill="FFFFFF"/>
        </w:rPr>
        <w:t>作为</w:t>
      </w:r>
      <w:r>
        <w:rPr>
          <w:rStyle w:val="HTML"/>
          <w:rFonts w:ascii="Consolas" w:hAnsi="Consolas"/>
          <w:sz w:val="23"/>
          <w:szCs w:val="23"/>
          <w:shd w:val="clear" w:color="auto" w:fill="F7F7F8"/>
        </w:rPr>
        <w:t>MessageSource</w:t>
      </w:r>
      <w:r>
        <w:rPr>
          <w:rFonts w:ascii="Arial" w:hAnsi="Arial" w:cs="Arial"/>
          <w:color w:val="34302D"/>
          <w:shd w:val="clear" w:color="auto" w:fill="FFFFFF"/>
        </w:rPr>
        <w:t>。如果</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找不到任何消息源，</w:t>
      </w:r>
      <w:r>
        <w:rPr>
          <w:rStyle w:val="HTML"/>
          <w:rFonts w:ascii="Consolas" w:hAnsi="Consolas"/>
          <w:sz w:val="23"/>
          <w:szCs w:val="23"/>
          <w:shd w:val="clear" w:color="auto" w:fill="F7F7F8"/>
        </w:rPr>
        <w:t>DelegatingMessageSource</w:t>
      </w:r>
      <w:r>
        <w:rPr>
          <w:rFonts w:ascii="Arial" w:hAnsi="Arial" w:cs="Arial"/>
          <w:color w:val="34302D"/>
          <w:shd w:val="clear" w:color="auto" w:fill="FFFFFF"/>
        </w:rPr>
        <w:t>则实例化为空</w:t>
      </w:r>
      <w:r>
        <w:rPr>
          <w:rFonts w:ascii="Arial" w:hAnsi="Arial" w:cs="Arial"/>
          <w:color w:val="34302D"/>
          <w:shd w:val="clear" w:color="auto" w:fill="FFFFFF"/>
        </w:rPr>
        <w:t> </w:t>
      </w:r>
      <w:r>
        <w:rPr>
          <w:rFonts w:ascii="Arial" w:hAnsi="Arial" w:cs="Arial"/>
          <w:color w:val="34302D"/>
          <w:shd w:val="clear" w:color="auto" w:fill="FFFFFF"/>
        </w:rPr>
        <w:t>以便能够接受对上面定义的方法的调用。</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two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implementations, </w:t>
      </w:r>
      <w:r w:rsidRPr="00BA0D5D">
        <w:rPr>
          <w:rFonts w:ascii="Consolas" w:eastAsia="宋体" w:hAnsi="Consolas" w:cs="宋体"/>
          <w:color w:val="34302D"/>
          <w:kern w:val="0"/>
          <w:sz w:val="23"/>
          <w:szCs w:val="23"/>
          <w:shd w:val="clear" w:color="auto" w:fill="F7F7F8"/>
        </w:rPr>
        <w:t>ResourceBundleMessageSource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StaticMessageSource</w:t>
      </w:r>
      <w:r w:rsidRPr="00BA0D5D">
        <w:rPr>
          <w:rFonts w:ascii="inherit" w:eastAsia="宋体" w:hAnsi="inherit" w:cs="Arial"/>
          <w:color w:val="34302D"/>
          <w:kern w:val="0"/>
          <w:sz w:val="24"/>
          <w:szCs w:val="24"/>
        </w:rPr>
        <w:t>. Both implement </w:t>
      </w:r>
      <w:r w:rsidRPr="00BA0D5D">
        <w:rPr>
          <w:rFonts w:ascii="Consolas" w:eastAsia="宋体" w:hAnsi="Consolas" w:cs="宋体"/>
          <w:color w:val="34302D"/>
          <w:kern w:val="0"/>
          <w:sz w:val="23"/>
          <w:szCs w:val="23"/>
          <w:shd w:val="clear" w:color="auto" w:fill="F7F7F8"/>
        </w:rPr>
        <w:t>HierarchicalMessageSource</w:t>
      </w:r>
      <w:r w:rsidRPr="00BA0D5D">
        <w:rPr>
          <w:rFonts w:ascii="inherit" w:eastAsia="宋体" w:hAnsi="inherit" w:cs="Arial"/>
          <w:color w:val="34302D"/>
          <w:kern w:val="0"/>
          <w:sz w:val="24"/>
          <w:szCs w:val="24"/>
        </w:rPr>
        <w:t> in order to do nested messaging. The </w:t>
      </w:r>
      <w:r w:rsidRPr="00BA0D5D">
        <w:rPr>
          <w:rFonts w:ascii="Consolas" w:eastAsia="宋体" w:hAnsi="Consolas" w:cs="宋体"/>
          <w:color w:val="34302D"/>
          <w:kern w:val="0"/>
          <w:sz w:val="23"/>
          <w:szCs w:val="23"/>
          <w:shd w:val="clear" w:color="auto" w:fill="F7F7F8"/>
        </w:rPr>
        <w:t>StaticMessageSource</w:t>
      </w:r>
      <w:r w:rsidRPr="00BA0D5D">
        <w:rPr>
          <w:rFonts w:ascii="inherit" w:eastAsia="宋体" w:hAnsi="inherit" w:cs="Arial"/>
          <w:color w:val="34302D"/>
          <w:kern w:val="0"/>
          <w:sz w:val="24"/>
          <w:szCs w:val="24"/>
        </w:rPr>
        <w:t> is rarely used but provides programmatic ways to add messages to the source. The following example shows </w:t>
      </w:r>
      <w:r w:rsidRPr="00BA0D5D">
        <w:rPr>
          <w:rFonts w:ascii="Consolas" w:eastAsia="宋体" w:hAnsi="Consolas" w:cs="宋体"/>
          <w:color w:val="34302D"/>
          <w:kern w:val="0"/>
          <w:sz w:val="23"/>
          <w:szCs w:val="23"/>
          <w:shd w:val="clear" w:color="auto" w:fill="F7F7F8"/>
        </w:rPr>
        <w:t>ResourceBundleMessageSource</w:t>
      </w:r>
      <w:r w:rsidRPr="00BA0D5D">
        <w:rPr>
          <w:rFonts w:ascii="inherit" w:eastAsia="宋体" w:hAnsi="inherit" w:cs="Arial"/>
          <w:color w:val="34302D"/>
          <w:kern w:val="0"/>
          <w:sz w:val="24"/>
          <w:szCs w:val="24"/>
        </w:rPr>
        <w:t>:</w:t>
      </w:r>
    </w:p>
    <w:p w:rsidR="00AC457E" w:rsidRPr="00BA0D5D" w:rsidRDefault="00AC457E"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w:t>
      </w:r>
      <w:r>
        <w:rPr>
          <w:rFonts w:ascii="Arial" w:hAnsi="Arial" w:cs="Arial"/>
          <w:color w:val="34302D"/>
          <w:shd w:val="clear" w:color="auto" w:fill="FFFFFF"/>
        </w:rPr>
        <w:t>提供了两种</w:t>
      </w:r>
      <w:r>
        <w:rPr>
          <w:rStyle w:val="HTML"/>
          <w:rFonts w:ascii="Consolas" w:hAnsi="Consolas"/>
          <w:sz w:val="23"/>
          <w:szCs w:val="23"/>
          <w:shd w:val="clear" w:color="auto" w:fill="F7F7F8"/>
        </w:rPr>
        <w:t>MessageSource</w:t>
      </w:r>
      <w:r>
        <w:rPr>
          <w:rFonts w:ascii="Arial" w:hAnsi="Arial" w:cs="Arial"/>
          <w:color w:val="34302D"/>
          <w:shd w:val="clear" w:color="auto" w:fill="FFFFFF"/>
        </w:rPr>
        <w:t>实现方式，</w:t>
      </w:r>
      <w:r>
        <w:rPr>
          <w:rStyle w:val="HTML"/>
          <w:rFonts w:ascii="Consolas" w:hAnsi="Consolas"/>
          <w:sz w:val="23"/>
          <w:szCs w:val="23"/>
          <w:shd w:val="clear" w:color="auto" w:fill="F7F7F8"/>
        </w:rPr>
        <w:t>ResourceBundleMessageSource</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StaticMessageSource</w:t>
      </w:r>
      <w:r>
        <w:rPr>
          <w:rFonts w:ascii="Arial" w:hAnsi="Arial" w:cs="Arial"/>
          <w:color w:val="34302D"/>
          <w:shd w:val="clear" w:color="auto" w:fill="FFFFFF"/>
        </w:rPr>
        <w:t>。两者都是</w:t>
      </w:r>
      <w:r>
        <w:rPr>
          <w:rStyle w:val="HTML"/>
          <w:rFonts w:ascii="Consolas" w:hAnsi="Consolas"/>
          <w:sz w:val="23"/>
          <w:szCs w:val="23"/>
          <w:shd w:val="clear" w:color="auto" w:fill="F7F7F8"/>
        </w:rPr>
        <w:t>HierarchicalMessageSource</w:t>
      </w:r>
      <w:r>
        <w:rPr>
          <w:rFonts w:ascii="Arial" w:hAnsi="Arial" w:cs="Arial"/>
          <w:color w:val="34302D"/>
          <w:shd w:val="clear" w:color="auto" w:fill="FFFFFF"/>
        </w:rPr>
        <w:t>为了进行嵌套消息传递而实现的。在</w:t>
      </w:r>
      <w:r>
        <w:rPr>
          <w:rStyle w:val="HTML"/>
          <w:rFonts w:ascii="Consolas" w:hAnsi="Consolas"/>
          <w:sz w:val="23"/>
          <w:szCs w:val="23"/>
          <w:shd w:val="clear" w:color="auto" w:fill="F7F7F8"/>
        </w:rPr>
        <w:t>StaticMessageSource</w:t>
      </w:r>
      <w:r>
        <w:rPr>
          <w:rFonts w:ascii="Arial" w:hAnsi="Arial" w:cs="Arial"/>
          <w:color w:val="34302D"/>
          <w:shd w:val="clear" w:color="auto" w:fill="FFFFFF"/>
        </w:rPr>
        <w:t>很少使用，但提供了编程的方式向消息源添加消息。以下示例显示</w:t>
      </w:r>
      <w:r>
        <w:rPr>
          <w:rStyle w:val="HTML"/>
          <w:rFonts w:ascii="Consolas" w:hAnsi="Consolas"/>
          <w:sz w:val="23"/>
          <w:szCs w:val="23"/>
          <w:shd w:val="clear" w:color="auto" w:fill="F7F7F8"/>
        </w:rPr>
        <w:t>ResourceBundleMessageSource</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"org.springframework.context.support.ResourceBundleMessageSource"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"basenames"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format</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exceptions</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windows</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example assumes that you have three resource bundles called </w:t>
      </w:r>
      <w:r w:rsidRPr="00BA0D5D">
        <w:rPr>
          <w:rFonts w:ascii="Consolas" w:eastAsia="宋体" w:hAnsi="Consolas" w:cs="宋体"/>
          <w:color w:val="34302D"/>
          <w:kern w:val="0"/>
          <w:sz w:val="23"/>
          <w:szCs w:val="23"/>
          <w:shd w:val="clear" w:color="auto" w:fill="F7F7F8"/>
        </w:rPr>
        <w:t>format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exceptions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windows</w:t>
      </w:r>
      <w:r w:rsidRPr="00BA0D5D">
        <w:rPr>
          <w:rFonts w:ascii="inherit" w:eastAsia="宋体" w:hAnsi="inherit" w:cs="Arial"/>
          <w:color w:val="34302D"/>
          <w:kern w:val="0"/>
          <w:sz w:val="24"/>
          <w:szCs w:val="24"/>
        </w:rPr>
        <w:t> defined in your classpath. Any request to resolve a message is handled in the JDK-standard way of resolving messages through </w:t>
      </w:r>
      <w:r w:rsidRPr="00BA0D5D">
        <w:rPr>
          <w:rFonts w:ascii="Consolas" w:eastAsia="宋体" w:hAnsi="Consolas" w:cs="宋体"/>
          <w:color w:val="34302D"/>
          <w:kern w:val="0"/>
          <w:sz w:val="23"/>
          <w:szCs w:val="23"/>
          <w:shd w:val="clear" w:color="auto" w:fill="F7F7F8"/>
        </w:rPr>
        <w:t>ResourceBundle</w:t>
      </w:r>
      <w:r w:rsidRPr="00BA0D5D">
        <w:rPr>
          <w:rFonts w:ascii="inherit" w:eastAsia="宋体" w:hAnsi="inherit" w:cs="Arial"/>
          <w:color w:val="34302D"/>
          <w:kern w:val="0"/>
          <w:sz w:val="24"/>
          <w:szCs w:val="24"/>
        </w:rPr>
        <w:t> objects. For the purposes of the example, assume the contents of two of the above resource bundle files are as follows:</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该示例假定您有三个资源包被调用</w:t>
      </w:r>
      <w:r>
        <w:rPr>
          <w:rStyle w:val="HTML"/>
          <w:rFonts w:ascii="Consolas" w:hAnsi="Consolas"/>
          <w:sz w:val="23"/>
          <w:szCs w:val="23"/>
          <w:shd w:val="clear" w:color="auto" w:fill="F7F7F8"/>
        </w:rPr>
        <w:t>format</w:t>
      </w:r>
      <w:r>
        <w:rPr>
          <w:rFonts w:ascii="Arial" w:hAnsi="Arial" w:cs="Arial"/>
          <w:color w:val="34302D"/>
          <w:shd w:val="clear" w:color="auto" w:fill="FFFFFF"/>
        </w:rPr>
        <w:t>，</w:t>
      </w:r>
      <w:r>
        <w:rPr>
          <w:rStyle w:val="HTML"/>
          <w:rFonts w:ascii="Consolas" w:hAnsi="Consolas"/>
          <w:sz w:val="23"/>
          <w:szCs w:val="23"/>
          <w:shd w:val="clear" w:color="auto" w:fill="F7F7F8"/>
        </w:rPr>
        <w:t>exceptions</w:t>
      </w:r>
      <w:r>
        <w:rPr>
          <w:rFonts w:ascii="Arial" w:hAnsi="Arial" w:cs="Arial"/>
          <w:color w:val="34302D"/>
          <w:shd w:val="clear" w:color="auto" w:fill="FFFFFF"/>
        </w:rPr>
        <w:t>并</w:t>
      </w:r>
      <w:r>
        <w:rPr>
          <w:rStyle w:val="HTML"/>
          <w:rFonts w:ascii="Consolas" w:hAnsi="Consolas"/>
          <w:sz w:val="23"/>
          <w:szCs w:val="23"/>
          <w:shd w:val="clear" w:color="auto" w:fill="F7F7F8"/>
        </w:rPr>
        <w:t>windows</w:t>
      </w:r>
      <w:r>
        <w:rPr>
          <w:rFonts w:ascii="Arial" w:hAnsi="Arial" w:cs="Arial"/>
          <w:color w:val="34302D"/>
          <w:shd w:val="clear" w:color="auto" w:fill="FFFFFF"/>
        </w:rPr>
        <w:t> </w:t>
      </w:r>
      <w:r>
        <w:rPr>
          <w:rFonts w:ascii="Arial" w:hAnsi="Arial" w:cs="Arial"/>
          <w:color w:val="34302D"/>
          <w:shd w:val="clear" w:color="auto" w:fill="FFFFFF"/>
        </w:rPr>
        <w:t>在类路径中定义。解决消息的任何请求都以</w:t>
      </w:r>
      <w:r>
        <w:rPr>
          <w:rFonts w:ascii="Arial" w:hAnsi="Arial" w:cs="Arial"/>
          <w:color w:val="34302D"/>
          <w:shd w:val="clear" w:color="auto" w:fill="FFFFFF"/>
        </w:rPr>
        <w:t>JDK</w:t>
      </w:r>
      <w:r>
        <w:rPr>
          <w:rFonts w:ascii="Arial" w:hAnsi="Arial" w:cs="Arial"/>
          <w:color w:val="34302D"/>
          <w:shd w:val="clear" w:color="auto" w:fill="FFFFFF"/>
        </w:rPr>
        <w:t>标准的方式处理，通过</w:t>
      </w:r>
      <w:r>
        <w:rPr>
          <w:rStyle w:val="HTML"/>
          <w:rFonts w:ascii="Consolas" w:hAnsi="Consolas"/>
          <w:sz w:val="23"/>
          <w:szCs w:val="23"/>
          <w:shd w:val="clear" w:color="auto" w:fill="F7F7F8"/>
        </w:rPr>
        <w:t>ResourceBundle</w:t>
      </w:r>
      <w:r>
        <w:rPr>
          <w:rFonts w:ascii="Arial" w:hAnsi="Arial" w:cs="Arial"/>
          <w:color w:val="34302D"/>
          <w:shd w:val="clear" w:color="auto" w:fill="FFFFFF"/>
        </w:rPr>
        <w:t>对象解析消息。出于示例的目的，假设上述两个资源包文件的内容如下：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880088"/>
          <w:kern w:val="0"/>
          <w:sz w:val="24"/>
          <w:szCs w:val="24"/>
        </w:rPr>
        <w:t>#</w:t>
      </w:r>
      <w:r w:rsidRPr="00BA0D5D">
        <w:rPr>
          <w:rFonts w:ascii="Consolas" w:eastAsia="宋体" w:hAnsi="Consolas" w:cs="宋体"/>
          <w:color w:val="34302D"/>
          <w:kern w:val="0"/>
          <w:sz w:val="24"/>
          <w:szCs w:val="24"/>
        </w:rPr>
        <w:t xml:space="preserve"> in format.properties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message=Alligators rock!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880088"/>
          <w:kern w:val="0"/>
          <w:sz w:val="24"/>
          <w:szCs w:val="24"/>
        </w:rPr>
        <w:t>#</w:t>
      </w:r>
      <w:r w:rsidRPr="00BA0D5D">
        <w:rPr>
          <w:rFonts w:ascii="Consolas" w:eastAsia="宋体" w:hAnsi="Consolas" w:cs="宋体"/>
          <w:color w:val="34302D"/>
          <w:kern w:val="0"/>
          <w:sz w:val="24"/>
          <w:szCs w:val="24"/>
        </w:rPr>
        <w:t xml:space="preserve"> in exceptions.properties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argument.required=The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argument is required.</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example shows a program to execute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functionality. Remember that all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implementations are also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implementations and so can be cast to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interface.</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下一个示例显示了执行该</w:t>
      </w:r>
      <w:r>
        <w:rPr>
          <w:rStyle w:val="HTML"/>
          <w:rFonts w:ascii="Consolas" w:hAnsi="Consolas"/>
          <w:sz w:val="23"/>
          <w:szCs w:val="23"/>
          <w:shd w:val="clear" w:color="auto" w:fill="F7F7F8"/>
        </w:rPr>
        <w:t>MessageSource</w:t>
      </w:r>
      <w:r>
        <w:rPr>
          <w:rFonts w:ascii="Arial" w:hAnsi="Arial" w:cs="Arial"/>
          <w:color w:val="34302D"/>
          <w:shd w:val="clear" w:color="auto" w:fill="FFFFFF"/>
        </w:rPr>
        <w:t>功能的程序。请记住，所有</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实现都是</w:t>
      </w:r>
      <w:r>
        <w:rPr>
          <w:rStyle w:val="HTML"/>
          <w:rFonts w:ascii="Consolas" w:hAnsi="Consolas"/>
          <w:sz w:val="23"/>
          <w:szCs w:val="23"/>
          <w:shd w:val="clear" w:color="auto" w:fill="F7F7F8"/>
        </w:rPr>
        <w:t>MessageSource</w:t>
      </w:r>
      <w:r>
        <w:rPr>
          <w:rFonts w:ascii="Arial" w:hAnsi="Arial" w:cs="Arial"/>
          <w:color w:val="34302D"/>
          <w:shd w:val="clear" w:color="auto" w:fill="FFFFFF"/>
        </w:rPr>
        <w:t> </w:t>
      </w:r>
      <w:r>
        <w:rPr>
          <w:rFonts w:ascii="Arial" w:hAnsi="Arial" w:cs="Arial"/>
          <w:color w:val="34302D"/>
          <w:shd w:val="clear" w:color="auto" w:fill="FFFFFF"/>
        </w:rPr>
        <w:t>实现，因此可以强制转换为</w:t>
      </w:r>
      <w:r>
        <w:rPr>
          <w:rStyle w:val="HTML"/>
          <w:rFonts w:ascii="Consolas" w:hAnsi="Consolas"/>
          <w:sz w:val="23"/>
          <w:szCs w:val="23"/>
          <w:shd w:val="clear" w:color="auto" w:fill="F7F7F8"/>
        </w:rPr>
        <w:t>MessageSource</w:t>
      </w:r>
      <w:r>
        <w:rPr>
          <w:rFonts w:ascii="Arial" w:hAnsi="Arial" w:cs="Arial"/>
          <w:color w:val="34302D"/>
          <w:shd w:val="clear" w:color="auto" w:fill="FFFFFF"/>
        </w:rPr>
        <w:t>接口。</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MessageSource resources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message = resources.getMessage(</w:t>
      </w:r>
      <w:r w:rsidRPr="00BA0D5D">
        <w:rPr>
          <w:rFonts w:ascii="Consolas" w:eastAsia="宋体" w:hAnsi="Consolas" w:cs="宋体"/>
          <w:color w:val="DD1144"/>
          <w:kern w:val="0"/>
          <w:sz w:val="24"/>
          <w:szCs w:val="24"/>
        </w:rPr>
        <w:t>"message"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"Default"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System.out.println(message);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resulting output from the above program is as follows:</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上述程序产生的结果如下：</w:t>
      </w:r>
    </w:p>
    <w:p w:rsid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Alligators rock!</w:t>
      </w:r>
    </w:p>
    <w:p w:rsidR="00FE0D57" w:rsidRPr="00FE0D57" w:rsidRDefault="00FE0D57" w:rsidP="00FE0D57">
      <w:pPr>
        <w:pStyle w:val="HTML0"/>
        <w:pBdr>
          <w:top w:val="single" w:sz="6" w:space="12" w:color="DDDDDD"/>
          <w:left w:val="single" w:sz="6" w:space="12" w:color="DDDDDD"/>
          <w:bottom w:val="single" w:sz="6" w:space="12" w:color="DDDDDD"/>
          <w:right w:val="single" w:sz="6" w:space="12" w:color="DDDDDD"/>
        </w:pBdr>
        <w:shd w:val="clear" w:color="auto" w:fill="F5F5F5"/>
        <w:rPr>
          <w:rFonts w:ascii="Consolas" w:hAnsi="Consolas"/>
        </w:rPr>
      </w:pPr>
      <w:r>
        <w:rPr>
          <w:rFonts w:ascii="Consolas" w:hAnsi="Consolas"/>
        </w:rPr>
        <w:t>鳄鱼摇滚！</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summarize,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is defined in a file called </w:t>
      </w:r>
      <w:r w:rsidRPr="00BA0D5D">
        <w:rPr>
          <w:rFonts w:ascii="Consolas" w:eastAsia="宋体" w:hAnsi="Consolas" w:cs="宋体"/>
          <w:color w:val="34302D"/>
          <w:kern w:val="0"/>
          <w:sz w:val="23"/>
          <w:szCs w:val="23"/>
          <w:shd w:val="clear" w:color="auto" w:fill="F7F7F8"/>
        </w:rPr>
        <w:t>beans.xml</w:t>
      </w:r>
      <w:r w:rsidRPr="00BA0D5D">
        <w:rPr>
          <w:rFonts w:ascii="inherit" w:eastAsia="宋体" w:hAnsi="inherit" w:cs="Arial"/>
          <w:color w:val="34302D"/>
          <w:kern w:val="0"/>
          <w:sz w:val="24"/>
          <w:szCs w:val="24"/>
        </w:rPr>
        <w:t>, which exists at the root of your classpath. The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bean definition refers to a number of resource bundles through its </w:t>
      </w:r>
      <w:r w:rsidRPr="00BA0D5D">
        <w:rPr>
          <w:rFonts w:ascii="Consolas" w:eastAsia="宋体" w:hAnsi="Consolas" w:cs="宋体"/>
          <w:color w:val="34302D"/>
          <w:kern w:val="0"/>
          <w:sz w:val="23"/>
          <w:szCs w:val="23"/>
          <w:shd w:val="clear" w:color="auto" w:fill="F7F7F8"/>
        </w:rPr>
        <w:t>basenames</w:t>
      </w:r>
      <w:r w:rsidRPr="00BA0D5D">
        <w:rPr>
          <w:rFonts w:ascii="inherit" w:eastAsia="宋体" w:hAnsi="inherit" w:cs="Arial"/>
          <w:color w:val="34302D"/>
          <w:kern w:val="0"/>
          <w:sz w:val="24"/>
          <w:szCs w:val="24"/>
        </w:rPr>
        <w:t> property. The three files that are passed in the list to the </w:t>
      </w:r>
      <w:r w:rsidRPr="00BA0D5D">
        <w:rPr>
          <w:rFonts w:ascii="Consolas" w:eastAsia="宋体" w:hAnsi="Consolas" w:cs="宋体"/>
          <w:color w:val="34302D"/>
          <w:kern w:val="0"/>
          <w:sz w:val="23"/>
          <w:szCs w:val="23"/>
          <w:shd w:val="clear" w:color="auto" w:fill="F7F7F8"/>
        </w:rPr>
        <w:t>basenames</w:t>
      </w:r>
      <w:r w:rsidRPr="00BA0D5D">
        <w:rPr>
          <w:rFonts w:ascii="inherit" w:eastAsia="宋体" w:hAnsi="inherit" w:cs="Arial"/>
          <w:color w:val="34302D"/>
          <w:kern w:val="0"/>
          <w:sz w:val="24"/>
          <w:szCs w:val="24"/>
        </w:rPr>
        <w:t> property exist as files at the root of your classpath and are called </w:t>
      </w:r>
      <w:r w:rsidRPr="00BA0D5D">
        <w:rPr>
          <w:rFonts w:ascii="Consolas" w:eastAsia="宋体" w:hAnsi="Consolas" w:cs="宋体"/>
          <w:color w:val="34302D"/>
          <w:kern w:val="0"/>
          <w:sz w:val="23"/>
          <w:szCs w:val="23"/>
          <w:shd w:val="clear" w:color="auto" w:fill="F7F7F8"/>
        </w:rPr>
        <w:t>format.properties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exceptions.properties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windows.properties</w:t>
      </w:r>
      <w:r w:rsidRPr="00BA0D5D">
        <w:rPr>
          <w:rFonts w:ascii="inherit" w:eastAsia="宋体" w:hAnsi="inherit" w:cs="Arial"/>
          <w:color w:val="34302D"/>
          <w:kern w:val="0"/>
          <w:sz w:val="24"/>
          <w:szCs w:val="24"/>
        </w:rPr>
        <w:t>, respectively.</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总而言之，它</w:t>
      </w:r>
      <w:r>
        <w:rPr>
          <w:rStyle w:val="HTML"/>
          <w:rFonts w:ascii="Consolas" w:hAnsi="Consolas"/>
          <w:sz w:val="23"/>
          <w:szCs w:val="23"/>
          <w:shd w:val="clear" w:color="auto" w:fill="F7F7F8"/>
        </w:rPr>
        <w:t>MessageSource</w:t>
      </w:r>
      <w:r>
        <w:rPr>
          <w:rFonts w:ascii="Arial" w:hAnsi="Arial" w:cs="Arial"/>
          <w:color w:val="34302D"/>
          <w:shd w:val="clear" w:color="auto" w:fill="FFFFFF"/>
        </w:rPr>
        <w:t>是在一个名为的文件中定义的，该文件</w:t>
      </w:r>
      <w:r>
        <w:rPr>
          <w:rStyle w:val="HTML"/>
          <w:rFonts w:ascii="Consolas" w:hAnsi="Consolas"/>
          <w:sz w:val="23"/>
          <w:szCs w:val="23"/>
          <w:shd w:val="clear" w:color="auto" w:fill="F7F7F8"/>
        </w:rPr>
        <w:t>beans.xml</w:t>
      </w:r>
      <w:r>
        <w:rPr>
          <w:rFonts w:ascii="Arial" w:hAnsi="Arial" w:cs="Arial"/>
          <w:color w:val="34302D"/>
          <w:shd w:val="clear" w:color="auto" w:fill="FFFFFF"/>
        </w:rPr>
        <w:t>存在于类路径的根目录中。该</w:t>
      </w:r>
      <w:r>
        <w:rPr>
          <w:rStyle w:val="HTML"/>
          <w:rFonts w:ascii="Consolas" w:hAnsi="Consolas"/>
          <w:sz w:val="23"/>
          <w:szCs w:val="23"/>
          <w:shd w:val="clear" w:color="auto" w:fill="F7F7F8"/>
        </w:rPr>
        <w:t>messageSource</w:t>
      </w:r>
      <w:r>
        <w:rPr>
          <w:rFonts w:ascii="Arial" w:hAnsi="Arial" w:cs="Arial"/>
          <w:color w:val="34302D"/>
          <w:shd w:val="clear" w:color="auto" w:fill="FFFFFF"/>
        </w:rPr>
        <w:t>bean</w:t>
      </w:r>
      <w:r>
        <w:rPr>
          <w:rFonts w:ascii="Arial" w:hAnsi="Arial" w:cs="Arial"/>
          <w:color w:val="34302D"/>
          <w:shd w:val="clear" w:color="auto" w:fill="FFFFFF"/>
        </w:rPr>
        <w:t>定义是指通过它的一些资源包的</w:t>
      </w:r>
      <w:r>
        <w:rPr>
          <w:rStyle w:val="HTML"/>
          <w:rFonts w:ascii="Consolas" w:hAnsi="Consolas"/>
          <w:sz w:val="23"/>
          <w:szCs w:val="23"/>
          <w:shd w:val="clear" w:color="auto" w:fill="F7F7F8"/>
        </w:rPr>
        <w:t>basenames</w:t>
      </w:r>
      <w:r>
        <w:rPr>
          <w:rFonts w:ascii="Arial" w:hAnsi="Arial" w:cs="Arial"/>
          <w:color w:val="34302D"/>
          <w:shd w:val="clear" w:color="auto" w:fill="FFFFFF"/>
        </w:rPr>
        <w:t>属性。这是在列表中传递的三个文件</w:t>
      </w:r>
      <w:r>
        <w:rPr>
          <w:rStyle w:val="HTML"/>
          <w:rFonts w:ascii="Consolas" w:hAnsi="Consolas"/>
          <w:sz w:val="23"/>
          <w:szCs w:val="23"/>
          <w:shd w:val="clear" w:color="auto" w:fill="F7F7F8"/>
        </w:rPr>
        <w:t>basenames</w:t>
      </w:r>
      <w:r>
        <w:rPr>
          <w:rFonts w:ascii="Arial" w:hAnsi="Arial" w:cs="Arial"/>
          <w:color w:val="34302D"/>
          <w:shd w:val="clear" w:color="auto" w:fill="FFFFFF"/>
        </w:rPr>
        <w:t>属性存在于你的</w:t>
      </w:r>
      <w:r>
        <w:rPr>
          <w:rFonts w:ascii="Arial" w:hAnsi="Arial" w:cs="Arial"/>
          <w:color w:val="34302D"/>
          <w:shd w:val="clear" w:color="auto" w:fill="FFFFFF"/>
        </w:rPr>
        <w:t>classpath</w:t>
      </w:r>
      <w:r>
        <w:rPr>
          <w:rFonts w:ascii="Arial" w:hAnsi="Arial" w:cs="Arial"/>
          <w:color w:val="34302D"/>
          <w:shd w:val="clear" w:color="auto" w:fill="FFFFFF"/>
        </w:rPr>
        <w:t>根目录的文件，被称为</w:t>
      </w:r>
      <w:r>
        <w:rPr>
          <w:rStyle w:val="HTML"/>
          <w:rFonts w:ascii="Consolas" w:hAnsi="Consolas"/>
          <w:sz w:val="23"/>
          <w:szCs w:val="23"/>
          <w:shd w:val="clear" w:color="auto" w:fill="F7F7F8"/>
        </w:rPr>
        <w:t>format.properties</w:t>
      </w:r>
      <w:r>
        <w:rPr>
          <w:rFonts w:ascii="Arial" w:hAnsi="Arial" w:cs="Arial"/>
          <w:color w:val="34302D"/>
          <w:shd w:val="clear" w:color="auto" w:fill="FFFFFF"/>
        </w:rPr>
        <w:t>，</w:t>
      </w:r>
      <w:r>
        <w:rPr>
          <w:rStyle w:val="HTML"/>
          <w:rFonts w:ascii="Consolas" w:hAnsi="Consolas"/>
          <w:sz w:val="23"/>
          <w:szCs w:val="23"/>
          <w:shd w:val="clear" w:color="auto" w:fill="F7F7F8"/>
        </w:rPr>
        <w:t>exceptions.properties</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windows.properties</w:t>
      </w:r>
      <w:r>
        <w:rPr>
          <w:rFonts w:ascii="Arial" w:hAnsi="Arial" w:cs="Arial"/>
          <w:color w:val="34302D"/>
          <w:shd w:val="clear" w:color="auto" w:fill="FFFFFF"/>
        </w:rPr>
        <w:t>分别。</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example shows arguments passed to the message lookup. These arguments are converted into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objects and inserted into placeholders in the lookup message.</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下一个示例显示传递给消息查找的参数。这些参数将转换为</w:t>
      </w:r>
      <w:r>
        <w:rPr>
          <w:rStyle w:val="HTML"/>
          <w:rFonts w:ascii="Consolas" w:hAnsi="Consolas"/>
          <w:sz w:val="23"/>
          <w:szCs w:val="23"/>
          <w:shd w:val="clear" w:color="auto" w:fill="F7F7F8"/>
        </w:rPr>
        <w:t>String</w:t>
      </w:r>
      <w:r>
        <w:rPr>
          <w:rFonts w:ascii="Arial" w:hAnsi="Arial" w:cs="Arial"/>
          <w:color w:val="34302D"/>
          <w:shd w:val="clear" w:color="auto" w:fill="FFFFFF"/>
        </w:rPr>
        <w:t>对象并插入到查找消息中的占位符中。</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MessageSource is being used in a web application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"org.springframework.context.support.ResourceBundleMessageSource"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"basename"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"exceptions"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lets inject the above MessageSource into this POJO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"com.something.Example"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"messageSource"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MessageSource messages;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setMessages(MessageSource messages)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.messages = messages;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execute()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message =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.messages.getMessage(</w:t>
      </w:r>
      <w:r w:rsidRPr="00BA0D5D">
        <w:rPr>
          <w:rFonts w:ascii="Consolas" w:eastAsia="宋体" w:hAnsi="Consolas" w:cs="宋体"/>
          <w:color w:val="DD1144"/>
          <w:kern w:val="0"/>
          <w:sz w:val="24"/>
          <w:szCs w:val="24"/>
        </w:rPr>
        <w:t>"argument.required"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Object </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"userDao"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"Required"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System.out.println(message);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resulting output from the invocation of the </w:t>
      </w:r>
      <w:r w:rsidRPr="00BA0D5D">
        <w:rPr>
          <w:rFonts w:ascii="Consolas" w:eastAsia="宋体" w:hAnsi="Consolas" w:cs="宋体"/>
          <w:color w:val="34302D"/>
          <w:kern w:val="0"/>
          <w:sz w:val="23"/>
          <w:szCs w:val="23"/>
          <w:shd w:val="clear" w:color="auto" w:fill="F7F7F8"/>
        </w:rPr>
        <w:t>execute()</w:t>
      </w:r>
      <w:r w:rsidRPr="00BA0D5D">
        <w:rPr>
          <w:rFonts w:ascii="inherit" w:eastAsia="宋体" w:hAnsi="inherit" w:cs="Arial"/>
          <w:color w:val="34302D"/>
          <w:kern w:val="0"/>
          <w:sz w:val="24"/>
          <w:szCs w:val="24"/>
        </w:rPr>
        <w:t> method is as follows:</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调用该</w:t>
      </w:r>
      <w:r>
        <w:rPr>
          <w:rStyle w:val="HTML"/>
          <w:rFonts w:ascii="Consolas" w:hAnsi="Consolas"/>
          <w:sz w:val="23"/>
          <w:szCs w:val="23"/>
          <w:shd w:val="clear" w:color="auto" w:fill="F7F7F8"/>
        </w:rPr>
        <w:t>execute()</w:t>
      </w:r>
      <w:r>
        <w:rPr>
          <w:rFonts w:ascii="Arial" w:hAnsi="Arial" w:cs="Arial"/>
          <w:color w:val="34302D"/>
          <w:shd w:val="clear" w:color="auto" w:fill="FFFFFF"/>
        </w:rPr>
        <w:t>方法得到的结果如下：</w:t>
      </w:r>
    </w:p>
    <w:p w:rsid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The userDao argument is required.</w:t>
      </w:r>
    </w:p>
    <w:p w:rsidR="00FE0D57" w:rsidRPr="00FE0D57" w:rsidRDefault="00FE0D57" w:rsidP="00FE0D57">
      <w:pPr>
        <w:pStyle w:val="HTML0"/>
        <w:pBdr>
          <w:top w:val="single" w:sz="6" w:space="12" w:color="DDDDDD"/>
          <w:left w:val="single" w:sz="6" w:space="12" w:color="DDDDDD"/>
          <w:bottom w:val="single" w:sz="6" w:space="12" w:color="DDDDDD"/>
          <w:right w:val="single" w:sz="6" w:space="12" w:color="DDDDDD"/>
        </w:pBdr>
        <w:shd w:val="clear" w:color="auto" w:fill="F5F5F5"/>
        <w:rPr>
          <w:rFonts w:ascii="Consolas" w:hAnsi="Consolas"/>
        </w:rPr>
      </w:pPr>
      <w:r>
        <w:rPr>
          <w:rFonts w:ascii="Consolas" w:hAnsi="Consolas"/>
        </w:rPr>
        <w:t>userDao</w:t>
      </w:r>
      <w:r>
        <w:rPr>
          <w:rFonts w:ascii="Consolas" w:hAnsi="Consolas"/>
        </w:rPr>
        <w:t>参数是必需的。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regard to internationalization (“i18n”), Spring’s various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implementations follow the same locale resolution and fallback rules as the standard JDK </w:t>
      </w:r>
      <w:r w:rsidRPr="00BA0D5D">
        <w:rPr>
          <w:rFonts w:ascii="Consolas" w:eastAsia="宋体" w:hAnsi="Consolas" w:cs="宋体"/>
          <w:color w:val="34302D"/>
          <w:kern w:val="0"/>
          <w:sz w:val="23"/>
          <w:szCs w:val="23"/>
          <w:shd w:val="clear" w:color="auto" w:fill="F7F7F8"/>
        </w:rPr>
        <w:t>ResourceBundle</w:t>
      </w:r>
      <w:r w:rsidRPr="00BA0D5D">
        <w:rPr>
          <w:rFonts w:ascii="inherit" w:eastAsia="宋体" w:hAnsi="inherit" w:cs="Arial"/>
          <w:color w:val="34302D"/>
          <w:kern w:val="0"/>
          <w:sz w:val="24"/>
          <w:szCs w:val="24"/>
        </w:rPr>
        <w:t>. In short, and continuing with the example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defined previously, if you want to resolve messages against the British (</w:t>
      </w:r>
      <w:r w:rsidRPr="00BA0D5D">
        <w:rPr>
          <w:rFonts w:ascii="Consolas" w:eastAsia="宋体" w:hAnsi="Consolas" w:cs="宋体"/>
          <w:color w:val="34302D"/>
          <w:kern w:val="0"/>
          <w:sz w:val="23"/>
          <w:szCs w:val="23"/>
          <w:shd w:val="clear" w:color="auto" w:fill="F7F7F8"/>
        </w:rPr>
        <w:t>en-GB</w:t>
      </w:r>
      <w:r w:rsidRPr="00BA0D5D">
        <w:rPr>
          <w:rFonts w:ascii="inherit" w:eastAsia="宋体" w:hAnsi="inherit" w:cs="Arial"/>
          <w:color w:val="34302D"/>
          <w:kern w:val="0"/>
          <w:sz w:val="24"/>
          <w:szCs w:val="24"/>
        </w:rPr>
        <w:t>) locale, you would create files called </w:t>
      </w:r>
      <w:r w:rsidRPr="00BA0D5D">
        <w:rPr>
          <w:rFonts w:ascii="Consolas" w:eastAsia="宋体" w:hAnsi="Consolas" w:cs="宋体"/>
          <w:color w:val="34302D"/>
          <w:kern w:val="0"/>
          <w:sz w:val="23"/>
          <w:szCs w:val="23"/>
          <w:shd w:val="clear" w:color="auto" w:fill="F7F7F8"/>
        </w:rPr>
        <w:t>format_en_GB.properties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exceptions_en_GB.properties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windows_en_GB.properties</w:t>
      </w:r>
      <w:r w:rsidRPr="00BA0D5D">
        <w:rPr>
          <w:rFonts w:ascii="inherit" w:eastAsia="宋体" w:hAnsi="inherit" w:cs="Arial"/>
          <w:color w:val="34302D"/>
          <w:kern w:val="0"/>
          <w:sz w:val="24"/>
          <w:szCs w:val="24"/>
        </w:rPr>
        <w:t>, respectively.</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关于国际化（</w:t>
      </w:r>
      <w:r>
        <w:rPr>
          <w:rFonts w:ascii="Arial" w:hAnsi="Arial" w:cs="Arial"/>
          <w:color w:val="34302D"/>
          <w:shd w:val="clear" w:color="auto" w:fill="FFFFFF"/>
        </w:rPr>
        <w:t>“i18n”</w:t>
      </w:r>
      <w:r>
        <w:rPr>
          <w:rFonts w:ascii="Arial" w:hAnsi="Arial" w:cs="Arial"/>
          <w:color w:val="34302D"/>
          <w:shd w:val="clear" w:color="auto" w:fill="FFFFFF"/>
        </w:rPr>
        <w:t>），</w:t>
      </w:r>
      <w:r>
        <w:rPr>
          <w:rFonts w:ascii="Arial" w:hAnsi="Arial" w:cs="Arial"/>
          <w:color w:val="34302D"/>
          <w:shd w:val="clear" w:color="auto" w:fill="FFFFFF"/>
        </w:rPr>
        <w:t>Spring</w:t>
      </w:r>
      <w:r>
        <w:rPr>
          <w:rFonts w:ascii="Arial" w:hAnsi="Arial" w:cs="Arial"/>
          <w:color w:val="34302D"/>
          <w:shd w:val="clear" w:color="auto" w:fill="FFFFFF"/>
        </w:rPr>
        <w:t>的各种</w:t>
      </w:r>
      <w:r>
        <w:rPr>
          <w:rStyle w:val="HTML"/>
          <w:rFonts w:ascii="Consolas" w:hAnsi="Consolas"/>
          <w:sz w:val="23"/>
          <w:szCs w:val="23"/>
          <w:shd w:val="clear" w:color="auto" w:fill="F7F7F8"/>
        </w:rPr>
        <w:t>MessageSource</w:t>
      </w:r>
      <w:r>
        <w:rPr>
          <w:rFonts w:ascii="Arial" w:hAnsi="Arial" w:cs="Arial"/>
          <w:color w:val="34302D"/>
          <w:shd w:val="clear" w:color="auto" w:fill="FFFFFF"/>
        </w:rPr>
        <w:t> </w:t>
      </w:r>
      <w:r>
        <w:rPr>
          <w:rFonts w:ascii="Arial" w:hAnsi="Arial" w:cs="Arial"/>
          <w:color w:val="34302D"/>
          <w:shd w:val="clear" w:color="auto" w:fill="FFFFFF"/>
        </w:rPr>
        <w:t>实现遵循与标准</w:t>
      </w:r>
      <w:r>
        <w:rPr>
          <w:rFonts w:ascii="Arial" w:hAnsi="Arial" w:cs="Arial"/>
          <w:color w:val="34302D"/>
          <w:shd w:val="clear" w:color="auto" w:fill="FFFFFF"/>
        </w:rPr>
        <w:t>JDK</w:t>
      </w:r>
      <w:r>
        <w:rPr>
          <w:rFonts w:ascii="Arial" w:hAnsi="Arial" w:cs="Arial"/>
          <w:color w:val="34302D"/>
          <w:shd w:val="clear" w:color="auto" w:fill="FFFFFF"/>
        </w:rPr>
        <w:t>相同的区域设置解析和回退规则</w:t>
      </w:r>
      <w:r>
        <w:rPr>
          <w:rFonts w:ascii="Arial" w:hAnsi="Arial" w:cs="Arial"/>
          <w:color w:val="34302D"/>
          <w:shd w:val="clear" w:color="auto" w:fill="FFFFFF"/>
        </w:rPr>
        <w:t> </w:t>
      </w:r>
      <w:r>
        <w:rPr>
          <w:rStyle w:val="HTML"/>
          <w:rFonts w:ascii="Consolas" w:hAnsi="Consolas"/>
          <w:sz w:val="23"/>
          <w:szCs w:val="23"/>
          <w:shd w:val="clear" w:color="auto" w:fill="F7F7F8"/>
        </w:rPr>
        <w:t>ResourceBundle</w:t>
      </w:r>
      <w:r>
        <w:rPr>
          <w:rFonts w:ascii="Arial" w:hAnsi="Arial" w:cs="Arial"/>
          <w:color w:val="34302D"/>
          <w:shd w:val="clear" w:color="auto" w:fill="FFFFFF"/>
        </w:rPr>
        <w:t>。总之，和继续该示例</w:t>
      </w:r>
      <w:r>
        <w:rPr>
          <w:rStyle w:val="HTML"/>
          <w:rFonts w:ascii="Consolas" w:hAnsi="Consolas"/>
          <w:sz w:val="23"/>
          <w:szCs w:val="23"/>
          <w:shd w:val="clear" w:color="auto" w:fill="F7F7F8"/>
        </w:rPr>
        <w:t>messageSource</w:t>
      </w:r>
      <w:r>
        <w:rPr>
          <w:rFonts w:ascii="Arial" w:hAnsi="Arial" w:cs="Arial"/>
          <w:color w:val="34302D"/>
          <w:shd w:val="clear" w:color="auto" w:fill="FFFFFF"/>
        </w:rPr>
        <w:t>先前定义的，如果你想解析</w:t>
      </w:r>
      <w:r>
        <w:rPr>
          <w:rFonts w:ascii="Arial" w:hAnsi="Arial" w:cs="Arial"/>
          <w:color w:val="34302D"/>
          <w:shd w:val="clear" w:color="auto" w:fill="FFFFFF"/>
        </w:rPr>
        <w:t>British</w:t>
      </w:r>
      <w:r>
        <w:rPr>
          <w:rFonts w:ascii="Arial" w:hAnsi="Arial" w:cs="Arial"/>
          <w:color w:val="34302D"/>
          <w:shd w:val="clear" w:color="auto" w:fill="FFFFFF"/>
        </w:rPr>
        <w:t>（消息</w:t>
      </w:r>
      <w:r>
        <w:rPr>
          <w:rStyle w:val="HTML"/>
          <w:rFonts w:ascii="Consolas" w:hAnsi="Consolas"/>
          <w:sz w:val="23"/>
          <w:szCs w:val="23"/>
          <w:shd w:val="clear" w:color="auto" w:fill="F7F7F8"/>
        </w:rPr>
        <w:t>en-GB</w:t>
      </w:r>
      <w:r>
        <w:rPr>
          <w:rFonts w:ascii="Arial" w:hAnsi="Arial" w:cs="Arial"/>
          <w:color w:val="34302D"/>
          <w:shd w:val="clear" w:color="auto" w:fill="FFFFFF"/>
        </w:rPr>
        <w:t>）语言环境中，您将创建文件名为</w:t>
      </w:r>
      <w:r>
        <w:rPr>
          <w:rStyle w:val="HTML"/>
          <w:rFonts w:ascii="Consolas" w:hAnsi="Consolas"/>
          <w:sz w:val="23"/>
          <w:szCs w:val="23"/>
          <w:shd w:val="clear" w:color="auto" w:fill="F7F7F8"/>
        </w:rPr>
        <w:t>format_en_GB.properties</w:t>
      </w:r>
      <w:r>
        <w:rPr>
          <w:rFonts w:ascii="Arial" w:hAnsi="Arial" w:cs="Arial"/>
          <w:color w:val="34302D"/>
          <w:shd w:val="clear" w:color="auto" w:fill="FFFFFF"/>
        </w:rPr>
        <w:t>，</w:t>
      </w:r>
      <w:r>
        <w:rPr>
          <w:rStyle w:val="HTML"/>
          <w:rFonts w:ascii="Consolas" w:hAnsi="Consolas"/>
          <w:sz w:val="23"/>
          <w:szCs w:val="23"/>
          <w:shd w:val="clear" w:color="auto" w:fill="F7F7F8"/>
        </w:rPr>
        <w:t>exceptions_en_GB.properties</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windows_en_GB.properties</w:t>
      </w:r>
      <w:r>
        <w:rPr>
          <w:rFonts w:ascii="Arial" w:hAnsi="Arial" w:cs="Arial"/>
          <w:color w:val="34302D"/>
          <w:shd w:val="clear" w:color="auto" w:fill="FFFFFF"/>
        </w:rPr>
        <w:t>分别。</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Typically, locale resolution is managed by the surrounding environment of the application. In the following example, the locale against which (British) messages are resolved is specified manually:</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通常，区域设置解析由应用程序的周围环境管理。在以下示例中，手动指定解析（英国）消息的区域设置：</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exceptions_en_GB.properties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argument.required=Ebagum lad, the {0} argument is required, I say, required.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MessageSource resources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message = resources.getMessage(</w:t>
      </w:r>
      <w:r w:rsidRPr="00BA0D5D">
        <w:rPr>
          <w:rFonts w:ascii="Consolas" w:eastAsia="宋体" w:hAnsi="Consolas" w:cs="宋体"/>
          <w:color w:val="DD1144"/>
          <w:kern w:val="0"/>
          <w:sz w:val="24"/>
          <w:szCs w:val="24"/>
        </w:rPr>
        <w:t>"argument.required"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Object </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"userDao"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"Required"</w:t>
      </w:r>
      <w:r w:rsidRPr="00BA0D5D">
        <w:rPr>
          <w:rFonts w:ascii="Consolas" w:eastAsia="宋体" w:hAnsi="Consolas" w:cs="宋体"/>
          <w:color w:val="34302D"/>
          <w:kern w:val="0"/>
          <w:sz w:val="24"/>
          <w:szCs w:val="24"/>
        </w:rPr>
        <w:t>, Locale.UK);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System.out.println(message);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resulting output from the running of the above program is as follows:</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运行上述程序产生的结果如下：</w:t>
      </w:r>
    </w:p>
    <w:p w:rsid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Ebagum lad, the 'userDao' argument is required, I say, required.</w:t>
      </w:r>
    </w:p>
    <w:p w:rsidR="00FE0D57" w:rsidRPr="00FE0D57" w:rsidRDefault="00FE0D57" w:rsidP="00FE0D57">
      <w:pPr>
        <w:pStyle w:val="HTML0"/>
        <w:pBdr>
          <w:top w:val="single" w:sz="6" w:space="12" w:color="DDDDDD"/>
          <w:left w:val="single" w:sz="6" w:space="12" w:color="DDDDDD"/>
          <w:bottom w:val="single" w:sz="6" w:space="12" w:color="DDDDDD"/>
          <w:right w:val="single" w:sz="6" w:space="12" w:color="DDDDDD"/>
        </w:pBdr>
        <w:shd w:val="clear" w:color="auto" w:fill="F5F5F5"/>
        <w:rPr>
          <w:rFonts w:ascii="Consolas" w:hAnsi="Consolas"/>
        </w:rPr>
      </w:pPr>
      <w:r>
        <w:rPr>
          <w:rFonts w:ascii="Consolas" w:hAnsi="Consolas"/>
        </w:rPr>
        <w:t>Ebagum</w:t>
      </w:r>
      <w:r>
        <w:rPr>
          <w:rFonts w:ascii="Consolas" w:hAnsi="Consolas"/>
        </w:rPr>
        <w:t>小伙子，我说，</w:t>
      </w:r>
      <w:r>
        <w:rPr>
          <w:rFonts w:ascii="Consolas" w:hAnsi="Consolas"/>
        </w:rPr>
        <w:t>'userDao'</w:t>
      </w:r>
      <w:r>
        <w:rPr>
          <w:rFonts w:ascii="Consolas" w:hAnsi="Consolas"/>
        </w:rPr>
        <w:t>论证是必需的。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the </w:t>
      </w:r>
      <w:r w:rsidRPr="00BA0D5D">
        <w:rPr>
          <w:rFonts w:ascii="Consolas" w:eastAsia="宋体" w:hAnsi="Consolas" w:cs="宋体"/>
          <w:color w:val="34302D"/>
          <w:kern w:val="0"/>
          <w:sz w:val="23"/>
          <w:szCs w:val="23"/>
          <w:shd w:val="clear" w:color="auto" w:fill="F7F7F8"/>
        </w:rPr>
        <w:t>MessageSourceAware</w:t>
      </w:r>
      <w:r w:rsidRPr="00BA0D5D">
        <w:rPr>
          <w:rFonts w:ascii="inherit" w:eastAsia="宋体" w:hAnsi="inherit" w:cs="Arial"/>
          <w:color w:val="34302D"/>
          <w:kern w:val="0"/>
          <w:sz w:val="24"/>
          <w:szCs w:val="24"/>
        </w:rPr>
        <w:t> interface to acquire a reference to any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that has been defined. Any bean that is defined in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that implements the </w:t>
      </w:r>
      <w:r w:rsidRPr="00BA0D5D">
        <w:rPr>
          <w:rFonts w:ascii="Consolas" w:eastAsia="宋体" w:hAnsi="Consolas" w:cs="宋体"/>
          <w:color w:val="34302D"/>
          <w:kern w:val="0"/>
          <w:sz w:val="23"/>
          <w:szCs w:val="23"/>
          <w:shd w:val="clear" w:color="auto" w:fill="F7F7F8"/>
        </w:rPr>
        <w:t>MessageSourceAware</w:t>
      </w:r>
      <w:r w:rsidRPr="00BA0D5D">
        <w:rPr>
          <w:rFonts w:ascii="inherit" w:eastAsia="宋体" w:hAnsi="inherit" w:cs="Arial"/>
          <w:color w:val="34302D"/>
          <w:kern w:val="0"/>
          <w:sz w:val="24"/>
          <w:szCs w:val="24"/>
        </w:rPr>
        <w:t> interface is injected with the application context’s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when the bean is created and configured.</w:t>
      </w:r>
    </w:p>
    <w:p w:rsidR="00FE0D57" w:rsidRPr="00BA0D5D" w:rsidRDefault="00FE0D57"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您还可以使用该</w:t>
      </w:r>
      <w:r>
        <w:rPr>
          <w:rStyle w:val="HTML"/>
          <w:rFonts w:ascii="Consolas" w:hAnsi="Consolas"/>
          <w:sz w:val="23"/>
          <w:szCs w:val="23"/>
          <w:shd w:val="clear" w:color="auto" w:fill="F7F7F8"/>
        </w:rPr>
        <w:t>MessageSourceAware</w:t>
      </w:r>
      <w:r>
        <w:rPr>
          <w:rFonts w:ascii="Arial" w:hAnsi="Arial" w:cs="Arial"/>
          <w:color w:val="34302D"/>
          <w:shd w:val="clear" w:color="auto" w:fill="FFFFFF"/>
        </w:rPr>
        <w:t>界面获取对</w:t>
      </w:r>
      <w:r>
        <w:rPr>
          <w:rStyle w:val="HTML"/>
          <w:rFonts w:ascii="Consolas" w:hAnsi="Consolas"/>
          <w:sz w:val="23"/>
          <w:szCs w:val="23"/>
          <w:shd w:val="clear" w:color="auto" w:fill="F7F7F8"/>
        </w:rPr>
        <w:t>MessageSource</w:t>
      </w:r>
      <w:r>
        <w:rPr>
          <w:rFonts w:ascii="Arial" w:hAnsi="Arial" w:cs="Arial"/>
          <w:color w:val="34302D"/>
          <w:shd w:val="clear" w:color="auto" w:fill="FFFFFF"/>
        </w:rPr>
        <w:t>已定义的任何内容的引用</w:t>
      </w:r>
      <w:r>
        <w:rPr>
          <w:rFonts w:ascii="Arial" w:hAnsi="Arial" w:cs="Arial"/>
          <w:color w:val="34302D"/>
          <w:shd w:val="clear" w:color="auto" w:fill="FFFFFF"/>
        </w:rPr>
        <w:t> </w:t>
      </w:r>
      <w:r>
        <w:rPr>
          <w:rFonts w:ascii="Arial" w:hAnsi="Arial" w:cs="Arial"/>
          <w:color w:val="34302D"/>
          <w:shd w:val="clear" w:color="auto" w:fill="FFFFFF"/>
        </w:rPr>
        <w:t>。在创建和配置</w:t>
      </w:r>
      <w:r>
        <w:rPr>
          <w:rFonts w:ascii="Arial" w:hAnsi="Arial" w:cs="Arial"/>
          <w:color w:val="34302D"/>
          <w:shd w:val="clear" w:color="auto" w:fill="FFFFFF"/>
        </w:rPr>
        <w:t>bean</w:t>
      </w:r>
      <w:r>
        <w:rPr>
          <w:rFonts w:ascii="Arial" w:hAnsi="Arial" w:cs="Arial"/>
          <w:color w:val="34302D"/>
          <w:shd w:val="clear" w:color="auto" w:fill="FFFFFF"/>
        </w:rPr>
        <w:t>时，将使用应用程序上下文注入</w:t>
      </w:r>
      <w:r>
        <w:rPr>
          <w:rStyle w:val="HTML"/>
          <w:rFonts w:ascii="Consolas" w:hAnsi="Consolas"/>
          <w:sz w:val="23"/>
          <w:szCs w:val="23"/>
          <w:shd w:val="clear" w:color="auto" w:fill="F7F7F8"/>
        </w:rPr>
        <w:t>ApplicationContext</w:t>
      </w:r>
      <w:r>
        <w:rPr>
          <w:rFonts w:ascii="Arial" w:hAnsi="Arial" w:cs="Arial"/>
          <w:color w:val="34302D"/>
          <w:shd w:val="clear" w:color="auto" w:fill="FFFFFF"/>
        </w:rPr>
        <w:t>实现</w:t>
      </w:r>
      <w:r>
        <w:rPr>
          <w:rStyle w:val="HTML"/>
          <w:rFonts w:ascii="Consolas" w:hAnsi="Consolas"/>
          <w:sz w:val="23"/>
          <w:szCs w:val="23"/>
          <w:shd w:val="clear" w:color="auto" w:fill="F7F7F8"/>
        </w:rPr>
        <w:t>MessageSourceAware</w:t>
      </w:r>
      <w:r>
        <w:rPr>
          <w:rFonts w:ascii="Arial" w:hAnsi="Arial" w:cs="Arial"/>
          <w:color w:val="34302D"/>
          <w:shd w:val="clear" w:color="auto" w:fill="FFFFFF"/>
        </w:rPr>
        <w:t>接口的任何</w:t>
      </w:r>
      <w:r>
        <w:rPr>
          <w:rFonts w:ascii="Arial" w:hAnsi="Arial" w:cs="Arial"/>
          <w:color w:val="34302D"/>
          <w:shd w:val="clear" w:color="auto" w:fill="FFFFFF"/>
        </w:rPr>
        <w:t>bean </w:t>
      </w:r>
      <w:r>
        <w:rPr>
          <w:rStyle w:val="HTML"/>
          <w:rFonts w:ascii="Consolas" w:hAnsi="Consolas"/>
          <w:sz w:val="23"/>
          <w:szCs w:val="23"/>
          <w:shd w:val="clear" w:color="auto" w:fill="F7F7F8"/>
        </w:rPr>
        <w:t>MessageSource</w:t>
      </w:r>
      <w:r>
        <w:rPr>
          <w:rFonts w:ascii="Arial" w:hAnsi="Arial" w:cs="Arial"/>
          <w:color w:val="34302D"/>
          <w:shd w:val="clear" w:color="auto" w:fil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762D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an alternative to </w:t>
            </w:r>
            <w:r w:rsidRPr="00BA0D5D">
              <w:rPr>
                <w:rFonts w:ascii="Consolas" w:eastAsia="宋体" w:hAnsi="Consolas" w:cs="宋体"/>
                <w:kern w:val="0"/>
                <w:sz w:val="23"/>
                <w:szCs w:val="23"/>
                <w:shd w:val="clear" w:color="auto" w:fill="F7F7F8"/>
              </w:rPr>
              <w:t>ResourceBundleMessageSource</w:t>
            </w:r>
            <w:r w:rsidRPr="00BA0D5D">
              <w:rPr>
                <w:rFonts w:ascii="宋体" w:eastAsia="宋体" w:hAnsi="宋体" w:cs="宋体"/>
                <w:kern w:val="0"/>
                <w:sz w:val="24"/>
                <w:szCs w:val="24"/>
              </w:rPr>
              <w:t>, Spring provides a </w:t>
            </w:r>
            <w:r w:rsidRPr="00BA0D5D">
              <w:rPr>
                <w:rFonts w:ascii="Consolas" w:eastAsia="宋体" w:hAnsi="Consolas" w:cs="宋体"/>
                <w:kern w:val="0"/>
                <w:sz w:val="23"/>
                <w:szCs w:val="23"/>
                <w:shd w:val="clear" w:color="auto" w:fill="F7F7F8"/>
              </w:rPr>
              <w:t>ReloadableResourceBundleMessageSource</w:t>
            </w:r>
            <w:r w:rsidRPr="00BA0D5D">
              <w:rPr>
                <w:rFonts w:ascii="宋体" w:eastAsia="宋体" w:hAnsi="宋体" w:cs="宋体"/>
                <w:kern w:val="0"/>
                <w:sz w:val="24"/>
                <w:szCs w:val="24"/>
              </w:rPr>
              <w:t>class. This variant supports the same bundle file format but is more flexible than the standard JDK based</w:t>
            </w:r>
            <w:r w:rsidRPr="00BA0D5D">
              <w:rPr>
                <w:rFonts w:ascii="Consolas" w:eastAsia="宋体" w:hAnsi="Consolas" w:cs="宋体"/>
                <w:kern w:val="0"/>
                <w:sz w:val="23"/>
                <w:szCs w:val="23"/>
                <w:shd w:val="clear" w:color="auto" w:fill="F7F7F8"/>
              </w:rPr>
              <w:t>ResourceBundleMessageSource</w:t>
            </w:r>
            <w:r w:rsidRPr="00BA0D5D">
              <w:rPr>
                <w:rFonts w:ascii="宋体" w:eastAsia="宋体" w:hAnsi="宋体" w:cs="宋体"/>
                <w:kern w:val="0"/>
                <w:sz w:val="24"/>
                <w:szCs w:val="24"/>
              </w:rPr>
              <w:t> implementation. In particular, it allows for reading files from any Spring resource location (not only from the classpath) and supports hot reloading of bundle property files (while efficiently caching them in between). See the </w:t>
            </w:r>
            <w:hyperlink r:id="rId432" w:history="1">
              <w:r w:rsidRPr="00BA0D5D">
                <w:rPr>
                  <w:rFonts w:ascii="Consolas" w:eastAsia="宋体" w:hAnsi="Consolas" w:cs="宋体"/>
                  <w:color w:val="548E2E"/>
                  <w:kern w:val="0"/>
                  <w:sz w:val="23"/>
                  <w:szCs w:val="23"/>
                  <w:u w:val="single"/>
                  <w:shd w:val="clear" w:color="auto" w:fill="F7F7F8"/>
                </w:rPr>
                <w:t>ReloadableResourceBundleMessageSource</w:t>
              </w:r>
            </w:hyperlink>
            <w:r w:rsidRPr="00BA0D5D">
              <w:rPr>
                <w:rFonts w:ascii="宋体" w:eastAsia="宋体" w:hAnsi="宋体" w:cs="宋体"/>
                <w:kern w:val="0"/>
                <w:sz w:val="24"/>
                <w:szCs w:val="24"/>
              </w:rPr>
              <w:t> javadoc for details.</w:t>
            </w:r>
          </w:p>
          <w:p w:rsidR="00762DE8" w:rsidRPr="00BA0D5D" w:rsidRDefault="00762DE8" w:rsidP="00BA0D5D">
            <w:pPr>
              <w:widowControl/>
              <w:jc w:val="left"/>
              <w:rPr>
                <w:rFonts w:ascii="宋体" w:eastAsia="宋体" w:hAnsi="宋体" w:cs="宋体"/>
                <w:kern w:val="0"/>
                <w:sz w:val="24"/>
                <w:szCs w:val="24"/>
              </w:rPr>
            </w:pPr>
            <w:r>
              <w:rPr>
                <w:rFonts w:ascii="Arial" w:hAnsi="Arial" w:cs="Arial"/>
                <w:shd w:val="clear" w:color="auto" w:fill="EBF1E7"/>
              </w:rPr>
              <w:t>作为替代</w:t>
            </w:r>
            <w:r>
              <w:rPr>
                <w:rStyle w:val="HTML"/>
                <w:rFonts w:ascii="Consolas" w:hAnsi="Consolas"/>
                <w:sz w:val="23"/>
                <w:szCs w:val="23"/>
                <w:shd w:val="clear" w:color="auto" w:fill="F7F7F8"/>
              </w:rPr>
              <w:t>ResourceBundleMessageSource</w:t>
            </w:r>
            <w:r>
              <w:rPr>
                <w:rFonts w:ascii="Arial" w:hAnsi="Arial" w:cs="Arial"/>
                <w:shd w:val="clear" w:color="auto" w:fill="EBF1E7"/>
              </w:rPr>
              <w:t>，</w:t>
            </w:r>
            <w:r>
              <w:rPr>
                <w:rFonts w:ascii="Arial" w:hAnsi="Arial" w:cs="Arial"/>
                <w:shd w:val="clear" w:color="auto" w:fill="EBF1E7"/>
              </w:rPr>
              <w:t>Spring</w:t>
            </w:r>
            <w:r>
              <w:rPr>
                <w:rFonts w:ascii="Arial" w:hAnsi="Arial" w:cs="Arial"/>
                <w:shd w:val="clear" w:color="auto" w:fill="EBF1E7"/>
              </w:rPr>
              <w:t>提供了一个</w:t>
            </w:r>
            <w:r>
              <w:rPr>
                <w:rFonts w:ascii="Arial" w:hAnsi="Arial" w:cs="Arial"/>
                <w:shd w:val="clear" w:color="auto" w:fill="EBF1E7"/>
              </w:rPr>
              <w:t> </w:t>
            </w:r>
            <w:r>
              <w:rPr>
                <w:rStyle w:val="HTML"/>
                <w:rFonts w:ascii="Consolas" w:hAnsi="Consolas"/>
                <w:sz w:val="23"/>
                <w:szCs w:val="23"/>
                <w:shd w:val="clear" w:color="auto" w:fill="F7F7F8"/>
              </w:rPr>
              <w:t>ReloadableResourceBundleMessageSource</w:t>
            </w:r>
            <w:r>
              <w:rPr>
                <w:rFonts w:ascii="Arial" w:hAnsi="Arial" w:cs="Arial"/>
                <w:shd w:val="clear" w:color="auto" w:fill="EBF1E7"/>
              </w:rPr>
              <w:t>类。此变体支持相同的捆绑文件格式，但比基于标准</w:t>
            </w:r>
            <w:r>
              <w:rPr>
                <w:rFonts w:ascii="Arial" w:hAnsi="Arial" w:cs="Arial"/>
                <w:shd w:val="clear" w:color="auto" w:fill="EBF1E7"/>
              </w:rPr>
              <w:t>JDK</w:t>
            </w:r>
            <w:r>
              <w:rPr>
                <w:rFonts w:ascii="Arial" w:hAnsi="Arial" w:cs="Arial"/>
                <w:shd w:val="clear" w:color="auto" w:fill="EBF1E7"/>
              </w:rPr>
              <w:t>的</w:t>
            </w:r>
            <w:r>
              <w:rPr>
                <w:rStyle w:val="HTML"/>
                <w:rFonts w:ascii="Consolas" w:hAnsi="Consolas"/>
                <w:sz w:val="23"/>
                <w:szCs w:val="23"/>
                <w:shd w:val="clear" w:color="auto" w:fill="F7F7F8"/>
              </w:rPr>
              <w:t>ResourceBundleMessageSource</w:t>
            </w:r>
            <w:r>
              <w:rPr>
                <w:rFonts w:ascii="Arial" w:hAnsi="Arial" w:cs="Arial"/>
                <w:shd w:val="clear" w:color="auto" w:fill="EBF1E7"/>
              </w:rPr>
              <w:t>实现更灵活</w:t>
            </w:r>
            <w:r>
              <w:rPr>
                <w:rFonts w:ascii="Arial" w:hAnsi="Arial" w:cs="Arial"/>
                <w:shd w:val="clear" w:color="auto" w:fill="EBF1E7"/>
              </w:rPr>
              <w:t> </w:t>
            </w:r>
            <w:r>
              <w:rPr>
                <w:rFonts w:ascii="Arial" w:hAnsi="Arial" w:cs="Arial"/>
                <w:shd w:val="clear" w:color="auto" w:fill="EBF1E7"/>
              </w:rPr>
              <w:t>。特别是，它允许从任何</w:t>
            </w:r>
            <w:r>
              <w:rPr>
                <w:rFonts w:ascii="Arial" w:hAnsi="Arial" w:cs="Arial"/>
                <w:shd w:val="clear" w:color="auto" w:fill="EBF1E7"/>
              </w:rPr>
              <w:t>Spring</w:t>
            </w:r>
            <w:r>
              <w:rPr>
                <w:rFonts w:ascii="Arial" w:hAnsi="Arial" w:cs="Arial"/>
                <w:shd w:val="clear" w:color="auto" w:fill="EBF1E7"/>
              </w:rPr>
              <w:t>资源位置（不仅从类路径）读取文件，并支持</w:t>
            </w:r>
            <w:r>
              <w:rPr>
                <w:rFonts w:ascii="Arial" w:hAnsi="Arial" w:cs="Arial"/>
                <w:shd w:val="clear" w:color="auto" w:fill="EBF1E7"/>
              </w:rPr>
              <w:t>bundle</w:t>
            </w:r>
            <w:r>
              <w:rPr>
                <w:rFonts w:ascii="Arial" w:hAnsi="Arial" w:cs="Arial"/>
                <w:shd w:val="clear" w:color="auto" w:fill="EBF1E7"/>
              </w:rPr>
              <w:t>属性文件的热重新加载（同时有效地在它们之间缓存它们）。有关</w:t>
            </w:r>
            <w:hyperlink r:id="rId433" w:history="1">
              <w:r>
                <w:rPr>
                  <w:rStyle w:val="HTML"/>
                  <w:rFonts w:ascii="Consolas" w:hAnsi="Consolas"/>
                  <w:color w:val="548E2E"/>
                  <w:sz w:val="23"/>
                  <w:szCs w:val="23"/>
                  <w:u w:val="single"/>
                  <w:shd w:val="clear" w:color="auto" w:fill="F7F7F8"/>
                </w:rPr>
                <w:t>ReloadableResourceBundleMessageSource</w:t>
              </w:r>
            </w:hyperlink>
            <w:r>
              <w:rPr>
                <w:rFonts w:ascii="Arial" w:hAnsi="Arial" w:cs="Arial"/>
                <w:shd w:val="clear" w:color="auto" w:fill="EBF1E7"/>
              </w:rPr>
              <w:t> </w:t>
            </w:r>
            <w:r>
              <w:rPr>
                <w:rFonts w:ascii="Arial" w:hAnsi="Arial" w:cs="Arial"/>
                <w:shd w:val="clear" w:color="auto" w:fill="EBF1E7"/>
              </w:rPr>
              <w:t>详细信息，请参阅</w:t>
            </w:r>
            <w:r>
              <w:rPr>
                <w:rFonts w:ascii="Arial" w:hAnsi="Arial" w:cs="Arial"/>
                <w:shd w:val="clear" w:color="auto" w:fill="EBF1E7"/>
              </w:rPr>
              <w:t>javadoc</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1.15.2. Standard and Custom Events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Event handling in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provided through the </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class and the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interface. If a bean that implements the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interface is deployed into the context, every time an</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gets published to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that bean is notified. Essentially, this is the standard Observer design pattern.</w:t>
      </w:r>
    </w:p>
    <w:p w:rsidR="00762DE8" w:rsidRPr="00BA0D5D" w:rsidRDefault="00762DE8"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ApplicationContext</w:t>
      </w:r>
      <w:r>
        <w:rPr>
          <w:rFonts w:ascii="Arial" w:hAnsi="Arial" w:cs="Arial"/>
          <w:color w:val="34302D"/>
          <w:shd w:val="clear" w:color="auto" w:fill="FFFFFF"/>
        </w:rPr>
        <w:t>通过</w:t>
      </w:r>
      <w:r>
        <w:rPr>
          <w:rStyle w:val="HTML"/>
          <w:rFonts w:ascii="Consolas" w:hAnsi="Consolas"/>
          <w:sz w:val="23"/>
          <w:szCs w:val="23"/>
          <w:shd w:val="clear" w:color="auto" w:fill="F7F7F8"/>
        </w:rPr>
        <w:t>ApplicationEvent</w:t>
      </w:r>
      <w:r>
        <w:rPr>
          <w:rFonts w:ascii="Arial" w:hAnsi="Arial" w:cs="Arial"/>
          <w:color w:val="34302D"/>
          <w:shd w:val="clear" w:color="auto" w:fill="FFFFFF"/>
        </w:rPr>
        <w:t> </w:t>
      </w:r>
      <w:r>
        <w:rPr>
          <w:rFonts w:ascii="Arial" w:hAnsi="Arial" w:cs="Arial"/>
          <w:color w:val="34302D"/>
          <w:shd w:val="clear" w:color="auto" w:fill="FFFFFF"/>
        </w:rPr>
        <w:t>类和</w:t>
      </w:r>
      <w:r>
        <w:rPr>
          <w:rStyle w:val="HTML"/>
          <w:rFonts w:ascii="Consolas" w:hAnsi="Consolas"/>
          <w:sz w:val="23"/>
          <w:szCs w:val="23"/>
          <w:shd w:val="clear" w:color="auto" w:fill="F7F7F8"/>
        </w:rPr>
        <w:t>ApplicationListener</w:t>
      </w:r>
      <w:r>
        <w:rPr>
          <w:rFonts w:ascii="Arial" w:hAnsi="Arial" w:cs="Arial"/>
          <w:color w:val="34302D"/>
          <w:shd w:val="clear" w:color="auto" w:fill="FFFFFF"/>
        </w:rPr>
        <w:t>接口提供事件处理。如果将实现</w:t>
      </w:r>
      <w:r>
        <w:rPr>
          <w:rStyle w:val="HTML"/>
          <w:rFonts w:ascii="Consolas" w:hAnsi="Consolas"/>
          <w:sz w:val="23"/>
          <w:szCs w:val="23"/>
          <w:shd w:val="clear" w:color="auto" w:fill="F7F7F8"/>
        </w:rPr>
        <w:t>ApplicationListener</w:t>
      </w:r>
      <w:r>
        <w:rPr>
          <w:rFonts w:ascii="Arial" w:hAnsi="Arial" w:cs="Arial"/>
          <w:color w:val="34302D"/>
          <w:shd w:val="clear" w:color="auto" w:fill="FFFFFF"/>
        </w:rPr>
        <w:t>接口的</w:t>
      </w:r>
      <w:r>
        <w:rPr>
          <w:rFonts w:ascii="Arial" w:hAnsi="Arial" w:cs="Arial"/>
          <w:color w:val="34302D"/>
          <w:shd w:val="clear" w:color="auto" w:fill="FFFFFF"/>
        </w:rPr>
        <w:t>bean </w:t>
      </w:r>
      <w:r>
        <w:rPr>
          <w:rFonts w:ascii="Arial" w:hAnsi="Arial" w:cs="Arial"/>
          <w:color w:val="34302D"/>
          <w:shd w:val="clear" w:color="auto" w:fill="FFFFFF"/>
        </w:rPr>
        <w:t>部署到上下文中，则每次</w:t>
      </w:r>
      <w:r>
        <w:rPr>
          <w:rFonts w:ascii="Arial" w:hAnsi="Arial" w:cs="Arial"/>
          <w:color w:val="34302D"/>
          <w:shd w:val="clear" w:color="auto" w:fill="FFFFFF"/>
        </w:rPr>
        <w:t> </w:t>
      </w:r>
      <w:r>
        <w:rPr>
          <w:rStyle w:val="HTML"/>
          <w:rFonts w:ascii="Consolas" w:hAnsi="Consolas"/>
          <w:sz w:val="23"/>
          <w:szCs w:val="23"/>
          <w:shd w:val="clear" w:color="auto" w:fill="F7F7F8"/>
        </w:rPr>
        <w:t>ApplicationEvent</w:t>
      </w:r>
      <w:r>
        <w:rPr>
          <w:rFonts w:ascii="Arial" w:hAnsi="Arial" w:cs="Arial"/>
          <w:color w:val="34302D"/>
          <w:shd w:val="clear" w:color="auto" w:fill="FFFFFF"/>
        </w:rPr>
        <w:t>将其发布到该</w:t>
      </w:r>
      <w:r>
        <w:rPr>
          <w:rStyle w:val="HTML"/>
          <w:rFonts w:ascii="Consolas" w:hAnsi="Consolas"/>
          <w:sz w:val="23"/>
          <w:szCs w:val="23"/>
          <w:shd w:val="clear" w:color="auto" w:fill="F7F7F8"/>
        </w:rPr>
        <w:t>ApplicationContext</w:t>
      </w:r>
      <w:r>
        <w:rPr>
          <w:rFonts w:ascii="Arial" w:hAnsi="Arial" w:cs="Arial"/>
          <w:color w:val="34302D"/>
          <w:shd w:val="clear" w:color="auto" w:fill="FFFFFF"/>
        </w:rPr>
        <w:t>bean</w:t>
      </w:r>
      <w:r>
        <w:rPr>
          <w:rFonts w:ascii="Arial" w:hAnsi="Arial" w:cs="Arial"/>
          <w:color w:val="34302D"/>
          <w:shd w:val="clear" w:color="auto" w:fill="FFFFFF"/>
        </w:rPr>
        <w:t>时，都会通知该</w:t>
      </w:r>
      <w:r>
        <w:rPr>
          <w:rFonts w:ascii="Arial" w:hAnsi="Arial" w:cs="Arial"/>
          <w:color w:val="34302D"/>
          <w:shd w:val="clear" w:color="auto" w:fill="FFFFFF"/>
        </w:rPr>
        <w:t>bean</w:t>
      </w:r>
      <w:r>
        <w:rPr>
          <w:rFonts w:ascii="Arial" w:hAnsi="Arial" w:cs="Arial"/>
          <w:color w:val="34302D"/>
          <w:shd w:val="clear" w:color="auto" w:fill="FFFFFF"/>
        </w:rPr>
        <w:t>。从本质上讲，这是标准的</w:t>
      </w:r>
      <w:r>
        <w:rPr>
          <w:rFonts w:ascii="Arial" w:hAnsi="Arial" w:cs="Arial"/>
          <w:color w:val="34302D"/>
          <w:shd w:val="clear" w:color="auto" w:fill="FFFFFF"/>
        </w:rPr>
        <w:t>Observer</w:t>
      </w:r>
      <w:r>
        <w:rPr>
          <w:rFonts w:ascii="Arial" w:hAnsi="Arial" w:cs="Arial"/>
          <w:color w:val="34302D"/>
          <w:shd w:val="clear" w:color="auto" w:fill="FFFFFF"/>
        </w:rPr>
        <w:t>设计模式。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762DE8">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As of Spring 4.2, the event infrastructure has been significantly improved and offers an </w:t>
            </w:r>
            <w:hyperlink r:id="rId434" w:anchor="context-functionality-events-annotation" w:history="1">
              <w:r w:rsidRPr="00BA0D5D">
                <w:rPr>
                  <w:rFonts w:ascii="宋体" w:eastAsia="宋体" w:hAnsi="宋体" w:cs="宋体"/>
                  <w:color w:val="548E2E"/>
                  <w:kern w:val="0"/>
                  <w:sz w:val="24"/>
                  <w:szCs w:val="24"/>
                  <w:u w:val="single"/>
                </w:rPr>
                <w:t>annotation-based model</w:t>
              </w:r>
            </w:hyperlink>
            <w:r w:rsidRPr="00BA0D5D">
              <w:rPr>
                <w:rFonts w:ascii="宋体" w:eastAsia="宋体" w:hAnsi="宋体" w:cs="宋体"/>
                <w:kern w:val="0"/>
                <w:sz w:val="24"/>
                <w:szCs w:val="24"/>
              </w:rPr>
              <w:t xml:space="preserve"> as well as the ability to publish any arbitrary event (that is, an object that does not necessarily extend </w:t>
            </w:r>
            <w:r w:rsidRPr="00BA0D5D">
              <w:rPr>
                <w:rFonts w:ascii="宋体" w:eastAsia="宋体" w:hAnsi="宋体" w:cs="宋体"/>
                <w:kern w:val="0"/>
                <w:sz w:val="24"/>
                <w:szCs w:val="24"/>
              </w:rPr>
              <w:lastRenderedPageBreak/>
              <w:t>from </w:t>
            </w:r>
            <w:r w:rsidRPr="00BA0D5D">
              <w:rPr>
                <w:rFonts w:ascii="Consolas" w:eastAsia="宋体" w:hAnsi="Consolas" w:cs="宋体"/>
                <w:kern w:val="0"/>
                <w:sz w:val="23"/>
                <w:szCs w:val="23"/>
                <w:shd w:val="clear" w:color="auto" w:fill="F7F7F8"/>
              </w:rPr>
              <w:t>ApplicationEvent</w:t>
            </w:r>
            <w:r w:rsidRPr="00BA0D5D">
              <w:rPr>
                <w:rFonts w:ascii="宋体" w:eastAsia="宋体" w:hAnsi="宋体" w:cs="宋体"/>
                <w:kern w:val="0"/>
                <w:sz w:val="24"/>
                <w:szCs w:val="24"/>
              </w:rPr>
              <w:t>). When such an object is published, we wrap it in an event for you.</w:t>
            </w:r>
          </w:p>
          <w:p w:rsidR="00762DE8" w:rsidRPr="00BA0D5D" w:rsidRDefault="00762DE8" w:rsidP="00BA0D5D">
            <w:pPr>
              <w:widowControl/>
              <w:jc w:val="left"/>
              <w:rPr>
                <w:rFonts w:ascii="宋体" w:eastAsia="宋体" w:hAnsi="宋体" w:cs="宋体"/>
                <w:kern w:val="0"/>
                <w:sz w:val="24"/>
                <w:szCs w:val="24"/>
              </w:rPr>
            </w:pPr>
            <w:r>
              <w:rPr>
                <w:rFonts w:ascii="Arial" w:hAnsi="Arial" w:cs="Arial"/>
                <w:shd w:val="clear" w:color="auto" w:fill="EBF1E7"/>
              </w:rPr>
              <w:t>从</w:t>
            </w:r>
            <w:r>
              <w:rPr>
                <w:rFonts w:ascii="Arial" w:hAnsi="Arial" w:cs="Arial"/>
                <w:shd w:val="clear" w:color="auto" w:fill="EBF1E7"/>
              </w:rPr>
              <w:t>Spring 4.2</w:t>
            </w:r>
            <w:r>
              <w:rPr>
                <w:rFonts w:ascii="Arial" w:hAnsi="Arial" w:cs="Arial"/>
                <w:shd w:val="clear" w:color="auto" w:fill="EBF1E7"/>
              </w:rPr>
              <w:t>开始，事件基础结构得到了显着改进，并提供了</w:t>
            </w:r>
            <w:hyperlink r:id="rId435" w:anchor="context-functionality-events-annotation" w:history="1">
              <w:r>
                <w:rPr>
                  <w:rStyle w:val="a4"/>
                  <w:rFonts w:ascii="Arial" w:hAnsi="Arial" w:cs="Arial"/>
                  <w:color w:val="548E2E"/>
                  <w:shd w:val="clear" w:color="auto" w:fill="EBF1E7"/>
                </w:rPr>
                <w:t>基于注释的模型</w:t>
              </w:r>
            </w:hyperlink>
            <w:r>
              <w:rPr>
                <w:rFonts w:ascii="Arial" w:hAnsi="Arial" w:cs="Arial"/>
                <w:shd w:val="clear" w:color="auto" w:fill="EBF1E7"/>
              </w:rPr>
              <w:t>以及发布任意事件（即不一定从中扩展的对象</w:t>
            </w:r>
            <w:r>
              <w:rPr>
                <w:rStyle w:val="HTML"/>
                <w:rFonts w:ascii="Consolas" w:hAnsi="Consolas"/>
                <w:sz w:val="23"/>
                <w:szCs w:val="23"/>
                <w:shd w:val="clear" w:color="auto" w:fill="F7F7F8"/>
              </w:rPr>
              <w:t>ApplicationEvent</w:t>
            </w:r>
            <w:r>
              <w:rPr>
                <w:rFonts w:ascii="Arial" w:hAnsi="Arial" w:cs="Arial"/>
                <w:shd w:val="clear" w:color="auto" w:fill="EBF1E7"/>
              </w:rPr>
              <w:t>）的能力。当发布这样的对象时，我们将它包装在一个事件中。</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table describes the standard events that Spring provides:</w:t>
      </w:r>
    </w:p>
    <w:p w:rsidR="00762DE8" w:rsidRDefault="00762DE8"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下表描述了</w:t>
      </w:r>
      <w:r>
        <w:rPr>
          <w:rFonts w:ascii="Arial" w:hAnsi="Arial" w:cs="Arial"/>
          <w:color w:val="34302D"/>
          <w:shd w:val="clear" w:color="auto" w:fill="FFFFFF"/>
        </w:rPr>
        <w:t>Spring</w:t>
      </w:r>
      <w:r>
        <w:rPr>
          <w:rFonts w:ascii="Arial" w:hAnsi="Arial" w:cs="Arial"/>
          <w:color w:val="34302D"/>
          <w:shd w:val="clear" w:color="auto" w:fill="FFFFFF"/>
        </w:rPr>
        <w:t>提供的标准事件：</w:t>
      </w:r>
    </w:p>
    <w:tbl>
      <w:tblPr>
        <w:tblStyle w:val="a7"/>
        <w:tblW w:w="0" w:type="auto"/>
        <w:tblLook w:val="04A0" w:firstRow="1" w:lastRow="0" w:firstColumn="1" w:lastColumn="0" w:noHBand="0" w:noVBand="1"/>
      </w:tblPr>
      <w:tblGrid>
        <w:gridCol w:w="2872"/>
        <w:gridCol w:w="7585"/>
      </w:tblGrid>
      <w:tr w:rsidR="00557CFB" w:rsidRPr="00BA0D5D" w:rsidTr="00B9106B">
        <w:tc>
          <w:tcPr>
            <w:tcW w:w="0" w:type="auto"/>
            <w:gridSpan w:val="2"/>
            <w:hideMark/>
          </w:tcPr>
          <w:p w:rsidR="00557CFB" w:rsidRPr="00BA0D5D" w:rsidRDefault="00557CFB" w:rsidP="00B9106B">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7. Built-in Events</w:t>
            </w:r>
          </w:p>
        </w:tc>
      </w:tr>
      <w:tr w:rsidR="00557CFB" w:rsidRPr="00BA0D5D" w:rsidTr="00B9106B">
        <w:tc>
          <w:tcPr>
            <w:tcW w:w="0" w:type="auto"/>
            <w:hideMark/>
          </w:tcPr>
          <w:p w:rsidR="00557CFB" w:rsidRPr="00BA0D5D" w:rsidRDefault="00557CF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Event</w:t>
            </w:r>
          </w:p>
        </w:tc>
        <w:tc>
          <w:tcPr>
            <w:tcW w:w="0" w:type="auto"/>
            <w:hideMark/>
          </w:tcPr>
          <w:p w:rsidR="00557CFB" w:rsidRPr="00BA0D5D" w:rsidRDefault="00557CF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ContextRefreshedEvent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Published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is initialized or refreshed (for example, by using the </w:t>
            </w:r>
            <w:r w:rsidRPr="00BA0D5D">
              <w:rPr>
                <w:rFonts w:ascii="Consolas" w:eastAsia="宋体" w:hAnsi="Consolas" w:cs="宋体"/>
                <w:color w:val="34302D"/>
                <w:kern w:val="0"/>
                <w:sz w:val="23"/>
                <w:szCs w:val="23"/>
                <w:shd w:val="clear" w:color="auto" w:fill="F7F7F8"/>
              </w:rPr>
              <w:t>refresh()</w:t>
            </w:r>
            <w:r w:rsidRPr="00BA0D5D">
              <w:rPr>
                <w:rFonts w:ascii="inherit" w:eastAsia="宋体" w:hAnsi="inherit" w:cs="宋体"/>
                <w:color w:val="34302D"/>
                <w:kern w:val="0"/>
                <w:sz w:val="24"/>
                <w:szCs w:val="24"/>
              </w:rPr>
              <w:t> method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宋体"/>
                <w:color w:val="34302D"/>
                <w:kern w:val="0"/>
                <w:sz w:val="24"/>
                <w:szCs w:val="24"/>
              </w:rPr>
              <w:t> interface). Here, “initialized” means that all beans are loaded, post-processor beans are detected and activated, singletons are pre-instantiated, and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object is ready for use. As long as the context has not been closed, a refresh can be triggered multiple times, provided that the chosen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actually supports such “hot” refreshes. For example, </w:t>
            </w:r>
            <w:r w:rsidRPr="00BA0D5D">
              <w:rPr>
                <w:rFonts w:ascii="Consolas" w:eastAsia="宋体" w:hAnsi="Consolas" w:cs="宋体"/>
                <w:color w:val="34302D"/>
                <w:kern w:val="0"/>
                <w:sz w:val="23"/>
                <w:szCs w:val="23"/>
                <w:shd w:val="clear" w:color="auto" w:fill="F7F7F8"/>
              </w:rPr>
              <w:t>XmlWebApplicationContext</w:t>
            </w:r>
            <w:r w:rsidRPr="00BA0D5D">
              <w:rPr>
                <w:rFonts w:ascii="inherit" w:eastAsia="宋体" w:hAnsi="inherit" w:cs="宋体"/>
                <w:color w:val="34302D"/>
                <w:kern w:val="0"/>
                <w:sz w:val="24"/>
                <w:szCs w:val="24"/>
              </w:rPr>
              <w:t> supports hot refreshes, but</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宋体"/>
                <w:color w:val="34302D"/>
                <w:kern w:val="0"/>
                <w:sz w:val="24"/>
                <w:szCs w:val="24"/>
              </w:rPr>
              <w:t> does not.</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ContextStartedEvent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Published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is started by using the </w:t>
            </w:r>
            <w:r w:rsidRPr="00BA0D5D">
              <w:rPr>
                <w:rFonts w:ascii="Consolas" w:eastAsia="宋体" w:hAnsi="Consolas" w:cs="宋体"/>
                <w:color w:val="34302D"/>
                <w:kern w:val="0"/>
                <w:sz w:val="23"/>
                <w:szCs w:val="23"/>
                <w:shd w:val="clear" w:color="auto" w:fill="F7F7F8"/>
              </w:rPr>
              <w:t>start()</w:t>
            </w:r>
            <w:r w:rsidRPr="00BA0D5D">
              <w:rPr>
                <w:rFonts w:ascii="inherit" w:eastAsia="宋体" w:hAnsi="inherit" w:cs="宋体"/>
                <w:color w:val="34302D"/>
                <w:kern w:val="0"/>
                <w:sz w:val="24"/>
                <w:szCs w:val="24"/>
              </w:rPr>
              <w:t> method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宋体"/>
                <w:color w:val="34302D"/>
                <w:kern w:val="0"/>
                <w:sz w:val="24"/>
                <w:szCs w:val="24"/>
              </w:rPr>
              <w:t> interface. Here, “started” means that all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宋体"/>
                <w:color w:val="34302D"/>
                <w:kern w:val="0"/>
                <w:sz w:val="24"/>
                <w:szCs w:val="24"/>
              </w:rPr>
              <w:t> beans receive an explicit start signal. Typically, this signal is used to restart beans after an explicit stop, but it may also be used to start components that have not been configured for autostart (for example, components that have not already started on initialization).</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ContextStoppedEvent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Published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is stopped by using the </w:t>
            </w:r>
            <w:r w:rsidRPr="00BA0D5D">
              <w:rPr>
                <w:rFonts w:ascii="Consolas" w:eastAsia="宋体" w:hAnsi="Consolas" w:cs="宋体"/>
                <w:color w:val="34302D"/>
                <w:kern w:val="0"/>
                <w:sz w:val="23"/>
                <w:szCs w:val="23"/>
                <w:shd w:val="clear" w:color="auto" w:fill="F7F7F8"/>
              </w:rPr>
              <w:t>stop()</w:t>
            </w:r>
            <w:r w:rsidRPr="00BA0D5D">
              <w:rPr>
                <w:rFonts w:ascii="inherit" w:eastAsia="宋体" w:hAnsi="inherit" w:cs="宋体"/>
                <w:color w:val="34302D"/>
                <w:kern w:val="0"/>
                <w:sz w:val="24"/>
                <w:szCs w:val="24"/>
              </w:rPr>
              <w:t> method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宋体"/>
                <w:color w:val="34302D"/>
                <w:kern w:val="0"/>
                <w:sz w:val="24"/>
                <w:szCs w:val="24"/>
              </w:rPr>
              <w:t> interface. Here, “stopped” means that all </w:t>
            </w:r>
            <w:r w:rsidRPr="00BA0D5D">
              <w:rPr>
                <w:rFonts w:ascii="Consolas" w:eastAsia="宋体" w:hAnsi="Consolas" w:cs="宋体"/>
                <w:color w:val="34302D"/>
                <w:kern w:val="0"/>
                <w:sz w:val="23"/>
                <w:szCs w:val="23"/>
                <w:shd w:val="clear" w:color="auto" w:fill="F7F7F8"/>
              </w:rPr>
              <w:t>Lifecycle</w:t>
            </w:r>
            <w:r w:rsidRPr="00BA0D5D">
              <w:rPr>
                <w:rFonts w:ascii="inherit" w:eastAsia="宋体" w:hAnsi="inherit" w:cs="宋体"/>
                <w:color w:val="34302D"/>
                <w:kern w:val="0"/>
                <w:sz w:val="24"/>
                <w:szCs w:val="24"/>
              </w:rPr>
              <w:t> beans receive an explicit stop signal. A stopped context may be restarted through a </w:t>
            </w:r>
            <w:r w:rsidRPr="00BA0D5D">
              <w:rPr>
                <w:rFonts w:ascii="Consolas" w:eastAsia="宋体" w:hAnsi="Consolas" w:cs="宋体"/>
                <w:color w:val="34302D"/>
                <w:kern w:val="0"/>
                <w:sz w:val="23"/>
                <w:szCs w:val="23"/>
                <w:shd w:val="clear" w:color="auto" w:fill="F7F7F8"/>
              </w:rPr>
              <w:t>start()</w:t>
            </w:r>
            <w:r w:rsidRPr="00BA0D5D">
              <w:rPr>
                <w:rFonts w:ascii="inherit" w:eastAsia="宋体" w:hAnsi="inherit" w:cs="宋体"/>
                <w:color w:val="34302D"/>
                <w:kern w:val="0"/>
                <w:sz w:val="24"/>
                <w:szCs w:val="24"/>
              </w:rPr>
              <w:t> call.</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ContextClosedEvent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Published when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宋体"/>
                <w:color w:val="34302D"/>
                <w:kern w:val="0"/>
                <w:sz w:val="24"/>
                <w:szCs w:val="24"/>
              </w:rPr>
              <w:t> is closed by using the </w:t>
            </w:r>
            <w:r w:rsidRPr="00BA0D5D">
              <w:rPr>
                <w:rFonts w:ascii="Consolas" w:eastAsia="宋体" w:hAnsi="Consolas" w:cs="宋体"/>
                <w:color w:val="34302D"/>
                <w:kern w:val="0"/>
                <w:sz w:val="23"/>
                <w:szCs w:val="23"/>
                <w:shd w:val="clear" w:color="auto" w:fill="F7F7F8"/>
              </w:rPr>
              <w:t>close()</w:t>
            </w:r>
            <w:r w:rsidRPr="00BA0D5D">
              <w:rPr>
                <w:rFonts w:ascii="inherit" w:eastAsia="宋体" w:hAnsi="inherit" w:cs="宋体"/>
                <w:color w:val="34302D"/>
                <w:kern w:val="0"/>
                <w:sz w:val="24"/>
                <w:szCs w:val="24"/>
              </w:rPr>
              <w:t> method on the </w:t>
            </w:r>
            <w:r w:rsidRPr="00BA0D5D">
              <w:rPr>
                <w:rFonts w:ascii="Consolas" w:eastAsia="宋体" w:hAnsi="Consolas" w:cs="宋体"/>
                <w:color w:val="34302D"/>
                <w:kern w:val="0"/>
                <w:sz w:val="23"/>
                <w:szCs w:val="23"/>
                <w:shd w:val="clear" w:color="auto" w:fill="F7F7F8"/>
              </w:rPr>
              <w:t>ConfigurableApplicationContext</w:t>
            </w:r>
            <w:r w:rsidRPr="00BA0D5D">
              <w:rPr>
                <w:rFonts w:ascii="inherit" w:eastAsia="宋体" w:hAnsi="inherit" w:cs="宋体"/>
                <w:color w:val="34302D"/>
                <w:kern w:val="0"/>
                <w:sz w:val="24"/>
                <w:szCs w:val="24"/>
              </w:rPr>
              <w:t> interface. Here, “closed” means that all singleton beans are destroyed. A closed context reaches its end of life. It cannot be refreshed or restarted.</w:t>
            </w:r>
          </w:p>
        </w:tc>
      </w:tr>
      <w:tr w:rsidR="00557CFB" w:rsidRPr="00BA0D5D" w:rsidTr="00B9106B">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RequestHandledEvent</w:t>
            </w:r>
          </w:p>
        </w:tc>
        <w:tc>
          <w:tcPr>
            <w:tcW w:w="0" w:type="auto"/>
            <w:hideMark/>
          </w:tcPr>
          <w:p w:rsidR="00557CFB" w:rsidRPr="00BA0D5D" w:rsidRDefault="00557CF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 web-specific event telling all beans that an HTTP request has been serviced. This event is published after the request is complete. This event is only applicable to web applications that use Spring’s </w:t>
            </w:r>
            <w:r w:rsidRPr="00BA0D5D">
              <w:rPr>
                <w:rFonts w:ascii="Consolas" w:eastAsia="宋体" w:hAnsi="Consolas" w:cs="宋体"/>
                <w:color w:val="34302D"/>
                <w:kern w:val="0"/>
                <w:sz w:val="23"/>
                <w:szCs w:val="23"/>
              </w:rPr>
              <w:t>DispatcherServlet</w:t>
            </w:r>
            <w:r w:rsidRPr="00BA0D5D">
              <w:rPr>
                <w:rFonts w:ascii="inherit" w:eastAsia="宋体" w:hAnsi="inherit" w:cs="宋体"/>
                <w:color w:val="34302D"/>
                <w:kern w:val="0"/>
                <w:sz w:val="24"/>
                <w:szCs w:val="24"/>
              </w:rPr>
              <w:t>.</w:t>
            </w:r>
          </w:p>
        </w:tc>
      </w:tr>
    </w:tbl>
    <w:p w:rsidR="00557CFB" w:rsidRDefault="00557CFB" w:rsidP="00BA0D5D">
      <w:pPr>
        <w:widowControl/>
        <w:shd w:val="clear" w:color="auto" w:fill="FFFFFF"/>
        <w:spacing w:after="300"/>
        <w:jc w:val="left"/>
        <w:rPr>
          <w:rFonts w:ascii="Arial" w:hAnsi="Arial" w:cs="Arial"/>
          <w:color w:val="34302D"/>
          <w:shd w:val="clear" w:color="auto" w:fill="FFFFFF"/>
        </w:rPr>
      </w:pPr>
    </w:p>
    <w:tbl>
      <w:tblPr>
        <w:tblStyle w:val="a7"/>
        <w:tblW w:w="0" w:type="auto"/>
        <w:tblLook w:val="04A0" w:firstRow="1" w:lastRow="0" w:firstColumn="1" w:lastColumn="0" w:noHBand="0" w:noVBand="1"/>
      </w:tblPr>
      <w:tblGrid>
        <w:gridCol w:w="2872"/>
        <w:gridCol w:w="7585"/>
      </w:tblGrid>
      <w:tr w:rsidR="00557CFB" w:rsidRPr="00557CFB" w:rsidTr="00557CFB">
        <w:tc>
          <w:tcPr>
            <w:tcW w:w="0" w:type="auto"/>
            <w:gridSpan w:val="2"/>
            <w:hideMark/>
          </w:tcPr>
          <w:p w:rsidR="00557CFB" w:rsidRPr="00557CFB" w:rsidRDefault="00557CFB" w:rsidP="00557CFB">
            <w:pPr>
              <w:widowControl/>
              <w:spacing w:after="60"/>
              <w:jc w:val="left"/>
              <w:rPr>
                <w:rFonts w:ascii="Arial" w:eastAsia="宋体" w:hAnsi="Arial" w:cs="Arial"/>
                <w:i/>
                <w:iCs/>
                <w:color w:val="0B0A0A"/>
                <w:kern w:val="0"/>
                <w:sz w:val="24"/>
                <w:szCs w:val="24"/>
              </w:rPr>
            </w:pPr>
            <w:r w:rsidRPr="00557CFB">
              <w:rPr>
                <w:rFonts w:ascii="Arial" w:eastAsia="宋体" w:hAnsi="Arial" w:cs="Arial"/>
                <w:i/>
                <w:iCs/>
                <w:color w:val="0B0A0A"/>
                <w:kern w:val="0"/>
                <w:sz w:val="24"/>
                <w:szCs w:val="24"/>
              </w:rPr>
              <w:t>表</w:t>
            </w:r>
            <w:r w:rsidRPr="00557CFB">
              <w:rPr>
                <w:rFonts w:ascii="Arial" w:eastAsia="宋体" w:hAnsi="Arial" w:cs="Arial"/>
                <w:i/>
                <w:iCs/>
                <w:color w:val="0B0A0A"/>
                <w:kern w:val="0"/>
                <w:sz w:val="24"/>
                <w:szCs w:val="24"/>
              </w:rPr>
              <w:t>7.</w:t>
            </w:r>
            <w:r w:rsidRPr="00557CFB">
              <w:rPr>
                <w:rFonts w:ascii="Arial" w:eastAsia="宋体" w:hAnsi="Arial" w:cs="Arial"/>
                <w:i/>
                <w:iCs/>
                <w:color w:val="0B0A0A"/>
                <w:kern w:val="0"/>
                <w:sz w:val="24"/>
                <w:szCs w:val="24"/>
              </w:rPr>
              <w:t>内置事件</w:t>
            </w:r>
          </w:p>
        </w:tc>
      </w:tr>
      <w:tr w:rsidR="00557CFB" w:rsidRPr="00557CFB" w:rsidTr="00557CFB">
        <w:tc>
          <w:tcPr>
            <w:tcW w:w="0" w:type="auto"/>
            <w:hideMark/>
          </w:tcPr>
          <w:p w:rsidR="00557CFB" w:rsidRPr="00557CFB" w:rsidRDefault="00557CFB" w:rsidP="00557CFB">
            <w:pPr>
              <w:widowControl/>
              <w:jc w:val="left"/>
              <w:rPr>
                <w:rFonts w:ascii="Arial" w:eastAsia="宋体" w:hAnsi="Arial" w:cs="Arial"/>
                <w:b/>
                <w:bCs/>
                <w:color w:val="34302D"/>
                <w:kern w:val="0"/>
                <w:sz w:val="24"/>
                <w:szCs w:val="24"/>
              </w:rPr>
            </w:pPr>
            <w:r w:rsidRPr="00557CFB">
              <w:rPr>
                <w:rFonts w:ascii="Arial" w:eastAsia="宋体" w:hAnsi="Arial" w:cs="Arial"/>
                <w:b/>
                <w:bCs/>
                <w:color w:val="34302D"/>
                <w:kern w:val="0"/>
                <w:sz w:val="24"/>
                <w:szCs w:val="24"/>
              </w:rPr>
              <w:t>事件</w:t>
            </w:r>
          </w:p>
        </w:tc>
        <w:tc>
          <w:tcPr>
            <w:tcW w:w="0" w:type="auto"/>
            <w:hideMark/>
          </w:tcPr>
          <w:p w:rsidR="00557CFB" w:rsidRPr="00557CFB" w:rsidRDefault="00557CFB" w:rsidP="00557CFB">
            <w:pPr>
              <w:widowControl/>
              <w:jc w:val="left"/>
              <w:rPr>
                <w:rFonts w:ascii="Arial" w:eastAsia="宋体" w:hAnsi="Arial" w:cs="Arial"/>
                <w:b/>
                <w:bCs/>
                <w:color w:val="34302D"/>
                <w:kern w:val="0"/>
                <w:sz w:val="24"/>
                <w:szCs w:val="24"/>
              </w:rPr>
            </w:pPr>
            <w:r w:rsidRPr="00557CFB">
              <w:rPr>
                <w:rFonts w:ascii="Arial" w:eastAsia="宋体" w:hAnsi="Arial" w:cs="Arial"/>
                <w:b/>
                <w:bCs/>
                <w:color w:val="34302D"/>
                <w:kern w:val="0"/>
                <w:sz w:val="24"/>
                <w:szCs w:val="24"/>
              </w:rPr>
              <w:t>说明</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t>ContextRefreshedEvent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初始化或刷新时发布（例如，通过</w:t>
            </w:r>
            <w:r w:rsidRPr="00557CFB">
              <w:rPr>
                <w:rFonts w:ascii="Consolas" w:eastAsia="宋体" w:hAnsi="Consolas" w:cs="宋体"/>
                <w:color w:val="34302D"/>
                <w:kern w:val="0"/>
                <w:sz w:val="23"/>
                <w:szCs w:val="23"/>
                <w:shd w:val="clear" w:color="auto" w:fill="F7F7F8"/>
              </w:rPr>
              <w:t>refresh()</w:t>
            </w:r>
            <w:r w:rsidRPr="00557CFB">
              <w:rPr>
                <w:rFonts w:ascii="inherit" w:eastAsia="宋体" w:hAnsi="inherit" w:cs="Arial"/>
                <w:color w:val="34302D"/>
                <w:kern w:val="0"/>
                <w:sz w:val="24"/>
                <w:szCs w:val="24"/>
              </w:rPr>
              <w:t>在</w:t>
            </w:r>
            <w:r w:rsidRPr="00557CFB">
              <w:rPr>
                <w:rFonts w:ascii="Consolas" w:eastAsia="宋体" w:hAnsi="Consolas" w:cs="宋体"/>
                <w:color w:val="34302D"/>
                <w:kern w:val="0"/>
                <w:sz w:val="23"/>
                <w:szCs w:val="23"/>
                <w:shd w:val="clear" w:color="auto" w:fill="F7F7F8"/>
              </w:rPr>
              <w:t>ConfigurableApplicationContext</w:t>
            </w:r>
            <w:r w:rsidRPr="00557CFB">
              <w:rPr>
                <w:rFonts w:ascii="inherit" w:eastAsia="宋体" w:hAnsi="inherit" w:cs="Arial"/>
                <w:color w:val="34302D"/>
                <w:kern w:val="0"/>
                <w:sz w:val="24"/>
                <w:szCs w:val="24"/>
              </w:rPr>
              <w:t>接口上使用该方法）。这里，</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初始化</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意味着加载所有</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，检测并激活后处理器</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，预先实例</w:t>
            </w:r>
            <w:r w:rsidRPr="00557CFB">
              <w:rPr>
                <w:rFonts w:ascii="inherit" w:eastAsia="宋体" w:hAnsi="inherit" w:cs="Arial"/>
                <w:color w:val="34302D"/>
                <w:kern w:val="0"/>
                <w:sz w:val="24"/>
                <w:szCs w:val="24"/>
              </w:rPr>
              <w:lastRenderedPageBreak/>
              <w:t>化单例，并且</w:t>
            </w: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对象已准备好使用。只要上下文尚未关闭，只要所选择的</w:t>
            </w: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实际支持这种</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热</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刷新，就可以多次触发刷新。例如，</w:t>
            </w:r>
            <w:r w:rsidRPr="00557CFB">
              <w:rPr>
                <w:rFonts w:ascii="Consolas" w:eastAsia="宋体" w:hAnsi="Consolas" w:cs="宋体"/>
                <w:color w:val="34302D"/>
                <w:kern w:val="0"/>
                <w:sz w:val="23"/>
                <w:szCs w:val="23"/>
                <w:shd w:val="clear" w:color="auto" w:fill="F7F7F8"/>
              </w:rPr>
              <w:t>XmlWebApplicationContext</w:t>
            </w:r>
            <w:r w:rsidRPr="00557CFB">
              <w:rPr>
                <w:rFonts w:ascii="inherit" w:eastAsia="宋体" w:hAnsi="inherit" w:cs="Arial"/>
                <w:color w:val="34302D"/>
                <w:kern w:val="0"/>
                <w:sz w:val="24"/>
                <w:szCs w:val="24"/>
              </w:rPr>
              <w:t>支持热刷新，但</w:t>
            </w:r>
            <w:r w:rsidRPr="00557CFB">
              <w:rPr>
                <w:rFonts w:ascii="Consolas" w:eastAsia="宋体" w:hAnsi="Consolas" w:cs="宋体"/>
                <w:color w:val="34302D"/>
                <w:kern w:val="0"/>
                <w:sz w:val="23"/>
                <w:szCs w:val="23"/>
                <w:shd w:val="clear" w:color="auto" w:fill="F7F7F8"/>
              </w:rPr>
              <w:t>GenericApplicationContext</w:t>
            </w:r>
            <w:r w:rsidRPr="00557CFB">
              <w:rPr>
                <w:rFonts w:ascii="inherit" w:eastAsia="宋体" w:hAnsi="inherit" w:cs="Arial"/>
                <w:color w:val="34302D"/>
                <w:kern w:val="0"/>
                <w:sz w:val="24"/>
                <w:szCs w:val="24"/>
              </w:rPr>
              <w:t>不支持</w:t>
            </w:r>
            <w:r w:rsidRPr="00557CFB">
              <w:rPr>
                <w:rFonts w:ascii="inherit" w:eastAsia="宋体" w:hAnsi="inherit" w:cs="Arial"/>
                <w:color w:val="34302D"/>
                <w:kern w:val="0"/>
                <w:sz w:val="24"/>
                <w:szCs w:val="24"/>
              </w:rPr>
              <w:t> </w:t>
            </w:r>
            <w:r w:rsidRPr="00557CFB">
              <w:rPr>
                <w:rFonts w:ascii="inherit" w:eastAsia="宋体" w:hAnsi="inherit" w:cs="Arial"/>
                <w:color w:val="34302D"/>
                <w:kern w:val="0"/>
                <w:sz w:val="24"/>
                <w:szCs w:val="24"/>
              </w:rPr>
              <w:t>。</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t>ContextStartedEvent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通过</w:t>
            </w:r>
            <w:r w:rsidRPr="00557CFB">
              <w:rPr>
                <w:rFonts w:ascii="Consolas" w:eastAsia="宋体" w:hAnsi="Consolas" w:cs="宋体"/>
                <w:color w:val="34302D"/>
                <w:kern w:val="0"/>
                <w:sz w:val="23"/>
                <w:szCs w:val="23"/>
                <w:shd w:val="clear" w:color="auto" w:fill="F7F7F8"/>
              </w:rPr>
              <w:t>start()</w:t>
            </w:r>
            <w:r w:rsidRPr="00557CFB">
              <w:rPr>
                <w:rFonts w:ascii="inherit" w:eastAsia="宋体" w:hAnsi="inherit" w:cs="Arial"/>
                <w:color w:val="34302D"/>
                <w:kern w:val="0"/>
                <w:sz w:val="24"/>
                <w:szCs w:val="24"/>
              </w:rPr>
              <w:t>在</w:t>
            </w:r>
            <w:r w:rsidRPr="00557CFB">
              <w:rPr>
                <w:rFonts w:ascii="Consolas" w:eastAsia="宋体" w:hAnsi="Consolas" w:cs="宋体"/>
                <w:color w:val="34302D"/>
                <w:kern w:val="0"/>
                <w:sz w:val="23"/>
                <w:szCs w:val="23"/>
                <w:shd w:val="clear" w:color="auto" w:fill="F7F7F8"/>
              </w:rPr>
              <w:t>ConfigurableApplicationContext</w:t>
            </w:r>
            <w:r w:rsidRPr="00557CFB">
              <w:rPr>
                <w:rFonts w:ascii="inherit" w:eastAsia="宋体" w:hAnsi="inherit" w:cs="Arial"/>
                <w:color w:val="34302D"/>
                <w:kern w:val="0"/>
                <w:sz w:val="24"/>
                <w:szCs w:val="24"/>
              </w:rPr>
              <w:t>接口上使用该方法启动时发布。这里，</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已启动</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意味着所有</w:t>
            </w:r>
            <w:r w:rsidRPr="00557CFB">
              <w:rPr>
                <w:rFonts w:ascii="Consolas" w:eastAsia="宋体" w:hAnsi="Consolas" w:cs="宋体"/>
                <w:color w:val="34302D"/>
                <w:kern w:val="0"/>
                <w:sz w:val="23"/>
                <w:szCs w:val="23"/>
                <w:shd w:val="clear" w:color="auto" w:fill="F7F7F8"/>
              </w:rPr>
              <w:t>Lifecycle</w:t>
            </w:r>
            <w:r w:rsidRPr="00557CFB">
              <w:rPr>
                <w:rFonts w:ascii="inherit" w:eastAsia="宋体" w:hAnsi="inherit" w:cs="Arial"/>
                <w:color w:val="34302D"/>
                <w:kern w:val="0"/>
                <w:sz w:val="24"/>
                <w:szCs w:val="24"/>
              </w:rPr>
              <w:t> bean</w:t>
            </w:r>
            <w:r w:rsidRPr="00557CFB">
              <w:rPr>
                <w:rFonts w:ascii="inherit" w:eastAsia="宋体" w:hAnsi="inherit" w:cs="Arial"/>
                <w:color w:val="34302D"/>
                <w:kern w:val="0"/>
                <w:sz w:val="24"/>
                <w:szCs w:val="24"/>
              </w:rPr>
              <w:t>都会收到明确的启动信号。通常，此信号用于在显式停止后重新启动</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，但它也可用于启动尚未为自动启动配置的组件（例如，尚未在初始化时启动的组件）。</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t>ContextStoppedEvent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通过</w:t>
            </w:r>
            <w:r w:rsidRPr="00557CFB">
              <w:rPr>
                <w:rFonts w:ascii="Consolas" w:eastAsia="宋体" w:hAnsi="Consolas" w:cs="宋体"/>
                <w:color w:val="34302D"/>
                <w:kern w:val="0"/>
                <w:sz w:val="23"/>
                <w:szCs w:val="23"/>
                <w:shd w:val="clear" w:color="auto" w:fill="F7F7F8"/>
              </w:rPr>
              <w:t>stop()</w:t>
            </w:r>
            <w:r w:rsidRPr="00557CFB">
              <w:rPr>
                <w:rFonts w:ascii="inherit" w:eastAsia="宋体" w:hAnsi="inherit" w:cs="Arial"/>
                <w:color w:val="34302D"/>
                <w:kern w:val="0"/>
                <w:sz w:val="24"/>
                <w:szCs w:val="24"/>
              </w:rPr>
              <w:t>在</w:t>
            </w:r>
            <w:r w:rsidRPr="00557CFB">
              <w:rPr>
                <w:rFonts w:ascii="Consolas" w:eastAsia="宋体" w:hAnsi="Consolas" w:cs="宋体"/>
                <w:color w:val="34302D"/>
                <w:kern w:val="0"/>
                <w:sz w:val="23"/>
                <w:szCs w:val="23"/>
                <w:shd w:val="clear" w:color="auto" w:fill="F7F7F8"/>
              </w:rPr>
              <w:t>ConfigurableApplicationContext</w:t>
            </w:r>
            <w:r w:rsidRPr="00557CFB">
              <w:rPr>
                <w:rFonts w:ascii="inherit" w:eastAsia="宋体" w:hAnsi="inherit" w:cs="Arial"/>
                <w:color w:val="34302D"/>
                <w:kern w:val="0"/>
                <w:sz w:val="24"/>
                <w:szCs w:val="24"/>
              </w:rPr>
              <w:t>接口上使用方法</w:t>
            </w:r>
            <w:r w:rsidRPr="00557CFB">
              <w:rPr>
                <w:rFonts w:ascii="inherit" w:eastAsia="宋体" w:hAnsi="inherit" w:cs="Arial"/>
                <w:color w:val="34302D"/>
                <w:kern w:val="0"/>
                <w:sz w:val="24"/>
                <w:szCs w:val="24"/>
              </w:rPr>
              <w:t> </w:t>
            </w:r>
            <w:r w:rsidRPr="00557CFB">
              <w:rPr>
                <w:rFonts w:ascii="inherit" w:eastAsia="宋体" w:hAnsi="inherit" w:cs="Arial"/>
                <w:color w:val="34302D"/>
                <w:kern w:val="0"/>
                <w:sz w:val="24"/>
                <w:szCs w:val="24"/>
              </w:rPr>
              <w:t>停止时发布。这里，</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停止</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意味着所有</w:t>
            </w:r>
            <w:r w:rsidRPr="00557CFB">
              <w:rPr>
                <w:rFonts w:ascii="Consolas" w:eastAsia="宋体" w:hAnsi="Consolas" w:cs="宋体"/>
                <w:color w:val="34302D"/>
                <w:kern w:val="0"/>
                <w:sz w:val="23"/>
                <w:szCs w:val="23"/>
                <w:shd w:val="clear" w:color="auto" w:fill="F7F7F8"/>
              </w:rPr>
              <w:t>Lifecycle</w:t>
            </w:r>
            <w:r w:rsidRPr="00557CFB">
              <w:rPr>
                <w:rFonts w:ascii="inherit" w:eastAsia="宋体" w:hAnsi="inherit" w:cs="Arial"/>
                <w:color w:val="34302D"/>
                <w:kern w:val="0"/>
                <w:sz w:val="24"/>
                <w:szCs w:val="24"/>
              </w:rPr>
              <w:t> bean</w:t>
            </w:r>
            <w:r w:rsidRPr="00557CFB">
              <w:rPr>
                <w:rFonts w:ascii="inherit" w:eastAsia="宋体" w:hAnsi="inherit" w:cs="Arial"/>
                <w:color w:val="34302D"/>
                <w:kern w:val="0"/>
                <w:sz w:val="24"/>
                <w:szCs w:val="24"/>
              </w:rPr>
              <w:t>都会收到明确的停止信号。可以通过</w:t>
            </w:r>
            <w:r w:rsidRPr="00557CFB">
              <w:rPr>
                <w:rFonts w:ascii="Consolas" w:eastAsia="宋体" w:hAnsi="Consolas" w:cs="宋体"/>
                <w:color w:val="34302D"/>
                <w:kern w:val="0"/>
                <w:sz w:val="23"/>
                <w:szCs w:val="23"/>
                <w:shd w:val="clear" w:color="auto" w:fill="F7F7F8"/>
              </w:rPr>
              <w:t>start()</w:t>
            </w:r>
            <w:r w:rsidRPr="00557CFB">
              <w:rPr>
                <w:rFonts w:ascii="inherit" w:eastAsia="宋体" w:hAnsi="inherit" w:cs="Arial"/>
                <w:color w:val="34302D"/>
                <w:kern w:val="0"/>
                <w:sz w:val="24"/>
                <w:szCs w:val="24"/>
              </w:rPr>
              <w:t>呼叫重新启动已停止的上下文</w:t>
            </w:r>
            <w:r w:rsidRPr="00557CFB">
              <w:rPr>
                <w:rFonts w:ascii="inherit" w:eastAsia="宋体" w:hAnsi="inherit" w:cs="Arial"/>
                <w:color w:val="34302D"/>
                <w:kern w:val="0"/>
                <w:sz w:val="24"/>
                <w:szCs w:val="24"/>
              </w:rPr>
              <w:t> </w:t>
            </w:r>
            <w:r w:rsidRPr="00557CFB">
              <w:rPr>
                <w:rFonts w:ascii="inherit" w:eastAsia="宋体" w:hAnsi="inherit" w:cs="Arial"/>
                <w:color w:val="34302D"/>
                <w:kern w:val="0"/>
                <w:sz w:val="24"/>
                <w:szCs w:val="24"/>
              </w:rPr>
              <w:t>。</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t>ContextClosedEvent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shd w:val="clear" w:color="auto" w:fill="F7F7F8"/>
              </w:rPr>
              <w:t>ApplicationContext</w:t>
            </w:r>
            <w:r w:rsidRPr="00557CFB">
              <w:rPr>
                <w:rFonts w:ascii="inherit" w:eastAsia="宋体" w:hAnsi="inherit" w:cs="Arial"/>
                <w:color w:val="34302D"/>
                <w:kern w:val="0"/>
                <w:sz w:val="24"/>
                <w:szCs w:val="24"/>
              </w:rPr>
              <w:t>通过</w:t>
            </w:r>
            <w:r w:rsidRPr="00557CFB">
              <w:rPr>
                <w:rFonts w:ascii="Consolas" w:eastAsia="宋体" w:hAnsi="Consolas" w:cs="宋体"/>
                <w:color w:val="34302D"/>
                <w:kern w:val="0"/>
                <w:sz w:val="23"/>
                <w:szCs w:val="23"/>
                <w:shd w:val="clear" w:color="auto" w:fill="F7F7F8"/>
              </w:rPr>
              <w:t>close()</w:t>
            </w:r>
            <w:r w:rsidRPr="00557CFB">
              <w:rPr>
                <w:rFonts w:ascii="inherit" w:eastAsia="宋体" w:hAnsi="inherit" w:cs="Arial"/>
                <w:color w:val="34302D"/>
                <w:kern w:val="0"/>
                <w:sz w:val="24"/>
                <w:szCs w:val="24"/>
              </w:rPr>
              <w:t>在</w:t>
            </w:r>
            <w:r w:rsidRPr="00557CFB">
              <w:rPr>
                <w:rFonts w:ascii="Consolas" w:eastAsia="宋体" w:hAnsi="Consolas" w:cs="宋体"/>
                <w:color w:val="34302D"/>
                <w:kern w:val="0"/>
                <w:sz w:val="23"/>
                <w:szCs w:val="23"/>
                <w:shd w:val="clear" w:color="auto" w:fill="F7F7F8"/>
              </w:rPr>
              <w:t>ConfigurableApplicationContext</w:t>
            </w:r>
            <w:r w:rsidRPr="00557CFB">
              <w:rPr>
                <w:rFonts w:ascii="inherit" w:eastAsia="宋体" w:hAnsi="inherit" w:cs="Arial"/>
                <w:color w:val="34302D"/>
                <w:kern w:val="0"/>
                <w:sz w:val="24"/>
                <w:szCs w:val="24"/>
              </w:rPr>
              <w:t>接口上使用方法</w:t>
            </w:r>
            <w:r w:rsidRPr="00557CFB">
              <w:rPr>
                <w:rFonts w:ascii="inherit" w:eastAsia="宋体" w:hAnsi="inherit" w:cs="Arial"/>
                <w:color w:val="34302D"/>
                <w:kern w:val="0"/>
                <w:sz w:val="24"/>
                <w:szCs w:val="24"/>
              </w:rPr>
              <w:t> </w:t>
            </w:r>
            <w:r w:rsidRPr="00557CFB">
              <w:rPr>
                <w:rFonts w:ascii="inherit" w:eastAsia="宋体" w:hAnsi="inherit" w:cs="Arial"/>
                <w:color w:val="34302D"/>
                <w:kern w:val="0"/>
                <w:sz w:val="24"/>
                <w:szCs w:val="24"/>
              </w:rPr>
              <w:t>关闭时发布。这里，</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关闭</w:t>
            </w:r>
            <w:r w:rsidRPr="00557CFB">
              <w:rPr>
                <w:rFonts w:ascii="inherit" w:eastAsia="宋体" w:hAnsi="inherit" w:cs="Arial"/>
                <w:color w:val="34302D"/>
                <w:kern w:val="0"/>
                <w:sz w:val="24"/>
                <w:szCs w:val="24"/>
              </w:rPr>
              <w:t>”</w:t>
            </w:r>
            <w:r w:rsidRPr="00557CFB">
              <w:rPr>
                <w:rFonts w:ascii="inherit" w:eastAsia="宋体" w:hAnsi="inherit" w:cs="Arial"/>
                <w:color w:val="34302D"/>
                <w:kern w:val="0"/>
                <w:sz w:val="24"/>
                <w:szCs w:val="24"/>
              </w:rPr>
              <w:t>意味着所有单例</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都被销毁。封闭的环境达到了生命的终点。它无法刷新或重新启动。</w:t>
            </w:r>
          </w:p>
        </w:tc>
      </w:tr>
      <w:tr w:rsidR="00557CFB" w:rsidRPr="00557CFB" w:rsidTr="00557CFB">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Consolas" w:eastAsia="宋体" w:hAnsi="Consolas" w:cs="宋体"/>
                <w:color w:val="34302D"/>
                <w:kern w:val="0"/>
                <w:sz w:val="23"/>
                <w:szCs w:val="23"/>
              </w:rPr>
              <w:t>RequestHandledEvent</w:t>
            </w:r>
          </w:p>
        </w:tc>
        <w:tc>
          <w:tcPr>
            <w:tcW w:w="0" w:type="auto"/>
            <w:hideMark/>
          </w:tcPr>
          <w:p w:rsidR="00557CFB" w:rsidRPr="00557CFB" w:rsidRDefault="00557CFB" w:rsidP="00557CFB">
            <w:pPr>
              <w:widowControl/>
              <w:jc w:val="left"/>
              <w:rPr>
                <w:rFonts w:ascii="inherit" w:eastAsia="宋体" w:hAnsi="inherit" w:cs="Arial" w:hint="eastAsia"/>
                <w:color w:val="34302D"/>
                <w:kern w:val="0"/>
                <w:sz w:val="24"/>
                <w:szCs w:val="24"/>
              </w:rPr>
            </w:pPr>
            <w:r w:rsidRPr="00557CFB">
              <w:rPr>
                <w:rFonts w:ascii="inherit" w:eastAsia="宋体" w:hAnsi="inherit" w:cs="Arial"/>
                <w:color w:val="34302D"/>
                <w:kern w:val="0"/>
                <w:sz w:val="24"/>
                <w:szCs w:val="24"/>
              </w:rPr>
              <w:t>一个特定于</w:t>
            </w:r>
            <w:r w:rsidRPr="00557CFB">
              <w:rPr>
                <w:rFonts w:ascii="inherit" w:eastAsia="宋体" w:hAnsi="inherit" w:cs="Arial"/>
                <w:color w:val="34302D"/>
                <w:kern w:val="0"/>
                <w:sz w:val="24"/>
                <w:szCs w:val="24"/>
              </w:rPr>
              <w:t>Web</w:t>
            </w:r>
            <w:r w:rsidRPr="00557CFB">
              <w:rPr>
                <w:rFonts w:ascii="inherit" w:eastAsia="宋体" w:hAnsi="inherit" w:cs="Arial"/>
                <w:color w:val="34302D"/>
                <w:kern w:val="0"/>
                <w:sz w:val="24"/>
                <w:szCs w:val="24"/>
              </w:rPr>
              <w:t>的事件，告诉所有</w:t>
            </w:r>
            <w:r w:rsidRPr="00557CFB">
              <w:rPr>
                <w:rFonts w:ascii="inherit" w:eastAsia="宋体" w:hAnsi="inherit" w:cs="Arial"/>
                <w:color w:val="34302D"/>
                <w:kern w:val="0"/>
                <w:sz w:val="24"/>
                <w:szCs w:val="24"/>
              </w:rPr>
              <w:t>bean</w:t>
            </w:r>
            <w:r w:rsidRPr="00557CFB">
              <w:rPr>
                <w:rFonts w:ascii="inherit" w:eastAsia="宋体" w:hAnsi="inherit" w:cs="Arial"/>
                <w:color w:val="34302D"/>
                <w:kern w:val="0"/>
                <w:sz w:val="24"/>
                <w:szCs w:val="24"/>
              </w:rPr>
              <w:t>已经为</w:t>
            </w:r>
            <w:r w:rsidRPr="00557CFB">
              <w:rPr>
                <w:rFonts w:ascii="inherit" w:eastAsia="宋体" w:hAnsi="inherit" w:cs="Arial"/>
                <w:color w:val="34302D"/>
                <w:kern w:val="0"/>
                <w:sz w:val="24"/>
                <w:szCs w:val="24"/>
              </w:rPr>
              <w:t>HTTP</w:t>
            </w:r>
            <w:r w:rsidRPr="00557CFB">
              <w:rPr>
                <w:rFonts w:ascii="inherit" w:eastAsia="宋体" w:hAnsi="inherit" w:cs="Arial"/>
                <w:color w:val="34302D"/>
                <w:kern w:val="0"/>
                <w:sz w:val="24"/>
                <w:szCs w:val="24"/>
              </w:rPr>
              <w:t>请求提供服务。请求完成后发布此事件。此事件仅适用于使用</w:t>
            </w:r>
            <w:r w:rsidRPr="00557CFB">
              <w:rPr>
                <w:rFonts w:ascii="inherit" w:eastAsia="宋体" w:hAnsi="inherit" w:cs="Arial"/>
                <w:color w:val="34302D"/>
                <w:kern w:val="0"/>
                <w:sz w:val="24"/>
                <w:szCs w:val="24"/>
              </w:rPr>
              <w:t>Spring</w:t>
            </w:r>
            <w:r w:rsidRPr="00557CFB">
              <w:rPr>
                <w:rFonts w:ascii="inherit" w:eastAsia="宋体" w:hAnsi="inherit" w:cs="Arial"/>
                <w:color w:val="34302D"/>
                <w:kern w:val="0"/>
                <w:sz w:val="24"/>
                <w:szCs w:val="24"/>
              </w:rPr>
              <w:t>的</w:t>
            </w:r>
            <w:r w:rsidRPr="00557CFB">
              <w:rPr>
                <w:rFonts w:ascii="inherit" w:eastAsia="宋体" w:hAnsi="inherit" w:cs="Arial"/>
                <w:color w:val="34302D"/>
                <w:kern w:val="0"/>
                <w:sz w:val="24"/>
                <w:szCs w:val="24"/>
              </w:rPr>
              <w:t>Web</w:t>
            </w:r>
            <w:r w:rsidRPr="00557CFB">
              <w:rPr>
                <w:rFonts w:ascii="inherit" w:eastAsia="宋体" w:hAnsi="inherit" w:cs="Arial"/>
                <w:color w:val="34302D"/>
                <w:kern w:val="0"/>
                <w:sz w:val="24"/>
                <w:szCs w:val="24"/>
              </w:rPr>
              <w:t>应用程序</w:t>
            </w:r>
            <w:r w:rsidRPr="00557CFB">
              <w:rPr>
                <w:rFonts w:ascii="Consolas" w:eastAsia="宋体" w:hAnsi="Consolas" w:cs="宋体"/>
                <w:color w:val="34302D"/>
                <w:kern w:val="0"/>
                <w:sz w:val="23"/>
                <w:szCs w:val="23"/>
                <w:shd w:val="clear" w:color="auto" w:fill="F7F7F8"/>
              </w:rPr>
              <w:t>DispatcherServlet</w:t>
            </w:r>
            <w:r w:rsidRPr="00557CFB">
              <w:rPr>
                <w:rFonts w:ascii="inherit" w:eastAsia="宋体" w:hAnsi="inherit" w:cs="Arial"/>
                <w:color w:val="34302D"/>
                <w:kern w:val="0"/>
                <w:sz w:val="24"/>
                <w:szCs w:val="24"/>
              </w:rPr>
              <w:t>。</w:t>
            </w:r>
          </w:p>
        </w:tc>
      </w:tr>
    </w:tbl>
    <w:p w:rsidR="00557CFB" w:rsidRDefault="00557CFB"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create and publish your own custom events. The following example shows a simple class that extends Spring’s </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base class: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您还可以创建和发布自己的自定义事件。以下示例显示了一个扩展</w:t>
      </w:r>
      <w:r>
        <w:rPr>
          <w:rFonts w:ascii="Arial" w:hAnsi="Arial" w:cs="Arial"/>
          <w:color w:val="34302D"/>
          <w:shd w:val="clear" w:color="auto" w:fill="FFFFFF"/>
        </w:rPr>
        <w:t>Spring </w:t>
      </w:r>
      <w:r>
        <w:rPr>
          <w:rStyle w:val="HTML"/>
          <w:rFonts w:ascii="Consolas" w:hAnsi="Consolas"/>
          <w:sz w:val="23"/>
          <w:szCs w:val="23"/>
          <w:shd w:val="clear" w:color="auto" w:fill="F7F7F8"/>
        </w:rPr>
        <w:t>ApplicationEvent</w:t>
      </w:r>
      <w:r>
        <w:rPr>
          <w:rFonts w:ascii="Arial" w:hAnsi="Arial" w:cs="Arial"/>
          <w:color w:val="34302D"/>
          <w:shd w:val="clear" w:color="auto" w:fill="FFFFFF"/>
        </w:rPr>
        <w:t>基类的简单类：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BlackListEvent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ApplicationEvent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 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 content;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BlackListEvent(Object source, String address, String content)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.address = 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.content = content;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accessor and other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publish a custom </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call the </w:t>
      </w:r>
      <w:r w:rsidRPr="00BA0D5D">
        <w:rPr>
          <w:rFonts w:ascii="Consolas" w:eastAsia="宋体" w:hAnsi="Consolas" w:cs="宋体"/>
          <w:color w:val="34302D"/>
          <w:kern w:val="0"/>
          <w:sz w:val="23"/>
          <w:szCs w:val="23"/>
          <w:shd w:val="clear" w:color="auto" w:fill="F7F7F8"/>
        </w:rPr>
        <w:t>publishEvent()</w:t>
      </w:r>
      <w:r w:rsidRPr="00BA0D5D">
        <w:rPr>
          <w:rFonts w:ascii="inherit" w:eastAsia="宋体" w:hAnsi="inherit" w:cs="Arial"/>
          <w:color w:val="34302D"/>
          <w:kern w:val="0"/>
          <w:sz w:val="24"/>
          <w:szCs w:val="24"/>
        </w:rPr>
        <w:t> method on an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Typically, this is done by creating a class that implements </w:t>
      </w:r>
      <w:r w:rsidRPr="00BA0D5D">
        <w:rPr>
          <w:rFonts w:ascii="Consolas" w:eastAsia="宋体" w:hAnsi="Consolas" w:cs="宋体"/>
          <w:color w:val="34302D"/>
          <w:kern w:val="0"/>
          <w:sz w:val="23"/>
          <w:szCs w:val="23"/>
          <w:shd w:val="clear" w:color="auto" w:fill="F7F7F8"/>
        </w:rPr>
        <w:t>ApplicationEventPublisherAware</w:t>
      </w:r>
      <w:r w:rsidRPr="00BA0D5D">
        <w:rPr>
          <w:rFonts w:ascii="inherit" w:eastAsia="宋体" w:hAnsi="inherit" w:cs="Arial"/>
          <w:color w:val="34302D"/>
          <w:kern w:val="0"/>
          <w:sz w:val="24"/>
          <w:szCs w:val="24"/>
        </w:rPr>
        <w:t> and registering it as a Spring bean. The following example shows such a class: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要发布自定义</w:t>
      </w:r>
      <w:r>
        <w:rPr>
          <w:rStyle w:val="HTML"/>
          <w:rFonts w:ascii="Consolas" w:hAnsi="Consolas"/>
          <w:sz w:val="23"/>
          <w:szCs w:val="23"/>
          <w:shd w:val="clear" w:color="auto" w:fill="F7F7F8"/>
        </w:rPr>
        <w:t>ApplicationEvent</w:t>
      </w:r>
      <w:r>
        <w:rPr>
          <w:rFonts w:ascii="Arial" w:hAnsi="Arial" w:cs="Arial"/>
          <w:color w:val="34302D"/>
          <w:shd w:val="clear" w:color="auto" w:fill="FFFFFF"/>
        </w:rPr>
        <w:t>，请在</w:t>
      </w:r>
      <w:r>
        <w:rPr>
          <w:rStyle w:val="HTML"/>
          <w:rFonts w:ascii="Consolas" w:hAnsi="Consolas"/>
          <w:sz w:val="23"/>
          <w:szCs w:val="23"/>
          <w:shd w:val="clear" w:color="auto" w:fill="F7F7F8"/>
        </w:rPr>
        <w:t>publishEvent()</w:t>
      </w:r>
      <w:r>
        <w:rPr>
          <w:rFonts w:ascii="Arial" w:hAnsi="Arial" w:cs="Arial"/>
          <w:color w:val="34302D"/>
          <w:shd w:val="clear" w:color="auto" w:fill="FFFFFF"/>
        </w:rPr>
        <w:t>方法上调用该方法</w:t>
      </w:r>
      <w:r>
        <w:rPr>
          <w:rFonts w:ascii="Arial" w:hAnsi="Arial" w:cs="Arial"/>
          <w:color w:val="34302D"/>
          <w:shd w:val="clear" w:color="auto" w:fill="FFFFFF"/>
        </w:rPr>
        <w:t> </w:t>
      </w:r>
      <w:r>
        <w:rPr>
          <w:rStyle w:val="HTML"/>
          <w:rFonts w:ascii="Consolas" w:hAnsi="Consolas"/>
          <w:sz w:val="23"/>
          <w:szCs w:val="23"/>
          <w:shd w:val="clear" w:color="auto" w:fill="F7F7F8"/>
        </w:rPr>
        <w:t>ApplicationEventPublisher</w:t>
      </w:r>
      <w:r>
        <w:rPr>
          <w:rFonts w:ascii="Arial" w:hAnsi="Arial" w:cs="Arial"/>
          <w:color w:val="34302D"/>
          <w:shd w:val="clear" w:color="auto" w:fill="FFFFFF"/>
        </w:rPr>
        <w:t>。通常，这是通过创建一个实现</w:t>
      </w:r>
      <w:r>
        <w:rPr>
          <w:rStyle w:val="HTML"/>
          <w:rFonts w:ascii="Consolas" w:hAnsi="Consolas"/>
          <w:sz w:val="23"/>
          <w:szCs w:val="23"/>
          <w:shd w:val="clear" w:color="auto" w:fill="F7F7F8"/>
        </w:rPr>
        <w:t>ApplicationEventPublisherAware</w:t>
      </w:r>
      <w:r>
        <w:rPr>
          <w:rFonts w:ascii="Arial" w:hAnsi="Arial" w:cs="Arial"/>
          <w:color w:val="34302D"/>
          <w:shd w:val="clear" w:color="auto" w:fill="FFFFFF"/>
        </w:rPr>
        <w:t>并将其注册为</w:t>
      </w:r>
      <w:r>
        <w:rPr>
          <w:rFonts w:ascii="Arial" w:hAnsi="Arial" w:cs="Arial"/>
          <w:color w:val="34302D"/>
          <w:shd w:val="clear" w:color="auto" w:fill="FFFFFF"/>
        </w:rPr>
        <w:t>Spring bean </w:t>
      </w:r>
      <w:r>
        <w:rPr>
          <w:rFonts w:ascii="Arial" w:hAnsi="Arial" w:cs="Arial"/>
          <w:color w:val="34302D"/>
          <w:shd w:val="clear" w:color="auto" w:fill="FFFFFF"/>
        </w:rPr>
        <w:t>的类来完成的</w:t>
      </w:r>
      <w:r>
        <w:rPr>
          <w:rFonts w:ascii="Arial" w:hAnsi="Arial" w:cs="Arial"/>
          <w:color w:val="34302D"/>
          <w:shd w:val="clear" w:color="auto" w:fill="FFFFFF"/>
        </w:rPr>
        <w:t> </w:t>
      </w:r>
      <w:r>
        <w:rPr>
          <w:rFonts w:ascii="Arial" w:hAnsi="Arial" w:cs="Arial"/>
          <w:color w:val="34302D"/>
          <w:shd w:val="clear" w:color="auto" w:fill="FFFFFF"/>
        </w:rPr>
        <w:t>。以下示例显示了这样一个类：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EmailService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ApplicationEventPublisherAware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List&lt;String&gt; blackList;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ApplicationEventPublisher publisher;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setBlackList(List&lt;String&gt; blackList)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.blackList = blackList;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setApplicationEventPublisher(ApplicationEventPublisher publisher)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.publisher = publisher;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sendEmail(String address, String content)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(blackList.contains(address))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publisher.publishEvent(</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BlackListEvent(</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address, content));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send email...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At configuration time, the Spring container detects that </w:t>
      </w:r>
      <w:r w:rsidRPr="00BA0D5D">
        <w:rPr>
          <w:rFonts w:ascii="Consolas" w:eastAsia="宋体" w:hAnsi="Consolas" w:cs="宋体"/>
          <w:color w:val="34302D"/>
          <w:kern w:val="0"/>
          <w:sz w:val="23"/>
          <w:szCs w:val="23"/>
          <w:shd w:val="clear" w:color="auto" w:fill="F7F7F8"/>
        </w:rPr>
        <w:t>EmailService</w:t>
      </w:r>
      <w:r w:rsidRPr="00BA0D5D">
        <w:rPr>
          <w:rFonts w:ascii="inherit" w:eastAsia="宋体" w:hAnsi="inherit" w:cs="Arial"/>
          <w:color w:val="34302D"/>
          <w:kern w:val="0"/>
          <w:sz w:val="24"/>
          <w:szCs w:val="24"/>
        </w:rPr>
        <w:t> implements </w:t>
      </w:r>
      <w:r w:rsidRPr="00BA0D5D">
        <w:rPr>
          <w:rFonts w:ascii="Consolas" w:eastAsia="宋体" w:hAnsi="Consolas" w:cs="宋体"/>
          <w:color w:val="34302D"/>
          <w:kern w:val="0"/>
          <w:sz w:val="23"/>
          <w:szCs w:val="23"/>
          <w:shd w:val="clear" w:color="auto" w:fill="F7F7F8"/>
        </w:rPr>
        <w:t>ApplicationEventPublisherAware</w:t>
      </w:r>
      <w:r w:rsidRPr="00BA0D5D">
        <w:rPr>
          <w:rFonts w:ascii="inherit" w:eastAsia="宋体" w:hAnsi="inherit" w:cs="Arial"/>
          <w:color w:val="34302D"/>
          <w:kern w:val="0"/>
          <w:sz w:val="24"/>
          <w:szCs w:val="24"/>
        </w:rPr>
        <w:t> and automatically calls </w:t>
      </w:r>
      <w:r w:rsidRPr="00BA0D5D">
        <w:rPr>
          <w:rFonts w:ascii="Consolas" w:eastAsia="宋体" w:hAnsi="Consolas" w:cs="宋体"/>
          <w:color w:val="34302D"/>
          <w:kern w:val="0"/>
          <w:sz w:val="23"/>
          <w:szCs w:val="23"/>
          <w:shd w:val="clear" w:color="auto" w:fill="F7F7F8"/>
        </w:rPr>
        <w:t>setApplicationEventPublisher()</w:t>
      </w:r>
      <w:r w:rsidRPr="00BA0D5D">
        <w:rPr>
          <w:rFonts w:ascii="inherit" w:eastAsia="宋体" w:hAnsi="inherit" w:cs="Arial"/>
          <w:color w:val="34302D"/>
          <w:kern w:val="0"/>
          <w:sz w:val="24"/>
          <w:szCs w:val="24"/>
        </w:rPr>
        <w:t>. In reality, the parameter passed in is the Spring container itself. You are interacting with the application context through its </w:t>
      </w:r>
      <w:r w:rsidRPr="00BA0D5D">
        <w:rPr>
          <w:rFonts w:ascii="Consolas" w:eastAsia="宋体" w:hAnsi="Consolas" w:cs="宋体"/>
          <w:color w:val="34302D"/>
          <w:kern w:val="0"/>
          <w:sz w:val="23"/>
          <w:szCs w:val="23"/>
          <w:shd w:val="clear" w:color="auto" w:fill="F7F7F8"/>
        </w:rPr>
        <w:t>ApplicationEventPublisher</w:t>
      </w:r>
      <w:r w:rsidRPr="00BA0D5D">
        <w:rPr>
          <w:rFonts w:ascii="inherit" w:eastAsia="宋体" w:hAnsi="inherit" w:cs="Arial"/>
          <w:color w:val="34302D"/>
          <w:kern w:val="0"/>
          <w:sz w:val="24"/>
          <w:szCs w:val="24"/>
        </w:rPr>
        <w:t> interface.</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在配置时，</w:t>
      </w:r>
      <w:r>
        <w:rPr>
          <w:rFonts w:ascii="Arial" w:hAnsi="Arial" w:cs="Arial"/>
          <w:color w:val="34302D"/>
          <w:shd w:val="clear" w:color="auto" w:fill="FFFFFF"/>
        </w:rPr>
        <w:t>Spring</w:t>
      </w:r>
      <w:r>
        <w:rPr>
          <w:rFonts w:ascii="Arial" w:hAnsi="Arial" w:cs="Arial"/>
          <w:color w:val="34302D"/>
          <w:shd w:val="clear" w:color="auto" w:fill="FFFFFF"/>
        </w:rPr>
        <w:t>容器检测到</w:t>
      </w:r>
      <w:r>
        <w:rPr>
          <w:rStyle w:val="HTML"/>
          <w:rFonts w:ascii="Consolas" w:hAnsi="Consolas"/>
          <w:sz w:val="23"/>
          <w:szCs w:val="23"/>
          <w:shd w:val="clear" w:color="auto" w:fill="F7F7F8"/>
        </w:rPr>
        <w:t>EmailService</w:t>
      </w:r>
      <w:r>
        <w:rPr>
          <w:rFonts w:ascii="Arial" w:hAnsi="Arial" w:cs="Arial"/>
          <w:color w:val="34302D"/>
          <w:shd w:val="clear" w:color="auto" w:fill="FFFFFF"/>
        </w:rPr>
        <w:t>实现</w:t>
      </w:r>
      <w:r>
        <w:rPr>
          <w:rFonts w:ascii="Arial" w:hAnsi="Arial" w:cs="Arial"/>
          <w:color w:val="34302D"/>
          <w:shd w:val="clear" w:color="auto" w:fill="FFFFFF"/>
        </w:rPr>
        <w:t> </w:t>
      </w:r>
      <w:r>
        <w:rPr>
          <w:rStyle w:val="HTML"/>
          <w:rFonts w:ascii="Consolas" w:hAnsi="Consolas"/>
          <w:sz w:val="23"/>
          <w:szCs w:val="23"/>
          <w:shd w:val="clear" w:color="auto" w:fill="F7F7F8"/>
        </w:rPr>
        <w:t>ApplicationEventPublisherAware</w:t>
      </w:r>
      <w:r>
        <w:rPr>
          <w:rFonts w:ascii="Arial" w:hAnsi="Arial" w:cs="Arial"/>
          <w:color w:val="34302D"/>
          <w:shd w:val="clear" w:color="auto" w:fill="FFFFFF"/>
        </w:rPr>
        <w:t>并自动调用</w:t>
      </w:r>
      <w:r>
        <w:rPr>
          <w:rFonts w:ascii="Arial" w:hAnsi="Arial" w:cs="Arial"/>
          <w:color w:val="34302D"/>
          <w:shd w:val="clear" w:color="auto" w:fill="FFFFFF"/>
        </w:rPr>
        <w:t> </w:t>
      </w:r>
      <w:r>
        <w:rPr>
          <w:rStyle w:val="HTML"/>
          <w:rFonts w:ascii="Consolas" w:hAnsi="Consolas"/>
          <w:sz w:val="23"/>
          <w:szCs w:val="23"/>
          <w:shd w:val="clear" w:color="auto" w:fill="F7F7F8"/>
        </w:rPr>
        <w:t>setApplicationEventPublisher()</w:t>
      </w:r>
      <w:r>
        <w:rPr>
          <w:rFonts w:ascii="Arial" w:hAnsi="Arial" w:cs="Arial"/>
          <w:color w:val="34302D"/>
          <w:shd w:val="clear" w:color="auto" w:fill="FFFFFF"/>
        </w:rPr>
        <w:t>。实际上，传入的参数是</w:t>
      </w:r>
      <w:r>
        <w:rPr>
          <w:rFonts w:ascii="Arial" w:hAnsi="Arial" w:cs="Arial"/>
          <w:color w:val="34302D"/>
          <w:shd w:val="clear" w:color="auto" w:fill="FFFFFF"/>
        </w:rPr>
        <w:t>Spring</w:t>
      </w:r>
      <w:r>
        <w:rPr>
          <w:rFonts w:ascii="Arial" w:hAnsi="Arial" w:cs="Arial"/>
          <w:color w:val="34302D"/>
          <w:shd w:val="clear" w:color="auto" w:fill="FFFFFF"/>
        </w:rPr>
        <w:t>容器本身。您正通过其</w:t>
      </w:r>
      <w:r>
        <w:rPr>
          <w:rStyle w:val="HTML"/>
          <w:rFonts w:ascii="Consolas" w:hAnsi="Consolas"/>
          <w:sz w:val="23"/>
          <w:szCs w:val="23"/>
          <w:shd w:val="clear" w:color="auto" w:fill="F7F7F8"/>
        </w:rPr>
        <w:t>ApplicationEventPublisher</w:t>
      </w:r>
      <w:r>
        <w:rPr>
          <w:rFonts w:ascii="Arial" w:hAnsi="Arial" w:cs="Arial"/>
          <w:color w:val="34302D"/>
          <w:shd w:val="clear" w:color="auto" w:fill="FFFFFF"/>
        </w:rPr>
        <w:t>界面与应用程序上下文进行</w:t>
      </w:r>
      <w:r>
        <w:rPr>
          <w:rFonts w:ascii="Arial" w:hAnsi="Arial" w:cs="Arial"/>
          <w:color w:val="34302D"/>
          <w:shd w:val="clear" w:color="auto" w:fill="FFFFFF"/>
        </w:rPr>
        <w:t> </w:t>
      </w:r>
      <w:r>
        <w:rPr>
          <w:rFonts w:ascii="Arial" w:hAnsi="Arial" w:cs="Arial"/>
          <w:color w:val="34302D"/>
          <w:shd w:val="clear" w:color="auto" w:fill="FFFFFF"/>
        </w:rPr>
        <w:t>交互。</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receive the custom </w:t>
      </w:r>
      <w:r w:rsidRPr="00BA0D5D">
        <w:rPr>
          <w:rFonts w:ascii="Consolas" w:eastAsia="宋体" w:hAnsi="Consolas" w:cs="宋体"/>
          <w:color w:val="34302D"/>
          <w:kern w:val="0"/>
          <w:sz w:val="23"/>
          <w:szCs w:val="23"/>
          <w:shd w:val="clear" w:color="auto" w:fill="F7F7F8"/>
        </w:rPr>
        <w:t>ApplicationEvent</w:t>
      </w:r>
      <w:r w:rsidRPr="00BA0D5D">
        <w:rPr>
          <w:rFonts w:ascii="inherit" w:eastAsia="宋体" w:hAnsi="inherit" w:cs="Arial"/>
          <w:color w:val="34302D"/>
          <w:kern w:val="0"/>
          <w:sz w:val="24"/>
          <w:szCs w:val="24"/>
        </w:rPr>
        <w:t>, you can create a class that implements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and register it as a Spring bean. The following example shows such a class: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要接收自定义</w:t>
      </w:r>
      <w:r>
        <w:rPr>
          <w:rStyle w:val="HTML"/>
          <w:rFonts w:ascii="Consolas" w:hAnsi="Consolas"/>
          <w:sz w:val="23"/>
          <w:szCs w:val="23"/>
          <w:shd w:val="clear" w:color="auto" w:fill="F7F7F8"/>
        </w:rPr>
        <w:t>ApplicationEvent</w:t>
      </w:r>
      <w:r>
        <w:rPr>
          <w:rFonts w:ascii="Arial" w:hAnsi="Arial" w:cs="Arial"/>
          <w:color w:val="34302D"/>
          <w:shd w:val="clear" w:color="auto" w:fill="FFFFFF"/>
        </w:rPr>
        <w:t>，您可以创建一个实现</w:t>
      </w:r>
      <w:r>
        <w:rPr>
          <w:rFonts w:ascii="Arial" w:hAnsi="Arial" w:cs="Arial"/>
          <w:color w:val="34302D"/>
          <w:shd w:val="clear" w:color="auto" w:fill="FFFFFF"/>
        </w:rPr>
        <w:t> </w:t>
      </w:r>
      <w:r>
        <w:rPr>
          <w:rStyle w:val="HTML"/>
          <w:rFonts w:ascii="Consolas" w:hAnsi="Consolas"/>
          <w:sz w:val="23"/>
          <w:szCs w:val="23"/>
          <w:shd w:val="clear" w:color="auto" w:fill="F7F7F8"/>
        </w:rPr>
        <w:t>ApplicationListener</w:t>
      </w:r>
      <w:r>
        <w:rPr>
          <w:rFonts w:ascii="Arial" w:hAnsi="Arial" w:cs="Arial"/>
          <w:color w:val="34302D"/>
          <w:shd w:val="clear" w:color="auto" w:fill="FFFFFF"/>
        </w:rPr>
        <w:t>并将其注册为</w:t>
      </w:r>
      <w:r>
        <w:rPr>
          <w:rFonts w:ascii="Arial" w:hAnsi="Arial" w:cs="Arial"/>
          <w:color w:val="34302D"/>
          <w:shd w:val="clear" w:color="auto" w:fill="FFFFFF"/>
        </w:rPr>
        <w:t>Spring bean</w:t>
      </w:r>
      <w:r>
        <w:rPr>
          <w:rFonts w:ascii="Arial" w:hAnsi="Arial" w:cs="Arial"/>
          <w:color w:val="34302D"/>
          <w:shd w:val="clear" w:color="auto" w:fill="FFFFFF"/>
        </w:rPr>
        <w:t>的类。以下示例显示了这样一个类：</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BlackListNotifier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ApplicationListener&lt;BlackListEvent&gt;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setNotificationAddress(String notificationAddress)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.notificationAddress =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onApplicationEvent(BlackListEvent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that </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is generically parameterized with the type of your custom event (</w:t>
      </w:r>
      <w:r w:rsidRPr="00BA0D5D">
        <w:rPr>
          <w:rFonts w:ascii="Consolas" w:eastAsia="宋体" w:hAnsi="Consolas" w:cs="宋体"/>
          <w:color w:val="34302D"/>
          <w:kern w:val="0"/>
          <w:sz w:val="23"/>
          <w:szCs w:val="23"/>
          <w:shd w:val="clear" w:color="auto" w:fill="F7F7F8"/>
        </w:rPr>
        <w:t>BlackListEvent</w:t>
      </w:r>
      <w:r w:rsidRPr="00BA0D5D">
        <w:rPr>
          <w:rFonts w:ascii="inherit" w:eastAsia="宋体" w:hAnsi="inherit" w:cs="Arial"/>
          <w:color w:val="34302D"/>
          <w:kern w:val="0"/>
          <w:sz w:val="24"/>
          <w:szCs w:val="24"/>
        </w:rPr>
        <w:t> in the preceding example). This means that the </w:t>
      </w:r>
      <w:r w:rsidRPr="00BA0D5D">
        <w:rPr>
          <w:rFonts w:ascii="Consolas" w:eastAsia="宋体" w:hAnsi="Consolas" w:cs="宋体"/>
          <w:color w:val="34302D"/>
          <w:kern w:val="0"/>
          <w:sz w:val="23"/>
          <w:szCs w:val="23"/>
          <w:shd w:val="clear" w:color="auto" w:fill="F7F7F8"/>
        </w:rPr>
        <w:t>onApplicationEvent()</w:t>
      </w:r>
      <w:r w:rsidRPr="00BA0D5D">
        <w:rPr>
          <w:rFonts w:ascii="inherit" w:eastAsia="宋体" w:hAnsi="inherit" w:cs="Arial"/>
          <w:color w:val="34302D"/>
          <w:kern w:val="0"/>
          <w:sz w:val="24"/>
          <w:szCs w:val="24"/>
        </w:rPr>
        <w:t> method can remain type-safe, avoiding any need for downcasting. You can register as many event listeners as you wish, but note that, by default, event listeners receive events synchronously. This means that the </w:t>
      </w:r>
      <w:r w:rsidRPr="00BA0D5D">
        <w:rPr>
          <w:rFonts w:ascii="Consolas" w:eastAsia="宋体" w:hAnsi="Consolas" w:cs="宋体"/>
          <w:color w:val="34302D"/>
          <w:kern w:val="0"/>
          <w:sz w:val="23"/>
          <w:szCs w:val="23"/>
          <w:shd w:val="clear" w:color="auto" w:fill="F7F7F8"/>
        </w:rPr>
        <w:t>publishEvent()</w:t>
      </w:r>
      <w:r w:rsidRPr="00BA0D5D">
        <w:rPr>
          <w:rFonts w:ascii="inherit" w:eastAsia="宋体" w:hAnsi="inherit" w:cs="Arial"/>
          <w:color w:val="34302D"/>
          <w:kern w:val="0"/>
          <w:sz w:val="24"/>
          <w:szCs w:val="24"/>
        </w:rPr>
        <w:t> method blocks until all listeners have finished processing the event. One advantage of this synchronous and single-threaded approach is that, when a listener receives an event, it operates inside the transaction context of the publisher if a transaction context is available. If another strategy for event publication becomes necessary, See the javadoc for Spring’s </w:t>
      </w:r>
      <w:hyperlink r:id="rId436" w:history="1">
        <w:r w:rsidRPr="00BA0D5D">
          <w:rPr>
            <w:rFonts w:ascii="Consolas" w:eastAsia="宋体" w:hAnsi="Consolas" w:cs="宋体"/>
            <w:color w:val="548E2E"/>
            <w:kern w:val="0"/>
            <w:sz w:val="23"/>
            <w:szCs w:val="23"/>
            <w:u w:val="single"/>
            <w:shd w:val="clear" w:color="auto" w:fill="F7F7F8"/>
          </w:rPr>
          <w:t>ApplicationEventMulticaster</w:t>
        </w:r>
      </w:hyperlink>
      <w:r w:rsidRPr="00BA0D5D">
        <w:rPr>
          <w:rFonts w:ascii="inherit" w:eastAsia="宋体" w:hAnsi="inherit" w:cs="Arial"/>
          <w:color w:val="34302D"/>
          <w:kern w:val="0"/>
          <w:sz w:val="24"/>
          <w:szCs w:val="24"/>
        </w:rPr>
        <w:t> interface.</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w:t>
      </w:r>
      <w:r>
        <w:rPr>
          <w:rStyle w:val="HTML"/>
          <w:rFonts w:ascii="Consolas" w:hAnsi="Consolas"/>
          <w:sz w:val="23"/>
          <w:szCs w:val="23"/>
          <w:shd w:val="clear" w:color="auto" w:fill="F7F7F8"/>
        </w:rPr>
        <w:t>ApplicationListener</w:t>
      </w:r>
      <w:r>
        <w:rPr>
          <w:rFonts w:ascii="Arial" w:hAnsi="Arial" w:cs="Arial"/>
          <w:color w:val="34302D"/>
          <w:shd w:val="clear" w:color="auto" w:fill="FFFFFF"/>
        </w:rPr>
        <w:t>通常使用自定义事件的类型进行参数化（</w:t>
      </w:r>
      <w:r>
        <w:rPr>
          <w:rStyle w:val="HTML"/>
          <w:rFonts w:ascii="Consolas" w:hAnsi="Consolas"/>
          <w:sz w:val="23"/>
          <w:szCs w:val="23"/>
          <w:shd w:val="clear" w:color="auto" w:fill="F7F7F8"/>
        </w:rPr>
        <w:t>BlackListEvent</w:t>
      </w:r>
      <w:r>
        <w:rPr>
          <w:rFonts w:ascii="Arial" w:hAnsi="Arial" w:cs="Arial"/>
          <w:color w:val="34302D"/>
          <w:shd w:val="clear" w:color="auto" w:fill="FFFFFF"/>
        </w:rPr>
        <w:t>在前面的示例中）。这意味着该</w:t>
      </w:r>
      <w:r>
        <w:rPr>
          <w:rStyle w:val="HTML"/>
          <w:rFonts w:ascii="Consolas" w:hAnsi="Consolas"/>
          <w:sz w:val="23"/>
          <w:szCs w:val="23"/>
          <w:shd w:val="clear" w:color="auto" w:fill="F7F7F8"/>
        </w:rPr>
        <w:t>onApplicationEvent()</w:t>
      </w:r>
      <w:r>
        <w:rPr>
          <w:rFonts w:ascii="Arial" w:hAnsi="Arial" w:cs="Arial"/>
          <w:color w:val="34302D"/>
          <w:shd w:val="clear" w:color="auto" w:fill="FFFFFF"/>
        </w:rPr>
        <w:t>方法可以保持类型安全，避免任何向下转换的需要。您可以根据需要注册任意数量的事件侦听器，但请注意，默认情况下，事件侦听器会同步接收事件。这意味着该</w:t>
      </w:r>
      <w:r>
        <w:rPr>
          <w:rStyle w:val="HTML"/>
          <w:rFonts w:ascii="Consolas" w:hAnsi="Consolas"/>
          <w:sz w:val="23"/>
          <w:szCs w:val="23"/>
          <w:shd w:val="clear" w:color="auto" w:fill="F7F7F8"/>
        </w:rPr>
        <w:t>publishEvent()</w:t>
      </w:r>
      <w:r>
        <w:rPr>
          <w:rFonts w:ascii="Arial" w:hAnsi="Arial" w:cs="Arial"/>
          <w:color w:val="34302D"/>
          <w:shd w:val="clear" w:color="auto" w:fill="FFFFFF"/>
        </w:rPr>
        <w:t>方法将阻塞，直到所有侦听器都已完成对事件的处理。这种同步和单线程方法的一个优点是，当侦听器接收到事件时，如果事务上下文可用，它将在发布者的事务上下文内运行。如果需要另一个事件发布策略，请参阅</w:t>
      </w:r>
      <w:r>
        <w:rPr>
          <w:rFonts w:ascii="Arial" w:hAnsi="Arial" w:cs="Arial"/>
          <w:color w:val="34302D"/>
          <w:shd w:val="clear" w:color="auto" w:fill="FFFFFF"/>
        </w:rPr>
        <w:t>Spring</w:t>
      </w:r>
      <w:r>
        <w:rPr>
          <w:rFonts w:ascii="Arial" w:hAnsi="Arial" w:cs="Arial"/>
          <w:color w:val="34302D"/>
          <w:shd w:val="clear" w:color="auto" w:fill="FFFFFF"/>
        </w:rPr>
        <w:t>的</w:t>
      </w:r>
      <w:hyperlink r:id="rId437" w:history="1">
        <w:r>
          <w:rPr>
            <w:rStyle w:val="HTML"/>
            <w:rFonts w:ascii="Consolas" w:hAnsi="Consolas"/>
            <w:color w:val="548E2E"/>
            <w:sz w:val="23"/>
            <w:szCs w:val="23"/>
            <w:u w:val="single"/>
            <w:shd w:val="clear" w:color="auto" w:fill="F7F7F8"/>
          </w:rPr>
          <w:t>ApplicationEventMulticaster</w:t>
        </w:r>
      </w:hyperlink>
      <w:r>
        <w:rPr>
          <w:rFonts w:ascii="Arial" w:hAnsi="Arial" w:cs="Arial"/>
          <w:color w:val="34302D"/>
          <w:shd w:val="clear" w:color="auto" w:fill="FFFFFF"/>
        </w:rPr>
        <w:t>界面的</w:t>
      </w:r>
      <w:r>
        <w:rPr>
          <w:rFonts w:ascii="Arial" w:hAnsi="Arial" w:cs="Arial"/>
          <w:color w:val="34302D"/>
          <w:shd w:val="clear" w:color="auto" w:fill="FFFFFF"/>
        </w:rPr>
        <w:t>javadoc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bean definitions used to register and configure each of the classes above:</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以下示例显示了用于注册和配置上述每个类的</w:t>
      </w:r>
      <w:r>
        <w:rPr>
          <w:rFonts w:ascii="Arial" w:hAnsi="Arial" w:cs="Arial"/>
          <w:color w:val="34302D"/>
          <w:shd w:val="clear" w:color="auto" w:fill="FFFFFF"/>
        </w:rPr>
        <w:t>bean</w:t>
      </w:r>
      <w:r>
        <w:rPr>
          <w:rFonts w:ascii="Arial" w:hAnsi="Arial" w:cs="Arial"/>
          <w:color w:val="34302D"/>
          <w:shd w:val="clear" w:color="auto" w:fill="FFFFFF"/>
        </w:rPr>
        <w:t>定义：</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"example.EmailService"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"blackList"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known.spammer@example.org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known.hacker@example.org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john.doe@example.org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"blackListNotifier"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"example.BlackListNotifier"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"notificationAddress"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"blacklist@example.org"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Putting it all together, when the </w:t>
      </w:r>
      <w:r w:rsidRPr="00BA0D5D">
        <w:rPr>
          <w:rFonts w:ascii="Consolas" w:eastAsia="宋体" w:hAnsi="Consolas" w:cs="宋体"/>
          <w:color w:val="34302D"/>
          <w:kern w:val="0"/>
          <w:sz w:val="23"/>
          <w:szCs w:val="23"/>
          <w:shd w:val="clear" w:color="auto" w:fill="F7F7F8"/>
        </w:rPr>
        <w:t>sendEmail()</w:t>
      </w:r>
      <w:r w:rsidRPr="00BA0D5D">
        <w:rPr>
          <w:rFonts w:ascii="inherit" w:eastAsia="宋体" w:hAnsi="inherit" w:cs="Arial"/>
          <w:color w:val="34302D"/>
          <w:kern w:val="0"/>
          <w:sz w:val="24"/>
          <w:szCs w:val="24"/>
        </w:rPr>
        <w:t> method of the </w:t>
      </w:r>
      <w:r w:rsidRPr="00BA0D5D">
        <w:rPr>
          <w:rFonts w:ascii="Consolas" w:eastAsia="宋体" w:hAnsi="Consolas" w:cs="宋体"/>
          <w:color w:val="34302D"/>
          <w:kern w:val="0"/>
          <w:sz w:val="23"/>
          <w:szCs w:val="23"/>
          <w:shd w:val="clear" w:color="auto" w:fill="F7F7F8"/>
        </w:rPr>
        <w:t>emailService</w:t>
      </w:r>
      <w:r w:rsidRPr="00BA0D5D">
        <w:rPr>
          <w:rFonts w:ascii="inherit" w:eastAsia="宋体" w:hAnsi="inherit" w:cs="Arial"/>
          <w:color w:val="34302D"/>
          <w:kern w:val="0"/>
          <w:sz w:val="24"/>
          <w:szCs w:val="24"/>
        </w:rPr>
        <w:t> bean is called, if there are any email messages that should be blacklisted, a custom event of type </w:t>
      </w:r>
      <w:r w:rsidRPr="00BA0D5D">
        <w:rPr>
          <w:rFonts w:ascii="Consolas" w:eastAsia="宋体" w:hAnsi="Consolas" w:cs="宋体"/>
          <w:color w:val="34302D"/>
          <w:kern w:val="0"/>
          <w:sz w:val="23"/>
          <w:szCs w:val="23"/>
          <w:shd w:val="clear" w:color="auto" w:fill="F7F7F8"/>
        </w:rPr>
        <w:t>BlackListEvent</w:t>
      </w:r>
      <w:r w:rsidRPr="00BA0D5D">
        <w:rPr>
          <w:rFonts w:ascii="inherit" w:eastAsia="宋体" w:hAnsi="inherit" w:cs="Arial"/>
          <w:color w:val="34302D"/>
          <w:kern w:val="0"/>
          <w:sz w:val="24"/>
          <w:szCs w:val="24"/>
        </w:rPr>
        <w:t> is published. The </w:t>
      </w:r>
      <w:r w:rsidRPr="00BA0D5D">
        <w:rPr>
          <w:rFonts w:ascii="Consolas" w:eastAsia="宋体" w:hAnsi="Consolas" w:cs="宋体"/>
          <w:color w:val="34302D"/>
          <w:kern w:val="0"/>
          <w:sz w:val="23"/>
          <w:szCs w:val="23"/>
          <w:shd w:val="clear" w:color="auto" w:fill="F7F7F8"/>
        </w:rPr>
        <w:t>blackListNotifier</w:t>
      </w:r>
      <w:r w:rsidRPr="00BA0D5D">
        <w:rPr>
          <w:rFonts w:ascii="inherit" w:eastAsia="宋体" w:hAnsi="inherit" w:cs="Arial"/>
          <w:color w:val="34302D"/>
          <w:kern w:val="0"/>
          <w:sz w:val="24"/>
          <w:szCs w:val="24"/>
        </w:rPr>
        <w:t> bean is registered as an</w:t>
      </w:r>
      <w:r w:rsidRPr="00BA0D5D">
        <w:rPr>
          <w:rFonts w:ascii="Consolas" w:eastAsia="宋体" w:hAnsi="Consolas" w:cs="宋体"/>
          <w:color w:val="34302D"/>
          <w:kern w:val="0"/>
          <w:sz w:val="23"/>
          <w:szCs w:val="23"/>
          <w:shd w:val="clear" w:color="auto" w:fill="F7F7F8"/>
        </w:rPr>
        <w:t>ApplicationListener</w:t>
      </w:r>
      <w:r w:rsidRPr="00BA0D5D">
        <w:rPr>
          <w:rFonts w:ascii="inherit" w:eastAsia="宋体" w:hAnsi="inherit" w:cs="Arial"/>
          <w:color w:val="34302D"/>
          <w:kern w:val="0"/>
          <w:sz w:val="24"/>
          <w:szCs w:val="24"/>
        </w:rPr>
        <w:t> and receives the </w:t>
      </w:r>
      <w:r w:rsidRPr="00BA0D5D">
        <w:rPr>
          <w:rFonts w:ascii="Consolas" w:eastAsia="宋体" w:hAnsi="Consolas" w:cs="宋体"/>
          <w:color w:val="34302D"/>
          <w:kern w:val="0"/>
          <w:sz w:val="23"/>
          <w:szCs w:val="23"/>
          <w:shd w:val="clear" w:color="auto" w:fill="F7F7F8"/>
        </w:rPr>
        <w:t>BlackListEvent</w:t>
      </w:r>
      <w:r w:rsidRPr="00BA0D5D">
        <w:rPr>
          <w:rFonts w:ascii="inherit" w:eastAsia="宋体" w:hAnsi="inherit" w:cs="Arial"/>
          <w:color w:val="34302D"/>
          <w:kern w:val="0"/>
          <w:sz w:val="24"/>
          <w:szCs w:val="24"/>
        </w:rPr>
        <w:t>, at which point it can notify appropriate parties.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总而言之，当调用</w:t>
      </w:r>
      <w:r>
        <w:rPr>
          <w:rFonts w:ascii="Arial" w:hAnsi="Arial" w:cs="Arial"/>
          <w:color w:val="34302D"/>
          <w:shd w:val="clear" w:color="auto" w:fill="FFFFFF"/>
        </w:rPr>
        <w:t>bean </w:t>
      </w:r>
      <w:r>
        <w:rPr>
          <w:rFonts w:ascii="Arial" w:hAnsi="Arial" w:cs="Arial"/>
          <w:color w:val="34302D"/>
          <w:shd w:val="clear" w:color="auto" w:fill="FFFFFF"/>
        </w:rPr>
        <w:t>的</w:t>
      </w:r>
      <w:r>
        <w:rPr>
          <w:rStyle w:val="HTML"/>
          <w:rFonts w:ascii="Consolas" w:hAnsi="Consolas"/>
          <w:sz w:val="23"/>
          <w:szCs w:val="23"/>
          <w:shd w:val="clear" w:color="auto" w:fill="F7F7F8"/>
        </w:rPr>
        <w:t>sendEmail()</w:t>
      </w:r>
      <w:r>
        <w:rPr>
          <w:rFonts w:ascii="Arial" w:hAnsi="Arial" w:cs="Arial"/>
          <w:color w:val="34302D"/>
          <w:shd w:val="clear" w:color="auto" w:fill="FFFFFF"/>
        </w:rPr>
        <w:t>方法时</w:t>
      </w:r>
      <w:r>
        <w:rPr>
          <w:rStyle w:val="HTML"/>
          <w:rFonts w:ascii="Consolas" w:hAnsi="Consolas"/>
          <w:sz w:val="23"/>
          <w:szCs w:val="23"/>
          <w:shd w:val="clear" w:color="auto" w:fill="F7F7F8"/>
        </w:rPr>
        <w:t>emailService</w:t>
      </w:r>
      <w:r>
        <w:rPr>
          <w:rFonts w:ascii="Arial" w:hAnsi="Arial" w:cs="Arial"/>
          <w:color w:val="34302D"/>
          <w:shd w:val="clear" w:color="auto" w:fill="FFFFFF"/>
        </w:rPr>
        <w:t>，如果有任何应该列入黑名单的电子邮件消息，</w:t>
      </w:r>
      <w:r>
        <w:rPr>
          <w:rStyle w:val="HTML"/>
          <w:rFonts w:ascii="Consolas" w:hAnsi="Consolas"/>
          <w:sz w:val="23"/>
          <w:szCs w:val="23"/>
          <w:shd w:val="clear" w:color="auto" w:fill="F7F7F8"/>
        </w:rPr>
        <w:t>BlackListEvent</w:t>
      </w:r>
      <w:r>
        <w:rPr>
          <w:rFonts w:ascii="Arial" w:hAnsi="Arial" w:cs="Arial"/>
          <w:color w:val="34302D"/>
          <w:shd w:val="clear" w:color="auto" w:fill="FFFFFF"/>
        </w:rPr>
        <w:t>则会发布类型的自定义事件</w:t>
      </w:r>
      <w:r>
        <w:rPr>
          <w:rFonts w:ascii="Arial" w:hAnsi="Arial" w:cs="Arial"/>
          <w:color w:val="34302D"/>
          <w:shd w:val="clear" w:color="auto" w:fill="FFFFFF"/>
        </w:rPr>
        <w:t> </w:t>
      </w:r>
      <w:r>
        <w:rPr>
          <w:rFonts w:ascii="Arial" w:hAnsi="Arial" w:cs="Arial"/>
          <w:color w:val="34302D"/>
          <w:shd w:val="clear" w:color="auto" w:fill="FFFFFF"/>
        </w:rPr>
        <w:t>。该</w:t>
      </w:r>
      <w:r>
        <w:rPr>
          <w:rStyle w:val="HTML"/>
          <w:rFonts w:ascii="Consolas" w:hAnsi="Consolas"/>
          <w:sz w:val="23"/>
          <w:szCs w:val="23"/>
          <w:shd w:val="clear" w:color="auto" w:fill="F7F7F8"/>
        </w:rPr>
        <w:t>blackListNotifier</w:t>
      </w:r>
      <w:r>
        <w:rPr>
          <w:rFonts w:ascii="Arial" w:hAnsi="Arial" w:cs="Arial"/>
          <w:color w:val="34302D"/>
          <w:shd w:val="clear" w:color="auto" w:fill="FFFFFF"/>
        </w:rPr>
        <w:t>bean</w:t>
      </w:r>
      <w:r>
        <w:rPr>
          <w:rFonts w:ascii="Arial" w:hAnsi="Arial" w:cs="Arial"/>
          <w:color w:val="34302D"/>
          <w:shd w:val="clear" w:color="auto" w:fill="FFFFFF"/>
        </w:rPr>
        <w:t>被注册为</w:t>
      </w:r>
      <w:r>
        <w:rPr>
          <w:rFonts w:ascii="Arial" w:hAnsi="Arial" w:cs="Arial"/>
          <w:color w:val="34302D"/>
          <w:shd w:val="clear" w:color="auto" w:fill="FFFFFF"/>
        </w:rPr>
        <w:t> </w:t>
      </w:r>
      <w:r>
        <w:rPr>
          <w:rStyle w:val="HTML"/>
          <w:rFonts w:ascii="Consolas" w:hAnsi="Consolas"/>
          <w:sz w:val="23"/>
          <w:szCs w:val="23"/>
          <w:shd w:val="clear" w:color="auto" w:fill="F7F7F8"/>
        </w:rPr>
        <w:t>ApplicationListener</w:t>
      </w:r>
      <w:r>
        <w:rPr>
          <w:rFonts w:ascii="Arial" w:hAnsi="Arial" w:cs="Arial"/>
          <w:color w:val="34302D"/>
          <w:shd w:val="clear" w:color="auto" w:fill="FFFFFF"/>
        </w:rPr>
        <w:t>与接收</w:t>
      </w:r>
      <w:r>
        <w:rPr>
          <w:rStyle w:val="HTML"/>
          <w:rFonts w:ascii="Consolas" w:hAnsi="Consolas"/>
          <w:sz w:val="23"/>
          <w:szCs w:val="23"/>
          <w:shd w:val="clear" w:color="auto" w:fill="F7F7F8"/>
        </w:rPr>
        <w:t>BlackListEvent</w:t>
      </w:r>
      <w:r>
        <w:rPr>
          <w:rFonts w:ascii="Arial" w:hAnsi="Arial" w:cs="Arial"/>
          <w:color w:val="34302D"/>
          <w:shd w:val="clear" w:color="auto" w:fill="FFFFFF"/>
        </w:rPr>
        <w:t>，此时它可以通知有关各方。</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A254D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Spring’s eventing mechanism is designed for simple communication between Spring beans within the same application context. However, for more sophisticated enterprise integration needs, the separately maintained</w:t>
            </w:r>
            <w:hyperlink r:id="rId438" w:history="1">
              <w:r w:rsidRPr="00BA0D5D">
                <w:rPr>
                  <w:rFonts w:ascii="宋体" w:eastAsia="宋体" w:hAnsi="宋体" w:cs="宋体"/>
                  <w:color w:val="548E2E"/>
                  <w:kern w:val="0"/>
                  <w:sz w:val="24"/>
                  <w:szCs w:val="24"/>
                  <w:u w:val="single"/>
                </w:rPr>
                <w:t>Spring Integration</w:t>
              </w:r>
            </w:hyperlink>
            <w:r w:rsidRPr="00BA0D5D">
              <w:rPr>
                <w:rFonts w:ascii="宋体" w:eastAsia="宋体" w:hAnsi="宋体" w:cs="宋体"/>
                <w:kern w:val="0"/>
                <w:sz w:val="24"/>
                <w:szCs w:val="24"/>
              </w:rPr>
              <w:t> project provides complete support for building lightweight, </w:t>
            </w:r>
            <w:hyperlink r:id="rId439" w:history="1">
              <w:r w:rsidRPr="00BA0D5D">
                <w:rPr>
                  <w:rFonts w:ascii="宋体" w:eastAsia="宋体" w:hAnsi="宋体" w:cs="宋体"/>
                  <w:color w:val="548E2E"/>
                  <w:kern w:val="0"/>
                  <w:sz w:val="24"/>
                  <w:szCs w:val="24"/>
                  <w:u w:val="single"/>
                </w:rPr>
                <w:t>pattern-oriented</w:t>
              </w:r>
            </w:hyperlink>
            <w:r w:rsidRPr="00BA0D5D">
              <w:rPr>
                <w:rFonts w:ascii="宋体" w:eastAsia="宋体" w:hAnsi="宋体" w:cs="宋体"/>
                <w:kern w:val="0"/>
                <w:sz w:val="24"/>
                <w:szCs w:val="24"/>
              </w:rPr>
              <w:t>, event-driven architectures that build upon the well-known Spring programming model.</w:t>
            </w:r>
          </w:p>
          <w:p w:rsidR="00A254DB" w:rsidRPr="00BA0D5D" w:rsidRDefault="00A254DB" w:rsidP="00BA0D5D">
            <w:pPr>
              <w:widowControl/>
              <w:jc w:val="left"/>
              <w:rPr>
                <w:rFonts w:ascii="宋体" w:eastAsia="宋体" w:hAnsi="宋体" w:cs="宋体"/>
                <w:kern w:val="0"/>
                <w:sz w:val="24"/>
                <w:szCs w:val="24"/>
              </w:rPr>
            </w:pPr>
            <w:r>
              <w:rPr>
                <w:rFonts w:ascii="Arial" w:hAnsi="Arial" w:cs="Arial"/>
                <w:shd w:val="clear" w:color="auto" w:fill="EBF1E7"/>
              </w:rPr>
              <w:t>Spring</w:t>
            </w:r>
            <w:r>
              <w:rPr>
                <w:rFonts w:ascii="Arial" w:hAnsi="Arial" w:cs="Arial"/>
                <w:shd w:val="clear" w:color="auto" w:fill="EBF1E7"/>
              </w:rPr>
              <w:t>的事件机制是为在同一应用程序上下文中的</w:t>
            </w:r>
            <w:r>
              <w:rPr>
                <w:rFonts w:ascii="Arial" w:hAnsi="Arial" w:cs="Arial"/>
                <w:shd w:val="clear" w:color="auto" w:fill="EBF1E7"/>
              </w:rPr>
              <w:t>Spring bean</w:t>
            </w:r>
            <w:r>
              <w:rPr>
                <w:rFonts w:ascii="Arial" w:hAnsi="Arial" w:cs="Arial"/>
                <w:shd w:val="clear" w:color="auto" w:fill="EBF1E7"/>
              </w:rPr>
              <w:t>之间的简单通信而设计的。但是，对于更复杂的企业集成需求，单独维护的</w:t>
            </w:r>
            <w:r>
              <w:rPr>
                <w:rFonts w:ascii="Arial" w:hAnsi="Arial" w:cs="Arial"/>
                <w:shd w:val="clear" w:color="auto" w:fill="EBF1E7"/>
              </w:rPr>
              <w:t> </w:t>
            </w:r>
            <w:hyperlink r:id="rId440" w:history="1">
              <w:r>
                <w:rPr>
                  <w:rStyle w:val="a4"/>
                  <w:rFonts w:ascii="Arial" w:hAnsi="Arial" w:cs="Arial"/>
                  <w:color w:val="548E2E"/>
                  <w:shd w:val="clear" w:color="auto" w:fill="EBF1E7"/>
                </w:rPr>
                <w:t>Spring Integration</w:t>
              </w:r>
            </w:hyperlink>
            <w:r>
              <w:rPr>
                <w:rFonts w:ascii="Arial" w:hAnsi="Arial" w:cs="Arial"/>
                <w:shd w:val="clear" w:color="auto" w:fill="EBF1E7"/>
              </w:rPr>
              <w:t>项目为构建基于众所周知的</w:t>
            </w:r>
            <w:r>
              <w:rPr>
                <w:rFonts w:ascii="Arial" w:hAnsi="Arial" w:cs="Arial"/>
                <w:shd w:val="clear" w:color="auto" w:fill="EBF1E7"/>
              </w:rPr>
              <w:t>Spring</w:t>
            </w:r>
            <w:r>
              <w:rPr>
                <w:rFonts w:ascii="Arial" w:hAnsi="Arial" w:cs="Arial"/>
                <w:shd w:val="clear" w:color="auto" w:fill="EBF1E7"/>
              </w:rPr>
              <w:t>编程模型的轻量级，</w:t>
            </w:r>
            <w:hyperlink r:id="rId441" w:history="1">
              <w:r>
                <w:rPr>
                  <w:rStyle w:val="a4"/>
                  <w:rFonts w:ascii="Arial" w:hAnsi="Arial" w:cs="Arial"/>
                  <w:color w:val="548E2E"/>
                  <w:shd w:val="clear" w:color="auto" w:fill="EBF1E7"/>
                </w:rPr>
                <w:t>面向模式</w:t>
              </w:r>
            </w:hyperlink>
            <w:r>
              <w:rPr>
                <w:rFonts w:ascii="Arial" w:hAnsi="Arial" w:cs="Arial"/>
                <w:shd w:val="clear" w:color="auto" w:fill="EBF1E7"/>
              </w:rPr>
              <w:t>，事件驱动的体系结构提供了完整的支持</w:t>
            </w:r>
            <w:r>
              <w:rPr>
                <w:rFonts w:ascii="Arial" w:hAnsi="Arial" w:cs="Arial"/>
                <w:shd w:val="clear" w:color="auto" w:fill="EBF1E7"/>
              </w:rPr>
              <w:t> </w:t>
            </w:r>
            <w:r>
              <w:rPr>
                <w:rFonts w:ascii="Arial" w:hAnsi="Arial" w:cs="Arial"/>
                <w:shd w:val="clear" w:color="auto" w:fill="EBF1E7"/>
              </w:rPr>
              <w: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Annotation-based Event Listeners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4.2, you can register an event listener on any public method of a managed bean by using the </w:t>
      </w:r>
      <w:r w:rsidRPr="00BA0D5D">
        <w:rPr>
          <w:rFonts w:ascii="Consolas" w:eastAsia="宋体" w:hAnsi="Consolas" w:cs="宋体"/>
          <w:color w:val="34302D"/>
          <w:kern w:val="0"/>
          <w:sz w:val="23"/>
          <w:szCs w:val="23"/>
          <w:shd w:val="clear" w:color="auto" w:fill="F7F7F8"/>
        </w:rPr>
        <w:t>EventListener</w:t>
      </w:r>
      <w:r w:rsidRPr="00BA0D5D">
        <w:rPr>
          <w:rFonts w:ascii="inherit" w:eastAsia="宋体" w:hAnsi="inherit" w:cs="Arial"/>
          <w:color w:val="34302D"/>
          <w:kern w:val="0"/>
          <w:sz w:val="24"/>
          <w:szCs w:val="24"/>
        </w:rPr>
        <w:t>annotation. The </w:t>
      </w:r>
      <w:r w:rsidRPr="00BA0D5D">
        <w:rPr>
          <w:rFonts w:ascii="Consolas" w:eastAsia="宋体" w:hAnsi="Consolas" w:cs="宋体"/>
          <w:color w:val="34302D"/>
          <w:kern w:val="0"/>
          <w:sz w:val="23"/>
          <w:szCs w:val="23"/>
          <w:shd w:val="clear" w:color="auto" w:fill="F7F7F8"/>
        </w:rPr>
        <w:t>BlackListNotifier</w:t>
      </w:r>
      <w:r w:rsidRPr="00BA0D5D">
        <w:rPr>
          <w:rFonts w:ascii="inherit" w:eastAsia="宋体" w:hAnsi="inherit" w:cs="Arial"/>
          <w:color w:val="34302D"/>
          <w:kern w:val="0"/>
          <w:sz w:val="24"/>
          <w:szCs w:val="24"/>
        </w:rPr>
        <w:t> can be rewritten as follows: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从</w:t>
      </w:r>
      <w:r>
        <w:rPr>
          <w:rFonts w:ascii="Arial" w:hAnsi="Arial" w:cs="Arial"/>
          <w:color w:val="34302D"/>
          <w:shd w:val="clear" w:color="auto" w:fill="FFFFFF"/>
        </w:rPr>
        <w:t>Spring 4.2</w:t>
      </w:r>
      <w:r>
        <w:rPr>
          <w:rFonts w:ascii="Arial" w:hAnsi="Arial" w:cs="Arial"/>
          <w:color w:val="34302D"/>
          <w:shd w:val="clear" w:color="auto" w:fill="FFFFFF"/>
        </w:rPr>
        <w:t>开始，您可以使用</w:t>
      </w:r>
      <w:r>
        <w:rPr>
          <w:rStyle w:val="HTML"/>
          <w:rFonts w:ascii="Consolas" w:hAnsi="Consolas"/>
          <w:sz w:val="23"/>
          <w:szCs w:val="23"/>
          <w:shd w:val="clear" w:color="auto" w:fill="F7F7F8"/>
        </w:rPr>
        <w:t>EventListener</w:t>
      </w:r>
      <w:r>
        <w:rPr>
          <w:rFonts w:ascii="Arial" w:hAnsi="Arial" w:cs="Arial"/>
          <w:color w:val="34302D"/>
          <w:shd w:val="clear" w:color="auto" w:fill="FFFFFF"/>
        </w:rPr>
        <w:t>注释在托管</w:t>
      </w:r>
      <w:r>
        <w:rPr>
          <w:rFonts w:ascii="Arial" w:hAnsi="Arial" w:cs="Arial"/>
          <w:color w:val="34302D"/>
          <w:shd w:val="clear" w:color="auto" w:fill="FFFFFF"/>
        </w:rPr>
        <w:t>bean</w:t>
      </w:r>
      <w:r>
        <w:rPr>
          <w:rFonts w:ascii="Arial" w:hAnsi="Arial" w:cs="Arial"/>
          <w:color w:val="34302D"/>
          <w:shd w:val="clear" w:color="auto" w:fill="FFFFFF"/>
        </w:rPr>
        <w:t>的任何公共方法上注册事件侦听器。该</w:t>
      </w:r>
      <w:r>
        <w:rPr>
          <w:rStyle w:val="HTML"/>
          <w:rFonts w:ascii="Consolas" w:hAnsi="Consolas"/>
          <w:sz w:val="23"/>
          <w:szCs w:val="23"/>
          <w:shd w:val="clear" w:color="auto" w:fill="F7F7F8"/>
        </w:rPr>
        <w:t>BlackListNotifier</w:t>
      </w:r>
      <w:r>
        <w:rPr>
          <w:rFonts w:ascii="Arial" w:hAnsi="Arial" w:cs="Arial"/>
          <w:color w:val="34302D"/>
          <w:shd w:val="clear" w:color="auto" w:fill="FFFFFF"/>
        </w:rPr>
        <w:t>可改写如下：</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BlackListNotifier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setNotificationAddress(String notificationAddress)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.notificationAddress =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processBlackListEvent(BlackListEvent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method signature once again declares the event type to which it listens, but, this time, with a flexible name and without implementing a specific listener interface. The event type can also be narrowed through generics as long as the actual event type resolves your generic parameter in its implementation hierarchy.</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方法签名再次声明它侦听的事件类型，但这次使用灵活的名称并且没有实现特定的侦听器接口。只要实际事件类型在其实现层次结构中解析通用参数，也可以通过泛型缩小事件类型。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your method should listen to several events or if you want to define it with no parameter at all, the event types can also be specified on the annotation itself. The following example shows how to do so:</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如果您的方法应该监听多个事件，或者您想要根据任何参数进行定义，那么也可以在注释本身上指定事件类型。以下示例显示了如何执行此操作：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@EventListener</w:t>
      </w:r>
      <w:r w:rsidRPr="00BA0D5D">
        <w:rPr>
          <w:rFonts w:ascii="Consolas" w:eastAsia="宋体" w:hAnsi="Consolas" w:cs="宋体"/>
          <w:color w:val="34302D"/>
          <w:kern w:val="0"/>
          <w:sz w:val="24"/>
          <w:szCs w:val="24"/>
        </w:rPr>
        <w:t>({ContextStartedEvent.class, ContextRefreshedEvent.class})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handleContextStart()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also possible to add additional runtime filtering by using the </w:t>
      </w:r>
      <w:r w:rsidRPr="00BA0D5D">
        <w:rPr>
          <w:rFonts w:ascii="Consolas" w:eastAsia="宋体" w:hAnsi="Consolas" w:cs="宋体"/>
          <w:color w:val="34302D"/>
          <w:kern w:val="0"/>
          <w:sz w:val="23"/>
          <w:szCs w:val="23"/>
          <w:shd w:val="clear" w:color="auto" w:fill="F7F7F8"/>
        </w:rPr>
        <w:t>condition</w:t>
      </w:r>
      <w:r w:rsidRPr="00BA0D5D">
        <w:rPr>
          <w:rFonts w:ascii="inherit" w:eastAsia="宋体" w:hAnsi="inherit" w:cs="Arial"/>
          <w:color w:val="34302D"/>
          <w:kern w:val="0"/>
          <w:sz w:val="24"/>
          <w:szCs w:val="24"/>
        </w:rPr>
        <w:t> attribute of the annotation that defines a </w:t>
      </w:r>
      <w:hyperlink r:id="rId442" w:anchor="expressions" w:history="1">
        <w:r w:rsidRPr="00BA0D5D">
          <w:rPr>
            <w:rFonts w:ascii="Consolas" w:eastAsia="宋体" w:hAnsi="Consolas" w:cs="宋体"/>
            <w:color w:val="548E2E"/>
            <w:kern w:val="0"/>
            <w:sz w:val="23"/>
            <w:szCs w:val="23"/>
            <w:u w:val="single"/>
            <w:shd w:val="clear" w:color="auto" w:fill="F7F7F8"/>
          </w:rPr>
          <w:t>SpEL</w:t>
        </w:r>
        <w:r w:rsidRPr="00BA0D5D">
          <w:rPr>
            <w:rFonts w:ascii="inherit" w:eastAsia="宋体" w:hAnsi="inherit" w:cs="Arial"/>
            <w:color w:val="548E2E"/>
            <w:kern w:val="0"/>
            <w:sz w:val="24"/>
            <w:szCs w:val="24"/>
            <w:u w:val="single"/>
          </w:rPr>
          <w:t>expression</w:t>
        </w:r>
      </w:hyperlink>
      <w:r w:rsidRPr="00BA0D5D">
        <w:rPr>
          <w:rFonts w:ascii="inherit" w:eastAsia="宋体" w:hAnsi="inherit" w:cs="Arial"/>
          <w:color w:val="34302D"/>
          <w:kern w:val="0"/>
          <w:sz w:val="24"/>
          <w:szCs w:val="24"/>
        </w:rPr>
        <w:t> , which should match to actually invoke the method for a particular event.</w:t>
      </w:r>
    </w:p>
    <w:p w:rsidR="00A254DB" w:rsidRDefault="00A254DB" w:rsidP="00A254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还可以通过使用</w:t>
      </w:r>
      <w:r>
        <w:rPr>
          <w:rStyle w:val="HTML"/>
          <w:rFonts w:ascii="Consolas" w:hAnsi="Consolas"/>
          <w:color w:val="34302D"/>
          <w:sz w:val="23"/>
          <w:szCs w:val="23"/>
          <w:shd w:val="clear" w:color="auto" w:fill="F7F7F8"/>
        </w:rPr>
        <w:t>condition</w:t>
      </w:r>
      <w:r>
        <w:rPr>
          <w:rFonts w:ascii="inherit" w:hAnsi="inherit" w:cs="Arial"/>
          <w:color w:val="34302D"/>
        </w:rPr>
        <w:t>定义</w:t>
      </w:r>
      <w:hyperlink r:id="rId443" w:anchor="expressions" w:history="1">
        <w:r>
          <w:rPr>
            <w:rStyle w:val="HTML"/>
            <w:rFonts w:ascii="Consolas" w:hAnsi="Consolas"/>
            <w:color w:val="548E2E"/>
            <w:sz w:val="23"/>
            <w:szCs w:val="23"/>
            <w:u w:val="single"/>
            <w:shd w:val="clear" w:color="auto" w:fill="F7F7F8"/>
          </w:rPr>
          <w:t>SpEL</w:t>
        </w:r>
        <w:r>
          <w:rPr>
            <w:rStyle w:val="a4"/>
            <w:rFonts w:ascii="inherit" w:hAnsi="inherit" w:cs="Arial"/>
            <w:color w:val="548E2E"/>
          </w:rPr>
          <w:t>表达式</w:t>
        </w:r>
      </w:hyperlink>
      <w:r>
        <w:rPr>
          <w:rFonts w:ascii="inherit" w:hAnsi="inherit" w:cs="Arial"/>
          <w:color w:val="34302D"/>
        </w:rPr>
        <w:t>的注释的属性来添加额外的运行时过滤，该属性应该匹配以实际调用特定事件的方法。</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our notifier can be rewritten to be invoked only if the </w:t>
      </w:r>
      <w:r w:rsidRPr="00BA0D5D">
        <w:rPr>
          <w:rFonts w:ascii="Consolas" w:eastAsia="宋体" w:hAnsi="Consolas" w:cs="宋体"/>
          <w:color w:val="34302D"/>
          <w:kern w:val="0"/>
          <w:sz w:val="23"/>
          <w:szCs w:val="23"/>
          <w:shd w:val="clear" w:color="auto" w:fill="F7F7F8"/>
        </w:rPr>
        <w:t>content</w:t>
      </w:r>
      <w:r w:rsidRPr="00BA0D5D">
        <w:rPr>
          <w:rFonts w:ascii="inherit" w:eastAsia="宋体" w:hAnsi="inherit" w:cs="Arial"/>
          <w:color w:val="34302D"/>
          <w:kern w:val="0"/>
          <w:sz w:val="24"/>
          <w:szCs w:val="24"/>
        </w:rPr>
        <w:t> attribute of the event is equal to </w:t>
      </w:r>
      <w:r w:rsidRPr="00BA0D5D">
        <w:rPr>
          <w:rFonts w:ascii="Consolas" w:eastAsia="宋体" w:hAnsi="Consolas" w:cs="宋体"/>
          <w:color w:val="34302D"/>
          <w:kern w:val="0"/>
          <w:sz w:val="23"/>
          <w:szCs w:val="23"/>
          <w:shd w:val="clear" w:color="auto" w:fill="F7F7F8"/>
        </w:rPr>
        <w:t>my-event</w:t>
      </w:r>
      <w:r w:rsidRPr="00BA0D5D">
        <w:rPr>
          <w:rFonts w:ascii="inherit" w:eastAsia="宋体" w:hAnsi="inherit" w:cs="Arial"/>
          <w:color w:val="34302D"/>
          <w:kern w:val="0"/>
          <w:sz w:val="24"/>
          <w:szCs w:val="24"/>
        </w:rPr>
        <w:t>:</w:t>
      </w:r>
    </w:p>
    <w:p w:rsidR="00A254DB" w:rsidRPr="00A254DB" w:rsidRDefault="00A254DB" w:rsidP="00A254DB">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以下示例显示了仅当</w:t>
      </w:r>
      <w:r>
        <w:rPr>
          <w:rStyle w:val="HTML"/>
          <w:rFonts w:ascii="Consolas" w:hAnsi="Consolas"/>
          <w:color w:val="34302D"/>
          <w:sz w:val="23"/>
          <w:szCs w:val="23"/>
          <w:shd w:val="clear" w:color="auto" w:fill="F7F7F8"/>
        </w:rPr>
        <w:t>content</w:t>
      </w:r>
      <w:r>
        <w:rPr>
          <w:rFonts w:ascii="inherit" w:hAnsi="inherit" w:cs="Arial"/>
          <w:color w:val="34302D"/>
        </w:rPr>
        <w:t>事件的属性等于时，才能重写我们的通知程序以进行调用</w:t>
      </w:r>
      <w:r>
        <w:rPr>
          <w:rFonts w:ascii="inherit" w:hAnsi="inherit" w:cs="Arial"/>
          <w:color w:val="34302D"/>
        </w:rPr>
        <w:t> </w:t>
      </w:r>
      <w:r>
        <w:rPr>
          <w:rStyle w:val="HTML"/>
          <w:rFonts w:ascii="Consolas" w:hAnsi="Consolas"/>
          <w:color w:val="34302D"/>
          <w:sz w:val="23"/>
          <w:szCs w:val="23"/>
          <w:shd w:val="clear" w:color="auto" w:fill="F7F7F8"/>
        </w:rPr>
        <w:t>my-event</w:t>
      </w:r>
      <w:r>
        <w:rPr>
          <w:rFonts w:ascii="inherit" w:hAnsi="inherit" w:cs="Arial"/>
          <w:color w:val="34302D"/>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r w:rsidRPr="00BA0D5D">
        <w:rPr>
          <w:rFonts w:ascii="Consolas" w:eastAsia="宋体" w:hAnsi="Consolas" w:cs="宋体"/>
          <w:color w:val="34302D"/>
          <w:kern w:val="0"/>
          <w:sz w:val="24"/>
          <w:szCs w:val="24"/>
        </w:rPr>
        <w:t xml:space="preserve">(condition = </w:t>
      </w:r>
      <w:r w:rsidRPr="00BA0D5D">
        <w:rPr>
          <w:rFonts w:ascii="Consolas" w:eastAsia="宋体" w:hAnsi="Consolas" w:cs="宋体"/>
          <w:color w:val="DD1144"/>
          <w:kern w:val="0"/>
          <w:sz w:val="24"/>
          <w:szCs w:val="24"/>
        </w:rPr>
        <w:t>"#blEvent.content == 'my-event'"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processBlackListEvent(BlackListEvent blEvent)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w:t>
      </w:r>
      <w:r w:rsidRPr="00BA0D5D">
        <w:rPr>
          <w:rFonts w:ascii="Consolas" w:eastAsia="宋体" w:hAnsi="Consolas" w:cs="宋体"/>
          <w:color w:val="34302D"/>
          <w:kern w:val="0"/>
          <w:sz w:val="23"/>
          <w:szCs w:val="23"/>
          <w:shd w:val="clear" w:color="auto" w:fill="F7F7F8"/>
        </w:rPr>
        <w:t>SpEL</w:t>
      </w:r>
      <w:r w:rsidRPr="00BA0D5D">
        <w:rPr>
          <w:rFonts w:ascii="inherit" w:eastAsia="宋体" w:hAnsi="inherit" w:cs="Arial"/>
          <w:color w:val="34302D"/>
          <w:kern w:val="0"/>
          <w:sz w:val="24"/>
          <w:szCs w:val="24"/>
        </w:rPr>
        <w:t> expression evaluates against a dedicated context. The following table lists the items made available to the context so that you can use them for conditional event processing:</w:t>
      </w:r>
    </w:p>
    <w:p w:rsidR="00A254DB" w:rsidRDefault="00A254DB"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每个</w:t>
      </w:r>
      <w:r>
        <w:rPr>
          <w:rStyle w:val="HTML"/>
          <w:rFonts w:ascii="Consolas" w:hAnsi="Consolas"/>
          <w:sz w:val="23"/>
          <w:szCs w:val="23"/>
          <w:shd w:val="clear" w:color="auto" w:fill="F7F7F8"/>
        </w:rPr>
        <w:t>SpEL</w:t>
      </w:r>
      <w:r>
        <w:rPr>
          <w:rFonts w:ascii="Arial" w:hAnsi="Arial" w:cs="Arial"/>
          <w:color w:val="34302D"/>
          <w:shd w:val="clear" w:color="auto" w:fill="FFFFFF"/>
        </w:rPr>
        <w:t>表达式都针对专用上下文进行评估。下表列出了可用于上下文的项目，以便您可以将它们用于条件事件处理：</w:t>
      </w:r>
    </w:p>
    <w:tbl>
      <w:tblPr>
        <w:tblStyle w:val="a7"/>
        <w:tblW w:w="0" w:type="auto"/>
        <w:tblLook w:val="04A0" w:firstRow="1" w:lastRow="0" w:firstColumn="1" w:lastColumn="0" w:noHBand="0" w:noVBand="1"/>
      </w:tblPr>
      <w:tblGrid>
        <w:gridCol w:w="1311"/>
        <w:gridCol w:w="1255"/>
        <w:gridCol w:w="4582"/>
        <w:gridCol w:w="3309"/>
      </w:tblGrid>
      <w:tr w:rsidR="00A254DB" w:rsidRPr="00BA0D5D" w:rsidTr="00B9106B">
        <w:tc>
          <w:tcPr>
            <w:tcW w:w="0" w:type="auto"/>
            <w:gridSpan w:val="4"/>
            <w:hideMark/>
          </w:tcPr>
          <w:p w:rsidR="00A254DB" w:rsidRPr="00BA0D5D" w:rsidRDefault="00A254DB" w:rsidP="00B9106B">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8. Event SpEL available metadata</w:t>
            </w:r>
          </w:p>
        </w:tc>
      </w:tr>
      <w:tr w:rsidR="00A254DB" w:rsidRPr="00BA0D5D" w:rsidTr="00B9106B">
        <w:tc>
          <w:tcPr>
            <w:tcW w:w="0" w:type="auto"/>
            <w:hideMark/>
          </w:tcPr>
          <w:p w:rsidR="00A254DB" w:rsidRPr="00BA0D5D" w:rsidRDefault="00A254D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Name</w:t>
            </w:r>
          </w:p>
        </w:tc>
        <w:tc>
          <w:tcPr>
            <w:tcW w:w="0" w:type="auto"/>
            <w:hideMark/>
          </w:tcPr>
          <w:p w:rsidR="00A254DB" w:rsidRPr="00BA0D5D" w:rsidRDefault="00A254D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Location</w:t>
            </w:r>
          </w:p>
        </w:tc>
        <w:tc>
          <w:tcPr>
            <w:tcW w:w="0" w:type="auto"/>
            <w:hideMark/>
          </w:tcPr>
          <w:p w:rsidR="00A254DB" w:rsidRPr="00BA0D5D" w:rsidRDefault="00A254D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Description</w:t>
            </w:r>
          </w:p>
        </w:tc>
        <w:tc>
          <w:tcPr>
            <w:tcW w:w="0" w:type="auto"/>
            <w:hideMark/>
          </w:tcPr>
          <w:p w:rsidR="00A254DB" w:rsidRPr="00BA0D5D" w:rsidRDefault="00A254D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Example</w:t>
            </w:r>
          </w:p>
        </w:tc>
      </w:tr>
      <w:tr w:rsidR="00A254DB" w:rsidRPr="00BA0D5D" w:rsidTr="00B9106B">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Event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root object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The actual </w:t>
            </w:r>
            <w:r w:rsidRPr="00BA0D5D">
              <w:rPr>
                <w:rFonts w:ascii="Consolas" w:eastAsia="宋体" w:hAnsi="Consolas" w:cs="宋体"/>
                <w:color w:val="34302D"/>
                <w:kern w:val="0"/>
                <w:sz w:val="23"/>
                <w:szCs w:val="23"/>
              </w:rPr>
              <w:t>ApplicationEvent</w:t>
            </w:r>
            <w:r w:rsidRPr="00BA0D5D">
              <w:rPr>
                <w:rFonts w:ascii="inherit" w:eastAsia="宋体" w:hAnsi="inherit" w:cs="宋体"/>
                <w:color w:val="34302D"/>
                <w:kern w:val="0"/>
                <w:sz w:val="24"/>
                <w:szCs w:val="24"/>
              </w:rPr>
              <w: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#root.event</w:t>
            </w:r>
          </w:p>
        </w:tc>
      </w:tr>
      <w:tr w:rsidR="00A254DB" w:rsidRPr="00BA0D5D" w:rsidTr="00B9106B">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Arguments array</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root object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The arguments (as array) used for invoking the target.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#root.args[0]</w:t>
            </w:r>
          </w:p>
        </w:tc>
      </w:tr>
      <w:tr w:rsidR="00A254DB" w:rsidRPr="00BA0D5D" w:rsidTr="00B9106B">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i/>
                <w:iCs/>
                <w:color w:val="34302D"/>
                <w:kern w:val="0"/>
                <w:sz w:val="24"/>
                <w:szCs w:val="24"/>
              </w:rPr>
              <w:t>Argument name</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evaluation context</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The name of any of the method arguments. If, for some reason, the names are not available (for example, because there is no debug information), the argument names are also available under the </w:t>
            </w:r>
            <w:r w:rsidRPr="00BA0D5D">
              <w:rPr>
                <w:rFonts w:ascii="Consolas" w:eastAsia="宋体" w:hAnsi="Consolas" w:cs="宋体"/>
                <w:color w:val="34302D"/>
                <w:kern w:val="0"/>
                <w:sz w:val="23"/>
                <w:szCs w:val="23"/>
                <w:shd w:val="clear" w:color="auto" w:fill="F7F7F8"/>
              </w:rPr>
              <w:t>#a&lt;#arg&gt;</w:t>
            </w:r>
            <w:r w:rsidRPr="00BA0D5D">
              <w:rPr>
                <w:rFonts w:ascii="inherit" w:eastAsia="宋体" w:hAnsi="inherit" w:cs="宋体"/>
                <w:color w:val="34302D"/>
                <w:kern w:val="0"/>
                <w:sz w:val="24"/>
                <w:szCs w:val="24"/>
              </w:rPr>
              <w:t> where </w:t>
            </w:r>
            <w:r w:rsidRPr="00BA0D5D">
              <w:rPr>
                <w:rFonts w:ascii="Consolas" w:eastAsia="宋体" w:hAnsi="Consolas" w:cs="宋体"/>
                <w:color w:val="34302D"/>
                <w:kern w:val="0"/>
                <w:sz w:val="23"/>
                <w:szCs w:val="23"/>
                <w:shd w:val="clear" w:color="auto" w:fill="F7F7F8"/>
              </w:rPr>
              <w:t>#arg</w:t>
            </w:r>
            <w:r w:rsidRPr="00BA0D5D">
              <w:rPr>
                <w:rFonts w:ascii="inherit" w:eastAsia="宋体" w:hAnsi="inherit" w:cs="宋体"/>
                <w:color w:val="34302D"/>
                <w:kern w:val="0"/>
                <w:sz w:val="24"/>
                <w:szCs w:val="24"/>
              </w:rPr>
              <w:t> stands for the argument index (starting from 0).</w:t>
            </w:r>
          </w:p>
        </w:tc>
        <w:tc>
          <w:tcPr>
            <w:tcW w:w="0" w:type="auto"/>
            <w:hideMark/>
          </w:tcPr>
          <w:p w:rsidR="00A254DB" w:rsidRPr="00BA0D5D" w:rsidRDefault="00A254DB" w:rsidP="00B9106B">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shd w:val="clear" w:color="auto" w:fill="F7F7F8"/>
              </w:rPr>
              <w:t>#blEvent</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#a0</w:t>
            </w:r>
            <w:r w:rsidRPr="00BA0D5D">
              <w:rPr>
                <w:rFonts w:ascii="inherit" w:eastAsia="宋体" w:hAnsi="inherit" w:cs="宋体"/>
                <w:color w:val="34302D"/>
                <w:kern w:val="0"/>
                <w:sz w:val="24"/>
                <w:szCs w:val="24"/>
              </w:rPr>
              <w:t> (you can also use </w:t>
            </w:r>
            <w:r w:rsidRPr="00BA0D5D">
              <w:rPr>
                <w:rFonts w:ascii="Consolas" w:eastAsia="宋体" w:hAnsi="Consolas" w:cs="宋体"/>
                <w:color w:val="34302D"/>
                <w:kern w:val="0"/>
                <w:sz w:val="23"/>
                <w:szCs w:val="23"/>
                <w:shd w:val="clear" w:color="auto" w:fill="F7F7F8"/>
              </w:rPr>
              <w:t>#p0</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#p&lt;#arg&gt;</w:t>
            </w:r>
            <w:r w:rsidRPr="00BA0D5D">
              <w:rPr>
                <w:rFonts w:ascii="inherit" w:eastAsia="宋体" w:hAnsi="inherit" w:cs="宋体"/>
                <w:color w:val="34302D"/>
                <w:kern w:val="0"/>
                <w:sz w:val="24"/>
                <w:szCs w:val="24"/>
              </w:rPr>
              <w:t>notation as an alias)</w:t>
            </w:r>
          </w:p>
        </w:tc>
      </w:tr>
    </w:tbl>
    <w:p w:rsidR="00A254DB" w:rsidRDefault="00A254DB" w:rsidP="00BA0D5D">
      <w:pPr>
        <w:widowControl/>
        <w:shd w:val="clear" w:color="auto" w:fill="FFFFFF"/>
        <w:spacing w:after="300"/>
        <w:jc w:val="left"/>
        <w:rPr>
          <w:rFonts w:ascii="Arial" w:hAnsi="Arial" w:cs="Arial"/>
          <w:color w:val="34302D"/>
          <w:shd w:val="clear" w:color="auto" w:fill="FFFFFF"/>
        </w:rPr>
      </w:pPr>
    </w:p>
    <w:tbl>
      <w:tblPr>
        <w:tblStyle w:val="a7"/>
        <w:tblW w:w="0" w:type="auto"/>
        <w:tblLook w:val="04A0" w:firstRow="1" w:lastRow="0" w:firstColumn="1" w:lastColumn="0" w:noHBand="0" w:noVBand="1"/>
      </w:tblPr>
      <w:tblGrid>
        <w:gridCol w:w="635"/>
        <w:gridCol w:w="634"/>
        <w:gridCol w:w="6015"/>
        <w:gridCol w:w="3173"/>
      </w:tblGrid>
      <w:tr w:rsidR="00A254DB" w:rsidRPr="00A254DB" w:rsidTr="00A254DB">
        <w:tc>
          <w:tcPr>
            <w:tcW w:w="0" w:type="auto"/>
            <w:gridSpan w:val="4"/>
            <w:hideMark/>
          </w:tcPr>
          <w:p w:rsidR="00A254DB" w:rsidRPr="00A254DB" w:rsidRDefault="00A254DB" w:rsidP="00A254DB">
            <w:pPr>
              <w:widowControl/>
              <w:spacing w:after="60"/>
              <w:jc w:val="left"/>
              <w:rPr>
                <w:rFonts w:ascii="Arial" w:eastAsia="宋体" w:hAnsi="Arial" w:cs="Arial"/>
                <w:i/>
                <w:iCs/>
                <w:color w:val="0B0A0A"/>
                <w:kern w:val="0"/>
                <w:sz w:val="24"/>
                <w:szCs w:val="24"/>
              </w:rPr>
            </w:pPr>
            <w:r w:rsidRPr="00A254DB">
              <w:rPr>
                <w:rFonts w:ascii="Arial" w:eastAsia="宋体" w:hAnsi="Arial" w:cs="Arial"/>
                <w:i/>
                <w:iCs/>
                <w:color w:val="0B0A0A"/>
                <w:kern w:val="0"/>
                <w:sz w:val="24"/>
                <w:szCs w:val="24"/>
              </w:rPr>
              <w:t>表</w:t>
            </w:r>
            <w:r w:rsidRPr="00A254DB">
              <w:rPr>
                <w:rFonts w:ascii="Arial" w:eastAsia="宋体" w:hAnsi="Arial" w:cs="Arial"/>
                <w:i/>
                <w:iCs/>
                <w:color w:val="0B0A0A"/>
                <w:kern w:val="0"/>
                <w:sz w:val="24"/>
                <w:szCs w:val="24"/>
              </w:rPr>
              <w:t>8.</w:t>
            </w:r>
            <w:r w:rsidRPr="00A254DB">
              <w:rPr>
                <w:rFonts w:ascii="Arial" w:eastAsia="宋体" w:hAnsi="Arial" w:cs="Arial"/>
                <w:i/>
                <w:iCs/>
                <w:color w:val="0B0A0A"/>
                <w:kern w:val="0"/>
                <w:sz w:val="24"/>
                <w:szCs w:val="24"/>
              </w:rPr>
              <w:t>事件</w:t>
            </w:r>
            <w:r w:rsidRPr="00A254DB">
              <w:rPr>
                <w:rFonts w:ascii="Arial" w:eastAsia="宋体" w:hAnsi="Arial" w:cs="Arial"/>
                <w:i/>
                <w:iCs/>
                <w:color w:val="0B0A0A"/>
                <w:kern w:val="0"/>
                <w:sz w:val="24"/>
                <w:szCs w:val="24"/>
              </w:rPr>
              <w:t>SpEL</w:t>
            </w:r>
            <w:r w:rsidRPr="00A254DB">
              <w:rPr>
                <w:rFonts w:ascii="Arial" w:eastAsia="宋体" w:hAnsi="Arial" w:cs="Arial"/>
                <w:i/>
                <w:iCs/>
                <w:color w:val="0B0A0A"/>
                <w:kern w:val="0"/>
                <w:sz w:val="24"/>
                <w:szCs w:val="24"/>
              </w:rPr>
              <w:t>可用元数据</w:t>
            </w:r>
          </w:p>
        </w:tc>
      </w:tr>
      <w:tr w:rsidR="00A254DB" w:rsidRPr="00A254DB" w:rsidTr="00A254DB">
        <w:tc>
          <w:tcPr>
            <w:tcW w:w="0" w:type="auto"/>
            <w:hideMark/>
          </w:tcPr>
          <w:p w:rsidR="00A254DB" w:rsidRPr="00A254DB" w:rsidRDefault="00A254DB" w:rsidP="00A254DB">
            <w:pPr>
              <w:widowControl/>
              <w:jc w:val="left"/>
              <w:rPr>
                <w:rFonts w:ascii="Arial" w:eastAsia="宋体" w:hAnsi="Arial" w:cs="Arial"/>
                <w:b/>
                <w:bCs/>
                <w:color w:val="34302D"/>
                <w:kern w:val="0"/>
                <w:sz w:val="24"/>
                <w:szCs w:val="24"/>
              </w:rPr>
            </w:pPr>
            <w:r w:rsidRPr="00A254DB">
              <w:rPr>
                <w:rFonts w:ascii="Arial" w:eastAsia="宋体" w:hAnsi="Arial" w:cs="Arial"/>
                <w:b/>
                <w:bCs/>
                <w:color w:val="34302D"/>
                <w:kern w:val="0"/>
                <w:sz w:val="24"/>
                <w:szCs w:val="24"/>
              </w:rPr>
              <w:t>名称</w:t>
            </w:r>
          </w:p>
        </w:tc>
        <w:tc>
          <w:tcPr>
            <w:tcW w:w="0" w:type="auto"/>
            <w:hideMark/>
          </w:tcPr>
          <w:p w:rsidR="00A254DB" w:rsidRPr="00A254DB" w:rsidRDefault="00A254DB" w:rsidP="00A254DB">
            <w:pPr>
              <w:widowControl/>
              <w:jc w:val="left"/>
              <w:rPr>
                <w:rFonts w:ascii="Arial" w:eastAsia="宋体" w:hAnsi="Arial" w:cs="Arial"/>
                <w:b/>
                <w:bCs/>
                <w:color w:val="34302D"/>
                <w:kern w:val="0"/>
                <w:sz w:val="24"/>
                <w:szCs w:val="24"/>
              </w:rPr>
            </w:pPr>
            <w:r w:rsidRPr="00A254DB">
              <w:rPr>
                <w:rFonts w:ascii="Arial" w:eastAsia="宋体" w:hAnsi="Arial" w:cs="Arial"/>
                <w:b/>
                <w:bCs/>
                <w:color w:val="34302D"/>
                <w:kern w:val="0"/>
                <w:sz w:val="24"/>
                <w:szCs w:val="24"/>
              </w:rPr>
              <w:t>地点</w:t>
            </w:r>
          </w:p>
        </w:tc>
        <w:tc>
          <w:tcPr>
            <w:tcW w:w="0" w:type="auto"/>
            <w:hideMark/>
          </w:tcPr>
          <w:p w:rsidR="00A254DB" w:rsidRPr="00A254DB" w:rsidRDefault="00A254DB" w:rsidP="00A254DB">
            <w:pPr>
              <w:widowControl/>
              <w:jc w:val="left"/>
              <w:rPr>
                <w:rFonts w:ascii="Arial" w:eastAsia="宋体" w:hAnsi="Arial" w:cs="Arial"/>
                <w:b/>
                <w:bCs/>
                <w:color w:val="34302D"/>
                <w:kern w:val="0"/>
                <w:sz w:val="24"/>
                <w:szCs w:val="24"/>
              </w:rPr>
            </w:pPr>
            <w:r w:rsidRPr="00A254DB">
              <w:rPr>
                <w:rFonts w:ascii="Arial" w:eastAsia="宋体" w:hAnsi="Arial" w:cs="Arial"/>
                <w:b/>
                <w:bCs/>
                <w:color w:val="34302D"/>
                <w:kern w:val="0"/>
                <w:sz w:val="24"/>
                <w:szCs w:val="24"/>
              </w:rPr>
              <w:t>描述</w:t>
            </w:r>
          </w:p>
        </w:tc>
        <w:tc>
          <w:tcPr>
            <w:tcW w:w="0" w:type="auto"/>
            <w:hideMark/>
          </w:tcPr>
          <w:p w:rsidR="00A254DB" w:rsidRPr="00A254DB" w:rsidRDefault="00A254DB" w:rsidP="00A254DB">
            <w:pPr>
              <w:widowControl/>
              <w:jc w:val="left"/>
              <w:rPr>
                <w:rFonts w:ascii="Arial" w:eastAsia="宋体" w:hAnsi="Arial" w:cs="Arial"/>
                <w:b/>
                <w:bCs/>
                <w:color w:val="34302D"/>
                <w:kern w:val="0"/>
                <w:sz w:val="24"/>
                <w:szCs w:val="24"/>
              </w:rPr>
            </w:pPr>
            <w:r w:rsidRPr="00A254DB">
              <w:rPr>
                <w:rFonts w:ascii="Arial" w:eastAsia="宋体" w:hAnsi="Arial" w:cs="Arial"/>
                <w:b/>
                <w:bCs/>
                <w:color w:val="34302D"/>
                <w:kern w:val="0"/>
                <w:sz w:val="24"/>
                <w:szCs w:val="24"/>
              </w:rPr>
              <w:t>例</w:t>
            </w:r>
          </w:p>
        </w:tc>
      </w:tr>
      <w:tr w:rsidR="00A254DB" w:rsidRPr="00A254DB" w:rsidTr="00A254DB">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lastRenderedPageBreak/>
              <w:t>事件</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根对象</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实际的</w:t>
            </w:r>
            <w:r w:rsidRPr="00A254DB">
              <w:rPr>
                <w:rFonts w:ascii="Consolas" w:eastAsia="宋体" w:hAnsi="Consolas" w:cs="宋体"/>
                <w:color w:val="34302D"/>
                <w:kern w:val="0"/>
                <w:sz w:val="23"/>
                <w:szCs w:val="23"/>
                <w:shd w:val="clear" w:color="auto" w:fill="F7F7F8"/>
              </w:rPr>
              <w:t>ApplicationEvent</w:t>
            </w:r>
            <w:r w:rsidRPr="00A254DB">
              <w:rPr>
                <w:rFonts w:ascii="inherit" w:eastAsia="宋体" w:hAnsi="inherit" w:cs="Arial"/>
                <w:color w:val="34302D"/>
                <w:kern w:val="0"/>
                <w:sz w:val="24"/>
                <w:szCs w:val="24"/>
              </w:rPr>
              <w:t>。</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Consolas" w:eastAsia="宋体" w:hAnsi="Consolas" w:cs="宋体"/>
                <w:color w:val="34302D"/>
                <w:kern w:val="0"/>
                <w:sz w:val="23"/>
                <w:szCs w:val="23"/>
              </w:rPr>
              <w:t>#root.event</w:t>
            </w:r>
          </w:p>
        </w:tc>
      </w:tr>
      <w:tr w:rsidR="00A254DB" w:rsidRPr="00A254DB" w:rsidTr="00A254DB">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参数数组</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根对象</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用于调用目标的参数（作为数组）。</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Consolas" w:eastAsia="宋体" w:hAnsi="Consolas" w:cs="宋体"/>
                <w:color w:val="34302D"/>
                <w:kern w:val="0"/>
                <w:sz w:val="23"/>
                <w:szCs w:val="23"/>
              </w:rPr>
              <w:t>#root.args[0]</w:t>
            </w:r>
          </w:p>
        </w:tc>
      </w:tr>
      <w:tr w:rsidR="00A254DB" w:rsidRPr="00A254DB" w:rsidTr="00A254DB">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i/>
                <w:iCs/>
                <w:color w:val="34302D"/>
                <w:kern w:val="0"/>
                <w:sz w:val="24"/>
                <w:szCs w:val="24"/>
              </w:rPr>
              <w:t>参数名称</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评估背景</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inherit" w:eastAsia="宋体" w:hAnsi="inherit" w:cs="Arial"/>
                <w:color w:val="34302D"/>
                <w:kern w:val="0"/>
                <w:sz w:val="24"/>
                <w:szCs w:val="24"/>
              </w:rPr>
              <w:t>任何方法参数的名称。如果由于某种原因，名称不可用（例如，因为没有调试信息），参数名称也可以在</w:t>
            </w:r>
            <w:r w:rsidRPr="00A254DB">
              <w:rPr>
                <w:rFonts w:ascii="Consolas" w:eastAsia="宋体" w:hAnsi="Consolas" w:cs="宋体"/>
                <w:color w:val="34302D"/>
                <w:kern w:val="0"/>
                <w:sz w:val="23"/>
                <w:szCs w:val="23"/>
                <w:shd w:val="clear" w:color="auto" w:fill="F7F7F8"/>
              </w:rPr>
              <w:t>#a&lt;#arg&gt;</w:t>
            </w:r>
            <w:r w:rsidRPr="00A254DB">
              <w:rPr>
                <w:rFonts w:ascii="inherit" w:eastAsia="宋体" w:hAnsi="inherit" w:cs="Arial"/>
                <w:color w:val="34302D"/>
                <w:kern w:val="0"/>
                <w:sz w:val="24"/>
                <w:szCs w:val="24"/>
              </w:rPr>
              <w:t>where </w:t>
            </w:r>
            <w:r w:rsidRPr="00A254DB">
              <w:rPr>
                <w:rFonts w:ascii="Consolas" w:eastAsia="宋体" w:hAnsi="Consolas" w:cs="宋体"/>
                <w:color w:val="34302D"/>
                <w:kern w:val="0"/>
                <w:sz w:val="23"/>
                <w:szCs w:val="23"/>
                <w:shd w:val="clear" w:color="auto" w:fill="F7F7F8"/>
              </w:rPr>
              <w:t>#arg</w:t>
            </w:r>
            <w:r w:rsidRPr="00A254DB">
              <w:rPr>
                <w:rFonts w:ascii="inherit" w:eastAsia="宋体" w:hAnsi="inherit" w:cs="Arial"/>
                <w:color w:val="34302D"/>
                <w:kern w:val="0"/>
                <w:sz w:val="24"/>
                <w:szCs w:val="24"/>
              </w:rPr>
              <w:t>参数索引（从</w:t>
            </w:r>
            <w:r w:rsidRPr="00A254DB">
              <w:rPr>
                <w:rFonts w:ascii="inherit" w:eastAsia="宋体" w:hAnsi="inherit" w:cs="Arial"/>
                <w:color w:val="34302D"/>
                <w:kern w:val="0"/>
                <w:sz w:val="24"/>
                <w:szCs w:val="24"/>
              </w:rPr>
              <w:t>0</w:t>
            </w:r>
            <w:r w:rsidRPr="00A254DB">
              <w:rPr>
                <w:rFonts w:ascii="inherit" w:eastAsia="宋体" w:hAnsi="inherit" w:cs="Arial"/>
                <w:color w:val="34302D"/>
                <w:kern w:val="0"/>
                <w:sz w:val="24"/>
                <w:szCs w:val="24"/>
              </w:rPr>
              <w:t>开始）下找到。</w:t>
            </w:r>
          </w:p>
        </w:tc>
        <w:tc>
          <w:tcPr>
            <w:tcW w:w="0" w:type="auto"/>
            <w:hideMark/>
          </w:tcPr>
          <w:p w:rsidR="00A254DB" w:rsidRPr="00A254DB" w:rsidRDefault="00A254DB" w:rsidP="00A254DB">
            <w:pPr>
              <w:widowControl/>
              <w:jc w:val="left"/>
              <w:rPr>
                <w:rFonts w:ascii="inherit" w:eastAsia="宋体" w:hAnsi="inherit" w:cs="Arial" w:hint="eastAsia"/>
                <w:color w:val="34302D"/>
                <w:kern w:val="0"/>
                <w:sz w:val="24"/>
                <w:szCs w:val="24"/>
              </w:rPr>
            </w:pPr>
            <w:r w:rsidRPr="00A254DB">
              <w:rPr>
                <w:rFonts w:ascii="Consolas" w:eastAsia="宋体" w:hAnsi="Consolas" w:cs="宋体"/>
                <w:color w:val="34302D"/>
                <w:kern w:val="0"/>
                <w:sz w:val="23"/>
                <w:szCs w:val="23"/>
                <w:shd w:val="clear" w:color="auto" w:fill="F7F7F8"/>
              </w:rPr>
              <w:t>#blEvent</w:t>
            </w:r>
            <w:r w:rsidRPr="00A254DB">
              <w:rPr>
                <w:rFonts w:ascii="inherit" w:eastAsia="宋体" w:hAnsi="inherit" w:cs="Arial"/>
                <w:color w:val="34302D"/>
                <w:kern w:val="0"/>
                <w:sz w:val="24"/>
                <w:szCs w:val="24"/>
              </w:rPr>
              <w:t>或</w:t>
            </w:r>
            <w:r w:rsidRPr="00A254DB">
              <w:rPr>
                <w:rFonts w:ascii="Consolas" w:eastAsia="宋体" w:hAnsi="Consolas" w:cs="宋体"/>
                <w:color w:val="34302D"/>
                <w:kern w:val="0"/>
                <w:sz w:val="23"/>
                <w:szCs w:val="23"/>
                <w:shd w:val="clear" w:color="auto" w:fill="F7F7F8"/>
              </w:rPr>
              <w:t>#a0</w:t>
            </w:r>
            <w:r w:rsidRPr="00A254DB">
              <w:rPr>
                <w:rFonts w:ascii="inherit" w:eastAsia="宋体" w:hAnsi="inherit" w:cs="Arial"/>
                <w:color w:val="34302D"/>
                <w:kern w:val="0"/>
                <w:sz w:val="24"/>
                <w:szCs w:val="24"/>
              </w:rPr>
              <w:t>（您也可以使用</w:t>
            </w:r>
            <w:r w:rsidRPr="00A254DB">
              <w:rPr>
                <w:rFonts w:ascii="Consolas" w:eastAsia="宋体" w:hAnsi="Consolas" w:cs="宋体"/>
                <w:color w:val="34302D"/>
                <w:kern w:val="0"/>
                <w:sz w:val="23"/>
                <w:szCs w:val="23"/>
                <w:shd w:val="clear" w:color="auto" w:fill="F7F7F8"/>
              </w:rPr>
              <w:t>#p0</w:t>
            </w:r>
            <w:r w:rsidRPr="00A254DB">
              <w:rPr>
                <w:rFonts w:ascii="inherit" w:eastAsia="宋体" w:hAnsi="inherit" w:cs="Arial"/>
                <w:color w:val="34302D"/>
                <w:kern w:val="0"/>
                <w:sz w:val="24"/>
                <w:szCs w:val="24"/>
              </w:rPr>
              <w:t>或</w:t>
            </w:r>
            <w:r w:rsidRPr="00A254DB">
              <w:rPr>
                <w:rFonts w:ascii="Consolas" w:eastAsia="宋体" w:hAnsi="Consolas" w:cs="宋体"/>
                <w:color w:val="34302D"/>
                <w:kern w:val="0"/>
                <w:sz w:val="23"/>
                <w:szCs w:val="23"/>
                <w:shd w:val="clear" w:color="auto" w:fill="F7F7F8"/>
              </w:rPr>
              <w:t>#p&lt;#arg&gt;</w:t>
            </w:r>
            <w:r w:rsidRPr="00A254DB">
              <w:rPr>
                <w:rFonts w:ascii="inherit" w:eastAsia="宋体" w:hAnsi="inherit" w:cs="Arial"/>
                <w:color w:val="34302D"/>
                <w:kern w:val="0"/>
                <w:sz w:val="24"/>
                <w:szCs w:val="24"/>
              </w:rPr>
              <w:t>表示法作为别名）</w:t>
            </w:r>
          </w:p>
        </w:tc>
      </w:tr>
    </w:tbl>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t>
      </w:r>
      <w:r w:rsidRPr="00BA0D5D">
        <w:rPr>
          <w:rFonts w:ascii="Consolas" w:eastAsia="宋体" w:hAnsi="Consolas" w:cs="宋体"/>
          <w:color w:val="34302D"/>
          <w:kern w:val="0"/>
          <w:sz w:val="23"/>
          <w:szCs w:val="23"/>
          <w:shd w:val="clear" w:color="auto" w:fill="F7F7F8"/>
        </w:rPr>
        <w:t>#root.event</w:t>
      </w:r>
      <w:r w:rsidRPr="00BA0D5D">
        <w:rPr>
          <w:rFonts w:ascii="inherit" w:eastAsia="宋体" w:hAnsi="inherit" w:cs="Arial"/>
          <w:color w:val="34302D"/>
          <w:kern w:val="0"/>
          <w:sz w:val="24"/>
          <w:szCs w:val="24"/>
        </w:rPr>
        <w:t> gives you access to the underlying event, even if your method signature actually refers to an arbitrary object that was published.</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w:t>
      </w:r>
      <w:r>
        <w:rPr>
          <w:rStyle w:val="HTML"/>
          <w:rFonts w:ascii="Consolas" w:hAnsi="Consolas"/>
          <w:sz w:val="23"/>
          <w:szCs w:val="23"/>
          <w:shd w:val="clear" w:color="auto" w:fill="F7F7F8"/>
        </w:rPr>
        <w:t>#root.event</w:t>
      </w:r>
      <w:r>
        <w:rPr>
          <w:rFonts w:ascii="Arial" w:hAnsi="Arial" w:cs="Arial"/>
          <w:color w:val="34302D"/>
          <w:shd w:val="clear" w:color="auto" w:fill="FFFFFF"/>
        </w:rPr>
        <w:t>，即使您的方法签名实际引用已发布的任意对象，也可以访问基础事件。</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need to publish an event as the result of processing another event, you can change the method signature to return the event that should be published, as the following example shows:</w:t>
      </w:r>
    </w:p>
    <w:p w:rsidR="00A254DB" w:rsidRPr="00BA0D5D" w:rsidRDefault="00A254D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如果您需要作为处理其他事件的结果发布事件，则可以更改方法签名以返回应发布的事件，如以下示例所示：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ListUpdateEvent handleBlackListEvent(BlackListEvent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 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then publish a ListUpdateEvent...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7575"/>
      </w:tblGrid>
      <w:tr w:rsidR="00BA0D5D" w:rsidRPr="00BA0D5D" w:rsidTr="005248EF">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feature is not supported for </w:t>
            </w:r>
            <w:hyperlink r:id="rId444" w:anchor="context-functionality-events-async" w:history="1">
              <w:r w:rsidRPr="00BA0D5D">
                <w:rPr>
                  <w:rFonts w:ascii="宋体" w:eastAsia="宋体" w:hAnsi="宋体" w:cs="宋体"/>
                  <w:color w:val="548E2E"/>
                  <w:kern w:val="0"/>
                  <w:sz w:val="24"/>
                  <w:szCs w:val="24"/>
                  <w:u w:val="single"/>
                </w:rPr>
                <w:t>asynchronous listeners</w:t>
              </w:r>
            </w:hyperlink>
            <w:r w:rsidRPr="00BA0D5D">
              <w:rPr>
                <w:rFonts w:ascii="宋体" w:eastAsia="宋体" w:hAnsi="宋体" w:cs="宋体"/>
                <w:kern w:val="0"/>
                <w:sz w:val="24"/>
                <w:szCs w:val="24"/>
              </w:rPr>
              <w:t>.</w:t>
            </w:r>
          </w:p>
          <w:p w:rsidR="00A254DB" w:rsidRPr="00BA0D5D" w:rsidRDefault="00E91AFF" w:rsidP="00BA0D5D">
            <w:pPr>
              <w:widowControl/>
              <w:jc w:val="left"/>
              <w:rPr>
                <w:rFonts w:ascii="宋体" w:eastAsia="宋体" w:hAnsi="宋体" w:cs="宋体"/>
                <w:kern w:val="0"/>
                <w:sz w:val="24"/>
                <w:szCs w:val="24"/>
              </w:rPr>
            </w:pPr>
            <w:hyperlink r:id="rId445" w:anchor="context-functionality-events-async" w:history="1">
              <w:r w:rsidR="00A254DB">
                <w:rPr>
                  <w:rStyle w:val="a4"/>
                  <w:rFonts w:ascii="Arial" w:hAnsi="Arial" w:cs="Arial"/>
                  <w:color w:val="548E2E"/>
                  <w:shd w:val="clear" w:color="auto" w:fill="EBF1E7"/>
                </w:rPr>
                <w:t>异步侦听</w:t>
              </w:r>
            </w:hyperlink>
            <w:r w:rsidR="00A254DB">
              <w:rPr>
                <w:rFonts w:ascii="Arial" w:hAnsi="Arial" w:cs="Arial"/>
                <w:shd w:val="clear" w:color="auto" w:fill="EBF1E7"/>
              </w:rPr>
              <w:t> </w:t>
            </w:r>
            <w:r w:rsidR="00A254DB">
              <w:rPr>
                <w:rFonts w:ascii="Arial" w:hAnsi="Arial" w:cs="Arial"/>
                <w:shd w:val="clear" w:color="auto" w:fill="EBF1E7"/>
              </w:rPr>
              <w:t>器不支持此功能</w:t>
            </w:r>
            <w:r w:rsidR="00A254DB">
              <w:rPr>
                <w:rFonts w:ascii="Arial" w:hAnsi="Arial" w:cs="Arial"/>
                <w:shd w:val="clear" w:color="auto" w:fill="EBF1E7"/>
              </w:rPr>
              <w:t> </w:t>
            </w:r>
            <w:r w:rsidR="00A254DB">
              <w:rPr>
                <w:rFonts w:ascii="Arial" w:hAnsi="Arial" w:cs="Arial"/>
                <w:shd w:val="clear" w:color="auto" w:fill="EBF1E7"/>
              </w:rPr>
              <w:t>。</w:t>
            </w:r>
          </w:p>
        </w:tc>
      </w:tr>
    </w:tbl>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new method publishes a new </w:t>
      </w:r>
      <w:r w:rsidRPr="00BA0D5D">
        <w:rPr>
          <w:rFonts w:ascii="Consolas" w:eastAsia="宋体" w:hAnsi="Consolas" w:cs="宋体"/>
          <w:color w:val="34302D"/>
          <w:kern w:val="0"/>
          <w:sz w:val="23"/>
          <w:szCs w:val="23"/>
          <w:shd w:val="clear" w:color="auto" w:fill="F7F7F8"/>
        </w:rPr>
        <w:t>ListUpdateEvent</w:t>
      </w:r>
      <w:r w:rsidRPr="00BA0D5D">
        <w:rPr>
          <w:rFonts w:ascii="inherit" w:eastAsia="宋体" w:hAnsi="inherit" w:cs="Arial"/>
          <w:color w:val="34302D"/>
          <w:kern w:val="0"/>
          <w:sz w:val="24"/>
          <w:szCs w:val="24"/>
        </w:rPr>
        <w:t> for every </w:t>
      </w:r>
      <w:r w:rsidRPr="00BA0D5D">
        <w:rPr>
          <w:rFonts w:ascii="Consolas" w:eastAsia="宋体" w:hAnsi="Consolas" w:cs="宋体"/>
          <w:color w:val="34302D"/>
          <w:kern w:val="0"/>
          <w:sz w:val="23"/>
          <w:szCs w:val="23"/>
          <w:shd w:val="clear" w:color="auto" w:fill="F7F7F8"/>
        </w:rPr>
        <w:t>BlackListEvent</w:t>
      </w:r>
      <w:r w:rsidRPr="00BA0D5D">
        <w:rPr>
          <w:rFonts w:ascii="inherit" w:eastAsia="宋体" w:hAnsi="inherit" w:cs="Arial"/>
          <w:color w:val="34302D"/>
          <w:kern w:val="0"/>
          <w:sz w:val="24"/>
          <w:szCs w:val="24"/>
        </w:rPr>
        <w:t> handled by the method above. If you need to publish several events, you can return 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of events instead.</w:t>
      </w:r>
    </w:p>
    <w:p w:rsidR="00C524F1" w:rsidRPr="00BA0D5D" w:rsidRDefault="00C524F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这个新方法</w:t>
      </w:r>
      <w:r>
        <w:rPr>
          <w:rStyle w:val="HTML"/>
          <w:rFonts w:ascii="Consolas" w:hAnsi="Consolas"/>
          <w:sz w:val="23"/>
          <w:szCs w:val="23"/>
          <w:shd w:val="clear" w:color="auto" w:fill="F7F7F8"/>
        </w:rPr>
        <w:t>ListUpdateEvent</w:t>
      </w:r>
      <w:r>
        <w:rPr>
          <w:rFonts w:ascii="Arial" w:hAnsi="Arial" w:cs="Arial"/>
          <w:color w:val="34302D"/>
          <w:shd w:val="clear" w:color="auto" w:fill="FFFFFF"/>
        </w:rPr>
        <w:t>为</w:t>
      </w:r>
      <w:r>
        <w:rPr>
          <w:rStyle w:val="HTML"/>
          <w:rFonts w:ascii="Consolas" w:hAnsi="Consolas"/>
          <w:sz w:val="23"/>
          <w:szCs w:val="23"/>
          <w:shd w:val="clear" w:color="auto" w:fill="F7F7F8"/>
        </w:rPr>
        <w:t>BlackListEvent</w:t>
      </w:r>
      <w:r>
        <w:rPr>
          <w:rFonts w:ascii="Arial" w:hAnsi="Arial" w:cs="Arial"/>
          <w:color w:val="34302D"/>
          <w:shd w:val="clear" w:color="auto" w:fill="FFFFFF"/>
        </w:rPr>
        <w:t>上述方法处理的每个方法发布一个新的方法。如果您需要发布多个事件，则可以返回一个</w:t>
      </w:r>
      <w:r>
        <w:rPr>
          <w:rStyle w:val="HTML"/>
          <w:rFonts w:ascii="Consolas" w:hAnsi="Consolas"/>
          <w:sz w:val="23"/>
          <w:szCs w:val="23"/>
          <w:shd w:val="clear" w:color="auto" w:fill="F7F7F8"/>
        </w:rPr>
        <w:t>Collection</w:t>
      </w:r>
      <w:r>
        <w:rPr>
          <w:rFonts w:ascii="Arial" w:hAnsi="Arial" w:cs="Arial"/>
          <w:color w:val="34302D"/>
          <w:shd w:val="clear" w:color="auto" w:fill="FFFFFF"/>
        </w:rPr>
        <w:t>事件。</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Asynchronous Listeners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want a particular listener to process events asynchronously, you can reuse the </w:t>
      </w:r>
      <w:hyperlink r:id="rId446" w:anchor="scheduling-annotation-support-async" w:history="1">
        <w:r w:rsidRPr="00BA0D5D">
          <w:rPr>
            <w:rFonts w:ascii="inherit" w:eastAsia="宋体" w:hAnsi="inherit" w:cs="Arial"/>
            <w:color w:val="548E2E"/>
            <w:kern w:val="0"/>
            <w:sz w:val="24"/>
            <w:szCs w:val="24"/>
            <w:u w:val="single"/>
          </w:rPr>
          <w:t>regular </w:t>
        </w:r>
        <w:r w:rsidRPr="00BA0D5D">
          <w:rPr>
            <w:rFonts w:ascii="Consolas" w:eastAsia="宋体" w:hAnsi="Consolas" w:cs="宋体"/>
            <w:color w:val="548E2E"/>
            <w:kern w:val="0"/>
            <w:sz w:val="23"/>
            <w:szCs w:val="23"/>
            <w:u w:val="single"/>
            <w:shd w:val="clear" w:color="auto" w:fill="F7F7F8"/>
          </w:rPr>
          <w:t>@Async</w:t>
        </w:r>
        <w:r w:rsidRPr="00BA0D5D">
          <w:rPr>
            <w:rFonts w:ascii="inherit" w:eastAsia="宋体" w:hAnsi="inherit" w:cs="Arial"/>
            <w:color w:val="548E2E"/>
            <w:kern w:val="0"/>
            <w:sz w:val="24"/>
            <w:szCs w:val="24"/>
            <w:u w:val="single"/>
          </w:rPr>
          <w:t> support</w:t>
        </w:r>
      </w:hyperlink>
      <w:r w:rsidRPr="00BA0D5D">
        <w:rPr>
          <w:rFonts w:ascii="inherit" w:eastAsia="宋体" w:hAnsi="inherit" w:cs="Arial"/>
          <w:color w:val="34302D"/>
          <w:kern w:val="0"/>
          <w:sz w:val="24"/>
          <w:szCs w:val="24"/>
        </w:rPr>
        <w:t>. The following example shows how to do so:</w:t>
      </w:r>
    </w:p>
    <w:p w:rsidR="00C524F1" w:rsidRPr="00BA0D5D" w:rsidRDefault="00C524F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如果希望特定侦听器异步处理事件，则可以重用</w:t>
      </w:r>
      <w:r>
        <w:rPr>
          <w:rFonts w:ascii="Arial" w:hAnsi="Arial" w:cs="Arial"/>
          <w:color w:val="34302D"/>
          <w:shd w:val="clear" w:color="auto" w:fill="FFFFFF"/>
        </w:rPr>
        <w:t> </w:t>
      </w:r>
      <w:hyperlink r:id="rId447" w:anchor="scheduling-annotation-support-async" w:history="1">
        <w:r>
          <w:rPr>
            <w:rStyle w:val="a4"/>
            <w:rFonts w:ascii="Arial" w:hAnsi="Arial" w:cs="Arial"/>
            <w:color w:val="548E2E"/>
            <w:shd w:val="clear" w:color="auto" w:fill="FFFFFF"/>
          </w:rPr>
          <w:t>常规</w:t>
        </w:r>
        <w:r>
          <w:rPr>
            <w:rStyle w:val="HTML"/>
            <w:rFonts w:ascii="Consolas" w:hAnsi="Consolas"/>
            <w:color w:val="548E2E"/>
            <w:sz w:val="23"/>
            <w:szCs w:val="23"/>
            <w:u w:val="single"/>
            <w:shd w:val="clear" w:color="auto" w:fill="F7F7F8"/>
          </w:rPr>
          <w:t>@Async</w:t>
        </w:r>
        <w:r>
          <w:rPr>
            <w:rStyle w:val="a4"/>
            <w:rFonts w:ascii="Arial" w:hAnsi="Arial" w:cs="Arial"/>
            <w:color w:val="548E2E"/>
            <w:shd w:val="clear" w:color="auto" w:fill="FFFFFF"/>
          </w:rPr>
          <w:t>支持</w:t>
        </w:r>
      </w:hyperlink>
      <w:r>
        <w:rPr>
          <w:rFonts w:ascii="Arial" w:hAnsi="Arial" w:cs="Arial"/>
          <w:color w:val="34302D"/>
          <w:shd w:val="clear" w:color="auto" w:fill="FFFFFF"/>
        </w:rPr>
        <w:t>。以下示例显示了如何执行此操作：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@Async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processBlackListEvent(BlackListEvent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BlackListEvent is processed in a separate thread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 aware of the following limitations when using asynchronous events:</w:t>
      </w:r>
    </w:p>
    <w:p w:rsidR="00C524F1" w:rsidRPr="00BA0D5D" w:rsidRDefault="00C524F1"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使用异步事件时请注意以下限制：</w:t>
      </w:r>
    </w:p>
    <w:p w:rsidR="00BA0D5D" w:rsidRDefault="00BA0D5D" w:rsidP="00BA0D5D">
      <w:pPr>
        <w:widowControl/>
        <w:numPr>
          <w:ilvl w:val="0"/>
          <w:numId w:val="2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event listener throws an </w:t>
      </w:r>
      <w:r w:rsidRPr="00BA0D5D">
        <w:rPr>
          <w:rFonts w:ascii="Consolas" w:eastAsia="宋体" w:hAnsi="Consolas" w:cs="宋体"/>
          <w:color w:val="34302D"/>
          <w:kern w:val="0"/>
          <w:sz w:val="23"/>
          <w:szCs w:val="23"/>
          <w:shd w:val="clear" w:color="auto" w:fill="F7F7F8"/>
        </w:rPr>
        <w:t>Exception</w:t>
      </w:r>
      <w:r w:rsidRPr="00BA0D5D">
        <w:rPr>
          <w:rFonts w:ascii="inherit" w:eastAsia="宋体" w:hAnsi="inherit" w:cs="Arial"/>
          <w:color w:val="34302D"/>
          <w:kern w:val="0"/>
          <w:sz w:val="24"/>
          <w:szCs w:val="24"/>
        </w:rPr>
        <w:t>, it is not propagated to the caller See </w:t>
      </w:r>
      <w:r w:rsidRPr="00BA0D5D">
        <w:rPr>
          <w:rFonts w:ascii="Consolas" w:eastAsia="宋体" w:hAnsi="Consolas" w:cs="宋体"/>
          <w:color w:val="34302D"/>
          <w:kern w:val="0"/>
          <w:sz w:val="23"/>
          <w:szCs w:val="23"/>
          <w:shd w:val="clear" w:color="auto" w:fill="F7F7F8"/>
        </w:rPr>
        <w:t>AsyncUncaughtExceptionHandler</w:t>
      </w:r>
      <w:r w:rsidRPr="00BA0D5D">
        <w:rPr>
          <w:rFonts w:ascii="inherit" w:eastAsia="宋体" w:hAnsi="inherit" w:cs="Arial"/>
          <w:color w:val="34302D"/>
          <w:kern w:val="0"/>
          <w:sz w:val="24"/>
          <w:szCs w:val="24"/>
        </w:rPr>
        <w:t> for more details.</w:t>
      </w:r>
    </w:p>
    <w:p w:rsidR="00C524F1" w:rsidRPr="00BA0D5D" w:rsidRDefault="00C524F1" w:rsidP="00BA0D5D">
      <w:pPr>
        <w:widowControl/>
        <w:numPr>
          <w:ilvl w:val="0"/>
          <w:numId w:val="23"/>
        </w:numPr>
        <w:shd w:val="clear" w:color="auto" w:fill="FFFFFF"/>
        <w:spacing w:after="150"/>
        <w:ind w:left="360"/>
        <w:jc w:val="left"/>
        <w:rPr>
          <w:rFonts w:ascii="inherit" w:eastAsia="宋体" w:hAnsi="inherit" w:cs="Arial" w:hint="eastAsia"/>
          <w:color w:val="34302D"/>
          <w:kern w:val="0"/>
          <w:sz w:val="24"/>
          <w:szCs w:val="24"/>
        </w:rPr>
      </w:pPr>
      <w:r>
        <w:rPr>
          <w:rFonts w:ascii="Arial" w:hAnsi="Arial" w:cs="Arial"/>
          <w:color w:val="34302D"/>
          <w:shd w:val="clear" w:color="auto" w:fill="FFFFFF"/>
        </w:rPr>
        <w:t>如果事件侦听器抛出一个</w:t>
      </w:r>
      <w:r>
        <w:rPr>
          <w:rStyle w:val="HTML"/>
          <w:rFonts w:ascii="Consolas" w:hAnsi="Consolas"/>
          <w:sz w:val="23"/>
          <w:szCs w:val="23"/>
          <w:shd w:val="clear" w:color="auto" w:fill="F7F7F8"/>
        </w:rPr>
        <w:t>Exception</w:t>
      </w:r>
      <w:r>
        <w:rPr>
          <w:rFonts w:ascii="Arial" w:hAnsi="Arial" w:cs="Arial"/>
          <w:color w:val="34302D"/>
          <w:shd w:val="clear" w:color="auto" w:fill="FFFFFF"/>
        </w:rPr>
        <w:t>，则它不会传播给调用者。有关</w:t>
      </w:r>
      <w:r>
        <w:rPr>
          <w:rStyle w:val="HTML"/>
          <w:rFonts w:ascii="Consolas" w:hAnsi="Consolas"/>
          <w:sz w:val="23"/>
          <w:szCs w:val="23"/>
          <w:shd w:val="clear" w:color="auto" w:fill="F7F7F8"/>
        </w:rPr>
        <w:t>AsyncUncaughtExceptionHandler</w:t>
      </w:r>
      <w:r>
        <w:rPr>
          <w:rFonts w:ascii="Arial" w:hAnsi="Arial" w:cs="Arial"/>
          <w:color w:val="34302D"/>
          <w:shd w:val="clear" w:color="auto" w:fill="FFFFFF"/>
        </w:rPr>
        <w:t>详细信息，请参阅。</w:t>
      </w:r>
    </w:p>
    <w:p w:rsidR="00BA0D5D" w:rsidRDefault="00BA0D5D" w:rsidP="00BA0D5D">
      <w:pPr>
        <w:widowControl/>
        <w:numPr>
          <w:ilvl w:val="0"/>
          <w:numId w:val="2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Such event listener cannot send replies. If you need to send another event as the result of the processing, inject</w:t>
      </w:r>
      <w:hyperlink r:id="rId448" w:history="1">
        <w:r w:rsidRPr="00BA0D5D">
          <w:rPr>
            <w:rFonts w:ascii="Consolas" w:eastAsia="宋体" w:hAnsi="Consolas" w:cs="宋体"/>
            <w:color w:val="548E2E"/>
            <w:kern w:val="0"/>
            <w:sz w:val="23"/>
            <w:szCs w:val="23"/>
            <w:u w:val="single"/>
            <w:shd w:val="clear" w:color="auto" w:fill="F7F7F8"/>
          </w:rPr>
          <w:t>ApplicationEventPublisher</w:t>
        </w:r>
      </w:hyperlink>
      <w:r w:rsidRPr="00BA0D5D">
        <w:rPr>
          <w:rFonts w:ascii="inherit" w:eastAsia="宋体" w:hAnsi="inherit" w:cs="Arial"/>
          <w:color w:val="34302D"/>
          <w:kern w:val="0"/>
          <w:sz w:val="24"/>
          <w:szCs w:val="24"/>
        </w:rPr>
        <w:t> to send the event manually.</w:t>
      </w:r>
    </w:p>
    <w:p w:rsidR="00C524F1" w:rsidRPr="00BA0D5D" w:rsidRDefault="00C524F1" w:rsidP="00BA0D5D">
      <w:pPr>
        <w:widowControl/>
        <w:numPr>
          <w:ilvl w:val="0"/>
          <w:numId w:val="23"/>
        </w:numPr>
        <w:shd w:val="clear" w:color="auto" w:fill="FFFFFF"/>
        <w:spacing w:after="150"/>
        <w:ind w:left="360"/>
        <w:jc w:val="left"/>
        <w:rPr>
          <w:rFonts w:ascii="inherit" w:eastAsia="宋体" w:hAnsi="inherit" w:cs="Arial" w:hint="eastAsia"/>
          <w:color w:val="34302D"/>
          <w:kern w:val="0"/>
          <w:sz w:val="24"/>
          <w:szCs w:val="24"/>
        </w:rPr>
      </w:pPr>
      <w:r>
        <w:rPr>
          <w:rFonts w:ascii="Arial" w:hAnsi="Arial" w:cs="Arial"/>
          <w:color w:val="34302D"/>
          <w:shd w:val="clear" w:color="auto" w:fill="FFFFFF"/>
        </w:rPr>
        <w:t>此类事件监听器无法发送回复。如果您需要作为处理结果发送另一个事件，请注入</w:t>
      </w:r>
      <w:r>
        <w:rPr>
          <w:rFonts w:ascii="Arial" w:hAnsi="Arial" w:cs="Arial"/>
          <w:color w:val="34302D"/>
          <w:shd w:val="clear" w:color="auto" w:fill="FFFFFF"/>
        </w:rPr>
        <w:t> </w:t>
      </w:r>
      <w:hyperlink r:id="rId449" w:history="1">
        <w:r>
          <w:rPr>
            <w:rStyle w:val="HTML"/>
            <w:rFonts w:ascii="Consolas" w:hAnsi="Consolas"/>
            <w:color w:val="548E2E"/>
            <w:sz w:val="23"/>
            <w:szCs w:val="23"/>
            <w:u w:val="single"/>
            <w:shd w:val="clear" w:color="auto" w:fill="F7F7F8"/>
          </w:rPr>
          <w:t>ApplicationEventPublisher</w:t>
        </w:r>
      </w:hyperlink>
      <w:r>
        <w:rPr>
          <w:rFonts w:ascii="Arial" w:hAnsi="Arial" w:cs="Arial"/>
          <w:color w:val="34302D"/>
          <w:shd w:val="clear" w:color="auto" w:fill="FFFFFF"/>
        </w:rPr>
        <w:t> </w:t>
      </w:r>
      <w:r>
        <w:rPr>
          <w:rFonts w:ascii="Arial" w:hAnsi="Arial" w:cs="Arial"/>
          <w:color w:val="34302D"/>
          <w:shd w:val="clear" w:color="auto" w:fill="FFFFFF"/>
        </w:rPr>
        <w:t>以手动发送事件。</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Ordering Listeners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need one listener to be invoked before another one, you can add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annotation to the method declaration, as the following example shows:</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如果需要在另一个侦听器之前调用一个侦听器，则可以将</w:t>
      </w:r>
      <w:r>
        <w:rPr>
          <w:rStyle w:val="HTML"/>
          <w:rFonts w:ascii="Consolas" w:hAnsi="Consolas"/>
          <w:sz w:val="23"/>
          <w:szCs w:val="23"/>
          <w:shd w:val="clear" w:color="auto" w:fill="F7F7F8"/>
        </w:rPr>
        <w:t>@Order</w:t>
      </w:r>
      <w:r>
        <w:rPr>
          <w:rFonts w:ascii="Arial" w:hAnsi="Arial" w:cs="Arial"/>
          <w:color w:val="34302D"/>
          <w:shd w:val="clear" w:color="auto" w:fill="FFFFFF"/>
        </w:rPr>
        <w:t> </w:t>
      </w:r>
      <w:r>
        <w:rPr>
          <w:rFonts w:ascii="Arial" w:hAnsi="Arial" w:cs="Arial"/>
          <w:color w:val="34302D"/>
          <w:shd w:val="clear" w:color="auto" w:fill="FFFFFF"/>
        </w:rPr>
        <w:t>注释添加到方法声明中，如以下示例所示：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@Order</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42</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processBlackListEvent(BlackListEvent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notify appropriate parties via notificationAddress...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Generic Events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generics to further define the structure of your event. Consider using an </w:t>
      </w:r>
      <w:r w:rsidRPr="00BA0D5D">
        <w:rPr>
          <w:rFonts w:ascii="Consolas" w:eastAsia="宋体" w:hAnsi="Consolas" w:cs="宋体"/>
          <w:color w:val="34302D"/>
          <w:kern w:val="0"/>
          <w:sz w:val="23"/>
          <w:szCs w:val="23"/>
          <w:shd w:val="clear" w:color="auto" w:fill="F7F7F8"/>
        </w:rPr>
        <w:t>EntityCreatedEvent&lt;T&gt;</w:t>
      </w:r>
      <w:r w:rsidRPr="00BA0D5D">
        <w:rPr>
          <w:rFonts w:ascii="inherit" w:eastAsia="宋体" w:hAnsi="inherit" w:cs="Arial"/>
          <w:color w:val="34302D"/>
          <w:kern w:val="0"/>
          <w:sz w:val="24"/>
          <w:szCs w:val="24"/>
        </w:rPr>
        <w:t> where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is the type of the actual entity that got created. For example, you can create the following listener definition to receive only </w:t>
      </w:r>
      <w:r w:rsidRPr="00BA0D5D">
        <w:rPr>
          <w:rFonts w:ascii="Consolas" w:eastAsia="宋体" w:hAnsi="Consolas" w:cs="宋体"/>
          <w:color w:val="34302D"/>
          <w:kern w:val="0"/>
          <w:sz w:val="23"/>
          <w:szCs w:val="23"/>
          <w:shd w:val="clear" w:color="auto" w:fill="F7F7F8"/>
        </w:rPr>
        <w:t>EntityCreatedEvent</w:t>
      </w:r>
      <w:r w:rsidRPr="00BA0D5D">
        <w:rPr>
          <w:rFonts w:ascii="inherit" w:eastAsia="宋体" w:hAnsi="inherit" w:cs="Arial"/>
          <w:color w:val="34302D"/>
          <w:kern w:val="0"/>
          <w:sz w:val="24"/>
          <w:szCs w:val="24"/>
        </w:rPr>
        <w:t> for a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您还可以使用泛型来进一步定义事件的结构。考虑使用</w:t>
      </w:r>
      <w:r>
        <w:rPr>
          <w:rFonts w:ascii="Arial" w:hAnsi="Arial" w:cs="Arial"/>
          <w:color w:val="34302D"/>
          <w:shd w:val="clear" w:color="auto" w:fill="FFFFFF"/>
        </w:rPr>
        <w:t> </w:t>
      </w:r>
      <w:r>
        <w:rPr>
          <w:rStyle w:val="HTML"/>
          <w:rFonts w:ascii="Consolas" w:hAnsi="Consolas"/>
          <w:sz w:val="23"/>
          <w:szCs w:val="23"/>
          <w:shd w:val="clear" w:color="auto" w:fill="F7F7F8"/>
        </w:rPr>
        <w:t>EntityCreatedEvent&lt;T&gt;</w:t>
      </w:r>
      <w:r>
        <w:rPr>
          <w:rFonts w:ascii="Arial" w:hAnsi="Arial" w:cs="Arial"/>
          <w:color w:val="34302D"/>
          <w:shd w:val="clear" w:color="auto" w:fill="FFFFFF"/>
        </w:rPr>
        <w:t>where </w:t>
      </w:r>
      <w:r>
        <w:rPr>
          <w:rStyle w:val="HTML"/>
          <w:rFonts w:ascii="Consolas" w:hAnsi="Consolas"/>
          <w:sz w:val="23"/>
          <w:szCs w:val="23"/>
          <w:shd w:val="clear" w:color="auto" w:fill="F7F7F8"/>
        </w:rPr>
        <w:t>T</w:t>
      </w:r>
      <w:r>
        <w:rPr>
          <w:rFonts w:ascii="Arial" w:hAnsi="Arial" w:cs="Arial"/>
          <w:color w:val="34302D"/>
          <w:shd w:val="clear" w:color="auto" w:fill="FFFFFF"/>
        </w:rPr>
        <w:t>是创建的实际实体的类型。例如，您可以创建以下侦听器定义只接收</w:t>
      </w:r>
      <w:r>
        <w:rPr>
          <w:rStyle w:val="HTML"/>
          <w:rFonts w:ascii="Consolas" w:hAnsi="Consolas"/>
          <w:sz w:val="23"/>
          <w:szCs w:val="23"/>
          <w:shd w:val="clear" w:color="auto" w:fill="F7F7F8"/>
        </w:rPr>
        <w:t>EntityCreatedEvent</w:t>
      </w:r>
      <w:r>
        <w:rPr>
          <w:rFonts w:ascii="Arial" w:hAnsi="Arial" w:cs="Arial"/>
          <w:color w:val="34302D"/>
          <w:shd w:val="clear" w:color="auto" w:fill="FFFFFF"/>
        </w:rPr>
        <w:t>了</w:t>
      </w:r>
      <w:r>
        <w:rPr>
          <w:rFonts w:ascii="Arial" w:hAnsi="Arial" w:cs="Arial"/>
          <w:color w:val="34302D"/>
          <w:shd w:val="clear" w:color="auto" w:fill="FFFFFF"/>
        </w:rPr>
        <w:t> </w:t>
      </w:r>
      <w:r>
        <w:rPr>
          <w:rStyle w:val="HTML"/>
          <w:rFonts w:ascii="Consolas" w:hAnsi="Consolas"/>
          <w:sz w:val="23"/>
          <w:szCs w:val="23"/>
          <w:shd w:val="clear" w:color="auto" w:fill="F7F7F8"/>
        </w:rPr>
        <w:t>Person</w:t>
      </w:r>
      <w:r>
        <w:rPr>
          <w:rFonts w:ascii="Arial" w:hAnsi="Arial" w:cs="Arial"/>
          <w:color w:val="34302D"/>
          <w:shd w:val="clear" w:color="auto" w:fill="FFFFFF"/>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@EventListener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onPersonCreated(EntityCreatedEvent&lt;Person&gt; event)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Due to type erasure, this works only if the event that is fired resolves the generic parameters on which the event listener filters (that is, something like </w:t>
      </w:r>
      <w:r w:rsidRPr="00BA0D5D">
        <w:rPr>
          <w:rFonts w:ascii="Consolas" w:eastAsia="宋体" w:hAnsi="Consolas" w:cs="宋体"/>
          <w:color w:val="34302D"/>
          <w:kern w:val="0"/>
          <w:sz w:val="23"/>
          <w:szCs w:val="23"/>
          <w:shd w:val="clear" w:color="auto" w:fill="F7F7F8"/>
        </w:rPr>
        <w:t>class PersonCreatedEvent extends EntityCreatedEvent&lt;Person&gt; { …​ }</w:t>
      </w:r>
      <w:r w:rsidRPr="00BA0D5D">
        <w:rPr>
          <w:rFonts w:ascii="inherit" w:eastAsia="宋体" w:hAnsi="inherit" w:cs="Arial"/>
          <w:color w:val="34302D"/>
          <w:kern w:val="0"/>
          <w:sz w:val="24"/>
          <w:szCs w:val="24"/>
        </w:rPr>
        <w: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由于类型擦除，仅当被触发的事件解析事件侦听器过滤的泛型参数（即类似的东西</w:t>
      </w:r>
      <w:r>
        <w:rPr>
          <w:rFonts w:ascii="Arial" w:hAnsi="Arial" w:cs="Arial"/>
          <w:color w:val="34302D"/>
          <w:shd w:val="clear" w:color="auto" w:fill="FFFFFF"/>
        </w:rPr>
        <w:t> </w:t>
      </w:r>
      <w:r>
        <w:rPr>
          <w:rStyle w:val="HTML"/>
          <w:rFonts w:ascii="Consolas" w:hAnsi="Consolas"/>
          <w:sz w:val="23"/>
          <w:szCs w:val="23"/>
          <w:shd w:val="clear" w:color="auto" w:fill="F7F7F8"/>
        </w:rPr>
        <w:t>class PersonCreatedEvent extends EntityCreatedEvent&lt;Person&gt; { …​ }</w:t>
      </w:r>
      <w:r>
        <w:rPr>
          <w:rFonts w:ascii="Arial" w:hAnsi="Arial" w:cs="Arial"/>
          <w:color w:val="34302D"/>
          <w:shd w:val="clear" w:color="auto" w:fill="FFFFFF"/>
        </w:rPr>
        <w:t>）时，此方法才有效。</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certain circumstances, this may become quite tedious if all events follow the same structure (as should be the case for the event in the preceding example). In such a case, you can implement </w:t>
      </w:r>
      <w:r w:rsidRPr="00BA0D5D">
        <w:rPr>
          <w:rFonts w:ascii="Consolas" w:eastAsia="宋体" w:hAnsi="Consolas" w:cs="宋体"/>
          <w:color w:val="34302D"/>
          <w:kern w:val="0"/>
          <w:sz w:val="23"/>
          <w:szCs w:val="23"/>
          <w:shd w:val="clear" w:color="auto" w:fill="F7F7F8"/>
        </w:rPr>
        <w:t>ResolvableTypeProvider</w:t>
      </w:r>
      <w:r w:rsidRPr="00BA0D5D">
        <w:rPr>
          <w:rFonts w:ascii="inherit" w:eastAsia="宋体" w:hAnsi="inherit" w:cs="Arial"/>
          <w:color w:val="34302D"/>
          <w:kern w:val="0"/>
          <w:sz w:val="24"/>
          <w:szCs w:val="24"/>
        </w:rPr>
        <w:t> to guide the framework beyond what the runtime environment provides. The following event shows how to do so:</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在某些情况下，如果所有事件都遵循相同的结构，这可能会变得相当繁琐（前面示例中的事件应该如此）。在这种情况下，您可以实现</w:t>
      </w:r>
      <w:r>
        <w:rPr>
          <w:rStyle w:val="HTML"/>
          <w:rFonts w:ascii="Consolas" w:hAnsi="Consolas"/>
          <w:sz w:val="23"/>
          <w:szCs w:val="23"/>
          <w:shd w:val="clear" w:color="auto" w:fill="F7F7F8"/>
        </w:rPr>
        <w:t>ResolvableTypeProvider</w:t>
      </w:r>
      <w:r>
        <w:rPr>
          <w:rFonts w:ascii="Arial" w:hAnsi="Arial" w:cs="Arial"/>
          <w:color w:val="34302D"/>
          <w:shd w:val="clear" w:color="auto" w:fill="FFFFFF"/>
        </w:rPr>
        <w:t>指导框架超出运行时环境提供的范围。以下事件显示了如何执行此操作：</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EntityCreatedEvent</w:t>
      </w:r>
      <w:r w:rsidRPr="00BA0D5D">
        <w:rPr>
          <w:rFonts w:ascii="Consolas" w:eastAsia="宋体" w:hAnsi="Consolas" w:cs="宋体"/>
          <w:color w:val="34302D"/>
          <w:kern w:val="0"/>
          <w:sz w:val="24"/>
          <w:szCs w:val="24"/>
        </w:rPr>
        <w:t xml:space="preserve">&lt;T&gt;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ApplicationEvent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ResolvableTypeProvider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EntityCreatedEvent(T entity)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(entity);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@Override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ResolvableType getResolvableType()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ResolvableType.forClassWithGenerics(getClass(), ResolvableType.forInstance(getSource()));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4851E5">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works not only for </w:t>
            </w:r>
            <w:r w:rsidRPr="00BA0D5D">
              <w:rPr>
                <w:rFonts w:ascii="Consolas" w:eastAsia="宋体" w:hAnsi="Consolas" w:cs="宋体"/>
                <w:kern w:val="0"/>
                <w:sz w:val="23"/>
                <w:szCs w:val="23"/>
                <w:shd w:val="clear" w:color="auto" w:fill="F7F7F8"/>
              </w:rPr>
              <w:t>ApplicationEvent</w:t>
            </w:r>
            <w:r w:rsidRPr="00BA0D5D">
              <w:rPr>
                <w:rFonts w:ascii="宋体" w:eastAsia="宋体" w:hAnsi="宋体" w:cs="宋体"/>
                <w:kern w:val="0"/>
                <w:sz w:val="24"/>
                <w:szCs w:val="24"/>
              </w:rPr>
              <w:t> but any arbitrary object that you send as an event.</w:t>
            </w:r>
          </w:p>
          <w:p w:rsidR="004851E5" w:rsidRPr="00BA0D5D" w:rsidRDefault="004851E5" w:rsidP="00BA0D5D">
            <w:pPr>
              <w:widowControl/>
              <w:jc w:val="left"/>
              <w:rPr>
                <w:rFonts w:ascii="宋体" w:eastAsia="宋体" w:hAnsi="宋体" w:cs="宋体"/>
                <w:kern w:val="0"/>
                <w:sz w:val="24"/>
                <w:szCs w:val="24"/>
              </w:rPr>
            </w:pPr>
            <w:r>
              <w:rPr>
                <w:rFonts w:ascii="Arial" w:hAnsi="Arial" w:cs="Arial"/>
                <w:shd w:val="clear" w:color="auto" w:fill="EBF1E7"/>
              </w:rPr>
              <w:t>这不仅适用于</w:t>
            </w:r>
            <w:r>
              <w:rPr>
                <w:rStyle w:val="HTML"/>
                <w:rFonts w:ascii="Consolas" w:hAnsi="Consolas"/>
                <w:sz w:val="23"/>
                <w:szCs w:val="23"/>
                <w:shd w:val="clear" w:color="auto" w:fill="F7F7F8"/>
              </w:rPr>
              <w:t>ApplicationEvent</w:t>
            </w:r>
            <w:r>
              <w:rPr>
                <w:rFonts w:ascii="Arial" w:hAnsi="Arial" w:cs="Arial"/>
                <w:shd w:val="clear" w:color="auto" w:fill="EBF1E7"/>
              </w:rPr>
              <w:t>您作为事件发送的任何对象。</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1.15.3. Convenient Access to Low-level Resources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optimal usage and understanding of application contexts, you should familiarize yourself with Spring’s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abstraction, as described in </w:t>
      </w:r>
      <w:hyperlink r:id="rId450" w:anchor="resources" w:history="1">
        <w:r w:rsidRPr="00BA0D5D">
          <w:rPr>
            <w:rFonts w:ascii="inherit" w:eastAsia="宋体" w:hAnsi="inherit" w:cs="Arial"/>
            <w:color w:val="548E2E"/>
            <w:kern w:val="0"/>
            <w:sz w:val="24"/>
            <w:szCs w:val="24"/>
            <w:u w:val="single"/>
          </w:rPr>
          <w:t>Resources</w:t>
        </w:r>
      </w:hyperlink>
      <w:r w:rsidRPr="00BA0D5D">
        <w:rPr>
          <w:rFonts w:ascii="inherit" w:eastAsia="宋体" w:hAnsi="inherit" w:cs="Arial"/>
          <w:color w:val="34302D"/>
          <w:kern w:val="0"/>
          <w:sz w:val="24"/>
          <w:szCs w:val="24"/>
        </w:rPr>
        <w: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为了最佳地使用和理解应用程序上下文，您应该熟悉</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Resource</w:t>
      </w:r>
      <w:r>
        <w:rPr>
          <w:rFonts w:ascii="Arial" w:hAnsi="Arial" w:cs="Arial"/>
          <w:color w:val="34302D"/>
          <w:shd w:val="clear" w:color="auto" w:fill="FFFFFF"/>
        </w:rPr>
        <w:t>抽象，如</w:t>
      </w:r>
      <w:hyperlink r:id="rId451" w:anchor="resources" w:history="1">
        <w:r>
          <w:rPr>
            <w:rStyle w:val="a4"/>
            <w:rFonts w:ascii="Arial" w:hAnsi="Arial" w:cs="Arial"/>
            <w:color w:val="548E2E"/>
            <w:shd w:val="clear" w:color="auto" w:fill="FFFFFF"/>
          </w:rPr>
          <w:t>参考资料中所述</w:t>
        </w:r>
      </w:hyperlink>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application context is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which can be used to load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objects.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is essentially a more feature rich version of the JDK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class. In fact, the implementations of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wrap an instance of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where appropriate.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xml:space="preserve"> can obtain low-level resources from almost any location in a transparent fashion, including from the classpath, a filesystem location, anywhere describable with a standard URL, and some other variations. If the resource location </w:t>
      </w:r>
      <w:r w:rsidRPr="00BA0D5D">
        <w:rPr>
          <w:rFonts w:ascii="inherit" w:eastAsia="宋体" w:hAnsi="inherit" w:cs="Arial"/>
          <w:color w:val="34302D"/>
          <w:kern w:val="0"/>
          <w:sz w:val="24"/>
          <w:szCs w:val="24"/>
        </w:rPr>
        <w:lastRenderedPageBreak/>
        <w:t>string is a simple path without any special prefixes, where those resources come from is specific and appropriate to the actual application context type.</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应用程序上下文是</w:t>
      </w:r>
      <w:r>
        <w:rPr>
          <w:rFonts w:ascii="Arial" w:hAnsi="Arial" w:cs="Arial"/>
          <w:color w:val="34302D"/>
          <w:shd w:val="clear" w:color="auto" w:fill="FFFFFF"/>
        </w:rPr>
        <w:t>a </w:t>
      </w:r>
      <w:r>
        <w:rPr>
          <w:rStyle w:val="HTML"/>
          <w:rFonts w:ascii="Consolas" w:hAnsi="Consolas"/>
          <w:sz w:val="23"/>
          <w:szCs w:val="23"/>
          <w:shd w:val="clear" w:color="auto" w:fill="F7F7F8"/>
        </w:rPr>
        <w:t>ResourceLoader</w:t>
      </w:r>
      <w:r>
        <w:rPr>
          <w:rFonts w:ascii="Arial" w:hAnsi="Arial" w:cs="Arial"/>
          <w:color w:val="34302D"/>
          <w:shd w:val="clear" w:color="auto" w:fill="FFFFFF"/>
        </w:rPr>
        <w:t>，可用于加载</w:t>
      </w:r>
      <w:r>
        <w:rPr>
          <w:rStyle w:val="HTML"/>
          <w:rFonts w:ascii="Consolas" w:hAnsi="Consolas"/>
          <w:sz w:val="23"/>
          <w:szCs w:val="23"/>
          <w:shd w:val="clear" w:color="auto" w:fill="F7F7F8"/>
        </w:rPr>
        <w:t>Resource</w:t>
      </w:r>
      <w:r>
        <w:rPr>
          <w:rFonts w:ascii="Arial" w:hAnsi="Arial" w:cs="Arial"/>
          <w:color w:val="34302D"/>
          <w:shd w:val="clear" w:color="auto" w:fill="FFFFFF"/>
        </w:rPr>
        <w:t>对象。</w:t>
      </w:r>
      <w:r>
        <w:rPr>
          <w:rFonts w:ascii="Arial" w:hAnsi="Arial" w:cs="Arial"/>
          <w:color w:val="34302D"/>
          <w:shd w:val="clear" w:color="auto" w:fill="FFFFFF"/>
        </w:rPr>
        <w:t>A </w:t>
      </w:r>
      <w:r>
        <w:rPr>
          <w:rStyle w:val="HTML"/>
          <w:rFonts w:ascii="Consolas" w:hAnsi="Consolas"/>
          <w:sz w:val="23"/>
          <w:szCs w:val="23"/>
          <w:shd w:val="clear" w:color="auto" w:fill="F7F7F8"/>
        </w:rPr>
        <w:t>Resource</w:t>
      </w:r>
      <w:r>
        <w:rPr>
          <w:rFonts w:ascii="Arial" w:hAnsi="Arial" w:cs="Arial"/>
          <w:color w:val="34302D"/>
          <w:shd w:val="clear" w:color="auto" w:fill="FFFFFF"/>
        </w:rPr>
        <w:t>本质上是</w:t>
      </w:r>
      <w:r>
        <w:rPr>
          <w:rFonts w:ascii="Arial" w:hAnsi="Arial" w:cs="Arial"/>
          <w:color w:val="34302D"/>
          <w:shd w:val="clear" w:color="auto" w:fill="FFFFFF"/>
        </w:rPr>
        <w:t>JDK </w:t>
      </w:r>
      <w:r>
        <w:rPr>
          <w:rStyle w:val="HTML"/>
          <w:rFonts w:ascii="Consolas" w:hAnsi="Consolas"/>
          <w:sz w:val="23"/>
          <w:szCs w:val="23"/>
          <w:shd w:val="clear" w:color="auto" w:fill="F7F7F8"/>
        </w:rPr>
        <w:t>java.net.URL</w:t>
      </w:r>
      <w:r>
        <w:rPr>
          <w:rFonts w:ascii="Arial" w:hAnsi="Arial" w:cs="Arial"/>
          <w:color w:val="34302D"/>
          <w:shd w:val="clear" w:color="auto" w:fill="FFFFFF"/>
        </w:rPr>
        <w:t>类的功能更丰富的版本。实际上，在适当</w:t>
      </w:r>
      <w:r>
        <w:rPr>
          <w:rStyle w:val="HTML"/>
          <w:rFonts w:ascii="Consolas" w:hAnsi="Consolas"/>
          <w:sz w:val="23"/>
          <w:szCs w:val="23"/>
          <w:shd w:val="clear" w:color="auto" w:fill="F7F7F8"/>
        </w:rPr>
        <w:t>Resource</w:t>
      </w:r>
      <w:r>
        <w:rPr>
          <w:rFonts w:ascii="Arial" w:hAnsi="Arial" w:cs="Arial"/>
          <w:color w:val="34302D"/>
          <w:shd w:val="clear" w:color="auto" w:fill="FFFFFF"/>
        </w:rPr>
        <w:t>的情况下包装一个实例的实现</w:t>
      </w:r>
      <w:r>
        <w:rPr>
          <w:rStyle w:val="HTML"/>
          <w:rFonts w:ascii="Consolas" w:hAnsi="Consolas"/>
          <w:sz w:val="23"/>
          <w:szCs w:val="23"/>
          <w:shd w:val="clear" w:color="auto" w:fill="F7F7F8"/>
        </w:rPr>
        <w:t>java.net.URL</w:t>
      </w:r>
      <w:r>
        <w:rPr>
          <w:rFonts w:ascii="Arial" w:hAnsi="Arial" w:cs="Arial"/>
          <w:color w:val="34302D"/>
          <w:shd w:val="clear" w:color="auto" w:fill="FFFFFF"/>
        </w:rPr>
        <w:t>。</w:t>
      </w:r>
      <w:r>
        <w:rPr>
          <w:rFonts w:ascii="Arial" w:hAnsi="Arial" w:cs="Arial"/>
          <w:color w:val="34302D"/>
          <w:shd w:val="clear" w:color="auto" w:fill="FFFFFF"/>
        </w:rPr>
        <w:t>A </w:t>
      </w:r>
      <w:r>
        <w:rPr>
          <w:rStyle w:val="HTML"/>
          <w:rFonts w:ascii="Consolas" w:hAnsi="Consolas"/>
          <w:sz w:val="23"/>
          <w:szCs w:val="23"/>
          <w:shd w:val="clear" w:color="auto" w:fill="F7F7F8"/>
        </w:rPr>
        <w:t>Resource</w:t>
      </w:r>
      <w:r>
        <w:rPr>
          <w:rFonts w:ascii="Arial" w:hAnsi="Arial" w:cs="Arial"/>
          <w:color w:val="34302D"/>
          <w:shd w:val="clear" w:color="auto" w:fill="FFFFFF"/>
        </w:rPr>
        <w:t>可以透明的方式从几乎任何位置获取低级资源，包括从类路径，文件系统位置，任何可用标准</w:t>
      </w:r>
      <w:r>
        <w:rPr>
          <w:rFonts w:ascii="Arial" w:hAnsi="Arial" w:cs="Arial"/>
          <w:color w:val="34302D"/>
          <w:shd w:val="clear" w:color="auto" w:fill="FFFFFF"/>
        </w:rPr>
        <w:t>URL</w:t>
      </w:r>
      <w:r>
        <w:rPr>
          <w:rFonts w:ascii="Arial" w:hAnsi="Arial" w:cs="Arial"/>
          <w:color w:val="34302D"/>
          <w:shd w:val="clear" w:color="auto" w:fill="FFFFFF"/>
        </w:rPr>
        <w:t>描述的位置，以及一些其他变体。如果资源位置字符串是没有任何特殊前缀的简单路径，那么这些资源来自特定且适合于实际应用程序上下文类型。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a bean deployed into the application context to implement the special callback interface,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to be automatically called back at initialization time with the application context itself passed in as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You can also expose properties of type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to be used to access static resources. They are injected into it like any other properties. You can specify those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properties as simple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paths and rely on automatic conversion from those text strings to actual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objects when the bean is deployed.</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您可以配置部署到应用程序上下文中的</w:t>
      </w:r>
      <w:r>
        <w:rPr>
          <w:rFonts w:ascii="Arial" w:hAnsi="Arial" w:cs="Arial"/>
          <w:color w:val="34302D"/>
          <w:shd w:val="clear" w:color="auto" w:fill="FFFFFF"/>
        </w:rPr>
        <w:t>bean</w:t>
      </w:r>
      <w:r>
        <w:rPr>
          <w:rFonts w:ascii="Arial" w:hAnsi="Arial" w:cs="Arial"/>
          <w:color w:val="34302D"/>
          <w:shd w:val="clear" w:color="auto" w:fill="FFFFFF"/>
        </w:rPr>
        <w:t>来实现特殊的回调接口，</w:t>
      </w:r>
      <w:r>
        <w:rPr>
          <w:rStyle w:val="HTML"/>
          <w:rFonts w:ascii="Consolas" w:hAnsi="Consolas"/>
          <w:sz w:val="23"/>
          <w:szCs w:val="23"/>
          <w:shd w:val="clear" w:color="auto" w:fill="F7F7F8"/>
        </w:rPr>
        <w:t>ResourceLoaderAware</w:t>
      </w:r>
      <w:r>
        <w:rPr>
          <w:rFonts w:ascii="Arial" w:hAnsi="Arial" w:cs="Arial"/>
          <w:color w:val="34302D"/>
          <w:shd w:val="clear" w:color="auto" w:fill="FFFFFF"/>
        </w:rPr>
        <w:t>在初始化时自动回调，应用程序上下文本身作为传入</w:t>
      </w:r>
      <w:r>
        <w:rPr>
          <w:rStyle w:val="HTML"/>
          <w:rFonts w:ascii="Consolas" w:hAnsi="Consolas"/>
          <w:sz w:val="23"/>
          <w:szCs w:val="23"/>
          <w:shd w:val="clear" w:color="auto" w:fill="F7F7F8"/>
        </w:rPr>
        <w:t>ResourceLoader</w:t>
      </w:r>
      <w:r>
        <w:rPr>
          <w:rFonts w:ascii="Arial" w:hAnsi="Arial" w:cs="Arial"/>
          <w:color w:val="34302D"/>
          <w:shd w:val="clear" w:color="auto" w:fill="FFFFFF"/>
        </w:rPr>
        <w:t>。您还可以公开</w:t>
      </w:r>
      <w:r>
        <w:rPr>
          <w:rStyle w:val="HTML"/>
          <w:rFonts w:ascii="Consolas" w:hAnsi="Consolas"/>
          <w:sz w:val="23"/>
          <w:szCs w:val="23"/>
          <w:shd w:val="clear" w:color="auto" w:fill="F7F7F8"/>
        </w:rPr>
        <w:t>Resource</w:t>
      </w:r>
      <w:r>
        <w:rPr>
          <w:rFonts w:ascii="Arial" w:hAnsi="Arial" w:cs="Arial"/>
          <w:color w:val="34302D"/>
          <w:shd w:val="clear" w:color="auto" w:fill="FFFFFF"/>
        </w:rPr>
        <w:t>要用于访问静态资源的类型属性。它们像任何其他属性一样被注入其中。您可以将这些</w:t>
      </w:r>
      <w:r>
        <w:rPr>
          <w:rStyle w:val="HTML"/>
          <w:rFonts w:ascii="Consolas" w:hAnsi="Consolas"/>
          <w:sz w:val="23"/>
          <w:szCs w:val="23"/>
          <w:shd w:val="clear" w:color="auto" w:fill="F7F7F8"/>
        </w:rPr>
        <w:t>Resource</w:t>
      </w:r>
      <w:r>
        <w:rPr>
          <w:rFonts w:ascii="Arial" w:hAnsi="Arial" w:cs="Arial"/>
          <w:color w:val="34302D"/>
          <w:shd w:val="clear" w:color="auto" w:fill="FFFFFF"/>
        </w:rPr>
        <w:t> </w:t>
      </w:r>
      <w:r>
        <w:rPr>
          <w:rFonts w:ascii="Arial" w:hAnsi="Arial" w:cs="Arial"/>
          <w:color w:val="34302D"/>
          <w:shd w:val="clear" w:color="auto" w:fill="FFFFFF"/>
        </w:rPr>
        <w:t>属性指定为简单</w:t>
      </w:r>
      <w:r>
        <w:rPr>
          <w:rStyle w:val="HTML"/>
          <w:rFonts w:ascii="Consolas" w:hAnsi="Consolas"/>
          <w:sz w:val="23"/>
          <w:szCs w:val="23"/>
          <w:shd w:val="clear" w:color="auto" w:fill="F7F7F8"/>
        </w:rPr>
        <w:t>String</w:t>
      </w:r>
      <w:r>
        <w:rPr>
          <w:rFonts w:ascii="Arial" w:hAnsi="Arial" w:cs="Arial"/>
          <w:color w:val="34302D"/>
          <w:shd w:val="clear" w:color="auto" w:fill="FFFFFF"/>
        </w:rPr>
        <w:t>路径，并在</w:t>
      </w:r>
      <w:r>
        <w:rPr>
          <w:rStyle w:val="HTML"/>
          <w:rFonts w:ascii="Consolas" w:hAnsi="Consolas"/>
          <w:sz w:val="23"/>
          <w:szCs w:val="23"/>
          <w:shd w:val="clear" w:color="auto" w:fill="F7F7F8"/>
        </w:rPr>
        <w:t>Resource</w:t>
      </w:r>
      <w:r>
        <w:rPr>
          <w:rFonts w:ascii="Arial" w:hAnsi="Arial" w:cs="Arial"/>
          <w:color w:val="34302D"/>
          <w:shd w:val="clear" w:color="auto" w:fill="FFFFFF"/>
        </w:rPr>
        <w:t>部署</w:t>
      </w:r>
      <w:r>
        <w:rPr>
          <w:rFonts w:ascii="Arial" w:hAnsi="Arial" w:cs="Arial"/>
          <w:color w:val="34302D"/>
          <w:shd w:val="clear" w:color="auto" w:fill="FFFFFF"/>
        </w:rPr>
        <w:t>Bean</w:t>
      </w:r>
      <w:r>
        <w:rPr>
          <w:rFonts w:ascii="Arial" w:hAnsi="Arial" w:cs="Arial"/>
          <w:color w:val="34302D"/>
          <w:shd w:val="clear" w:color="auto" w:fill="FFFFFF"/>
        </w:rPr>
        <w:t>时依赖从这些文本字符串到实际对象的自动转换。</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location path or paths supplied to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constructor are actually resource strings and, in simple form, are treated appropriately according to the specific context implementation. For example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treats a simple location path as a classpath location. You can also use location paths (resource strings) with special prefixes to force loading of definitions from the classpath or a URL, regardless of the actual context type.</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提供给</w:t>
      </w:r>
      <w:r>
        <w:rPr>
          <w:rStyle w:val="HTML"/>
          <w:rFonts w:ascii="Consolas" w:hAnsi="Consolas"/>
          <w:sz w:val="23"/>
          <w:szCs w:val="23"/>
          <w:shd w:val="clear" w:color="auto" w:fill="F7F7F8"/>
        </w:rPr>
        <w:t>ApplicationContext</w:t>
      </w:r>
      <w:r>
        <w:rPr>
          <w:rFonts w:ascii="Arial" w:hAnsi="Arial" w:cs="Arial"/>
          <w:color w:val="34302D"/>
          <w:shd w:val="clear" w:color="auto" w:fill="FFFFFF"/>
        </w:rPr>
        <w:t>构造函数的位置路径实际上是资源字符串，并且以简单的形式根据特定的上下文实现进行适当处理。例如，</w:t>
      </w:r>
      <w:r>
        <w:rPr>
          <w:rStyle w:val="HTML"/>
          <w:rFonts w:ascii="Consolas" w:hAnsi="Consolas"/>
          <w:sz w:val="23"/>
          <w:szCs w:val="23"/>
          <w:shd w:val="clear" w:color="auto" w:fill="F7F7F8"/>
        </w:rPr>
        <w:t>ClassPathXmlApplicationContext</w:t>
      </w:r>
      <w:r>
        <w:rPr>
          <w:rFonts w:ascii="Arial" w:hAnsi="Arial" w:cs="Arial"/>
          <w:color w:val="34302D"/>
          <w:shd w:val="clear" w:color="auto" w:fill="FFFFFF"/>
        </w:rPr>
        <w:t>将简单的位置路径视为类路径位置。您还可以使用具有特殊前缀的位置路径（资源字符串）来强制从类路径或</w:t>
      </w:r>
      <w:r>
        <w:rPr>
          <w:rFonts w:ascii="Arial" w:hAnsi="Arial" w:cs="Arial"/>
          <w:color w:val="34302D"/>
          <w:shd w:val="clear" w:color="auto" w:fill="FFFFFF"/>
        </w:rPr>
        <w:t>URL</w:t>
      </w:r>
      <w:r>
        <w:rPr>
          <w:rFonts w:ascii="Arial" w:hAnsi="Arial" w:cs="Arial"/>
          <w:color w:val="34302D"/>
          <w:shd w:val="clear" w:color="auto" w:fill="FFFFFF"/>
        </w:rPr>
        <w:t>加载定义，而不管实际的上下文类型如何。</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1.15.4. Convenient ApplicationContext Instantiation for Web Applications</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create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instances declaratively by using, for example, a </w:t>
      </w:r>
      <w:r w:rsidRPr="00BA0D5D">
        <w:rPr>
          <w:rFonts w:ascii="Consolas" w:eastAsia="宋体" w:hAnsi="Consolas" w:cs="宋体"/>
          <w:color w:val="34302D"/>
          <w:kern w:val="0"/>
          <w:sz w:val="23"/>
          <w:szCs w:val="23"/>
          <w:shd w:val="clear" w:color="auto" w:fill="F7F7F8"/>
        </w:rPr>
        <w:t>ContextLoader</w:t>
      </w:r>
      <w:r w:rsidRPr="00BA0D5D">
        <w:rPr>
          <w:rFonts w:ascii="inherit" w:eastAsia="宋体" w:hAnsi="inherit" w:cs="Arial"/>
          <w:color w:val="34302D"/>
          <w:kern w:val="0"/>
          <w:sz w:val="24"/>
          <w:szCs w:val="24"/>
        </w:rPr>
        <w:t>. Of course, you can also create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instances programmatically by using one of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w:t>
      </w:r>
    </w:p>
    <w:p w:rsidR="004851E5" w:rsidRPr="004851E5" w:rsidRDefault="004851E5" w:rsidP="004851E5">
      <w:pPr>
        <w:pStyle w:val="a3"/>
        <w:shd w:val="clear" w:color="auto" w:fill="FFFFFF"/>
        <w:spacing w:before="0" w:beforeAutospacing="0" w:after="300" w:afterAutospacing="0"/>
        <w:rPr>
          <w:rFonts w:ascii="inherit" w:hAnsi="inherit" w:cs="Arial" w:hint="eastAsia"/>
          <w:color w:val="34302D"/>
        </w:rPr>
      </w:pPr>
      <w:r>
        <w:rPr>
          <w:rFonts w:ascii="inherit" w:hAnsi="inherit" w:cs="Arial"/>
          <w:color w:val="34302D"/>
        </w:rPr>
        <w:t>您可以</w:t>
      </w:r>
      <w:r>
        <w:rPr>
          <w:rStyle w:val="HTML"/>
          <w:rFonts w:ascii="Consolas" w:hAnsi="Consolas"/>
          <w:color w:val="34302D"/>
          <w:sz w:val="23"/>
          <w:szCs w:val="23"/>
          <w:shd w:val="clear" w:color="auto" w:fill="F7F7F8"/>
        </w:rPr>
        <w:t>ApplicationContext</w:t>
      </w:r>
      <w:r>
        <w:rPr>
          <w:rFonts w:ascii="inherit" w:hAnsi="inherit" w:cs="Arial"/>
          <w:color w:val="34302D"/>
        </w:rPr>
        <w:t>使用例如</w:t>
      </w:r>
      <w:r>
        <w:rPr>
          <w:rFonts w:ascii="inherit" w:hAnsi="inherit" w:cs="Arial"/>
          <w:color w:val="34302D"/>
        </w:rPr>
        <w:t>a</w:t>
      </w:r>
      <w:r>
        <w:rPr>
          <w:rFonts w:ascii="inherit" w:hAnsi="inherit" w:cs="Arial"/>
          <w:color w:val="34302D"/>
        </w:rPr>
        <w:t>以声明方式创建实例</w:t>
      </w:r>
      <w:r>
        <w:rPr>
          <w:rFonts w:ascii="inherit" w:hAnsi="inherit" w:cs="Arial"/>
          <w:color w:val="34302D"/>
        </w:rPr>
        <w:t> </w:t>
      </w:r>
      <w:r>
        <w:rPr>
          <w:rStyle w:val="HTML"/>
          <w:rFonts w:ascii="Consolas" w:hAnsi="Consolas"/>
          <w:color w:val="34302D"/>
          <w:sz w:val="23"/>
          <w:szCs w:val="23"/>
          <w:shd w:val="clear" w:color="auto" w:fill="F7F7F8"/>
        </w:rPr>
        <w:t>ContextLoader</w:t>
      </w:r>
      <w:r>
        <w:rPr>
          <w:rFonts w:ascii="inherit" w:hAnsi="inherit" w:cs="Arial"/>
          <w:color w:val="34302D"/>
        </w:rPr>
        <w:t>。当然，您也可以</w:t>
      </w:r>
      <w:r>
        <w:rPr>
          <w:rStyle w:val="HTML"/>
          <w:rFonts w:ascii="Consolas" w:hAnsi="Consolas"/>
          <w:color w:val="34302D"/>
          <w:sz w:val="23"/>
          <w:szCs w:val="23"/>
          <w:shd w:val="clear" w:color="auto" w:fill="F7F7F8"/>
        </w:rPr>
        <w:t>ApplicationContext</w:t>
      </w:r>
      <w:r>
        <w:rPr>
          <w:rFonts w:ascii="inherit" w:hAnsi="inherit" w:cs="Arial"/>
          <w:color w:val="34302D"/>
        </w:rPr>
        <w:t>使用其中一个</w:t>
      </w:r>
      <w:r>
        <w:rPr>
          <w:rStyle w:val="HTML"/>
          <w:rFonts w:ascii="Consolas" w:hAnsi="Consolas"/>
          <w:color w:val="34302D"/>
          <w:sz w:val="23"/>
          <w:szCs w:val="23"/>
          <w:shd w:val="clear" w:color="auto" w:fill="F7F7F8"/>
        </w:rPr>
        <w:t>ApplicationContext</w:t>
      </w:r>
      <w:r>
        <w:rPr>
          <w:rFonts w:ascii="inherit" w:hAnsi="inherit" w:cs="Arial"/>
          <w:color w:val="34302D"/>
        </w:rPr>
        <w:t>实现以编程方式创建实例。</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register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by using the </w:t>
      </w:r>
      <w:r w:rsidRPr="00BA0D5D">
        <w:rPr>
          <w:rFonts w:ascii="Consolas" w:eastAsia="宋体" w:hAnsi="Consolas" w:cs="宋体"/>
          <w:color w:val="34302D"/>
          <w:kern w:val="0"/>
          <w:sz w:val="23"/>
          <w:szCs w:val="23"/>
          <w:shd w:val="clear" w:color="auto" w:fill="F7F7F8"/>
        </w:rPr>
        <w:t>ContextLoaderListener</w:t>
      </w:r>
      <w:r w:rsidRPr="00BA0D5D">
        <w:rPr>
          <w:rFonts w:ascii="inherit" w:eastAsia="宋体" w:hAnsi="inherit" w:cs="Arial"/>
          <w:color w:val="34302D"/>
          <w:kern w:val="0"/>
          <w:sz w:val="24"/>
          <w:szCs w:val="24"/>
        </w:rPr>
        <w:t>, as the following example shows:</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您可以</w:t>
      </w:r>
      <w:r>
        <w:rPr>
          <w:rStyle w:val="HTML"/>
          <w:rFonts w:ascii="Consolas" w:hAnsi="Consolas"/>
          <w:sz w:val="23"/>
          <w:szCs w:val="23"/>
          <w:shd w:val="clear" w:color="auto" w:fill="F7F7F8"/>
        </w:rPr>
        <w:t>ApplicationContext</w:t>
      </w:r>
      <w:r>
        <w:rPr>
          <w:rFonts w:ascii="Arial" w:hAnsi="Arial" w:cs="Arial"/>
          <w:color w:val="34302D"/>
          <w:shd w:val="clear" w:color="auto" w:fill="FFFFFF"/>
        </w:rPr>
        <w:t>使用</w:t>
      </w:r>
      <w:r>
        <w:rPr>
          <w:rStyle w:val="HTML"/>
          <w:rFonts w:ascii="Consolas" w:hAnsi="Consolas"/>
          <w:sz w:val="23"/>
          <w:szCs w:val="23"/>
          <w:shd w:val="clear" w:color="auto" w:fill="F7F7F8"/>
        </w:rPr>
        <w:t>ContextLoaderListener</w:t>
      </w:r>
      <w:r>
        <w:rPr>
          <w:rFonts w:ascii="Arial" w:hAnsi="Arial" w:cs="Arial"/>
          <w:color w:val="34302D"/>
          <w:shd w:val="clear" w:color="auto" w:fill="FFFFFF"/>
        </w:rPr>
        <w:t>，注册一个，如下例所示：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&lt;param-name&gt;</w:t>
      </w:r>
      <w:r w:rsidRPr="00BA0D5D">
        <w:rPr>
          <w:rFonts w:ascii="Consolas" w:eastAsia="宋体" w:hAnsi="Consolas" w:cs="宋体"/>
          <w:color w:val="34302D"/>
          <w:kern w:val="0"/>
          <w:sz w:val="24"/>
          <w:szCs w:val="24"/>
        </w:rPr>
        <w:t>contextConfigLocation</w:t>
      </w:r>
      <w:r w:rsidRPr="00BA0D5D">
        <w:rPr>
          <w:rFonts w:ascii="Consolas" w:eastAsia="宋体" w:hAnsi="Consolas" w:cs="宋体"/>
          <w:color w:val="008080"/>
          <w:kern w:val="0"/>
          <w:sz w:val="24"/>
          <w:szCs w:val="24"/>
        </w:rPr>
        <w:t>&lt;/param-name&gt;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&lt;param-value&gt;</w:t>
      </w:r>
      <w:r w:rsidRPr="00BA0D5D">
        <w:rPr>
          <w:rFonts w:ascii="Consolas" w:eastAsia="宋体" w:hAnsi="Consolas" w:cs="宋体"/>
          <w:color w:val="34302D"/>
          <w:kern w:val="0"/>
          <w:sz w:val="24"/>
          <w:szCs w:val="24"/>
        </w:rPr>
        <w:t>/WEB-INF/daoContext.xml /WEB-INF/applicationContext.xml</w:t>
      </w:r>
      <w:r w:rsidRPr="00BA0D5D">
        <w:rPr>
          <w:rFonts w:ascii="Consolas" w:eastAsia="宋体" w:hAnsi="Consolas" w:cs="宋体"/>
          <w:color w:val="008080"/>
          <w:kern w:val="0"/>
          <w:sz w:val="24"/>
          <w:szCs w:val="24"/>
        </w:rPr>
        <w:t>&lt;/param-value&gt;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&lt;/context-param&gt;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&lt;listener&gt;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&lt;listener-class&gt;</w:t>
      </w:r>
      <w:r w:rsidRPr="00BA0D5D">
        <w:rPr>
          <w:rFonts w:ascii="Consolas" w:eastAsia="宋体" w:hAnsi="Consolas" w:cs="宋体"/>
          <w:color w:val="34302D"/>
          <w:kern w:val="0"/>
          <w:sz w:val="24"/>
          <w:szCs w:val="24"/>
        </w:rPr>
        <w:t>org.springframework.web.context.ContextLoaderListener</w:t>
      </w:r>
      <w:r w:rsidRPr="00BA0D5D">
        <w:rPr>
          <w:rFonts w:ascii="Consolas" w:eastAsia="宋体" w:hAnsi="Consolas" w:cs="宋体"/>
          <w:color w:val="008080"/>
          <w:kern w:val="0"/>
          <w:sz w:val="24"/>
          <w:szCs w:val="24"/>
        </w:rPr>
        <w:t>&lt;/listener-class&gt;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&lt;/listener&gt;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listener inspects the </w:t>
      </w:r>
      <w:r w:rsidRPr="00BA0D5D">
        <w:rPr>
          <w:rFonts w:ascii="Consolas" w:eastAsia="宋体" w:hAnsi="Consolas" w:cs="宋体"/>
          <w:color w:val="34302D"/>
          <w:kern w:val="0"/>
          <w:sz w:val="23"/>
          <w:szCs w:val="23"/>
          <w:shd w:val="clear" w:color="auto" w:fill="F7F7F8"/>
        </w:rPr>
        <w:t>contextConfigLocation</w:t>
      </w:r>
      <w:r w:rsidRPr="00BA0D5D">
        <w:rPr>
          <w:rFonts w:ascii="inherit" w:eastAsia="宋体" w:hAnsi="inherit" w:cs="Arial"/>
          <w:color w:val="34302D"/>
          <w:kern w:val="0"/>
          <w:sz w:val="24"/>
          <w:szCs w:val="24"/>
        </w:rPr>
        <w:t> parameter. If the parameter does not exist, the listener uses </w:t>
      </w:r>
      <w:r w:rsidRPr="00BA0D5D">
        <w:rPr>
          <w:rFonts w:ascii="Consolas" w:eastAsia="宋体" w:hAnsi="Consolas" w:cs="宋体"/>
          <w:color w:val="34302D"/>
          <w:kern w:val="0"/>
          <w:sz w:val="23"/>
          <w:szCs w:val="23"/>
          <w:shd w:val="clear" w:color="auto" w:fill="F7F7F8"/>
        </w:rPr>
        <w:t>/WEB-INF/applicationContext.xml</w:t>
      </w:r>
      <w:r w:rsidRPr="00BA0D5D">
        <w:rPr>
          <w:rFonts w:ascii="inherit" w:eastAsia="宋体" w:hAnsi="inherit" w:cs="Arial"/>
          <w:color w:val="34302D"/>
          <w:kern w:val="0"/>
          <w:sz w:val="24"/>
          <w:szCs w:val="24"/>
        </w:rPr>
        <w:t> as a default. When the parameter does exist, the listener separates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by using predefined delimiters (comma, semicolon, and whitespace) and uses the values as locations where application contexts are searched. Ant-style path patterns are supported as well. Examples are </w:t>
      </w:r>
      <w:r w:rsidRPr="00BA0D5D">
        <w:rPr>
          <w:rFonts w:ascii="Consolas" w:eastAsia="宋体" w:hAnsi="Consolas" w:cs="宋体"/>
          <w:color w:val="34302D"/>
          <w:kern w:val="0"/>
          <w:sz w:val="23"/>
          <w:szCs w:val="23"/>
          <w:shd w:val="clear" w:color="auto" w:fill="F7F7F8"/>
        </w:rPr>
        <w:t>/WEB-INF/*Context.xml</w:t>
      </w:r>
      <w:r w:rsidRPr="00BA0D5D">
        <w:rPr>
          <w:rFonts w:ascii="inherit" w:eastAsia="宋体" w:hAnsi="inherit" w:cs="Arial"/>
          <w:color w:val="34302D"/>
          <w:kern w:val="0"/>
          <w:sz w:val="24"/>
          <w:szCs w:val="24"/>
        </w:rPr>
        <w:t> (for all files with names that end with </w:t>
      </w:r>
      <w:r w:rsidRPr="00BA0D5D">
        <w:rPr>
          <w:rFonts w:ascii="Consolas" w:eastAsia="宋体" w:hAnsi="Consolas" w:cs="宋体"/>
          <w:color w:val="34302D"/>
          <w:kern w:val="0"/>
          <w:sz w:val="23"/>
          <w:szCs w:val="23"/>
          <w:shd w:val="clear" w:color="auto" w:fill="F7F7F8"/>
        </w:rPr>
        <w:t>Context.xml</w:t>
      </w:r>
      <w:r w:rsidRPr="00BA0D5D">
        <w:rPr>
          <w:rFonts w:ascii="inherit" w:eastAsia="宋体" w:hAnsi="inherit" w:cs="Arial"/>
          <w:color w:val="34302D"/>
          <w:kern w:val="0"/>
          <w:sz w:val="24"/>
          <w:szCs w:val="24"/>
        </w:rPr>
        <w:t> and that reside in the </w:t>
      </w:r>
      <w:r w:rsidRPr="00BA0D5D">
        <w:rPr>
          <w:rFonts w:ascii="Consolas" w:eastAsia="宋体" w:hAnsi="Consolas" w:cs="宋体"/>
          <w:color w:val="34302D"/>
          <w:kern w:val="0"/>
          <w:sz w:val="23"/>
          <w:szCs w:val="23"/>
          <w:shd w:val="clear" w:color="auto" w:fill="F7F7F8"/>
        </w:rPr>
        <w:t>WEB-INF</w:t>
      </w:r>
      <w:r w:rsidRPr="00BA0D5D">
        <w:rPr>
          <w:rFonts w:ascii="inherit" w:eastAsia="宋体" w:hAnsi="inherit" w:cs="Arial"/>
          <w:color w:val="34302D"/>
          <w:kern w:val="0"/>
          <w:sz w:val="24"/>
          <w:szCs w:val="24"/>
        </w:rPr>
        <w:t> directory) and </w:t>
      </w:r>
      <w:r w:rsidRPr="00BA0D5D">
        <w:rPr>
          <w:rFonts w:ascii="Consolas" w:eastAsia="宋体" w:hAnsi="Consolas" w:cs="宋体"/>
          <w:color w:val="34302D"/>
          <w:kern w:val="0"/>
          <w:sz w:val="23"/>
          <w:szCs w:val="23"/>
          <w:shd w:val="clear" w:color="auto" w:fill="F7F7F8"/>
        </w:rPr>
        <w:t>/WEB-INF/**/*Context.xml</w:t>
      </w:r>
      <w:r w:rsidRPr="00BA0D5D">
        <w:rPr>
          <w:rFonts w:ascii="inherit" w:eastAsia="宋体" w:hAnsi="inherit" w:cs="Arial"/>
          <w:color w:val="34302D"/>
          <w:kern w:val="0"/>
          <w:sz w:val="24"/>
          <w:szCs w:val="24"/>
        </w:rPr>
        <w:t> (for all such files in any subdirectory of </w:t>
      </w:r>
      <w:r w:rsidRPr="00BA0D5D">
        <w:rPr>
          <w:rFonts w:ascii="Consolas" w:eastAsia="宋体" w:hAnsi="Consolas" w:cs="宋体"/>
          <w:color w:val="34302D"/>
          <w:kern w:val="0"/>
          <w:sz w:val="23"/>
          <w:szCs w:val="23"/>
          <w:shd w:val="clear" w:color="auto" w:fill="F7F7F8"/>
        </w:rPr>
        <w:t>WEB-INF</w:t>
      </w:r>
      <w:r w:rsidRPr="00BA0D5D">
        <w:rPr>
          <w:rFonts w:ascii="inherit" w:eastAsia="宋体" w:hAnsi="inherit" w:cs="Arial"/>
          <w:color w:val="34302D"/>
          <w:kern w:val="0"/>
          <w:sz w:val="24"/>
          <w:szCs w:val="24"/>
        </w:rPr>
        <w: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监听器检查</w:t>
      </w:r>
      <w:r>
        <w:rPr>
          <w:rStyle w:val="HTML"/>
          <w:rFonts w:ascii="Consolas" w:hAnsi="Consolas"/>
          <w:sz w:val="23"/>
          <w:szCs w:val="23"/>
          <w:shd w:val="clear" w:color="auto" w:fill="F7F7F8"/>
        </w:rPr>
        <w:t>contextConfigLocation</w:t>
      </w:r>
      <w:r>
        <w:rPr>
          <w:rFonts w:ascii="Arial" w:hAnsi="Arial" w:cs="Arial"/>
          <w:color w:val="34302D"/>
          <w:shd w:val="clear" w:color="auto" w:fill="FFFFFF"/>
        </w:rPr>
        <w:t>参数。如果参数不存在，则侦听器将</w:t>
      </w:r>
      <w:r>
        <w:rPr>
          <w:rStyle w:val="HTML"/>
          <w:rFonts w:ascii="Consolas" w:hAnsi="Consolas"/>
          <w:sz w:val="23"/>
          <w:szCs w:val="23"/>
          <w:shd w:val="clear" w:color="auto" w:fill="F7F7F8"/>
        </w:rPr>
        <w:t>/WEB-INF/applicationContext.xml</w:t>
      </w:r>
      <w:r>
        <w:rPr>
          <w:rFonts w:ascii="Arial" w:hAnsi="Arial" w:cs="Arial"/>
          <w:color w:val="34302D"/>
          <w:shd w:val="clear" w:color="auto" w:fill="FFFFFF"/>
        </w:rPr>
        <w:t>默认使用。当参数确实存在时，侦听器</w:t>
      </w:r>
      <w:r>
        <w:rPr>
          <w:rStyle w:val="HTML"/>
          <w:rFonts w:ascii="Consolas" w:hAnsi="Consolas"/>
          <w:sz w:val="23"/>
          <w:szCs w:val="23"/>
          <w:shd w:val="clear" w:color="auto" w:fill="F7F7F8"/>
        </w:rPr>
        <w:t>String</w:t>
      </w:r>
      <w:r>
        <w:rPr>
          <w:rFonts w:ascii="Arial" w:hAnsi="Arial" w:cs="Arial"/>
          <w:color w:val="34302D"/>
          <w:shd w:val="clear" w:color="auto" w:fill="FFFFFF"/>
        </w:rPr>
        <w:t>使用预定义的分隔符（逗号，分号和空格）分隔，并将值用作搜索应用程序上下文的位置。还支持</w:t>
      </w:r>
      <w:r>
        <w:rPr>
          <w:rFonts w:ascii="Arial" w:hAnsi="Arial" w:cs="Arial"/>
          <w:color w:val="34302D"/>
          <w:shd w:val="clear" w:color="auto" w:fill="FFFFFF"/>
        </w:rPr>
        <w:t>Ant</w:t>
      </w:r>
      <w:r>
        <w:rPr>
          <w:rFonts w:ascii="Arial" w:hAnsi="Arial" w:cs="Arial"/>
          <w:color w:val="34302D"/>
          <w:shd w:val="clear" w:color="auto" w:fill="FFFFFF"/>
        </w:rPr>
        <w:t>样式的路径模式。示例是</w:t>
      </w:r>
      <w:r>
        <w:rPr>
          <w:rStyle w:val="HTML"/>
          <w:rFonts w:ascii="Consolas" w:hAnsi="Consolas"/>
          <w:sz w:val="23"/>
          <w:szCs w:val="23"/>
          <w:shd w:val="clear" w:color="auto" w:fill="F7F7F8"/>
        </w:rPr>
        <w:t>/WEB-INF/*Context.xml</w:t>
      </w:r>
      <w:r>
        <w:rPr>
          <w:rFonts w:ascii="Arial" w:hAnsi="Arial" w:cs="Arial"/>
          <w:color w:val="34302D"/>
          <w:shd w:val="clear" w:color="auto" w:fill="FFFFFF"/>
        </w:rPr>
        <w:t>（对于名称</w:t>
      </w:r>
      <w:r>
        <w:rPr>
          <w:rStyle w:val="HTML"/>
          <w:rFonts w:ascii="Consolas" w:hAnsi="Consolas"/>
          <w:sz w:val="23"/>
          <w:szCs w:val="23"/>
          <w:shd w:val="clear" w:color="auto" w:fill="F7F7F8"/>
        </w:rPr>
        <w:t>Context.xml</w:t>
      </w:r>
      <w:r>
        <w:rPr>
          <w:rFonts w:ascii="Arial" w:hAnsi="Arial" w:cs="Arial"/>
          <w:color w:val="34302D"/>
          <w:shd w:val="clear" w:color="auto" w:fill="FFFFFF"/>
        </w:rPr>
        <w:t>以</w:t>
      </w:r>
      <w:r>
        <w:rPr>
          <w:rStyle w:val="HTML"/>
          <w:rFonts w:ascii="Consolas" w:hAnsi="Consolas"/>
          <w:sz w:val="23"/>
          <w:szCs w:val="23"/>
          <w:shd w:val="clear" w:color="auto" w:fill="F7F7F8"/>
        </w:rPr>
        <w:t>WEB-INF</w:t>
      </w:r>
      <w:r>
        <w:rPr>
          <w:rFonts w:ascii="Arial" w:hAnsi="Arial" w:cs="Arial"/>
          <w:color w:val="34302D"/>
          <w:shd w:val="clear" w:color="auto" w:fill="FFFFFF"/>
        </w:rPr>
        <w:t>目录结尾</w:t>
      </w:r>
      <w:r>
        <w:rPr>
          <w:rFonts w:ascii="Arial" w:hAnsi="Arial" w:cs="Arial"/>
          <w:color w:val="34302D"/>
          <w:shd w:val="clear" w:color="auto" w:fill="FFFFFF"/>
        </w:rPr>
        <w:t> </w:t>
      </w:r>
      <w:r>
        <w:rPr>
          <w:rFonts w:ascii="Arial" w:hAnsi="Arial" w:cs="Arial"/>
          <w:color w:val="34302D"/>
          <w:shd w:val="clear" w:color="auto" w:fill="FFFFFF"/>
        </w:rPr>
        <w:t>并位于目录</w:t>
      </w:r>
      <w:r>
        <w:rPr>
          <w:rStyle w:val="HTML"/>
          <w:rFonts w:ascii="Consolas" w:hAnsi="Consolas"/>
          <w:sz w:val="23"/>
          <w:szCs w:val="23"/>
          <w:shd w:val="clear" w:color="auto" w:fill="F7F7F8"/>
        </w:rPr>
        <w:t>/WEB-INF/**/*Context.xml</w:t>
      </w:r>
      <w:r>
        <w:rPr>
          <w:rFonts w:ascii="Arial" w:hAnsi="Arial" w:cs="Arial"/>
          <w:color w:val="34302D"/>
          <w:shd w:val="clear" w:color="auto" w:fill="FFFFFF"/>
        </w:rPr>
        <w:t> </w:t>
      </w:r>
      <w:r>
        <w:rPr>
          <w:rFonts w:ascii="Arial" w:hAnsi="Arial" w:cs="Arial"/>
          <w:color w:val="34302D"/>
          <w:shd w:val="clear" w:color="auto" w:fill="FFFFFF"/>
        </w:rPr>
        <w:t>中的所有文件）和（对于任何子目录中的所有此类文件</w:t>
      </w:r>
      <w:r>
        <w:rPr>
          <w:rStyle w:val="HTML"/>
          <w:rFonts w:ascii="Consolas" w:hAnsi="Consolas"/>
          <w:sz w:val="23"/>
          <w:szCs w:val="23"/>
          <w:shd w:val="clear" w:color="auto" w:fill="F7F7F8"/>
        </w:rPr>
        <w:t>WEB-INF</w:t>
      </w:r>
      <w:r>
        <w:rPr>
          <w:rFonts w:ascii="Arial" w:hAnsi="Arial" w:cs="Arial"/>
          <w:color w:val="34302D"/>
          <w:shd w:val="clear" w:color="auto" w:fill="FFFFFF"/>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1.15.5. Deploying a Spring </w:t>
      </w:r>
      <w:r w:rsidRPr="00BA0D5D">
        <w:rPr>
          <w:rFonts w:ascii="Consolas" w:eastAsia="宋体" w:hAnsi="Consolas" w:cs="宋体"/>
          <w:color w:val="34302D"/>
          <w:kern w:val="0"/>
          <w:sz w:val="33"/>
          <w:szCs w:val="33"/>
          <w:shd w:val="clear" w:color="auto" w:fill="F7F7F8"/>
        </w:rPr>
        <w:t>ApplicationContext</w:t>
      </w:r>
      <w:r w:rsidRPr="00BA0D5D">
        <w:rPr>
          <w:rFonts w:ascii="Arial" w:eastAsia="宋体" w:hAnsi="Arial" w:cs="Arial"/>
          <w:color w:val="34302D"/>
          <w:kern w:val="0"/>
          <w:sz w:val="35"/>
          <w:szCs w:val="35"/>
        </w:rPr>
        <w:t> as a Java EE RAR File</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possible to deploy a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as a RAR file, encapsulating the context and all of its required bean classes and library JARs in a Java EE RAR deployment unit. This is the equivalent of bootstrapping a stand-alone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(only hosted in Java EE environment) being able to access the Java EE servers facilities. RAR deployment is a more natural alternative to a scenario of deploying a headless WAR file — in effect, a WAR file without any HTTP entry points that is used only for bootstrapping a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 a Java EE environment.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可以将</w:t>
      </w:r>
      <w:r>
        <w:rPr>
          <w:rFonts w:ascii="Arial" w:hAnsi="Arial" w:cs="Arial"/>
          <w:color w:val="34302D"/>
          <w:shd w:val="clear" w:color="auto" w:fill="FFFFFF"/>
        </w:rPr>
        <w:t>Spring</w:t>
      </w:r>
      <w:r>
        <w:rPr>
          <w:rFonts w:ascii="Arial" w:hAnsi="Arial" w:cs="Arial"/>
          <w:color w:val="34302D"/>
          <w:shd w:val="clear" w:color="auto" w:fill="FFFFFF"/>
        </w:rPr>
        <w:t>部署</w:t>
      </w:r>
      <w:r>
        <w:rPr>
          <w:rStyle w:val="HTML"/>
          <w:rFonts w:ascii="Consolas" w:hAnsi="Consolas"/>
          <w:sz w:val="23"/>
          <w:szCs w:val="23"/>
          <w:shd w:val="clear" w:color="auto" w:fill="F7F7F8"/>
        </w:rPr>
        <w:t>ApplicationContext</w:t>
      </w:r>
      <w:r>
        <w:rPr>
          <w:rFonts w:ascii="Arial" w:hAnsi="Arial" w:cs="Arial"/>
          <w:color w:val="34302D"/>
          <w:shd w:val="clear" w:color="auto" w:fill="FFFFFF"/>
        </w:rPr>
        <w:t>为</w:t>
      </w:r>
      <w:r>
        <w:rPr>
          <w:rFonts w:ascii="Arial" w:hAnsi="Arial" w:cs="Arial"/>
          <w:color w:val="34302D"/>
          <w:shd w:val="clear" w:color="auto" w:fill="FFFFFF"/>
        </w:rPr>
        <w:t>RAR</w:t>
      </w:r>
      <w:r>
        <w:rPr>
          <w:rFonts w:ascii="Arial" w:hAnsi="Arial" w:cs="Arial"/>
          <w:color w:val="34302D"/>
          <w:shd w:val="clear" w:color="auto" w:fill="FFFFFF"/>
        </w:rPr>
        <w:t>文件，将上下文及其所有必需的</w:t>
      </w:r>
      <w:r>
        <w:rPr>
          <w:rFonts w:ascii="Arial" w:hAnsi="Arial" w:cs="Arial"/>
          <w:color w:val="34302D"/>
          <w:shd w:val="clear" w:color="auto" w:fill="FFFFFF"/>
        </w:rPr>
        <w:t>bean</w:t>
      </w:r>
      <w:r>
        <w:rPr>
          <w:rFonts w:ascii="Arial" w:hAnsi="Arial" w:cs="Arial"/>
          <w:color w:val="34302D"/>
          <w:shd w:val="clear" w:color="auto" w:fill="FFFFFF"/>
        </w:rPr>
        <w:t>类和库</w:t>
      </w:r>
      <w:r>
        <w:rPr>
          <w:rFonts w:ascii="Arial" w:hAnsi="Arial" w:cs="Arial"/>
          <w:color w:val="34302D"/>
          <w:shd w:val="clear" w:color="auto" w:fill="FFFFFF"/>
        </w:rPr>
        <w:t>JAR</w:t>
      </w:r>
      <w:r>
        <w:rPr>
          <w:rFonts w:ascii="Arial" w:hAnsi="Arial" w:cs="Arial"/>
          <w:color w:val="34302D"/>
          <w:shd w:val="clear" w:color="auto" w:fill="FFFFFF"/>
        </w:rPr>
        <w:t>封装在</w:t>
      </w:r>
      <w:r>
        <w:rPr>
          <w:rFonts w:ascii="Arial" w:hAnsi="Arial" w:cs="Arial"/>
          <w:color w:val="34302D"/>
          <w:shd w:val="clear" w:color="auto" w:fill="FFFFFF"/>
        </w:rPr>
        <w:t>Java EE RAR</w:t>
      </w:r>
      <w:r>
        <w:rPr>
          <w:rFonts w:ascii="Arial" w:hAnsi="Arial" w:cs="Arial"/>
          <w:color w:val="34302D"/>
          <w:shd w:val="clear" w:color="auto" w:fill="FFFFFF"/>
        </w:rPr>
        <w:t>部署单元中。这相当于</w:t>
      </w:r>
      <w:r>
        <w:rPr>
          <w:rStyle w:val="HTML"/>
          <w:rFonts w:ascii="Consolas" w:hAnsi="Consolas"/>
          <w:sz w:val="23"/>
          <w:szCs w:val="23"/>
          <w:shd w:val="clear" w:color="auto" w:fill="F7F7F8"/>
        </w:rPr>
        <w:t>ApplicationContext</w:t>
      </w:r>
      <w:r>
        <w:rPr>
          <w:rFonts w:ascii="Arial" w:hAnsi="Arial" w:cs="Arial"/>
          <w:color w:val="34302D"/>
          <w:shd w:val="clear" w:color="auto" w:fill="FFFFFF"/>
        </w:rPr>
        <w:t>能够访问</w:t>
      </w:r>
      <w:r>
        <w:rPr>
          <w:rFonts w:ascii="Arial" w:hAnsi="Arial" w:cs="Arial"/>
          <w:color w:val="34302D"/>
          <w:shd w:val="clear" w:color="auto" w:fill="FFFFFF"/>
        </w:rPr>
        <w:t>Java EE</w:t>
      </w:r>
      <w:r>
        <w:rPr>
          <w:rFonts w:ascii="Arial" w:hAnsi="Arial" w:cs="Arial"/>
          <w:color w:val="34302D"/>
          <w:shd w:val="clear" w:color="auto" w:fill="FFFFFF"/>
        </w:rPr>
        <w:t>服务器工具的独立引导（仅在</w:t>
      </w:r>
      <w:r>
        <w:rPr>
          <w:rFonts w:ascii="Arial" w:hAnsi="Arial" w:cs="Arial"/>
          <w:color w:val="34302D"/>
          <w:shd w:val="clear" w:color="auto" w:fill="FFFFFF"/>
        </w:rPr>
        <w:t>Java EE</w:t>
      </w:r>
      <w:r>
        <w:rPr>
          <w:rFonts w:ascii="Arial" w:hAnsi="Arial" w:cs="Arial"/>
          <w:color w:val="34302D"/>
          <w:shd w:val="clear" w:color="auto" w:fill="FFFFFF"/>
        </w:rPr>
        <w:t>环境中托管）。</w:t>
      </w:r>
      <w:r>
        <w:rPr>
          <w:rFonts w:ascii="Arial" w:hAnsi="Arial" w:cs="Arial"/>
          <w:color w:val="34302D"/>
          <w:shd w:val="clear" w:color="auto" w:fill="FFFFFF"/>
        </w:rPr>
        <w:t>RAR</w:t>
      </w:r>
      <w:r>
        <w:rPr>
          <w:rFonts w:ascii="Arial" w:hAnsi="Arial" w:cs="Arial"/>
          <w:color w:val="34302D"/>
          <w:shd w:val="clear" w:color="auto" w:fill="FFFFFF"/>
        </w:rPr>
        <w:t>部署是部署无头</w:t>
      </w:r>
      <w:r>
        <w:rPr>
          <w:rFonts w:ascii="Arial" w:hAnsi="Arial" w:cs="Arial"/>
          <w:color w:val="34302D"/>
          <w:shd w:val="clear" w:color="auto" w:fill="FFFFFF"/>
        </w:rPr>
        <w:t>WAR</w:t>
      </w:r>
      <w:r>
        <w:rPr>
          <w:rFonts w:ascii="Arial" w:hAnsi="Arial" w:cs="Arial"/>
          <w:color w:val="34302D"/>
          <w:shd w:val="clear" w:color="auto" w:fill="FFFFFF"/>
        </w:rPr>
        <w:t>文件的一种更自然的替代方案</w:t>
      </w:r>
      <w:r>
        <w:rPr>
          <w:rFonts w:ascii="Arial" w:hAnsi="Arial" w:cs="Arial"/>
          <w:color w:val="34302D"/>
          <w:shd w:val="clear" w:color="auto" w:fill="FFFFFF"/>
        </w:rPr>
        <w:t xml:space="preserve"> - </w:t>
      </w:r>
      <w:r>
        <w:rPr>
          <w:rFonts w:ascii="Arial" w:hAnsi="Arial" w:cs="Arial"/>
          <w:color w:val="34302D"/>
          <w:shd w:val="clear" w:color="auto" w:fill="FFFFFF"/>
        </w:rPr>
        <w:t>实际上是一个没有任何</w:t>
      </w:r>
      <w:r>
        <w:rPr>
          <w:rFonts w:ascii="Arial" w:hAnsi="Arial" w:cs="Arial"/>
          <w:color w:val="34302D"/>
          <w:shd w:val="clear" w:color="auto" w:fill="FFFFFF"/>
        </w:rPr>
        <w:t>HTTP</w:t>
      </w:r>
      <w:r>
        <w:rPr>
          <w:rFonts w:ascii="Arial" w:hAnsi="Arial" w:cs="Arial"/>
          <w:color w:val="34302D"/>
          <w:shd w:val="clear" w:color="auto" w:fill="FFFFFF"/>
        </w:rPr>
        <w:t>入口点的</w:t>
      </w:r>
      <w:r>
        <w:rPr>
          <w:rFonts w:ascii="Arial" w:hAnsi="Arial" w:cs="Arial"/>
          <w:color w:val="34302D"/>
          <w:shd w:val="clear" w:color="auto" w:fill="FFFFFF"/>
        </w:rPr>
        <w:t>WAR</w:t>
      </w:r>
      <w:r>
        <w:rPr>
          <w:rFonts w:ascii="Arial" w:hAnsi="Arial" w:cs="Arial"/>
          <w:color w:val="34302D"/>
          <w:shd w:val="clear" w:color="auto" w:fill="FFFFFF"/>
        </w:rPr>
        <w:t>文件，仅用于</w:t>
      </w:r>
      <w:r>
        <w:rPr>
          <w:rStyle w:val="HTML"/>
          <w:rFonts w:ascii="Consolas" w:hAnsi="Consolas"/>
          <w:sz w:val="23"/>
          <w:szCs w:val="23"/>
          <w:shd w:val="clear" w:color="auto" w:fill="F7F7F8"/>
        </w:rPr>
        <w:t>ApplicationContext</w:t>
      </w:r>
      <w:r>
        <w:rPr>
          <w:rFonts w:ascii="Arial" w:hAnsi="Arial" w:cs="Arial"/>
          <w:color w:val="34302D"/>
          <w:shd w:val="clear" w:color="auto" w:fill="FFFFFF"/>
        </w:rPr>
        <w:t>在</w:t>
      </w:r>
      <w:r>
        <w:rPr>
          <w:rFonts w:ascii="Arial" w:hAnsi="Arial" w:cs="Arial"/>
          <w:color w:val="34302D"/>
          <w:shd w:val="clear" w:color="auto" w:fill="FFFFFF"/>
        </w:rPr>
        <w:t>Java EE</w:t>
      </w:r>
      <w:r>
        <w:rPr>
          <w:rFonts w:ascii="Arial" w:hAnsi="Arial" w:cs="Arial"/>
          <w:color w:val="34302D"/>
          <w:shd w:val="clear" w:color="auto" w:fill="FFFFFF"/>
        </w:rPr>
        <w:t>环境中引导</w:t>
      </w:r>
      <w:r>
        <w:rPr>
          <w:rFonts w:ascii="Arial" w:hAnsi="Arial" w:cs="Arial"/>
          <w:color w:val="34302D"/>
          <w:shd w:val="clear" w:color="auto" w:fill="FFFFFF"/>
        </w:rPr>
        <w:t>Spring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RAR deployment is ideal for application contexts that do not need HTTP entry points but rather consist only of message endpoints and scheduled jobs. Beans in such a context can use application server resources such as the JTA transaction manager and JNDI-bound JDBC </w:t>
      </w:r>
      <w:r w:rsidRPr="00BA0D5D">
        <w:rPr>
          <w:rFonts w:ascii="Consolas" w:eastAsia="宋体" w:hAnsi="Consolas" w:cs="宋体"/>
          <w:color w:val="34302D"/>
          <w:kern w:val="0"/>
          <w:sz w:val="23"/>
          <w:szCs w:val="23"/>
          <w:shd w:val="clear" w:color="auto" w:fill="F7F7F8"/>
        </w:rPr>
        <w:t>DataSource</w:t>
      </w:r>
      <w:r w:rsidRPr="00BA0D5D">
        <w:rPr>
          <w:rFonts w:ascii="inherit" w:eastAsia="宋体" w:hAnsi="inherit" w:cs="Arial"/>
          <w:color w:val="34302D"/>
          <w:kern w:val="0"/>
          <w:sz w:val="24"/>
          <w:szCs w:val="24"/>
        </w:rPr>
        <w:t> instances and JMS </w:t>
      </w:r>
      <w:r w:rsidRPr="00BA0D5D">
        <w:rPr>
          <w:rFonts w:ascii="Consolas" w:eastAsia="宋体" w:hAnsi="Consolas" w:cs="宋体"/>
          <w:color w:val="34302D"/>
          <w:kern w:val="0"/>
          <w:sz w:val="23"/>
          <w:szCs w:val="23"/>
          <w:shd w:val="clear" w:color="auto" w:fill="F7F7F8"/>
        </w:rPr>
        <w:t>ConnectionFactory</w:t>
      </w:r>
      <w:r w:rsidRPr="00BA0D5D">
        <w:rPr>
          <w:rFonts w:ascii="inherit" w:eastAsia="宋体" w:hAnsi="inherit" w:cs="Arial"/>
          <w:color w:val="34302D"/>
          <w:kern w:val="0"/>
          <w:sz w:val="24"/>
          <w:szCs w:val="24"/>
        </w:rPr>
        <w:t> instances and can also register with the platform’s JMX server — all through Spring’s standard transaction management and JNDI and JMX support facilities. Application components can also interact with the application server’s JCA </w:t>
      </w:r>
      <w:r w:rsidRPr="00BA0D5D">
        <w:rPr>
          <w:rFonts w:ascii="Consolas" w:eastAsia="宋体" w:hAnsi="Consolas" w:cs="宋体"/>
          <w:color w:val="34302D"/>
          <w:kern w:val="0"/>
          <w:sz w:val="23"/>
          <w:szCs w:val="23"/>
          <w:shd w:val="clear" w:color="auto" w:fill="F7F7F8"/>
        </w:rPr>
        <w:t>WorkManager</w:t>
      </w:r>
      <w:r w:rsidRPr="00BA0D5D">
        <w:rPr>
          <w:rFonts w:ascii="inherit" w:eastAsia="宋体" w:hAnsi="inherit" w:cs="Arial"/>
          <w:color w:val="34302D"/>
          <w:kern w:val="0"/>
          <w:sz w:val="24"/>
          <w:szCs w:val="24"/>
        </w:rPr>
        <w:t> through Spring’s </w:t>
      </w:r>
      <w:r w:rsidRPr="00BA0D5D">
        <w:rPr>
          <w:rFonts w:ascii="Consolas" w:eastAsia="宋体" w:hAnsi="Consolas" w:cs="宋体"/>
          <w:color w:val="34302D"/>
          <w:kern w:val="0"/>
          <w:sz w:val="23"/>
          <w:szCs w:val="23"/>
          <w:shd w:val="clear" w:color="auto" w:fill="F7F7F8"/>
        </w:rPr>
        <w:t>TaskExecutor</w:t>
      </w:r>
      <w:r w:rsidRPr="00BA0D5D">
        <w:rPr>
          <w:rFonts w:ascii="inherit" w:eastAsia="宋体" w:hAnsi="inherit" w:cs="Arial"/>
          <w:color w:val="34302D"/>
          <w:kern w:val="0"/>
          <w:sz w:val="24"/>
          <w:szCs w:val="24"/>
        </w:rPr>
        <w:t> abstraction.</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RAR</w:t>
      </w:r>
      <w:r>
        <w:rPr>
          <w:rFonts w:ascii="Arial" w:hAnsi="Arial" w:cs="Arial"/>
          <w:color w:val="34302D"/>
          <w:shd w:val="clear" w:color="auto" w:fill="FFFFFF"/>
        </w:rPr>
        <w:t>部署非常适用于不需要</w:t>
      </w:r>
      <w:r>
        <w:rPr>
          <w:rFonts w:ascii="Arial" w:hAnsi="Arial" w:cs="Arial"/>
          <w:color w:val="34302D"/>
          <w:shd w:val="clear" w:color="auto" w:fill="FFFFFF"/>
        </w:rPr>
        <w:t>HTTP</w:t>
      </w:r>
      <w:r>
        <w:rPr>
          <w:rFonts w:ascii="Arial" w:hAnsi="Arial" w:cs="Arial"/>
          <w:color w:val="34302D"/>
          <w:shd w:val="clear" w:color="auto" w:fill="FFFFFF"/>
        </w:rPr>
        <w:t>入口点但仅包含消息端点和预定作业的应用程序上下文。在这样的上下文中的</w:t>
      </w:r>
      <w:r>
        <w:rPr>
          <w:rFonts w:ascii="Arial" w:hAnsi="Arial" w:cs="Arial"/>
          <w:color w:val="34302D"/>
          <w:shd w:val="clear" w:color="auto" w:fill="FFFFFF"/>
        </w:rPr>
        <w:t>Bean</w:t>
      </w:r>
      <w:r>
        <w:rPr>
          <w:rFonts w:ascii="Arial" w:hAnsi="Arial" w:cs="Arial"/>
          <w:color w:val="34302D"/>
          <w:shd w:val="clear" w:color="auto" w:fill="FFFFFF"/>
        </w:rPr>
        <w:t>可以使用应用程序服务器资源，例如</w:t>
      </w:r>
      <w:r>
        <w:rPr>
          <w:rFonts w:ascii="Arial" w:hAnsi="Arial" w:cs="Arial"/>
          <w:color w:val="34302D"/>
          <w:shd w:val="clear" w:color="auto" w:fill="FFFFFF"/>
        </w:rPr>
        <w:t>JTA</w:t>
      </w:r>
      <w:r>
        <w:rPr>
          <w:rFonts w:ascii="Arial" w:hAnsi="Arial" w:cs="Arial"/>
          <w:color w:val="34302D"/>
          <w:shd w:val="clear" w:color="auto" w:fill="FFFFFF"/>
        </w:rPr>
        <w:t>事务管理器和</w:t>
      </w:r>
      <w:r>
        <w:rPr>
          <w:rFonts w:ascii="Arial" w:hAnsi="Arial" w:cs="Arial"/>
          <w:color w:val="34302D"/>
          <w:shd w:val="clear" w:color="auto" w:fill="FFFFFF"/>
        </w:rPr>
        <w:t>JNDI</w:t>
      </w:r>
      <w:r>
        <w:rPr>
          <w:rFonts w:ascii="Arial" w:hAnsi="Arial" w:cs="Arial"/>
          <w:color w:val="34302D"/>
          <w:shd w:val="clear" w:color="auto" w:fill="FFFFFF"/>
        </w:rPr>
        <w:t>绑定的</w:t>
      </w:r>
      <w:r>
        <w:rPr>
          <w:rFonts w:ascii="Arial" w:hAnsi="Arial" w:cs="Arial"/>
          <w:color w:val="34302D"/>
          <w:shd w:val="clear" w:color="auto" w:fill="FFFFFF"/>
        </w:rPr>
        <w:t>JDBC </w:t>
      </w:r>
      <w:r>
        <w:rPr>
          <w:rStyle w:val="HTML"/>
          <w:rFonts w:ascii="Consolas" w:hAnsi="Consolas"/>
          <w:sz w:val="23"/>
          <w:szCs w:val="23"/>
          <w:shd w:val="clear" w:color="auto" w:fill="F7F7F8"/>
        </w:rPr>
        <w:t>DataSource</w:t>
      </w:r>
      <w:r>
        <w:rPr>
          <w:rFonts w:ascii="Arial" w:hAnsi="Arial" w:cs="Arial"/>
          <w:color w:val="34302D"/>
          <w:shd w:val="clear" w:color="auto" w:fill="FFFFFF"/>
        </w:rPr>
        <w:t>实例和</w:t>
      </w:r>
      <w:r>
        <w:rPr>
          <w:rFonts w:ascii="Arial" w:hAnsi="Arial" w:cs="Arial"/>
          <w:color w:val="34302D"/>
          <w:shd w:val="clear" w:color="auto" w:fill="FFFFFF"/>
        </w:rPr>
        <w:t>JMS </w:t>
      </w:r>
      <w:r>
        <w:rPr>
          <w:rStyle w:val="HTML"/>
          <w:rFonts w:ascii="Consolas" w:hAnsi="Consolas"/>
          <w:sz w:val="23"/>
          <w:szCs w:val="23"/>
          <w:shd w:val="clear" w:color="auto" w:fill="F7F7F8"/>
        </w:rPr>
        <w:t>ConnectionFactory</w:t>
      </w:r>
      <w:r>
        <w:rPr>
          <w:rFonts w:ascii="Arial" w:hAnsi="Arial" w:cs="Arial"/>
          <w:color w:val="34302D"/>
          <w:shd w:val="clear" w:color="auto" w:fill="FFFFFF"/>
        </w:rPr>
        <w:t>实例，并且还可以通过</w:t>
      </w:r>
      <w:r>
        <w:rPr>
          <w:rFonts w:ascii="Arial" w:hAnsi="Arial" w:cs="Arial"/>
          <w:color w:val="34302D"/>
          <w:shd w:val="clear" w:color="auto" w:fill="FFFFFF"/>
        </w:rPr>
        <w:t>Spring</w:t>
      </w:r>
      <w:r>
        <w:rPr>
          <w:rFonts w:ascii="Arial" w:hAnsi="Arial" w:cs="Arial"/>
          <w:color w:val="34302D"/>
          <w:shd w:val="clear" w:color="auto" w:fill="FFFFFF"/>
        </w:rPr>
        <w:t>的标准事务管理以及</w:t>
      </w:r>
      <w:r>
        <w:rPr>
          <w:rFonts w:ascii="Arial" w:hAnsi="Arial" w:cs="Arial"/>
          <w:color w:val="34302D"/>
          <w:shd w:val="clear" w:color="auto" w:fill="FFFFFF"/>
        </w:rPr>
        <w:t>JNDI</w:t>
      </w:r>
      <w:r>
        <w:rPr>
          <w:rFonts w:ascii="Arial" w:hAnsi="Arial" w:cs="Arial"/>
          <w:color w:val="34302D"/>
          <w:shd w:val="clear" w:color="auto" w:fill="FFFFFF"/>
        </w:rPr>
        <w:t>和</w:t>
      </w:r>
      <w:r>
        <w:rPr>
          <w:rFonts w:ascii="Arial" w:hAnsi="Arial" w:cs="Arial"/>
          <w:color w:val="34302D"/>
          <w:shd w:val="clear" w:color="auto" w:fill="FFFFFF"/>
        </w:rPr>
        <w:t>JMX</w:t>
      </w:r>
      <w:r>
        <w:rPr>
          <w:rFonts w:ascii="Arial" w:hAnsi="Arial" w:cs="Arial"/>
          <w:color w:val="34302D"/>
          <w:shd w:val="clear" w:color="auto" w:fill="FFFFFF"/>
        </w:rPr>
        <w:t>支持工具向平台的</w:t>
      </w:r>
      <w:r>
        <w:rPr>
          <w:rFonts w:ascii="Arial" w:hAnsi="Arial" w:cs="Arial"/>
          <w:color w:val="34302D"/>
          <w:shd w:val="clear" w:color="auto" w:fill="FFFFFF"/>
        </w:rPr>
        <w:t>JMX</w:t>
      </w:r>
      <w:r>
        <w:rPr>
          <w:rFonts w:ascii="Arial" w:hAnsi="Arial" w:cs="Arial"/>
          <w:color w:val="34302D"/>
          <w:shd w:val="clear" w:color="auto" w:fill="FFFFFF"/>
        </w:rPr>
        <w:t>服务器注册。应用程序组件还可以</w:t>
      </w:r>
      <w:r>
        <w:rPr>
          <w:rStyle w:val="HTML"/>
          <w:rFonts w:ascii="Consolas" w:hAnsi="Consolas"/>
          <w:sz w:val="23"/>
          <w:szCs w:val="23"/>
          <w:shd w:val="clear" w:color="auto" w:fill="F7F7F8"/>
        </w:rPr>
        <w:t>WorkManager</w:t>
      </w:r>
      <w:r>
        <w:rPr>
          <w:rFonts w:ascii="Arial" w:hAnsi="Arial" w:cs="Arial"/>
          <w:color w:val="34302D"/>
          <w:shd w:val="clear" w:color="auto" w:fill="FFFFFF"/>
        </w:rPr>
        <w:t>通过</w:t>
      </w:r>
      <w:r>
        <w:rPr>
          <w:rFonts w:ascii="Arial" w:hAnsi="Arial" w:cs="Arial"/>
          <w:color w:val="34302D"/>
          <w:shd w:val="clear" w:color="auto" w:fill="FFFFFF"/>
        </w:rPr>
        <w:t>Spring</w:t>
      </w:r>
      <w:r>
        <w:rPr>
          <w:rFonts w:ascii="Arial" w:hAnsi="Arial" w:cs="Arial"/>
          <w:color w:val="34302D"/>
          <w:shd w:val="clear" w:color="auto" w:fill="FFFFFF"/>
        </w:rPr>
        <w:t>的</w:t>
      </w:r>
      <w:r>
        <w:rPr>
          <w:rStyle w:val="HTML"/>
          <w:rFonts w:ascii="Consolas" w:hAnsi="Consolas"/>
          <w:sz w:val="23"/>
          <w:szCs w:val="23"/>
          <w:shd w:val="clear" w:color="auto" w:fill="F7F7F8"/>
        </w:rPr>
        <w:t>TaskExecutor</w:t>
      </w:r>
      <w:r>
        <w:rPr>
          <w:rFonts w:ascii="Arial" w:hAnsi="Arial" w:cs="Arial"/>
          <w:color w:val="34302D"/>
          <w:shd w:val="clear" w:color="auto" w:fill="FFFFFF"/>
        </w:rPr>
        <w:t>抽象与应用程序服务器的</w:t>
      </w:r>
      <w:r>
        <w:rPr>
          <w:rFonts w:ascii="Arial" w:hAnsi="Arial" w:cs="Arial"/>
          <w:color w:val="34302D"/>
          <w:shd w:val="clear" w:color="auto" w:fill="FFFFFF"/>
        </w:rPr>
        <w:t>JCA</w:t>
      </w:r>
      <w:r>
        <w:rPr>
          <w:rFonts w:ascii="Arial" w:hAnsi="Arial" w:cs="Arial"/>
          <w:color w:val="34302D"/>
          <w:shd w:val="clear" w:color="auto" w:fill="FFFFFF"/>
        </w:rPr>
        <w:t>交互。</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javadoc of the </w:t>
      </w:r>
      <w:hyperlink r:id="rId452" w:history="1">
        <w:r w:rsidRPr="00BA0D5D">
          <w:rPr>
            <w:rFonts w:ascii="Consolas" w:eastAsia="宋体" w:hAnsi="Consolas" w:cs="宋体"/>
            <w:color w:val="548E2E"/>
            <w:kern w:val="0"/>
            <w:sz w:val="23"/>
            <w:szCs w:val="23"/>
            <w:u w:val="single"/>
            <w:shd w:val="clear" w:color="auto" w:fill="F7F7F8"/>
          </w:rPr>
          <w:t>SpringContextResourceAdapter</w:t>
        </w:r>
      </w:hyperlink>
      <w:r w:rsidRPr="00BA0D5D">
        <w:rPr>
          <w:rFonts w:ascii="inherit" w:eastAsia="宋体" w:hAnsi="inherit" w:cs="Arial"/>
          <w:color w:val="34302D"/>
          <w:kern w:val="0"/>
          <w:sz w:val="24"/>
          <w:szCs w:val="24"/>
        </w:rPr>
        <w:t> class for the configuration details involved in RAR deployment.</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有关</w:t>
      </w:r>
      <w:hyperlink r:id="rId453" w:history="1">
        <w:r>
          <w:rPr>
            <w:rStyle w:val="HTML"/>
            <w:rFonts w:ascii="Consolas" w:hAnsi="Consolas"/>
            <w:color w:val="548E2E"/>
            <w:sz w:val="23"/>
            <w:szCs w:val="23"/>
            <w:u w:val="single"/>
            <w:shd w:val="clear" w:color="auto" w:fill="F7F7F8"/>
          </w:rPr>
          <w:t>SpringContextResourceAdapter</w:t>
        </w:r>
      </w:hyperlink>
      <w:r>
        <w:rPr>
          <w:rFonts w:ascii="Arial" w:hAnsi="Arial" w:cs="Arial"/>
          <w:color w:val="34302D"/>
          <w:shd w:val="clear" w:color="auto" w:fill="FFFFFF"/>
        </w:rPr>
        <w:t> RAR</w:t>
      </w:r>
      <w:r>
        <w:rPr>
          <w:rFonts w:ascii="Arial" w:hAnsi="Arial" w:cs="Arial"/>
          <w:color w:val="34302D"/>
          <w:shd w:val="clear" w:color="auto" w:fill="FFFFFF"/>
        </w:rPr>
        <w:t>部署中涉及的配置详细信息，请参阅该类的</w:t>
      </w:r>
      <w:r>
        <w:rPr>
          <w:rFonts w:ascii="Arial" w:hAnsi="Arial" w:cs="Arial"/>
          <w:color w:val="34302D"/>
          <w:shd w:val="clear" w:color="auto" w:fill="FFFFFF"/>
        </w:rPr>
        <w:t>javadoc </w:t>
      </w:r>
      <w:r>
        <w:rPr>
          <w:rFonts w:ascii="Arial" w:hAnsi="Arial" w:cs="Arial"/>
          <w:color w:val="34302D"/>
          <w:shd w:val="clear" w:color="auto" w:fill="FFFFFF"/>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a simple deployment of a Spring ApplicationContext as a Java EE RAR file:</w:t>
      </w:r>
    </w:p>
    <w:p w:rsidR="004851E5" w:rsidRPr="00BA0D5D" w:rsidRDefault="004851E5"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对于将</w:t>
      </w:r>
      <w:r>
        <w:rPr>
          <w:rFonts w:ascii="Arial" w:hAnsi="Arial" w:cs="Arial"/>
          <w:color w:val="34302D"/>
          <w:shd w:val="clear" w:color="auto" w:fill="FFFFFF"/>
        </w:rPr>
        <w:t>Spring ApplicationContext</w:t>
      </w:r>
      <w:r>
        <w:rPr>
          <w:rFonts w:ascii="Arial" w:hAnsi="Arial" w:cs="Arial"/>
          <w:color w:val="34302D"/>
          <w:shd w:val="clear" w:color="auto" w:fill="FFFFFF"/>
        </w:rPr>
        <w:t>简单部署为</w:t>
      </w:r>
      <w:r>
        <w:rPr>
          <w:rFonts w:ascii="Arial" w:hAnsi="Arial" w:cs="Arial"/>
          <w:color w:val="34302D"/>
          <w:shd w:val="clear" w:color="auto" w:fill="FFFFFF"/>
        </w:rPr>
        <w:t>Java EE RAR</w:t>
      </w:r>
      <w:r>
        <w:rPr>
          <w:rFonts w:ascii="Arial" w:hAnsi="Arial" w:cs="Arial"/>
          <w:color w:val="34302D"/>
          <w:shd w:val="clear" w:color="auto" w:fill="FFFFFF"/>
        </w:rPr>
        <w:t>文件：</w:t>
      </w:r>
    </w:p>
    <w:p w:rsidR="00BA0D5D" w:rsidRDefault="00BA0D5D" w:rsidP="00BA0D5D">
      <w:pPr>
        <w:widowControl/>
        <w:numPr>
          <w:ilvl w:val="0"/>
          <w:numId w:val="24"/>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Package all application classes into a RAR file (which is a standard JAR file with a different file extension). .Add all required library JARs into the root of the RAR archive. .Add a </w:t>
      </w:r>
      <w:r w:rsidRPr="00BA0D5D">
        <w:rPr>
          <w:rFonts w:ascii="Consolas" w:eastAsia="宋体" w:hAnsi="Consolas" w:cs="宋体"/>
          <w:color w:val="34302D"/>
          <w:kern w:val="0"/>
          <w:sz w:val="23"/>
          <w:szCs w:val="23"/>
          <w:shd w:val="clear" w:color="auto" w:fill="F7F7F8"/>
        </w:rPr>
        <w:t>META-INF/ra.xml</w:t>
      </w:r>
      <w:r w:rsidRPr="00BA0D5D">
        <w:rPr>
          <w:rFonts w:ascii="inherit" w:eastAsia="宋体" w:hAnsi="inherit" w:cs="Arial"/>
          <w:color w:val="34302D"/>
          <w:kern w:val="0"/>
          <w:sz w:val="24"/>
          <w:szCs w:val="24"/>
        </w:rPr>
        <w:t> deployment descriptor (as shown in the </w:t>
      </w:r>
      <w:hyperlink r:id="rId454" w:history="1">
        <w:r w:rsidRPr="00BA0D5D">
          <w:rPr>
            <w:rFonts w:ascii="inherit" w:eastAsia="宋体" w:hAnsi="inherit" w:cs="Arial"/>
            <w:color w:val="548E2E"/>
            <w:kern w:val="0"/>
            <w:sz w:val="24"/>
            <w:szCs w:val="24"/>
            <w:u w:val="single"/>
          </w:rPr>
          <w:t>javadoc for </w:t>
        </w:r>
        <w:r w:rsidRPr="00BA0D5D">
          <w:rPr>
            <w:rFonts w:ascii="Consolas" w:eastAsia="宋体" w:hAnsi="Consolas" w:cs="宋体"/>
            <w:color w:val="548E2E"/>
            <w:kern w:val="0"/>
            <w:sz w:val="23"/>
            <w:szCs w:val="23"/>
            <w:u w:val="single"/>
            <w:shd w:val="clear" w:color="auto" w:fill="F7F7F8"/>
          </w:rPr>
          <w:t>SpringContextResourceAdapter</w:t>
        </w:r>
      </w:hyperlink>
      <w:r w:rsidRPr="00BA0D5D">
        <w:rPr>
          <w:rFonts w:ascii="inherit" w:eastAsia="宋体" w:hAnsi="inherit" w:cs="Arial"/>
          <w:color w:val="34302D"/>
          <w:kern w:val="0"/>
          <w:sz w:val="24"/>
          <w:szCs w:val="24"/>
        </w:rPr>
        <w:t>) and the corresponding Spring XML bean definition file(s) (typically `META-INF/applicationContext.xml).</w:t>
      </w:r>
    </w:p>
    <w:p w:rsidR="004851E5" w:rsidRPr="00BA0D5D" w:rsidRDefault="004851E5" w:rsidP="004851E5">
      <w:pPr>
        <w:widowControl/>
        <w:shd w:val="clear" w:color="auto" w:fill="FFFFFF"/>
        <w:spacing w:after="150"/>
        <w:ind w:left="420"/>
        <w:jc w:val="left"/>
        <w:rPr>
          <w:rFonts w:ascii="inherit" w:eastAsia="宋体" w:hAnsi="inherit" w:cs="Arial" w:hint="eastAsia"/>
          <w:color w:val="34302D"/>
          <w:kern w:val="0"/>
          <w:sz w:val="24"/>
          <w:szCs w:val="24"/>
        </w:rPr>
      </w:pPr>
      <w:r>
        <w:rPr>
          <w:rFonts w:ascii="Arial" w:hAnsi="Arial" w:cs="Arial"/>
          <w:color w:val="34302D"/>
          <w:shd w:val="clear" w:color="auto" w:fill="FFFFFF"/>
        </w:rPr>
        <w:t>将所有应用程序类打包到一个</w:t>
      </w:r>
      <w:r>
        <w:rPr>
          <w:rFonts w:ascii="Arial" w:hAnsi="Arial" w:cs="Arial"/>
          <w:color w:val="34302D"/>
          <w:shd w:val="clear" w:color="auto" w:fill="FFFFFF"/>
        </w:rPr>
        <w:t>RAR</w:t>
      </w:r>
      <w:r>
        <w:rPr>
          <w:rFonts w:ascii="Arial" w:hAnsi="Arial" w:cs="Arial"/>
          <w:color w:val="34302D"/>
          <w:shd w:val="clear" w:color="auto" w:fill="FFFFFF"/>
        </w:rPr>
        <w:t>文件（这是一个具有不同文件扩展名的标准</w:t>
      </w:r>
      <w:r>
        <w:rPr>
          <w:rFonts w:ascii="Arial" w:hAnsi="Arial" w:cs="Arial"/>
          <w:color w:val="34302D"/>
          <w:shd w:val="clear" w:color="auto" w:fill="FFFFFF"/>
        </w:rPr>
        <w:t>JAR</w:t>
      </w:r>
      <w:r>
        <w:rPr>
          <w:rFonts w:ascii="Arial" w:hAnsi="Arial" w:cs="Arial"/>
          <w:color w:val="34302D"/>
          <w:shd w:val="clear" w:color="auto" w:fill="FFFFFF"/>
        </w:rPr>
        <w:t>文件）。。将所有必需的库</w:t>
      </w:r>
      <w:r>
        <w:rPr>
          <w:rFonts w:ascii="Arial" w:hAnsi="Arial" w:cs="Arial"/>
          <w:color w:val="34302D"/>
          <w:shd w:val="clear" w:color="auto" w:fill="FFFFFF"/>
        </w:rPr>
        <w:t>JAR</w:t>
      </w:r>
      <w:r>
        <w:rPr>
          <w:rFonts w:ascii="Arial" w:hAnsi="Arial" w:cs="Arial"/>
          <w:color w:val="34302D"/>
          <w:shd w:val="clear" w:color="auto" w:fill="FFFFFF"/>
        </w:rPr>
        <w:t>添加到</w:t>
      </w:r>
      <w:r>
        <w:rPr>
          <w:rFonts w:ascii="Arial" w:hAnsi="Arial" w:cs="Arial"/>
          <w:color w:val="34302D"/>
          <w:shd w:val="clear" w:color="auto" w:fill="FFFFFF"/>
        </w:rPr>
        <w:t>RAR</w:t>
      </w:r>
      <w:r>
        <w:rPr>
          <w:rFonts w:ascii="Arial" w:hAnsi="Arial" w:cs="Arial"/>
          <w:color w:val="34302D"/>
          <w:shd w:val="clear" w:color="auto" w:fill="FFFFFF"/>
        </w:rPr>
        <w:t>存档的根目录中。。添加</w:t>
      </w:r>
      <w:r>
        <w:rPr>
          <w:rFonts w:ascii="Arial" w:hAnsi="Arial" w:cs="Arial"/>
          <w:color w:val="34302D"/>
          <w:shd w:val="clear" w:color="auto" w:fill="FFFFFF"/>
        </w:rPr>
        <w:t> </w:t>
      </w:r>
      <w:r>
        <w:rPr>
          <w:rStyle w:val="HTML"/>
          <w:rFonts w:ascii="Consolas" w:hAnsi="Consolas"/>
          <w:sz w:val="23"/>
          <w:szCs w:val="23"/>
          <w:shd w:val="clear" w:color="auto" w:fill="F7F7F8"/>
        </w:rPr>
        <w:t>META-INF/ra.xml</w:t>
      </w:r>
      <w:r>
        <w:rPr>
          <w:rFonts w:ascii="Arial" w:hAnsi="Arial" w:cs="Arial"/>
          <w:color w:val="34302D"/>
          <w:shd w:val="clear" w:color="auto" w:fill="FFFFFF"/>
        </w:rPr>
        <w:t>部署描述符（如</w:t>
      </w:r>
      <w:hyperlink r:id="rId455" w:history="1">
        <w:r>
          <w:rPr>
            <w:rStyle w:val="a4"/>
            <w:rFonts w:ascii="Arial" w:hAnsi="Arial" w:cs="Arial"/>
            <w:color w:val="548E2E"/>
            <w:shd w:val="clear" w:color="auto" w:fill="FFFFFF"/>
          </w:rPr>
          <w:t>javadoc</w:t>
        </w:r>
        <w:r>
          <w:rPr>
            <w:rStyle w:val="a4"/>
            <w:rFonts w:ascii="Arial" w:hAnsi="Arial" w:cs="Arial"/>
            <w:color w:val="548E2E"/>
            <w:shd w:val="clear" w:color="auto" w:fill="FFFFFF"/>
          </w:rPr>
          <w:t>中</w:t>
        </w:r>
        <w:r>
          <w:rPr>
            <w:rStyle w:val="HTML"/>
            <w:rFonts w:ascii="Consolas" w:hAnsi="Consolas"/>
            <w:color w:val="548E2E"/>
            <w:sz w:val="23"/>
            <w:szCs w:val="23"/>
            <w:u w:val="single"/>
            <w:shd w:val="clear" w:color="auto" w:fill="F7F7F8"/>
          </w:rPr>
          <w:t>SpringContextResourceAdapter</w:t>
        </w:r>
      </w:hyperlink>
      <w:r>
        <w:rPr>
          <w:rFonts w:ascii="Arial" w:hAnsi="Arial" w:cs="Arial"/>
          <w:color w:val="34302D"/>
          <w:shd w:val="clear" w:color="auto" w:fill="FFFFFF"/>
        </w:rPr>
        <w:t>所示）和相应的</w:t>
      </w:r>
      <w:r>
        <w:rPr>
          <w:rFonts w:ascii="Arial" w:hAnsi="Arial" w:cs="Arial"/>
          <w:color w:val="34302D"/>
          <w:shd w:val="clear" w:color="auto" w:fill="FFFFFF"/>
        </w:rPr>
        <w:t>Spring XML bean</w:t>
      </w:r>
      <w:r>
        <w:rPr>
          <w:rFonts w:ascii="Arial" w:hAnsi="Arial" w:cs="Arial"/>
          <w:color w:val="34302D"/>
          <w:shd w:val="clear" w:color="auto" w:fill="FFFFFF"/>
        </w:rPr>
        <w:t>定义文件（通常为</w:t>
      </w:r>
      <w:r>
        <w:rPr>
          <w:rFonts w:ascii="Arial" w:hAnsi="Arial" w:cs="Arial"/>
          <w:color w:val="34302D"/>
          <w:shd w:val="clear" w:color="auto" w:fill="FFFFFF"/>
        </w:rPr>
        <w:t>“META-INF / applicationContext.xml”</w:t>
      </w:r>
      <w:r>
        <w:rPr>
          <w:rFonts w:ascii="Arial" w:hAnsi="Arial" w:cs="Arial"/>
          <w:color w:val="34302D"/>
          <w:shd w:val="clear" w:color="auto" w:fill="FFFFFF"/>
        </w:rPr>
        <w:t>）。</w:t>
      </w:r>
    </w:p>
    <w:p w:rsidR="00BA0D5D" w:rsidRDefault="00BA0D5D" w:rsidP="00BA0D5D">
      <w:pPr>
        <w:widowControl/>
        <w:numPr>
          <w:ilvl w:val="0"/>
          <w:numId w:val="24"/>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Drop the resulting RAR file into your application server’s deployment directory.</w:t>
      </w:r>
    </w:p>
    <w:p w:rsidR="004851E5" w:rsidRPr="00BA0D5D" w:rsidRDefault="004851E5" w:rsidP="004851E5">
      <w:pPr>
        <w:widowControl/>
        <w:shd w:val="clear" w:color="auto" w:fill="FFFFFF"/>
        <w:spacing w:after="150"/>
        <w:ind w:left="420"/>
        <w:jc w:val="left"/>
        <w:rPr>
          <w:rFonts w:ascii="inherit" w:eastAsia="宋体" w:hAnsi="inherit" w:cs="Arial" w:hint="eastAsia"/>
          <w:color w:val="34302D"/>
          <w:kern w:val="0"/>
          <w:sz w:val="24"/>
          <w:szCs w:val="24"/>
        </w:rPr>
      </w:pPr>
      <w:r>
        <w:rPr>
          <w:rFonts w:ascii="Arial" w:hAnsi="Arial" w:cs="Arial"/>
          <w:color w:val="34302D"/>
          <w:shd w:val="clear" w:color="auto" w:fill="FFFFFF"/>
        </w:rPr>
        <w:t>将生成的</w:t>
      </w:r>
      <w:r>
        <w:rPr>
          <w:rFonts w:ascii="Arial" w:hAnsi="Arial" w:cs="Arial"/>
          <w:color w:val="34302D"/>
          <w:shd w:val="clear" w:color="auto" w:fill="FFFFFF"/>
        </w:rPr>
        <w:t>RAR</w:t>
      </w:r>
      <w:r>
        <w:rPr>
          <w:rFonts w:ascii="Arial" w:hAnsi="Arial" w:cs="Arial"/>
          <w:color w:val="34302D"/>
          <w:shd w:val="clear" w:color="auto" w:fill="FFFFFF"/>
        </w:rPr>
        <w:t>文件放入应用程序服务器的部署目录中。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B9106B">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Such RAR deployment units are usually self-contained. They do not expose components to the outside world, not even to other modules of the same application. Interaction with a RAR-based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usually occurs through JMS destinations that it shares with other modules. A RAR-based </w:t>
            </w:r>
            <w:r w:rsidRPr="00BA0D5D">
              <w:rPr>
                <w:rFonts w:ascii="Consolas" w:eastAsia="宋体" w:hAnsi="Consolas" w:cs="宋体"/>
                <w:kern w:val="0"/>
                <w:sz w:val="23"/>
                <w:szCs w:val="23"/>
                <w:shd w:val="clear" w:color="auto" w:fill="F7F7F8"/>
              </w:rPr>
              <w:t>ApplicationContext</w:t>
            </w:r>
            <w:r w:rsidRPr="00BA0D5D">
              <w:rPr>
                <w:rFonts w:ascii="宋体" w:eastAsia="宋体" w:hAnsi="宋体" w:cs="宋体"/>
                <w:kern w:val="0"/>
                <w:sz w:val="24"/>
                <w:szCs w:val="24"/>
              </w:rPr>
              <w:t> may also, for example, schedule some jobs or react to new files in the file system (or the like). If it needs to allow synchronous access from the outside, it could (for example) export RMI endpoints, which may be used by other application modules on the same machine.</w:t>
            </w:r>
          </w:p>
          <w:p w:rsidR="00B9106B" w:rsidRPr="00BA0D5D" w:rsidRDefault="00B9106B" w:rsidP="00BA0D5D">
            <w:pPr>
              <w:widowControl/>
              <w:jc w:val="left"/>
              <w:rPr>
                <w:rFonts w:ascii="宋体" w:eastAsia="宋体" w:hAnsi="宋体" w:cs="宋体"/>
                <w:kern w:val="0"/>
                <w:sz w:val="24"/>
                <w:szCs w:val="24"/>
              </w:rPr>
            </w:pPr>
            <w:r>
              <w:rPr>
                <w:rFonts w:ascii="Arial" w:hAnsi="Arial" w:cs="Arial"/>
                <w:shd w:val="clear" w:color="auto" w:fill="EBF1E7"/>
              </w:rPr>
              <w:t>这种</w:t>
            </w:r>
            <w:r>
              <w:rPr>
                <w:rFonts w:ascii="Arial" w:hAnsi="Arial" w:cs="Arial"/>
                <w:shd w:val="clear" w:color="auto" w:fill="EBF1E7"/>
              </w:rPr>
              <w:t>RAR</w:t>
            </w:r>
            <w:r>
              <w:rPr>
                <w:rFonts w:ascii="Arial" w:hAnsi="Arial" w:cs="Arial"/>
                <w:shd w:val="clear" w:color="auto" w:fill="EBF1E7"/>
              </w:rPr>
              <w:t>部署单元通常是独立的。它们不会将组件暴露给外部世界，甚至不会暴露给同一应用程序的其他模块。与基于</w:t>
            </w:r>
            <w:r>
              <w:rPr>
                <w:rFonts w:ascii="Arial" w:hAnsi="Arial" w:cs="Arial"/>
                <w:shd w:val="clear" w:color="auto" w:fill="EBF1E7"/>
              </w:rPr>
              <w:t>RAR</w:t>
            </w:r>
            <w:r>
              <w:rPr>
                <w:rFonts w:ascii="Arial" w:hAnsi="Arial" w:cs="Arial"/>
                <w:shd w:val="clear" w:color="auto" w:fill="EBF1E7"/>
              </w:rPr>
              <w:t>的交互</w:t>
            </w:r>
            <w:r>
              <w:rPr>
                <w:rStyle w:val="HTML"/>
                <w:rFonts w:ascii="Consolas" w:hAnsi="Consolas"/>
                <w:sz w:val="23"/>
                <w:szCs w:val="23"/>
                <w:shd w:val="clear" w:color="auto" w:fill="F7F7F8"/>
              </w:rPr>
              <w:t>ApplicationContext</w:t>
            </w:r>
            <w:r>
              <w:rPr>
                <w:rFonts w:ascii="Arial" w:hAnsi="Arial" w:cs="Arial"/>
                <w:shd w:val="clear" w:color="auto" w:fill="EBF1E7"/>
              </w:rPr>
              <w:t>通常通过与其他模块共享的</w:t>
            </w:r>
            <w:r>
              <w:rPr>
                <w:rFonts w:ascii="Arial" w:hAnsi="Arial" w:cs="Arial"/>
                <w:shd w:val="clear" w:color="auto" w:fill="EBF1E7"/>
              </w:rPr>
              <w:t>JMS</w:t>
            </w:r>
            <w:r>
              <w:rPr>
                <w:rFonts w:ascii="Arial" w:hAnsi="Arial" w:cs="Arial"/>
                <w:shd w:val="clear" w:color="auto" w:fill="EBF1E7"/>
              </w:rPr>
              <w:t>目标进行。</w:t>
            </w:r>
            <w:r>
              <w:rPr>
                <w:rStyle w:val="HTML"/>
                <w:rFonts w:ascii="Consolas" w:hAnsi="Consolas"/>
                <w:sz w:val="23"/>
                <w:szCs w:val="23"/>
                <w:shd w:val="clear" w:color="auto" w:fill="F7F7F8"/>
              </w:rPr>
              <w:t>ApplicationContext</w:t>
            </w:r>
            <w:r>
              <w:rPr>
                <w:rFonts w:ascii="Arial" w:hAnsi="Arial" w:cs="Arial"/>
                <w:shd w:val="clear" w:color="auto" w:fill="EBF1E7"/>
              </w:rPr>
              <w:t>例如，基于</w:t>
            </w:r>
            <w:r>
              <w:rPr>
                <w:rFonts w:ascii="Arial" w:hAnsi="Arial" w:cs="Arial"/>
                <w:shd w:val="clear" w:color="auto" w:fill="EBF1E7"/>
              </w:rPr>
              <w:t>RAR</w:t>
            </w:r>
            <w:r>
              <w:rPr>
                <w:rFonts w:ascii="Arial" w:hAnsi="Arial" w:cs="Arial"/>
                <w:shd w:val="clear" w:color="auto" w:fill="EBF1E7"/>
              </w:rPr>
              <w:t>的还可以调度一些作业或对文件系统（或类似物）中的新文件作出反应。如果它需要允许来自外部的同步访问，它可以（例如）导出</w:t>
            </w:r>
            <w:r>
              <w:rPr>
                <w:rFonts w:ascii="Arial" w:hAnsi="Arial" w:cs="Arial"/>
                <w:shd w:val="clear" w:color="auto" w:fill="EBF1E7"/>
              </w:rPr>
              <w:t>RMI</w:t>
            </w:r>
            <w:r>
              <w:rPr>
                <w:rFonts w:ascii="Arial" w:hAnsi="Arial" w:cs="Arial"/>
                <w:shd w:val="clear" w:color="auto" w:fill="EBF1E7"/>
              </w:rPr>
              <w:t>端点，这可以由同一台机器上的其他应用程序模块使用。</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39" w:name="_Toc15219507"/>
      <w:r w:rsidRPr="00BA0D5D">
        <w:rPr>
          <w:rFonts w:ascii="Arial" w:eastAsia="宋体" w:hAnsi="Arial" w:cs="Arial"/>
          <w:color w:val="34302D"/>
          <w:kern w:val="0"/>
          <w:sz w:val="41"/>
          <w:szCs w:val="41"/>
        </w:rPr>
        <w:t>1.16. The </w:t>
      </w:r>
      <w:r w:rsidRPr="00BA0D5D">
        <w:rPr>
          <w:rFonts w:ascii="Consolas" w:eastAsia="宋体" w:hAnsi="Consolas" w:cs="宋体"/>
          <w:color w:val="34302D"/>
          <w:kern w:val="0"/>
          <w:sz w:val="39"/>
          <w:szCs w:val="39"/>
          <w:shd w:val="clear" w:color="auto" w:fill="F7F7F8"/>
        </w:rPr>
        <w:t>BeanFactory</w:t>
      </w:r>
      <w:bookmarkEnd w:id="2439"/>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API provides the underlying basis for Spring’s IoC functionality. Its specific contracts are mostly used in integration with other parts of Spring and related third-party frameworks, and its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implementation is a key delegate within the higher-level </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Arial"/>
          <w:color w:val="34302D"/>
          <w:kern w:val="0"/>
          <w:sz w:val="24"/>
          <w:szCs w:val="24"/>
        </w:rPr>
        <w:t> container.</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lastRenderedPageBreak/>
        <w:t>该</w:t>
      </w:r>
      <w:r>
        <w:rPr>
          <w:rStyle w:val="HTML"/>
          <w:rFonts w:ascii="Consolas" w:hAnsi="Consolas"/>
          <w:sz w:val="23"/>
          <w:szCs w:val="23"/>
          <w:shd w:val="clear" w:color="auto" w:fill="F7F7F8"/>
        </w:rPr>
        <w:t>BeanFactory</w:t>
      </w:r>
      <w:r>
        <w:rPr>
          <w:rFonts w:ascii="Arial" w:hAnsi="Arial" w:cs="Arial"/>
          <w:color w:val="34302D"/>
          <w:shd w:val="clear" w:color="auto" w:fill="FFFFFF"/>
        </w:rPr>
        <w:t>API</w:t>
      </w:r>
      <w:r>
        <w:rPr>
          <w:rFonts w:ascii="Arial" w:hAnsi="Arial" w:cs="Arial"/>
          <w:color w:val="34302D"/>
          <w:shd w:val="clear" w:color="auto" w:fill="FFFFFF"/>
        </w:rPr>
        <w:t>提供了春天的</w:t>
      </w:r>
      <w:r>
        <w:rPr>
          <w:rFonts w:ascii="Arial" w:hAnsi="Arial" w:cs="Arial"/>
          <w:color w:val="34302D"/>
          <w:shd w:val="clear" w:color="auto" w:fill="FFFFFF"/>
        </w:rPr>
        <w:t>IoC</w:t>
      </w:r>
      <w:r>
        <w:rPr>
          <w:rFonts w:ascii="Arial" w:hAnsi="Arial" w:cs="Arial"/>
          <w:color w:val="34302D"/>
          <w:shd w:val="clear" w:color="auto" w:fill="FFFFFF"/>
        </w:rPr>
        <w:t>功能的基本依据。其特定合同主要用于与</w:t>
      </w:r>
      <w:r>
        <w:rPr>
          <w:rFonts w:ascii="Arial" w:hAnsi="Arial" w:cs="Arial"/>
          <w:color w:val="34302D"/>
          <w:shd w:val="clear" w:color="auto" w:fill="FFFFFF"/>
        </w:rPr>
        <w:t>Spring</w:t>
      </w:r>
      <w:r>
        <w:rPr>
          <w:rFonts w:ascii="Arial" w:hAnsi="Arial" w:cs="Arial"/>
          <w:color w:val="34302D"/>
          <w:shd w:val="clear" w:color="auto" w:fill="FFFFFF"/>
        </w:rPr>
        <w:t>的其他部分和相关的第三方框架集成，其</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实现是更高级别</w:t>
      </w:r>
      <w:r>
        <w:rPr>
          <w:rStyle w:val="HTML"/>
          <w:rFonts w:ascii="Consolas" w:hAnsi="Consolas"/>
          <w:sz w:val="23"/>
          <w:szCs w:val="23"/>
          <w:shd w:val="clear" w:color="auto" w:fill="F7F7F8"/>
        </w:rPr>
        <w:t>GenericApplicationContext</w:t>
      </w:r>
      <w:r>
        <w:rPr>
          <w:rFonts w:ascii="Arial" w:hAnsi="Arial" w:cs="Arial"/>
          <w:color w:val="34302D"/>
          <w:shd w:val="clear" w:color="auto" w:fill="FFFFFF"/>
        </w:rPr>
        <w:t>容器中的关键委托。</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related interfaces (such as </w:t>
      </w:r>
      <w:r w:rsidRPr="00BA0D5D">
        <w:rPr>
          <w:rFonts w:ascii="Consolas" w:eastAsia="宋体" w:hAnsi="Consolas" w:cs="宋体"/>
          <w:color w:val="34302D"/>
          <w:kern w:val="0"/>
          <w:sz w:val="23"/>
          <w:szCs w:val="23"/>
          <w:shd w:val="clear" w:color="auto" w:fill="F7F7F8"/>
        </w:rPr>
        <w:t>BeanFactoryAware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InitializingBean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DisposableBean</w:t>
      </w:r>
      <w:r w:rsidRPr="00BA0D5D">
        <w:rPr>
          <w:rFonts w:ascii="inherit" w:eastAsia="宋体" w:hAnsi="inherit" w:cs="Arial"/>
          <w:color w:val="34302D"/>
          <w:kern w:val="0"/>
          <w:sz w:val="24"/>
          <w:szCs w:val="24"/>
        </w:rPr>
        <w:t>) are important integration points for other framework components. By not requiring any annotations or even reflection, they allow for very efficient interaction between the container and its components. Application-level beans may use the same callback interfaces but typically prefer declarative dependency injection instead, either through annotations or through programmatic configuration.</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Style w:val="HTML"/>
          <w:rFonts w:ascii="Consolas" w:hAnsi="Consolas"/>
          <w:sz w:val="23"/>
          <w:szCs w:val="23"/>
          <w:shd w:val="clear" w:color="auto" w:fill="F7F7F8"/>
        </w:rPr>
        <w:t>BeanFactory</w:t>
      </w:r>
      <w:r>
        <w:rPr>
          <w:rFonts w:ascii="Arial" w:hAnsi="Arial" w:cs="Arial"/>
          <w:color w:val="34302D"/>
          <w:shd w:val="clear" w:color="auto" w:fill="FFFFFF"/>
        </w:rPr>
        <w:t>和相关接口（例如</w:t>
      </w:r>
      <w:r>
        <w:rPr>
          <w:rStyle w:val="HTML"/>
          <w:rFonts w:ascii="Consolas" w:hAnsi="Consolas"/>
          <w:sz w:val="23"/>
          <w:szCs w:val="23"/>
          <w:shd w:val="clear" w:color="auto" w:fill="F7F7F8"/>
        </w:rPr>
        <w:t>BeanFactoryAware</w:t>
      </w:r>
      <w:r>
        <w:rPr>
          <w:rFonts w:ascii="Arial" w:hAnsi="Arial" w:cs="Arial"/>
          <w:color w:val="34302D"/>
          <w:shd w:val="clear" w:color="auto" w:fill="FFFFFF"/>
        </w:rPr>
        <w:t>，</w:t>
      </w:r>
      <w:r>
        <w:rPr>
          <w:rStyle w:val="HTML"/>
          <w:rFonts w:ascii="Consolas" w:hAnsi="Consolas"/>
          <w:sz w:val="23"/>
          <w:szCs w:val="23"/>
          <w:shd w:val="clear" w:color="auto" w:fill="F7F7F8"/>
        </w:rPr>
        <w:t>InitializingBean</w:t>
      </w:r>
      <w:r>
        <w:rPr>
          <w:rFonts w:ascii="Arial" w:hAnsi="Arial" w:cs="Arial"/>
          <w:color w:val="34302D"/>
          <w:shd w:val="clear" w:color="auto" w:fill="FFFFFF"/>
        </w:rPr>
        <w:t>，</w:t>
      </w:r>
      <w:r>
        <w:rPr>
          <w:rFonts w:ascii="Arial" w:hAnsi="Arial" w:cs="Arial"/>
          <w:color w:val="34302D"/>
          <w:shd w:val="clear" w:color="auto" w:fill="FFFFFF"/>
        </w:rPr>
        <w:t> </w:t>
      </w:r>
      <w:r>
        <w:rPr>
          <w:rStyle w:val="HTML"/>
          <w:rFonts w:ascii="Consolas" w:hAnsi="Consolas"/>
          <w:sz w:val="23"/>
          <w:szCs w:val="23"/>
          <w:shd w:val="clear" w:color="auto" w:fill="F7F7F8"/>
        </w:rPr>
        <w:t>DisposableBean</w:t>
      </w:r>
      <w:r>
        <w:rPr>
          <w:rFonts w:ascii="Arial" w:hAnsi="Arial" w:cs="Arial"/>
          <w:color w:val="34302D"/>
          <w:shd w:val="clear" w:color="auto" w:fill="FFFFFF"/>
        </w:rPr>
        <w:t>）对于其他框架组件的重要结合点。通过不需要任何注释或甚至反射，它们允许容器与其组件之间的非常有效的交互。应用程序级</w:t>
      </w:r>
      <w:r>
        <w:rPr>
          <w:rFonts w:ascii="Arial" w:hAnsi="Arial" w:cs="Arial"/>
          <w:color w:val="34302D"/>
          <w:shd w:val="clear" w:color="auto" w:fill="FFFFFF"/>
        </w:rPr>
        <w:t>bean</w:t>
      </w:r>
      <w:r>
        <w:rPr>
          <w:rFonts w:ascii="Arial" w:hAnsi="Arial" w:cs="Arial"/>
          <w:color w:val="34302D"/>
          <w:shd w:val="clear" w:color="auto" w:fill="FFFFFF"/>
        </w:rPr>
        <w:t>可以使用相同的回调接口，但通常更喜欢通过注释或通过编程配置进行声明性依赖注入。</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core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API level and its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implementation do not make assumptions about the configuration format or any component annotations to be used. All of these flavors come in through extensions (such as </w:t>
      </w:r>
      <w:r w:rsidRPr="00BA0D5D">
        <w:rPr>
          <w:rFonts w:ascii="Consolas" w:eastAsia="宋体" w:hAnsi="Consolas" w:cs="宋体"/>
          <w:color w:val="34302D"/>
          <w:kern w:val="0"/>
          <w:sz w:val="23"/>
          <w:szCs w:val="23"/>
          <w:shd w:val="clear" w:color="auto" w:fill="F7F7F8"/>
        </w:rPr>
        <w:t>XmlBeanDefinitionReader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AutowiredAnnotationBeanPostProcessor</w:t>
      </w:r>
      <w:r w:rsidRPr="00BA0D5D">
        <w:rPr>
          <w:rFonts w:ascii="inherit" w:eastAsia="宋体" w:hAnsi="inherit" w:cs="Arial"/>
          <w:color w:val="34302D"/>
          <w:kern w:val="0"/>
          <w:sz w:val="24"/>
          <w:szCs w:val="24"/>
        </w:rPr>
        <w:t>) and operate on shared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objects as a core metadata representation. This is the essence of what makes Spring’s container so flexible and extensible.</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请注意，核心</w:t>
      </w:r>
      <w:r>
        <w:rPr>
          <w:rStyle w:val="HTML"/>
          <w:rFonts w:ascii="Consolas" w:hAnsi="Consolas"/>
          <w:sz w:val="23"/>
          <w:szCs w:val="23"/>
          <w:shd w:val="clear" w:color="auto" w:fill="F7F7F8"/>
        </w:rPr>
        <w:t>BeanFactory</w:t>
      </w:r>
      <w:r>
        <w:rPr>
          <w:rFonts w:ascii="Arial" w:hAnsi="Arial" w:cs="Arial"/>
          <w:color w:val="34302D"/>
          <w:shd w:val="clear" w:color="auto" w:fill="FFFFFF"/>
        </w:rPr>
        <w:t>API</w:t>
      </w:r>
      <w:r>
        <w:rPr>
          <w:rFonts w:ascii="Arial" w:hAnsi="Arial" w:cs="Arial"/>
          <w:color w:val="34302D"/>
          <w:shd w:val="clear" w:color="auto" w:fill="FFFFFF"/>
        </w:rPr>
        <w:t>级别及其</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 </w:t>
      </w:r>
      <w:r>
        <w:rPr>
          <w:rFonts w:ascii="Arial" w:hAnsi="Arial" w:cs="Arial"/>
          <w:color w:val="34302D"/>
          <w:shd w:val="clear" w:color="auto" w:fill="FFFFFF"/>
        </w:rPr>
        <w:t>实现不会对配置格式或要使用的任何组件注释做出假设。所有这些风格都通过扩展（例如</w:t>
      </w:r>
      <w:r>
        <w:rPr>
          <w:rStyle w:val="HTML"/>
          <w:rFonts w:ascii="Consolas" w:hAnsi="Consolas"/>
          <w:sz w:val="23"/>
          <w:szCs w:val="23"/>
          <w:shd w:val="clear" w:color="auto" w:fill="F7F7F8"/>
        </w:rPr>
        <w:t>XmlBeanDefinitionReader</w:t>
      </w:r>
      <w:r>
        <w:rPr>
          <w:rFonts w:ascii="Arial" w:hAnsi="Arial" w:cs="Arial"/>
          <w:color w:val="34302D"/>
          <w:shd w:val="clear" w:color="auto" w:fill="FFFFFF"/>
        </w:rPr>
        <w:t>和</w:t>
      </w:r>
      <w:r>
        <w:rPr>
          <w:rStyle w:val="HTML"/>
          <w:rFonts w:ascii="Consolas" w:hAnsi="Consolas"/>
          <w:sz w:val="23"/>
          <w:szCs w:val="23"/>
          <w:shd w:val="clear" w:color="auto" w:fill="F7F7F8"/>
        </w:rPr>
        <w:t>AutowiredAnnotationBeanPostProcessor</w:t>
      </w:r>
      <w:r>
        <w:rPr>
          <w:rFonts w:ascii="Arial" w:hAnsi="Arial" w:cs="Arial"/>
          <w:color w:val="34302D"/>
          <w:shd w:val="clear" w:color="auto" w:fill="FFFFFF"/>
        </w:rPr>
        <w:t>）进行，并</w:t>
      </w:r>
      <w:r>
        <w:rPr>
          <w:rStyle w:val="HTML"/>
          <w:rFonts w:ascii="Consolas" w:hAnsi="Consolas"/>
          <w:sz w:val="23"/>
          <w:szCs w:val="23"/>
          <w:shd w:val="clear" w:color="auto" w:fill="F7F7F8"/>
        </w:rPr>
        <w:t>BeanDefinition</w:t>
      </w:r>
      <w:r>
        <w:rPr>
          <w:rFonts w:ascii="Arial" w:hAnsi="Arial" w:cs="Arial"/>
          <w:color w:val="34302D"/>
          <w:shd w:val="clear" w:color="auto" w:fill="FFFFFF"/>
        </w:rPr>
        <w:t>作为核心元数据表示在共享对象上运行。这是使</w:t>
      </w:r>
      <w:r>
        <w:rPr>
          <w:rFonts w:ascii="Arial" w:hAnsi="Arial" w:cs="Arial"/>
          <w:color w:val="34302D"/>
          <w:shd w:val="clear" w:color="auto" w:fill="FFFFFF"/>
        </w:rPr>
        <w:t>Spring</w:t>
      </w:r>
      <w:r>
        <w:rPr>
          <w:rFonts w:ascii="Arial" w:hAnsi="Arial" w:cs="Arial"/>
          <w:color w:val="34302D"/>
          <w:shd w:val="clear" w:color="auto" w:fill="FFFFFF"/>
        </w:rPr>
        <w:t>的容器如此灵活和可扩展的本质。</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1.16.1. </w:t>
      </w:r>
      <w:r w:rsidRPr="00BA0D5D">
        <w:rPr>
          <w:rFonts w:ascii="Consolas" w:eastAsia="宋体" w:hAnsi="Consolas" w:cs="宋体"/>
          <w:color w:val="34302D"/>
          <w:kern w:val="0"/>
          <w:sz w:val="33"/>
          <w:szCs w:val="33"/>
          <w:shd w:val="clear" w:color="auto" w:fill="F7F7F8"/>
        </w:rPr>
        <w:t>BeanFactory</w:t>
      </w:r>
      <w:r w:rsidRPr="00BA0D5D">
        <w:rPr>
          <w:rFonts w:ascii="Arial" w:eastAsia="宋体" w:hAnsi="Arial" w:cs="Arial"/>
          <w:color w:val="34302D"/>
          <w:kern w:val="0"/>
          <w:sz w:val="35"/>
          <w:szCs w:val="35"/>
        </w:rPr>
        <w:t> or </w:t>
      </w:r>
      <w:r w:rsidRPr="00BA0D5D">
        <w:rPr>
          <w:rFonts w:ascii="Consolas" w:eastAsia="宋体" w:hAnsi="Consolas" w:cs="宋体"/>
          <w:color w:val="34302D"/>
          <w:kern w:val="0"/>
          <w:sz w:val="33"/>
          <w:szCs w:val="33"/>
          <w:shd w:val="clear" w:color="auto" w:fill="F7F7F8"/>
        </w:rPr>
        <w:t>ApplicationContext</w:t>
      </w:r>
      <w:r w:rsidRPr="00BA0D5D">
        <w:rPr>
          <w:rFonts w:ascii="Arial" w:eastAsia="宋体" w:hAnsi="Arial" w:cs="Arial"/>
          <w:color w:val="34302D"/>
          <w:kern w:val="0"/>
          <w:sz w:val="35"/>
          <w:szCs w:val="35"/>
        </w:rPr>
        <w:t>?</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explains the differences between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container levels and the implications on bootstrapping.</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本节介绍之间的差异</w:t>
      </w:r>
      <w:r>
        <w:rPr>
          <w:rStyle w:val="HTML"/>
          <w:rFonts w:ascii="Consolas" w:hAnsi="Consolas"/>
          <w:sz w:val="23"/>
          <w:szCs w:val="23"/>
          <w:shd w:val="clear" w:color="auto" w:fill="F7F7F8"/>
        </w:rPr>
        <w:t>BeanFactory</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容器级别和引导的意义。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should use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unless you have a good reason for not doing so, with </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Arial"/>
          <w:color w:val="34302D"/>
          <w:kern w:val="0"/>
          <w:sz w:val="24"/>
          <w:szCs w:val="24"/>
        </w:rPr>
        <w:t> and its subclass </w:t>
      </w:r>
      <w:r w:rsidRPr="00BA0D5D">
        <w:rPr>
          <w:rFonts w:ascii="Consolas" w:eastAsia="宋体" w:hAnsi="Consolas" w:cs="宋体"/>
          <w:color w:val="34302D"/>
          <w:kern w:val="0"/>
          <w:sz w:val="23"/>
          <w:szCs w:val="23"/>
          <w:shd w:val="clear" w:color="auto" w:fill="F7F7F8"/>
        </w:rPr>
        <w:t>AnnotationConfigApplicationContext</w:t>
      </w:r>
      <w:r w:rsidRPr="00BA0D5D">
        <w:rPr>
          <w:rFonts w:ascii="inherit" w:eastAsia="宋体" w:hAnsi="inherit" w:cs="Arial"/>
          <w:color w:val="34302D"/>
          <w:kern w:val="0"/>
          <w:sz w:val="24"/>
          <w:szCs w:val="24"/>
        </w:rPr>
        <w:t> as the common implementations for custom bootstrapping. These are the primary entry points to Spring’s core container for all common purposes: loading of configuration files, triggering a classpath scan, programmatically registering bean definitions and annotated classes, and (as of 5.0) registering functional bean definitions.</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您应该使用</w:t>
      </w:r>
      <w:r>
        <w:rPr>
          <w:rFonts w:ascii="Arial" w:hAnsi="Arial" w:cs="Arial"/>
          <w:color w:val="34302D"/>
          <w:shd w:val="clear" w:color="auto" w:fill="FFFFFF"/>
        </w:rPr>
        <w:t>a</w:t>
      </w:r>
      <w:r>
        <w:rPr>
          <w:rFonts w:ascii="Arial" w:hAnsi="Arial" w:cs="Arial"/>
          <w:color w:val="34302D"/>
          <w:shd w:val="clear" w:color="auto" w:fill="FFFFFF"/>
        </w:rPr>
        <w:t>，</w:t>
      </w:r>
      <w:r>
        <w:rPr>
          <w:rStyle w:val="HTML"/>
          <w:rFonts w:ascii="Consolas" w:hAnsi="Consolas"/>
          <w:sz w:val="23"/>
          <w:szCs w:val="23"/>
          <w:shd w:val="clear" w:color="auto" w:fill="F7F7F8"/>
        </w:rPr>
        <w:t>ApplicationContext</w:t>
      </w:r>
      <w:r>
        <w:rPr>
          <w:rFonts w:ascii="Arial" w:hAnsi="Arial" w:cs="Arial"/>
          <w:color w:val="34302D"/>
          <w:shd w:val="clear" w:color="auto" w:fill="FFFFFF"/>
        </w:rPr>
        <w:t>除非您有充分的理由不这样做，</w:t>
      </w:r>
      <w:r>
        <w:rPr>
          <w:rFonts w:ascii="Arial" w:hAnsi="Arial" w:cs="Arial"/>
          <w:color w:val="34302D"/>
          <w:shd w:val="clear" w:color="auto" w:fill="FFFFFF"/>
        </w:rPr>
        <w:t> </w:t>
      </w:r>
      <w:r>
        <w:rPr>
          <w:rStyle w:val="HTML"/>
          <w:rFonts w:ascii="Consolas" w:hAnsi="Consolas"/>
          <w:sz w:val="23"/>
          <w:szCs w:val="23"/>
          <w:shd w:val="clear" w:color="auto" w:fill="F7F7F8"/>
        </w:rPr>
        <w:t>GenericApplicationContext</w:t>
      </w:r>
      <w:r>
        <w:rPr>
          <w:rFonts w:ascii="Arial" w:hAnsi="Arial" w:cs="Arial"/>
          <w:color w:val="34302D"/>
          <w:shd w:val="clear" w:color="auto" w:fill="FFFFFF"/>
        </w:rPr>
        <w:t>并将其子类</w:t>
      </w:r>
      <w:r>
        <w:rPr>
          <w:rStyle w:val="HTML"/>
          <w:rFonts w:ascii="Consolas" w:hAnsi="Consolas"/>
          <w:sz w:val="23"/>
          <w:szCs w:val="23"/>
          <w:shd w:val="clear" w:color="auto" w:fill="F7F7F8"/>
        </w:rPr>
        <w:t>AnnotationConfigApplicationContext</w:t>
      </w:r>
      <w:r>
        <w:rPr>
          <w:rFonts w:ascii="Arial" w:hAnsi="Arial" w:cs="Arial"/>
          <w:color w:val="34302D"/>
          <w:shd w:val="clear" w:color="auto" w:fill="FFFFFF"/>
        </w:rPr>
        <w:t> </w:t>
      </w:r>
      <w:r>
        <w:rPr>
          <w:rFonts w:ascii="Arial" w:hAnsi="Arial" w:cs="Arial"/>
          <w:color w:val="34302D"/>
          <w:shd w:val="clear" w:color="auto" w:fill="FFFFFF"/>
        </w:rPr>
        <w:t>作为自定义引导的常见实现。这些是</w:t>
      </w:r>
      <w:r>
        <w:rPr>
          <w:rFonts w:ascii="Arial" w:hAnsi="Arial" w:cs="Arial"/>
          <w:color w:val="34302D"/>
          <w:shd w:val="clear" w:color="auto" w:fill="FFFFFF"/>
        </w:rPr>
        <w:t>Spring</w:t>
      </w:r>
      <w:r>
        <w:rPr>
          <w:rFonts w:ascii="Arial" w:hAnsi="Arial" w:cs="Arial"/>
          <w:color w:val="34302D"/>
          <w:shd w:val="clear" w:color="auto" w:fill="FFFFFF"/>
        </w:rPr>
        <w:t>用于所有常见目的的核心容器的主要入口点：加载配置文件，触发类路径扫描，以编程方式注册</w:t>
      </w:r>
      <w:r>
        <w:rPr>
          <w:rFonts w:ascii="Arial" w:hAnsi="Arial" w:cs="Arial"/>
          <w:color w:val="34302D"/>
          <w:shd w:val="clear" w:color="auto" w:fill="FFFFFF"/>
        </w:rPr>
        <w:t>bean</w:t>
      </w:r>
      <w:r>
        <w:rPr>
          <w:rFonts w:ascii="Arial" w:hAnsi="Arial" w:cs="Arial"/>
          <w:color w:val="34302D"/>
          <w:shd w:val="clear" w:color="auto" w:fill="FFFFFF"/>
        </w:rPr>
        <w:t>定义和带注释的类，以及（从</w:t>
      </w:r>
      <w:r>
        <w:rPr>
          <w:rFonts w:ascii="Arial" w:hAnsi="Arial" w:cs="Arial"/>
          <w:color w:val="34302D"/>
          <w:shd w:val="clear" w:color="auto" w:fill="FFFFFF"/>
        </w:rPr>
        <w:t>5.0</w:t>
      </w:r>
      <w:r>
        <w:rPr>
          <w:rFonts w:ascii="Arial" w:hAnsi="Arial" w:cs="Arial"/>
          <w:color w:val="34302D"/>
          <w:shd w:val="clear" w:color="auto" w:fill="FFFFFF"/>
        </w:rPr>
        <w:t>开始）注册功能</w:t>
      </w:r>
      <w:r>
        <w:rPr>
          <w:rFonts w:ascii="Arial" w:hAnsi="Arial" w:cs="Arial"/>
          <w:color w:val="34302D"/>
          <w:shd w:val="clear" w:color="auto" w:fill="FFFFFF"/>
        </w:rPr>
        <w:t>bean</w:t>
      </w:r>
      <w:r>
        <w:rPr>
          <w:rFonts w:ascii="Arial" w:hAnsi="Arial" w:cs="Arial"/>
          <w:color w:val="34302D"/>
          <w:shd w:val="clear" w:color="auto" w:fill="FFFFFF"/>
        </w:rPr>
        <w:t>定义。</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includes all the functionality of a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it is generally recommended over a plain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except for scenarios where full control over bean processing is needed. Within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(such as the </w:t>
      </w:r>
      <w:r w:rsidRPr="00BA0D5D">
        <w:rPr>
          <w:rFonts w:ascii="Consolas" w:eastAsia="宋体" w:hAnsi="Consolas" w:cs="宋体"/>
          <w:color w:val="34302D"/>
          <w:kern w:val="0"/>
          <w:sz w:val="23"/>
          <w:szCs w:val="23"/>
          <w:shd w:val="clear" w:color="auto" w:fill="F7F7F8"/>
        </w:rPr>
        <w:t>GenericApplicationContext</w:t>
      </w:r>
      <w:r w:rsidRPr="00BA0D5D">
        <w:rPr>
          <w:rFonts w:ascii="inherit" w:eastAsia="宋体" w:hAnsi="inherit" w:cs="Arial"/>
          <w:color w:val="34302D"/>
          <w:kern w:val="0"/>
          <w:sz w:val="24"/>
          <w:szCs w:val="24"/>
        </w:rPr>
        <w:t xml:space="preserve"> implementation), </w:t>
      </w:r>
      <w:r w:rsidRPr="00BA0D5D">
        <w:rPr>
          <w:rFonts w:ascii="inherit" w:eastAsia="宋体" w:hAnsi="inherit" w:cs="Arial"/>
          <w:color w:val="34302D"/>
          <w:kern w:val="0"/>
          <w:sz w:val="24"/>
          <w:szCs w:val="24"/>
        </w:rPr>
        <w:lastRenderedPageBreak/>
        <w:t>several kinds of beans are detected by convention (that is, by bean name or by bean type — in particular, post-processors), while a plain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is agnostic about any special beans.</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因为</w:t>
      </w:r>
      <w:r>
        <w:rPr>
          <w:rFonts w:ascii="Arial" w:hAnsi="Arial" w:cs="Arial"/>
          <w:color w:val="34302D"/>
          <w:shd w:val="clear" w:color="auto" w:fill="FFFFFF"/>
        </w:rPr>
        <w:t>a </w:t>
      </w:r>
      <w:r>
        <w:rPr>
          <w:rStyle w:val="HTML"/>
          <w:rFonts w:ascii="Consolas" w:hAnsi="Consolas"/>
          <w:sz w:val="23"/>
          <w:szCs w:val="23"/>
          <w:shd w:val="clear" w:color="auto" w:fill="F7F7F8"/>
        </w:rPr>
        <w:t>ApplicationContext</w:t>
      </w:r>
      <w:r>
        <w:rPr>
          <w:rFonts w:ascii="Arial" w:hAnsi="Arial" w:cs="Arial"/>
          <w:color w:val="34302D"/>
          <w:shd w:val="clear" w:color="auto" w:fill="FFFFFF"/>
        </w:rPr>
        <w:t>包含</w:t>
      </w:r>
      <w:r>
        <w:rPr>
          <w:rFonts w:ascii="Arial" w:hAnsi="Arial" w:cs="Arial"/>
          <w:color w:val="34302D"/>
          <w:shd w:val="clear" w:color="auto" w:fill="FFFFFF"/>
        </w:rPr>
        <w:t>a</w:t>
      </w:r>
      <w:r>
        <w:rPr>
          <w:rFonts w:ascii="Arial" w:hAnsi="Arial" w:cs="Arial"/>
          <w:color w:val="34302D"/>
          <w:shd w:val="clear" w:color="auto" w:fill="FFFFFF"/>
        </w:rPr>
        <w:t>的所有功能</w:t>
      </w:r>
      <w:r>
        <w:rPr>
          <w:rStyle w:val="HTML"/>
          <w:rFonts w:ascii="Consolas" w:hAnsi="Consolas"/>
          <w:sz w:val="23"/>
          <w:szCs w:val="23"/>
          <w:shd w:val="clear" w:color="auto" w:fill="F7F7F8"/>
        </w:rPr>
        <w:t>BeanFactory</w:t>
      </w:r>
      <w:r>
        <w:rPr>
          <w:rFonts w:ascii="Arial" w:hAnsi="Arial" w:cs="Arial"/>
          <w:color w:val="34302D"/>
          <w:shd w:val="clear" w:color="auto" w:fill="FFFFFF"/>
        </w:rPr>
        <w:t>，所以</w:t>
      </w:r>
      <w:r>
        <w:rPr>
          <w:rStyle w:val="HTML"/>
          <w:rFonts w:ascii="Consolas" w:hAnsi="Consolas"/>
          <w:sz w:val="23"/>
          <w:szCs w:val="23"/>
          <w:shd w:val="clear" w:color="auto" w:fill="F7F7F8"/>
        </w:rPr>
        <w:t>BeanFactory</w:t>
      </w:r>
      <w:r>
        <w:rPr>
          <w:rFonts w:ascii="Arial" w:hAnsi="Arial" w:cs="Arial"/>
          <w:color w:val="34302D"/>
          <w:shd w:val="clear" w:color="auto" w:fill="FFFFFF"/>
        </w:rPr>
        <w:t>除了需要完全控制</w:t>
      </w:r>
      <w:r>
        <w:rPr>
          <w:rFonts w:ascii="Arial" w:hAnsi="Arial" w:cs="Arial"/>
          <w:color w:val="34302D"/>
          <w:shd w:val="clear" w:color="auto" w:fill="FFFFFF"/>
        </w:rPr>
        <w:t>bean</w:t>
      </w:r>
      <w:r>
        <w:rPr>
          <w:rFonts w:ascii="Arial" w:hAnsi="Arial" w:cs="Arial"/>
          <w:color w:val="34302D"/>
          <w:shd w:val="clear" w:color="auto" w:fill="FFFFFF"/>
        </w:rPr>
        <w:t>处理的场景之外，通常建议使用它。在一个</w:t>
      </w:r>
      <w:r>
        <w:rPr>
          <w:rStyle w:val="HTML"/>
          <w:rFonts w:ascii="Consolas" w:hAnsi="Consolas"/>
          <w:sz w:val="23"/>
          <w:szCs w:val="23"/>
          <w:shd w:val="clear" w:color="auto" w:fill="F7F7F8"/>
        </w:rPr>
        <w:t>ApplicationContext</w:t>
      </w:r>
      <w:r>
        <w:rPr>
          <w:rFonts w:ascii="Arial" w:hAnsi="Arial" w:cs="Arial"/>
          <w:color w:val="34302D"/>
          <w:shd w:val="clear" w:color="auto" w:fill="FFFFFF"/>
        </w:rPr>
        <w:t>（例如</w:t>
      </w:r>
      <w:r>
        <w:rPr>
          <w:rFonts w:ascii="Arial" w:hAnsi="Arial" w:cs="Arial"/>
          <w:color w:val="34302D"/>
          <w:shd w:val="clear" w:color="auto" w:fill="FFFFFF"/>
        </w:rPr>
        <w:t> </w:t>
      </w:r>
      <w:r>
        <w:rPr>
          <w:rStyle w:val="HTML"/>
          <w:rFonts w:ascii="Consolas" w:hAnsi="Consolas"/>
          <w:sz w:val="23"/>
          <w:szCs w:val="23"/>
          <w:shd w:val="clear" w:color="auto" w:fill="F7F7F8"/>
        </w:rPr>
        <w:t>GenericApplicationContext</w:t>
      </w:r>
      <w:r>
        <w:rPr>
          <w:rFonts w:ascii="Arial" w:hAnsi="Arial" w:cs="Arial"/>
          <w:color w:val="34302D"/>
          <w:shd w:val="clear" w:color="auto" w:fill="FFFFFF"/>
        </w:rPr>
        <w:t>实现）中，按照约定（即通过</w:t>
      </w:r>
      <w:r>
        <w:rPr>
          <w:rFonts w:ascii="Arial" w:hAnsi="Arial" w:cs="Arial"/>
          <w:color w:val="34302D"/>
          <w:shd w:val="clear" w:color="auto" w:fill="FFFFFF"/>
        </w:rPr>
        <w:t>bean</w:t>
      </w:r>
      <w:r>
        <w:rPr>
          <w:rFonts w:ascii="Arial" w:hAnsi="Arial" w:cs="Arial"/>
          <w:color w:val="34302D"/>
          <w:shd w:val="clear" w:color="auto" w:fill="FFFFFF"/>
        </w:rPr>
        <w:t>名称或</w:t>
      </w:r>
      <w:r>
        <w:rPr>
          <w:rFonts w:ascii="Arial" w:hAnsi="Arial" w:cs="Arial"/>
          <w:color w:val="34302D"/>
          <w:shd w:val="clear" w:color="auto" w:fill="FFFFFF"/>
        </w:rPr>
        <w:t>bean</w:t>
      </w:r>
      <w:r>
        <w:rPr>
          <w:rFonts w:ascii="Arial" w:hAnsi="Arial" w:cs="Arial"/>
          <w:color w:val="34302D"/>
          <w:shd w:val="clear" w:color="auto" w:fill="FFFFFF"/>
        </w:rPr>
        <w:t>类型</w:t>
      </w:r>
      <w:r>
        <w:rPr>
          <w:rFonts w:ascii="Arial" w:hAnsi="Arial" w:cs="Arial"/>
          <w:color w:val="34302D"/>
          <w:shd w:val="clear" w:color="auto" w:fill="FFFFFF"/>
        </w:rPr>
        <w:t xml:space="preserve"> - </w:t>
      </w:r>
      <w:r>
        <w:rPr>
          <w:rFonts w:ascii="Arial" w:hAnsi="Arial" w:cs="Arial"/>
          <w:color w:val="34302D"/>
          <w:shd w:val="clear" w:color="auto" w:fill="FFFFFF"/>
        </w:rPr>
        <w:t>特别是后处理器）检测到几种</w:t>
      </w:r>
      <w:r>
        <w:rPr>
          <w:rFonts w:ascii="Arial" w:hAnsi="Arial" w:cs="Arial"/>
          <w:color w:val="34302D"/>
          <w:shd w:val="clear" w:color="auto" w:fill="FFFFFF"/>
        </w:rPr>
        <w:t>bean</w:t>
      </w:r>
      <w:r>
        <w:rPr>
          <w:rFonts w:ascii="Arial" w:hAnsi="Arial" w:cs="Arial"/>
          <w:color w:val="34302D"/>
          <w:shd w:val="clear" w:color="auto" w:fill="FFFFFF"/>
        </w:rPr>
        <w:t>，而</w:t>
      </w:r>
      <w:r>
        <w:rPr>
          <w:rFonts w:ascii="Arial" w:hAnsi="Arial" w:cs="Arial"/>
          <w:color w:val="34302D"/>
          <w:shd w:val="clear" w:color="auto" w:fill="FFFFFF"/>
        </w:rPr>
        <w:t>plain </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对任何特殊</w:t>
      </w:r>
      <w:r>
        <w:rPr>
          <w:rFonts w:ascii="Arial" w:hAnsi="Arial" w:cs="Arial"/>
          <w:color w:val="34302D"/>
          <w:shd w:val="clear" w:color="auto" w:fill="FFFFFF"/>
        </w:rPr>
        <w:t>bean</w:t>
      </w:r>
      <w:r>
        <w:rPr>
          <w:rFonts w:ascii="Arial" w:hAnsi="Arial" w:cs="Arial"/>
          <w:color w:val="34302D"/>
          <w:shd w:val="clear" w:color="auto" w:fill="FFFFFF"/>
        </w:rPr>
        <w:t>都是不可知的。</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many extended container features, such as annotation processing and AOP proxying, the </w:t>
      </w:r>
      <w:hyperlink r:id="rId456" w:anchor="beans-factory-extension-bpp" w:history="1">
        <w:r w:rsidRPr="00BA0D5D">
          <w:rPr>
            <w:rFonts w:ascii="Consolas" w:eastAsia="宋体" w:hAnsi="Consolas" w:cs="宋体"/>
            <w:color w:val="548E2E"/>
            <w:kern w:val="0"/>
            <w:sz w:val="23"/>
            <w:szCs w:val="23"/>
            <w:u w:val="single"/>
            <w:shd w:val="clear" w:color="auto" w:fill="F7F7F8"/>
          </w:rPr>
          <w:t>BeanPostProcessor</w:t>
        </w:r>
        <w:r w:rsidRPr="00BA0D5D">
          <w:rPr>
            <w:rFonts w:ascii="inherit" w:eastAsia="宋体" w:hAnsi="inherit" w:cs="Arial"/>
            <w:color w:val="548E2E"/>
            <w:kern w:val="0"/>
            <w:sz w:val="24"/>
            <w:szCs w:val="24"/>
            <w:u w:val="single"/>
          </w:rPr>
          <w:t> extension point</w:t>
        </w:r>
      </w:hyperlink>
      <w:r w:rsidRPr="00BA0D5D">
        <w:rPr>
          <w:rFonts w:ascii="inherit" w:eastAsia="宋体" w:hAnsi="inherit" w:cs="Arial"/>
          <w:color w:val="34302D"/>
          <w:kern w:val="0"/>
          <w:sz w:val="24"/>
          <w:szCs w:val="24"/>
        </w:rPr>
        <w:t> is essential. If you use only a plain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such post-processors do not get detected and activated by default. This situation could be confusing, because nothing is actually wrong with your bean configuration. Rather, in such a scenario, the container needs to be fully bootstrapped through additional setup.</w:t>
      </w:r>
    </w:p>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对于许多扩展容器功能，例如注释处理和</w:t>
      </w:r>
      <w:r>
        <w:rPr>
          <w:rFonts w:ascii="Arial" w:hAnsi="Arial" w:cs="Arial"/>
          <w:color w:val="34302D"/>
          <w:shd w:val="clear" w:color="auto" w:fill="FFFFFF"/>
        </w:rPr>
        <w:t>AOP</w:t>
      </w:r>
      <w:r>
        <w:rPr>
          <w:rFonts w:ascii="Arial" w:hAnsi="Arial" w:cs="Arial"/>
          <w:color w:val="34302D"/>
          <w:shd w:val="clear" w:color="auto" w:fill="FFFFFF"/>
        </w:rPr>
        <w:t>代理，</w:t>
      </w:r>
      <w:hyperlink r:id="rId457" w:anchor="beans-factory-extension-bpp" w:history="1">
        <w:r>
          <w:rPr>
            <w:rStyle w:val="HTML"/>
            <w:rFonts w:ascii="Consolas" w:hAnsi="Consolas"/>
            <w:color w:val="548E2E"/>
            <w:sz w:val="23"/>
            <w:szCs w:val="23"/>
            <w:u w:val="single"/>
            <w:shd w:val="clear" w:color="auto" w:fill="F7F7F8"/>
          </w:rPr>
          <w:t>BeanPostProcessor</w:t>
        </w:r>
        <w:r>
          <w:rPr>
            <w:rStyle w:val="a4"/>
            <w:rFonts w:ascii="Arial" w:hAnsi="Arial" w:cs="Arial"/>
            <w:color w:val="548E2E"/>
            <w:shd w:val="clear" w:color="auto" w:fill="FFFFFF"/>
          </w:rPr>
          <w:t>扩展点</w:t>
        </w:r>
      </w:hyperlink>
      <w:r>
        <w:rPr>
          <w:rFonts w:ascii="Arial" w:hAnsi="Arial" w:cs="Arial"/>
          <w:color w:val="34302D"/>
          <w:shd w:val="clear" w:color="auto" w:fill="FFFFFF"/>
        </w:rPr>
        <w:t>是必不可少的。如果仅使用普通</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处理器，则默认情况下不会检测到并激活此类后处理器。这种情况可能令人困惑，因为您的</w:t>
      </w:r>
      <w:r>
        <w:rPr>
          <w:rFonts w:ascii="Arial" w:hAnsi="Arial" w:cs="Arial"/>
          <w:color w:val="34302D"/>
          <w:shd w:val="clear" w:color="auto" w:fill="FFFFFF"/>
        </w:rPr>
        <w:t>bean</w:t>
      </w:r>
      <w:r>
        <w:rPr>
          <w:rFonts w:ascii="Arial" w:hAnsi="Arial" w:cs="Arial"/>
          <w:color w:val="34302D"/>
          <w:shd w:val="clear" w:color="auto" w:fill="FFFFFF"/>
        </w:rPr>
        <w:t>配置实际上没有任何问题。相反，在这种情况下，容器需要通过额外的设置完全自举。</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table lists features provided by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interfaces and implementations.</w:t>
      </w:r>
    </w:p>
    <w:p w:rsidR="00B9106B" w:rsidRDefault="00B9106B" w:rsidP="00BA0D5D">
      <w:pPr>
        <w:widowControl/>
        <w:shd w:val="clear" w:color="auto" w:fill="FFFFFF"/>
        <w:spacing w:after="300"/>
        <w:jc w:val="left"/>
        <w:rPr>
          <w:rFonts w:ascii="Arial" w:hAnsi="Arial" w:cs="Arial"/>
          <w:color w:val="34302D"/>
          <w:shd w:val="clear" w:color="auto" w:fill="FFFFFF"/>
        </w:rPr>
      </w:pPr>
      <w:r>
        <w:rPr>
          <w:rFonts w:ascii="Arial" w:hAnsi="Arial" w:cs="Arial"/>
          <w:color w:val="34302D"/>
          <w:shd w:val="clear" w:color="auto" w:fill="FFFFFF"/>
        </w:rPr>
        <w:t>下表列出了提供的功能</w:t>
      </w:r>
      <w:r>
        <w:rPr>
          <w:rStyle w:val="HTML"/>
          <w:rFonts w:ascii="Consolas" w:hAnsi="Consolas"/>
          <w:sz w:val="23"/>
          <w:szCs w:val="23"/>
          <w:shd w:val="clear" w:color="auto" w:fill="F7F7F8"/>
        </w:rPr>
        <w:t>BeanFactory</w:t>
      </w:r>
      <w:r>
        <w:rPr>
          <w:rFonts w:ascii="Arial" w:hAnsi="Arial" w:cs="Arial"/>
          <w:color w:val="34302D"/>
          <w:shd w:val="clear" w:color="auto" w:fill="FFFFFF"/>
        </w:rPr>
        <w:t>和</w:t>
      </w:r>
      <w:r>
        <w:rPr>
          <w:rFonts w:ascii="Arial" w:hAnsi="Arial" w:cs="Arial"/>
          <w:color w:val="34302D"/>
          <w:shd w:val="clear" w:color="auto" w:fill="FFFFFF"/>
        </w:rPr>
        <w:t> </w:t>
      </w:r>
      <w:r>
        <w:rPr>
          <w:rStyle w:val="HTML"/>
          <w:rFonts w:ascii="Consolas" w:hAnsi="Consolas"/>
          <w:sz w:val="23"/>
          <w:szCs w:val="23"/>
          <w:shd w:val="clear" w:color="auto" w:fill="F7F7F8"/>
        </w:rPr>
        <w:t>ApplicationContext</w:t>
      </w:r>
      <w:r>
        <w:rPr>
          <w:rFonts w:ascii="Arial" w:hAnsi="Arial" w:cs="Arial"/>
          <w:color w:val="34302D"/>
          <w:shd w:val="clear" w:color="auto" w:fill="FFFFFF"/>
        </w:rPr>
        <w:t>接口和实现。</w:t>
      </w:r>
    </w:p>
    <w:tbl>
      <w:tblPr>
        <w:tblStyle w:val="a7"/>
        <w:tblW w:w="0" w:type="auto"/>
        <w:tblLook w:val="04A0" w:firstRow="1" w:lastRow="0" w:firstColumn="1" w:lastColumn="0" w:noHBand="0" w:noVBand="1"/>
      </w:tblPr>
      <w:tblGrid>
        <w:gridCol w:w="5646"/>
        <w:gridCol w:w="1608"/>
        <w:gridCol w:w="2493"/>
      </w:tblGrid>
      <w:tr w:rsidR="00B9106B" w:rsidRPr="00BA0D5D" w:rsidTr="00C6055A">
        <w:tc>
          <w:tcPr>
            <w:tcW w:w="0" w:type="auto"/>
            <w:gridSpan w:val="3"/>
            <w:hideMark/>
          </w:tcPr>
          <w:p w:rsidR="00B9106B" w:rsidRPr="00BA0D5D" w:rsidRDefault="00B9106B" w:rsidP="00B9106B">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9. Feature Matrix</w:t>
            </w:r>
          </w:p>
        </w:tc>
      </w:tr>
      <w:tr w:rsidR="00B9106B" w:rsidRPr="00BA0D5D" w:rsidTr="00C6055A">
        <w:tc>
          <w:tcPr>
            <w:tcW w:w="0" w:type="auto"/>
            <w:hideMark/>
          </w:tcPr>
          <w:p w:rsidR="00B9106B" w:rsidRPr="00BA0D5D" w:rsidRDefault="00B9106B" w:rsidP="00B9106B">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Feature</w:t>
            </w:r>
          </w:p>
        </w:tc>
        <w:tc>
          <w:tcPr>
            <w:tcW w:w="0" w:type="auto"/>
            <w:hideMark/>
          </w:tcPr>
          <w:p w:rsidR="00B9106B" w:rsidRPr="00BA0D5D" w:rsidRDefault="00B9106B" w:rsidP="00B9106B">
            <w:pPr>
              <w:widowControl/>
              <w:jc w:val="left"/>
              <w:rPr>
                <w:rFonts w:ascii="宋体" w:eastAsia="宋体" w:hAnsi="宋体" w:cs="宋体"/>
                <w:b/>
                <w:bCs/>
                <w:color w:val="34302D"/>
                <w:kern w:val="0"/>
                <w:sz w:val="24"/>
                <w:szCs w:val="24"/>
              </w:rPr>
            </w:pPr>
            <w:r w:rsidRPr="00BA0D5D">
              <w:rPr>
                <w:rFonts w:ascii="Consolas" w:eastAsia="宋体" w:hAnsi="Consolas" w:cs="宋体"/>
                <w:color w:val="34302D"/>
                <w:kern w:val="0"/>
                <w:sz w:val="23"/>
                <w:szCs w:val="23"/>
                <w:shd w:val="clear" w:color="auto" w:fill="F7F7F8"/>
              </w:rPr>
              <w:t>BeanFactory</w:t>
            </w:r>
          </w:p>
        </w:tc>
        <w:tc>
          <w:tcPr>
            <w:tcW w:w="0" w:type="auto"/>
            <w:hideMark/>
          </w:tcPr>
          <w:p w:rsidR="00B9106B" w:rsidRPr="00BA0D5D" w:rsidRDefault="00B9106B" w:rsidP="00B9106B">
            <w:pPr>
              <w:widowControl/>
              <w:jc w:val="left"/>
              <w:rPr>
                <w:rFonts w:ascii="宋体" w:eastAsia="宋体" w:hAnsi="宋体" w:cs="宋体"/>
                <w:b/>
                <w:bCs/>
                <w:color w:val="34302D"/>
                <w:kern w:val="0"/>
                <w:sz w:val="24"/>
                <w:szCs w:val="24"/>
              </w:rPr>
            </w:pPr>
            <w:r w:rsidRPr="00BA0D5D">
              <w:rPr>
                <w:rFonts w:ascii="Consolas" w:eastAsia="宋体" w:hAnsi="Consolas" w:cs="宋体"/>
                <w:color w:val="34302D"/>
                <w:kern w:val="0"/>
                <w:sz w:val="23"/>
                <w:szCs w:val="23"/>
                <w:shd w:val="clear" w:color="auto" w:fill="F7F7F8"/>
              </w:rPr>
              <w:t>ApplicationContext</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Bean instantiation/wiring</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Integrated lifecycle management</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Automatic </w:t>
            </w:r>
            <w:r w:rsidRPr="00BA0D5D">
              <w:rPr>
                <w:rFonts w:ascii="Consolas" w:eastAsia="宋体" w:hAnsi="Consolas" w:cs="宋体"/>
                <w:color w:val="34302D"/>
                <w:kern w:val="0"/>
                <w:sz w:val="23"/>
                <w:szCs w:val="23"/>
              </w:rPr>
              <w:t>BeanPostProcessor</w:t>
            </w:r>
            <w:r w:rsidRPr="00BA0D5D">
              <w:rPr>
                <w:rFonts w:ascii="inherit" w:eastAsia="宋体" w:hAnsi="inherit" w:cs="宋体"/>
                <w:color w:val="34302D"/>
                <w:kern w:val="0"/>
                <w:sz w:val="24"/>
                <w:szCs w:val="24"/>
              </w:rPr>
              <w:t> registration</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Automatic </w:t>
            </w:r>
            <w:r w:rsidRPr="00BA0D5D">
              <w:rPr>
                <w:rFonts w:ascii="Consolas" w:eastAsia="宋体" w:hAnsi="Consolas" w:cs="宋体"/>
                <w:color w:val="34302D"/>
                <w:kern w:val="0"/>
                <w:sz w:val="23"/>
                <w:szCs w:val="23"/>
              </w:rPr>
              <w:t>BeanFactoryPostProcessor</w:t>
            </w:r>
            <w:r w:rsidRPr="00BA0D5D">
              <w:rPr>
                <w:rFonts w:ascii="inherit" w:eastAsia="宋体" w:hAnsi="inherit" w:cs="宋体"/>
                <w:color w:val="34302D"/>
                <w:kern w:val="0"/>
                <w:sz w:val="24"/>
                <w:szCs w:val="24"/>
              </w:rPr>
              <w:t> registration</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Convenient </w:t>
            </w:r>
            <w:r w:rsidRPr="00BA0D5D">
              <w:rPr>
                <w:rFonts w:ascii="Consolas" w:eastAsia="宋体" w:hAnsi="Consolas" w:cs="宋体"/>
                <w:color w:val="34302D"/>
                <w:kern w:val="0"/>
                <w:sz w:val="23"/>
                <w:szCs w:val="23"/>
              </w:rPr>
              <w:t>MessageSource</w:t>
            </w:r>
            <w:r w:rsidRPr="00BA0D5D">
              <w:rPr>
                <w:rFonts w:ascii="inherit" w:eastAsia="宋体" w:hAnsi="inherit" w:cs="宋体"/>
                <w:color w:val="34302D"/>
                <w:kern w:val="0"/>
                <w:sz w:val="24"/>
                <w:szCs w:val="24"/>
              </w:rPr>
              <w:t> access (for internalization)</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r w:rsidR="00B9106B" w:rsidRPr="00BA0D5D" w:rsidTr="00C6055A">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Built-in </w:t>
            </w:r>
            <w:r w:rsidRPr="00BA0D5D">
              <w:rPr>
                <w:rFonts w:ascii="Consolas" w:eastAsia="宋体" w:hAnsi="Consolas" w:cs="宋体"/>
                <w:color w:val="34302D"/>
                <w:kern w:val="0"/>
                <w:sz w:val="23"/>
                <w:szCs w:val="23"/>
              </w:rPr>
              <w:t>ApplicationEvent</w:t>
            </w:r>
            <w:r w:rsidRPr="00BA0D5D">
              <w:rPr>
                <w:rFonts w:ascii="inherit" w:eastAsia="宋体" w:hAnsi="inherit" w:cs="宋体"/>
                <w:color w:val="34302D"/>
                <w:kern w:val="0"/>
                <w:sz w:val="24"/>
                <w:szCs w:val="24"/>
              </w:rPr>
              <w:t> publication mechanism</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w:t>
            </w:r>
          </w:p>
        </w:tc>
        <w:tc>
          <w:tcPr>
            <w:tcW w:w="0" w:type="auto"/>
            <w:hideMark/>
          </w:tcPr>
          <w:p w:rsidR="00B9106B" w:rsidRPr="00BA0D5D" w:rsidRDefault="00B9106B" w:rsidP="00B9106B">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Yes</w:t>
            </w:r>
          </w:p>
        </w:tc>
      </w:tr>
    </w:tbl>
    <w:p w:rsidR="00B9106B" w:rsidRDefault="00B9106B" w:rsidP="00BA0D5D">
      <w:pPr>
        <w:widowControl/>
        <w:shd w:val="clear" w:color="auto" w:fill="FFFFFF"/>
        <w:spacing w:after="300"/>
        <w:jc w:val="left"/>
        <w:rPr>
          <w:rFonts w:ascii="Arial" w:hAnsi="Arial" w:cs="Arial"/>
          <w:color w:val="34302D"/>
          <w:shd w:val="clear" w:color="auto" w:fill="FFFFFF"/>
        </w:rPr>
      </w:pPr>
    </w:p>
    <w:tbl>
      <w:tblPr>
        <w:tblStyle w:val="a7"/>
        <w:tblW w:w="0" w:type="auto"/>
        <w:tblLook w:val="04A0" w:firstRow="1" w:lastRow="0" w:firstColumn="1" w:lastColumn="0" w:noHBand="0" w:noVBand="1"/>
      </w:tblPr>
      <w:tblGrid>
        <w:gridCol w:w="4329"/>
        <w:gridCol w:w="1608"/>
        <w:gridCol w:w="2493"/>
      </w:tblGrid>
      <w:tr w:rsidR="00B9106B" w:rsidRPr="00B9106B" w:rsidTr="00C6055A">
        <w:tc>
          <w:tcPr>
            <w:tcW w:w="0" w:type="auto"/>
            <w:gridSpan w:val="3"/>
            <w:hideMark/>
          </w:tcPr>
          <w:p w:rsidR="00B9106B" w:rsidRPr="00B9106B" w:rsidRDefault="00B9106B" w:rsidP="00B9106B">
            <w:pPr>
              <w:widowControl/>
              <w:spacing w:after="60"/>
              <w:jc w:val="left"/>
              <w:rPr>
                <w:rFonts w:ascii="Arial" w:eastAsia="宋体" w:hAnsi="Arial" w:cs="Arial"/>
                <w:i/>
                <w:iCs/>
                <w:color w:val="0B0A0A"/>
                <w:kern w:val="0"/>
                <w:sz w:val="24"/>
                <w:szCs w:val="24"/>
              </w:rPr>
            </w:pPr>
            <w:r w:rsidRPr="00B9106B">
              <w:rPr>
                <w:rFonts w:ascii="Arial" w:eastAsia="宋体" w:hAnsi="Arial" w:cs="Arial"/>
                <w:i/>
                <w:iCs/>
                <w:color w:val="0B0A0A"/>
                <w:kern w:val="0"/>
                <w:sz w:val="24"/>
                <w:szCs w:val="24"/>
              </w:rPr>
              <w:t>表</w:t>
            </w:r>
            <w:r w:rsidRPr="00B9106B">
              <w:rPr>
                <w:rFonts w:ascii="Arial" w:eastAsia="宋体" w:hAnsi="Arial" w:cs="Arial"/>
                <w:i/>
                <w:iCs/>
                <w:color w:val="0B0A0A"/>
                <w:kern w:val="0"/>
                <w:sz w:val="24"/>
                <w:szCs w:val="24"/>
              </w:rPr>
              <w:t>9.</w:t>
            </w:r>
            <w:r w:rsidRPr="00B9106B">
              <w:rPr>
                <w:rFonts w:ascii="Arial" w:eastAsia="宋体" w:hAnsi="Arial" w:cs="Arial"/>
                <w:i/>
                <w:iCs/>
                <w:color w:val="0B0A0A"/>
                <w:kern w:val="0"/>
                <w:sz w:val="24"/>
                <w:szCs w:val="24"/>
              </w:rPr>
              <w:t>特征矩阵</w:t>
            </w:r>
          </w:p>
        </w:tc>
      </w:tr>
      <w:tr w:rsidR="00B9106B" w:rsidRPr="00B9106B" w:rsidTr="00C6055A">
        <w:tc>
          <w:tcPr>
            <w:tcW w:w="0" w:type="auto"/>
            <w:hideMark/>
          </w:tcPr>
          <w:p w:rsidR="00B9106B" w:rsidRPr="00B9106B" w:rsidRDefault="00B9106B" w:rsidP="00B9106B">
            <w:pPr>
              <w:widowControl/>
              <w:jc w:val="left"/>
              <w:rPr>
                <w:rFonts w:ascii="Arial" w:eastAsia="宋体" w:hAnsi="Arial" w:cs="Arial"/>
                <w:b/>
                <w:bCs/>
                <w:color w:val="34302D"/>
                <w:kern w:val="0"/>
                <w:sz w:val="24"/>
                <w:szCs w:val="24"/>
              </w:rPr>
            </w:pPr>
            <w:r w:rsidRPr="00B9106B">
              <w:rPr>
                <w:rFonts w:ascii="Arial" w:eastAsia="宋体" w:hAnsi="Arial" w:cs="Arial"/>
                <w:b/>
                <w:bCs/>
                <w:color w:val="34302D"/>
                <w:kern w:val="0"/>
                <w:sz w:val="24"/>
                <w:szCs w:val="24"/>
              </w:rPr>
              <w:t>特征</w:t>
            </w:r>
          </w:p>
        </w:tc>
        <w:tc>
          <w:tcPr>
            <w:tcW w:w="0" w:type="auto"/>
            <w:hideMark/>
          </w:tcPr>
          <w:p w:rsidR="00B9106B" w:rsidRPr="00B9106B" w:rsidRDefault="00B9106B" w:rsidP="00B9106B">
            <w:pPr>
              <w:widowControl/>
              <w:jc w:val="left"/>
              <w:rPr>
                <w:rFonts w:ascii="Arial" w:eastAsia="宋体" w:hAnsi="Arial" w:cs="Arial"/>
                <w:b/>
                <w:bCs/>
                <w:color w:val="34302D"/>
                <w:kern w:val="0"/>
                <w:sz w:val="24"/>
                <w:szCs w:val="24"/>
              </w:rPr>
            </w:pPr>
            <w:r w:rsidRPr="00B9106B">
              <w:rPr>
                <w:rFonts w:ascii="Consolas" w:eastAsia="宋体" w:hAnsi="Consolas" w:cs="宋体"/>
                <w:color w:val="34302D"/>
                <w:kern w:val="0"/>
                <w:sz w:val="23"/>
                <w:szCs w:val="23"/>
                <w:shd w:val="clear" w:color="auto" w:fill="F7F7F8"/>
              </w:rPr>
              <w:t>BeanFactory</w:t>
            </w:r>
          </w:p>
        </w:tc>
        <w:tc>
          <w:tcPr>
            <w:tcW w:w="0" w:type="auto"/>
            <w:hideMark/>
          </w:tcPr>
          <w:p w:rsidR="00B9106B" w:rsidRPr="00B9106B" w:rsidRDefault="00B9106B" w:rsidP="00B9106B">
            <w:pPr>
              <w:widowControl/>
              <w:jc w:val="left"/>
              <w:rPr>
                <w:rFonts w:ascii="Arial" w:eastAsia="宋体" w:hAnsi="Arial" w:cs="Arial"/>
                <w:b/>
                <w:bCs/>
                <w:color w:val="34302D"/>
                <w:kern w:val="0"/>
                <w:sz w:val="24"/>
                <w:szCs w:val="24"/>
              </w:rPr>
            </w:pPr>
            <w:r w:rsidRPr="00B9106B">
              <w:rPr>
                <w:rFonts w:ascii="Consolas" w:eastAsia="宋体" w:hAnsi="Consolas" w:cs="宋体"/>
                <w:color w:val="34302D"/>
                <w:kern w:val="0"/>
                <w:sz w:val="23"/>
                <w:szCs w:val="23"/>
                <w:shd w:val="clear" w:color="auto" w:fill="F7F7F8"/>
              </w:rPr>
              <w:t>ApplicationContext</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Bean</w:t>
            </w:r>
            <w:r w:rsidRPr="00B9106B">
              <w:rPr>
                <w:rFonts w:ascii="inherit" w:eastAsia="宋体" w:hAnsi="inherit" w:cs="Arial"/>
                <w:color w:val="34302D"/>
                <w:kern w:val="0"/>
                <w:sz w:val="24"/>
                <w:szCs w:val="24"/>
              </w:rPr>
              <w:t>实例化</w:t>
            </w:r>
            <w:r w:rsidRPr="00B9106B">
              <w:rPr>
                <w:rFonts w:ascii="inherit" w:eastAsia="宋体" w:hAnsi="inherit" w:cs="Arial"/>
                <w:color w:val="34302D"/>
                <w:kern w:val="0"/>
                <w:sz w:val="24"/>
                <w:szCs w:val="24"/>
              </w:rPr>
              <w:t>/</w:t>
            </w:r>
            <w:r w:rsidRPr="00B9106B">
              <w:rPr>
                <w:rFonts w:ascii="inherit" w:eastAsia="宋体" w:hAnsi="inherit" w:cs="Arial"/>
                <w:color w:val="34302D"/>
                <w:kern w:val="0"/>
                <w:sz w:val="24"/>
                <w:szCs w:val="24"/>
              </w:rPr>
              <w:t>布线</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集成的生命周期管理</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自动</w:t>
            </w:r>
            <w:r w:rsidRPr="00B9106B">
              <w:rPr>
                <w:rFonts w:ascii="Consolas" w:eastAsia="宋体" w:hAnsi="Consolas" w:cs="宋体"/>
                <w:color w:val="34302D"/>
                <w:kern w:val="0"/>
                <w:sz w:val="23"/>
                <w:szCs w:val="23"/>
                <w:shd w:val="clear" w:color="auto" w:fill="F7F7F8"/>
              </w:rPr>
              <w:t>BeanPostProcessor</w:t>
            </w:r>
            <w:r w:rsidRPr="00B9106B">
              <w:rPr>
                <w:rFonts w:ascii="inherit" w:eastAsia="宋体" w:hAnsi="inherit" w:cs="Arial"/>
                <w:color w:val="34302D"/>
                <w:kern w:val="0"/>
                <w:sz w:val="24"/>
                <w:szCs w:val="24"/>
              </w:rPr>
              <w:t>注册</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自动</w:t>
            </w:r>
            <w:r w:rsidRPr="00B9106B">
              <w:rPr>
                <w:rFonts w:ascii="Consolas" w:eastAsia="宋体" w:hAnsi="Consolas" w:cs="宋体"/>
                <w:color w:val="34302D"/>
                <w:kern w:val="0"/>
                <w:sz w:val="23"/>
                <w:szCs w:val="23"/>
                <w:shd w:val="clear" w:color="auto" w:fill="F7F7F8"/>
              </w:rPr>
              <w:t>BeanFactoryPostProcessor</w:t>
            </w:r>
            <w:r w:rsidRPr="00B9106B">
              <w:rPr>
                <w:rFonts w:ascii="inherit" w:eastAsia="宋体" w:hAnsi="inherit" w:cs="Arial"/>
                <w:color w:val="34302D"/>
                <w:kern w:val="0"/>
                <w:sz w:val="24"/>
                <w:szCs w:val="24"/>
              </w:rPr>
              <w:t>注册</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方便</w:t>
            </w:r>
            <w:r w:rsidRPr="00B9106B">
              <w:rPr>
                <w:rFonts w:ascii="Consolas" w:eastAsia="宋体" w:hAnsi="Consolas" w:cs="宋体"/>
                <w:color w:val="34302D"/>
                <w:kern w:val="0"/>
                <w:sz w:val="23"/>
                <w:szCs w:val="23"/>
                <w:shd w:val="clear" w:color="auto" w:fill="F7F7F8"/>
              </w:rPr>
              <w:t>MessageSource</w:t>
            </w:r>
            <w:r w:rsidRPr="00B9106B">
              <w:rPr>
                <w:rFonts w:ascii="inherit" w:eastAsia="宋体" w:hAnsi="inherit" w:cs="Arial"/>
                <w:color w:val="34302D"/>
                <w:kern w:val="0"/>
                <w:sz w:val="24"/>
                <w:szCs w:val="24"/>
              </w:rPr>
              <w:t>访问（内化）</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r w:rsidR="00B9106B" w:rsidRPr="00B9106B" w:rsidTr="00C6055A">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内置</w:t>
            </w:r>
            <w:r w:rsidRPr="00B9106B">
              <w:rPr>
                <w:rFonts w:ascii="Consolas" w:eastAsia="宋体" w:hAnsi="Consolas" w:cs="宋体"/>
                <w:color w:val="34302D"/>
                <w:kern w:val="0"/>
                <w:sz w:val="23"/>
                <w:szCs w:val="23"/>
                <w:shd w:val="clear" w:color="auto" w:fill="F7F7F8"/>
              </w:rPr>
              <w:t>ApplicationEvent</w:t>
            </w:r>
            <w:r w:rsidRPr="00B9106B">
              <w:rPr>
                <w:rFonts w:ascii="inherit" w:eastAsia="宋体" w:hAnsi="inherit" w:cs="Arial"/>
                <w:color w:val="34302D"/>
                <w:kern w:val="0"/>
                <w:sz w:val="24"/>
                <w:szCs w:val="24"/>
              </w:rPr>
              <w:t>发布机制</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没有</w:t>
            </w:r>
          </w:p>
        </w:tc>
        <w:tc>
          <w:tcPr>
            <w:tcW w:w="0" w:type="auto"/>
            <w:hideMark/>
          </w:tcPr>
          <w:p w:rsidR="00B9106B" w:rsidRPr="00B9106B" w:rsidRDefault="00B9106B" w:rsidP="00B9106B">
            <w:pPr>
              <w:widowControl/>
              <w:jc w:val="left"/>
              <w:rPr>
                <w:rFonts w:ascii="inherit" w:eastAsia="宋体" w:hAnsi="inherit" w:cs="Arial" w:hint="eastAsia"/>
                <w:color w:val="34302D"/>
                <w:kern w:val="0"/>
                <w:sz w:val="24"/>
                <w:szCs w:val="24"/>
              </w:rPr>
            </w:pPr>
            <w:r w:rsidRPr="00B9106B">
              <w:rPr>
                <w:rFonts w:ascii="inherit" w:eastAsia="宋体" w:hAnsi="inherit" w:cs="Arial"/>
                <w:color w:val="34302D"/>
                <w:kern w:val="0"/>
                <w:sz w:val="24"/>
                <w:szCs w:val="24"/>
              </w:rPr>
              <w:t>是</w:t>
            </w:r>
          </w:p>
        </w:tc>
      </w:tr>
    </w:tbl>
    <w:p w:rsidR="00B9106B" w:rsidRPr="00BA0D5D" w:rsidRDefault="00B9106B" w:rsidP="00BA0D5D">
      <w:pPr>
        <w:widowControl/>
        <w:shd w:val="clear" w:color="auto" w:fill="FFFFFF"/>
        <w:spacing w:after="300"/>
        <w:jc w:val="left"/>
        <w:rPr>
          <w:rFonts w:ascii="inherit" w:eastAsia="宋体" w:hAnsi="inherit" w:cs="Arial" w:hint="eastAsia"/>
          <w:color w:val="34302D"/>
          <w:kern w:val="0"/>
          <w:sz w:val="24"/>
          <w:szCs w:val="24"/>
        </w:rPr>
      </w:pP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explicitly register a bean post-processor with a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you need to programmatically call </w:t>
      </w:r>
      <w:r w:rsidRPr="00BA0D5D">
        <w:rPr>
          <w:rFonts w:ascii="Consolas" w:eastAsia="宋体" w:hAnsi="Consolas" w:cs="宋体"/>
          <w:color w:val="34302D"/>
          <w:kern w:val="0"/>
          <w:sz w:val="23"/>
          <w:szCs w:val="23"/>
          <w:shd w:val="clear" w:color="auto" w:fill="F7F7F8"/>
        </w:rPr>
        <w:t>addBeanPostProcessor</w:t>
      </w:r>
      <w:r w:rsidRPr="00BA0D5D">
        <w:rPr>
          <w:rFonts w:ascii="inherit" w:eastAsia="宋体" w:hAnsi="inherit" w:cs="Arial"/>
          <w:color w:val="34302D"/>
          <w:kern w:val="0"/>
          <w:sz w:val="24"/>
          <w:szCs w:val="24"/>
        </w:rPr>
        <w:t>, as the following example shows:</w:t>
      </w:r>
    </w:p>
    <w:p w:rsidR="00576646" w:rsidRPr="00BA0D5D" w:rsidRDefault="0057664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要使用</w:t>
      </w:r>
      <w:r>
        <w:rPr>
          <w:rFonts w:ascii="Arial" w:hAnsi="Arial" w:cs="Arial"/>
          <w:color w:val="34302D"/>
          <w:shd w:val="clear" w:color="auto" w:fill="FFFFFF"/>
        </w:rPr>
        <w:t>a</w:t>
      </w:r>
      <w:r>
        <w:rPr>
          <w:rFonts w:ascii="Arial" w:hAnsi="Arial" w:cs="Arial"/>
          <w:color w:val="34302D"/>
          <w:shd w:val="clear" w:color="auto" w:fill="FFFFFF"/>
        </w:rPr>
        <w:t>显式注册</w:t>
      </w:r>
      <w:r>
        <w:rPr>
          <w:rFonts w:ascii="Arial" w:hAnsi="Arial" w:cs="Arial"/>
          <w:color w:val="34302D"/>
          <w:shd w:val="clear" w:color="auto" w:fill="FFFFFF"/>
        </w:rPr>
        <w:t>bean</w:t>
      </w:r>
      <w:r>
        <w:rPr>
          <w:rFonts w:ascii="Arial" w:hAnsi="Arial" w:cs="Arial"/>
          <w:color w:val="34302D"/>
          <w:shd w:val="clear" w:color="auto" w:fill="FFFFFF"/>
        </w:rPr>
        <w:t>后处理器</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，您需要以编程方式调用</w:t>
      </w:r>
      <w:r>
        <w:rPr>
          <w:rStyle w:val="HTML"/>
          <w:rFonts w:ascii="Consolas" w:hAnsi="Consolas"/>
          <w:sz w:val="23"/>
          <w:szCs w:val="23"/>
          <w:shd w:val="clear" w:color="auto" w:fill="F7F7F8"/>
        </w:rPr>
        <w:t>addBeanPostProcessor</w:t>
      </w:r>
      <w:r>
        <w:rPr>
          <w:rFonts w:ascii="Arial" w:hAnsi="Arial" w:cs="Arial"/>
          <w:color w:val="34302D"/>
          <w:shd w:val="clear" w:color="auto" w:fill="FFFFFF"/>
        </w:rPr>
        <w:t>，如以下示例所示：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DefaultListableBeanFactory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DefaultListableBeanFactory();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populate the factory with bean definitions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now register any needed BeanPostProcessor instances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factory.addBeanPostProcessor(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AutowiredAnnotationBeanPostProcessor());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factory.addBeanPostProcessor(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MyBeanPostProcessor());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now start using the factory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apply a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to a plain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you need to call its </w:t>
      </w:r>
      <w:r w:rsidRPr="00BA0D5D">
        <w:rPr>
          <w:rFonts w:ascii="Consolas" w:eastAsia="宋体" w:hAnsi="Consolas" w:cs="宋体"/>
          <w:color w:val="34302D"/>
          <w:kern w:val="0"/>
          <w:sz w:val="23"/>
          <w:szCs w:val="23"/>
          <w:shd w:val="clear" w:color="auto" w:fill="F7F7F8"/>
        </w:rPr>
        <w:t>postProcessBeanFactory</w:t>
      </w:r>
      <w:r w:rsidRPr="00BA0D5D">
        <w:rPr>
          <w:rFonts w:ascii="inherit" w:eastAsia="宋体" w:hAnsi="inherit" w:cs="Arial"/>
          <w:color w:val="34302D"/>
          <w:kern w:val="0"/>
          <w:sz w:val="24"/>
          <w:szCs w:val="24"/>
        </w:rPr>
        <w:t>method, as the following example shows:</w:t>
      </w:r>
    </w:p>
    <w:p w:rsidR="00576646" w:rsidRPr="00BA0D5D" w:rsidRDefault="0057664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要应用于</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plain </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，需要调用其</w:t>
      </w:r>
      <w:r>
        <w:rPr>
          <w:rStyle w:val="HTML"/>
          <w:rFonts w:ascii="Consolas" w:hAnsi="Consolas"/>
          <w:sz w:val="23"/>
          <w:szCs w:val="23"/>
          <w:shd w:val="clear" w:color="auto" w:fill="F7F7F8"/>
        </w:rPr>
        <w:t>postProcessBeanFactory</w:t>
      </w:r>
      <w:r>
        <w:rPr>
          <w:rFonts w:ascii="Arial" w:hAnsi="Arial" w:cs="Arial"/>
          <w:color w:val="34302D"/>
          <w:shd w:val="clear" w:color="auto" w:fill="FFFFFF"/>
        </w:rPr>
        <w:t>方法，如以下示例所示：</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DefaultListableBeanFactory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DefaultListableBeanFactory();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XmlBeanDefinitionReader reader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XmlBeanDefinitionReader(factory);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reader.loadBeanDefinitions(</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FileSystemResource(</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bring in some property values from a Properties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PropertyPlaceholderConfigurer cfg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PropertyPlaceholderConfigurer();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cfg.setLocation(</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FileSystemResource(</w:t>
      </w:r>
      <w:r w:rsidRPr="00BA0D5D">
        <w:rPr>
          <w:rFonts w:ascii="Consolas" w:eastAsia="宋体" w:hAnsi="Consolas" w:cs="宋体"/>
          <w:color w:val="DD1144"/>
          <w:kern w:val="0"/>
          <w:sz w:val="24"/>
          <w:szCs w:val="24"/>
        </w:rPr>
        <w:t>"jdbc.properties"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now actually do the replacement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cfg.postProcessBeanFactory(factory);</w:t>
      </w:r>
    </w:p>
    <w:p w:rsid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both cases, the explicit registration steps are inconvenient, which is why the various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variants are preferred over a plain </w:t>
      </w:r>
      <w:r w:rsidRPr="00BA0D5D">
        <w:rPr>
          <w:rFonts w:ascii="Consolas" w:eastAsia="宋体" w:hAnsi="Consolas" w:cs="宋体"/>
          <w:color w:val="34302D"/>
          <w:kern w:val="0"/>
          <w:sz w:val="23"/>
          <w:szCs w:val="23"/>
          <w:shd w:val="clear" w:color="auto" w:fill="F7F7F8"/>
        </w:rPr>
        <w:t>DefaultListableBeanFactory</w:t>
      </w:r>
      <w:r w:rsidRPr="00BA0D5D">
        <w:rPr>
          <w:rFonts w:ascii="inherit" w:eastAsia="宋体" w:hAnsi="inherit" w:cs="Arial"/>
          <w:color w:val="34302D"/>
          <w:kern w:val="0"/>
          <w:sz w:val="24"/>
          <w:szCs w:val="24"/>
        </w:rPr>
        <w:t> in Spring-backed applications, especially when relying on </w:t>
      </w:r>
      <w:r w:rsidRPr="00BA0D5D">
        <w:rPr>
          <w:rFonts w:ascii="Consolas" w:eastAsia="宋体" w:hAnsi="Consolas" w:cs="宋体"/>
          <w:color w:val="34302D"/>
          <w:kern w:val="0"/>
          <w:sz w:val="23"/>
          <w:szCs w:val="23"/>
          <w:shd w:val="clear" w:color="auto" w:fill="F7F7F8"/>
        </w:rPr>
        <w:t>BeanFactoryPostProcessor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instances for extended container functionality in a typical enterprise setup.</w:t>
      </w:r>
    </w:p>
    <w:p w:rsidR="00576646" w:rsidRPr="00BA0D5D" w:rsidRDefault="00576646" w:rsidP="00BA0D5D">
      <w:pPr>
        <w:widowControl/>
        <w:shd w:val="clear" w:color="auto" w:fill="FFFFFF"/>
        <w:spacing w:after="300"/>
        <w:jc w:val="left"/>
        <w:rPr>
          <w:rFonts w:ascii="inherit" w:eastAsia="宋体" w:hAnsi="inherit" w:cs="Arial" w:hint="eastAsia"/>
          <w:color w:val="34302D"/>
          <w:kern w:val="0"/>
          <w:sz w:val="24"/>
          <w:szCs w:val="24"/>
        </w:rPr>
      </w:pPr>
      <w:r>
        <w:rPr>
          <w:rFonts w:ascii="Arial" w:hAnsi="Arial" w:cs="Arial"/>
          <w:color w:val="34302D"/>
          <w:shd w:val="clear" w:color="auto" w:fill="FFFFFF"/>
        </w:rPr>
        <w:t>在这两种情况下，显式注册步骤都不方便，这就是为什么各种</w:t>
      </w:r>
      <w:r>
        <w:rPr>
          <w:rStyle w:val="HTML"/>
          <w:rFonts w:ascii="Consolas" w:hAnsi="Consolas"/>
          <w:sz w:val="23"/>
          <w:szCs w:val="23"/>
          <w:shd w:val="clear" w:color="auto" w:fill="F7F7F8"/>
        </w:rPr>
        <w:t>ApplicationContext</w:t>
      </w:r>
      <w:r>
        <w:rPr>
          <w:rFonts w:ascii="Arial" w:hAnsi="Arial" w:cs="Arial"/>
          <w:color w:val="34302D"/>
          <w:shd w:val="clear" w:color="auto" w:fill="FFFFFF"/>
        </w:rPr>
        <w:t>变体优于</w:t>
      </w:r>
      <w:r>
        <w:rPr>
          <w:rStyle w:val="HTML"/>
          <w:rFonts w:ascii="Consolas" w:hAnsi="Consolas"/>
          <w:sz w:val="23"/>
          <w:szCs w:val="23"/>
          <w:shd w:val="clear" w:color="auto" w:fill="F7F7F8"/>
        </w:rPr>
        <w:t>DefaultListableBeanFactory</w:t>
      </w:r>
      <w:r>
        <w:rPr>
          <w:rFonts w:ascii="Arial" w:hAnsi="Arial" w:cs="Arial"/>
          <w:color w:val="34302D"/>
          <w:shd w:val="clear" w:color="auto" w:fill="FFFFFF"/>
        </w:rPr>
        <w:t>Spring</w:t>
      </w:r>
      <w:r>
        <w:rPr>
          <w:rFonts w:ascii="Arial" w:hAnsi="Arial" w:cs="Arial"/>
          <w:color w:val="34302D"/>
          <w:shd w:val="clear" w:color="auto" w:fill="FFFFFF"/>
        </w:rPr>
        <w:t>支持的应用程序中的普通模式</w:t>
      </w:r>
      <w:r>
        <w:rPr>
          <w:rFonts w:ascii="Arial" w:hAnsi="Arial" w:cs="Arial"/>
          <w:color w:val="34302D"/>
          <w:shd w:val="clear" w:color="auto" w:fill="FFFFFF"/>
        </w:rPr>
        <w:t> </w:t>
      </w:r>
      <w:r>
        <w:rPr>
          <w:rFonts w:ascii="Arial" w:hAnsi="Arial" w:cs="Arial"/>
          <w:color w:val="34302D"/>
          <w:shd w:val="clear" w:color="auto" w:fill="FFFFFF"/>
        </w:rPr>
        <w:t>，尤其是在典型企业设置中依赖于</w:t>
      </w:r>
      <w:r>
        <w:rPr>
          <w:rStyle w:val="HTML"/>
          <w:rFonts w:ascii="Consolas" w:hAnsi="Consolas"/>
          <w:sz w:val="23"/>
          <w:szCs w:val="23"/>
          <w:shd w:val="clear" w:color="auto" w:fill="F7F7F8"/>
        </w:rPr>
        <w:t>BeanFactoryPostProcessor</w:t>
      </w:r>
      <w:r>
        <w:rPr>
          <w:rFonts w:ascii="Arial" w:hAnsi="Arial" w:cs="Arial"/>
          <w:color w:val="34302D"/>
          <w:shd w:val="clear" w:color="auto" w:fill="FFFFFF"/>
        </w:rPr>
        <w:t>和</w:t>
      </w:r>
      <w:r>
        <w:rPr>
          <w:rStyle w:val="HTML"/>
          <w:rFonts w:ascii="Consolas" w:hAnsi="Consolas"/>
          <w:sz w:val="23"/>
          <w:szCs w:val="23"/>
          <w:shd w:val="clear" w:color="auto" w:fill="F7F7F8"/>
        </w:rPr>
        <w:t>BeanPostProcessor</w:t>
      </w:r>
      <w:r>
        <w:rPr>
          <w:rFonts w:ascii="Arial" w:hAnsi="Arial" w:cs="Arial"/>
          <w:color w:val="34302D"/>
          <w:shd w:val="clear" w:color="auto" w:fill="FFFFFF"/>
        </w:rPr>
        <w:t>扩展容器功能的实例时。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
        <w:gridCol w:w="10116"/>
      </w:tblGrid>
      <w:tr w:rsidR="00BA0D5D" w:rsidRPr="00BA0D5D" w:rsidTr="00576646">
        <w:trPr>
          <w:tblCellSpacing w:w="15" w:type="dxa"/>
        </w:trPr>
        <w:tc>
          <w:tcPr>
            <w:tcW w:w="0" w:type="auto"/>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An </w:t>
            </w:r>
            <w:r w:rsidRPr="00BA0D5D">
              <w:rPr>
                <w:rFonts w:ascii="Consolas" w:eastAsia="宋体" w:hAnsi="Consolas" w:cs="宋体"/>
                <w:kern w:val="0"/>
                <w:sz w:val="23"/>
                <w:szCs w:val="23"/>
                <w:shd w:val="clear" w:color="auto" w:fill="F7F7F8"/>
              </w:rPr>
              <w:t>AnnotationConfigApplicationContext</w:t>
            </w:r>
            <w:r w:rsidRPr="00BA0D5D">
              <w:rPr>
                <w:rFonts w:ascii="inherit" w:eastAsia="宋体" w:hAnsi="inherit" w:cs="宋体"/>
                <w:kern w:val="0"/>
                <w:sz w:val="24"/>
                <w:szCs w:val="24"/>
              </w:rPr>
              <w:t> has all common annotation post-processors registered and may bring in additional processors underneath the covers through configuration annotations, such as </w:t>
            </w:r>
            <w:r w:rsidRPr="00BA0D5D">
              <w:rPr>
                <w:rFonts w:ascii="Consolas" w:eastAsia="宋体" w:hAnsi="Consolas" w:cs="宋体"/>
                <w:kern w:val="0"/>
                <w:sz w:val="23"/>
                <w:szCs w:val="23"/>
                <w:shd w:val="clear" w:color="auto" w:fill="F7F7F8"/>
              </w:rPr>
              <w:t>@EnableTransactionManagement</w:t>
            </w:r>
            <w:r w:rsidRPr="00BA0D5D">
              <w:rPr>
                <w:rFonts w:ascii="inherit" w:eastAsia="宋体" w:hAnsi="inherit" w:cs="宋体"/>
                <w:kern w:val="0"/>
                <w:sz w:val="24"/>
                <w:szCs w:val="24"/>
              </w:rPr>
              <w:t>. At the abstraction level of Spring’s annotation-based configuration model, the notion of bean post-processors becomes a mere internal container detail.</w:t>
            </w:r>
          </w:p>
          <w:p w:rsidR="00576646" w:rsidRPr="00BA0D5D" w:rsidRDefault="00576646" w:rsidP="00BA0D5D">
            <w:pPr>
              <w:widowControl/>
              <w:jc w:val="left"/>
              <w:rPr>
                <w:rFonts w:ascii="inherit" w:eastAsia="宋体" w:hAnsi="inherit" w:cs="宋体" w:hint="eastAsia"/>
                <w:kern w:val="0"/>
                <w:sz w:val="24"/>
                <w:szCs w:val="24"/>
              </w:rPr>
            </w:pPr>
            <w:r>
              <w:rPr>
                <w:rFonts w:ascii="Arial" w:hAnsi="Arial" w:cs="Arial"/>
                <w:shd w:val="clear" w:color="auto" w:fill="EBF1E7"/>
              </w:rPr>
              <w:t>An </w:t>
            </w:r>
            <w:r>
              <w:rPr>
                <w:rStyle w:val="HTML"/>
                <w:rFonts w:ascii="Consolas" w:hAnsi="Consolas"/>
                <w:sz w:val="23"/>
                <w:szCs w:val="23"/>
                <w:shd w:val="clear" w:color="auto" w:fill="F7F7F8"/>
              </w:rPr>
              <w:t>AnnotationConfigApplicationContext</w:t>
            </w:r>
            <w:r>
              <w:rPr>
                <w:rFonts w:ascii="Arial" w:hAnsi="Arial" w:cs="Arial"/>
                <w:shd w:val="clear" w:color="auto" w:fill="EBF1E7"/>
              </w:rPr>
              <w:t>已经注册了所有常见的注释后处理器，并且可以通过配置注释在封面下引入额外的处理器，例如</w:t>
            </w:r>
            <w:r>
              <w:rPr>
                <w:rStyle w:val="HTML"/>
                <w:rFonts w:ascii="Consolas" w:hAnsi="Consolas"/>
                <w:sz w:val="23"/>
                <w:szCs w:val="23"/>
                <w:shd w:val="clear" w:color="auto" w:fill="F7F7F8"/>
              </w:rPr>
              <w:t>@EnableTransactionManagement</w:t>
            </w:r>
            <w:r>
              <w:rPr>
                <w:rFonts w:ascii="Arial" w:hAnsi="Arial" w:cs="Arial"/>
                <w:shd w:val="clear" w:color="auto" w:fill="EBF1E7"/>
              </w:rPr>
              <w:t>。在</w:t>
            </w:r>
            <w:r>
              <w:rPr>
                <w:rFonts w:ascii="Arial" w:hAnsi="Arial" w:cs="Arial"/>
                <w:shd w:val="clear" w:color="auto" w:fill="EBF1E7"/>
              </w:rPr>
              <w:t>Spring</w:t>
            </w:r>
            <w:r>
              <w:rPr>
                <w:rFonts w:ascii="Arial" w:hAnsi="Arial" w:cs="Arial"/>
                <w:shd w:val="clear" w:color="auto" w:fill="EBF1E7"/>
              </w:rPr>
              <w:t>的基于注释的配置模型的抽象级别，</w:t>
            </w:r>
            <w:r>
              <w:rPr>
                <w:rFonts w:ascii="Arial" w:hAnsi="Arial" w:cs="Arial"/>
                <w:shd w:val="clear" w:color="auto" w:fill="EBF1E7"/>
              </w:rPr>
              <w:t>bean</w:t>
            </w:r>
            <w:r>
              <w:rPr>
                <w:rFonts w:ascii="Arial" w:hAnsi="Arial" w:cs="Arial"/>
                <w:shd w:val="clear" w:color="auto" w:fill="EBF1E7"/>
              </w:rPr>
              <w:t>后处理器的概念变成仅仅是内部容器细节。</w:t>
            </w:r>
          </w:p>
        </w:tc>
      </w:tr>
    </w:tbl>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440" w:name="_Toc15219508"/>
      <w:r w:rsidRPr="00BA0D5D">
        <w:rPr>
          <w:rFonts w:ascii="Arial" w:eastAsia="宋体" w:hAnsi="Arial" w:cs="Arial"/>
          <w:color w:val="34302D"/>
          <w:kern w:val="0"/>
          <w:sz w:val="55"/>
          <w:szCs w:val="55"/>
        </w:rPr>
        <w:lastRenderedPageBreak/>
        <w:t>2. Resources</w:t>
      </w:r>
      <w:bookmarkEnd w:id="244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covers how Spring handles resources and how you can work with resources in Spring. It includes the following topics:</w:t>
      </w:r>
    </w:p>
    <w:p w:rsidR="00BA0D5D" w:rsidRPr="00BA0D5D" w:rsidRDefault="00E91AFF"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58" w:anchor="resources-introduction" w:history="1">
        <w:r w:rsidR="00BA0D5D" w:rsidRPr="00BA0D5D">
          <w:rPr>
            <w:rFonts w:ascii="inherit" w:eastAsia="宋体" w:hAnsi="inherit" w:cs="Arial"/>
            <w:color w:val="548E2E"/>
            <w:kern w:val="0"/>
            <w:sz w:val="24"/>
            <w:szCs w:val="24"/>
            <w:u w:val="single"/>
          </w:rPr>
          <w:t>Introduction</w:t>
        </w:r>
      </w:hyperlink>
    </w:p>
    <w:p w:rsidR="00BA0D5D" w:rsidRPr="00BA0D5D" w:rsidRDefault="00E91AFF"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59" w:anchor="resources-resource" w:history="1">
        <w:r w:rsidR="00BA0D5D" w:rsidRPr="00BA0D5D">
          <w:rPr>
            <w:rFonts w:ascii="inherit" w:eastAsia="宋体" w:hAnsi="inherit" w:cs="Arial"/>
            <w:color w:val="548E2E"/>
            <w:kern w:val="0"/>
            <w:sz w:val="24"/>
            <w:szCs w:val="24"/>
            <w:u w:val="single"/>
          </w:rPr>
          <w:t>The Resource Interface</w:t>
        </w:r>
      </w:hyperlink>
    </w:p>
    <w:p w:rsidR="00BA0D5D" w:rsidRPr="00BA0D5D" w:rsidRDefault="00E91AFF"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0" w:anchor="resources-implementations" w:history="1">
        <w:r w:rsidR="00BA0D5D" w:rsidRPr="00BA0D5D">
          <w:rPr>
            <w:rFonts w:ascii="inherit" w:eastAsia="宋体" w:hAnsi="inherit" w:cs="Arial"/>
            <w:color w:val="548E2E"/>
            <w:kern w:val="0"/>
            <w:sz w:val="24"/>
            <w:szCs w:val="24"/>
            <w:u w:val="single"/>
          </w:rPr>
          <w:t>Built-in Resource Implementations</w:t>
        </w:r>
      </w:hyperlink>
    </w:p>
    <w:p w:rsidR="00BA0D5D" w:rsidRPr="00BA0D5D" w:rsidRDefault="00E91AFF"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1" w:anchor="resources-resourceloader" w:history="1">
        <w:r w:rsidR="00BA0D5D" w:rsidRPr="00BA0D5D">
          <w:rPr>
            <w:rFonts w:ascii="inherit" w:eastAsia="宋体" w:hAnsi="inherit" w:cs="Arial"/>
            <w:color w:val="548E2E"/>
            <w:kern w:val="0"/>
            <w:sz w:val="24"/>
            <w:szCs w:val="24"/>
            <w:u w:val="single"/>
          </w:rPr>
          <w:t>The </w:t>
        </w:r>
        <w:r w:rsidR="00BA0D5D" w:rsidRPr="00BA0D5D">
          <w:rPr>
            <w:rFonts w:ascii="Consolas" w:eastAsia="宋体" w:hAnsi="Consolas" w:cs="宋体"/>
            <w:color w:val="548E2E"/>
            <w:kern w:val="0"/>
            <w:sz w:val="23"/>
            <w:szCs w:val="23"/>
            <w:u w:val="single"/>
            <w:shd w:val="clear" w:color="auto" w:fill="F7F7F8"/>
          </w:rPr>
          <w:t>ResourceLoader</w:t>
        </w:r>
      </w:hyperlink>
    </w:p>
    <w:p w:rsidR="00BA0D5D" w:rsidRPr="00BA0D5D" w:rsidRDefault="00E91AFF"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2" w:anchor="resources-resourceloaderaware" w:history="1">
        <w:r w:rsidR="00BA0D5D" w:rsidRPr="00BA0D5D">
          <w:rPr>
            <w:rFonts w:ascii="inherit" w:eastAsia="宋体" w:hAnsi="inherit" w:cs="Arial"/>
            <w:color w:val="548E2E"/>
            <w:kern w:val="0"/>
            <w:sz w:val="24"/>
            <w:szCs w:val="24"/>
            <w:u w:val="single"/>
          </w:rPr>
          <w:t>The </w:t>
        </w:r>
        <w:r w:rsidR="00BA0D5D" w:rsidRPr="00BA0D5D">
          <w:rPr>
            <w:rFonts w:ascii="Consolas" w:eastAsia="宋体" w:hAnsi="Consolas" w:cs="宋体"/>
            <w:color w:val="548E2E"/>
            <w:kern w:val="0"/>
            <w:sz w:val="23"/>
            <w:szCs w:val="23"/>
            <w:u w:val="single"/>
            <w:shd w:val="clear" w:color="auto" w:fill="F7F7F8"/>
          </w:rPr>
          <w:t>ResourceLoaderAware</w:t>
        </w:r>
        <w:r w:rsidR="00BA0D5D" w:rsidRPr="00BA0D5D">
          <w:rPr>
            <w:rFonts w:ascii="inherit" w:eastAsia="宋体" w:hAnsi="inherit" w:cs="Arial"/>
            <w:color w:val="548E2E"/>
            <w:kern w:val="0"/>
            <w:sz w:val="24"/>
            <w:szCs w:val="24"/>
            <w:u w:val="single"/>
          </w:rPr>
          <w:t> interface</w:t>
        </w:r>
      </w:hyperlink>
    </w:p>
    <w:p w:rsidR="00BA0D5D" w:rsidRPr="00BA0D5D" w:rsidRDefault="00E91AFF"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3" w:anchor="resources-as-dependencies" w:history="1">
        <w:r w:rsidR="00BA0D5D" w:rsidRPr="00BA0D5D">
          <w:rPr>
            <w:rFonts w:ascii="inherit" w:eastAsia="宋体" w:hAnsi="inherit" w:cs="Arial"/>
            <w:color w:val="548E2E"/>
            <w:kern w:val="0"/>
            <w:sz w:val="24"/>
            <w:szCs w:val="24"/>
            <w:u w:val="single"/>
          </w:rPr>
          <w:t>Resources as Dependencies</w:t>
        </w:r>
      </w:hyperlink>
    </w:p>
    <w:p w:rsidR="00BA0D5D" w:rsidRPr="00BA0D5D" w:rsidRDefault="00E91AFF" w:rsidP="00BA0D5D">
      <w:pPr>
        <w:widowControl/>
        <w:numPr>
          <w:ilvl w:val="0"/>
          <w:numId w:val="25"/>
        </w:numPr>
        <w:shd w:val="clear" w:color="auto" w:fill="FFFFFF"/>
        <w:spacing w:after="150"/>
        <w:ind w:left="360"/>
        <w:jc w:val="left"/>
        <w:rPr>
          <w:rFonts w:ascii="inherit" w:eastAsia="宋体" w:hAnsi="inherit" w:cs="Arial" w:hint="eastAsia"/>
          <w:color w:val="34302D"/>
          <w:kern w:val="0"/>
          <w:sz w:val="24"/>
          <w:szCs w:val="24"/>
        </w:rPr>
      </w:pPr>
      <w:hyperlink r:id="rId464" w:anchor="resources-app-ctx" w:history="1">
        <w:r w:rsidR="00BA0D5D" w:rsidRPr="00BA0D5D">
          <w:rPr>
            <w:rFonts w:ascii="inherit" w:eastAsia="宋体" w:hAnsi="inherit" w:cs="Arial"/>
            <w:color w:val="548E2E"/>
            <w:kern w:val="0"/>
            <w:sz w:val="24"/>
            <w:szCs w:val="24"/>
            <w:u w:val="single"/>
          </w:rPr>
          <w:t>Application Contexts and Resource Paths</w:t>
        </w:r>
      </w:hyperlink>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41" w:name="_Toc15219509"/>
      <w:r w:rsidRPr="00BA0D5D">
        <w:rPr>
          <w:rFonts w:ascii="Arial" w:eastAsia="宋体" w:hAnsi="Arial" w:cs="Arial"/>
          <w:color w:val="34302D"/>
          <w:kern w:val="0"/>
          <w:sz w:val="41"/>
          <w:szCs w:val="41"/>
        </w:rPr>
        <w:t>2.1. Introduction</w:t>
      </w:r>
      <w:bookmarkEnd w:id="244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Java’s standard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class and standard handlers for various URL prefixes, unfortunately, are not quite adequate enough for all access to low-level resources. For example, there is no standardized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implementation that may be used to access a resource that needs to be obtained from the classpath or relative to a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While it is possible to register new handlers for specialized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prefixes (similar to existing handlers for prefixes such as </w:t>
      </w:r>
      <w:r w:rsidRPr="00BA0D5D">
        <w:rPr>
          <w:rFonts w:ascii="Consolas" w:eastAsia="宋体" w:hAnsi="Consolas" w:cs="宋体"/>
          <w:color w:val="34302D"/>
          <w:kern w:val="0"/>
          <w:sz w:val="23"/>
          <w:szCs w:val="23"/>
          <w:shd w:val="clear" w:color="auto" w:fill="F7F7F8"/>
        </w:rPr>
        <w:t>http:</w:t>
      </w:r>
      <w:r w:rsidRPr="00BA0D5D">
        <w:rPr>
          <w:rFonts w:ascii="inherit" w:eastAsia="宋体" w:hAnsi="inherit" w:cs="Arial"/>
          <w:color w:val="34302D"/>
          <w:kern w:val="0"/>
          <w:sz w:val="24"/>
          <w:szCs w:val="24"/>
        </w:rPr>
        <w:t>), this is generally quite complicated, and the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interface still lacks some desirable functionality, such as a method to check for the existence of the resource being pointed to.</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42" w:name="_Toc15219510"/>
      <w:r w:rsidRPr="00BA0D5D">
        <w:rPr>
          <w:rFonts w:ascii="Arial" w:eastAsia="宋体" w:hAnsi="Arial" w:cs="Arial"/>
          <w:color w:val="34302D"/>
          <w:kern w:val="0"/>
          <w:sz w:val="41"/>
          <w:szCs w:val="41"/>
        </w:rPr>
        <w:t>2.2. The Resource Interface</w:t>
      </w:r>
      <w:bookmarkEnd w:id="244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is meant to be a more capable interface for abstracting access to low-level resources. The following listing shows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Resource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InputStreamSource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exists();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isOpen();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URL getURL()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IOException;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File getFile()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IOException;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Resource createRelative(String relativePath)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IOException;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getFilename();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getDescription();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the definition of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shows, it extends the </w:t>
      </w:r>
      <w:r w:rsidRPr="00BA0D5D">
        <w:rPr>
          <w:rFonts w:ascii="Consolas" w:eastAsia="宋体" w:hAnsi="Consolas" w:cs="宋体"/>
          <w:color w:val="34302D"/>
          <w:kern w:val="0"/>
          <w:sz w:val="23"/>
          <w:szCs w:val="23"/>
          <w:shd w:val="clear" w:color="auto" w:fill="F7F7F8"/>
        </w:rPr>
        <w:t>InputStreamSource</w:t>
      </w:r>
      <w:r w:rsidRPr="00BA0D5D">
        <w:rPr>
          <w:rFonts w:ascii="inherit" w:eastAsia="宋体" w:hAnsi="inherit" w:cs="Arial"/>
          <w:color w:val="34302D"/>
          <w:kern w:val="0"/>
          <w:sz w:val="24"/>
          <w:szCs w:val="24"/>
        </w:rPr>
        <w:t> interface. The following listing shows the definition of the </w:t>
      </w:r>
      <w:r w:rsidRPr="00BA0D5D">
        <w:rPr>
          <w:rFonts w:ascii="Consolas" w:eastAsia="宋体" w:hAnsi="Consolas" w:cs="宋体"/>
          <w:color w:val="34302D"/>
          <w:kern w:val="0"/>
          <w:sz w:val="23"/>
          <w:szCs w:val="23"/>
          <w:shd w:val="clear" w:color="auto" w:fill="F7F7F8"/>
        </w:rPr>
        <w:t>InputStreamSource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InputStreamSource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InputStream getInputStream()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IOException;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 of the most important methods from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are:</w:t>
      </w:r>
    </w:p>
    <w:p w:rsidR="00BA0D5D" w:rsidRPr="00BA0D5D" w:rsidRDefault="00BA0D5D" w:rsidP="00BA0D5D">
      <w:pPr>
        <w:widowControl/>
        <w:numPr>
          <w:ilvl w:val="0"/>
          <w:numId w:val="2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getInputStream()</w:t>
      </w:r>
      <w:r w:rsidRPr="00BA0D5D">
        <w:rPr>
          <w:rFonts w:ascii="inherit" w:eastAsia="宋体" w:hAnsi="inherit" w:cs="Arial"/>
          <w:color w:val="34302D"/>
          <w:kern w:val="0"/>
          <w:sz w:val="24"/>
          <w:szCs w:val="24"/>
        </w:rPr>
        <w:t>: Locates and opens the resource, returning an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for reading from the resource. It is expected that each invocation returns a fresh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It is the responsibility of the caller to close the stream.</w:t>
      </w:r>
    </w:p>
    <w:p w:rsidR="00BA0D5D" w:rsidRPr="00BA0D5D" w:rsidRDefault="00BA0D5D" w:rsidP="00BA0D5D">
      <w:pPr>
        <w:widowControl/>
        <w:numPr>
          <w:ilvl w:val="0"/>
          <w:numId w:val="2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exists()</w:t>
      </w:r>
      <w:r w:rsidRPr="00BA0D5D">
        <w:rPr>
          <w:rFonts w:ascii="inherit" w:eastAsia="宋体" w:hAnsi="inherit" w:cs="Arial"/>
          <w:color w:val="34302D"/>
          <w:kern w:val="0"/>
          <w:sz w:val="24"/>
          <w:szCs w:val="24"/>
        </w:rPr>
        <w:t>: Returns a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Arial"/>
          <w:color w:val="34302D"/>
          <w:kern w:val="0"/>
          <w:sz w:val="24"/>
          <w:szCs w:val="24"/>
        </w:rPr>
        <w:t> indicating whether this resource actually exists in physical form.</w:t>
      </w:r>
    </w:p>
    <w:p w:rsidR="00BA0D5D" w:rsidRPr="00BA0D5D" w:rsidRDefault="00BA0D5D" w:rsidP="00BA0D5D">
      <w:pPr>
        <w:widowControl/>
        <w:numPr>
          <w:ilvl w:val="0"/>
          <w:numId w:val="2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isOpen()</w:t>
      </w:r>
      <w:r w:rsidRPr="00BA0D5D">
        <w:rPr>
          <w:rFonts w:ascii="inherit" w:eastAsia="宋体" w:hAnsi="inherit" w:cs="Arial"/>
          <w:color w:val="34302D"/>
          <w:kern w:val="0"/>
          <w:sz w:val="24"/>
          <w:szCs w:val="24"/>
        </w:rPr>
        <w:t>: Returns a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Arial"/>
          <w:color w:val="34302D"/>
          <w:kern w:val="0"/>
          <w:sz w:val="24"/>
          <w:szCs w:val="24"/>
        </w:rPr>
        <w:t> indicating whether this resource represents a handle with an open stream. If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cannot be read multiple times and must be read once only and then closed to avoid resource leaks. Returns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for all usual resource implementations, with the exception of </w:t>
      </w:r>
      <w:r w:rsidRPr="00BA0D5D">
        <w:rPr>
          <w:rFonts w:ascii="Consolas" w:eastAsia="宋体" w:hAnsi="Consolas" w:cs="宋体"/>
          <w:color w:val="34302D"/>
          <w:kern w:val="0"/>
          <w:sz w:val="23"/>
          <w:szCs w:val="23"/>
          <w:shd w:val="clear" w:color="auto" w:fill="F7F7F8"/>
        </w:rPr>
        <w:t>InputStreamResource</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2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getDescription()</w:t>
      </w:r>
      <w:r w:rsidRPr="00BA0D5D">
        <w:rPr>
          <w:rFonts w:ascii="inherit" w:eastAsia="宋体" w:hAnsi="inherit" w:cs="Arial"/>
          <w:color w:val="34302D"/>
          <w:kern w:val="0"/>
          <w:sz w:val="24"/>
          <w:szCs w:val="24"/>
        </w:rPr>
        <w:t>: Returns a description for this resource, to be used for error output when working with the resource. This is often the fully qualified file name or the actual URL of the 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Other methods let you obtain an actual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object representing the resource (if the underlying implementation is compatible and supports that functionality).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itself uses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abstraction extensively, as an argument type in many method signatures when a resource is needed. Other methods in some Spring APIs (such as the constructors to various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implementations) take a</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which in unadorned or simple form is used to create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appropriate to that context implementation or, via special prefixes on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path, let the caller specify that a specific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must be created and used.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While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interface is used a lot with Spring and by Spring, it is actually very useful to use as a general utility class by itself in your own code, for access to resources, even when your code does not know or care about any other parts of Spring. While this couples your code to Spring, it really only couples it to this small set of utility classes, which serve as a more capable replacement for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 and can be considered equivalent to any other library you would use for this purpose.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Resource</w:t>
            </w:r>
            <w:r w:rsidRPr="00BA0D5D">
              <w:rPr>
                <w:rFonts w:ascii="宋体" w:eastAsia="宋体" w:hAnsi="宋体" w:cs="宋体"/>
                <w:kern w:val="0"/>
                <w:sz w:val="24"/>
                <w:szCs w:val="24"/>
              </w:rPr>
              <w:t> abstraction does not replace functionality. It wraps it where possible. For example, a </w:t>
            </w:r>
            <w:r w:rsidRPr="00BA0D5D">
              <w:rPr>
                <w:rFonts w:ascii="Consolas" w:eastAsia="宋体" w:hAnsi="Consolas" w:cs="宋体"/>
                <w:kern w:val="0"/>
                <w:sz w:val="23"/>
                <w:szCs w:val="23"/>
                <w:shd w:val="clear" w:color="auto" w:fill="F7F7F8"/>
              </w:rPr>
              <w:t>UrlResource</w:t>
            </w:r>
            <w:r w:rsidRPr="00BA0D5D">
              <w:rPr>
                <w:rFonts w:ascii="宋体" w:eastAsia="宋体" w:hAnsi="宋体" w:cs="宋体"/>
                <w:kern w:val="0"/>
                <w:sz w:val="24"/>
                <w:szCs w:val="24"/>
              </w:rPr>
              <w:t>wraps a URL and uses the wrapped </w:t>
            </w:r>
            <w:r w:rsidRPr="00BA0D5D">
              <w:rPr>
                <w:rFonts w:ascii="Consolas" w:eastAsia="宋体" w:hAnsi="Consolas" w:cs="宋体"/>
                <w:kern w:val="0"/>
                <w:sz w:val="23"/>
                <w:szCs w:val="23"/>
                <w:shd w:val="clear" w:color="auto" w:fill="F7F7F8"/>
              </w:rPr>
              <w:t>URL</w:t>
            </w:r>
            <w:r w:rsidRPr="00BA0D5D">
              <w:rPr>
                <w:rFonts w:ascii="宋体" w:eastAsia="宋体" w:hAnsi="宋体" w:cs="宋体"/>
                <w:kern w:val="0"/>
                <w:sz w:val="24"/>
                <w:szCs w:val="24"/>
              </w:rPr>
              <w:t> to do its work.</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43" w:name="_Toc15219511"/>
      <w:r w:rsidRPr="00BA0D5D">
        <w:rPr>
          <w:rFonts w:ascii="Arial" w:eastAsia="宋体" w:hAnsi="Arial" w:cs="Arial"/>
          <w:color w:val="34302D"/>
          <w:kern w:val="0"/>
          <w:sz w:val="41"/>
          <w:szCs w:val="41"/>
        </w:rPr>
        <w:t>2.3. Built-in Resource Implementations</w:t>
      </w:r>
      <w:bookmarkEnd w:id="244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includes the following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implementations:</w:t>
      </w:r>
    </w:p>
    <w:p w:rsidR="00BA0D5D" w:rsidRPr="00BA0D5D" w:rsidRDefault="00E91AFF"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5" w:anchor="resources-implementations-urlresource" w:history="1">
        <w:r w:rsidR="00BA0D5D" w:rsidRPr="00BA0D5D">
          <w:rPr>
            <w:rFonts w:ascii="Consolas" w:eastAsia="宋体" w:hAnsi="Consolas" w:cs="宋体"/>
            <w:color w:val="548E2E"/>
            <w:kern w:val="0"/>
            <w:sz w:val="23"/>
            <w:szCs w:val="23"/>
            <w:u w:val="single"/>
            <w:shd w:val="clear" w:color="auto" w:fill="F7F7F8"/>
          </w:rPr>
          <w:t>UrlResource</w:t>
        </w:r>
      </w:hyperlink>
    </w:p>
    <w:p w:rsidR="00BA0D5D" w:rsidRPr="00BA0D5D" w:rsidRDefault="00E91AFF"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6" w:anchor="resources-implementations-classpathresource" w:history="1">
        <w:r w:rsidR="00BA0D5D" w:rsidRPr="00BA0D5D">
          <w:rPr>
            <w:rFonts w:ascii="Consolas" w:eastAsia="宋体" w:hAnsi="Consolas" w:cs="宋体"/>
            <w:color w:val="548E2E"/>
            <w:kern w:val="0"/>
            <w:sz w:val="23"/>
            <w:szCs w:val="23"/>
            <w:u w:val="single"/>
            <w:shd w:val="clear" w:color="auto" w:fill="F7F7F8"/>
          </w:rPr>
          <w:t>ClassPathResource</w:t>
        </w:r>
      </w:hyperlink>
    </w:p>
    <w:p w:rsidR="00BA0D5D" w:rsidRPr="00BA0D5D" w:rsidRDefault="00E91AFF"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7" w:anchor="resources-implementations-filesystemresource" w:history="1">
        <w:r w:rsidR="00BA0D5D" w:rsidRPr="00BA0D5D">
          <w:rPr>
            <w:rFonts w:ascii="Consolas" w:eastAsia="宋体" w:hAnsi="Consolas" w:cs="宋体"/>
            <w:color w:val="548E2E"/>
            <w:kern w:val="0"/>
            <w:sz w:val="23"/>
            <w:szCs w:val="23"/>
            <w:u w:val="single"/>
            <w:shd w:val="clear" w:color="auto" w:fill="F7F7F8"/>
          </w:rPr>
          <w:t>FileSystemResource</w:t>
        </w:r>
      </w:hyperlink>
    </w:p>
    <w:p w:rsidR="00BA0D5D" w:rsidRPr="00BA0D5D" w:rsidRDefault="00E91AFF"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8" w:anchor="resources-implementations-servletcontextresource" w:history="1">
        <w:r w:rsidR="00BA0D5D" w:rsidRPr="00BA0D5D">
          <w:rPr>
            <w:rFonts w:ascii="Consolas" w:eastAsia="宋体" w:hAnsi="Consolas" w:cs="宋体"/>
            <w:color w:val="548E2E"/>
            <w:kern w:val="0"/>
            <w:sz w:val="23"/>
            <w:szCs w:val="23"/>
            <w:u w:val="single"/>
            <w:shd w:val="clear" w:color="auto" w:fill="F7F7F8"/>
          </w:rPr>
          <w:t>ServletContextResource</w:t>
        </w:r>
      </w:hyperlink>
    </w:p>
    <w:p w:rsidR="00BA0D5D" w:rsidRPr="00BA0D5D" w:rsidRDefault="00E91AFF"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69" w:anchor="resources-implementations-inputstreamresource" w:history="1">
        <w:r w:rsidR="00BA0D5D" w:rsidRPr="00BA0D5D">
          <w:rPr>
            <w:rFonts w:ascii="Consolas" w:eastAsia="宋体" w:hAnsi="Consolas" w:cs="宋体"/>
            <w:color w:val="548E2E"/>
            <w:kern w:val="0"/>
            <w:sz w:val="23"/>
            <w:szCs w:val="23"/>
            <w:u w:val="single"/>
            <w:shd w:val="clear" w:color="auto" w:fill="F7F7F8"/>
          </w:rPr>
          <w:t>InputStreamResource</w:t>
        </w:r>
      </w:hyperlink>
    </w:p>
    <w:p w:rsidR="00BA0D5D" w:rsidRPr="00BA0D5D" w:rsidRDefault="00E91AFF" w:rsidP="00BA0D5D">
      <w:pPr>
        <w:widowControl/>
        <w:numPr>
          <w:ilvl w:val="0"/>
          <w:numId w:val="27"/>
        </w:numPr>
        <w:shd w:val="clear" w:color="auto" w:fill="FFFFFF"/>
        <w:spacing w:after="150"/>
        <w:ind w:left="360"/>
        <w:jc w:val="left"/>
        <w:rPr>
          <w:rFonts w:ascii="inherit" w:eastAsia="宋体" w:hAnsi="inherit" w:cs="Arial" w:hint="eastAsia"/>
          <w:color w:val="34302D"/>
          <w:kern w:val="0"/>
          <w:sz w:val="24"/>
          <w:szCs w:val="24"/>
        </w:rPr>
      </w:pPr>
      <w:hyperlink r:id="rId470" w:anchor="resources-implementations-bytearrayresource" w:history="1">
        <w:r w:rsidR="00BA0D5D" w:rsidRPr="00BA0D5D">
          <w:rPr>
            <w:rFonts w:ascii="Consolas" w:eastAsia="宋体" w:hAnsi="Consolas" w:cs="宋体"/>
            <w:color w:val="548E2E"/>
            <w:kern w:val="0"/>
            <w:sz w:val="23"/>
            <w:szCs w:val="23"/>
            <w:u w:val="single"/>
            <w:shd w:val="clear" w:color="auto" w:fill="F7F7F8"/>
          </w:rPr>
          <w:t>ByteArrayResource</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2.3.1. </w:t>
      </w:r>
      <w:r w:rsidRPr="00BA0D5D">
        <w:rPr>
          <w:rFonts w:ascii="Consolas" w:eastAsia="宋体" w:hAnsi="Consolas" w:cs="宋体"/>
          <w:color w:val="34302D"/>
          <w:kern w:val="0"/>
          <w:sz w:val="33"/>
          <w:szCs w:val="33"/>
          <w:shd w:val="clear" w:color="auto" w:fill="F7F7F8"/>
        </w:rPr>
        <w:t>UrlResource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wraps a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and can be used to access any object that is normally accessible with a URL, such as files, an HTTP target, an FTP target, and others. All URLs have a standardized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representation, such that appropriate standardized prefixes are used to indicate one URL type from another. This includes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for accessing filesystem paths, </w:t>
      </w:r>
      <w:r w:rsidRPr="00BA0D5D">
        <w:rPr>
          <w:rFonts w:ascii="Consolas" w:eastAsia="宋体" w:hAnsi="Consolas" w:cs="宋体"/>
          <w:color w:val="34302D"/>
          <w:kern w:val="0"/>
          <w:sz w:val="23"/>
          <w:szCs w:val="23"/>
          <w:shd w:val="clear" w:color="auto" w:fill="F7F7F8"/>
        </w:rPr>
        <w:t>http:</w:t>
      </w:r>
      <w:r w:rsidRPr="00BA0D5D">
        <w:rPr>
          <w:rFonts w:ascii="inherit" w:eastAsia="宋体" w:hAnsi="inherit" w:cs="Arial"/>
          <w:color w:val="34302D"/>
          <w:kern w:val="0"/>
          <w:sz w:val="24"/>
          <w:szCs w:val="24"/>
        </w:rPr>
        <w:t> for accessing resources through the HTTP protocol, </w:t>
      </w:r>
      <w:r w:rsidRPr="00BA0D5D">
        <w:rPr>
          <w:rFonts w:ascii="Consolas" w:eastAsia="宋体" w:hAnsi="Consolas" w:cs="宋体"/>
          <w:color w:val="34302D"/>
          <w:kern w:val="0"/>
          <w:sz w:val="23"/>
          <w:szCs w:val="23"/>
          <w:shd w:val="clear" w:color="auto" w:fill="F7F7F8"/>
        </w:rPr>
        <w:t>ftp:</w:t>
      </w:r>
      <w:r w:rsidRPr="00BA0D5D">
        <w:rPr>
          <w:rFonts w:ascii="inherit" w:eastAsia="宋体" w:hAnsi="inherit" w:cs="Arial"/>
          <w:color w:val="34302D"/>
          <w:kern w:val="0"/>
          <w:sz w:val="24"/>
          <w:szCs w:val="24"/>
        </w:rPr>
        <w:t> for accessing resources through FTP, and others.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is created by Java code by explicitly using the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constructor but is often created implicitly when you call an API method that takes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argument meant to represent a path. For the latter case, a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ultimately decides which type of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to create. If the path string contains well-known (to it, that is) prefix (such as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it creates an appropriate specialized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for that prefix. However, if it does not recognize the prefix, it assume the string is a standard URL string and creates 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2.3.2. </w:t>
      </w:r>
      <w:r w:rsidRPr="00BA0D5D">
        <w:rPr>
          <w:rFonts w:ascii="Consolas" w:eastAsia="宋体" w:hAnsi="Consolas" w:cs="宋体"/>
          <w:color w:val="34302D"/>
          <w:kern w:val="0"/>
          <w:sz w:val="33"/>
          <w:szCs w:val="33"/>
          <w:shd w:val="clear" w:color="auto" w:fill="F7F7F8"/>
        </w:rPr>
        <w:t>ClassPathResource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class represents a resource that should be obtained from the classpath. It uses either the thread context class loader, a given class loader, or a given class for loading resources.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supports resolution as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if the class path resource resides in the file system but not for classpath resources that reside in a jar and have not been expanded (by the servlet engine or whatever the environment is) to the filesystem. To address this, the various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implementations always support resolution as a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is created by Java code by explicitly using the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constructor but is often created implicitly when you call an API method that takes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argument meant to represent a path. For the latter case, a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recognizes the special prefix,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on the string path and creates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in that case.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2.3.3. </w:t>
      </w:r>
      <w:r w:rsidRPr="00BA0D5D">
        <w:rPr>
          <w:rFonts w:ascii="Consolas" w:eastAsia="宋体" w:hAnsi="Consolas" w:cs="宋体"/>
          <w:color w:val="34302D"/>
          <w:kern w:val="0"/>
          <w:sz w:val="33"/>
          <w:szCs w:val="33"/>
          <w:shd w:val="clear" w:color="auto" w:fill="F7F7F8"/>
        </w:rPr>
        <w:t>FileSystemResource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for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java.nio.file.Path</w:t>
      </w:r>
      <w:r w:rsidRPr="00BA0D5D">
        <w:rPr>
          <w:rFonts w:ascii="inherit" w:eastAsia="宋体" w:hAnsi="inherit" w:cs="Arial"/>
          <w:color w:val="34302D"/>
          <w:kern w:val="0"/>
          <w:sz w:val="24"/>
          <w:szCs w:val="24"/>
        </w:rPr>
        <w:t> handles. It supports resolution as a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and as a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2.3.4. </w:t>
      </w:r>
      <w:r w:rsidRPr="00BA0D5D">
        <w:rPr>
          <w:rFonts w:ascii="Consolas" w:eastAsia="宋体" w:hAnsi="Consolas" w:cs="宋体"/>
          <w:color w:val="34302D"/>
          <w:kern w:val="0"/>
          <w:sz w:val="33"/>
          <w:szCs w:val="33"/>
          <w:shd w:val="clear" w:color="auto" w:fill="F7F7F8"/>
        </w:rPr>
        <w:t>ServletContextResource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This is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for </w:t>
      </w:r>
      <w:r w:rsidRPr="00BA0D5D">
        <w:rPr>
          <w:rFonts w:ascii="Consolas" w:eastAsia="宋体" w:hAnsi="Consolas" w:cs="宋体"/>
          <w:color w:val="34302D"/>
          <w:kern w:val="0"/>
          <w:sz w:val="23"/>
          <w:szCs w:val="23"/>
          <w:shd w:val="clear" w:color="auto" w:fill="F7F7F8"/>
        </w:rPr>
        <w:t>ServletContext</w:t>
      </w:r>
      <w:r w:rsidRPr="00BA0D5D">
        <w:rPr>
          <w:rFonts w:ascii="inherit" w:eastAsia="宋体" w:hAnsi="inherit" w:cs="Arial"/>
          <w:color w:val="34302D"/>
          <w:kern w:val="0"/>
          <w:sz w:val="24"/>
          <w:szCs w:val="24"/>
        </w:rPr>
        <w:t> resources that interprets relative paths within the relevant web application’s root directory.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always supports stream access and URL access but allows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access only when the web application archive is expanded and the resource is physically on the filesystem. Whether or not it is expanded and on the filesystem or accessed directly from the JAR or somewhere else like a database (which is conceivable) is actually dependent on the Servlet container.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2.3.5. </w:t>
      </w:r>
      <w:r w:rsidRPr="00BA0D5D">
        <w:rPr>
          <w:rFonts w:ascii="Consolas" w:eastAsia="宋体" w:hAnsi="Consolas" w:cs="宋体"/>
          <w:color w:val="34302D"/>
          <w:kern w:val="0"/>
          <w:sz w:val="33"/>
          <w:szCs w:val="33"/>
          <w:shd w:val="clear" w:color="auto" w:fill="F7F7F8"/>
        </w:rPr>
        <w:t>InputStreamResource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InputStreamResource</w:t>
      </w:r>
      <w:r w:rsidRPr="00BA0D5D">
        <w:rPr>
          <w:rFonts w:ascii="inherit" w:eastAsia="宋体" w:hAnsi="inherit" w:cs="Arial"/>
          <w:color w:val="34302D"/>
          <w:kern w:val="0"/>
          <w:sz w:val="24"/>
          <w:szCs w:val="24"/>
        </w:rPr>
        <w:t> is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for a given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It should be used only if no specific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implementation is applicable. In particular, prefer </w:t>
      </w:r>
      <w:r w:rsidRPr="00BA0D5D">
        <w:rPr>
          <w:rFonts w:ascii="Consolas" w:eastAsia="宋体" w:hAnsi="Consolas" w:cs="宋体"/>
          <w:color w:val="34302D"/>
          <w:kern w:val="0"/>
          <w:sz w:val="23"/>
          <w:szCs w:val="23"/>
          <w:shd w:val="clear" w:color="auto" w:fill="F7F7F8"/>
        </w:rPr>
        <w:t>ByteArrayResource</w:t>
      </w:r>
      <w:r w:rsidRPr="00BA0D5D">
        <w:rPr>
          <w:rFonts w:ascii="inherit" w:eastAsia="宋体" w:hAnsi="inherit" w:cs="Arial"/>
          <w:color w:val="34302D"/>
          <w:kern w:val="0"/>
          <w:sz w:val="24"/>
          <w:szCs w:val="24"/>
        </w:rPr>
        <w:t> or any of the file-based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implementations where possible.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contrast to other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implementations, this is a descriptor for an already-opened resource. Therefore, it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from </w:t>
      </w:r>
      <w:r w:rsidRPr="00BA0D5D">
        <w:rPr>
          <w:rFonts w:ascii="Consolas" w:eastAsia="宋体" w:hAnsi="Consolas" w:cs="宋体"/>
          <w:color w:val="34302D"/>
          <w:kern w:val="0"/>
          <w:sz w:val="23"/>
          <w:szCs w:val="23"/>
          <w:shd w:val="clear" w:color="auto" w:fill="F7F7F8"/>
        </w:rPr>
        <w:t>isOpen()</w:t>
      </w:r>
      <w:r w:rsidRPr="00BA0D5D">
        <w:rPr>
          <w:rFonts w:ascii="inherit" w:eastAsia="宋体" w:hAnsi="inherit" w:cs="Arial"/>
          <w:color w:val="34302D"/>
          <w:kern w:val="0"/>
          <w:sz w:val="24"/>
          <w:szCs w:val="24"/>
        </w:rPr>
        <w:t>. Do not use it if you need to keep the resource descriptor somewhere or if you need to read a stream multiple times.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2.3.6. </w:t>
      </w:r>
      <w:r w:rsidRPr="00BA0D5D">
        <w:rPr>
          <w:rFonts w:ascii="Consolas" w:eastAsia="宋体" w:hAnsi="Consolas" w:cs="宋体"/>
          <w:color w:val="34302D"/>
          <w:kern w:val="0"/>
          <w:sz w:val="33"/>
          <w:szCs w:val="33"/>
          <w:shd w:val="clear" w:color="auto" w:fill="F7F7F8"/>
        </w:rPr>
        <w:t>ByteArrayResource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implementation for a given byte array. It creates a </w:t>
      </w:r>
      <w:r w:rsidRPr="00BA0D5D">
        <w:rPr>
          <w:rFonts w:ascii="Consolas" w:eastAsia="宋体" w:hAnsi="Consolas" w:cs="宋体"/>
          <w:color w:val="34302D"/>
          <w:kern w:val="0"/>
          <w:sz w:val="23"/>
          <w:szCs w:val="23"/>
          <w:shd w:val="clear" w:color="auto" w:fill="F7F7F8"/>
        </w:rPr>
        <w:t>ByteArrayInputStream</w:t>
      </w:r>
      <w:r w:rsidRPr="00BA0D5D">
        <w:rPr>
          <w:rFonts w:ascii="inherit" w:eastAsia="宋体" w:hAnsi="inherit" w:cs="Arial"/>
          <w:color w:val="34302D"/>
          <w:kern w:val="0"/>
          <w:sz w:val="24"/>
          <w:szCs w:val="24"/>
        </w:rPr>
        <w:t> for the given byte array.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useful for loading content from any given byte array without having to resort to a single-use </w:t>
      </w:r>
      <w:r w:rsidRPr="00BA0D5D">
        <w:rPr>
          <w:rFonts w:ascii="Consolas" w:eastAsia="宋体" w:hAnsi="Consolas" w:cs="宋体"/>
          <w:color w:val="34302D"/>
          <w:kern w:val="0"/>
          <w:sz w:val="23"/>
          <w:szCs w:val="23"/>
          <w:shd w:val="clear" w:color="auto" w:fill="F7F7F8"/>
        </w:rPr>
        <w:t>InputStreamResource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44" w:name="_Toc15219512"/>
      <w:r w:rsidRPr="00BA0D5D">
        <w:rPr>
          <w:rFonts w:ascii="Arial" w:eastAsia="宋体" w:hAnsi="Arial" w:cs="Arial"/>
          <w:color w:val="34302D"/>
          <w:kern w:val="0"/>
          <w:sz w:val="41"/>
          <w:szCs w:val="41"/>
        </w:rPr>
        <w:t>2.4. The </w:t>
      </w:r>
      <w:r w:rsidRPr="00BA0D5D">
        <w:rPr>
          <w:rFonts w:ascii="Consolas" w:eastAsia="宋体" w:hAnsi="Consolas" w:cs="宋体"/>
          <w:color w:val="34302D"/>
          <w:kern w:val="0"/>
          <w:sz w:val="39"/>
          <w:szCs w:val="39"/>
          <w:shd w:val="clear" w:color="auto" w:fill="F7F7F8"/>
        </w:rPr>
        <w:t>ResourceLoader</w:t>
      </w:r>
      <w:bookmarkEnd w:id="244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is meant to be implemented by objects that can return (that is, load)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instances. The following listing shows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ResourceLoader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Resource getResource(String location);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 application contexts implement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Therefore, all application contexts may be used to obtain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instances.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call </w:t>
      </w:r>
      <w:r w:rsidRPr="00BA0D5D">
        <w:rPr>
          <w:rFonts w:ascii="Consolas" w:eastAsia="宋体" w:hAnsi="Consolas" w:cs="宋体"/>
          <w:color w:val="34302D"/>
          <w:kern w:val="0"/>
          <w:sz w:val="23"/>
          <w:szCs w:val="23"/>
          <w:shd w:val="clear" w:color="auto" w:fill="F7F7F8"/>
        </w:rPr>
        <w:t>getResource()</w:t>
      </w:r>
      <w:r w:rsidRPr="00BA0D5D">
        <w:rPr>
          <w:rFonts w:ascii="inherit" w:eastAsia="宋体" w:hAnsi="inherit" w:cs="Arial"/>
          <w:color w:val="34302D"/>
          <w:kern w:val="0"/>
          <w:sz w:val="24"/>
          <w:szCs w:val="24"/>
        </w:rPr>
        <w:t> on a specific application context, and the location path specified doesn’t have a specific prefix, you get back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type that is appropriate to that particular application context. For example, assume the following snippet of code was executed against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Resource template = ctx.getResource(</w:t>
      </w:r>
      <w:r w:rsidRPr="00BA0D5D">
        <w:rPr>
          <w:rFonts w:ascii="Consolas" w:eastAsia="宋体" w:hAnsi="Consolas" w:cs="宋体"/>
          <w:color w:val="DD1144"/>
          <w:kern w:val="0"/>
          <w:sz w:val="24"/>
          <w:szCs w:val="24"/>
        </w:rPr>
        <w:t>"some/resource/path/myTemplate.txt"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Against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that code returns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If the same method were executed against a </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 instance, it would return a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For a </w:t>
      </w:r>
      <w:r w:rsidRPr="00BA0D5D">
        <w:rPr>
          <w:rFonts w:ascii="Consolas" w:eastAsia="宋体" w:hAnsi="Consolas" w:cs="宋体"/>
          <w:color w:val="34302D"/>
          <w:kern w:val="0"/>
          <w:sz w:val="23"/>
          <w:szCs w:val="23"/>
          <w:shd w:val="clear" w:color="auto" w:fill="F7F7F8"/>
        </w:rPr>
        <w:t>WebApplicationContext</w:t>
      </w:r>
      <w:r w:rsidRPr="00BA0D5D">
        <w:rPr>
          <w:rFonts w:ascii="inherit" w:eastAsia="宋体" w:hAnsi="inherit" w:cs="Arial"/>
          <w:color w:val="34302D"/>
          <w:kern w:val="0"/>
          <w:sz w:val="24"/>
          <w:szCs w:val="24"/>
        </w:rPr>
        <w:t>, it would return a </w:t>
      </w:r>
      <w:r w:rsidRPr="00BA0D5D">
        <w:rPr>
          <w:rFonts w:ascii="Consolas" w:eastAsia="宋体" w:hAnsi="Consolas" w:cs="宋体"/>
          <w:color w:val="34302D"/>
          <w:kern w:val="0"/>
          <w:sz w:val="23"/>
          <w:szCs w:val="23"/>
          <w:shd w:val="clear" w:color="auto" w:fill="F7F7F8"/>
        </w:rPr>
        <w:t>ServletContextResource</w:t>
      </w:r>
      <w:r w:rsidRPr="00BA0D5D">
        <w:rPr>
          <w:rFonts w:ascii="inherit" w:eastAsia="宋体" w:hAnsi="inherit" w:cs="Arial"/>
          <w:color w:val="34302D"/>
          <w:kern w:val="0"/>
          <w:sz w:val="24"/>
          <w:szCs w:val="24"/>
        </w:rPr>
        <w:t>. It would similarly return appropriate objects for each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a result, you can load resources in a fashion appropriate to the particular application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 the other hand, you may also force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to be used, regardless of the application context type, by specifying the special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prefix,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Resource template = ctx.getResource(</w:t>
      </w:r>
      <w:r w:rsidRPr="00BA0D5D">
        <w:rPr>
          <w:rFonts w:ascii="Consolas" w:eastAsia="宋体" w:hAnsi="Consolas" w:cs="宋体"/>
          <w:color w:val="DD1144"/>
          <w:kern w:val="0"/>
          <w:sz w:val="24"/>
          <w:szCs w:val="24"/>
        </w:rPr>
        <w:t>"classpath:some/resource/path/myTemplate.txt"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Similarly, you can force 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to be used by specifying any of the standard </w:t>
      </w:r>
      <w:r w:rsidRPr="00BA0D5D">
        <w:rPr>
          <w:rFonts w:ascii="Consolas" w:eastAsia="宋体" w:hAnsi="Consolas" w:cs="宋体"/>
          <w:color w:val="34302D"/>
          <w:kern w:val="0"/>
          <w:sz w:val="23"/>
          <w:szCs w:val="23"/>
          <w:shd w:val="clear" w:color="auto" w:fill="F7F7F8"/>
        </w:rPr>
        <w:t>java.net.URL</w:t>
      </w:r>
      <w:r w:rsidRPr="00BA0D5D">
        <w:rPr>
          <w:rFonts w:ascii="inherit" w:eastAsia="宋体" w:hAnsi="inherit" w:cs="Arial"/>
          <w:color w:val="34302D"/>
          <w:kern w:val="0"/>
          <w:sz w:val="24"/>
          <w:szCs w:val="24"/>
        </w:rPr>
        <w:t> prefixes. The following pair of examples use the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http</w:t>
      </w:r>
      <w:r w:rsidRPr="00BA0D5D">
        <w:rPr>
          <w:rFonts w:ascii="inherit" w:eastAsia="宋体" w:hAnsi="inherit" w:cs="Arial"/>
          <w:color w:val="34302D"/>
          <w:kern w:val="0"/>
          <w:sz w:val="24"/>
          <w:szCs w:val="24"/>
        </w:rPr>
        <w:t> prefixes: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Resource template = ctx.getResource(</w:t>
      </w:r>
      <w:r w:rsidRPr="00BA0D5D">
        <w:rPr>
          <w:rFonts w:ascii="Consolas" w:eastAsia="宋体" w:hAnsi="Consolas" w:cs="宋体"/>
          <w:color w:val="DD1144"/>
          <w:kern w:val="0"/>
          <w:sz w:val="24"/>
          <w:szCs w:val="24"/>
        </w:rPr>
        <w:t>"file:///some/resource/path/myTemplate.txt"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Resource template = ctx.getResource(</w:t>
      </w:r>
      <w:r w:rsidRPr="00BA0D5D">
        <w:rPr>
          <w:rFonts w:ascii="Consolas" w:eastAsia="宋体" w:hAnsi="Consolas" w:cs="宋体"/>
          <w:color w:val="DD1144"/>
          <w:kern w:val="0"/>
          <w:sz w:val="24"/>
          <w:szCs w:val="24"/>
        </w:rPr>
        <w:t>"https://myhost.com/resource/path/myTemplate.txt"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table summarizes the strategy for converting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objects to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objects: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416"/>
        <w:gridCol w:w="4481"/>
        <w:gridCol w:w="8647"/>
      </w:tblGrid>
      <w:tr w:rsidR="00BA0D5D" w:rsidRPr="00BA0D5D" w:rsidTr="00BA0D5D">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10. Resource strings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Prefix</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Example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classpath:</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classpath:com/myapp/config.xml</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Loaded from the classpath.</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file: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471" w:history="1">
              <w:r w:rsidR="00BA0D5D" w:rsidRPr="00BA0D5D">
                <w:rPr>
                  <w:rFonts w:ascii="Consolas" w:eastAsia="宋体" w:hAnsi="Consolas" w:cs="宋体"/>
                  <w:color w:val="548E2E"/>
                  <w:kern w:val="0"/>
                  <w:sz w:val="23"/>
                  <w:szCs w:val="23"/>
                  <w:u w:val="single"/>
                </w:rPr>
                <w:t>file:///data/config.xml</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Loaded as a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宋体"/>
                <w:color w:val="34302D"/>
                <w:kern w:val="0"/>
                <w:sz w:val="24"/>
                <w:szCs w:val="24"/>
              </w:rPr>
              <w:t> from the filesystem. See also </w:t>
            </w:r>
            <w:hyperlink r:id="rId472" w:anchor="resources-filesystemresource-caveats" w:history="1">
              <w:r w:rsidRPr="00BA0D5D">
                <w:rPr>
                  <w:rFonts w:ascii="Consolas" w:eastAsia="宋体" w:hAnsi="Consolas" w:cs="宋体"/>
                  <w:color w:val="548E2E"/>
                  <w:kern w:val="0"/>
                  <w:sz w:val="23"/>
                  <w:szCs w:val="23"/>
                  <w:u w:val="single"/>
                  <w:shd w:val="clear" w:color="auto" w:fill="F7F7F8"/>
                </w:rPr>
                <w:t>FileSystemResource</w:t>
              </w:r>
              <w:r w:rsidRPr="00BA0D5D">
                <w:rPr>
                  <w:rFonts w:ascii="inherit" w:eastAsia="宋体" w:hAnsi="inherit" w:cs="宋体"/>
                  <w:color w:val="548E2E"/>
                  <w:kern w:val="0"/>
                  <w:sz w:val="24"/>
                  <w:szCs w:val="24"/>
                  <w:u w:val="single"/>
                </w:rPr>
                <w:t> Caveats</w:t>
              </w:r>
            </w:hyperlink>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http:</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E91AFF" w:rsidP="00BA0D5D">
            <w:pPr>
              <w:widowControl/>
              <w:jc w:val="left"/>
              <w:rPr>
                <w:rFonts w:ascii="inherit" w:eastAsia="宋体" w:hAnsi="inherit" w:cs="宋体" w:hint="eastAsia"/>
                <w:color w:val="34302D"/>
                <w:kern w:val="0"/>
                <w:sz w:val="24"/>
                <w:szCs w:val="24"/>
              </w:rPr>
            </w:pPr>
            <w:hyperlink r:id="rId473" w:history="1">
              <w:r w:rsidR="00BA0D5D" w:rsidRPr="00BA0D5D">
                <w:rPr>
                  <w:rFonts w:ascii="Consolas" w:eastAsia="宋体" w:hAnsi="Consolas" w:cs="宋体"/>
                  <w:color w:val="548E2E"/>
                  <w:kern w:val="0"/>
                  <w:sz w:val="23"/>
                  <w:szCs w:val="23"/>
                  <w:u w:val="single"/>
                </w:rPr>
                <w:t>https://myserver/logo.png</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Loaded as a </w:t>
            </w:r>
            <w:r w:rsidRPr="00BA0D5D">
              <w:rPr>
                <w:rFonts w:ascii="Consolas" w:eastAsia="宋体" w:hAnsi="Consolas" w:cs="宋体"/>
                <w:color w:val="34302D"/>
                <w:kern w:val="0"/>
                <w:sz w:val="23"/>
                <w:szCs w:val="23"/>
              </w:rPr>
              <w:t>URL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(none)</w:t>
            </w:r>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/data/config.xml</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Depends on the underlying </w:t>
            </w:r>
            <w:r w:rsidRPr="00BA0D5D">
              <w:rPr>
                <w:rFonts w:ascii="Consolas" w:eastAsia="宋体" w:hAnsi="Consolas" w:cs="宋体"/>
                <w:color w:val="34302D"/>
                <w:kern w:val="0"/>
                <w:sz w:val="23"/>
                <w:szCs w:val="23"/>
              </w:rPr>
              <w:t>ApplicationContext</w:t>
            </w:r>
            <w:r w:rsidRPr="00BA0D5D">
              <w:rPr>
                <w:rFonts w:ascii="inherit" w:eastAsia="宋体" w:hAnsi="inherit" w:cs="宋体"/>
                <w:color w:val="34302D"/>
                <w:kern w:val="0"/>
                <w:sz w:val="24"/>
                <w:szCs w:val="24"/>
              </w:rPr>
              <w: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45" w:name="_Toc15219513"/>
      <w:r w:rsidRPr="00BA0D5D">
        <w:rPr>
          <w:rFonts w:ascii="Arial" w:eastAsia="宋体" w:hAnsi="Arial" w:cs="Arial"/>
          <w:color w:val="34302D"/>
          <w:kern w:val="0"/>
          <w:sz w:val="41"/>
          <w:szCs w:val="41"/>
        </w:rPr>
        <w:t>2.5. The </w:t>
      </w:r>
      <w:r w:rsidRPr="00BA0D5D">
        <w:rPr>
          <w:rFonts w:ascii="Consolas" w:eastAsia="宋体" w:hAnsi="Consolas" w:cs="宋体"/>
          <w:color w:val="34302D"/>
          <w:kern w:val="0"/>
          <w:sz w:val="39"/>
          <w:szCs w:val="39"/>
          <w:shd w:val="clear" w:color="auto" w:fill="F7F7F8"/>
        </w:rPr>
        <w:t>ResourceLoaderAware</w:t>
      </w:r>
      <w:r w:rsidRPr="00BA0D5D">
        <w:rPr>
          <w:rFonts w:ascii="Arial" w:eastAsia="宋体" w:hAnsi="Arial" w:cs="Arial"/>
          <w:color w:val="34302D"/>
          <w:kern w:val="0"/>
          <w:sz w:val="41"/>
          <w:szCs w:val="41"/>
        </w:rPr>
        <w:t> interface</w:t>
      </w:r>
      <w:bookmarkEnd w:id="244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interface is a special callback interface which identifies components that expect to be provided with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reference. The following listing shows the definition of the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ResourceLoaderAware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setResourceLoader(ResourceLoader resourceLoader);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When a class implements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and is deployed into an application context (as a Spring-managed bean), it is recognized as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by the application context. The application context then invokes </w:t>
      </w:r>
      <w:r w:rsidRPr="00BA0D5D">
        <w:rPr>
          <w:rFonts w:ascii="Consolas" w:eastAsia="宋体" w:hAnsi="Consolas" w:cs="宋体"/>
          <w:color w:val="34302D"/>
          <w:kern w:val="0"/>
          <w:sz w:val="23"/>
          <w:szCs w:val="23"/>
          <w:shd w:val="clear" w:color="auto" w:fill="F7F7F8"/>
        </w:rPr>
        <w:t>setResourceLoader(ResourceLoader)</w:t>
      </w:r>
      <w:r w:rsidRPr="00BA0D5D">
        <w:rPr>
          <w:rFonts w:ascii="inherit" w:eastAsia="宋体" w:hAnsi="inherit" w:cs="Arial"/>
          <w:color w:val="34302D"/>
          <w:kern w:val="0"/>
          <w:sz w:val="24"/>
          <w:szCs w:val="24"/>
        </w:rPr>
        <w:t>, supplying itself as the argument (remember, all application contexts in Spring implement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is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the bean could also implement the </w:t>
      </w:r>
      <w:r w:rsidRPr="00BA0D5D">
        <w:rPr>
          <w:rFonts w:ascii="Consolas" w:eastAsia="宋体" w:hAnsi="Consolas" w:cs="宋体"/>
          <w:color w:val="34302D"/>
          <w:kern w:val="0"/>
          <w:sz w:val="23"/>
          <w:szCs w:val="23"/>
          <w:shd w:val="clear" w:color="auto" w:fill="F7F7F8"/>
        </w:rPr>
        <w:t>ApplicationContextAware</w:t>
      </w:r>
      <w:r w:rsidRPr="00BA0D5D">
        <w:rPr>
          <w:rFonts w:ascii="inherit" w:eastAsia="宋体" w:hAnsi="inherit" w:cs="Arial"/>
          <w:color w:val="34302D"/>
          <w:kern w:val="0"/>
          <w:sz w:val="24"/>
          <w:szCs w:val="24"/>
        </w:rPr>
        <w:t> interface and use the supplied application context directly to load resources. However, in general, it is better to use the specialized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if that is all you need. The code would be coupled only to the resource loading interface (which can be considered a utility interface) and not to the whole Spring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interface.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application components, you may also rely upon autowiring of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as an alternative to implementing the </w:t>
      </w:r>
      <w:r w:rsidRPr="00BA0D5D">
        <w:rPr>
          <w:rFonts w:ascii="Consolas" w:eastAsia="宋体" w:hAnsi="Consolas" w:cs="宋体"/>
          <w:color w:val="34302D"/>
          <w:kern w:val="0"/>
          <w:sz w:val="23"/>
          <w:szCs w:val="23"/>
          <w:shd w:val="clear" w:color="auto" w:fill="F7F7F8"/>
        </w:rPr>
        <w:t>ResourceLoaderAware</w:t>
      </w:r>
      <w:r w:rsidRPr="00BA0D5D">
        <w:rPr>
          <w:rFonts w:ascii="inherit" w:eastAsia="宋体" w:hAnsi="inherit" w:cs="Arial"/>
          <w:color w:val="34302D"/>
          <w:kern w:val="0"/>
          <w:sz w:val="24"/>
          <w:szCs w:val="24"/>
        </w:rPr>
        <w:t> interface. The “traditional” </w:t>
      </w:r>
      <w:r w:rsidRPr="00BA0D5D">
        <w:rPr>
          <w:rFonts w:ascii="Consolas" w:eastAsia="宋体" w:hAnsi="Consolas" w:cs="宋体"/>
          <w:color w:val="34302D"/>
          <w:kern w:val="0"/>
          <w:sz w:val="23"/>
          <w:szCs w:val="23"/>
          <w:shd w:val="clear" w:color="auto" w:fill="F7F7F8"/>
        </w:rPr>
        <w:t>constructor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byType</w:t>
      </w:r>
      <w:r w:rsidRPr="00BA0D5D">
        <w:rPr>
          <w:rFonts w:ascii="inherit" w:eastAsia="宋体" w:hAnsi="inherit" w:cs="Arial"/>
          <w:color w:val="34302D"/>
          <w:kern w:val="0"/>
          <w:sz w:val="24"/>
          <w:szCs w:val="24"/>
        </w:rPr>
        <w:t> autowiring modes (as described in </w:t>
      </w:r>
      <w:hyperlink r:id="rId474" w:anchor="beans-factory-autowire" w:history="1">
        <w:r w:rsidRPr="00BA0D5D">
          <w:rPr>
            <w:rFonts w:ascii="inherit" w:eastAsia="宋体" w:hAnsi="inherit" w:cs="Arial"/>
            <w:color w:val="548E2E"/>
            <w:kern w:val="0"/>
            <w:sz w:val="24"/>
            <w:szCs w:val="24"/>
            <w:u w:val="single"/>
          </w:rPr>
          <w:t>Autowiring Collaborators</w:t>
        </w:r>
      </w:hyperlink>
      <w:r w:rsidRPr="00BA0D5D">
        <w:rPr>
          <w:rFonts w:ascii="inherit" w:eastAsia="宋体" w:hAnsi="inherit" w:cs="Arial"/>
          <w:color w:val="34302D"/>
          <w:kern w:val="0"/>
          <w:sz w:val="24"/>
          <w:szCs w:val="24"/>
        </w:rPr>
        <w:t>) are capable of providing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for either a constructor argument or a setter method parameter, respectively. For more flexibility (including the ability to autowire fields and multiple parameter methods), consider using the annotation-based autowiring features. In that case,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is autowired into a field, constructor argument, or method parameter that expects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type as long as the field, constructor, or method in question carries the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annotation. For more information, see </w:t>
      </w:r>
      <w:hyperlink r:id="rId475" w:anchor="beans-autowired-annotation" w:history="1">
        <w:r w:rsidRPr="00BA0D5D">
          <w:rPr>
            <w:rFonts w:ascii="inherit" w:eastAsia="宋体" w:hAnsi="inherit" w:cs="Arial"/>
            <w:color w:val="548E2E"/>
            <w:kern w:val="0"/>
            <w:sz w:val="24"/>
            <w:szCs w:val="24"/>
            <w:u w:val="single"/>
          </w:rPr>
          <w:t>Using </w:t>
        </w:r>
        <w:r w:rsidRPr="00BA0D5D">
          <w:rPr>
            <w:rFonts w:ascii="Consolas" w:eastAsia="宋体" w:hAnsi="Consolas" w:cs="宋体"/>
            <w:color w:val="548E2E"/>
            <w:kern w:val="0"/>
            <w:sz w:val="23"/>
            <w:szCs w:val="23"/>
            <w:u w:val="single"/>
            <w:shd w:val="clear" w:color="auto" w:fill="F7F7F8"/>
          </w:rPr>
          <w:t>@Autowired</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46" w:name="_Toc15219514"/>
      <w:r w:rsidRPr="00BA0D5D">
        <w:rPr>
          <w:rFonts w:ascii="Arial" w:eastAsia="宋体" w:hAnsi="Arial" w:cs="Arial"/>
          <w:color w:val="34302D"/>
          <w:kern w:val="0"/>
          <w:sz w:val="41"/>
          <w:szCs w:val="41"/>
        </w:rPr>
        <w:t>2.6. Resources as Dependencies</w:t>
      </w:r>
      <w:bookmarkEnd w:id="244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bean itself is going to determine and supply the resource path through some sort of dynamic process, it probably makes sense for the bean to use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to load resources. For example, consider the loading of a template of some sort, where the specific resource that is needed depends on the role of the user. If the resources are static, it makes sense to eliminate the use of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interface completely, have the bean expose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properties it needs, and expect them to be injected into 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What makes it trivial to then inject these properties is that all application contexts register and use a special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which can convert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paths to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objects. So, if </w:t>
      </w:r>
      <w:r w:rsidRPr="00BA0D5D">
        <w:rPr>
          <w:rFonts w:ascii="Consolas" w:eastAsia="宋体" w:hAnsi="Consolas" w:cs="宋体"/>
          <w:color w:val="34302D"/>
          <w:kern w:val="0"/>
          <w:sz w:val="23"/>
          <w:szCs w:val="23"/>
          <w:shd w:val="clear" w:color="auto" w:fill="F7F7F8"/>
        </w:rPr>
        <w:t>myBean</w:t>
      </w:r>
      <w:r w:rsidRPr="00BA0D5D">
        <w:rPr>
          <w:rFonts w:ascii="inherit" w:eastAsia="宋体" w:hAnsi="inherit" w:cs="Arial"/>
          <w:color w:val="34302D"/>
          <w:kern w:val="0"/>
          <w:sz w:val="24"/>
          <w:szCs w:val="24"/>
        </w:rPr>
        <w:t> has a template property of type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it can be configured with a simple string for that resource,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"some/resource/path/myTemplate.txt"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resource path has no prefix. Consequently, because the application context itself is going to be used as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the resource itself is loaded through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a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or a </w:t>
      </w:r>
      <w:r w:rsidRPr="00BA0D5D">
        <w:rPr>
          <w:rFonts w:ascii="Consolas" w:eastAsia="宋体" w:hAnsi="Consolas" w:cs="宋体"/>
          <w:color w:val="34302D"/>
          <w:kern w:val="0"/>
          <w:sz w:val="23"/>
          <w:szCs w:val="23"/>
          <w:shd w:val="clear" w:color="auto" w:fill="F7F7F8"/>
        </w:rPr>
        <w:t>ServletContextResource</w:t>
      </w:r>
      <w:r w:rsidRPr="00BA0D5D">
        <w:rPr>
          <w:rFonts w:ascii="inherit" w:eastAsia="宋体" w:hAnsi="inherit" w:cs="Arial"/>
          <w:color w:val="34302D"/>
          <w:kern w:val="0"/>
          <w:sz w:val="24"/>
          <w:szCs w:val="24"/>
        </w:rPr>
        <w:t>, depending on the exact type of the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need to force a specific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type to be used, you can use a prefix. The following two examples show how to force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and 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(the latter being used to access a filesystem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"classpath:some/resource/path/myTemplate.txt"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"file:///some/resource/path/myTemplate.txt"</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47" w:name="_Toc15219515"/>
      <w:r w:rsidRPr="00BA0D5D">
        <w:rPr>
          <w:rFonts w:ascii="Arial" w:eastAsia="宋体" w:hAnsi="Arial" w:cs="Arial"/>
          <w:color w:val="34302D"/>
          <w:kern w:val="0"/>
          <w:sz w:val="41"/>
          <w:szCs w:val="41"/>
        </w:rPr>
        <w:t>2.7. Application Contexts and Resource Paths</w:t>
      </w:r>
      <w:bookmarkEnd w:id="244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covers how to create application contexts with resources, including shortcuts that work with XML, how to use wildcards, and other details.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2.7.1. Constructing Application Contexts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application context constructor (for a specific application context type) generally takes a string or array of strings as the location paths of the resources, such as XML files that make up the definition of the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such a location path does not have a prefix, the specific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type built from that path and used to load the bean definitions depends on and is appropriate to the specific application context. For example, consider the following example, which creates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"conf/appContext.xml"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bean definitions are loaded from the classpath, because a </w:t>
      </w:r>
      <w:r w:rsidRPr="00BA0D5D">
        <w:rPr>
          <w:rFonts w:ascii="Consolas" w:eastAsia="宋体" w:hAnsi="Consolas" w:cs="宋体"/>
          <w:color w:val="34302D"/>
          <w:kern w:val="0"/>
          <w:sz w:val="23"/>
          <w:szCs w:val="23"/>
          <w:shd w:val="clear" w:color="auto" w:fill="F7F7F8"/>
        </w:rPr>
        <w:t>ClassPathResource</w:t>
      </w:r>
      <w:r w:rsidRPr="00BA0D5D">
        <w:rPr>
          <w:rFonts w:ascii="inherit" w:eastAsia="宋体" w:hAnsi="inherit" w:cs="Arial"/>
          <w:color w:val="34302D"/>
          <w:kern w:val="0"/>
          <w:sz w:val="24"/>
          <w:szCs w:val="24"/>
        </w:rPr>
        <w:t> is used. However, consider the following example, which creates a </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"conf/appContext.xml"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the bean definition is loaded from a filesystem location (in this case, relative to the current working directory).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use of the special classpath prefix or a standard URL prefix on the location path overrides the default type of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created to load the definition. 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"classpath:conf/appContext.xml"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 loads the bean definitions from the classpath. However, it is still a</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 If it is subsequently used as a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any unprefixed paths are still treated as filesystem paths.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Constructing </w:t>
      </w:r>
      <w:r w:rsidRPr="00BA0D5D">
        <w:rPr>
          <w:rFonts w:ascii="Consolas" w:eastAsia="宋体" w:hAnsi="Consolas" w:cs="宋体"/>
          <w:color w:val="34302D"/>
          <w:kern w:val="0"/>
          <w:sz w:val="25"/>
          <w:szCs w:val="25"/>
          <w:shd w:val="clear" w:color="auto" w:fill="F7F7F8"/>
        </w:rPr>
        <w:t>ClassPathXmlApplicationContext</w:t>
      </w:r>
      <w:r w:rsidRPr="00BA0D5D">
        <w:rPr>
          <w:rFonts w:ascii="Arial" w:eastAsia="宋体" w:hAnsi="Arial" w:cs="Arial"/>
          <w:color w:val="34302D"/>
          <w:kern w:val="0"/>
          <w:sz w:val="27"/>
          <w:szCs w:val="27"/>
        </w:rPr>
        <w:t> Instances — Shortcuts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exposes a number of constructors to enable convenient instantiation. The basic idea is that you can supply merely a string array that contains only the filenames of the XML files themselves (without the leading path information) and also supplies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then derives the path information from the supplied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Consider the following directory layout: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services.xml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daos.xml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MessengerService.class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a </w:t>
      </w:r>
      <w:r w:rsidRPr="00BA0D5D">
        <w:rPr>
          <w:rFonts w:ascii="Consolas" w:eastAsia="宋体" w:hAnsi="Consolas" w:cs="宋体"/>
          <w:color w:val="34302D"/>
          <w:kern w:val="0"/>
          <w:sz w:val="23"/>
          <w:szCs w:val="23"/>
          <w:shd w:val="clear" w:color="auto" w:fill="F7F7F8"/>
        </w:rPr>
        <w:t>ClassPathXmlApplicationContext</w:t>
      </w:r>
      <w:r w:rsidRPr="00BA0D5D">
        <w:rPr>
          <w:rFonts w:ascii="inherit" w:eastAsia="宋体" w:hAnsi="inherit" w:cs="Arial"/>
          <w:color w:val="34302D"/>
          <w:kern w:val="0"/>
          <w:sz w:val="24"/>
          <w:szCs w:val="24"/>
        </w:rPr>
        <w:t> instance composed of the beans defined in files named </w:t>
      </w:r>
      <w:r w:rsidRPr="00BA0D5D">
        <w:rPr>
          <w:rFonts w:ascii="Consolas" w:eastAsia="宋体" w:hAnsi="Consolas" w:cs="宋体"/>
          <w:color w:val="34302D"/>
          <w:kern w:val="0"/>
          <w:sz w:val="23"/>
          <w:szCs w:val="23"/>
          <w:shd w:val="clear" w:color="auto" w:fill="F7F7F8"/>
        </w:rPr>
        <w:t>services.xml</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daos.xml</w:t>
      </w:r>
      <w:r w:rsidRPr="00BA0D5D">
        <w:rPr>
          <w:rFonts w:ascii="inherit" w:eastAsia="宋体" w:hAnsi="inherit" w:cs="Arial"/>
          <w:color w:val="34302D"/>
          <w:kern w:val="0"/>
          <w:sz w:val="24"/>
          <w:szCs w:val="24"/>
        </w:rPr>
        <w:t> (which are on the classpath) can be instantiated: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"services.xml"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"daos.xml"</w:t>
      </w:r>
      <w:r w:rsidRPr="00BA0D5D">
        <w:rPr>
          <w:rFonts w:ascii="Consolas" w:eastAsia="宋体" w:hAnsi="Consolas" w:cs="宋体"/>
          <w:color w:val="34302D"/>
          <w:kern w:val="0"/>
          <w:sz w:val="24"/>
          <w:szCs w:val="24"/>
        </w:rPr>
        <w:t>}, MessengerService.class);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476" w:history="1">
        <w:r w:rsidRPr="00BA0D5D">
          <w:rPr>
            <w:rFonts w:ascii="Consolas" w:eastAsia="宋体" w:hAnsi="Consolas" w:cs="宋体"/>
            <w:color w:val="548E2E"/>
            <w:kern w:val="0"/>
            <w:sz w:val="23"/>
            <w:szCs w:val="23"/>
            <w:u w:val="single"/>
            <w:shd w:val="clear" w:color="auto" w:fill="F7F7F8"/>
          </w:rPr>
          <w:t>ClassPathXmlApplicationContext</w:t>
        </w:r>
      </w:hyperlink>
      <w:r w:rsidRPr="00BA0D5D">
        <w:rPr>
          <w:rFonts w:ascii="inherit" w:eastAsia="宋体" w:hAnsi="inherit" w:cs="Arial"/>
          <w:color w:val="34302D"/>
          <w:kern w:val="0"/>
          <w:sz w:val="24"/>
          <w:szCs w:val="24"/>
        </w:rPr>
        <w:t> javadoc for details on the various constructors.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2.7.2. Wildcards in Application Context Constructor Resource Paths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resource paths in application context constructor values may be simple paths (as shown earlier), each of which has a one-to-one mapping to a target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or, alternately, may contain the special "classpath*:" prefix or internal Ant-style regular expressions (matched by using Spring’s </w:t>
      </w:r>
      <w:r w:rsidRPr="00BA0D5D">
        <w:rPr>
          <w:rFonts w:ascii="Consolas" w:eastAsia="宋体" w:hAnsi="Consolas" w:cs="宋体"/>
          <w:color w:val="34302D"/>
          <w:kern w:val="0"/>
          <w:sz w:val="23"/>
          <w:szCs w:val="23"/>
          <w:shd w:val="clear" w:color="auto" w:fill="F7F7F8"/>
        </w:rPr>
        <w:t>PathMatcher</w:t>
      </w:r>
      <w:r w:rsidRPr="00BA0D5D">
        <w:rPr>
          <w:rFonts w:ascii="inherit" w:eastAsia="宋体" w:hAnsi="inherit" w:cs="Arial"/>
          <w:color w:val="34302D"/>
          <w:kern w:val="0"/>
          <w:sz w:val="24"/>
          <w:szCs w:val="24"/>
        </w:rPr>
        <w:t> utility). Both of the latter are effectively wildcards.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use for this mechanism is when you need to do component-style application assembly. All components can 'publish' context definition fragments to a well-known location path, and, when the final application context is created using the same path prefixed with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all component fragments are automatically picked up.</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this wildcarding is specific to the use of resource paths in application context constructors (or when you use the </w:t>
      </w:r>
      <w:r w:rsidRPr="00BA0D5D">
        <w:rPr>
          <w:rFonts w:ascii="Consolas" w:eastAsia="宋体" w:hAnsi="Consolas" w:cs="宋体"/>
          <w:color w:val="34302D"/>
          <w:kern w:val="0"/>
          <w:sz w:val="23"/>
          <w:szCs w:val="23"/>
          <w:shd w:val="clear" w:color="auto" w:fill="F7F7F8"/>
        </w:rPr>
        <w:t>PathMatcher</w:t>
      </w:r>
      <w:r w:rsidRPr="00BA0D5D">
        <w:rPr>
          <w:rFonts w:ascii="inherit" w:eastAsia="宋体" w:hAnsi="inherit" w:cs="Arial"/>
          <w:color w:val="34302D"/>
          <w:kern w:val="0"/>
          <w:sz w:val="24"/>
          <w:szCs w:val="24"/>
        </w:rPr>
        <w:t> utility class hierarchy directly) and is resolved at construction time. It has nothing to do with the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type itself. You cannot use the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prefix to construct an actual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as a resource points to just one resource at a time.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Ant-style Patterns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Path locations can contain Ant-style patterns,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/WEB-INF/*-context.xml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com/mycompany/**/applicationContext.xml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file:C:/some/path/*-context.xml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classpath:com/mycompany/**/applicationContext.xml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the path location contains an Ant-style pattern, the resolver follows a more complex procedure to try to resolve the wildcard. It produces a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for the path up to the last non-wildcard segment and obtains a URL from it. If this URL is not a </w:t>
      </w:r>
      <w:r w:rsidRPr="00BA0D5D">
        <w:rPr>
          <w:rFonts w:ascii="Consolas" w:eastAsia="宋体" w:hAnsi="Consolas" w:cs="宋体"/>
          <w:color w:val="34302D"/>
          <w:kern w:val="0"/>
          <w:sz w:val="23"/>
          <w:szCs w:val="23"/>
          <w:shd w:val="clear" w:color="auto" w:fill="F7F7F8"/>
        </w:rPr>
        <w:t>jar:</w:t>
      </w:r>
      <w:r w:rsidRPr="00BA0D5D">
        <w:rPr>
          <w:rFonts w:ascii="inherit" w:eastAsia="宋体" w:hAnsi="inherit" w:cs="Arial"/>
          <w:color w:val="34302D"/>
          <w:kern w:val="0"/>
          <w:sz w:val="24"/>
          <w:szCs w:val="24"/>
        </w:rPr>
        <w:t> URL or container-specific variant (such as </w:t>
      </w:r>
      <w:r w:rsidRPr="00BA0D5D">
        <w:rPr>
          <w:rFonts w:ascii="Consolas" w:eastAsia="宋体" w:hAnsi="Consolas" w:cs="宋体"/>
          <w:color w:val="34302D"/>
          <w:kern w:val="0"/>
          <w:sz w:val="23"/>
          <w:szCs w:val="23"/>
          <w:shd w:val="clear" w:color="auto" w:fill="F7F7F8"/>
        </w:rPr>
        <w:t>zip:</w:t>
      </w:r>
      <w:r w:rsidRPr="00BA0D5D">
        <w:rPr>
          <w:rFonts w:ascii="inherit" w:eastAsia="宋体" w:hAnsi="inherit" w:cs="Arial"/>
          <w:color w:val="34302D"/>
          <w:kern w:val="0"/>
          <w:sz w:val="24"/>
          <w:szCs w:val="24"/>
        </w:rPr>
        <w:t> in WebLogic, </w:t>
      </w:r>
      <w:r w:rsidRPr="00BA0D5D">
        <w:rPr>
          <w:rFonts w:ascii="Consolas" w:eastAsia="宋体" w:hAnsi="Consolas" w:cs="宋体"/>
          <w:color w:val="34302D"/>
          <w:kern w:val="0"/>
          <w:sz w:val="23"/>
          <w:szCs w:val="23"/>
          <w:shd w:val="clear" w:color="auto" w:fill="F7F7F8"/>
        </w:rPr>
        <w:t>wsjar</w:t>
      </w:r>
      <w:r w:rsidRPr="00BA0D5D">
        <w:rPr>
          <w:rFonts w:ascii="inherit" w:eastAsia="宋体" w:hAnsi="inherit" w:cs="Arial"/>
          <w:color w:val="34302D"/>
          <w:kern w:val="0"/>
          <w:sz w:val="24"/>
          <w:szCs w:val="24"/>
        </w:rPr>
        <w:t> in WebSphere, and so on), a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xml:space="preserve"> is obtained from it and used to resolve the </w:t>
      </w:r>
      <w:r w:rsidRPr="00BA0D5D">
        <w:rPr>
          <w:rFonts w:ascii="inherit" w:eastAsia="宋体" w:hAnsi="inherit" w:cs="Arial"/>
          <w:color w:val="34302D"/>
          <w:kern w:val="0"/>
          <w:sz w:val="24"/>
          <w:szCs w:val="24"/>
        </w:rPr>
        <w:lastRenderedPageBreak/>
        <w:t>wildcard by traversing the filesystem. In the case of a jar URL, the resolver either gets a </w:t>
      </w:r>
      <w:r w:rsidRPr="00BA0D5D">
        <w:rPr>
          <w:rFonts w:ascii="Consolas" w:eastAsia="宋体" w:hAnsi="Consolas" w:cs="宋体"/>
          <w:color w:val="34302D"/>
          <w:kern w:val="0"/>
          <w:sz w:val="23"/>
          <w:szCs w:val="23"/>
          <w:shd w:val="clear" w:color="auto" w:fill="F7F7F8"/>
        </w:rPr>
        <w:t>java.net.JarURLConnection</w:t>
      </w:r>
      <w:r w:rsidRPr="00BA0D5D">
        <w:rPr>
          <w:rFonts w:ascii="inherit" w:eastAsia="宋体" w:hAnsi="inherit" w:cs="Arial"/>
          <w:color w:val="34302D"/>
          <w:kern w:val="0"/>
          <w:sz w:val="24"/>
          <w:szCs w:val="24"/>
        </w:rPr>
        <w:t> from it or manually parses the jar URL and then traverses the contents of the jar file to resolve the wildcards.</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Implications on Portability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specified path is already a file URL (either implicitly because the base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is a filesystem one or explicitly), wildcarding is guaranteed to work in a completely portable fashion.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specified path is a classpath location, the resolver must obtain the last non-wildcard path segment URL by making a </w:t>
      </w:r>
      <w:r w:rsidRPr="00BA0D5D">
        <w:rPr>
          <w:rFonts w:ascii="Consolas" w:eastAsia="宋体" w:hAnsi="Consolas" w:cs="宋体"/>
          <w:color w:val="34302D"/>
          <w:kern w:val="0"/>
          <w:sz w:val="23"/>
          <w:szCs w:val="23"/>
          <w:shd w:val="clear" w:color="auto" w:fill="F7F7F8"/>
        </w:rPr>
        <w:t>Classloader.getResource()</w:t>
      </w:r>
      <w:r w:rsidRPr="00BA0D5D">
        <w:rPr>
          <w:rFonts w:ascii="inherit" w:eastAsia="宋体" w:hAnsi="inherit" w:cs="Arial"/>
          <w:color w:val="34302D"/>
          <w:kern w:val="0"/>
          <w:sz w:val="24"/>
          <w:szCs w:val="24"/>
        </w:rPr>
        <w:t> call. Since this is just a node of the path (not the file at the end), it is actually undefined (in the</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 javadoc) exactly what sort of a URL is returned in this case. In practice, it is always a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Arial"/>
          <w:color w:val="34302D"/>
          <w:kern w:val="0"/>
          <w:sz w:val="24"/>
          <w:szCs w:val="24"/>
        </w:rPr>
        <w:t> representing the directory (where the classpath resource resolves to a filesystem location) or a jar URL of some sort (where the classpath resource resolves to a jar location). Still, there is a portability concern on this operation.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 jar URL is obtained for the last non-wildcard segment, the resolver must be able to get a </w:t>
      </w:r>
      <w:r w:rsidRPr="00BA0D5D">
        <w:rPr>
          <w:rFonts w:ascii="Consolas" w:eastAsia="宋体" w:hAnsi="Consolas" w:cs="宋体"/>
          <w:color w:val="34302D"/>
          <w:kern w:val="0"/>
          <w:sz w:val="23"/>
          <w:szCs w:val="23"/>
          <w:shd w:val="clear" w:color="auto" w:fill="F7F7F8"/>
        </w:rPr>
        <w:t>java.net.JarURLConnection</w:t>
      </w:r>
      <w:r w:rsidRPr="00BA0D5D">
        <w:rPr>
          <w:rFonts w:ascii="inherit" w:eastAsia="宋体" w:hAnsi="inherit" w:cs="Arial"/>
          <w:color w:val="34302D"/>
          <w:kern w:val="0"/>
          <w:sz w:val="24"/>
          <w:szCs w:val="24"/>
        </w:rPr>
        <w:t> from it or manually parse the jar URL, to be able to walk the contents of the jar and resolve the wildcard. This does work in most environments but fails in others, and we strongly recommend that the wildcard resolution of resources coming from jars be thoroughly tested in your specific environment before you rely on it.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The </w:t>
      </w:r>
      <w:r w:rsidRPr="00BA0D5D">
        <w:rPr>
          <w:rFonts w:ascii="Consolas" w:eastAsia="宋体" w:hAnsi="Consolas" w:cs="宋体"/>
          <w:color w:val="34302D"/>
          <w:kern w:val="0"/>
          <w:sz w:val="25"/>
          <w:szCs w:val="25"/>
          <w:shd w:val="clear" w:color="auto" w:fill="F7F7F8"/>
        </w:rPr>
        <w:t>classpath*:</w:t>
      </w:r>
      <w:r w:rsidRPr="00BA0D5D">
        <w:rPr>
          <w:rFonts w:ascii="Arial" w:eastAsia="宋体" w:hAnsi="Arial" w:cs="Arial"/>
          <w:color w:val="34302D"/>
          <w:kern w:val="0"/>
          <w:sz w:val="27"/>
          <w:szCs w:val="27"/>
        </w:rPr>
        <w:t> Prefix</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constructing an XML-based application context, a location string may use the special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prefix,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"classpath*:conf/appContext.xml"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special prefix specifies that all classpath resources that match the given name must be obtained (internally, this essentially happens through a call to </w:t>
      </w:r>
      <w:r w:rsidRPr="00BA0D5D">
        <w:rPr>
          <w:rFonts w:ascii="Consolas" w:eastAsia="宋体" w:hAnsi="Consolas" w:cs="宋体"/>
          <w:color w:val="34302D"/>
          <w:kern w:val="0"/>
          <w:sz w:val="23"/>
          <w:szCs w:val="23"/>
          <w:shd w:val="clear" w:color="auto" w:fill="F7F7F8"/>
        </w:rPr>
        <w:t>ClassLoader.getResources(…​)</w:t>
      </w:r>
      <w:r w:rsidRPr="00BA0D5D">
        <w:rPr>
          <w:rFonts w:ascii="inherit" w:eastAsia="宋体" w:hAnsi="inherit" w:cs="Arial"/>
          <w:color w:val="34302D"/>
          <w:kern w:val="0"/>
          <w:sz w:val="24"/>
          <w:szCs w:val="24"/>
        </w:rPr>
        <w:t>) and then merged to form the final application context definition.</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wildcard classpath relies on the </w:t>
            </w:r>
            <w:r w:rsidRPr="00BA0D5D">
              <w:rPr>
                <w:rFonts w:ascii="Consolas" w:eastAsia="宋体" w:hAnsi="Consolas" w:cs="宋体"/>
                <w:kern w:val="0"/>
                <w:sz w:val="23"/>
                <w:szCs w:val="23"/>
                <w:shd w:val="clear" w:color="auto" w:fill="F7F7F8"/>
              </w:rPr>
              <w:t>getResources()</w:t>
            </w:r>
            <w:r w:rsidRPr="00BA0D5D">
              <w:rPr>
                <w:rFonts w:ascii="宋体" w:eastAsia="宋体" w:hAnsi="宋体" w:cs="宋体"/>
                <w:kern w:val="0"/>
                <w:sz w:val="24"/>
                <w:szCs w:val="24"/>
              </w:rPr>
              <w:t> method of the underlying classloader. As most application servers nowadays supply their own classloader implementation, the behavior might differ, especially when dealing with jar files. A simple test to check if </w:t>
            </w:r>
            <w:r w:rsidRPr="00BA0D5D">
              <w:rPr>
                <w:rFonts w:ascii="Consolas" w:eastAsia="宋体" w:hAnsi="Consolas" w:cs="宋体"/>
                <w:kern w:val="0"/>
                <w:sz w:val="23"/>
                <w:szCs w:val="23"/>
                <w:shd w:val="clear" w:color="auto" w:fill="F7F7F8"/>
              </w:rPr>
              <w:t>classpath*</w:t>
            </w:r>
            <w:r w:rsidRPr="00BA0D5D">
              <w:rPr>
                <w:rFonts w:ascii="宋体" w:eastAsia="宋体" w:hAnsi="宋体" w:cs="宋体"/>
                <w:kern w:val="0"/>
                <w:sz w:val="24"/>
                <w:szCs w:val="24"/>
              </w:rPr>
              <w:t> works is to use the classloader to load a file from within a jar on the classpath: </w:t>
            </w:r>
            <w:r w:rsidRPr="00BA0D5D">
              <w:rPr>
                <w:rFonts w:ascii="Consolas" w:eastAsia="宋体" w:hAnsi="Consolas" w:cs="宋体"/>
                <w:kern w:val="0"/>
                <w:sz w:val="23"/>
                <w:szCs w:val="23"/>
                <w:shd w:val="clear" w:color="auto" w:fill="F7F7F8"/>
              </w:rPr>
              <w:t>getClass().getClassLoader().getResources("&lt;someFileInsideTheJar&gt;")</w:t>
            </w:r>
            <w:r w:rsidRPr="00BA0D5D">
              <w:rPr>
                <w:rFonts w:ascii="宋体" w:eastAsia="宋体" w:hAnsi="宋体" w:cs="宋体"/>
                <w:kern w:val="0"/>
                <w:sz w:val="24"/>
                <w:szCs w:val="24"/>
              </w:rPr>
              <w:t>. Try this test with files that have the same name but are placed inside two different locations. In case an inappropriate result is returned, check the application server documentation for settings that might affect the classloader behavior.</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combine the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prefix with a </w:t>
      </w:r>
      <w:r w:rsidRPr="00BA0D5D">
        <w:rPr>
          <w:rFonts w:ascii="Consolas" w:eastAsia="宋体" w:hAnsi="Consolas" w:cs="宋体"/>
          <w:color w:val="34302D"/>
          <w:kern w:val="0"/>
          <w:sz w:val="23"/>
          <w:szCs w:val="23"/>
          <w:shd w:val="clear" w:color="auto" w:fill="F7F7F8"/>
        </w:rPr>
        <w:t>PathMatcher</w:t>
      </w:r>
      <w:r w:rsidRPr="00BA0D5D">
        <w:rPr>
          <w:rFonts w:ascii="inherit" w:eastAsia="宋体" w:hAnsi="inherit" w:cs="Arial"/>
          <w:color w:val="34302D"/>
          <w:kern w:val="0"/>
          <w:sz w:val="24"/>
          <w:szCs w:val="24"/>
        </w:rPr>
        <w:t> pattern in the rest of the location path (for example, </w:t>
      </w:r>
      <w:r w:rsidRPr="00BA0D5D">
        <w:rPr>
          <w:rFonts w:ascii="Consolas" w:eastAsia="宋体" w:hAnsi="Consolas" w:cs="宋体"/>
          <w:color w:val="34302D"/>
          <w:kern w:val="0"/>
          <w:sz w:val="23"/>
          <w:szCs w:val="23"/>
          <w:shd w:val="clear" w:color="auto" w:fill="F7F7F8"/>
        </w:rPr>
        <w:t>classpath*:META-INF/*-beans.xml</w:t>
      </w:r>
      <w:r w:rsidRPr="00BA0D5D">
        <w:rPr>
          <w:rFonts w:ascii="inherit" w:eastAsia="宋体" w:hAnsi="inherit" w:cs="Arial"/>
          <w:color w:val="34302D"/>
          <w:kern w:val="0"/>
          <w:sz w:val="24"/>
          <w:szCs w:val="24"/>
        </w:rPr>
        <w:t>). In this case, the resolution strategy is fairly simple: A </w:t>
      </w:r>
      <w:r w:rsidRPr="00BA0D5D">
        <w:rPr>
          <w:rFonts w:ascii="Consolas" w:eastAsia="宋体" w:hAnsi="Consolas" w:cs="宋体"/>
          <w:color w:val="34302D"/>
          <w:kern w:val="0"/>
          <w:sz w:val="23"/>
          <w:szCs w:val="23"/>
          <w:shd w:val="clear" w:color="auto" w:fill="F7F7F8"/>
        </w:rPr>
        <w:t>ClassLoader.getResources()</w:t>
      </w:r>
      <w:r w:rsidRPr="00BA0D5D">
        <w:rPr>
          <w:rFonts w:ascii="inherit" w:eastAsia="宋体" w:hAnsi="inherit" w:cs="Arial"/>
          <w:color w:val="34302D"/>
          <w:kern w:val="0"/>
          <w:sz w:val="24"/>
          <w:szCs w:val="24"/>
        </w:rPr>
        <w:t> call is used on the last non-wildcard path segment to get all the matching resources in the class loader hierarchy and then, off each resource, the same </w:t>
      </w:r>
      <w:r w:rsidRPr="00BA0D5D">
        <w:rPr>
          <w:rFonts w:ascii="Consolas" w:eastAsia="宋体" w:hAnsi="Consolas" w:cs="宋体"/>
          <w:color w:val="34302D"/>
          <w:kern w:val="0"/>
          <w:sz w:val="23"/>
          <w:szCs w:val="23"/>
          <w:shd w:val="clear" w:color="auto" w:fill="F7F7F8"/>
        </w:rPr>
        <w:t>PathMatcher</w:t>
      </w:r>
      <w:r w:rsidRPr="00BA0D5D">
        <w:rPr>
          <w:rFonts w:ascii="inherit" w:eastAsia="宋体" w:hAnsi="inherit" w:cs="Arial"/>
          <w:color w:val="34302D"/>
          <w:kern w:val="0"/>
          <w:sz w:val="24"/>
          <w:szCs w:val="24"/>
        </w:rPr>
        <w:t> resolution strategy described earlier is used for the wildcard subpath.</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Other Notes Relating to Wildcards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when combined with Ant-style patterns, only works reliably with at least one root directory before the pattern starts, unless the actual target files reside in the file system. This means that a pattern such as </w:t>
      </w:r>
      <w:r w:rsidRPr="00BA0D5D">
        <w:rPr>
          <w:rFonts w:ascii="Consolas" w:eastAsia="宋体" w:hAnsi="Consolas" w:cs="宋体"/>
          <w:color w:val="34302D"/>
          <w:kern w:val="0"/>
          <w:sz w:val="23"/>
          <w:szCs w:val="23"/>
          <w:shd w:val="clear" w:color="auto" w:fill="F7F7F8"/>
        </w:rPr>
        <w:t>classpath*:*.xml</w:t>
      </w:r>
      <w:r w:rsidRPr="00BA0D5D">
        <w:rPr>
          <w:rFonts w:ascii="inherit" w:eastAsia="宋体" w:hAnsi="inherit" w:cs="Arial"/>
          <w:color w:val="34302D"/>
          <w:kern w:val="0"/>
          <w:sz w:val="24"/>
          <w:szCs w:val="24"/>
        </w:rPr>
        <w:t> might not retrieve files from the root of jar files but rather only from the root of expanded directories.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ability to retrieve classpath entries originates from the JDK’s </w:t>
      </w:r>
      <w:r w:rsidRPr="00BA0D5D">
        <w:rPr>
          <w:rFonts w:ascii="Consolas" w:eastAsia="宋体" w:hAnsi="Consolas" w:cs="宋体"/>
          <w:color w:val="34302D"/>
          <w:kern w:val="0"/>
          <w:sz w:val="23"/>
          <w:szCs w:val="23"/>
          <w:shd w:val="clear" w:color="auto" w:fill="F7F7F8"/>
        </w:rPr>
        <w:t>ClassLoader.getResources()</w:t>
      </w:r>
      <w:r w:rsidRPr="00BA0D5D">
        <w:rPr>
          <w:rFonts w:ascii="inherit" w:eastAsia="宋体" w:hAnsi="inherit" w:cs="Arial"/>
          <w:color w:val="34302D"/>
          <w:kern w:val="0"/>
          <w:sz w:val="24"/>
          <w:szCs w:val="24"/>
        </w:rPr>
        <w:t> method, which only returns file system locations for an empty string (indicating potential roots to search). Spring evaluates </w:t>
      </w:r>
      <w:r w:rsidRPr="00BA0D5D">
        <w:rPr>
          <w:rFonts w:ascii="Consolas" w:eastAsia="宋体" w:hAnsi="Consolas" w:cs="宋体"/>
          <w:color w:val="34302D"/>
          <w:kern w:val="0"/>
          <w:sz w:val="23"/>
          <w:szCs w:val="23"/>
          <w:shd w:val="clear" w:color="auto" w:fill="F7F7F8"/>
        </w:rPr>
        <w:t>URLClassLoader</w:t>
      </w:r>
      <w:r w:rsidRPr="00BA0D5D">
        <w:rPr>
          <w:rFonts w:ascii="inherit" w:eastAsia="宋体" w:hAnsi="inherit" w:cs="Arial"/>
          <w:color w:val="34302D"/>
          <w:kern w:val="0"/>
          <w:sz w:val="24"/>
          <w:szCs w:val="24"/>
        </w:rPr>
        <w:t> runtime configuration and the </w:t>
      </w:r>
      <w:r w:rsidRPr="00BA0D5D">
        <w:rPr>
          <w:rFonts w:ascii="Consolas" w:eastAsia="宋体" w:hAnsi="Consolas" w:cs="宋体"/>
          <w:color w:val="34302D"/>
          <w:kern w:val="0"/>
          <w:sz w:val="23"/>
          <w:szCs w:val="23"/>
          <w:shd w:val="clear" w:color="auto" w:fill="F7F7F8"/>
        </w:rPr>
        <w:t>java.class.path</w:t>
      </w:r>
      <w:r w:rsidRPr="00BA0D5D">
        <w:rPr>
          <w:rFonts w:ascii="inherit" w:eastAsia="宋体" w:hAnsi="inherit" w:cs="Arial"/>
          <w:color w:val="34302D"/>
          <w:kern w:val="0"/>
          <w:sz w:val="24"/>
          <w:szCs w:val="24"/>
        </w:rPr>
        <w:t> manifest in jar files as well, but this is not guaranteed to lead to portable behavior.</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scanning of classpath packages requires the presence of corresponding directory entries in the classpath. When you build JARs with Ant, do not activate the files-only switch of the JAR task. Also, classpath directories may not get exposed based on security policies in some environments — for example, stand-alone applications on JDK 1.7.0_45 and higher (which requires 'Trusted-Library' to be set up in your manifests. See</w:t>
            </w:r>
            <w:hyperlink r:id="rId477" w:history="1">
              <w:r w:rsidRPr="00BA0D5D">
                <w:rPr>
                  <w:rFonts w:ascii="inherit" w:eastAsia="宋体" w:hAnsi="inherit" w:cs="宋体"/>
                  <w:color w:val="548E2E"/>
                  <w:kern w:val="0"/>
                  <w:sz w:val="24"/>
                  <w:szCs w:val="24"/>
                  <w:u w:val="single"/>
                </w:rPr>
                <w:t>https://stackoverflow.com/questions/19394570/java-jre-7u45-breaks-classloader-getresources</w:t>
              </w:r>
            </w:hyperlink>
            <w:r w:rsidRPr="00BA0D5D">
              <w:rPr>
                <w:rFonts w:ascii="inherit" w:eastAsia="宋体" w:hAnsi="inherit" w:cs="宋体"/>
                <w:kern w:val="0"/>
                <w:sz w:val="24"/>
                <w:szCs w:val="24"/>
              </w:rPr>
              <w:t>).</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On JDK 9’s module path (Jigsaw), Spring’s classpath scanning generally works as expected. Putting resources into a dedicated directory is highly recommendable here as well, avoiding the aforementioned portability problems with searching the jar file root level.</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Ant-style patterns with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 resources are not guaranteed to find matching resources if the root package to search is available in multiple class path locations. Consider the following example of a resource location: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com/mycompany/package1/service-context.xml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an Ant-style path that someone might use to try to find that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classpath:com/mycompany/**/service-context.xml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Such a resource may be in only one location, but when a path such as the preceding example is used to try to resolve it, the resolver works off the (first) URL returned by </w:t>
      </w:r>
      <w:r w:rsidRPr="00BA0D5D">
        <w:rPr>
          <w:rFonts w:ascii="Consolas" w:eastAsia="宋体" w:hAnsi="Consolas" w:cs="宋体"/>
          <w:color w:val="34302D"/>
          <w:kern w:val="0"/>
          <w:sz w:val="23"/>
          <w:szCs w:val="23"/>
          <w:shd w:val="clear" w:color="auto" w:fill="F7F7F8"/>
        </w:rPr>
        <w:t>getResource("com/mycompany");</w:t>
      </w:r>
      <w:r w:rsidRPr="00BA0D5D">
        <w:rPr>
          <w:rFonts w:ascii="inherit" w:eastAsia="宋体" w:hAnsi="inherit" w:cs="Arial"/>
          <w:color w:val="34302D"/>
          <w:kern w:val="0"/>
          <w:sz w:val="24"/>
          <w:szCs w:val="24"/>
        </w:rPr>
        <w:t>. If this base package node exists in multiple classloader locations, the actual end resource may not be there. Therefore, in such a case you should prefer using </w:t>
      </w:r>
      <w:r w:rsidRPr="00BA0D5D">
        <w:rPr>
          <w:rFonts w:ascii="Consolas" w:eastAsia="宋体" w:hAnsi="Consolas" w:cs="宋体"/>
          <w:color w:val="34302D"/>
          <w:kern w:val="0"/>
          <w:sz w:val="23"/>
          <w:szCs w:val="23"/>
          <w:shd w:val="clear" w:color="auto" w:fill="F7F7F8"/>
        </w:rPr>
        <w:t>classpath*:</w:t>
      </w:r>
      <w:r w:rsidRPr="00BA0D5D">
        <w:rPr>
          <w:rFonts w:ascii="inherit" w:eastAsia="宋体" w:hAnsi="inherit" w:cs="Arial"/>
          <w:color w:val="34302D"/>
          <w:kern w:val="0"/>
          <w:sz w:val="24"/>
          <w:szCs w:val="24"/>
        </w:rPr>
        <w:t>with the same Ant-style pattern, which searches all class path locations that contain the root package.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2.7.3. </w:t>
      </w:r>
      <w:r w:rsidRPr="00BA0D5D">
        <w:rPr>
          <w:rFonts w:ascii="Consolas" w:eastAsia="宋体" w:hAnsi="Consolas" w:cs="宋体"/>
          <w:color w:val="34302D"/>
          <w:kern w:val="0"/>
          <w:sz w:val="33"/>
          <w:szCs w:val="33"/>
          <w:shd w:val="clear" w:color="auto" w:fill="F7F7F8"/>
        </w:rPr>
        <w:t>FileSystemResource</w:t>
      </w:r>
      <w:r w:rsidRPr="00BA0D5D">
        <w:rPr>
          <w:rFonts w:ascii="Arial" w:eastAsia="宋体" w:hAnsi="Arial" w:cs="Arial"/>
          <w:color w:val="34302D"/>
          <w:kern w:val="0"/>
          <w:sz w:val="35"/>
          <w:szCs w:val="35"/>
        </w:rPr>
        <w:t> Caveats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that is not attached to a </w:t>
      </w:r>
      <w:r w:rsidRPr="00BA0D5D">
        <w:rPr>
          <w:rFonts w:ascii="Consolas" w:eastAsia="宋体" w:hAnsi="Consolas" w:cs="宋体"/>
          <w:color w:val="34302D"/>
          <w:kern w:val="0"/>
          <w:sz w:val="23"/>
          <w:szCs w:val="23"/>
          <w:shd w:val="clear" w:color="auto" w:fill="F7F7F8"/>
        </w:rPr>
        <w:t>FileSystemApplicationContext</w:t>
      </w:r>
      <w:r w:rsidRPr="00BA0D5D">
        <w:rPr>
          <w:rFonts w:ascii="inherit" w:eastAsia="宋体" w:hAnsi="inherit" w:cs="Arial"/>
          <w:color w:val="34302D"/>
          <w:kern w:val="0"/>
          <w:sz w:val="24"/>
          <w:szCs w:val="24"/>
        </w:rPr>
        <w:t> (that is, when a </w:t>
      </w:r>
      <w:r w:rsidRPr="00BA0D5D">
        <w:rPr>
          <w:rFonts w:ascii="Consolas" w:eastAsia="宋体" w:hAnsi="Consolas" w:cs="宋体"/>
          <w:color w:val="34302D"/>
          <w:kern w:val="0"/>
          <w:sz w:val="23"/>
          <w:szCs w:val="23"/>
          <w:shd w:val="clear" w:color="auto" w:fill="F7F7F8"/>
        </w:rPr>
        <w:t>FileSystemApplicationContext</w:t>
      </w:r>
      <w:r w:rsidRPr="00BA0D5D">
        <w:rPr>
          <w:rFonts w:ascii="inherit" w:eastAsia="宋体" w:hAnsi="inherit" w:cs="Arial"/>
          <w:color w:val="34302D"/>
          <w:kern w:val="0"/>
          <w:sz w:val="24"/>
          <w:szCs w:val="24"/>
        </w:rPr>
        <w:t>is not the actual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treats absolute and relative paths as you would expect. Relative paths are relative to the current working directory, while absolute paths are relative to the root of the filesystem.</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backwards compatibility (historical) reasons however, this changes when the </w:t>
      </w:r>
      <w:r w:rsidRPr="00BA0D5D">
        <w:rPr>
          <w:rFonts w:ascii="Consolas" w:eastAsia="宋体" w:hAnsi="Consolas" w:cs="宋体"/>
          <w:color w:val="34302D"/>
          <w:kern w:val="0"/>
          <w:sz w:val="23"/>
          <w:szCs w:val="23"/>
          <w:shd w:val="clear" w:color="auto" w:fill="F7F7F8"/>
        </w:rPr>
        <w:t>FileSystemApplicationContext</w:t>
      </w:r>
      <w:r w:rsidRPr="00BA0D5D">
        <w:rPr>
          <w:rFonts w:ascii="inherit" w:eastAsia="宋体" w:hAnsi="inherit" w:cs="Arial"/>
          <w:color w:val="34302D"/>
          <w:kern w:val="0"/>
          <w:sz w:val="24"/>
          <w:szCs w:val="24"/>
        </w:rPr>
        <w:t> is the </w:t>
      </w:r>
      <w:r w:rsidRPr="00BA0D5D">
        <w:rPr>
          <w:rFonts w:ascii="Consolas" w:eastAsia="宋体" w:hAnsi="Consolas" w:cs="宋体"/>
          <w:color w:val="34302D"/>
          <w:kern w:val="0"/>
          <w:sz w:val="23"/>
          <w:szCs w:val="23"/>
          <w:shd w:val="clear" w:color="auto" w:fill="F7F7F8"/>
        </w:rPr>
        <w:t>ResourceLoader</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FileSystemApplicationContext</w:t>
      </w:r>
      <w:r w:rsidRPr="00BA0D5D">
        <w:rPr>
          <w:rFonts w:ascii="inherit" w:eastAsia="宋体" w:hAnsi="inherit" w:cs="Arial"/>
          <w:color w:val="34302D"/>
          <w:kern w:val="0"/>
          <w:sz w:val="24"/>
          <w:szCs w:val="24"/>
        </w:rPr>
        <w:t> forces all attached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xml:space="preserve"> instances to treat all </w:t>
      </w:r>
      <w:r w:rsidRPr="00BA0D5D">
        <w:rPr>
          <w:rFonts w:ascii="inherit" w:eastAsia="宋体" w:hAnsi="inherit" w:cs="Arial"/>
          <w:color w:val="34302D"/>
          <w:kern w:val="0"/>
          <w:sz w:val="24"/>
          <w:szCs w:val="24"/>
        </w:rPr>
        <w:lastRenderedPageBreak/>
        <w:t>location paths as relative, whether they start with a leading slash or not. In practice, this means the following examples are equivalent: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"conf/context.xml"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"/conf/context.xml"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examples are also equivalent (even though it would make sense for them to be different, as one case is relative and the other absolute):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FileSystemXmlApplicationContext ctx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ctx.getResource(</w:t>
      </w:r>
      <w:r w:rsidRPr="00BA0D5D">
        <w:rPr>
          <w:rFonts w:ascii="Consolas" w:eastAsia="宋体" w:hAnsi="Consolas" w:cs="宋体"/>
          <w:color w:val="DD1144"/>
          <w:kern w:val="0"/>
          <w:sz w:val="24"/>
          <w:szCs w:val="24"/>
        </w:rPr>
        <w:t>"some/resource/path/myTemplate.txt"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FileSystemXmlApplicationContext ctx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ctx.getResource(</w:t>
      </w:r>
      <w:r w:rsidRPr="00BA0D5D">
        <w:rPr>
          <w:rFonts w:ascii="Consolas" w:eastAsia="宋体" w:hAnsi="Consolas" w:cs="宋体"/>
          <w:color w:val="DD1144"/>
          <w:kern w:val="0"/>
          <w:sz w:val="24"/>
          <w:szCs w:val="24"/>
        </w:rPr>
        <w:t>"/some/resource/path/myTemplate.txt"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practice, if you need true absolute filesystem paths, you should avoid using absolute paths with </w:t>
      </w:r>
      <w:r w:rsidRPr="00BA0D5D">
        <w:rPr>
          <w:rFonts w:ascii="Consolas" w:eastAsia="宋体" w:hAnsi="Consolas" w:cs="宋体"/>
          <w:color w:val="34302D"/>
          <w:kern w:val="0"/>
          <w:sz w:val="23"/>
          <w:szCs w:val="23"/>
          <w:shd w:val="clear" w:color="auto" w:fill="F7F7F8"/>
        </w:rPr>
        <w:t>FileSystemResource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FileSystemXmlApplicationContext</w:t>
      </w:r>
      <w:r w:rsidRPr="00BA0D5D">
        <w:rPr>
          <w:rFonts w:ascii="inherit" w:eastAsia="宋体" w:hAnsi="inherit" w:cs="Arial"/>
          <w:color w:val="34302D"/>
          <w:kern w:val="0"/>
          <w:sz w:val="24"/>
          <w:szCs w:val="24"/>
        </w:rPr>
        <w:t> and force the use of a </w:t>
      </w:r>
      <w:r w:rsidRPr="00BA0D5D">
        <w:rPr>
          <w:rFonts w:ascii="Consolas" w:eastAsia="宋体" w:hAnsi="Consolas" w:cs="宋体"/>
          <w:color w:val="34302D"/>
          <w:kern w:val="0"/>
          <w:sz w:val="23"/>
          <w:szCs w:val="23"/>
          <w:shd w:val="clear" w:color="auto" w:fill="F7F7F8"/>
        </w:rPr>
        <w:t>UrlResource</w:t>
      </w:r>
      <w:r w:rsidRPr="00BA0D5D">
        <w:rPr>
          <w:rFonts w:ascii="inherit" w:eastAsia="宋体" w:hAnsi="inherit" w:cs="Arial"/>
          <w:color w:val="34302D"/>
          <w:kern w:val="0"/>
          <w:sz w:val="24"/>
          <w:szCs w:val="24"/>
        </w:rPr>
        <w:t> by using the </w:t>
      </w:r>
      <w:r w:rsidRPr="00BA0D5D">
        <w:rPr>
          <w:rFonts w:ascii="Consolas" w:eastAsia="宋体" w:hAnsi="Consolas" w:cs="宋体"/>
          <w:color w:val="34302D"/>
          <w:kern w:val="0"/>
          <w:sz w:val="23"/>
          <w:szCs w:val="23"/>
          <w:shd w:val="clear" w:color="auto" w:fill="F7F7F8"/>
        </w:rPr>
        <w:t>file:</w:t>
      </w:r>
      <w:r w:rsidRPr="00BA0D5D">
        <w:rPr>
          <w:rFonts w:ascii="inherit" w:eastAsia="宋体" w:hAnsi="inherit" w:cs="Arial"/>
          <w:color w:val="34302D"/>
          <w:kern w:val="0"/>
          <w:sz w:val="24"/>
          <w:szCs w:val="24"/>
        </w:rPr>
        <w:t> URL prefix. The following examples show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actual context type doesn't matter, the Resource will always be UrlResource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ctx.getResource(</w:t>
      </w:r>
      <w:r w:rsidRPr="00BA0D5D">
        <w:rPr>
          <w:rFonts w:ascii="Consolas" w:eastAsia="宋体" w:hAnsi="Consolas" w:cs="宋体"/>
          <w:color w:val="DD1144"/>
          <w:kern w:val="0"/>
          <w:sz w:val="24"/>
          <w:szCs w:val="24"/>
        </w:rPr>
        <w:t>"file:///some/resource/path/myTemplate.txt"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force this FileSystemXmlApplicationContext to load its definition via a UrlResource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ApplicationContext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FileSystemXmlApplicationContext(</w:t>
      </w:r>
      <w:r w:rsidRPr="00BA0D5D">
        <w:rPr>
          <w:rFonts w:ascii="Consolas" w:eastAsia="宋体" w:hAnsi="Consolas" w:cs="宋体"/>
          <w:color w:val="DD1144"/>
          <w:kern w:val="0"/>
          <w:sz w:val="24"/>
          <w:szCs w:val="24"/>
        </w:rPr>
        <w:t>"file:///conf/context.xml"</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448" w:name="_Toc15219516"/>
      <w:r w:rsidRPr="00BA0D5D">
        <w:rPr>
          <w:rFonts w:ascii="Arial" w:eastAsia="宋体" w:hAnsi="Arial" w:cs="Arial"/>
          <w:color w:val="34302D"/>
          <w:kern w:val="0"/>
          <w:sz w:val="55"/>
          <w:szCs w:val="55"/>
        </w:rPr>
        <w:t>3. Validation, Data Binding, and Type Conversion</w:t>
      </w:r>
      <w:bookmarkEnd w:id="244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are pros and cons for considering validation as business logic, and Spring offers a design for validation (and data binding) that does not exclude either one of them. Specifically, validation should not be tied to the web tier and should be easy to localize, and it should be possible to plug in any available validator. Considering these concerns, Spring has come up with a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interface that is both basic and eminently usable in every layer of an application.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Data binding is useful for letting user input be dynamically bound to the domain model of an application (or whatever objects you use to process user input). Spring provides the aptly named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to do exactly that. The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and the</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make up the </w:t>
      </w:r>
      <w:r w:rsidRPr="00BA0D5D">
        <w:rPr>
          <w:rFonts w:ascii="Consolas" w:eastAsia="宋体" w:hAnsi="Consolas" w:cs="宋体"/>
          <w:color w:val="34302D"/>
          <w:kern w:val="0"/>
          <w:sz w:val="23"/>
          <w:szCs w:val="23"/>
          <w:shd w:val="clear" w:color="auto" w:fill="F7F7F8"/>
        </w:rPr>
        <w:t>validation</w:t>
      </w:r>
      <w:r w:rsidRPr="00BA0D5D">
        <w:rPr>
          <w:rFonts w:ascii="inherit" w:eastAsia="宋体" w:hAnsi="inherit" w:cs="Arial"/>
          <w:color w:val="34302D"/>
          <w:kern w:val="0"/>
          <w:sz w:val="24"/>
          <w:szCs w:val="24"/>
        </w:rPr>
        <w:t> package, which is primarily used in but not limited to the MVC framework.</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is a fundamental concept in the Spring Framework and is used in a lot of places. However, you probably do not need to use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xml:space="preserve"> directly. Because this is reference </w:t>
      </w:r>
      <w:r w:rsidRPr="00BA0D5D">
        <w:rPr>
          <w:rFonts w:ascii="inherit" w:eastAsia="宋体" w:hAnsi="inherit" w:cs="Arial"/>
          <w:color w:val="34302D"/>
          <w:kern w:val="0"/>
          <w:sz w:val="24"/>
          <w:szCs w:val="24"/>
        </w:rPr>
        <w:lastRenderedPageBreak/>
        <w:t>documentation, however, we felt that some explanation might be in order. We explain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in this chapter, since, if you are going to use it at all, you are most likely do so when trying to bind data to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the lower-level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both use </w:t>
      </w:r>
      <w:r w:rsidRPr="00BA0D5D">
        <w:rPr>
          <w:rFonts w:ascii="Consolas" w:eastAsia="宋体" w:hAnsi="Consolas" w:cs="宋体"/>
          <w:color w:val="34302D"/>
          <w:kern w:val="0"/>
          <w:sz w:val="23"/>
          <w:szCs w:val="23"/>
          <w:shd w:val="clear" w:color="auto" w:fill="F7F7F8"/>
        </w:rPr>
        <w:t>PropertyEditorSupport</w:t>
      </w:r>
      <w:r w:rsidRPr="00BA0D5D">
        <w:rPr>
          <w:rFonts w:ascii="inherit" w:eastAsia="宋体" w:hAnsi="inherit" w:cs="Arial"/>
          <w:color w:val="34302D"/>
          <w:kern w:val="0"/>
          <w:sz w:val="24"/>
          <w:szCs w:val="24"/>
        </w:rPr>
        <w:t> implementations to parse and format property values. The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PropertyEditorSupport</w:t>
      </w:r>
      <w:r w:rsidRPr="00BA0D5D">
        <w:rPr>
          <w:rFonts w:ascii="inherit" w:eastAsia="宋体" w:hAnsi="inherit" w:cs="Arial"/>
          <w:color w:val="34302D"/>
          <w:kern w:val="0"/>
          <w:sz w:val="24"/>
          <w:szCs w:val="24"/>
        </w:rPr>
        <w:t> types are part of the JavaBeans specification and are also explained in this chapter. Spring 3 introduced a </w:t>
      </w:r>
      <w:r w:rsidRPr="00BA0D5D">
        <w:rPr>
          <w:rFonts w:ascii="Consolas" w:eastAsia="宋体" w:hAnsi="Consolas" w:cs="宋体"/>
          <w:color w:val="34302D"/>
          <w:kern w:val="0"/>
          <w:sz w:val="23"/>
          <w:szCs w:val="23"/>
          <w:shd w:val="clear" w:color="auto" w:fill="F7F7F8"/>
        </w:rPr>
        <w:t>core.convert</w:t>
      </w:r>
      <w:r w:rsidRPr="00BA0D5D">
        <w:rPr>
          <w:rFonts w:ascii="inherit" w:eastAsia="宋体" w:hAnsi="inherit" w:cs="Arial"/>
          <w:color w:val="34302D"/>
          <w:kern w:val="0"/>
          <w:sz w:val="24"/>
          <w:szCs w:val="24"/>
        </w:rPr>
        <w:t> package that provides a general type conversion facility, as well as a higher-level “format” package for formatting UI field values. You can use these packages as simpler alternatives to</w:t>
      </w:r>
      <w:r w:rsidRPr="00BA0D5D">
        <w:rPr>
          <w:rFonts w:ascii="Consolas" w:eastAsia="宋体" w:hAnsi="Consolas" w:cs="宋体"/>
          <w:color w:val="34302D"/>
          <w:kern w:val="0"/>
          <w:sz w:val="23"/>
          <w:szCs w:val="23"/>
          <w:shd w:val="clear" w:color="auto" w:fill="F7F7F8"/>
        </w:rPr>
        <w:t>PropertyEditorSupport</w:t>
      </w:r>
      <w:r w:rsidRPr="00BA0D5D">
        <w:rPr>
          <w:rFonts w:ascii="inherit" w:eastAsia="宋体" w:hAnsi="inherit" w:cs="Arial"/>
          <w:color w:val="34302D"/>
          <w:kern w:val="0"/>
          <w:sz w:val="24"/>
          <w:szCs w:val="24"/>
        </w:rPr>
        <w:t> implementations. They are also discussed in this chapter.</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JSR-303/JSR-349 Bean Validation</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version 4.0, Spring Framework supports Bean Validation 1.0 (JSR-303) and Bean Validation 1.1 (JSR-349) for setup support and adapting them to Spring’s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interface.</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application can choose to enable Bean Validation once globally, as described in </w:t>
      </w:r>
      <w:hyperlink r:id="rId478" w:anchor="validation-beanvalidation" w:history="1">
        <w:r w:rsidRPr="00BA0D5D">
          <w:rPr>
            <w:rFonts w:ascii="inherit" w:eastAsia="宋体" w:hAnsi="inherit" w:cs="Arial"/>
            <w:color w:val="548E2E"/>
            <w:kern w:val="0"/>
            <w:sz w:val="24"/>
            <w:szCs w:val="24"/>
            <w:u w:val="single"/>
          </w:rPr>
          <w:t>Spring Validation</w:t>
        </w:r>
      </w:hyperlink>
      <w:r w:rsidRPr="00BA0D5D">
        <w:rPr>
          <w:rFonts w:ascii="inherit" w:eastAsia="宋体" w:hAnsi="inherit" w:cs="Arial"/>
          <w:color w:val="34302D"/>
          <w:kern w:val="0"/>
          <w:sz w:val="24"/>
          <w:szCs w:val="24"/>
        </w:rPr>
        <w:t>, and use it exclusively for all validation needs.</w:t>
      </w:r>
    </w:p>
    <w:p w:rsidR="00BA0D5D" w:rsidRP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application can also register additional Spring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instances for each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instance, as described in </w:t>
      </w:r>
      <w:hyperlink r:id="rId479" w:anchor="validation-binder" w:history="1">
        <w:r w:rsidRPr="00BA0D5D">
          <w:rPr>
            <w:rFonts w:ascii="inherit" w:eastAsia="宋体" w:hAnsi="inherit" w:cs="Arial"/>
            <w:color w:val="548E2E"/>
            <w:kern w:val="0"/>
            <w:sz w:val="24"/>
            <w:szCs w:val="24"/>
            <w:u w:val="single"/>
          </w:rPr>
          <w:t>Configuring a </w:t>
        </w:r>
        <w:r w:rsidRPr="00BA0D5D">
          <w:rPr>
            <w:rFonts w:ascii="Consolas" w:eastAsia="宋体" w:hAnsi="Consolas" w:cs="宋体"/>
            <w:color w:val="548E2E"/>
            <w:kern w:val="0"/>
            <w:sz w:val="23"/>
            <w:szCs w:val="23"/>
            <w:u w:val="single"/>
            <w:shd w:val="clear" w:color="auto" w:fill="F7F7F8"/>
          </w:rPr>
          <w:t>DataBinder</w:t>
        </w:r>
      </w:hyperlink>
      <w:r w:rsidRPr="00BA0D5D">
        <w:rPr>
          <w:rFonts w:ascii="inherit" w:eastAsia="宋体" w:hAnsi="inherit" w:cs="Arial"/>
          <w:color w:val="34302D"/>
          <w:kern w:val="0"/>
          <w:sz w:val="24"/>
          <w:szCs w:val="24"/>
        </w:rPr>
        <w:t>. This may be useful for plugging in validation logic without the use of annotations.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49" w:name="_Toc15219517"/>
      <w:r w:rsidRPr="00BA0D5D">
        <w:rPr>
          <w:rFonts w:ascii="Arial" w:eastAsia="宋体" w:hAnsi="Arial" w:cs="Arial"/>
          <w:color w:val="34302D"/>
          <w:kern w:val="0"/>
          <w:sz w:val="41"/>
          <w:szCs w:val="41"/>
        </w:rPr>
        <w:t>3.1. Validation by Using Spring’s Validator Interface</w:t>
      </w:r>
      <w:bookmarkEnd w:id="244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features a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interface that you can use to validate objects. The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interface works by using an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object so that, while validating, validators can report validation failures to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 of a small data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 usual getters and setters...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example provides validation behavior for the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class by implementing the following two methods of the </w:t>
      </w:r>
      <w:r w:rsidRPr="00BA0D5D">
        <w:rPr>
          <w:rFonts w:ascii="Consolas" w:eastAsia="宋体" w:hAnsi="Consolas" w:cs="宋体"/>
          <w:color w:val="34302D"/>
          <w:kern w:val="0"/>
          <w:sz w:val="23"/>
          <w:szCs w:val="23"/>
          <w:shd w:val="clear" w:color="auto" w:fill="F7F7F8"/>
        </w:rPr>
        <w:t>org.springframework.validation.Validator</w:t>
      </w:r>
      <w:r w:rsidRPr="00BA0D5D">
        <w:rPr>
          <w:rFonts w:ascii="inherit" w:eastAsia="宋体" w:hAnsi="inherit" w:cs="Arial"/>
          <w:color w:val="34302D"/>
          <w:kern w:val="0"/>
          <w:sz w:val="24"/>
          <w:szCs w:val="24"/>
        </w:rPr>
        <w:t> interface:</w:t>
      </w:r>
    </w:p>
    <w:p w:rsidR="00BA0D5D" w:rsidRPr="00BA0D5D" w:rsidRDefault="00BA0D5D" w:rsidP="00BA0D5D">
      <w:pPr>
        <w:widowControl/>
        <w:numPr>
          <w:ilvl w:val="0"/>
          <w:numId w:val="2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supports(Class)</w:t>
      </w:r>
      <w:r w:rsidRPr="00BA0D5D">
        <w:rPr>
          <w:rFonts w:ascii="inherit" w:eastAsia="宋体" w:hAnsi="inherit" w:cs="Arial"/>
          <w:color w:val="34302D"/>
          <w:kern w:val="0"/>
          <w:sz w:val="24"/>
          <w:szCs w:val="24"/>
        </w:rPr>
        <w:t>: Can this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validate instances of the supplied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2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validate(Object, org.springframework.validation.Errors)</w:t>
      </w:r>
      <w:r w:rsidRPr="00BA0D5D">
        <w:rPr>
          <w:rFonts w:ascii="inherit" w:eastAsia="宋体" w:hAnsi="inherit" w:cs="Arial"/>
          <w:color w:val="34302D"/>
          <w:kern w:val="0"/>
          <w:sz w:val="24"/>
          <w:szCs w:val="24"/>
        </w:rPr>
        <w:t>: Validates the given object and, in case of validation errors, registers those with the given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Implementing a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is fairly straightforward, especially when you know of the </w:t>
      </w:r>
      <w:r w:rsidRPr="00BA0D5D">
        <w:rPr>
          <w:rFonts w:ascii="Consolas" w:eastAsia="宋体" w:hAnsi="Consolas" w:cs="宋体"/>
          <w:color w:val="34302D"/>
          <w:kern w:val="0"/>
          <w:sz w:val="23"/>
          <w:szCs w:val="23"/>
          <w:shd w:val="clear" w:color="auto" w:fill="F7F7F8"/>
        </w:rPr>
        <w:t>ValidationUtils</w:t>
      </w:r>
      <w:r w:rsidRPr="00BA0D5D">
        <w:rPr>
          <w:rFonts w:ascii="inherit" w:eastAsia="宋体" w:hAnsi="inherit" w:cs="Arial"/>
          <w:color w:val="34302D"/>
          <w:kern w:val="0"/>
          <w:sz w:val="24"/>
          <w:szCs w:val="24"/>
        </w:rPr>
        <w:t> helper class that the Spring Framework also provides. The following example implements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for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instances: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PersonValidator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Validator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This Validator validates *only* Person instances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supports(Class clazz)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Person.class.equals(clazz);</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validate(Object obj, Errors 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ValidationUtils.rejectIfEmpty(e, </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"name.empty"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Person p = (Person) obj;</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(p.getAge() &lt;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e.rejectValue(</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"negativevalue"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(p.getAge() &gt; </w:t>
      </w:r>
      <w:r w:rsidRPr="00BA0D5D">
        <w:rPr>
          <w:rFonts w:ascii="Consolas" w:eastAsia="宋体" w:hAnsi="Consolas" w:cs="宋体"/>
          <w:color w:val="009999"/>
          <w:kern w:val="0"/>
          <w:sz w:val="24"/>
          <w:szCs w:val="24"/>
        </w:rPr>
        <w:t>110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e.rejectValue(</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"too.darn.old"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rejectIfEmpty(..)</w:t>
      </w:r>
      <w:r w:rsidRPr="00BA0D5D">
        <w:rPr>
          <w:rFonts w:ascii="inherit" w:eastAsia="宋体" w:hAnsi="inherit" w:cs="Arial"/>
          <w:color w:val="34302D"/>
          <w:kern w:val="0"/>
          <w:sz w:val="24"/>
          <w:szCs w:val="24"/>
        </w:rPr>
        <w:t> method on the </w:t>
      </w:r>
      <w:r w:rsidRPr="00BA0D5D">
        <w:rPr>
          <w:rFonts w:ascii="Consolas" w:eastAsia="宋体" w:hAnsi="Consolas" w:cs="宋体"/>
          <w:color w:val="34302D"/>
          <w:kern w:val="0"/>
          <w:sz w:val="23"/>
          <w:szCs w:val="23"/>
          <w:shd w:val="clear" w:color="auto" w:fill="F7F7F8"/>
        </w:rPr>
        <w:t>ValidationUtils</w:t>
      </w:r>
      <w:r w:rsidRPr="00BA0D5D">
        <w:rPr>
          <w:rFonts w:ascii="inherit" w:eastAsia="宋体" w:hAnsi="inherit" w:cs="Arial"/>
          <w:color w:val="34302D"/>
          <w:kern w:val="0"/>
          <w:sz w:val="24"/>
          <w:szCs w:val="24"/>
        </w:rPr>
        <w:t> class is used to reject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property if it is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or the empty string. Have a look at the </w:t>
      </w:r>
      <w:hyperlink r:id="rId480" w:history="1">
        <w:r w:rsidRPr="00BA0D5D">
          <w:rPr>
            <w:rFonts w:ascii="Consolas" w:eastAsia="宋体" w:hAnsi="Consolas" w:cs="宋体"/>
            <w:color w:val="548E2E"/>
            <w:kern w:val="0"/>
            <w:sz w:val="23"/>
            <w:szCs w:val="23"/>
            <w:u w:val="single"/>
            <w:shd w:val="clear" w:color="auto" w:fill="F7F7F8"/>
          </w:rPr>
          <w:t>ValidationUtils</w:t>
        </w:r>
      </w:hyperlink>
      <w:r w:rsidRPr="00BA0D5D">
        <w:rPr>
          <w:rFonts w:ascii="inherit" w:eastAsia="宋体" w:hAnsi="inherit" w:cs="Arial"/>
          <w:color w:val="34302D"/>
          <w:kern w:val="0"/>
          <w:sz w:val="24"/>
          <w:szCs w:val="24"/>
        </w:rPr>
        <w:t> javadoc to see what functionality it provides besides the example shown previously.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While it is certainly possible to implement a single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class to validate each of the nested objects in a rich object, it may be better to encapsulate the validation logic for each nested class of object in its own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implementation. A simple example of a “rich” object would be a </w:t>
      </w:r>
      <w:r w:rsidRPr="00BA0D5D">
        <w:rPr>
          <w:rFonts w:ascii="Consolas" w:eastAsia="宋体" w:hAnsi="Consolas" w:cs="宋体"/>
          <w:color w:val="34302D"/>
          <w:kern w:val="0"/>
          <w:sz w:val="23"/>
          <w:szCs w:val="23"/>
          <w:shd w:val="clear" w:color="auto" w:fill="F7F7F8"/>
        </w:rPr>
        <w:t>Customer</w:t>
      </w:r>
      <w:r w:rsidRPr="00BA0D5D">
        <w:rPr>
          <w:rFonts w:ascii="inherit" w:eastAsia="宋体" w:hAnsi="inherit" w:cs="Arial"/>
          <w:color w:val="34302D"/>
          <w:kern w:val="0"/>
          <w:sz w:val="24"/>
          <w:szCs w:val="24"/>
        </w:rPr>
        <w:t> that is composed of two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properties (a first and a second name) and a complex </w:t>
      </w:r>
      <w:r w:rsidRPr="00BA0D5D">
        <w:rPr>
          <w:rFonts w:ascii="Consolas" w:eastAsia="宋体" w:hAnsi="Consolas" w:cs="宋体"/>
          <w:color w:val="34302D"/>
          <w:kern w:val="0"/>
          <w:sz w:val="23"/>
          <w:szCs w:val="23"/>
          <w:shd w:val="clear" w:color="auto" w:fill="F7F7F8"/>
        </w:rPr>
        <w:t>Address</w:t>
      </w:r>
      <w:r w:rsidRPr="00BA0D5D">
        <w:rPr>
          <w:rFonts w:ascii="inherit" w:eastAsia="宋体" w:hAnsi="inherit" w:cs="Arial"/>
          <w:color w:val="34302D"/>
          <w:kern w:val="0"/>
          <w:sz w:val="24"/>
          <w:szCs w:val="24"/>
        </w:rPr>
        <w:t> object. </w:t>
      </w:r>
      <w:r w:rsidRPr="00BA0D5D">
        <w:rPr>
          <w:rFonts w:ascii="Consolas" w:eastAsia="宋体" w:hAnsi="Consolas" w:cs="宋体"/>
          <w:color w:val="34302D"/>
          <w:kern w:val="0"/>
          <w:sz w:val="23"/>
          <w:szCs w:val="23"/>
          <w:shd w:val="clear" w:color="auto" w:fill="F7F7F8"/>
        </w:rPr>
        <w:t>Address</w:t>
      </w:r>
      <w:r w:rsidRPr="00BA0D5D">
        <w:rPr>
          <w:rFonts w:ascii="inherit" w:eastAsia="宋体" w:hAnsi="inherit" w:cs="Arial"/>
          <w:color w:val="34302D"/>
          <w:kern w:val="0"/>
          <w:sz w:val="24"/>
          <w:szCs w:val="24"/>
        </w:rPr>
        <w:t> objects may be used independently of </w:t>
      </w:r>
      <w:r w:rsidRPr="00BA0D5D">
        <w:rPr>
          <w:rFonts w:ascii="Consolas" w:eastAsia="宋体" w:hAnsi="Consolas" w:cs="宋体"/>
          <w:color w:val="34302D"/>
          <w:kern w:val="0"/>
          <w:sz w:val="23"/>
          <w:szCs w:val="23"/>
          <w:shd w:val="clear" w:color="auto" w:fill="F7F7F8"/>
        </w:rPr>
        <w:t>Customer</w:t>
      </w:r>
      <w:r w:rsidRPr="00BA0D5D">
        <w:rPr>
          <w:rFonts w:ascii="inherit" w:eastAsia="宋体" w:hAnsi="inherit" w:cs="Arial"/>
          <w:color w:val="34302D"/>
          <w:kern w:val="0"/>
          <w:sz w:val="24"/>
          <w:szCs w:val="24"/>
        </w:rPr>
        <w:t> objects, so a distinct </w:t>
      </w:r>
      <w:r w:rsidRPr="00BA0D5D">
        <w:rPr>
          <w:rFonts w:ascii="Consolas" w:eastAsia="宋体" w:hAnsi="Consolas" w:cs="宋体"/>
          <w:color w:val="34302D"/>
          <w:kern w:val="0"/>
          <w:sz w:val="23"/>
          <w:szCs w:val="23"/>
          <w:shd w:val="clear" w:color="auto" w:fill="F7F7F8"/>
        </w:rPr>
        <w:t>AddressValidator</w:t>
      </w:r>
      <w:r w:rsidRPr="00BA0D5D">
        <w:rPr>
          <w:rFonts w:ascii="inherit" w:eastAsia="宋体" w:hAnsi="inherit" w:cs="Arial"/>
          <w:color w:val="34302D"/>
          <w:kern w:val="0"/>
          <w:sz w:val="24"/>
          <w:szCs w:val="24"/>
        </w:rPr>
        <w:t> has been implemented. If you want your </w:t>
      </w:r>
      <w:r w:rsidRPr="00BA0D5D">
        <w:rPr>
          <w:rFonts w:ascii="Consolas" w:eastAsia="宋体" w:hAnsi="Consolas" w:cs="宋体"/>
          <w:color w:val="34302D"/>
          <w:kern w:val="0"/>
          <w:sz w:val="23"/>
          <w:szCs w:val="23"/>
          <w:shd w:val="clear" w:color="auto" w:fill="F7F7F8"/>
        </w:rPr>
        <w:t>CustomerValidator</w:t>
      </w:r>
      <w:r w:rsidRPr="00BA0D5D">
        <w:rPr>
          <w:rFonts w:ascii="inherit" w:eastAsia="宋体" w:hAnsi="inherit" w:cs="Arial"/>
          <w:color w:val="34302D"/>
          <w:kern w:val="0"/>
          <w:sz w:val="24"/>
          <w:szCs w:val="24"/>
        </w:rPr>
        <w:t> to reuse the logic contained within the </w:t>
      </w:r>
      <w:r w:rsidRPr="00BA0D5D">
        <w:rPr>
          <w:rFonts w:ascii="Consolas" w:eastAsia="宋体" w:hAnsi="Consolas" w:cs="宋体"/>
          <w:color w:val="34302D"/>
          <w:kern w:val="0"/>
          <w:sz w:val="23"/>
          <w:szCs w:val="23"/>
          <w:shd w:val="clear" w:color="auto" w:fill="F7F7F8"/>
        </w:rPr>
        <w:t>AddressValidator</w:t>
      </w:r>
      <w:r w:rsidRPr="00BA0D5D">
        <w:rPr>
          <w:rFonts w:ascii="inherit" w:eastAsia="宋体" w:hAnsi="inherit" w:cs="Arial"/>
          <w:color w:val="34302D"/>
          <w:kern w:val="0"/>
          <w:sz w:val="24"/>
          <w:szCs w:val="24"/>
        </w:rPr>
        <w:t> class without resorting to copy-and-paste, you can dependency-inject or instantiate an </w:t>
      </w:r>
      <w:r w:rsidRPr="00BA0D5D">
        <w:rPr>
          <w:rFonts w:ascii="Consolas" w:eastAsia="宋体" w:hAnsi="Consolas" w:cs="宋体"/>
          <w:color w:val="34302D"/>
          <w:kern w:val="0"/>
          <w:sz w:val="23"/>
          <w:szCs w:val="23"/>
          <w:shd w:val="clear" w:color="auto" w:fill="F7F7F8"/>
        </w:rPr>
        <w:t>AddressValidator</w:t>
      </w:r>
      <w:r w:rsidRPr="00BA0D5D">
        <w:rPr>
          <w:rFonts w:ascii="inherit" w:eastAsia="宋体" w:hAnsi="inherit" w:cs="Arial"/>
          <w:color w:val="34302D"/>
          <w:kern w:val="0"/>
          <w:sz w:val="24"/>
          <w:szCs w:val="24"/>
        </w:rPr>
        <w:t> within your </w:t>
      </w:r>
      <w:r w:rsidRPr="00BA0D5D">
        <w:rPr>
          <w:rFonts w:ascii="Consolas" w:eastAsia="宋体" w:hAnsi="Consolas" w:cs="宋体"/>
          <w:color w:val="34302D"/>
          <w:kern w:val="0"/>
          <w:sz w:val="23"/>
          <w:szCs w:val="23"/>
          <w:shd w:val="clear" w:color="auto" w:fill="F7F7F8"/>
        </w:rPr>
        <w:t>CustomerValidator</w:t>
      </w:r>
      <w:r w:rsidRPr="00BA0D5D">
        <w:rPr>
          <w:rFonts w:ascii="inherit" w:eastAsia="宋体" w:hAnsi="inherit" w:cs="Arial"/>
          <w:color w:val="34302D"/>
          <w:kern w:val="0"/>
          <w:sz w:val="24"/>
          <w:szCs w:val="24"/>
        </w:rPr>
        <w: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CustomerValidator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Validator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Validator addressValidator;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CustomerValidator(Validator addressValidator)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(addressValidator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IllegalArgumentException(</w:t>
      </w:r>
      <w:r w:rsidRPr="00BA0D5D">
        <w:rPr>
          <w:rFonts w:ascii="Consolas" w:eastAsia="宋体" w:hAnsi="Consolas" w:cs="宋体"/>
          <w:color w:val="DD1144"/>
          <w:kern w:val="0"/>
          <w:sz w:val="24"/>
          <w:szCs w:val="24"/>
        </w:rPr>
        <w:t>"The supplied [Validator] is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"required and must not be 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(!addressValidator.supports(Address.class))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IllegalArgumentException(</w:t>
      </w:r>
      <w:r w:rsidRPr="00BA0D5D">
        <w:rPr>
          <w:rFonts w:ascii="Consolas" w:eastAsia="宋体" w:hAnsi="Consolas" w:cs="宋体"/>
          <w:color w:val="DD1144"/>
          <w:kern w:val="0"/>
          <w:sz w:val="24"/>
          <w:szCs w:val="24"/>
        </w:rPr>
        <w:t>"The supplied [Validator] must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"support the validation of [Address] instances."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.addressValidator = addressValidator;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This Validator validates Customer instances, and any subclasses of Customer too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supports(Class clazz)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Customer.class.isAssignableFrom(clazz);</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validate(Object target, Errors errors)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ValidationUtils.rejectIfEmptyOrWhitespace(errors, </w:t>
      </w:r>
      <w:r w:rsidRPr="00BA0D5D">
        <w:rPr>
          <w:rFonts w:ascii="Consolas" w:eastAsia="宋体" w:hAnsi="Consolas" w:cs="宋体"/>
          <w:color w:val="DD1144"/>
          <w:kern w:val="0"/>
          <w:sz w:val="24"/>
          <w:szCs w:val="24"/>
        </w:rPr>
        <w:t>"firstName"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"field.required"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ValidationUtils.rejectIfEmptyOrWhitespace(errors, </w:t>
      </w:r>
      <w:r w:rsidRPr="00BA0D5D">
        <w:rPr>
          <w:rFonts w:ascii="Consolas" w:eastAsia="宋体" w:hAnsi="Consolas" w:cs="宋体"/>
          <w:color w:val="DD1144"/>
          <w:kern w:val="0"/>
          <w:sz w:val="24"/>
          <w:szCs w:val="24"/>
        </w:rPr>
        <w:t>"surname"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"field.required"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Customer customer = (Customer) target;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errors.pushNestedPath(</w:t>
      </w:r>
      <w:r w:rsidRPr="00BA0D5D">
        <w:rPr>
          <w:rFonts w:ascii="Consolas" w:eastAsia="宋体" w:hAnsi="Consolas" w:cs="宋体"/>
          <w:color w:val="DD1144"/>
          <w:kern w:val="0"/>
          <w:sz w:val="24"/>
          <w:szCs w:val="24"/>
        </w:rPr>
        <w:t>"address"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ValidationUtils.invokeValidator(</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.addressValidator, customer.getAddress(), errors);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finally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errors.popNestedPath();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Validation errors are reported to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object passed to the validator. In the case of Spring Web MVC, you can use the </w:t>
      </w:r>
      <w:r w:rsidRPr="00BA0D5D">
        <w:rPr>
          <w:rFonts w:ascii="Consolas" w:eastAsia="宋体" w:hAnsi="Consolas" w:cs="宋体"/>
          <w:color w:val="34302D"/>
          <w:kern w:val="0"/>
          <w:sz w:val="23"/>
          <w:szCs w:val="23"/>
          <w:shd w:val="clear" w:color="auto" w:fill="F7F7F8"/>
        </w:rPr>
        <w:t>&lt;spring:bind/&gt;</w:t>
      </w:r>
      <w:r w:rsidRPr="00BA0D5D">
        <w:rPr>
          <w:rFonts w:ascii="inherit" w:eastAsia="宋体" w:hAnsi="inherit" w:cs="Arial"/>
          <w:color w:val="34302D"/>
          <w:kern w:val="0"/>
          <w:sz w:val="24"/>
          <w:szCs w:val="24"/>
        </w:rPr>
        <w:t> tag to inspect the error messages, but you can also inspect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object yourself. More information about the methods it offers can be found in the </w:t>
      </w:r>
      <w:hyperlink r:id="rId481" w:history="1">
        <w:r w:rsidRPr="00BA0D5D">
          <w:rPr>
            <w:rFonts w:ascii="inherit" w:eastAsia="宋体" w:hAnsi="inherit" w:cs="Arial"/>
            <w:color w:val="548E2E"/>
            <w:kern w:val="0"/>
            <w:sz w:val="24"/>
            <w:szCs w:val="24"/>
            <w:u w:val="single"/>
          </w:rPr>
          <w:t>javadoc</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50" w:name="_Toc15219518"/>
      <w:r w:rsidRPr="00BA0D5D">
        <w:rPr>
          <w:rFonts w:ascii="Arial" w:eastAsia="宋体" w:hAnsi="Arial" w:cs="Arial"/>
          <w:color w:val="34302D"/>
          <w:kern w:val="0"/>
          <w:sz w:val="41"/>
          <w:szCs w:val="41"/>
        </w:rPr>
        <w:t>3.2. Resolving Codes to Error Messages</w:t>
      </w:r>
      <w:bookmarkEnd w:id="245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covered databinding and validation. This section covers outputting messages that correspond to validation errors. In the example shown in the </w:t>
      </w:r>
      <w:hyperlink r:id="rId482" w:anchor="validator" w:history="1">
        <w:r w:rsidRPr="00BA0D5D">
          <w:rPr>
            <w:rFonts w:ascii="inherit" w:eastAsia="宋体" w:hAnsi="inherit" w:cs="Arial"/>
            <w:color w:val="548E2E"/>
            <w:kern w:val="0"/>
            <w:sz w:val="24"/>
            <w:szCs w:val="24"/>
            <w:u w:val="single"/>
          </w:rPr>
          <w:t>preceding section</w:t>
        </w:r>
      </w:hyperlink>
      <w:r w:rsidRPr="00BA0D5D">
        <w:rPr>
          <w:rFonts w:ascii="inherit" w:eastAsia="宋体" w:hAnsi="inherit" w:cs="Arial"/>
          <w:color w:val="34302D"/>
          <w:kern w:val="0"/>
          <w:sz w:val="24"/>
          <w:szCs w:val="24"/>
        </w:rPr>
        <w:t>, we rejected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fields. If we want to output the error messages by using a </w:t>
      </w:r>
      <w:r w:rsidRPr="00BA0D5D">
        <w:rPr>
          <w:rFonts w:ascii="Consolas" w:eastAsia="宋体" w:hAnsi="Consolas" w:cs="宋体"/>
          <w:color w:val="34302D"/>
          <w:kern w:val="0"/>
          <w:sz w:val="23"/>
          <w:szCs w:val="23"/>
          <w:shd w:val="clear" w:color="auto" w:fill="F7F7F8"/>
        </w:rPr>
        <w:t>MessageSource</w:t>
      </w:r>
      <w:r w:rsidRPr="00BA0D5D">
        <w:rPr>
          <w:rFonts w:ascii="inherit" w:eastAsia="宋体" w:hAnsi="inherit" w:cs="Arial"/>
          <w:color w:val="34302D"/>
          <w:kern w:val="0"/>
          <w:sz w:val="24"/>
          <w:szCs w:val="24"/>
        </w:rPr>
        <w:t>, we can do so using the error code we provide when rejecting the field ('name' and 'age' in this case). When you call (either directly, or indirectly, by using, for example, the </w:t>
      </w:r>
      <w:r w:rsidRPr="00BA0D5D">
        <w:rPr>
          <w:rFonts w:ascii="Consolas" w:eastAsia="宋体" w:hAnsi="Consolas" w:cs="宋体"/>
          <w:color w:val="34302D"/>
          <w:kern w:val="0"/>
          <w:sz w:val="23"/>
          <w:szCs w:val="23"/>
          <w:shd w:val="clear" w:color="auto" w:fill="F7F7F8"/>
        </w:rPr>
        <w:t>ValidationUtils</w:t>
      </w:r>
      <w:r w:rsidRPr="00BA0D5D">
        <w:rPr>
          <w:rFonts w:ascii="inherit" w:eastAsia="宋体" w:hAnsi="inherit" w:cs="Arial"/>
          <w:color w:val="34302D"/>
          <w:kern w:val="0"/>
          <w:sz w:val="24"/>
          <w:szCs w:val="24"/>
        </w:rPr>
        <w:t> class) </w:t>
      </w:r>
      <w:r w:rsidRPr="00BA0D5D">
        <w:rPr>
          <w:rFonts w:ascii="Consolas" w:eastAsia="宋体" w:hAnsi="Consolas" w:cs="宋体"/>
          <w:color w:val="34302D"/>
          <w:kern w:val="0"/>
          <w:sz w:val="23"/>
          <w:szCs w:val="23"/>
          <w:shd w:val="clear" w:color="auto" w:fill="F7F7F8"/>
        </w:rPr>
        <w:t>rejectValue</w:t>
      </w:r>
      <w:r w:rsidRPr="00BA0D5D">
        <w:rPr>
          <w:rFonts w:ascii="inherit" w:eastAsia="宋体" w:hAnsi="inherit" w:cs="Arial"/>
          <w:color w:val="34302D"/>
          <w:kern w:val="0"/>
          <w:sz w:val="24"/>
          <w:szCs w:val="24"/>
        </w:rPr>
        <w:t> or one of the other </w:t>
      </w:r>
      <w:r w:rsidRPr="00BA0D5D">
        <w:rPr>
          <w:rFonts w:ascii="Consolas" w:eastAsia="宋体" w:hAnsi="Consolas" w:cs="宋体"/>
          <w:color w:val="34302D"/>
          <w:kern w:val="0"/>
          <w:sz w:val="23"/>
          <w:szCs w:val="23"/>
          <w:shd w:val="clear" w:color="auto" w:fill="F7F7F8"/>
        </w:rPr>
        <w:t>reject</w:t>
      </w:r>
      <w:r w:rsidRPr="00BA0D5D">
        <w:rPr>
          <w:rFonts w:ascii="inherit" w:eastAsia="宋体" w:hAnsi="inherit" w:cs="Arial"/>
          <w:color w:val="34302D"/>
          <w:kern w:val="0"/>
          <w:sz w:val="24"/>
          <w:szCs w:val="24"/>
        </w:rPr>
        <w:t>methods from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interface, the underlying implementation not only registers the code you passed in but also registers a number of additional error codes. The </w:t>
      </w:r>
      <w:r w:rsidRPr="00BA0D5D">
        <w:rPr>
          <w:rFonts w:ascii="Consolas" w:eastAsia="宋体" w:hAnsi="Consolas" w:cs="宋体"/>
          <w:color w:val="34302D"/>
          <w:kern w:val="0"/>
          <w:sz w:val="23"/>
          <w:szCs w:val="23"/>
          <w:shd w:val="clear" w:color="auto" w:fill="F7F7F8"/>
        </w:rPr>
        <w:t>MessageCodesResolver</w:t>
      </w:r>
      <w:r w:rsidRPr="00BA0D5D">
        <w:rPr>
          <w:rFonts w:ascii="inherit" w:eastAsia="宋体" w:hAnsi="inherit" w:cs="Arial"/>
          <w:color w:val="34302D"/>
          <w:kern w:val="0"/>
          <w:sz w:val="24"/>
          <w:szCs w:val="24"/>
        </w:rPr>
        <w:t> determines which error codes the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interface registers. By default, the </w:t>
      </w:r>
      <w:r w:rsidRPr="00BA0D5D">
        <w:rPr>
          <w:rFonts w:ascii="Consolas" w:eastAsia="宋体" w:hAnsi="Consolas" w:cs="宋体"/>
          <w:color w:val="34302D"/>
          <w:kern w:val="0"/>
          <w:sz w:val="23"/>
          <w:szCs w:val="23"/>
          <w:shd w:val="clear" w:color="auto" w:fill="F7F7F8"/>
        </w:rPr>
        <w:t>DefaultMessageCodesResolver</w:t>
      </w:r>
      <w:r w:rsidRPr="00BA0D5D">
        <w:rPr>
          <w:rFonts w:ascii="inherit" w:eastAsia="宋体" w:hAnsi="inherit" w:cs="Arial"/>
          <w:color w:val="34302D"/>
          <w:kern w:val="0"/>
          <w:sz w:val="24"/>
          <w:szCs w:val="24"/>
        </w:rPr>
        <w:t> is used, which (for example) not only registers a message with the code you gave but also registers messages that include the field name you passed to the reject method. So, if you reject a field by using </w:t>
      </w:r>
      <w:r w:rsidRPr="00BA0D5D">
        <w:rPr>
          <w:rFonts w:ascii="Consolas" w:eastAsia="宋体" w:hAnsi="Consolas" w:cs="宋体"/>
          <w:color w:val="34302D"/>
          <w:kern w:val="0"/>
          <w:sz w:val="23"/>
          <w:szCs w:val="23"/>
          <w:shd w:val="clear" w:color="auto" w:fill="F7F7F8"/>
        </w:rPr>
        <w:t xml:space="preserve">rejectValue("age", </w:t>
      </w:r>
      <w:r w:rsidRPr="00BA0D5D">
        <w:rPr>
          <w:rFonts w:ascii="Consolas" w:eastAsia="宋体" w:hAnsi="Consolas" w:cs="宋体"/>
          <w:color w:val="34302D"/>
          <w:kern w:val="0"/>
          <w:sz w:val="23"/>
          <w:szCs w:val="23"/>
          <w:shd w:val="clear" w:color="auto" w:fill="F7F7F8"/>
        </w:rPr>
        <w:lastRenderedPageBreak/>
        <w:t>"too.darn.old")</w:t>
      </w:r>
      <w:r w:rsidRPr="00BA0D5D">
        <w:rPr>
          <w:rFonts w:ascii="inherit" w:eastAsia="宋体" w:hAnsi="inherit" w:cs="Arial"/>
          <w:color w:val="34302D"/>
          <w:kern w:val="0"/>
          <w:sz w:val="24"/>
          <w:szCs w:val="24"/>
        </w:rPr>
        <w:t>, apart from the </w:t>
      </w:r>
      <w:r w:rsidRPr="00BA0D5D">
        <w:rPr>
          <w:rFonts w:ascii="Consolas" w:eastAsia="宋体" w:hAnsi="Consolas" w:cs="宋体"/>
          <w:color w:val="34302D"/>
          <w:kern w:val="0"/>
          <w:sz w:val="23"/>
          <w:szCs w:val="23"/>
          <w:shd w:val="clear" w:color="auto" w:fill="F7F7F8"/>
        </w:rPr>
        <w:t>too.darn.old</w:t>
      </w:r>
      <w:r w:rsidRPr="00BA0D5D">
        <w:rPr>
          <w:rFonts w:ascii="inherit" w:eastAsia="宋体" w:hAnsi="inherit" w:cs="Arial"/>
          <w:color w:val="34302D"/>
          <w:kern w:val="0"/>
          <w:sz w:val="24"/>
          <w:szCs w:val="24"/>
        </w:rPr>
        <w:t> code, Spring also registers </w:t>
      </w:r>
      <w:r w:rsidRPr="00BA0D5D">
        <w:rPr>
          <w:rFonts w:ascii="Consolas" w:eastAsia="宋体" w:hAnsi="Consolas" w:cs="宋体"/>
          <w:color w:val="34302D"/>
          <w:kern w:val="0"/>
          <w:sz w:val="23"/>
          <w:szCs w:val="23"/>
          <w:shd w:val="clear" w:color="auto" w:fill="F7F7F8"/>
        </w:rPr>
        <w:t>too.darn.old.age</w:t>
      </w:r>
      <w:r w:rsidRPr="00BA0D5D">
        <w:rPr>
          <w:rFonts w:ascii="inherit" w:eastAsia="宋体" w:hAnsi="inherit" w:cs="Arial"/>
          <w:color w:val="34302D"/>
          <w:kern w:val="0"/>
          <w:sz w:val="24"/>
          <w:szCs w:val="24"/>
        </w:rPr>
        <w:t> and</w:t>
      </w:r>
      <w:r w:rsidRPr="00BA0D5D">
        <w:rPr>
          <w:rFonts w:ascii="Consolas" w:eastAsia="宋体" w:hAnsi="Consolas" w:cs="宋体"/>
          <w:color w:val="34302D"/>
          <w:kern w:val="0"/>
          <w:sz w:val="23"/>
          <w:szCs w:val="23"/>
          <w:shd w:val="clear" w:color="auto" w:fill="F7F7F8"/>
        </w:rPr>
        <w:t>too.darn.old.age.int</w:t>
      </w:r>
      <w:r w:rsidRPr="00BA0D5D">
        <w:rPr>
          <w:rFonts w:ascii="inherit" w:eastAsia="宋体" w:hAnsi="inherit" w:cs="Arial"/>
          <w:color w:val="34302D"/>
          <w:kern w:val="0"/>
          <w:sz w:val="24"/>
          <w:szCs w:val="24"/>
        </w:rPr>
        <w:t> (the first includes the field name and the second includes the type of the field). This is done as a convenience to aid developers when targeting error messages.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More information on the </w:t>
      </w:r>
      <w:r w:rsidRPr="00BA0D5D">
        <w:rPr>
          <w:rFonts w:ascii="Consolas" w:eastAsia="宋体" w:hAnsi="Consolas" w:cs="宋体"/>
          <w:color w:val="34302D"/>
          <w:kern w:val="0"/>
          <w:sz w:val="23"/>
          <w:szCs w:val="23"/>
          <w:shd w:val="clear" w:color="auto" w:fill="F7F7F8"/>
        </w:rPr>
        <w:t>MessageCodesResolver</w:t>
      </w:r>
      <w:r w:rsidRPr="00BA0D5D">
        <w:rPr>
          <w:rFonts w:ascii="inherit" w:eastAsia="宋体" w:hAnsi="inherit" w:cs="Arial"/>
          <w:color w:val="34302D"/>
          <w:kern w:val="0"/>
          <w:sz w:val="24"/>
          <w:szCs w:val="24"/>
        </w:rPr>
        <w:t> and the default strategy can be found in the javadoc of </w:t>
      </w:r>
      <w:hyperlink r:id="rId483" w:history="1">
        <w:r w:rsidRPr="00BA0D5D">
          <w:rPr>
            <w:rFonts w:ascii="Consolas" w:eastAsia="宋体" w:hAnsi="Consolas" w:cs="宋体"/>
            <w:color w:val="548E2E"/>
            <w:kern w:val="0"/>
            <w:sz w:val="23"/>
            <w:szCs w:val="23"/>
            <w:u w:val="single"/>
            <w:shd w:val="clear" w:color="auto" w:fill="F7F7F8"/>
          </w:rPr>
          <w:t>MessageCodesResolver</w:t>
        </w:r>
      </w:hyperlink>
      <w:r w:rsidRPr="00BA0D5D">
        <w:rPr>
          <w:rFonts w:ascii="inherit" w:eastAsia="宋体" w:hAnsi="inherit" w:cs="Arial"/>
          <w:color w:val="34302D"/>
          <w:kern w:val="0"/>
          <w:sz w:val="24"/>
          <w:szCs w:val="24"/>
        </w:rPr>
        <w:t>and </w:t>
      </w:r>
      <w:hyperlink r:id="rId484" w:history="1">
        <w:r w:rsidRPr="00BA0D5D">
          <w:rPr>
            <w:rFonts w:ascii="Consolas" w:eastAsia="宋体" w:hAnsi="Consolas" w:cs="宋体"/>
            <w:color w:val="548E2E"/>
            <w:kern w:val="0"/>
            <w:sz w:val="23"/>
            <w:szCs w:val="23"/>
            <w:u w:val="single"/>
            <w:shd w:val="clear" w:color="auto" w:fill="F7F7F8"/>
          </w:rPr>
          <w:t>DefaultMessageCodesResolver</w:t>
        </w:r>
      </w:hyperlink>
      <w:r w:rsidRPr="00BA0D5D">
        <w:rPr>
          <w:rFonts w:ascii="inherit" w:eastAsia="宋体" w:hAnsi="inherit" w:cs="Arial"/>
          <w:color w:val="34302D"/>
          <w:kern w:val="0"/>
          <w:sz w:val="24"/>
          <w:szCs w:val="24"/>
        </w:rPr>
        <w:t>, respectively.</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51" w:name="_Toc15219519"/>
      <w:r w:rsidRPr="00BA0D5D">
        <w:rPr>
          <w:rFonts w:ascii="Arial" w:eastAsia="宋体" w:hAnsi="Arial" w:cs="Arial"/>
          <w:color w:val="34302D"/>
          <w:kern w:val="0"/>
          <w:sz w:val="41"/>
          <w:szCs w:val="41"/>
        </w:rPr>
        <w:t>3.3. Bean Manipulation and the </w:t>
      </w:r>
      <w:r w:rsidRPr="00BA0D5D">
        <w:rPr>
          <w:rFonts w:ascii="Consolas" w:eastAsia="宋体" w:hAnsi="Consolas" w:cs="宋体"/>
          <w:color w:val="34302D"/>
          <w:kern w:val="0"/>
          <w:sz w:val="39"/>
          <w:szCs w:val="39"/>
          <w:shd w:val="clear" w:color="auto" w:fill="F7F7F8"/>
        </w:rPr>
        <w:t>BeanWrapper</w:t>
      </w:r>
      <w:bookmarkEnd w:id="245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org.springframework.beans</w:t>
      </w:r>
      <w:r w:rsidRPr="00BA0D5D">
        <w:rPr>
          <w:rFonts w:ascii="inherit" w:eastAsia="宋体" w:hAnsi="inherit" w:cs="Arial"/>
          <w:color w:val="34302D"/>
          <w:kern w:val="0"/>
          <w:sz w:val="24"/>
          <w:szCs w:val="24"/>
        </w:rPr>
        <w:t> package adheres to the JavaBeans standard. A JavaBean is a class with a default no-argument constructor and that follows a naming convention where (for example) a property named </w:t>
      </w:r>
      <w:r w:rsidRPr="00BA0D5D">
        <w:rPr>
          <w:rFonts w:ascii="Consolas" w:eastAsia="宋体" w:hAnsi="Consolas" w:cs="宋体"/>
          <w:color w:val="34302D"/>
          <w:kern w:val="0"/>
          <w:sz w:val="23"/>
          <w:szCs w:val="23"/>
          <w:shd w:val="clear" w:color="auto" w:fill="F7F7F8"/>
        </w:rPr>
        <w:t>bingoMadness</w:t>
      </w:r>
      <w:r w:rsidRPr="00BA0D5D">
        <w:rPr>
          <w:rFonts w:ascii="inherit" w:eastAsia="宋体" w:hAnsi="inherit" w:cs="Arial"/>
          <w:color w:val="34302D"/>
          <w:kern w:val="0"/>
          <w:sz w:val="24"/>
          <w:szCs w:val="24"/>
        </w:rPr>
        <w:t> would have a setter method </w:t>
      </w:r>
      <w:r w:rsidRPr="00BA0D5D">
        <w:rPr>
          <w:rFonts w:ascii="Consolas" w:eastAsia="宋体" w:hAnsi="Consolas" w:cs="宋体"/>
          <w:color w:val="34302D"/>
          <w:kern w:val="0"/>
          <w:sz w:val="23"/>
          <w:szCs w:val="23"/>
          <w:shd w:val="clear" w:color="auto" w:fill="F7F7F8"/>
        </w:rPr>
        <w:t>setBingoMadness(..)</w:t>
      </w:r>
      <w:r w:rsidRPr="00BA0D5D">
        <w:rPr>
          <w:rFonts w:ascii="inherit" w:eastAsia="宋体" w:hAnsi="inherit" w:cs="Arial"/>
          <w:color w:val="34302D"/>
          <w:kern w:val="0"/>
          <w:sz w:val="24"/>
          <w:szCs w:val="24"/>
        </w:rPr>
        <w:t> and a getter method </w:t>
      </w:r>
      <w:r w:rsidRPr="00BA0D5D">
        <w:rPr>
          <w:rFonts w:ascii="Consolas" w:eastAsia="宋体" w:hAnsi="Consolas" w:cs="宋体"/>
          <w:color w:val="34302D"/>
          <w:kern w:val="0"/>
          <w:sz w:val="23"/>
          <w:szCs w:val="23"/>
          <w:shd w:val="clear" w:color="auto" w:fill="F7F7F8"/>
        </w:rPr>
        <w:t>getBingoMadness()</w:t>
      </w:r>
      <w:r w:rsidRPr="00BA0D5D">
        <w:rPr>
          <w:rFonts w:ascii="inherit" w:eastAsia="宋体" w:hAnsi="inherit" w:cs="Arial"/>
          <w:color w:val="34302D"/>
          <w:kern w:val="0"/>
          <w:sz w:val="24"/>
          <w:szCs w:val="24"/>
        </w:rPr>
        <w:t>. For more information about JavaBeans and the specification, see </w:t>
      </w:r>
      <w:hyperlink r:id="rId485" w:history="1">
        <w:r w:rsidRPr="00BA0D5D">
          <w:rPr>
            <w:rFonts w:ascii="inherit" w:eastAsia="宋体" w:hAnsi="inherit" w:cs="Arial"/>
            <w:color w:val="548E2E"/>
            <w:kern w:val="0"/>
            <w:sz w:val="24"/>
            <w:szCs w:val="24"/>
            <w:u w:val="single"/>
          </w:rPr>
          <w:t>javabeans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quite important class in the beans package is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interface and its corresponding implementation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Arial"/>
          <w:color w:val="34302D"/>
          <w:kern w:val="0"/>
          <w:sz w:val="24"/>
          <w:szCs w:val="24"/>
        </w:rPr>
        <w:t>). As quoted from the javadoc,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offers functionality to set and get property values (individually or in bulk), get property descriptors, and query properties to determine if they are readable or writable. Also,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offers support for nested properties, enabling the setting of properties on sub-properties to an unlimited depth. The</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also supports the ability to add standard JavaBeans </w:t>
      </w:r>
      <w:r w:rsidRPr="00BA0D5D">
        <w:rPr>
          <w:rFonts w:ascii="Consolas" w:eastAsia="宋体" w:hAnsi="Consolas" w:cs="宋体"/>
          <w:color w:val="34302D"/>
          <w:kern w:val="0"/>
          <w:sz w:val="23"/>
          <w:szCs w:val="23"/>
          <w:shd w:val="clear" w:color="auto" w:fill="F7F7F8"/>
        </w:rPr>
        <w:t>PropertyChangeListeners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VetoableChangeListeners</w:t>
      </w:r>
      <w:r w:rsidRPr="00BA0D5D">
        <w:rPr>
          <w:rFonts w:ascii="inherit" w:eastAsia="宋体" w:hAnsi="inherit" w:cs="Arial"/>
          <w:color w:val="34302D"/>
          <w:kern w:val="0"/>
          <w:sz w:val="24"/>
          <w:szCs w:val="24"/>
        </w:rPr>
        <w:t>, without the need for supporting code in the target class. Last but not least,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provides support for setting indexed properties.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usually is not used by application code directly but is used by the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way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works is partly indicated by its name: it wraps a bean to perform actions on that bean, such as setting and retrieving properties.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3.3.1. Setting and Getting Basic and Nested Properties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Setting and getting properties is done by using the </w:t>
      </w:r>
      <w:r w:rsidRPr="00BA0D5D">
        <w:rPr>
          <w:rFonts w:ascii="Consolas" w:eastAsia="宋体" w:hAnsi="Consolas" w:cs="宋体"/>
          <w:color w:val="34302D"/>
          <w:kern w:val="0"/>
          <w:sz w:val="23"/>
          <w:szCs w:val="23"/>
          <w:shd w:val="clear" w:color="auto" w:fill="F7F7F8"/>
        </w:rPr>
        <w:t>setPropertyValue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setPropertyValues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getPropertyValue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getPropertyValues</w:t>
      </w:r>
      <w:r w:rsidRPr="00BA0D5D">
        <w:rPr>
          <w:rFonts w:ascii="inherit" w:eastAsia="宋体" w:hAnsi="inherit" w:cs="Arial"/>
          <w:color w:val="34302D"/>
          <w:kern w:val="0"/>
          <w:sz w:val="24"/>
          <w:szCs w:val="24"/>
        </w:rPr>
        <w:t> methods which come with a couple of overloaded variants. Springs javadoc describes them in more detail. The JavaBeans specification has conventions for indicating properties of an object. The following table shows some examples of these conventions: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895"/>
        <w:gridCol w:w="11649"/>
      </w:tblGrid>
      <w:tr w:rsidR="00BA0D5D" w:rsidRPr="00BA0D5D" w:rsidTr="00BA0D5D">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11. Examples of properties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Expression</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name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Indicates the property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宋体"/>
                <w:color w:val="34302D"/>
                <w:kern w:val="0"/>
                <w:sz w:val="24"/>
                <w:szCs w:val="24"/>
              </w:rPr>
              <w:t> that corresponds to the </w:t>
            </w:r>
            <w:r w:rsidRPr="00BA0D5D">
              <w:rPr>
                <w:rFonts w:ascii="Consolas" w:eastAsia="宋体" w:hAnsi="Consolas" w:cs="宋体"/>
                <w:color w:val="34302D"/>
                <w:kern w:val="0"/>
                <w:sz w:val="23"/>
                <w:szCs w:val="23"/>
                <w:shd w:val="clear" w:color="auto" w:fill="F7F7F8"/>
              </w:rPr>
              <w:t>getName()</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isName()</w:t>
            </w:r>
            <w:r w:rsidRPr="00BA0D5D">
              <w:rPr>
                <w:rFonts w:ascii="inherit" w:eastAsia="宋体" w:hAnsi="inherit" w:cs="宋体"/>
                <w:color w:val="34302D"/>
                <w:kern w:val="0"/>
                <w:sz w:val="24"/>
                <w:szCs w:val="24"/>
              </w:rPr>
              <w:t> and </w:t>
            </w:r>
            <w:r w:rsidRPr="00BA0D5D">
              <w:rPr>
                <w:rFonts w:ascii="Consolas" w:eastAsia="宋体" w:hAnsi="Consolas" w:cs="宋体"/>
                <w:color w:val="34302D"/>
                <w:kern w:val="0"/>
                <w:sz w:val="23"/>
                <w:szCs w:val="23"/>
                <w:shd w:val="clear" w:color="auto" w:fill="F7F7F8"/>
              </w:rPr>
              <w:t>setName(..)</w:t>
            </w:r>
            <w:r w:rsidRPr="00BA0D5D">
              <w:rPr>
                <w:rFonts w:ascii="inherit" w:eastAsia="宋体" w:hAnsi="inherit" w:cs="宋体"/>
                <w:color w:val="34302D"/>
                <w:kern w:val="0"/>
                <w:sz w:val="24"/>
                <w:szCs w:val="24"/>
              </w:rPr>
              <w:t> methods.</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account.name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Indicates the nested property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宋体"/>
                <w:color w:val="34302D"/>
                <w:kern w:val="0"/>
                <w:sz w:val="24"/>
                <w:szCs w:val="24"/>
              </w:rPr>
              <w:t> of the property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宋体"/>
                <w:color w:val="34302D"/>
                <w:kern w:val="0"/>
                <w:sz w:val="24"/>
                <w:szCs w:val="24"/>
              </w:rPr>
              <w:t>that corresponds to (for example) the </w:t>
            </w:r>
            <w:r w:rsidRPr="00BA0D5D">
              <w:rPr>
                <w:rFonts w:ascii="Consolas" w:eastAsia="宋体" w:hAnsi="Consolas" w:cs="宋体"/>
                <w:color w:val="34302D"/>
                <w:kern w:val="0"/>
                <w:sz w:val="23"/>
                <w:szCs w:val="23"/>
                <w:shd w:val="clear" w:color="auto" w:fill="F7F7F8"/>
              </w:rPr>
              <w:t>getAccount().setName()</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getAccount().getName()</w:t>
            </w:r>
            <w:r w:rsidRPr="00BA0D5D">
              <w:rPr>
                <w:rFonts w:ascii="inherit" w:eastAsia="宋体" w:hAnsi="inherit" w:cs="宋体"/>
                <w:color w:val="34302D"/>
                <w:kern w:val="0"/>
                <w:sz w:val="24"/>
                <w:szCs w:val="24"/>
              </w:rPr>
              <w:t>methods.</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account[2]</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Indicates the </w:t>
            </w:r>
            <w:r w:rsidRPr="00BA0D5D">
              <w:rPr>
                <w:rFonts w:ascii="inherit" w:eastAsia="宋体" w:hAnsi="inherit" w:cs="宋体"/>
                <w:i/>
                <w:iCs/>
                <w:color w:val="34302D"/>
                <w:kern w:val="0"/>
                <w:sz w:val="24"/>
                <w:szCs w:val="24"/>
              </w:rPr>
              <w:t>third</w:t>
            </w:r>
            <w:r w:rsidRPr="00BA0D5D">
              <w:rPr>
                <w:rFonts w:ascii="inherit" w:eastAsia="宋体" w:hAnsi="inherit" w:cs="宋体"/>
                <w:color w:val="34302D"/>
                <w:kern w:val="0"/>
                <w:sz w:val="24"/>
                <w:szCs w:val="24"/>
              </w:rPr>
              <w:t> element of the indexed property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宋体"/>
                <w:color w:val="34302D"/>
                <w:kern w:val="0"/>
                <w:sz w:val="24"/>
                <w:szCs w:val="24"/>
              </w:rPr>
              <w:t>. Indexed properties can be of type </w:t>
            </w:r>
            <w:r w:rsidRPr="00BA0D5D">
              <w:rPr>
                <w:rFonts w:ascii="Consolas" w:eastAsia="宋体" w:hAnsi="Consolas" w:cs="宋体"/>
                <w:color w:val="34302D"/>
                <w:kern w:val="0"/>
                <w:sz w:val="23"/>
                <w:szCs w:val="23"/>
                <w:shd w:val="clear" w:color="auto" w:fill="F7F7F8"/>
              </w:rPr>
              <w:t>array</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宋体"/>
                <w:color w:val="34302D"/>
                <w:kern w:val="0"/>
                <w:sz w:val="24"/>
                <w:szCs w:val="24"/>
              </w:rPr>
              <w:t>, or other naturally ordered collection.</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lastRenderedPageBreak/>
              <w:t>account[COMPANYNAME]</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Indicates the value of the map entry indexed by the </w:t>
            </w:r>
            <w:r w:rsidRPr="00BA0D5D">
              <w:rPr>
                <w:rFonts w:ascii="Consolas" w:eastAsia="宋体" w:hAnsi="Consolas" w:cs="宋体"/>
                <w:color w:val="34302D"/>
                <w:kern w:val="0"/>
                <w:sz w:val="23"/>
                <w:szCs w:val="23"/>
                <w:shd w:val="clear" w:color="auto" w:fill="F7F7F8"/>
              </w:rPr>
              <w:t>COMPANYNAME</w:t>
            </w:r>
            <w:r w:rsidRPr="00BA0D5D">
              <w:rPr>
                <w:rFonts w:ascii="inherit" w:eastAsia="宋体" w:hAnsi="inherit" w:cs="宋体"/>
                <w:color w:val="34302D"/>
                <w:kern w:val="0"/>
                <w:sz w:val="24"/>
                <w:szCs w:val="24"/>
              </w:rPr>
              <w:t> key of the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宋体"/>
                <w:color w:val="34302D"/>
                <w:kern w:val="0"/>
                <w:sz w:val="24"/>
                <w:szCs w:val="24"/>
              </w:rPr>
              <w:t> property.</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next section is not vitally important to you if you do not plan to work with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directly. If you use only the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the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and their default implementations, you should skip ahead to the </w:t>
      </w:r>
      <w:hyperlink r:id="rId486" w:anchor="beans-beans-conversion" w:history="1">
        <w:r w:rsidRPr="00BA0D5D">
          <w:rPr>
            <w:rFonts w:ascii="inherit" w:eastAsia="宋体" w:hAnsi="inherit" w:cs="Arial"/>
            <w:color w:val="548E2E"/>
            <w:kern w:val="0"/>
            <w:sz w:val="24"/>
            <w:szCs w:val="24"/>
            <w:u w:val="single"/>
          </w:rPr>
          <w:t>section on </w:t>
        </w:r>
        <w:r w:rsidRPr="00BA0D5D">
          <w:rPr>
            <w:rFonts w:ascii="Consolas" w:eastAsia="宋体" w:hAnsi="Consolas" w:cs="宋体"/>
            <w:color w:val="548E2E"/>
            <w:kern w:val="0"/>
            <w:sz w:val="23"/>
            <w:szCs w:val="23"/>
            <w:u w:val="single"/>
            <w:shd w:val="clear" w:color="auto" w:fill="F7F7F8"/>
          </w:rPr>
          <w:t>PropertyEditors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two example classes use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to get and set 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Company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Employee managingDirector;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Employee getManagingDirector()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.managingDirector;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setManagingDirector(Employee managingDirector)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.managingDirector = managingDirector;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Employee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float</w:t>
      </w:r>
      <w:r w:rsidRPr="00BA0D5D">
        <w:rPr>
          <w:rFonts w:ascii="Consolas" w:eastAsia="宋体" w:hAnsi="Consolas" w:cs="宋体"/>
          <w:color w:val="34302D"/>
          <w:kern w:val="0"/>
          <w:sz w:val="24"/>
          <w:szCs w:val="24"/>
        </w:rPr>
        <w:t xml:space="preserve"> salary;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float</w:t>
      </w:r>
      <w:r w:rsidRPr="00BA0D5D">
        <w:rPr>
          <w:rFonts w:ascii="Consolas" w:eastAsia="宋体" w:hAnsi="Consolas" w:cs="宋体"/>
          <w:color w:val="34302D"/>
          <w:kern w:val="0"/>
          <w:sz w:val="24"/>
          <w:szCs w:val="24"/>
        </w:rPr>
        <w:t xml:space="preserve"> getSalary()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salary;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setSalary(</w:t>
      </w:r>
      <w:r w:rsidRPr="00BA0D5D">
        <w:rPr>
          <w:rFonts w:ascii="Consolas" w:eastAsia="宋体" w:hAnsi="Consolas" w:cs="宋体"/>
          <w:b/>
          <w:bCs/>
          <w:color w:val="34302D"/>
          <w:kern w:val="0"/>
          <w:sz w:val="24"/>
          <w:szCs w:val="24"/>
        </w:rPr>
        <w:t>float</w:t>
      </w:r>
      <w:r w:rsidRPr="00BA0D5D">
        <w:rPr>
          <w:rFonts w:ascii="Consolas" w:eastAsia="宋体" w:hAnsi="Consolas" w:cs="宋体"/>
          <w:color w:val="34302D"/>
          <w:kern w:val="0"/>
          <w:sz w:val="24"/>
          <w:szCs w:val="24"/>
        </w:rPr>
        <w:t xml:space="preserve"> salary)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.salary = salary;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code snippets show some examples of how to retrieve and manipulate some of the properties of instantiated </w:t>
      </w:r>
      <w:r w:rsidRPr="00BA0D5D">
        <w:rPr>
          <w:rFonts w:ascii="Consolas" w:eastAsia="宋体" w:hAnsi="Consolas" w:cs="宋体"/>
          <w:color w:val="34302D"/>
          <w:kern w:val="0"/>
          <w:sz w:val="23"/>
          <w:szCs w:val="23"/>
          <w:shd w:val="clear" w:color="auto" w:fill="F7F7F8"/>
        </w:rPr>
        <w:t>Companies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Employees</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BeanWrapper company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BeanWrapperImpl(</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Company());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setting the company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company.setPropertyValue(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"Some Company Inc."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can also be done like this: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PropertyValue value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PropertyValue(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"Some Company Inc."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company.setPropertyValue(value);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ok, let's create the director and tie it to the company: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BeanWrapper jim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BeanWrapperImpl(</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Employee());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jim.setPropertyValue(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"Jim Stravinsky"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company.setPropertyValue(</w:t>
      </w:r>
      <w:r w:rsidRPr="00BA0D5D">
        <w:rPr>
          <w:rFonts w:ascii="Consolas" w:eastAsia="宋体" w:hAnsi="Consolas" w:cs="宋体"/>
          <w:color w:val="DD1144"/>
          <w:kern w:val="0"/>
          <w:sz w:val="24"/>
          <w:szCs w:val="24"/>
        </w:rPr>
        <w:t>"managingDirector"</w:t>
      </w:r>
      <w:r w:rsidRPr="00BA0D5D">
        <w:rPr>
          <w:rFonts w:ascii="Consolas" w:eastAsia="宋体" w:hAnsi="Consolas" w:cs="宋体"/>
          <w:color w:val="34302D"/>
          <w:kern w:val="0"/>
          <w:sz w:val="24"/>
          <w:szCs w:val="24"/>
        </w:rPr>
        <w:t>, jim.getWrappedInstance());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retrieving the salary of the managingDirector through the company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Float salary = (Float) company.getPropertyValue(</w:t>
      </w:r>
      <w:r w:rsidRPr="00BA0D5D">
        <w:rPr>
          <w:rFonts w:ascii="Consolas" w:eastAsia="宋体" w:hAnsi="Consolas" w:cs="宋体"/>
          <w:color w:val="DD1144"/>
          <w:kern w:val="0"/>
          <w:sz w:val="24"/>
          <w:szCs w:val="24"/>
        </w:rPr>
        <w:t>"managingDirector.salary"</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3.3.2. Built-in </w:t>
      </w:r>
      <w:r w:rsidRPr="00BA0D5D">
        <w:rPr>
          <w:rFonts w:ascii="Consolas" w:eastAsia="宋体" w:hAnsi="Consolas" w:cs="宋体"/>
          <w:color w:val="34302D"/>
          <w:kern w:val="0"/>
          <w:sz w:val="33"/>
          <w:szCs w:val="33"/>
          <w:shd w:val="clear" w:color="auto" w:fill="F7F7F8"/>
        </w:rPr>
        <w:t>PropertyEditor</w:t>
      </w:r>
      <w:r w:rsidRPr="00BA0D5D">
        <w:rPr>
          <w:rFonts w:ascii="Arial" w:eastAsia="宋体" w:hAnsi="Arial" w:cs="Arial"/>
          <w:color w:val="34302D"/>
          <w:kern w:val="0"/>
          <w:sz w:val="35"/>
          <w:szCs w:val="35"/>
        </w:rPr>
        <w:t> Implementations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uses the concept of a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to effect the conversion between 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and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It can be handy to represent properties in a different way than the object itself. For example, a </w:t>
      </w:r>
      <w:r w:rsidRPr="00BA0D5D">
        <w:rPr>
          <w:rFonts w:ascii="Consolas" w:eastAsia="宋体" w:hAnsi="Consolas" w:cs="宋体"/>
          <w:color w:val="34302D"/>
          <w:kern w:val="0"/>
          <w:sz w:val="23"/>
          <w:szCs w:val="23"/>
          <w:shd w:val="clear" w:color="auto" w:fill="F7F7F8"/>
        </w:rPr>
        <w:t>Date</w:t>
      </w:r>
      <w:r w:rsidRPr="00BA0D5D">
        <w:rPr>
          <w:rFonts w:ascii="inherit" w:eastAsia="宋体" w:hAnsi="inherit" w:cs="Arial"/>
          <w:color w:val="34302D"/>
          <w:kern w:val="0"/>
          <w:sz w:val="24"/>
          <w:szCs w:val="24"/>
        </w:rPr>
        <w:t> can be represented in a human readable way (as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'2007-14-09'</w:t>
      </w:r>
      <w:r w:rsidRPr="00BA0D5D">
        <w:rPr>
          <w:rFonts w:ascii="inherit" w:eastAsia="宋体" w:hAnsi="inherit" w:cs="Arial"/>
          <w:color w:val="34302D"/>
          <w:kern w:val="0"/>
          <w:sz w:val="24"/>
          <w:szCs w:val="24"/>
        </w:rPr>
        <w:t>), while we can still convert the human readable form back to the original date (or, even better, convert any date entered in a human readable form back to </w:t>
      </w:r>
      <w:r w:rsidRPr="00BA0D5D">
        <w:rPr>
          <w:rFonts w:ascii="Consolas" w:eastAsia="宋体" w:hAnsi="Consolas" w:cs="宋体"/>
          <w:color w:val="34302D"/>
          <w:kern w:val="0"/>
          <w:sz w:val="23"/>
          <w:szCs w:val="23"/>
          <w:shd w:val="clear" w:color="auto" w:fill="F7F7F8"/>
        </w:rPr>
        <w:t>Date</w:t>
      </w:r>
      <w:r w:rsidRPr="00BA0D5D">
        <w:rPr>
          <w:rFonts w:ascii="inherit" w:eastAsia="宋体" w:hAnsi="inherit" w:cs="Arial"/>
          <w:color w:val="34302D"/>
          <w:kern w:val="0"/>
          <w:sz w:val="24"/>
          <w:szCs w:val="24"/>
        </w:rPr>
        <w:t> objects). This behavior can be achieved by registering custom editors of type </w:t>
      </w:r>
      <w:r w:rsidRPr="00BA0D5D">
        <w:rPr>
          <w:rFonts w:ascii="Consolas" w:eastAsia="宋体" w:hAnsi="Consolas" w:cs="宋体"/>
          <w:color w:val="34302D"/>
          <w:kern w:val="0"/>
          <w:sz w:val="23"/>
          <w:szCs w:val="23"/>
          <w:shd w:val="clear" w:color="auto" w:fill="F7F7F8"/>
        </w:rPr>
        <w:t>java.beans.PropertyEditor</w:t>
      </w:r>
      <w:r w:rsidRPr="00BA0D5D">
        <w:rPr>
          <w:rFonts w:ascii="inherit" w:eastAsia="宋体" w:hAnsi="inherit" w:cs="Arial"/>
          <w:color w:val="34302D"/>
          <w:kern w:val="0"/>
          <w:sz w:val="24"/>
          <w:szCs w:val="24"/>
        </w:rPr>
        <w:t>. Registering custom editors on a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or, alternatively, in a specific IoC container (as mentioned in the previous chapter), gives it the knowledge of how to convert properties to the desired type. For more about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see </w:t>
      </w:r>
      <w:hyperlink r:id="rId487" w:history="1">
        <w:r w:rsidRPr="00BA0D5D">
          <w:rPr>
            <w:rFonts w:ascii="inherit" w:eastAsia="宋体" w:hAnsi="inherit" w:cs="Arial"/>
            <w:color w:val="548E2E"/>
            <w:kern w:val="0"/>
            <w:sz w:val="24"/>
            <w:szCs w:val="24"/>
            <w:u w:val="single"/>
          </w:rPr>
          <w:t>the javadoc of the </w:t>
        </w:r>
        <w:r w:rsidRPr="00BA0D5D">
          <w:rPr>
            <w:rFonts w:ascii="Consolas" w:eastAsia="宋体" w:hAnsi="Consolas" w:cs="宋体"/>
            <w:color w:val="548E2E"/>
            <w:kern w:val="0"/>
            <w:sz w:val="23"/>
            <w:szCs w:val="23"/>
            <w:u w:val="single"/>
            <w:shd w:val="clear" w:color="auto" w:fill="F7F7F8"/>
          </w:rPr>
          <w:t>java.beans</w:t>
        </w:r>
        <w:r w:rsidRPr="00BA0D5D">
          <w:rPr>
            <w:rFonts w:ascii="inherit" w:eastAsia="宋体" w:hAnsi="inherit" w:cs="Arial"/>
            <w:color w:val="548E2E"/>
            <w:kern w:val="0"/>
            <w:sz w:val="24"/>
            <w:szCs w:val="24"/>
            <w:u w:val="single"/>
          </w:rPr>
          <w:t> package from Oracle</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couple of examples where property editing is used in Spring:</w:t>
      </w:r>
    </w:p>
    <w:p w:rsidR="00BA0D5D" w:rsidRPr="00BA0D5D" w:rsidRDefault="00BA0D5D" w:rsidP="00BA0D5D">
      <w:pPr>
        <w:widowControl/>
        <w:numPr>
          <w:ilvl w:val="0"/>
          <w:numId w:val="29"/>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Setting properties on beans is done by using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When you use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as the value of a property of some bean that you declare in an XML file, Spring (if the setter of the corresponding property has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parameter) uses </w:t>
      </w:r>
      <w:r w:rsidRPr="00BA0D5D">
        <w:rPr>
          <w:rFonts w:ascii="Consolas" w:eastAsia="宋体" w:hAnsi="Consolas" w:cs="宋体"/>
          <w:color w:val="34302D"/>
          <w:kern w:val="0"/>
          <w:sz w:val="23"/>
          <w:szCs w:val="23"/>
          <w:shd w:val="clear" w:color="auto" w:fill="F7F7F8"/>
        </w:rPr>
        <w:t>ClassEditor</w:t>
      </w:r>
      <w:r w:rsidRPr="00BA0D5D">
        <w:rPr>
          <w:rFonts w:ascii="inherit" w:eastAsia="宋体" w:hAnsi="inherit" w:cs="Arial"/>
          <w:color w:val="34302D"/>
          <w:kern w:val="0"/>
          <w:sz w:val="24"/>
          <w:szCs w:val="24"/>
        </w:rPr>
        <w:t> to try to resolve the parameter to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object.</w:t>
      </w:r>
    </w:p>
    <w:p w:rsidR="00BA0D5D" w:rsidRPr="00BA0D5D" w:rsidRDefault="00BA0D5D" w:rsidP="00BA0D5D">
      <w:pPr>
        <w:widowControl/>
        <w:numPr>
          <w:ilvl w:val="0"/>
          <w:numId w:val="29"/>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Parsing HTTP request parameters in Spring’s MVC framework is done by using all kinds of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that you can manually bind in all subclasses of the </w:t>
      </w:r>
      <w:r w:rsidRPr="00BA0D5D">
        <w:rPr>
          <w:rFonts w:ascii="Consolas" w:eastAsia="宋体" w:hAnsi="Consolas" w:cs="宋体"/>
          <w:color w:val="34302D"/>
          <w:kern w:val="0"/>
          <w:sz w:val="23"/>
          <w:szCs w:val="23"/>
          <w:shd w:val="clear" w:color="auto" w:fill="F7F7F8"/>
        </w:rPr>
        <w:t>CommandController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has a number of built-in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to make life easy. They are all located in the </w:t>
      </w:r>
      <w:r w:rsidRPr="00BA0D5D">
        <w:rPr>
          <w:rFonts w:ascii="Consolas" w:eastAsia="宋体" w:hAnsi="Consolas" w:cs="宋体"/>
          <w:color w:val="34302D"/>
          <w:kern w:val="0"/>
          <w:sz w:val="23"/>
          <w:szCs w:val="23"/>
          <w:shd w:val="clear" w:color="auto" w:fill="F7F7F8"/>
        </w:rPr>
        <w:t>org.springframework.beans.propertyeditors</w:t>
      </w:r>
      <w:r w:rsidRPr="00BA0D5D">
        <w:rPr>
          <w:rFonts w:ascii="inherit" w:eastAsia="宋体" w:hAnsi="inherit" w:cs="Arial"/>
          <w:color w:val="34302D"/>
          <w:kern w:val="0"/>
          <w:sz w:val="24"/>
          <w:szCs w:val="24"/>
        </w:rPr>
        <w:t> package. Most, (but not all, as indicated in the following table) are,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Arial"/>
          <w:color w:val="34302D"/>
          <w:kern w:val="0"/>
          <w:sz w:val="24"/>
          <w:szCs w:val="24"/>
        </w:rPr>
        <w:t>. Where the property editor is configurable in some fashion, you can still register your own variant to override the default one. The following table describes the various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that Spring provides: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3274"/>
        <w:gridCol w:w="11270"/>
      </w:tblGrid>
      <w:tr w:rsidR="00BA0D5D" w:rsidRPr="00BA0D5D" w:rsidTr="00BA0D5D">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12. Built-in </w:t>
            </w:r>
            <w:r w:rsidRPr="00BA0D5D">
              <w:rPr>
                <w:rFonts w:ascii="Consolas" w:eastAsia="宋体" w:hAnsi="Consolas" w:cs="宋体"/>
                <w:i/>
                <w:iCs/>
                <w:color w:val="0B0A0A"/>
                <w:kern w:val="0"/>
                <w:sz w:val="23"/>
                <w:szCs w:val="23"/>
                <w:shd w:val="clear" w:color="auto" w:fill="F7F7F8"/>
              </w:rPr>
              <w:t>PropertyEditor</w:t>
            </w:r>
            <w:r w:rsidRPr="00BA0D5D">
              <w:rPr>
                <w:rFonts w:ascii="Arial" w:eastAsia="宋体" w:hAnsi="Arial" w:cs="Arial"/>
                <w:i/>
                <w:iCs/>
                <w:color w:val="0B0A0A"/>
                <w:kern w:val="0"/>
                <w:sz w:val="24"/>
                <w:szCs w:val="24"/>
              </w:rPr>
              <w:t> Implementations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Class</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ByteArrayPropertyEditor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Editor for byte arrays. Converts strings to their corresponding byte representations. Registered by default by </w:t>
            </w:r>
            <w:r w:rsidRPr="00BA0D5D">
              <w:rPr>
                <w:rFonts w:ascii="Consolas" w:eastAsia="宋体" w:hAnsi="Consolas" w:cs="宋体"/>
                <w:color w:val="34302D"/>
                <w:kern w:val="0"/>
                <w:sz w:val="23"/>
                <w:szCs w:val="23"/>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ClassEditor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Parses Strings that represent classes to actual classes and vice-versa. When a class is not found,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宋体"/>
                <w:color w:val="34302D"/>
                <w:kern w:val="0"/>
                <w:sz w:val="24"/>
                <w:szCs w:val="24"/>
              </w:rPr>
              <w:t> is thrown. By default, registered by</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CustomBooleanEditor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Customizable property editor for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宋体"/>
                <w:color w:val="34302D"/>
                <w:kern w:val="0"/>
                <w:sz w:val="24"/>
                <w:szCs w:val="24"/>
              </w:rPr>
              <w:t> properties. By default, registered by</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 but can be overridden by registering a custom instance of it as a custom editor.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CustomCollectionEditor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Property editor for collections, converting any source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宋体"/>
                <w:color w:val="34302D"/>
                <w:kern w:val="0"/>
                <w:sz w:val="24"/>
                <w:szCs w:val="24"/>
              </w:rPr>
              <w:t> to a given target</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宋体"/>
                <w:color w:val="34302D"/>
                <w:kern w:val="0"/>
                <w:sz w:val="24"/>
                <w:szCs w:val="24"/>
              </w:rPr>
              <w:t> type.</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CustomDateEditor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Customizable property editor for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宋体"/>
                <w:color w:val="34302D"/>
                <w:kern w:val="0"/>
                <w:sz w:val="24"/>
                <w:szCs w:val="24"/>
              </w:rPr>
              <w:t>, supporting a custom </w:t>
            </w:r>
            <w:r w:rsidRPr="00BA0D5D">
              <w:rPr>
                <w:rFonts w:ascii="Consolas" w:eastAsia="宋体" w:hAnsi="Consolas" w:cs="宋体"/>
                <w:color w:val="34302D"/>
                <w:kern w:val="0"/>
                <w:sz w:val="23"/>
                <w:szCs w:val="23"/>
                <w:shd w:val="clear" w:color="auto" w:fill="F7F7F8"/>
              </w:rPr>
              <w:t>DateFormat</w:t>
            </w:r>
            <w:r w:rsidRPr="00BA0D5D">
              <w:rPr>
                <w:rFonts w:ascii="inherit" w:eastAsia="宋体" w:hAnsi="inherit" w:cs="宋体"/>
                <w:color w:val="34302D"/>
                <w:kern w:val="0"/>
                <w:sz w:val="24"/>
                <w:szCs w:val="24"/>
              </w:rPr>
              <w:t>. NOT registered by default. Must be user-registered with the appropriate format as needed.</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CustomNumberEditor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Customizable property editor for any </w:t>
            </w:r>
            <w:r w:rsidRPr="00BA0D5D">
              <w:rPr>
                <w:rFonts w:ascii="Consolas" w:eastAsia="宋体" w:hAnsi="Consolas" w:cs="宋体"/>
                <w:color w:val="34302D"/>
                <w:kern w:val="0"/>
                <w:sz w:val="23"/>
                <w:szCs w:val="23"/>
                <w:shd w:val="clear" w:color="auto" w:fill="F7F7F8"/>
              </w:rPr>
              <w:t>Number</w:t>
            </w:r>
            <w:r w:rsidRPr="00BA0D5D">
              <w:rPr>
                <w:rFonts w:ascii="inherit" w:eastAsia="宋体" w:hAnsi="inherit" w:cs="宋体"/>
                <w:color w:val="34302D"/>
                <w:kern w:val="0"/>
                <w:sz w:val="24"/>
                <w:szCs w:val="24"/>
              </w:rPr>
              <w:t> subclass, such as </w:t>
            </w:r>
            <w:r w:rsidRPr="00BA0D5D">
              <w:rPr>
                <w:rFonts w:ascii="Consolas" w:eastAsia="宋体" w:hAnsi="Consolas" w:cs="宋体"/>
                <w:color w:val="34302D"/>
                <w:kern w:val="0"/>
                <w:sz w:val="23"/>
                <w:szCs w:val="23"/>
                <w:shd w:val="clear" w:color="auto" w:fill="F7F7F8"/>
              </w:rPr>
              <w:t>Integer</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Float</w:t>
            </w:r>
            <w:r w:rsidRPr="00BA0D5D">
              <w:rPr>
                <w:rFonts w:ascii="inherit" w:eastAsia="宋体" w:hAnsi="inherit" w:cs="宋体"/>
                <w:color w:val="34302D"/>
                <w:kern w:val="0"/>
                <w:sz w:val="24"/>
                <w:szCs w:val="24"/>
              </w:rPr>
              <w:t>, or </w:t>
            </w:r>
            <w:r w:rsidRPr="00BA0D5D">
              <w:rPr>
                <w:rFonts w:ascii="Consolas" w:eastAsia="宋体" w:hAnsi="Consolas" w:cs="宋体"/>
                <w:color w:val="34302D"/>
                <w:kern w:val="0"/>
                <w:sz w:val="23"/>
                <w:szCs w:val="23"/>
                <w:shd w:val="clear" w:color="auto" w:fill="F7F7F8"/>
              </w:rPr>
              <w:t>Double</w:t>
            </w:r>
            <w:r w:rsidRPr="00BA0D5D">
              <w:rPr>
                <w:rFonts w:ascii="inherit" w:eastAsia="宋体" w:hAnsi="inherit" w:cs="宋体"/>
                <w:color w:val="34302D"/>
                <w:kern w:val="0"/>
                <w:sz w:val="24"/>
                <w:szCs w:val="24"/>
              </w:rPr>
              <w:t>.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 but can be overridden by registering a custom instance of it as a custom editor.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FileEditor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Resolves strings to </w:t>
            </w:r>
            <w:r w:rsidRPr="00BA0D5D">
              <w:rPr>
                <w:rFonts w:ascii="Consolas" w:eastAsia="宋体" w:hAnsi="Consolas" w:cs="宋体"/>
                <w:color w:val="34302D"/>
                <w:kern w:val="0"/>
                <w:sz w:val="23"/>
                <w:szCs w:val="23"/>
                <w:shd w:val="clear" w:color="auto" w:fill="F7F7F8"/>
              </w:rPr>
              <w:t>java.io.File</w:t>
            </w:r>
            <w:r w:rsidRPr="00BA0D5D">
              <w:rPr>
                <w:rFonts w:ascii="inherit" w:eastAsia="宋体" w:hAnsi="inherit" w:cs="宋体"/>
                <w:color w:val="34302D"/>
                <w:kern w:val="0"/>
                <w:sz w:val="24"/>
                <w:szCs w:val="24"/>
              </w:rPr>
              <w:t> objects.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InputStreamEditor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One-way property editor that can take a string and produce (through an intermediate </w:t>
            </w:r>
            <w:r w:rsidRPr="00BA0D5D">
              <w:rPr>
                <w:rFonts w:ascii="Consolas" w:eastAsia="宋体" w:hAnsi="Consolas" w:cs="宋体"/>
                <w:color w:val="34302D"/>
                <w:kern w:val="0"/>
                <w:sz w:val="23"/>
                <w:szCs w:val="23"/>
                <w:shd w:val="clear" w:color="auto" w:fill="F7F7F8"/>
              </w:rPr>
              <w:t>ResourceEditor</w:t>
            </w:r>
            <w:r w:rsidRPr="00BA0D5D">
              <w:rPr>
                <w:rFonts w:ascii="inherit" w:eastAsia="宋体" w:hAnsi="inherit" w:cs="宋体"/>
                <w:color w:val="34302D"/>
                <w:kern w:val="0"/>
                <w:sz w:val="24"/>
                <w:szCs w:val="24"/>
              </w:rPr>
              <w:t> and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宋体"/>
                <w:color w:val="34302D"/>
                <w:kern w:val="0"/>
                <w:sz w:val="24"/>
                <w:szCs w:val="24"/>
              </w:rPr>
              <w:t>) an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宋体"/>
                <w:color w:val="34302D"/>
                <w:kern w:val="0"/>
                <w:sz w:val="24"/>
                <w:szCs w:val="24"/>
              </w:rPr>
              <w:t> so that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宋体"/>
                <w:color w:val="34302D"/>
                <w:kern w:val="0"/>
                <w:sz w:val="24"/>
                <w:szCs w:val="24"/>
              </w:rPr>
              <w:t> properties may be directly set as strings. Note that the default usage does not close the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宋体"/>
                <w:color w:val="34302D"/>
                <w:kern w:val="0"/>
                <w:sz w:val="24"/>
                <w:szCs w:val="24"/>
              </w:rPr>
              <w:t>for you.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LocaleEditor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Can resolve strings to </w:t>
            </w:r>
            <w:r w:rsidRPr="00BA0D5D">
              <w:rPr>
                <w:rFonts w:ascii="Consolas" w:eastAsia="宋体" w:hAnsi="Consolas" w:cs="宋体"/>
                <w:color w:val="34302D"/>
                <w:kern w:val="0"/>
                <w:sz w:val="23"/>
                <w:szCs w:val="23"/>
                <w:shd w:val="clear" w:color="auto" w:fill="F7F7F8"/>
              </w:rPr>
              <w:t>Locale</w:t>
            </w:r>
            <w:r w:rsidRPr="00BA0D5D">
              <w:rPr>
                <w:rFonts w:ascii="inherit" w:eastAsia="宋体" w:hAnsi="inherit" w:cs="宋体"/>
                <w:color w:val="34302D"/>
                <w:kern w:val="0"/>
                <w:sz w:val="24"/>
                <w:szCs w:val="24"/>
              </w:rPr>
              <w:t> objects and vice-versa (the string format is </w:t>
            </w:r>
            <w:r w:rsidRPr="00BA0D5D">
              <w:rPr>
                <w:rFonts w:ascii="Consolas" w:eastAsia="宋体" w:hAnsi="Consolas" w:cs="宋体"/>
                <w:i/>
                <w:iCs/>
                <w:color w:val="34302D"/>
                <w:kern w:val="0"/>
                <w:sz w:val="23"/>
                <w:szCs w:val="23"/>
                <w:shd w:val="clear" w:color="auto" w:fill="F7F7F8"/>
              </w:rPr>
              <w:t>[country]</w:t>
            </w:r>
            <w:r w:rsidRPr="00BA0D5D">
              <w:rPr>
                <w:rFonts w:ascii="Consolas" w:eastAsia="宋体" w:hAnsi="Consolas" w:cs="宋体"/>
                <w:color w:val="34302D"/>
                <w:kern w:val="0"/>
                <w:sz w:val="23"/>
                <w:szCs w:val="23"/>
                <w:shd w:val="clear" w:color="auto" w:fill="F7F7F8"/>
              </w:rPr>
              <w:t>[variant]</w:t>
            </w:r>
            <w:r w:rsidRPr="00BA0D5D">
              <w:rPr>
                <w:rFonts w:ascii="inherit" w:eastAsia="宋体" w:hAnsi="inherit" w:cs="宋体"/>
                <w:color w:val="34302D"/>
                <w:kern w:val="0"/>
                <w:sz w:val="24"/>
                <w:szCs w:val="24"/>
              </w:rPr>
              <w:t>, same as the </w:t>
            </w:r>
            <w:r w:rsidRPr="00BA0D5D">
              <w:rPr>
                <w:rFonts w:ascii="Consolas" w:eastAsia="宋体" w:hAnsi="Consolas" w:cs="宋体"/>
                <w:color w:val="34302D"/>
                <w:kern w:val="0"/>
                <w:sz w:val="23"/>
                <w:szCs w:val="23"/>
                <w:shd w:val="clear" w:color="auto" w:fill="F7F7F8"/>
              </w:rPr>
              <w:t>toString()</w:t>
            </w:r>
            <w:r w:rsidRPr="00BA0D5D">
              <w:rPr>
                <w:rFonts w:ascii="inherit" w:eastAsia="宋体" w:hAnsi="inherit" w:cs="宋体"/>
                <w:color w:val="34302D"/>
                <w:kern w:val="0"/>
                <w:sz w:val="24"/>
                <w:szCs w:val="24"/>
              </w:rPr>
              <w:t> method of </w:t>
            </w:r>
            <w:r w:rsidRPr="00BA0D5D">
              <w:rPr>
                <w:rFonts w:ascii="Consolas" w:eastAsia="宋体" w:hAnsi="Consolas" w:cs="宋体"/>
                <w:color w:val="34302D"/>
                <w:kern w:val="0"/>
                <w:sz w:val="23"/>
                <w:szCs w:val="23"/>
                <w:shd w:val="clear" w:color="auto" w:fill="F7F7F8"/>
              </w:rPr>
              <w:t>Locale</w:t>
            </w:r>
            <w:r w:rsidRPr="00BA0D5D">
              <w:rPr>
                <w:rFonts w:ascii="inherit" w:eastAsia="宋体" w:hAnsi="inherit" w:cs="宋体"/>
                <w:color w:val="34302D"/>
                <w:kern w:val="0"/>
                <w:sz w:val="24"/>
                <w:szCs w:val="24"/>
              </w:rPr>
              <w:t>).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PatternEditor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Can resolve strings to </w:t>
            </w:r>
            <w:r w:rsidRPr="00BA0D5D">
              <w:rPr>
                <w:rFonts w:ascii="Consolas" w:eastAsia="宋体" w:hAnsi="Consolas" w:cs="宋体"/>
                <w:color w:val="34302D"/>
                <w:kern w:val="0"/>
                <w:sz w:val="23"/>
                <w:szCs w:val="23"/>
              </w:rPr>
              <w:t>java.util.regex.Pattern</w:t>
            </w:r>
            <w:r w:rsidRPr="00BA0D5D">
              <w:rPr>
                <w:rFonts w:ascii="inherit" w:eastAsia="宋体" w:hAnsi="inherit" w:cs="宋体"/>
                <w:color w:val="34302D"/>
                <w:kern w:val="0"/>
                <w:sz w:val="24"/>
                <w:szCs w:val="24"/>
              </w:rPr>
              <w:t> objects and vice-versa.</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PropertiesEditor</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Can convert strings (formatted with the format defined in the javadoc of the</w:t>
            </w:r>
            <w:r w:rsidRPr="00BA0D5D">
              <w:rPr>
                <w:rFonts w:ascii="Consolas" w:eastAsia="宋体" w:hAnsi="Consolas" w:cs="宋体"/>
                <w:color w:val="34302D"/>
                <w:kern w:val="0"/>
                <w:sz w:val="23"/>
                <w:szCs w:val="23"/>
                <w:shd w:val="clear" w:color="auto" w:fill="F7F7F8"/>
              </w:rPr>
              <w:t>java.util.Properties</w:t>
            </w:r>
            <w:r w:rsidRPr="00BA0D5D">
              <w:rPr>
                <w:rFonts w:ascii="inherit" w:eastAsia="宋体" w:hAnsi="inherit" w:cs="宋体"/>
                <w:color w:val="34302D"/>
                <w:kern w:val="0"/>
                <w:sz w:val="24"/>
                <w:szCs w:val="24"/>
              </w:rPr>
              <w:t> class) to </w:t>
            </w:r>
            <w:r w:rsidRPr="00BA0D5D">
              <w:rPr>
                <w:rFonts w:ascii="Consolas" w:eastAsia="宋体" w:hAnsi="Consolas" w:cs="宋体"/>
                <w:color w:val="34302D"/>
                <w:kern w:val="0"/>
                <w:sz w:val="23"/>
                <w:szCs w:val="23"/>
                <w:shd w:val="clear" w:color="auto" w:fill="F7F7F8"/>
              </w:rPr>
              <w:t>Properties</w:t>
            </w:r>
            <w:r w:rsidRPr="00BA0D5D">
              <w:rPr>
                <w:rFonts w:ascii="inherit" w:eastAsia="宋体" w:hAnsi="inherit" w:cs="宋体"/>
                <w:color w:val="34302D"/>
                <w:kern w:val="0"/>
                <w:sz w:val="24"/>
                <w:szCs w:val="24"/>
              </w:rPr>
              <w:t> objects.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StringTrimmerEditor</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Property editor that trims strings. Optionally allows transforming an empty string into a </w:t>
            </w:r>
            <w:r w:rsidRPr="00BA0D5D">
              <w:rPr>
                <w:rFonts w:ascii="Consolas" w:eastAsia="宋体" w:hAnsi="Consolas" w:cs="宋体"/>
                <w:color w:val="34302D"/>
                <w:kern w:val="0"/>
                <w:sz w:val="23"/>
                <w:szCs w:val="23"/>
              </w:rPr>
              <w:t>null</w:t>
            </w:r>
            <w:r w:rsidRPr="00BA0D5D">
              <w:rPr>
                <w:rFonts w:ascii="inherit" w:eastAsia="宋体" w:hAnsi="inherit" w:cs="宋体"/>
                <w:color w:val="34302D"/>
                <w:kern w:val="0"/>
                <w:sz w:val="24"/>
                <w:szCs w:val="24"/>
              </w:rPr>
              <w:t> value. NOT registered by default — must be user-registered.</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lastRenderedPageBreak/>
              <w:t>URLEditor</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Can resolve a string representation of a URL to an actual </w:t>
            </w:r>
            <w:r w:rsidRPr="00BA0D5D">
              <w:rPr>
                <w:rFonts w:ascii="Consolas" w:eastAsia="宋体" w:hAnsi="Consolas" w:cs="宋体"/>
                <w:color w:val="34302D"/>
                <w:kern w:val="0"/>
                <w:sz w:val="23"/>
                <w:szCs w:val="23"/>
                <w:shd w:val="clear" w:color="auto" w:fill="F7F7F8"/>
              </w:rPr>
              <w:t>URL</w:t>
            </w:r>
            <w:r w:rsidRPr="00BA0D5D">
              <w:rPr>
                <w:rFonts w:ascii="inherit" w:eastAsia="宋体" w:hAnsi="inherit" w:cs="宋体"/>
                <w:color w:val="34302D"/>
                <w:kern w:val="0"/>
                <w:sz w:val="24"/>
                <w:szCs w:val="24"/>
              </w:rPr>
              <w:t> object. By default, registered by </w:t>
            </w:r>
            <w:r w:rsidRPr="00BA0D5D">
              <w:rPr>
                <w:rFonts w:ascii="Consolas" w:eastAsia="宋体" w:hAnsi="Consolas" w:cs="宋体"/>
                <w:color w:val="34302D"/>
                <w:kern w:val="0"/>
                <w:sz w:val="23"/>
                <w:szCs w:val="23"/>
                <w:shd w:val="clear" w:color="auto" w:fill="F7F7F8"/>
              </w:rPr>
              <w:t>BeanWrapperImpl</w:t>
            </w:r>
            <w:r w:rsidRPr="00BA0D5D">
              <w:rPr>
                <w:rFonts w:ascii="inherit" w:eastAsia="宋体" w:hAnsi="inherit" w:cs="宋体"/>
                <w:color w:val="34302D"/>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uses the </w:t>
      </w:r>
      <w:r w:rsidRPr="00BA0D5D">
        <w:rPr>
          <w:rFonts w:ascii="Consolas" w:eastAsia="宋体" w:hAnsi="Consolas" w:cs="宋体"/>
          <w:color w:val="34302D"/>
          <w:kern w:val="0"/>
          <w:sz w:val="23"/>
          <w:szCs w:val="23"/>
          <w:shd w:val="clear" w:color="auto" w:fill="F7F7F8"/>
        </w:rPr>
        <w:t>java.beans.PropertyEditorManager</w:t>
      </w:r>
      <w:r w:rsidRPr="00BA0D5D">
        <w:rPr>
          <w:rFonts w:ascii="inherit" w:eastAsia="宋体" w:hAnsi="inherit" w:cs="Arial"/>
          <w:color w:val="34302D"/>
          <w:kern w:val="0"/>
          <w:sz w:val="24"/>
          <w:szCs w:val="24"/>
        </w:rPr>
        <w:t> to set the search path for property editors that might be needed. The search path also includes </w:t>
      </w:r>
      <w:r w:rsidRPr="00BA0D5D">
        <w:rPr>
          <w:rFonts w:ascii="Consolas" w:eastAsia="宋体" w:hAnsi="Consolas" w:cs="宋体"/>
          <w:color w:val="34302D"/>
          <w:kern w:val="0"/>
          <w:sz w:val="23"/>
          <w:szCs w:val="23"/>
          <w:shd w:val="clear" w:color="auto" w:fill="F7F7F8"/>
        </w:rPr>
        <w:t>sun.bean.editors</w:t>
      </w:r>
      <w:r w:rsidRPr="00BA0D5D">
        <w:rPr>
          <w:rFonts w:ascii="inherit" w:eastAsia="宋体" w:hAnsi="inherit" w:cs="Arial"/>
          <w:color w:val="34302D"/>
          <w:kern w:val="0"/>
          <w:sz w:val="24"/>
          <w:szCs w:val="24"/>
        </w:rPr>
        <w:t>, which includes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for types such as </w:t>
      </w:r>
      <w:r w:rsidRPr="00BA0D5D">
        <w:rPr>
          <w:rFonts w:ascii="Consolas" w:eastAsia="宋体" w:hAnsi="Consolas" w:cs="宋体"/>
          <w:color w:val="34302D"/>
          <w:kern w:val="0"/>
          <w:sz w:val="23"/>
          <w:szCs w:val="23"/>
          <w:shd w:val="clear" w:color="auto" w:fill="F7F7F8"/>
        </w:rPr>
        <w:t>Font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Color</w:t>
      </w:r>
      <w:r w:rsidRPr="00BA0D5D">
        <w:rPr>
          <w:rFonts w:ascii="inherit" w:eastAsia="宋体" w:hAnsi="inherit" w:cs="Arial"/>
          <w:color w:val="34302D"/>
          <w:kern w:val="0"/>
          <w:sz w:val="24"/>
          <w:szCs w:val="24"/>
        </w:rPr>
        <w:t>, and most of the primitive types. Note also that the standard JavaBeans infrastructure automatically discovers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classes (without you having to register them explicitly) if they are in the same package as the class they handle and have the same name as that class, with </w:t>
      </w:r>
      <w:r w:rsidRPr="00BA0D5D">
        <w:rPr>
          <w:rFonts w:ascii="Consolas" w:eastAsia="宋体" w:hAnsi="Consolas" w:cs="宋体"/>
          <w:color w:val="34302D"/>
          <w:kern w:val="0"/>
          <w:sz w:val="23"/>
          <w:szCs w:val="23"/>
          <w:shd w:val="clear" w:color="auto" w:fill="F7F7F8"/>
        </w:rPr>
        <w:t>Editor</w:t>
      </w:r>
      <w:r w:rsidRPr="00BA0D5D">
        <w:rPr>
          <w:rFonts w:ascii="inherit" w:eastAsia="宋体" w:hAnsi="inherit" w:cs="Arial"/>
          <w:color w:val="34302D"/>
          <w:kern w:val="0"/>
          <w:sz w:val="24"/>
          <w:szCs w:val="24"/>
        </w:rPr>
        <w:t> appended. For example, one could have the following class and package structure, which would be sufficient for the </w:t>
      </w:r>
      <w:r w:rsidRPr="00BA0D5D">
        <w:rPr>
          <w:rFonts w:ascii="Consolas" w:eastAsia="宋体" w:hAnsi="Consolas" w:cs="宋体"/>
          <w:color w:val="34302D"/>
          <w:kern w:val="0"/>
          <w:sz w:val="23"/>
          <w:szCs w:val="23"/>
          <w:shd w:val="clear" w:color="auto" w:fill="F7F7F8"/>
        </w:rPr>
        <w:t>SomethingEditor</w:t>
      </w:r>
      <w:r w:rsidRPr="00BA0D5D">
        <w:rPr>
          <w:rFonts w:ascii="inherit" w:eastAsia="宋体" w:hAnsi="inherit" w:cs="Arial"/>
          <w:color w:val="34302D"/>
          <w:kern w:val="0"/>
          <w:sz w:val="24"/>
          <w:szCs w:val="24"/>
        </w:rPr>
        <w:t> class to be recognized and used as the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for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-typed 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chank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Something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SomethingEditor // the PropertyEditor for the Something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you can also use the standard </w:t>
      </w:r>
      <w:r w:rsidRPr="00BA0D5D">
        <w:rPr>
          <w:rFonts w:ascii="Consolas" w:eastAsia="宋体" w:hAnsi="Consolas" w:cs="宋体"/>
          <w:color w:val="34302D"/>
          <w:kern w:val="0"/>
          <w:sz w:val="23"/>
          <w:szCs w:val="23"/>
          <w:shd w:val="clear" w:color="auto" w:fill="F7F7F8"/>
        </w:rPr>
        <w:t>BeanInfo</w:t>
      </w:r>
      <w:r w:rsidRPr="00BA0D5D">
        <w:rPr>
          <w:rFonts w:ascii="inherit" w:eastAsia="宋体" w:hAnsi="inherit" w:cs="Arial"/>
          <w:color w:val="34302D"/>
          <w:kern w:val="0"/>
          <w:sz w:val="24"/>
          <w:szCs w:val="24"/>
        </w:rPr>
        <w:t> JavaBeans mechanism here as well (described to some extent </w:t>
      </w:r>
      <w:hyperlink r:id="rId488" w:history="1">
        <w:r w:rsidRPr="00BA0D5D">
          <w:rPr>
            <w:rFonts w:ascii="inherit" w:eastAsia="宋体" w:hAnsi="inherit" w:cs="Arial"/>
            <w:color w:val="548E2E"/>
            <w:kern w:val="0"/>
            <w:sz w:val="24"/>
            <w:szCs w:val="24"/>
            <w:u w:val="single"/>
          </w:rPr>
          <w:t>here</w:t>
        </w:r>
      </w:hyperlink>
      <w:r w:rsidRPr="00BA0D5D">
        <w:rPr>
          <w:rFonts w:ascii="inherit" w:eastAsia="宋体" w:hAnsi="inherit" w:cs="Arial"/>
          <w:color w:val="34302D"/>
          <w:kern w:val="0"/>
          <w:sz w:val="24"/>
          <w:szCs w:val="24"/>
        </w:rPr>
        <w:t>). The following example use the </w:t>
      </w:r>
      <w:r w:rsidRPr="00BA0D5D">
        <w:rPr>
          <w:rFonts w:ascii="Consolas" w:eastAsia="宋体" w:hAnsi="Consolas" w:cs="宋体"/>
          <w:color w:val="34302D"/>
          <w:kern w:val="0"/>
          <w:sz w:val="23"/>
          <w:szCs w:val="23"/>
          <w:shd w:val="clear" w:color="auto" w:fill="F7F7F8"/>
        </w:rPr>
        <w:t>BeanInfo</w:t>
      </w:r>
      <w:r w:rsidRPr="00BA0D5D">
        <w:rPr>
          <w:rFonts w:ascii="inherit" w:eastAsia="宋体" w:hAnsi="inherit" w:cs="Arial"/>
          <w:color w:val="34302D"/>
          <w:kern w:val="0"/>
          <w:sz w:val="24"/>
          <w:szCs w:val="24"/>
        </w:rPr>
        <w:t> mechanism to explicitly register one or more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with the properties of an associated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chank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Something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SomethingBeanInfo // the BeanInfo for the Something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Java source code for the referenced </w:t>
      </w:r>
      <w:r w:rsidRPr="00BA0D5D">
        <w:rPr>
          <w:rFonts w:ascii="Consolas" w:eastAsia="宋体" w:hAnsi="Consolas" w:cs="宋体"/>
          <w:color w:val="34302D"/>
          <w:kern w:val="0"/>
          <w:sz w:val="23"/>
          <w:szCs w:val="23"/>
          <w:shd w:val="clear" w:color="auto" w:fill="F7F7F8"/>
        </w:rPr>
        <w:t>SomethingBeanInfo</w:t>
      </w:r>
      <w:r w:rsidRPr="00BA0D5D">
        <w:rPr>
          <w:rFonts w:ascii="inherit" w:eastAsia="宋体" w:hAnsi="inherit" w:cs="Arial"/>
          <w:color w:val="34302D"/>
          <w:kern w:val="0"/>
          <w:sz w:val="24"/>
          <w:szCs w:val="24"/>
        </w:rPr>
        <w:t> class associates a </w:t>
      </w:r>
      <w:r w:rsidRPr="00BA0D5D">
        <w:rPr>
          <w:rFonts w:ascii="Consolas" w:eastAsia="宋体" w:hAnsi="Consolas" w:cs="宋体"/>
          <w:color w:val="34302D"/>
          <w:kern w:val="0"/>
          <w:sz w:val="23"/>
          <w:szCs w:val="23"/>
          <w:shd w:val="clear" w:color="auto" w:fill="F7F7F8"/>
        </w:rPr>
        <w:t>CustomNumberEditor</w:t>
      </w:r>
      <w:r w:rsidRPr="00BA0D5D">
        <w:rPr>
          <w:rFonts w:ascii="inherit" w:eastAsia="宋体" w:hAnsi="inherit" w:cs="Arial"/>
          <w:color w:val="34302D"/>
          <w:kern w:val="0"/>
          <w:sz w:val="24"/>
          <w:szCs w:val="24"/>
        </w:rPr>
        <w:t> with the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property of the </w:t>
      </w:r>
      <w:r w:rsidRPr="00BA0D5D">
        <w:rPr>
          <w:rFonts w:ascii="Consolas" w:eastAsia="宋体" w:hAnsi="Consolas" w:cs="宋体"/>
          <w:color w:val="34302D"/>
          <w:kern w:val="0"/>
          <w:sz w:val="23"/>
          <w:szCs w:val="23"/>
          <w:shd w:val="clear" w:color="auto" w:fill="F7F7F8"/>
        </w:rPr>
        <w:t>Something</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SomethingBeanInfo</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SimpleBeanInfo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PropertyDescriptor</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getPropertyDescriptors()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PropertyEditor numberPE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CustomNumberEditor(Integer.class,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PropertyDescriptor ageDescriptor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PropertyDescriptor(</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Something.class)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PropertyEditor createPropertyEditor(Object 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numberPE;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PropertyDescriptor</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 ageDescriptor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catch</w:t>
      </w:r>
      <w:r w:rsidRPr="00BA0D5D">
        <w:rPr>
          <w:rFonts w:ascii="Consolas" w:eastAsia="宋体" w:hAnsi="Consolas" w:cs="宋体"/>
          <w:color w:val="34302D"/>
          <w:kern w:val="0"/>
          <w:sz w:val="24"/>
          <w:szCs w:val="24"/>
        </w:rPr>
        <w:t xml:space="preserve"> (IntrospectionException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Error(ex.toString());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Registering Additional Custom </w:t>
      </w:r>
      <w:r w:rsidRPr="00BA0D5D">
        <w:rPr>
          <w:rFonts w:ascii="Consolas" w:eastAsia="宋体" w:hAnsi="Consolas" w:cs="宋体"/>
          <w:color w:val="34302D"/>
          <w:kern w:val="0"/>
          <w:sz w:val="25"/>
          <w:szCs w:val="25"/>
          <w:shd w:val="clear" w:color="auto" w:fill="F7F7F8"/>
        </w:rPr>
        <w:t>PropertyEditor</w:t>
      </w:r>
      <w:r w:rsidRPr="00BA0D5D">
        <w:rPr>
          <w:rFonts w:ascii="Arial" w:eastAsia="宋体" w:hAnsi="Arial" w:cs="Arial"/>
          <w:color w:val="34302D"/>
          <w:kern w:val="0"/>
          <w:sz w:val="27"/>
          <w:szCs w:val="27"/>
        </w:rPr>
        <w:t> Implementations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setting bean properties as string values, a Spring IoC container ultimately uses standard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implementations to convert these strings to the complex type of the property. Spring pre-registers a number of custom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(for example, to convert a class name expressed as a string into a </w:t>
      </w:r>
      <w:r w:rsidRPr="00BA0D5D">
        <w:rPr>
          <w:rFonts w:ascii="Consolas" w:eastAsia="宋体" w:hAnsi="Consolas" w:cs="宋体"/>
          <w:color w:val="34302D"/>
          <w:kern w:val="0"/>
          <w:sz w:val="23"/>
          <w:szCs w:val="23"/>
          <w:shd w:val="clear" w:color="auto" w:fill="F7F7F8"/>
        </w:rPr>
        <w:t>Class</w:t>
      </w:r>
      <w:r w:rsidRPr="00BA0D5D">
        <w:rPr>
          <w:rFonts w:ascii="inherit" w:eastAsia="宋体" w:hAnsi="inherit" w:cs="Arial"/>
          <w:color w:val="34302D"/>
          <w:kern w:val="0"/>
          <w:sz w:val="24"/>
          <w:szCs w:val="24"/>
        </w:rPr>
        <w:t> object). Additionally, Java’s standard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lookup mechanism lets a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for a class be named appropriately and placed in the same package as the class for which it provides support, so that it can be found automatically.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there is a need to register other custom </w:t>
      </w:r>
      <w:r w:rsidRPr="00BA0D5D">
        <w:rPr>
          <w:rFonts w:ascii="Consolas" w:eastAsia="宋体" w:hAnsi="Consolas" w:cs="宋体"/>
          <w:color w:val="34302D"/>
          <w:kern w:val="0"/>
          <w:sz w:val="23"/>
          <w:szCs w:val="23"/>
          <w:shd w:val="clear" w:color="auto" w:fill="F7F7F8"/>
        </w:rPr>
        <w:t>PropertyEditors</w:t>
      </w:r>
      <w:r w:rsidRPr="00BA0D5D">
        <w:rPr>
          <w:rFonts w:ascii="inherit" w:eastAsia="宋体" w:hAnsi="inherit" w:cs="Arial"/>
          <w:color w:val="34302D"/>
          <w:kern w:val="0"/>
          <w:sz w:val="24"/>
          <w:szCs w:val="24"/>
        </w:rPr>
        <w:t>, several mechanisms are available. The most manual approach, which is not normally convenient or recommended, is to use the </w:t>
      </w:r>
      <w:r w:rsidRPr="00BA0D5D">
        <w:rPr>
          <w:rFonts w:ascii="Consolas" w:eastAsia="宋体" w:hAnsi="Consolas" w:cs="宋体"/>
          <w:color w:val="34302D"/>
          <w:kern w:val="0"/>
          <w:sz w:val="23"/>
          <w:szCs w:val="23"/>
          <w:shd w:val="clear" w:color="auto" w:fill="F7F7F8"/>
        </w:rPr>
        <w:t>registerCustomEditor()</w:t>
      </w:r>
      <w:r w:rsidRPr="00BA0D5D">
        <w:rPr>
          <w:rFonts w:ascii="inherit" w:eastAsia="宋体" w:hAnsi="inherit" w:cs="Arial"/>
          <w:color w:val="34302D"/>
          <w:kern w:val="0"/>
          <w:sz w:val="24"/>
          <w:szCs w:val="24"/>
        </w:rPr>
        <w:t> method of the</w:t>
      </w:r>
      <w:r w:rsidRPr="00BA0D5D">
        <w:rPr>
          <w:rFonts w:ascii="Consolas" w:eastAsia="宋体" w:hAnsi="Consolas" w:cs="宋体"/>
          <w:color w:val="34302D"/>
          <w:kern w:val="0"/>
          <w:sz w:val="23"/>
          <w:szCs w:val="23"/>
          <w:shd w:val="clear" w:color="auto" w:fill="F7F7F8"/>
        </w:rPr>
        <w:t>ConfigurableBeanFactory</w:t>
      </w:r>
      <w:r w:rsidRPr="00BA0D5D">
        <w:rPr>
          <w:rFonts w:ascii="inherit" w:eastAsia="宋体" w:hAnsi="inherit" w:cs="Arial"/>
          <w:color w:val="34302D"/>
          <w:kern w:val="0"/>
          <w:sz w:val="24"/>
          <w:szCs w:val="24"/>
        </w:rPr>
        <w:t> interface, assuming you have a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reference. Another (slightly more convenient) mechanism is to use a special bean factory post-processor called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Although you can use bean factory post-processors with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implementations, the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has a nested property setup, so we strongly recommend that you use it with the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where you can deploy it in similar fashion to any other bean and where it can be automatically detected and applied.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all bean factories and application contexts automatically use a number of built-in property editors, through their use a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to handle property conversions. The standard property editors that the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registers are listed in the </w:t>
      </w:r>
      <w:hyperlink r:id="rId489" w:anchor="beans-beans-conversion" w:history="1">
        <w:r w:rsidRPr="00BA0D5D">
          <w:rPr>
            <w:rFonts w:ascii="inherit" w:eastAsia="宋体" w:hAnsi="inherit" w:cs="Arial"/>
            <w:color w:val="548E2E"/>
            <w:kern w:val="0"/>
            <w:sz w:val="24"/>
            <w:szCs w:val="24"/>
            <w:u w:val="single"/>
          </w:rPr>
          <w:t>previous section</w:t>
        </w:r>
      </w:hyperlink>
      <w:r w:rsidRPr="00BA0D5D">
        <w:rPr>
          <w:rFonts w:ascii="inherit" w:eastAsia="宋体" w:hAnsi="inherit" w:cs="Arial"/>
          <w:color w:val="34302D"/>
          <w:kern w:val="0"/>
          <w:sz w:val="24"/>
          <w:szCs w:val="24"/>
        </w:rPr>
        <w:t>. Additionally, </w:t>
      </w:r>
      <w:r w:rsidRPr="00BA0D5D">
        <w:rPr>
          <w:rFonts w:ascii="Consolas" w:eastAsia="宋体" w:hAnsi="Consolas" w:cs="宋体"/>
          <w:color w:val="34302D"/>
          <w:kern w:val="0"/>
          <w:sz w:val="23"/>
          <w:szCs w:val="23"/>
          <w:shd w:val="clear" w:color="auto" w:fill="F7F7F8"/>
        </w:rPr>
        <w:t>ApplicationContexts</w:t>
      </w:r>
      <w:r w:rsidRPr="00BA0D5D">
        <w:rPr>
          <w:rFonts w:ascii="inherit" w:eastAsia="宋体" w:hAnsi="inherit" w:cs="Arial"/>
          <w:color w:val="34302D"/>
          <w:kern w:val="0"/>
          <w:sz w:val="24"/>
          <w:szCs w:val="24"/>
        </w:rPr>
        <w:t> also override or add additional editors to handle resource lookups in a manner appropriate to the specific application context type.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Standard JavaBeans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are used to convert property values expressed as strings to the actual complex type of the property. You can use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a bean factory post-processor, to conveniently add support for additional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to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 which defines a user class called </w:t>
      </w:r>
      <w:r w:rsidRPr="00BA0D5D">
        <w:rPr>
          <w:rFonts w:ascii="Consolas" w:eastAsia="宋体" w:hAnsi="Consolas" w:cs="宋体"/>
          <w:color w:val="34302D"/>
          <w:kern w:val="0"/>
          <w:sz w:val="23"/>
          <w:szCs w:val="23"/>
          <w:shd w:val="clear" w:color="auto" w:fill="F7F7F8"/>
        </w:rPr>
        <w:t>ExoticType</w:t>
      </w:r>
      <w:r w:rsidRPr="00BA0D5D">
        <w:rPr>
          <w:rFonts w:ascii="inherit" w:eastAsia="宋体" w:hAnsi="inherit" w:cs="Arial"/>
          <w:color w:val="34302D"/>
          <w:kern w:val="0"/>
          <w:sz w:val="24"/>
          <w:szCs w:val="24"/>
        </w:rPr>
        <w:t> and another class called </w:t>
      </w:r>
      <w:r w:rsidRPr="00BA0D5D">
        <w:rPr>
          <w:rFonts w:ascii="Consolas" w:eastAsia="宋体" w:hAnsi="Consolas" w:cs="宋体"/>
          <w:color w:val="34302D"/>
          <w:kern w:val="0"/>
          <w:sz w:val="23"/>
          <w:szCs w:val="23"/>
          <w:shd w:val="clear" w:color="auto" w:fill="F7F7F8"/>
        </w:rPr>
        <w:t>DependsOnExoticType</w:t>
      </w:r>
      <w:r w:rsidRPr="00BA0D5D">
        <w:rPr>
          <w:rFonts w:ascii="inherit" w:eastAsia="宋体" w:hAnsi="inherit" w:cs="Arial"/>
          <w:color w:val="34302D"/>
          <w:kern w:val="0"/>
          <w:sz w:val="24"/>
          <w:szCs w:val="24"/>
        </w:rPr>
        <w:t>, which needs </w:t>
      </w:r>
      <w:r w:rsidRPr="00BA0D5D">
        <w:rPr>
          <w:rFonts w:ascii="Consolas" w:eastAsia="宋体" w:hAnsi="Consolas" w:cs="宋体"/>
          <w:color w:val="34302D"/>
          <w:kern w:val="0"/>
          <w:sz w:val="23"/>
          <w:szCs w:val="23"/>
          <w:shd w:val="clear" w:color="auto" w:fill="F7F7F8"/>
        </w:rPr>
        <w:t>ExoticType</w:t>
      </w:r>
      <w:r w:rsidRPr="00BA0D5D">
        <w:rPr>
          <w:rFonts w:ascii="inherit" w:eastAsia="宋体" w:hAnsi="inherit" w:cs="Arial"/>
          <w:color w:val="34302D"/>
          <w:kern w:val="0"/>
          <w:sz w:val="24"/>
          <w:szCs w:val="24"/>
        </w:rPr>
        <w:t> set as a property: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ExoticType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ExoticType(String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DependsOnExoticType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ExoticType 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setType(ExoticType 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.type = 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things are properly set up, we want to be able to assign the type property as a string, which a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converts into an actual </w:t>
      </w:r>
      <w:r w:rsidRPr="00BA0D5D">
        <w:rPr>
          <w:rFonts w:ascii="Consolas" w:eastAsia="宋体" w:hAnsi="Consolas" w:cs="宋体"/>
          <w:color w:val="34302D"/>
          <w:kern w:val="0"/>
          <w:sz w:val="23"/>
          <w:szCs w:val="23"/>
          <w:shd w:val="clear" w:color="auto" w:fill="F7F7F8"/>
        </w:rPr>
        <w:t>ExoticType</w:t>
      </w:r>
      <w:r w:rsidRPr="00BA0D5D">
        <w:rPr>
          <w:rFonts w:ascii="inherit" w:eastAsia="宋体" w:hAnsi="inherit" w:cs="Arial"/>
          <w:color w:val="34302D"/>
          <w:kern w:val="0"/>
          <w:sz w:val="24"/>
          <w:szCs w:val="24"/>
        </w:rPr>
        <w:t> instance. The following bean definition shows how to set up this relationship: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"example.DependsOnExoticType"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"type"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"aNameForExoticType"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 could look similar to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converts string representation to ExoticType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ExoticTypeEditor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PropertyEditorSupport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setAsText(String text)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setValue(</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ExoticType(text.toUpperCase()));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the following example shows how to use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to register the new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with the</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which will then be able to use it as needed: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"org.springframework.beans.factory.config.CustomEditorConfigurer"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"customEditors"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"example.ExoticType"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"example.ExoticTypeEditor"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Using </w:t>
      </w:r>
      <w:r w:rsidRPr="00BA0D5D">
        <w:rPr>
          <w:rFonts w:ascii="Consolas" w:eastAsia="宋体" w:hAnsi="Consolas" w:cs="宋体"/>
          <w:color w:val="34302D"/>
          <w:kern w:val="0"/>
          <w:sz w:val="23"/>
          <w:szCs w:val="23"/>
          <w:shd w:val="clear" w:color="auto" w:fill="F7F7F8"/>
        </w:rPr>
        <w:t>PropertyEditorRegistrar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Another mechanism for registering property editors with the Spring container is to create and use a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This interface is particularly useful when you need to use the same set of property editors in several different situations. You can write a corresponding registrar and reuse it in each case.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instances work in conjunction with an interface called </w:t>
      </w:r>
      <w:r w:rsidRPr="00BA0D5D">
        <w:rPr>
          <w:rFonts w:ascii="Consolas" w:eastAsia="宋体" w:hAnsi="Consolas" w:cs="宋体"/>
          <w:color w:val="34302D"/>
          <w:kern w:val="0"/>
          <w:sz w:val="23"/>
          <w:szCs w:val="23"/>
          <w:shd w:val="clear" w:color="auto" w:fill="F7F7F8"/>
        </w:rPr>
        <w:t>PropertyEditorRegistry</w:t>
      </w:r>
      <w:r w:rsidRPr="00BA0D5D">
        <w:rPr>
          <w:rFonts w:ascii="inherit" w:eastAsia="宋体" w:hAnsi="inherit" w:cs="Arial"/>
          <w:color w:val="34302D"/>
          <w:kern w:val="0"/>
          <w:sz w:val="24"/>
          <w:szCs w:val="24"/>
        </w:rPr>
        <w:t>, an interface that is implemented by the Spring </w:t>
      </w:r>
      <w:r w:rsidRPr="00BA0D5D">
        <w:rPr>
          <w:rFonts w:ascii="Consolas" w:eastAsia="宋体" w:hAnsi="Consolas" w:cs="宋体"/>
          <w:color w:val="34302D"/>
          <w:kern w:val="0"/>
          <w:sz w:val="23"/>
          <w:szCs w:val="23"/>
          <w:shd w:val="clear" w:color="auto" w:fill="F7F7F8"/>
        </w:rPr>
        <w:t>BeanWrapper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instances are particularly convenient when used in conjunction with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(described </w:t>
      </w:r>
      <w:hyperlink r:id="rId490" w:anchor="beans-beans-conversion-customeditor-registration" w:history="1">
        <w:r w:rsidRPr="00BA0D5D">
          <w:rPr>
            <w:rFonts w:ascii="inherit" w:eastAsia="宋体" w:hAnsi="inherit" w:cs="Arial"/>
            <w:color w:val="548E2E"/>
            <w:kern w:val="0"/>
            <w:sz w:val="24"/>
            <w:szCs w:val="24"/>
            <w:u w:val="single"/>
          </w:rPr>
          <w:t>here</w:t>
        </w:r>
      </w:hyperlink>
      <w:r w:rsidRPr="00BA0D5D">
        <w:rPr>
          <w:rFonts w:ascii="inherit" w:eastAsia="宋体" w:hAnsi="inherit" w:cs="Arial"/>
          <w:color w:val="34302D"/>
          <w:kern w:val="0"/>
          <w:sz w:val="24"/>
          <w:szCs w:val="24"/>
        </w:rPr>
        <w:t>), which exposes a property called </w:t>
      </w:r>
      <w:r w:rsidRPr="00BA0D5D">
        <w:rPr>
          <w:rFonts w:ascii="Consolas" w:eastAsia="宋体" w:hAnsi="Consolas" w:cs="宋体"/>
          <w:color w:val="34302D"/>
          <w:kern w:val="0"/>
          <w:sz w:val="23"/>
          <w:szCs w:val="23"/>
          <w:shd w:val="clear" w:color="auto" w:fill="F7F7F8"/>
        </w:rPr>
        <w:t>setPropertyEditorRegistrars(..)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instances added to a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in this fashion can easily be shared with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Spring MVC controllers. Furthermore, it avoids the need for synchronization on custom editors: A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is expected to create fresh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instances for each bean creation attempt.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create your own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com.foo.editors.spring;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CustomPropertyEditorRegistrar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PropertyEditorRegistrar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registerCustomEditors(PropertyEditorRegistry registry)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it is expected that new PropertyEditor instances are created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registry.registerCustomEditor(ExoticType.class,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ExoticTypeEditor());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you could register as many custom property editors as are required here...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also the </w:t>
      </w:r>
      <w:r w:rsidRPr="00BA0D5D">
        <w:rPr>
          <w:rFonts w:ascii="Consolas" w:eastAsia="宋体" w:hAnsi="Consolas" w:cs="宋体"/>
          <w:color w:val="34302D"/>
          <w:kern w:val="0"/>
          <w:sz w:val="23"/>
          <w:szCs w:val="23"/>
          <w:shd w:val="clear" w:color="auto" w:fill="F7F7F8"/>
        </w:rPr>
        <w:t>org.springframework.beans.support.ResourceEditorRegistrar</w:t>
      </w:r>
      <w:r w:rsidRPr="00BA0D5D">
        <w:rPr>
          <w:rFonts w:ascii="inherit" w:eastAsia="宋体" w:hAnsi="inherit" w:cs="Arial"/>
          <w:color w:val="34302D"/>
          <w:kern w:val="0"/>
          <w:sz w:val="24"/>
          <w:szCs w:val="24"/>
        </w:rPr>
        <w:t> for an example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implementation. Notice how in its implementation of the </w:t>
      </w:r>
      <w:r w:rsidRPr="00BA0D5D">
        <w:rPr>
          <w:rFonts w:ascii="Consolas" w:eastAsia="宋体" w:hAnsi="Consolas" w:cs="宋体"/>
          <w:color w:val="34302D"/>
          <w:kern w:val="0"/>
          <w:sz w:val="23"/>
          <w:szCs w:val="23"/>
          <w:shd w:val="clear" w:color="auto" w:fill="F7F7F8"/>
        </w:rPr>
        <w:t>registerCustomEditors(..)</w:t>
      </w:r>
      <w:r w:rsidRPr="00BA0D5D">
        <w:rPr>
          <w:rFonts w:ascii="inherit" w:eastAsia="宋体" w:hAnsi="inherit" w:cs="Arial"/>
          <w:color w:val="34302D"/>
          <w:kern w:val="0"/>
          <w:sz w:val="24"/>
          <w:szCs w:val="24"/>
        </w:rPr>
        <w:t> method ,it creates new instances of each property editor.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next example shows how to configure a </w:t>
      </w:r>
      <w:r w:rsidRPr="00BA0D5D">
        <w:rPr>
          <w:rFonts w:ascii="Consolas" w:eastAsia="宋体" w:hAnsi="Consolas" w:cs="宋体"/>
          <w:color w:val="34302D"/>
          <w:kern w:val="0"/>
          <w:sz w:val="23"/>
          <w:szCs w:val="23"/>
          <w:shd w:val="clear" w:color="auto" w:fill="F7F7F8"/>
        </w:rPr>
        <w:t>CustomEditorConfigurer</w:t>
      </w:r>
      <w:r w:rsidRPr="00BA0D5D">
        <w:rPr>
          <w:rFonts w:ascii="inherit" w:eastAsia="宋体" w:hAnsi="inherit" w:cs="Arial"/>
          <w:color w:val="34302D"/>
          <w:kern w:val="0"/>
          <w:sz w:val="24"/>
          <w:szCs w:val="24"/>
        </w:rPr>
        <w:t> and inject an instance of our</w:t>
      </w:r>
      <w:r w:rsidRPr="00BA0D5D">
        <w:rPr>
          <w:rFonts w:ascii="Consolas" w:eastAsia="宋体" w:hAnsi="Consolas" w:cs="宋体"/>
          <w:color w:val="34302D"/>
          <w:kern w:val="0"/>
          <w:sz w:val="23"/>
          <w:szCs w:val="23"/>
          <w:shd w:val="clear" w:color="auto" w:fill="F7F7F8"/>
        </w:rPr>
        <w:t>CustomPropertyEditorRegistrar</w:t>
      </w:r>
      <w:r w:rsidRPr="00BA0D5D">
        <w:rPr>
          <w:rFonts w:ascii="inherit" w:eastAsia="宋体" w:hAnsi="inherit" w:cs="Arial"/>
          <w:color w:val="34302D"/>
          <w:kern w:val="0"/>
          <w:sz w:val="24"/>
          <w:szCs w:val="24"/>
        </w:rPr>
        <w:t> into 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"org.springframework.beans.factory.config.CustomEditorConfigurer"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"propertyEditorRegistrars"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"customPropertyEditorRegistrar"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"customPropertyEditorRegistrar"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"com.foo.editors.spring.CustomPropertyEditorRegistrar"</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(and in a bit of a departure from the focus of this chapter for those of you using </w:t>
      </w:r>
      <w:hyperlink r:id="rId491" w:anchor="mvc" w:history="1">
        <w:r w:rsidRPr="00BA0D5D">
          <w:rPr>
            <w:rFonts w:ascii="inherit" w:eastAsia="宋体" w:hAnsi="inherit" w:cs="Arial"/>
            <w:color w:val="548E2E"/>
            <w:kern w:val="0"/>
            <w:sz w:val="24"/>
            <w:szCs w:val="24"/>
            <w:u w:val="single"/>
          </w:rPr>
          <w:t>Spring’s MVC web framework</w:t>
        </w:r>
      </w:hyperlink>
      <w:r w:rsidRPr="00BA0D5D">
        <w:rPr>
          <w:rFonts w:ascii="inherit" w:eastAsia="宋体" w:hAnsi="inherit" w:cs="Arial"/>
          <w:color w:val="34302D"/>
          <w:kern w:val="0"/>
          <w:sz w:val="24"/>
          <w:szCs w:val="24"/>
        </w:rPr>
        <w:t>), using </w:t>
      </w:r>
      <w:r w:rsidRPr="00BA0D5D">
        <w:rPr>
          <w:rFonts w:ascii="Consolas" w:eastAsia="宋体" w:hAnsi="Consolas" w:cs="宋体"/>
          <w:color w:val="34302D"/>
          <w:kern w:val="0"/>
          <w:sz w:val="23"/>
          <w:szCs w:val="23"/>
          <w:shd w:val="clear" w:color="auto" w:fill="F7F7F8"/>
        </w:rPr>
        <w:t>PropertyEditorRegistrars</w:t>
      </w:r>
      <w:r w:rsidRPr="00BA0D5D">
        <w:rPr>
          <w:rFonts w:ascii="inherit" w:eastAsia="宋体" w:hAnsi="inherit" w:cs="Arial"/>
          <w:color w:val="34302D"/>
          <w:kern w:val="0"/>
          <w:sz w:val="24"/>
          <w:szCs w:val="24"/>
        </w:rPr>
        <w:t> in conjunction with data-binding </w:t>
      </w:r>
      <w:r w:rsidRPr="00BA0D5D">
        <w:rPr>
          <w:rFonts w:ascii="Consolas" w:eastAsia="宋体" w:hAnsi="Consolas" w:cs="宋体"/>
          <w:color w:val="34302D"/>
          <w:kern w:val="0"/>
          <w:sz w:val="23"/>
          <w:szCs w:val="23"/>
          <w:shd w:val="clear" w:color="auto" w:fill="F7F7F8"/>
        </w:rPr>
        <w:t>Controllers</w:t>
      </w:r>
      <w:r w:rsidRPr="00BA0D5D">
        <w:rPr>
          <w:rFonts w:ascii="inherit" w:eastAsia="宋体" w:hAnsi="inherit" w:cs="Arial"/>
          <w:color w:val="34302D"/>
          <w:kern w:val="0"/>
          <w:sz w:val="24"/>
          <w:szCs w:val="24"/>
        </w:rPr>
        <w:t> (such as </w:t>
      </w:r>
      <w:r w:rsidRPr="00BA0D5D">
        <w:rPr>
          <w:rFonts w:ascii="Consolas" w:eastAsia="宋体" w:hAnsi="Consolas" w:cs="宋体"/>
          <w:color w:val="34302D"/>
          <w:kern w:val="0"/>
          <w:sz w:val="23"/>
          <w:szCs w:val="23"/>
          <w:shd w:val="clear" w:color="auto" w:fill="F7F7F8"/>
        </w:rPr>
        <w:t>SimpleFormController</w:t>
      </w:r>
      <w:r w:rsidRPr="00BA0D5D">
        <w:rPr>
          <w:rFonts w:ascii="inherit" w:eastAsia="宋体" w:hAnsi="inherit" w:cs="Arial"/>
          <w:color w:val="34302D"/>
          <w:kern w:val="0"/>
          <w:sz w:val="24"/>
          <w:szCs w:val="24"/>
        </w:rPr>
        <w:t>) can be very convenient. The following example uses a </w:t>
      </w:r>
      <w:r w:rsidRPr="00BA0D5D">
        <w:rPr>
          <w:rFonts w:ascii="Consolas" w:eastAsia="宋体" w:hAnsi="Consolas" w:cs="宋体"/>
          <w:color w:val="34302D"/>
          <w:kern w:val="0"/>
          <w:sz w:val="23"/>
          <w:szCs w:val="23"/>
          <w:shd w:val="clear" w:color="auto" w:fill="F7F7F8"/>
        </w:rPr>
        <w:t>PropertyEditorRegistrar</w:t>
      </w:r>
      <w:r w:rsidRPr="00BA0D5D">
        <w:rPr>
          <w:rFonts w:ascii="inherit" w:eastAsia="宋体" w:hAnsi="inherit" w:cs="Arial"/>
          <w:color w:val="34302D"/>
          <w:kern w:val="0"/>
          <w:sz w:val="24"/>
          <w:szCs w:val="24"/>
        </w:rPr>
        <w:t> in the implementation of an </w:t>
      </w:r>
      <w:r w:rsidRPr="00BA0D5D">
        <w:rPr>
          <w:rFonts w:ascii="Consolas" w:eastAsia="宋体" w:hAnsi="Consolas" w:cs="宋体"/>
          <w:color w:val="34302D"/>
          <w:kern w:val="0"/>
          <w:sz w:val="23"/>
          <w:szCs w:val="23"/>
          <w:shd w:val="clear" w:color="auto" w:fill="F7F7F8"/>
        </w:rPr>
        <w:t>initBinder(..)</w:t>
      </w:r>
      <w:r w:rsidRPr="00BA0D5D">
        <w:rPr>
          <w:rFonts w:ascii="inherit" w:eastAsia="宋体" w:hAnsi="inherit" w:cs="Arial"/>
          <w:color w:val="34302D"/>
          <w:kern w:val="0"/>
          <w:sz w:val="24"/>
          <w:szCs w:val="24"/>
        </w:rPr>
        <w:t>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RegisterUserController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SimpleFormController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PropertyEditorRegistrar customPropertyEditorRegistrar;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RegisterUserController(PropertyEditorRegistrar propertyEditorRegistrar)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.customPropertyEditorRegistrar = propertyEditorRegistrar;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initBinder(HttpServletRequest request,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ServletRequestDataBinder binder)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.customPropertyEditorRegistrar.registerCustomEditors(binder);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other methods to do with registering a User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style of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registration can lead to concise code (the implementation of </w:t>
      </w:r>
      <w:r w:rsidRPr="00BA0D5D">
        <w:rPr>
          <w:rFonts w:ascii="Consolas" w:eastAsia="宋体" w:hAnsi="Consolas" w:cs="宋体"/>
          <w:color w:val="34302D"/>
          <w:kern w:val="0"/>
          <w:sz w:val="23"/>
          <w:szCs w:val="23"/>
          <w:shd w:val="clear" w:color="auto" w:fill="F7F7F8"/>
        </w:rPr>
        <w:t>initBinder(..)</w:t>
      </w:r>
      <w:r w:rsidRPr="00BA0D5D">
        <w:rPr>
          <w:rFonts w:ascii="inherit" w:eastAsia="宋体" w:hAnsi="inherit" w:cs="Arial"/>
          <w:color w:val="34302D"/>
          <w:kern w:val="0"/>
          <w:sz w:val="24"/>
          <w:szCs w:val="24"/>
        </w:rPr>
        <w:t> is only one line long) and lets common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registration code be encapsulated in a class and then shared amongst as many </w:t>
      </w:r>
      <w:r w:rsidRPr="00BA0D5D">
        <w:rPr>
          <w:rFonts w:ascii="Consolas" w:eastAsia="宋体" w:hAnsi="Consolas" w:cs="宋体"/>
          <w:color w:val="34302D"/>
          <w:kern w:val="0"/>
          <w:sz w:val="23"/>
          <w:szCs w:val="23"/>
          <w:shd w:val="clear" w:color="auto" w:fill="F7F7F8"/>
        </w:rPr>
        <w:t>Controllers</w:t>
      </w:r>
      <w:r w:rsidRPr="00BA0D5D">
        <w:rPr>
          <w:rFonts w:ascii="inherit" w:eastAsia="宋体" w:hAnsi="inherit" w:cs="Arial"/>
          <w:color w:val="34302D"/>
          <w:kern w:val="0"/>
          <w:sz w:val="24"/>
          <w:szCs w:val="24"/>
        </w:rPr>
        <w:t>as needed.</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52" w:name="_Toc15219520"/>
      <w:r w:rsidRPr="00BA0D5D">
        <w:rPr>
          <w:rFonts w:ascii="Arial" w:eastAsia="宋体" w:hAnsi="Arial" w:cs="Arial"/>
          <w:color w:val="34302D"/>
          <w:kern w:val="0"/>
          <w:sz w:val="41"/>
          <w:szCs w:val="41"/>
        </w:rPr>
        <w:t>3.4. Spring Type Conversion</w:t>
      </w:r>
      <w:bookmarkEnd w:id="245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3 introduced a </w:t>
      </w:r>
      <w:r w:rsidRPr="00BA0D5D">
        <w:rPr>
          <w:rFonts w:ascii="Consolas" w:eastAsia="宋体" w:hAnsi="Consolas" w:cs="宋体"/>
          <w:color w:val="34302D"/>
          <w:kern w:val="0"/>
          <w:sz w:val="23"/>
          <w:szCs w:val="23"/>
          <w:shd w:val="clear" w:color="auto" w:fill="F7F7F8"/>
        </w:rPr>
        <w:t>core.convert</w:t>
      </w:r>
      <w:r w:rsidRPr="00BA0D5D">
        <w:rPr>
          <w:rFonts w:ascii="inherit" w:eastAsia="宋体" w:hAnsi="inherit" w:cs="Arial"/>
          <w:color w:val="34302D"/>
          <w:kern w:val="0"/>
          <w:sz w:val="24"/>
          <w:szCs w:val="24"/>
        </w:rPr>
        <w:t> package that provides a general type conversion system. The system defines an SPI to implement type conversion logic and an API to perform type conversions at runtime. Within a Spring container, you can use this system as an alternative to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to convert externalized bean property value strings to the required property types. You can also use the public API anywhere in your application where type conversion is needed.</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3.4.1. Converter SPI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SPI to implement type conversion logic is simple and strongly typed, as the following interface definition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org.springframework.core.convert.converter;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Converter</w:t>
      </w:r>
      <w:r w:rsidRPr="00BA0D5D">
        <w:rPr>
          <w:rFonts w:ascii="Consolas" w:eastAsia="宋体" w:hAnsi="Consolas" w:cs="宋体"/>
          <w:color w:val="34302D"/>
          <w:kern w:val="0"/>
          <w:sz w:val="24"/>
          <w:szCs w:val="24"/>
        </w:rPr>
        <w:t>&lt;S, 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 convert(S 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your own converter, implement the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interface and parameterize </w:t>
      </w:r>
      <w:r w:rsidRPr="00BA0D5D">
        <w:rPr>
          <w:rFonts w:ascii="Consolas" w:eastAsia="宋体" w:hAnsi="Consolas" w:cs="宋体"/>
          <w:color w:val="34302D"/>
          <w:kern w:val="0"/>
          <w:sz w:val="23"/>
          <w:szCs w:val="23"/>
          <w:shd w:val="clear" w:color="auto" w:fill="F7F7F8"/>
        </w:rPr>
        <w:t>S</w:t>
      </w:r>
      <w:r w:rsidRPr="00BA0D5D">
        <w:rPr>
          <w:rFonts w:ascii="inherit" w:eastAsia="宋体" w:hAnsi="inherit" w:cs="Arial"/>
          <w:color w:val="34302D"/>
          <w:kern w:val="0"/>
          <w:sz w:val="24"/>
          <w:szCs w:val="24"/>
        </w:rPr>
        <w:t> as the type you are converting from and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as the type you are converting to. You can also transparently apply such a converter if a collection or array of </w:t>
      </w:r>
      <w:r w:rsidRPr="00BA0D5D">
        <w:rPr>
          <w:rFonts w:ascii="Consolas" w:eastAsia="宋体" w:hAnsi="Consolas" w:cs="宋体"/>
          <w:color w:val="34302D"/>
          <w:kern w:val="0"/>
          <w:sz w:val="23"/>
          <w:szCs w:val="23"/>
          <w:shd w:val="clear" w:color="auto" w:fill="F7F7F8"/>
        </w:rPr>
        <w:t>S</w:t>
      </w:r>
      <w:r w:rsidRPr="00BA0D5D">
        <w:rPr>
          <w:rFonts w:ascii="inherit" w:eastAsia="宋体" w:hAnsi="inherit" w:cs="Arial"/>
          <w:color w:val="34302D"/>
          <w:kern w:val="0"/>
          <w:sz w:val="24"/>
          <w:szCs w:val="24"/>
        </w:rPr>
        <w:t> needs to be converted to an array or collection of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provided that a delegating array or collection converter has been registered as well (which </w:t>
      </w:r>
      <w:r w:rsidRPr="00BA0D5D">
        <w:rPr>
          <w:rFonts w:ascii="Consolas" w:eastAsia="宋体" w:hAnsi="Consolas" w:cs="宋体"/>
          <w:color w:val="34302D"/>
          <w:kern w:val="0"/>
          <w:sz w:val="23"/>
          <w:szCs w:val="23"/>
          <w:shd w:val="clear" w:color="auto" w:fill="F7F7F8"/>
        </w:rPr>
        <w:t>DefaultConversionService</w:t>
      </w:r>
      <w:r w:rsidRPr="00BA0D5D">
        <w:rPr>
          <w:rFonts w:ascii="inherit" w:eastAsia="宋体" w:hAnsi="inherit" w:cs="Arial"/>
          <w:color w:val="34302D"/>
          <w:kern w:val="0"/>
          <w:sz w:val="24"/>
          <w:szCs w:val="24"/>
        </w:rPr>
        <w:t> does by default).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each call to </w:t>
      </w:r>
      <w:r w:rsidRPr="00BA0D5D">
        <w:rPr>
          <w:rFonts w:ascii="Consolas" w:eastAsia="宋体" w:hAnsi="Consolas" w:cs="宋体"/>
          <w:color w:val="34302D"/>
          <w:kern w:val="0"/>
          <w:sz w:val="23"/>
          <w:szCs w:val="23"/>
          <w:shd w:val="clear" w:color="auto" w:fill="F7F7F8"/>
        </w:rPr>
        <w:t>convert(S)</w:t>
      </w:r>
      <w:r w:rsidRPr="00BA0D5D">
        <w:rPr>
          <w:rFonts w:ascii="inherit" w:eastAsia="宋体" w:hAnsi="inherit" w:cs="Arial"/>
          <w:color w:val="34302D"/>
          <w:kern w:val="0"/>
          <w:sz w:val="24"/>
          <w:szCs w:val="24"/>
        </w:rPr>
        <w:t>, the source argument is guaranteed to not be null. Your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may throw any unchecked exception if conversion fails. Specifically, it should throw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to report an invalid source value. Take care to ensure that your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implementation is thread-safe.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Several converter implementations are provided in the </w:t>
      </w:r>
      <w:r w:rsidRPr="00BA0D5D">
        <w:rPr>
          <w:rFonts w:ascii="Consolas" w:eastAsia="宋体" w:hAnsi="Consolas" w:cs="宋体"/>
          <w:color w:val="34302D"/>
          <w:kern w:val="0"/>
          <w:sz w:val="23"/>
          <w:szCs w:val="23"/>
          <w:shd w:val="clear" w:color="auto" w:fill="F7F7F8"/>
        </w:rPr>
        <w:t>core.convert.support</w:t>
      </w:r>
      <w:r w:rsidRPr="00BA0D5D">
        <w:rPr>
          <w:rFonts w:ascii="inherit" w:eastAsia="宋体" w:hAnsi="inherit" w:cs="Arial"/>
          <w:color w:val="34302D"/>
          <w:kern w:val="0"/>
          <w:sz w:val="24"/>
          <w:szCs w:val="24"/>
        </w:rPr>
        <w:t> package as a convenience. These include converters from strings to numbers and other common types. The following listing shows the </w:t>
      </w:r>
      <w:r w:rsidRPr="00BA0D5D">
        <w:rPr>
          <w:rFonts w:ascii="Consolas" w:eastAsia="宋体" w:hAnsi="Consolas" w:cs="宋体"/>
          <w:color w:val="34302D"/>
          <w:kern w:val="0"/>
          <w:sz w:val="23"/>
          <w:szCs w:val="23"/>
          <w:shd w:val="clear" w:color="auto" w:fill="F7F7F8"/>
        </w:rPr>
        <w:t>StringToInteger</w:t>
      </w:r>
      <w:r w:rsidRPr="00BA0D5D">
        <w:rPr>
          <w:rFonts w:ascii="inherit" w:eastAsia="宋体" w:hAnsi="inherit" w:cs="Arial"/>
          <w:color w:val="34302D"/>
          <w:kern w:val="0"/>
          <w:sz w:val="24"/>
          <w:szCs w:val="24"/>
        </w:rPr>
        <w:t> class, which is a typical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org.springframework.core.convert.support;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StringToInteger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Converter&lt;String, Integer&gt;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Integer convert(String 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Integer.valueOf(source);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3.4.2. Using </w:t>
      </w:r>
      <w:r w:rsidRPr="00BA0D5D">
        <w:rPr>
          <w:rFonts w:ascii="Consolas" w:eastAsia="宋体" w:hAnsi="Consolas" w:cs="宋体"/>
          <w:color w:val="34302D"/>
          <w:kern w:val="0"/>
          <w:sz w:val="33"/>
          <w:szCs w:val="33"/>
          <w:shd w:val="clear" w:color="auto" w:fill="F7F7F8"/>
        </w:rPr>
        <w:t>ConverterFactory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need to centralize the conversion logic for an entire class hierarchy (for example, when converting from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to </w:t>
      </w:r>
      <w:r w:rsidRPr="00BA0D5D">
        <w:rPr>
          <w:rFonts w:ascii="Consolas" w:eastAsia="宋体" w:hAnsi="Consolas" w:cs="宋体"/>
          <w:color w:val="34302D"/>
          <w:kern w:val="0"/>
          <w:sz w:val="23"/>
          <w:szCs w:val="23"/>
          <w:shd w:val="clear" w:color="auto" w:fill="F7F7F8"/>
        </w:rPr>
        <w:t>Enum</w:t>
      </w:r>
      <w:r w:rsidRPr="00BA0D5D">
        <w:rPr>
          <w:rFonts w:ascii="inherit" w:eastAsia="宋体" w:hAnsi="inherit" w:cs="Arial"/>
          <w:color w:val="34302D"/>
          <w:kern w:val="0"/>
          <w:sz w:val="24"/>
          <w:szCs w:val="24"/>
        </w:rPr>
        <w:t> objects), you can implement </w:t>
      </w:r>
      <w:r w:rsidRPr="00BA0D5D">
        <w:rPr>
          <w:rFonts w:ascii="Consolas" w:eastAsia="宋体" w:hAnsi="Consolas" w:cs="宋体"/>
          <w:color w:val="34302D"/>
          <w:kern w:val="0"/>
          <w:sz w:val="23"/>
          <w:szCs w:val="23"/>
          <w:shd w:val="clear" w:color="auto" w:fill="F7F7F8"/>
        </w:rPr>
        <w:t>ConverterFactory</w:t>
      </w:r>
      <w:r w:rsidRPr="00BA0D5D">
        <w:rPr>
          <w:rFonts w:ascii="inherit" w:eastAsia="宋体" w:hAnsi="inherit" w:cs="Arial"/>
          <w:color w:val="34302D"/>
          <w:kern w:val="0"/>
          <w:sz w:val="24"/>
          <w:szCs w:val="24"/>
        </w:rPr>
        <w: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org.springframework.core.convert.converter;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ConverterFactory</w:t>
      </w:r>
      <w:r w:rsidRPr="00BA0D5D">
        <w:rPr>
          <w:rFonts w:ascii="Consolas" w:eastAsia="宋体" w:hAnsi="Consolas" w:cs="宋体"/>
          <w:color w:val="34302D"/>
          <w:kern w:val="0"/>
          <w:sz w:val="24"/>
          <w:szCs w:val="24"/>
        </w:rPr>
        <w:t>&lt;S, R&gt;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&lt;T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R&gt; Converter&lt;S, T&gt; getConverter(Class&lt;T&gt;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Parameterize S to be the type you are converting from and R to be the base type defining the </w:t>
      </w:r>
      <w:r w:rsidRPr="00BA0D5D">
        <w:rPr>
          <w:rFonts w:ascii="inherit" w:eastAsia="宋体" w:hAnsi="inherit" w:cs="Arial"/>
          <w:i/>
          <w:iCs/>
          <w:color w:val="34302D"/>
          <w:kern w:val="0"/>
          <w:sz w:val="24"/>
          <w:szCs w:val="24"/>
        </w:rPr>
        <w:t>range</w:t>
      </w:r>
      <w:r w:rsidRPr="00BA0D5D">
        <w:rPr>
          <w:rFonts w:ascii="inherit" w:eastAsia="宋体" w:hAnsi="inherit" w:cs="Arial"/>
          <w:color w:val="34302D"/>
          <w:kern w:val="0"/>
          <w:sz w:val="24"/>
          <w:szCs w:val="24"/>
        </w:rPr>
        <w:t> of classes you can convert to. Then implement </w:t>
      </w:r>
      <w:r w:rsidRPr="00BA0D5D">
        <w:rPr>
          <w:rFonts w:ascii="Consolas" w:eastAsia="宋体" w:hAnsi="Consolas" w:cs="宋体"/>
          <w:color w:val="34302D"/>
          <w:kern w:val="0"/>
          <w:sz w:val="23"/>
          <w:szCs w:val="23"/>
          <w:shd w:val="clear" w:color="auto" w:fill="F7F7F8"/>
        </w:rPr>
        <w:t>getConverter(Class&lt;T&gt;)</w:t>
      </w:r>
      <w:r w:rsidRPr="00BA0D5D">
        <w:rPr>
          <w:rFonts w:ascii="inherit" w:eastAsia="宋体" w:hAnsi="inherit" w:cs="Arial"/>
          <w:color w:val="34302D"/>
          <w:kern w:val="0"/>
          <w:sz w:val="24"/>
          <w:szCs w:val="24"/>
        </w:rPr>
        <w:t>, where T is a subclass of 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Consider the </w:t>
      </w:r>
      <w:r w:rsidRPr="00BA0D5D">
        <w:rPr>
          <w:rFonts w:ascii="Consolas" w:eastAsia="宋体" w:hAnsi="Consolas" w:cs="宋体"/>
          <w:color w:val="34302D"/>
          <w:kern w:val="0"/>
          <w:sz w:val="23"/>
          <w:szCs w:val="23"/>
          <w:shd w:val="clear" w:color="auto" w:fill="F7F7F8"/>
        </w:rPr>
        <w:t>StringToEnumConverterFactory</w:t>
      </w:r>
      <w:r w:rsidRPr="00BA0D5D">
        <w:rPr>
          <w:rFonts w:ascii="inherit" w:eastAsia="宋体" w:hAnsi="inherit" w:cs="Arial"/>
          <w:color w:val="34302D"/>
          <w:kern w:val="0"/>
          <w:sz w:val="24"/>
          <w:szCs w:val="24"/>
        </w:rPr>
        <w:t> as an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org.springframework.core.convert.support;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StringToEnumConverterFactory</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ConverterFactory&lt;String, Enum&gt;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&lt;T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Enum&gt; Converter&lt;String, T&gt; getConverter(Class&lt;T&gt; targetType)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StringToEnumConverter(targetType);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StringToEnumConverter</w:t>
      </w:r>
      <w:r w:rsidRPr="00BA0D5D">
        <w:rPr>
          <w:rFonts w:ascii="Consolas" w:eastAsia="宋体" w:hAnsi="Consolas" w:cs="宋体"/>
          <w:color w:val="34302D"/>
          <w:kern w:val="0"/>
          <w:sz w:val="24"/>
          <w:szCs w:val="24"/>
        </w:rPr>
        <w:t xml:space="preserve">&lt;T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Enum&gt;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Converter&lt;String, 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Class&lt;T&gt; enumType;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StringToEnumConverter(Class&lt;T&gt; enumType)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.enumType = enumType;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T convert(String source)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(T) Enum.valueOf(</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.enumType, source.trim());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3.4.3. Using </w:t>
      </w:r>
      <w:r w:rsidRPr="00BA0D5D">
        <w:rPr>
          <w:rFonts w:ascii="Consolas" w:eastAsia="宋体" w:hAnsi="Consolas" w:cs="宋体"/>
          <w:color w:val="34302D"/>
          <w:kern w:val="0"/>
          <w:sz w:val="33"/>
          <w:szCs w:val="33"/>
          <w:shd w:val="clear" w:color="auto" w:fill="F7F7F8"/>
        </w:rPr>
        <w:t>GenericConverter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require a sophisticated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implementation, consider using the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interface. With a more flexible but less strongly typed signature than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a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supports converting between multiple source and target types. In addition, a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makes available source and target field context that you can use when you implement your conversion logic. Such context lets a type conversion be driven by a field annotation or by generic information declared on a field signature. The following listing shows the interface definition of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org.springframework.core.convert.converter;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GenericConverter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Set&lt;ConvertiblePair&gt; getConvertibleTypes();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convert(Object source, TypeDescriptor sourceType, TypeDescriptor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To implement a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have </w:t>
      </w:r>
      <w:r w:rsidRPr="00BA0D5D">
        <w:rPr>
          <w:rFonts w:ascii="Consolas" w:eastAsia="宋体" w:hAnsi="Consolas" w:cs="宋体"/>
          <w:color w:val="34302D"/>
          <w:kern w:val="0"/>
          <w:sz w:val="23"/>
          <w:szCs w:val="23"/>
          <w:shd w:val="clear" w:color="auto" w:fill="F7F7F8"/>
        </w:rPr>
        <w:t>getConvertibleTypes()</w:t>
      </w:r>
      <w:r w:rsidRPr="00BA0D5D">
        <w:rPr>
          <w:rFonts w:ascii="inherit" w:eastAsia="宋体" w:hAnsi="inherit" w:cs="Arial"/>
          <w:color w:val="34302D"/>
          <w:kern w:val="0"/>
          <w:sz w:val="24"/>
          <w:szCs w:val="24"/>
        </w:rPr>
        <w:t> return the supported source→target type pairs. Then implement </w:t>
      </w:r>
      <w:r w:rsidRPr="00BA0D5D">
        <w:rPr>
          <w:rFonts w:ascii="Consolas" w:eastAsia="宋体" w:hAnsi="Consolas" w:cs="宋体"/>
          <w:color w:val="34302D"/>
          <w:kern w:val="0"/>
          <w:sz w:val="23"/>
          <w:szCs w:val="23"/>
          <w:shd w:val="clear" w:color="auto" w:fill="F7F7F8"/>
        </w:rPr>
        <w:t>convert(Object, TypeDescriptor, TypeDescriptor)</w:t>
      </w:r>
      <w:r w:rsidRPr="00BA0D5D">
        <w:rPr>
          <w:rFonts w:ascii="inherit" w:eastAsia="宋体" w:hAnsi="inherit" w:cs="Arial"/>
          <w:color w:val="34302D"/>
          <w:kern w:val="0"/>
          <w:sz w:val="24"/>
          <w:szCs w:val="24"/>
        </w:rPr>
        <w:t> to contain your conversion logic. The source </w:t>
      </w:r>
      <w:r w:rsidRPr="00BA0D5D">
        <w:rPr>
          <w:rFonts w:ascii="Consolas" w:eastAsia="宋体" w:hAnsi="Consolas" w:cs="宋体"/>
          <w:color w:val="34302D"/>
          <w:kern w:val="0"/>
          <w:sz w:val="23"/>
          <w:szCs w:val="23"/>
          <w:shd w:val="clear" w:color="auto" w:fill="F7F7F8"/>
        </w:rPr>
        <w:t>TypeDescriptor</w:t>
      </w:r>
      <w:r w:rsidRPr="00BA0D5D">
        <w:rPr>
          <w:rFonts w:ascii="inherit" w:eastAsia="宋体" w:hAnsi="inherit" w:cs="Arial"/>
          <w:color w:val="34302D"/>
          <w:kern w:val="0"/>
          <w:sz w:val="24"/>
          <w:szCs w:val="24"/>
        </w:rPr>
        <w:t>provides access to the source field that holds the value being converted. The target </w:t>
      </w:r>
      <w:r w:rsidRPr="00BA0D5D">
        <w:rPr>
          <w:rFonts w:ascii="Consolas" w:eastAsia="宋体" w:hAnsi="Consolas" w:cs="宋体"/>
          <w:color w:val="34302D"/>
          <w:kern w:val="0"/>
          <w:sz w:val="23"/>
          <w:szCs w:val="23"/>
          <w:shd w:val="clear" w:color="auto" w:fill="F7F7F8"/>
        </w:rPr>
        <w:t>TypeDescriptor</w:t>
      </w:r>
      <w:r w:rsidRPr="00BA0D5D">
        <w:rPr>
          <w:rFonts w:ascii="inherit" w:eastAsia="宋体" w:hAnsi="inherit" w:cs="Arial"/>
          <w:color w:val="34302D"/>
          <w:kern w:val="0"/>
          <w:sz w:val="24"/>
          <w:szCs w:val="24"/>
        </w:rPr>
        <w:t> provides access to the target field where the converted value is to be set.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good example of a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is a converter that converts between a Java array and a collection. Such an </w:t>
      </w:r>
      <w:r w:rsidRPr="00BA0D5D">
        <w:rPr>
          <w:rFonts w:ascii="Consolas" w:eastAsia="宋体" w:hAnsi="Consolas" w:cs="宋体"/>
          <w:color w:val="34302D"/>
          <w:kern w:val="0"/>
          <w:sz w:val="23"/>
          <w:szCs w:val="23"/>
          <w:shd w:val="clear" w:color="auto" w:fill="F7F7F8"/>
        </w:rPr>
        <w:t>ArrayToCollectionConverter</w:t>
      </w:r>
      <w:r w:rsidRPr="00BA0D5D">
        <w:rPr>
          <w:rFonts w:ascii="inherit" w:eastAsia="宋体" w:hAnsi="inherit" w:cs="Arial"/>
          <w:color w:val="34302D"/>
          <w:kern w:val="0"/>
          <w:sz w:val="24"/>
          <w:szCs w:val="24"/>
        </w:rPr>
        <w:t> introspects the field that declares the target collection type to resolve the collection’s element type. This lets each element in the source array be converted to the collection element type before the collection is set on the target field.</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Because </w:t>
            </w:r>
            <w:r w:rsidRPr="00BA0D5D">
              <w:rPr>
                <w:rFonts w:ascii="Consolas" w:eastAsia="宋体" w:hAnsi="Consolas" w:cs="宋体"/>
                <w:kern w:val="0"/>
                <w:sz w:val="23"/>
                <w:szCs w:val="23"/>
                <w:shd w:val="clear" w:color="auto" w:fill="F7F7F8"/>
              </w:rPr>
              <w:t>GenericConverter</w:t>
            </w:r>
            <w:r w:rsidRPr="00BA0D5D">
              <w:rPr>
                <w:rFonts w:ascii="宋体" w:eastAsia="宋体" w:hAnsi="宋体" w:cs="宋体"/>
                <w:kern w:val="0"/>
                <w:sz w:val="24"/>
                <w:szCs w:val="24"/>
              </w:rPr>
              <w:t> is a more complex SPI interface, you should use it only when you need it. Favor </w:t>
            </w:r>
            <w:r w:rsidRPr="00BA0D5D">
              <w:rPr>
                <w:rFonts w:ascii="Consolas" w:eastAsia="宋体" w:hAnsi="Consolas" w:cs="宋体"/>
                <w:kern w:val="0"/>
                <w:sz w:val="23"/>
                <w:szCs w:val="23"/>
                <w:shd w:val="clear" w:color="auto" w:fill="F7F7F8"/>
              </w:rPr>
              <w:t>Converter</w:t>
            </w:r>
            <w:r w:rsidRPr="00BA0D5D">
              <w:rPr>
                <w:rFonts w:ascii="宋体" w:eastAsia="宋体" w:hAnsi="宋体" w:cs="宋体"/>
                <w:kern w:val="0"/>
                <w:sz w:val="24"/>
                <w:szCs w:val="24"/>
              </w:rPr>
              <w:t> or </w:t>
            </w:r>
            <w:r w:rsidRPr="00BA0D5D">
              <w:rPr>
                <w:rFonts w:ascii="Consolas" w:eastAsia="宋体" w:hAnsi="Consolas" w:cs="宋体"/>
                <w:kern w:val="0"/>
                <w:sz w:val="23"/>
                <w:szCs w:val="23"/>
                <w:shd w:val="clear" w:color="auto" w:fill="F7F7F8"/>
              </w:rPr>
              <w:t>ConverterFactory</w:t>
            </w:r>
            <w:r w:rsidRPr="00BA0D5D">
              <w:rPr>
                <w:rFonts w:ascii="宋体" w:eastAsia="宋体" w:hAnsi="宋体" w:cs="宋体"/>
                <w:kern w:val="0"/>
                <w:sz w:val="24"/>
                <w:szCs w:val="24"/>
              </w:rPr>
              <w:t> for basic type conversion needs.</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ConditionalGenericConverter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Sometimes, you want a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to run only if a specific condition holds true. For example, you might want to run a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only if a specific annotation is present on the target field, or you might want to run a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only if a specific method (such as a </w:t>
      </w:r>
      <w:r w:rsidRPr="00BA0D5D">
        <w:rPr>
          <w:rFonts w:ascii="Consolas" w:eastAsia="宋体" w:hAnsi="Consolas" w:cs="宋体"/>
          <w:color w:val="34302D"/>
          <w:kern w:val="0"/>
          <w:sz w:val="23"/>
          <w:szCs w:val="23"/>
          <w:shd w:val="clear" w:color="auto" w:fill="F7F7F8"/>
        </w:rPr>
        <w:t>static valueOf</w:t>
      </w:r>
      <w:r w:rsidRPr="00BA0D5D">
        <w:rPr>
          <w:rFonts w:ascii="inherit" w:eastAsia="宋体" w:hAnsi="inherit" w:cs="Arial"/>
          <w:color w:val="34302D"/>
          <w:kern w:val="0"/>
          <w:sz w:val="24"/>
          <w:szCs w:val="24"/>
        </w:rPr>
        <w:t> method) is defined on the target class. </w:t>
      </w:r>
      <w:r w:rsidRPr="00BA0D5D">
        <w:rPr>
          <w:rFonts w:ascii="Consolas" w:eastAsia="宋体" w:hAnsi="Consolas" w:cs="宋体"/>
          <w:color w:val="34302D"/>
          <w:kern w:val="0"/>
          <w:sz w:val="23"/>
          <w:szCs w:val="23"/>
          <w:shd w:val="clear" w:color="auto" w:fill="F7F7F8"/>
        </w:rPr>
        <w:t>ConditionalGenericConverter</w:t>
      </w:r>
      <w:r w:rsidRPr="00BA0D5D">
        <w:rPr>
          <w:rFonts w:ascii="inherit" w:eastAsia="宋体" w:hAnsi="inherit" w:cs="Arial"/>
          <w:color w:val="34302D"/>
          <w:kern w:val="0"/>
          <w:sz w:val="24"/>
          <w:szCs w:val="24"/>
        </w:rPr>
        <w:t> is the union of the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and </w:t>
      </w:r>
      <w:r w:rsidRPr="00BA0D5D">
        <w:rPr>
          <w:rFonts w:ascii="Consolas" w:eastAsia="宋体" w:hAnsi="Consolas" w:cs="宋体"/>
          <w:color w:val="34302D"/>
          <w:kern w:val="0"/>
          <w:sz w:val="23"/>
          <w:szCs w:val="23"/>
          <w:shd w:val="clear" w:color="auto" w:fill="F7F7F8"/>
        </w:rPr>
        <w:t>ConditionalConverter</w:t>
      </w:r>
      <w:r w:rsidRPr="00BA0D5D">
        <w:rPr>
          <w:rFonts w:ascii="inherit" w:eastAsia="宋体" w:hAnsi="inherit" w:cs="Arial"/>
          <w:color w:val="34302D"/>
          <w:kern w:val="0"/>
          <w:sz w:val="24"/>
          <w:szCs w:val="24"/>
        </w:rPr>
        <w:t> interfaces that lets you define such custom matching criteria: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ConditionalConverter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matches(TypeDescriptor sourceType, TypeDescriptor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ConditionalGenericConverter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GenericConverter, ConditionalConverter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good example of a </w:t>
      </w:r>
      <w:r w:rsidRPr="00BA0D5D">
        <w:rPr>
          <w:rFonts w:ascii="Consolas" w:eastAsia="宋体" w:hAnsi="Consolas" w:cs="宋体"/>
          <w:color w:val="34302D"/>
          <w:kern w:val="0"/>
          <w:sz w:val="23"/>
          <w:szCs w:val="23"/>
          <w:shd w:val="clear" w:color="auto" w:fill="F7F7F8"/>
        </w:rPr>
        <w:t>ConditionalGenericConverter</w:t>
      </w:r>
      <w:r w:rsidRPr="00BA0D5D">
        <w:rPr>
          <w:rFonts w:ascii="inherit" w:eastAsia="宋体" w:hAnsi="inherit" w:cs="Arial"/>
          <w:color w:val="34302D"/>
          <w:kern w:val="0"/>
          <w:sz w:val="24"/>
          <w:szCs w:val="24"/>
        </w:rPr>
        <w:t> is an </w:t>
      </w:r>
      <w:r w:rsidRPr="00BA0D5D">
        <w:rPr>
          <w:rFonts w:ascii="Consolas" w:eastAsia="宋体" w:hAnsi="Consolas" w:cs="宋体"/>
          <w:color w:val="34302D"/>
          <w:kern w:val="0"/>
          <w:sz w:val="23"/>
          <w:szCs w:val="23"/>
          <w:shd w:val="clear" w:color="auto" w:fill="F7F7F8"/>
        </w:rPr>
        <w:t>EntityConverter</w:t>
      </w:r>
      <w:r w:rsidRPr="00BA0D5D">
        <w:rPr>
          <w:rFonts w:ascii="inherit" w:eastAsia="宋体" w:hAnsi="inherit" w:cs="Arial"/>
          <w:color w:val="34302D"/>
          <w:kern w:val="0"/>
          <w:sz w:val="24"/>
          <w:szCs w:val="24"/>
        </w:rPr>
        <w:t> that converts between a persistent entity identifier and an entity reference. Such an </w:t>
      </w:r>
      <w:r w:rsidRPr="00BA0D5D">
        <w:rPr>
          <w:rFonts w:ascii="Consolas" w:eastAsia="宋体" w:hAnsi="Consolas" w:cs="宋体"/>
          <w:color w:val="34302D"/>
          <w:kern w:val="0"/>
          <w:sz w:val="23"/>
          <w:szCs w:val="23"/>
          <w:shd w:val="clear" w:color="auto" w:fill="F7F7F8"/>
        </w:rPr>
        <w:t>EntityConverter</w:t>
      </w:r>
      <w:r w:rsidRPr="00BA0D5D">
        <w:rPr>
          <w:rFonts w:ascii="inherit" w:eastAsia="宋体" w:hAnsi="inherit" w:cs="Arial"/>
          <w:color w:val="34302D"/>
          <w:kern w:val="0"/>
          <w:sz w:val="24"/>
          <w:szCs w:val="24"/>
        </w:rPr>
        <w:t> might match only if the target entity type declares a static finder method (for example, </w:t>
      </w:r>
      <w:r w:rsidRPr="00BA0D5D">
        <w:rPr>
          <w:rFonts w:ascii="Consolas" w:eastAsia="宋体" w:hAnsi="Consolas" w:cs="宋体"/>
          <w:color w:val="34302D"/>
          <w:kern w:val="0"/>
          <w:sz w:val="23"/>
          <w:szCs w:val="23"/>
          <w:shd w:val="clear" w:color="auto" w:fill="F7F7F8"/>
        </w:rPr>
        <w:t>findAccount(Long)</w:t>
      </w:r>
      <w:r w:rsidRPr="00BA0D5D">
        <w:rPr>
          <w:rFonts w:ascii="inherit" w:eastAsia="宋体" w:hAnsi="inherit" w:cs="Arial"/>
          <w:color w:val="34302D"/>
          <w:kern w:val="0"/>
          <w:sz w:val="24"/>
          <w:szCs w:val="24"/>
        </w:rPr>
        <w:t>). You might perform such a finder method check in the implementation of</w:t>
      </w:r>
      <w:r w:rsidRPr="00BA0D5D">
        <w:rPr>
          <w:rFonts w:ascii="Consolas" w:eastAsia="宋体" w:hAnsi="Consolas" w:cs="宋体"/>
          <w:color w:val="34302D"/>
          <w:kern w:val="0"/>
          <w:sz w:val="23"/>
          <w:szCs w:val="23"/>
          <w:shd w:val="clear" w:color="auto" w:fill="F7F7F8"/>
        </w:rPr>
        <w:t>matches(TypeDescriptor, TypeDescriptor)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3.4.4. The </w:t>
      </w:r>
      <w:r w:rsidRPr="00BA0D5D">
        <w:rPr>
          <w:rFonts w:ascii="Consolas" w:eastAsia="宋体" w:hAnsi="Consolas" w:cs="宋体"/>
          <w:color w:val="34302D"/>
          <w:kern w:val="0"/>
          <w:sz w:val="33"/>
          <w:szCs w:val="33"/>
          <w:shd w:val="clear" w:color="auto" w:fill="F7F7F8"/>
        </w:rPr>
        <w:t>ConversionService</w:t>
      </w:r>
      <w:r w:rsidRPr="00BA0D5D">
        <w:rPr>
          <w:rFonts w:ascii="Arial" w:eastAsia="宋体" w:hAnsi="Arial" w:cs="Arial"/>
          <w:color w:val="34302D"/>
          <w:kern w:val="0"/>
          <w:sz w:val="35"/>
          <w:szCs w:val="35"/>
        </w:rPr>
        <w:t> API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defines a unified API for executing type conversion logic at runtime. Converters are often executed behind the following facade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org.springframework.core.convert;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ConversionService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canConvert(Class&lt;?&gt; sourceType, Class&lt;?&gt;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&lt;T&gt; T convert(Object source, Class&lt;T&gt;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canConvert(TypeDescriptor sourceType, TypeDescriptor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convert(Object source, TypeDescriptor sourceType, TypeDescriptor targetType);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Most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implementations also implement </w:t>
      </w:r>
      <w:r w:rsidRPr="00BA0D5D">
        <w:rPr>
          <w:rFonts w:ascii="Consolas" w:eastAsia="宋体" w:hAnsi="Consolas" w:cs="宋体"/>
          <w:color w:val="34302D"/>
          <w:kern w:val="0"/>
          <w:sz w:val="23"/>
          <w:szCs w:val="23"/>
          <w:shd w:val="clear" w:color="auto" w:fill="F7F7F8"/>
        </w:rPr>
        <w:t>ConverterRegistry</w:t>
      </w:r>
      <w:r w:rsidRPr="00BA0D5D">
        <w:rPr>
          <w:rFonts w:ascii="inherit" w:eastAsia="宋体" w:hAnsi="inherit" w:cs="Arial"/>
          <w:color w:val="34302D"/>
          <w:kern w:val="0"/>
          <w:sz w:val="24"/>
          <w:szCs w:val="24"/>
        </w:rPr>
        <w:t>, which provides an SPI for registering converters. Internally, 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implementation delegates to its registered converters to carry out type conversion logic.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robust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implementation is provided in the </w:t>
      </w:r>
      <w:r w:rsidRPr="00BA0D5D">
        <w:rPr>
          <w:rFonts w:ascii="Consolas" w:eastAsia="宋体" w:hAnsi="Consolas" w:cs="宋体"/>
          <w:color w:val="34302D"/>
          <w:kern w:val="0"/>
          <w:sz w:val="23"/>
          <w:szCs w:val="23"/>
          <w:shd w:val="clear" w:color="auto" w:fill="F7F7F8"/>
        </w:rPr>
        <w:t>core.convert.support</w:t>
      </w:r>
      <w:r w:rsidRPr="00BA0D5D">
        <w:rPr>
          <w:rFonts w:ascii="inherit" w:eastAsia="宋体" w:hAnsi="inherit" w:cs="Arial"/>
          <w:color w:val="34302D"/>
          <w:kern w:val="0"/>
          <w:sz w:val="24"/>
          <w:szCs w:val="24"/>
        </w:rPr>
        <w:t> package. </w:t>
      </w:r>
      <w:r w:rsidRPr="00BA0D5D">
        <w:rPr>
          <w:rFonts w:ascii="Consolas" w:eastAsia="宋体" w:hAnsi="Consolas" w:cs="宋体"/>
          <w:color w:val="34302D"/>
          <w:kern w:val="0"/>
          <w:sz w:val="23"/>
          <w:szCs w:val="23"/>
          <w:shd w:val="clear" w:color="auto" w:fill="F7F7F8"/>
        </w:rPr>
        <w:t>GenericConversionService</w:t>
      </w:r>
      <w:r w:rsidRPr="00BA0D5D">
        <w:rPr>
          <w:rFonts w:ascii="inherit" w:eastAsia="宋体" w:hAnsi="inherit" w:cs="Arial"/>
          <w:color w:val="34302D"/>
          <w:kern w:val="0"/>
          <w:sz w:val="24"/>
          <w:szCs w:val="24"/>
        </w:rPr>
        <w:t> is the general-purpose implementation suitable for use in most environments. </w:t>
      </w:r>
      <w:r w:rsidRPr="00BA0D5D">
        <w:rPr>
          <w:rFonts w:ascii="Consolas" w:eastAsia="宋体" w:hAnsi="Consolas" w:cs="宋体"/>
          <w:color w:val="34302D"/>
          <w:kern w:val="0"/>
          <w:sz w:val="23"/>
          <w:szCs w:val="23"/>
          <w:shd w:val="clear" w:color="auto" w:fill="F7F7F8"/>
        </w:rPr>
        <w:t>ConversionServiceFactory</w:t>
      </w:r>
      <w:r w:rsidRPr="00BA0D5D">
        <w:rPr>
          <w:rFonts w:ascii="inherit" w:eastAsia="宋体" w:hAnsi="inherit" w:cs="Arial"/>
          <w:color w:val="34302D"/>
          <w:kern w:val="0"/>
          <w:sz w:val="24"/>
          <w:szCs w:val="24"/>
        </w:rPr>
        <w:t> provides a convenient factory for creating common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configurations.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3.4.5. Configuring a </w:t>
      </w:r>
      <w:r w:rsidRPr="00BA0D5D">
        <w:rPr>
          <w:rFonts w:ascii="Consolas" w:eastAsia="宋体" w:hAnsi="Consolas" w:cs="宋体"/>
          <w:color w:val="34302D"/>
          <w:kern w:val="0"/>
          <w:sz w:val="33"/>
          <w:szCs w:val="33"/>
          <w:shd w:val="clear" w:color="auto" w:fill="F7F7F8"/>
        </w:rPr>
        <w:t>ConversionService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is a stateless object designed to be instantiated at application startup and then shared between multiple threads. In a Spring application, you typically configure 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instance for each Spring container (or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Spring picks up that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and uses it whenever a type conversion needs to be performed by the framework. You can also inject this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into any of your beans and invoke it directly.</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no </w:t>
            </w:r>
            <w:r w:rsidRPr="00BA0D5D">
              <w:rPr>
                <w:rFonts w:ascii="Consolas" w:eastAsia="宋体" w:hAnsi="Consolas" w:cs="宋体"/>
                <w:kern w:val="0"/>
                <w:sz w:val="23"/>
                <w:szCs w:val="23"/>
                <w:shd w:val="clear" w:color="auto" w:fill="F7F7F8"/>
              </w:rPr>
              <w:t>ConversionService</w:t>
            </w:r>
            <w:r w:rsidRPr="00BA0D5D">
              <w:rPr>
                <w:rFonts w:ascii="宋体" w:eastAsia="宋体" w:hAnsi="宋体" w:cs="宋体"/>
                <w:kern w:val="0"/>
                <w:sz w:val="24"/>
                <w:szCs w:val="24"/>
              </w:rPr>
              <w:t> is registered with Spring, the original </w:t>
            </w:r>
            <w:r w:rsidRPr="00BA0D5D">
              <w:rPr>
                <w:rFonts w:ascii="Consolas" w:eastAsia="宋体" w:hAnsi="Consolas" w:cs="宋体"/>
                <w:kern w:val="0"/>
                <w:sz w:val="23"/>
                <w:szCs w:val="23"/>
                <w:shd w:val="clear" w:color="auto" w:fill="F7F7F8"/>
              </w:rPr>
              <w:t>PropertyEditor</w:t>
            </w:r>
            <w:r w:rsidRPr="00BA0D5D">
              <w:rPr>
                <w:rFonts w:ascii="宋体" w:eastAsia="宋体" w:hAnsi="宋体" w:cs="宋体"/>
                <w:kern w:val="0"/>
                <w:sz w:val="24"/>
                <w:szCs w:val="24"/>
              </w:rPr>
              <w:t>-based system is used.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register a default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with Spring, add the following bean definition with 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"org.springframework.context.support.ConversionServiceFactoryBean"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default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can convert between strings, numbers, enums, collections, maps, and other common types. To supplement or override the default converters with your own custom converters, set the </w:t>
      </w:r>
      <w:r w:rsidRPr="00BA0D5D">
        <w:rPr>
          <w:rFonts w:ascii="Consolas" w:eastAsia="宋体" w:hAnsi="Consolas" w:cs="宋体"/>
          <w:color w:val="34302D"/>
          <w:kern w:val="0"/>
          <w:sz w:val="23"/>
          <w:szCs w:val="23"/>
          <w:shd w:val="clear" w:color="auto" w:fill="F7F7F8"/>
        </w:rPr>
        <w:t>converters</w:t>
      </w:r>
      <w:r w:rsidRPr="00BA0D5D">
        <w:rPr>
          <w:rFonts w:ascii="inherit" w:eastAsia="宋体" w:hAnsi="inherit" w:cs="Arial"/>
          <w:color w:val="34302D"/>
          <w:kern w:val="0"/>
          <w:sz w:val="24"/>
          <w:szCs w:val="24"/>
        </w:rPr>
        <w:t> property. Property values can implement any of the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ConverterFactory</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GenericConverter</w:t>
      </w:r>
      <w:r w:rsidRPr="00BA0D5D">
        <w:rPr>
          <w:rFonts w:ascii="inherit" w:eastAsia="宋体" w:hAnsi="inherit" w:cs="Arial"/>
          <w:color w:val="34302D"/>
          <w:kern w:val="0"/>
          <w:sz w:val="24"/>
          <w:szCs w:val="24"/>
        </w:rPr>
        <w:t> 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"org.springframework.context.support.ConversionServiceFactoryBean"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"converters"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"example.MyCustomConverter"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also common to use 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within a Spring MVC application. See </w:t>
      </w:r>
      <w:hyperlink r:id="rId492" w:anchor="mvc-config-conversion" w:history="1">
        <w:r w:rsidRPr="00BA0D5D">
          <w:rPr>
            <w:rFonts w:ascii="inherit" w:eastAsia="宋体" w:hAnsi="inherit" w:cs="Arial"/>
            <w:color w:val="548E2E"/>
            <w:kern w:val="0"/>
            <w:sz w:val="24"/>
            <w:szCs w:val="24"/>
            <w:u w:val="single"/>
          </w:rPr>
          <w:t>Conversion and Formatting</w:t>
        </w:r>
      </w:hyperlink>
      <w:r w:rsidRPr="00BA0D5D">
        <w:rPr>
          <w:rFonts w:ascii="inherit" w:eastAsia="宋体" w:hAnsi="inherit" w:cs="Arial"/>
          <w:color w:val="34302D"/>
          <w:kern w:val="0"/>
          <w:sz w:val="24"/>
          <w:szCs w:val="24"/>
        </w:rPr>
        <w:t> in the Spring MVC chapter.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certain situations, you may wish to apply formatting during conversion. See </w:t>
      </w:r>
      <w:hyperlink r:id="rId493" w:anchor="format-FormatterRegistry-SPI" w:history="1">
        <w:r w:rsidRPr="00BA0D5D">
          <w:rPr>
            <w:rFonts w:ascii="inherit" w:eastAsia="宋体" w:hAnsi="inherit" w:cs="Arial"/>
            <w:color w:val="548E2E"/>
            <w:kern w:val="0"/>
            <w:sz w:val="24"/>
            <w:szCs w:val="24"/>
            <w:u w:val="single"/>
          </w:rPr>
          <w:t>The </w:t>
        </w:r>
        <w:r w:rsidRPr="00BA0D5D">
          <w:rPr>
            <w:rFonts w:ascii="Consolas" w:eastAsia="宋体" w:hAnsi="Consolas" w:cs="宋体"/>
            <w:color w:val="548E2E"/>
            <w:kern w:val="0"/>
            <w:sz w:val="23"/>
            <w:szCs w:val="23"/>
            <w:u w:val="single"/>
            <w:shd w:val="clear" w:color="auto" w:fill="F7F7F8"/>
          </w:rPr>
          <w:t>FormatterRegistry</w:t>
        </w:r>
        <w:r w:rsidRPr="00BA0D5D">
          <w:rPr>
            <w:rFonts w:ascii="inherit" w:eastAsia="宋体" w:hAnsi="inherit" w:cs="Arial"/>
            <w:color w:val="548E2E"/>
            <w:kern w:val="0"/>
            <w:sz w:val="24"/>
            <w:szCs w:val="24"/>
            <w:u w:val="single"/>
          </w:rPr>
          <w:t> SPI</w:t>
        </w:r>
      </w:hyperlink>
      <w:r w:rsidRPr="00BA0D5D">
        <w:rPr>
          <w:rFonts w:ascii="inherit" w:eastAsia="宋体" w:hAnsi="inherit" w:cs="Arial"/>
          <w:color w:val="34302D"/>
          <w:kern w:val="0"/>
          <w:sz w:val="24"/>
          <w:szCs w:val="24"/>
        </w:rPr>
        <w:t> for details on using </w:t>
      </w:r>
      <w:r w:rsidRPr="00BA0D5D">
        <w:rPr>
          <w:rFonts w:ascii="Consolas" w:eastAsia="宋体" w:hAnsi="Consolas" w:cs="宋体"/>
          <w:color w:val="34302D"/>
          <w:kern w:val="0"/>
          <w:sz w:val="23"/>
          <w:szCs w:val="23"/>
          <w:shd w:val="clear" w:color="auto" w:fill="F7F7F8"/>
        </w:rPr>
        <w:t>FormattingConversionServiceFactoryBean</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3.4.6. Using a </w:t>
      </w:r>
      <w:r w:rsidRPr="00BA0D5D">
        <w:rPr>
          <w:rFonts w:ascii="Consolas" w:eastAsia="宋体" w:hAnsi="Consolas" w:cs="宋体"/>
          <w:color w:val="34302D"/>
          <w:kern w:val="0"/>
          <w:sz w:val="33"/>
          <w:szCs w:val="33"/>
          <w:shd w:val="clear" w:color="auto" w:fill="F7F7F8"/>
        </w:rPr>
        <w:t>ConversionService</w:t>
      </w:r>
      <w:r w:rsidRPr="00BA0D5D">
        <w:rPr>
          <w:rFonts w:ascii="Arial" w:eastAsia="宋体" w:hAnsi="Arial" w:cs="Arial"/>
          <w:color w:val="34302D"/>
          <w:kern w:val="0"/>
          <w:sz w:val="35"/>
          <w:szCs w:val="35"/>
        </w:rPr>
        <w:t> Programmatically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work with a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instance programmatically, you can inject a reference to it like you would for any other bean.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MyService(ConversionService conversionService)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.conversionService = 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.conversionService.convert(...)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most use cases, you can use the </w:t>
      </w:r>
      <w:r w:rsidRPr="00BA0D5D">
        <w:rPr>
          <w:rFonts w:ascii="Consolas" w:eastAsia="宋体" w:hAnsi="Consolas" w:cs="宋体"/>
          <w:color w:val="34302D"/>
          <w:kern w:val="0"/>
          <w:sz w:val="23"/>
          <w:szCs w:val="23"/>
          <w:shd w:val="clear" w:color="auto" w:fill="F7F7F8"/>
        </w:rPr>
        <w:t>convert</w:t>
      </w:r>
      <w:r w:rsidRPr="00BA0D5D">
        <w:rPr>
          <w:rFonts w:ascii="inherit" w:eastAsia="宋体" w:hAnsi="inherit" w:cs="Arial"/>
          <w:color w:val="34302D"/>
          <w:kern w:val="0"/>
          <w:sz w:val="24"/>
          <w:szCs w:val="24"/>
        </w:rPr>
        <w:t> method that specifies the </w:t>
      </w:r>
      <w:r w:rsidRPr="00BA0D5D">
        <w:rPr>
          <w:rFonts w:ascii="Consolas" w:eastAsia="宋体" w:hAnsi="Consolas" w:cs="宋体"/>
          <w:color w:val="34302D"/>
          <w:kern w:val="0"/>
          <w:sz w:val="23"/>
          <w:szCs w:val="23"/>
          <w:shd w:val="clear" w:color="auto" w:fill="F7F7F8"/>
        </w:rPr>
        <w:t>targetType</w:t>
      </w:r>
      <w:r w:rsidRPr="00BA0D5D">
        <w:rPr>
          <w:rFonts w:ascii="inherit" w:eastAsia="宋体" w:hAnsi="inherit" w:cs="Arial"/>
          <w:color w:val="34302D"/>
          <w:kern w:val="0"/>
          <w:sz w:val="24"/>
          <w:szCs w:val="24"/>
        </w:rPr>
        <w:t>, but it does not work with more complex types, such as a collection of a parameterized element. For example, if you want to convert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Integer</w:t>
      </w:r>
      <w:r w:rsidRPr="00BA0D5D">
        <w:rPr>
          <w:rFonts w:ascii="inherit" w:eastAsia="宋体" w:hAnsi="inherit" w:cs="Arial"/>
          <w:color w:val="34302D"/>
          <w:kern w:val="0"/>
          <w:sz w:val="24"/>
          <w:szCs w:val="24"/>
        </w:rPr>
        <w:t> to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programmatically, you need to provide a formal definition of the source and target types.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Fortunately, </w:t>
      </w:r>
      <w:r w:rsidRPr="00BA0D5D">
        <w:rPr>
          <w:rFonts w:ascii="Consolas" w:eastAsia="宋体" w:hAnsi="Consolas" w:cs="宋体"/>
          <w:color w:val="34302D"/>
          <w:kern w:val="0"/>
          <w:sz w:val="23"/>
          <w:szCs w:val="23"/>
          <w:shd w:val="clear" w:color="auto" w:fill="F7F7F8"/>
        </w:rPr>
        <w:t>TypeDescriptor</w:t>
      </w:r>
      <w:r w:rsidRPr="00BA0D5D">
        <w:rPr>
          <w:rFonts w:ascii="inherit" w:eastAsia="宋体" w:hAnsi="inherit" w:cs="Arial"/>
          <w:color w:val="34302D"/>
          <w:kern w:val="0"/>
          <w:sz w:val="24"/>
          <w:szCs w:val="24"/>
        </w:rPr>
        <w:t> provides various options to make doing so straightforward,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DefaultConversionService cs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List&lt;Integer&gt; input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cs.convert(input,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TypeDescriptor.forObject(input), </w:t>
      </w:r>
      <w:r w:rsidRPr="00BA0D5D">
        <w:rPr>
          <w:rFonts w:ascii="Consolas" w:eastAsia="宋体" w:hAnsi="Consolas" w:cs="宋体"/>
          <w:i/>
          <w:iCs/>
          <w:color w:val="999988"/>
          <w:kern w:val="0"/>
          <w:sz w:val="24"/>
          <w:szCs w:val="24"/>
        </w:rPr>
        <w:t>// List&lt;Integer&gt; type descriptor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TypeDescriptor.collection(List.class, TypeDescriptor.valueOf(String.class)));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t>
      </w:r>
      <w:r w:rsidRPr="00BA0D5D">
        <w:rPr>
          <w:rFonts w:ascii="Consolas" w:eastAsia="宋体" w:hAnsi="Consolas" w:cs="宋体"/>
          <w:color w:val="34302D"/>
          <w:kern w:val="0"/>
          <w:sz w:val="23"/>
          <w:szCs w:val="23"/>
          <w:shd w:val="clear" w:color="auto" w:fill="F7F7F8"/>
        </w:rPr>
        <w:t>DefaultConversionService</w:t>
      </w:r>
      <w:r w:rsidRPr="00BA0D5D">
        <w:rPr>
          <w:rFonts w:ascii="inherit" w:eastAsia="宋体" w:hAnsi="inherit" w:cs="Arial"/>
          <w:color w:val="34302D"/>
          <w:kern w:val="0"/>
          <w:sz w:val="24"/>
          <w:szCs w:val="24"/>
        </w:rPr>
        <w:t> automatically registers converters that are appropriate for most environments. This includes collection converters, scalar converters, and basic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-to-</w:t>
      </w:r>
      <w:r w:rsidRPr="00BA0D5D">
        <w:rPr>
          <w:rFonts w:ascii="Consolas" w:eastAsia="宋体" w:hAnsi="Consolas" w:cs="宋体"/>
          <w:color w:val="34302D"/>
          <w:kern w:val="0"/>
          <w:sz w:val="23"/>
          <w:szCs w:val="23"/>
          <w:shd w:val="clear" w:color="auto" w:fill="F7F7F8"/>
        </w:rPr>
        <w:lastRenderedPageBreak/>
        <w:t>String</w:t>
      </w:r>
      <w:r w:rsidRPr="00BA0D5D">
        <w:rPr>
          <w:rFonts w:ascii="inherit" w:eastAsia="宋体" w:hAnsi="inherit" w:cs="Arial"/>
          <w:color w:val="34302D"/>
          <w:kern w:val="0"/>
          <w:sz w:val="24"/>
          <w:szCs w:val="24"/>
        </w:rPr>
        <w:t> converters. You can register the same converters with any </w:t>
      </w:r>
      <w:r w:rsidRPr="00BA0D5D">
        <w:rPr>
          <w:rFonts w:ascii="Consolas" w:eastAsia="宋体" w:hAnsi="Consolas" w:cs="宋体"/>
          <w:color w:val="34302D"/>
          <w:kern w:val="0"/>
          <w:sz w:val="23"/>
          <w:szCs w:val="23"/>
          <w:shd w:val="clear" w:color="auto" w:fill="F7F7F8"/>
        </w:rPr>
        <w:t>ConverterRegistry</w:t>
      </w:r>
      <w:r w:rsidRPr="00BA0D5D">
        <w:rPr>
          <w:rFonts w:ascii="inherit" w:eastAsia="宋体" w:hAnsi="inherit" w:cs="Arial"/>
          <w:color w:val="34302D"/>
          <w:kern w:val="0"/>
          <w:sz w:val="24"/>
          <w:szCs w:val="24"/>
        </w:rPr>
        <w:t> by using the static </w:t>
      </w:r>
      <w:r w:rsidRPr="00BA0D5D">
        <w:rPr>
          <w:rFonts w:ascii="Consolas" w:eastAsia="宋体" w:hAnsi="Consolas" w:cs="宋体"/>
          <w:color w:val="34302D"/>
          <w:kern w:val="0"/>
          <w:sz w:val="23"/>
          <w:szCs w:val="23"/>
          <w:shd w:val="clear" w:color="auto" w:fill="F7F7F8"/>
        </w:rPr>
        <w:t>addDefaultConverters</w:t>
      </w:r>
      <w:r w:rsidRPr="00BA0D5D">
        <w:rPr>
          <w:rFonts w:ascii="inherit" w:eastAsia="宋体" w:hAnsi="inherit" w:cs="Arial"/>
          <w:color w:val="34302D"/>
          <w:kern w:val="0"/>
          <w:sz w:val="24"/>
          <w:szCs w:val="24"/>
        </w:rPr>
        <w:t> method on the </w:t>
      </w:r>
      <w:r w:rsidRPr="00BA0D5D">
        <w:rPr>
          <w:rFonts w:ascii="Consolas" w:eastAsia="宋体" w:hAnsi="Consolas" w:cs="宋体"/>
          <w:color w:val="34302D"/>
          <w:kern w:val="0"/>
          <w:sz w:val="23"/>
          <w:szCs w:val="23"/>
          <w:shd w:val="clear" w:color="auto" w:fill="F7F7F8"/>
        </w:rPr>
        <w:t>DefaultConversionService</w:t>
      </w:r>
      <w:r w:rsidRPr="00BA0D5D">
        <w:rPr>
          <w:rFonts w:ascii="inherit" w:eastAsia="宋体" w:hAnsi="inherit" w:cs="Arial"/>
          <w:color w:val="34302D"/>
          <w:kern w:val="0"/>
          <w:sz w:val="24"/>
          <w:szCs w:val="24"/>
        </w:rPr>
        <w:t>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Converters for value types are reused for arrays and collections, so there is no need to create a specific converter to convert from 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S</w:t>
      </w:r>
      <w:r w:rsidRPr="00BA0D5D">
        <w:rPr>
          <w:rFonts w:ascii="inherit" w:eastAsia="宋体" w:hAnsi="inherit" w:cs="Arial"/>
          <w:color w:val="34302D"/>
          <w:kern w:val="0"/>
          <w:sz w:val="24"/>
          <w:szCs w:val="24"/>
        </w:rPr>
        <w:t> to a </w:t>
      </w:r>
      <w:r w:rsidRPr="00BA0D5D">
        <w:rPr>
          <w:rFonts w:ascii="Consolas" w:eastAsia="宋体" w:hAnsi="Consolas" w:cs="宋体"/>
          <w:color w:val="34302D"/>
          <w:kern w:val="0"/>
          <w:sz w:val="23"/>
          <w:szCs w:val="23"/>
          <w:shd w:val="clear" w:color="auto" w:fill="F7F7F8"/>
        </w:rPr>
        <w:t>Collection</w:t>
      </w:r>
      <w:r w:rsidRPr="00BA0D5D">
        <w:rPr>
          <w:rFonts w:ascii="inherit" w:eastAsia="宋体" w:hAnsi="inherit" w:cs="Arial"/>
          <w:color w:val="34302D"/>
          <w:kern w:val="0"/>
          <w:sz w:val="24"/>
          <w:szCs w:val="24"/>
        </w:rPr>
        <w:t> of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assuming that standard collection handling is appropriate.</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53" w:name="_Toc15219521"/>
      <w:r w:rsidRPr="00BA0D5D">
        <w:rPr>
          <w:rFonts w:ascii="Arial" w:eastAsia="宋体" w:hAnsi="Arial" w:cs="Arial"/>
          <w:color w:val="34302D"/>
          <w:kern w:val="0"/>
          <w:sz w:val="41"/>
          <w:szCs w:val="41"/>
        </w:rPr>
        <w:t>3.5. Spring Field Formatting</w:t>
      </w:r>
      <w:bookmarkEnd w:id="245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discussed in the previous section, </w:t>
      </w:r>
      <w:hyperlink r:id="rId494" w:anchor="core-convert" w:history="1">
        <w:r w:rsidRPr="00BA0D5D">
          <w:rPr>
            <w:rFonts w:ascii="Consolas" w:eastAsia="宋体" w:hAnsi="Consolas" w:cs="宋体"/>
            <w:color w:val="548E2E"/>
            <w:kern w:val="0"/>
            <w:sz w:val="23"/>
            <w:szCs w:val="23"/>
            <w:u w:val="single"/>
            <w:shd w:val="clear" w:color="auto" w:fill="F7F7F8"/>
          </w:rPr>
          <w:t>core.convert</w:t>
        </w:r>
      </w:hyperlink>
      <w:r w:rsidRPr="00BA0D5D">
        <w:rPr>
          <w:rFonts w:ascii="inherit" w:eastAsia="宋体" w:hAnsi="inherit" w:cs="Arial"/>
          <w:color w:val="34302D"/>
          <w:kern w:val="0"/>
          <w:sz w:val="24"/>
          <w:szCs w:val="24"/>
        </w:rPr>
        <w:t> is a general-purpose type conversion system. It provides a unified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API as well as a strongly typed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SPI for implementing conversion logic from one type to another. A Spring container uses this system to bind bean property values. In addition, both the Spring Expression Language (SpEL) and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use this system to bind field values. For example, when SpEL needs to coerce a </w:t>
      </w:r>
      <w:r w:rsidRPr="00BA0D5D">
        <w:rPr>
          <w:rFonts w:ascii="Consolas" w:eastAsia="宋体" w:hAnsi="Consolas" w:cs="宋体"/>
          <w:color w:val="34302D"/>
          <w:kern w:val="0"/>
          <w:sz w:val="23"/>
          <w:szCs w:val="23"/>
          <w:shd w:val="clear" w:color="auto" w:fill="F7F7F8"/>
        </w:rPr>
        <w:t>Short</w:t>
      </w:r>
      <w:r w:rsidRPr="00BA0D5D">
        <w:rPr>
          <w:rFonts w:ascii="inherit" w:eastAsia="宋体" w:hAnsi="inherit" w:cs="Arial"/>
          <w:color w:val="34302D"/>
          <w:kern w:val="0"/>
          <w:sz w:val="24"/>
          <w:szCs w:val="24"/>
        </w:rPr>
        <w:t> to a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 to complete an </w:t>
      </w:r>
      <w:r w:rsidRPr="00BA0D5D">
        <w:rPr>
          <w:rFonts w:ascii="Consolas" w:eastAsia="宋体" w:hAnsi="Consolas" w:cs="宋体"/>
          <w:color w:val="34302D"/>
          <w:kern w:val="0"/>
          <w:sz w:val="23"/>
          <w:szCs w:val="23"/>
          <w:shd w:val="clear" w:color="auto" w:fill="F7F7F8"/>
        </w:rPr>
        <w:t>expression.setValue(Object bean, Object value)</w:t>
      </w:r>
      <w:r w:rsidRPr="00BA0D5D">
        <w:rPr>
          <w:rFonts w:ascii="inherit" w:eastAsia="宋体" w:hAnsi="inherit" w:cs="Arial"/>
          <w:color w:val="34302D"/>
          <w:kern w:val="0"/>
          <w:sz w:val="24"/>
          <w:szCs w:val="24"/>
        </w:rPr>
        <w:t> attempt, the </w:t>
      </w:r>
      <w:r w:rsidRPr="00BA0D5D">
        <w:rPr>
          <w:rFonts w:ascii="Consolas" w:eastAsia="宋体" w:hAnsi="Consolas" w:cs="宋体"/>
          <w:color w:val="34302D"/>
          <w:kern w:val="0"/>
          <w:sz w:val="23"/>
          <w:szCs w:val="23"/>
          <w:shd w:val="clear" w:color="auto" w:fill="F7F7F8"/>
        </w:rPr>
        <w:t>core.convert</w:t>
      </w:r>
      <w:r w:rsidRPr="00BA0D5D">
        <w:rPr>
          <w:rFonts w:ascii="inherit" w:eastAsia="宋体" w:hAnsi="inherit" w:cs="Arial"/>
          <w:color w:val="34302D"/>
          <w:kern w:val="0"/>
          <w:sz w:val="24"/>
          <w:szCs w:val="24"/>
        </w:rPr>
        <w:t> system performs the coercion.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the type conversion requirements of a typical client environment, such as a web or desktop application. In such environments, you typically convert from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to support the client postback process, as well as back to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to support the view rendering process. In addition, you often need to localize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values. The more general </w:t>
      </w:r>
      <w:r w:rsidRPr="00BA0D5D">
        <w:rPr>
          <w:rFonts w:ascii="Consolas" w:eastAsia="宋体" w:hAnsi="Consolas" w:cs="宋体"/>
          <w:color w:val="34302D"/>
          <w:kern w:val="0"/>
          <w:sz w:val="23"/>
          <w:szCs w:val="23"/>
          <w:shd w:val="clear" w:color="auto" w:fill="F7F7F8"/>
        </w:rPr>
        <w:t>core.convert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SPI does not address such formatting requirements directly. To directly address them, Spring 3 introduced a convenient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SPI that provides a simple and robust alternative to </w:t>
      </w:r>
      <w:r w:rsidRPr="00BA0D5D">
        <w:rPr>
          <w:rFonts w:ascii="Consolas" w:eastAsia="宋体" w:hAnsi="Consolas" w:cs="宋体"/>
          <w:color w:val="34302D"/>
          <w:kern w:val="0"/>
          <w:sz w:val="23"/>
          <w:szCs w:val="23"/>
          <w:shd w:val="clear" w:color="auto" w:fill="F7F7F8"/>
        </w:rPr>
        <w:t>PropertyEditor</w:t>
      </w:r>
      <w:r w:rsidRPr="00BA0D5D">
        <w:rPr>
          <w:rFonts w:ascii="inherit" w:eastAsia="宋体" w:hAnsi="inherit" w:cs="Arial"/>
          <w:color w:val="34302D"/>
          <w:kern w:val="0"/>
          <w:sz w:val="24"/>
          <w:szCs w:val="24"/>
        </w:rPr>
        <w:t> implementations for client environments.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general, you can use the </w:t>
      </w:r>
      <w:r w:rsidRPr="00BA0D5D">
        <w:rPr>
          <w:rFonts w:ascii="Consolas" w:eastAsia="宋体" w:hAnsi="Consolas" w:cs="宋体"/>
          <w:color w:val="34302D"/>
          <w:kern w:val="0"/>
          <w:sz w:val="23"/>
          <w:szCs w:val="23"/>
          <w:shd w:val="clear" w:color="auto" w:fill="F7F7F8"/>
        </w:rPr>
        <w:t>Converter</w:t>
      </w:r>
      <w:r w:rsidRPr="00BA0D5D">
        <w:rPr>
          <w:rFonts w:ascii="inherit" w:eastAsia="宋体" w:hAnsi="inherit" w:cs="Arial"/>
          <w:color w:val="34302D"/>
          <w:kern w:val="0"/>
          <w:sz w:val="24"/>
          <w:szCs w:val="24"/>
        </w:rPr>
        <w:t> SPI when you need to implement general-purpose type conversion logic — for example, for converting between a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and a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 You can use the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SPI when you work in a client environment (such as a web application) and need to parse and print localized field values. The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provides a unified type conversion API for both SPIs.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3.5.1. The </w:t>
      </w:r>
      <w:r w:rsidRPr="00BA0D5D">
        <w:rPr>
          <w:rFonts w:ascii="Consolas" w:eastAsia="宋体" w:hAnsi="Consolas" w:cs="宋体"/>
          <w:color w:val="34302D"/>
          <w:kern w:val="0"/>
          <w:sz w:val="33"/>
          <w:szCs w:val="33"/>
          <w:shd w:val="clear" w:color="auto" w:fill="F7F7F8"/>
        </w:rPr>
        <w:t>Formatter</w:t>
      </w:r>
      <w:r w:rsidRPr="00BA0D5D">
        <w:rPr>
          <w:rFonts w:ascii="Arial" w:eastAsia="宋体" w:hAnsi="Arial" w:cs="Arial"/>
          <w:color w:val="34302D"/>
          <w:kern w:val="0"/>
          <w:sz w:val="35"/>
          <w:szCs w:val="35"/>
        </w:rPr>
        <w:t> SPI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SPI to implement field formatting logic is simple and strongly typed. The following listing shows the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Formatter</w:t>
      </w:r>
      <w:r w:rsidRPr="00BA0D5D">
        <w:rPr>
          <w:rFonts w:ascii="Consolas" w:eastAsia="宋体" w:hAnsi="Consolas" w:cs="宋体"/>
          <w:color w:val="34302D"/>
          <w:kern w:val="0"/>
          <w:sz w:val="24"/>
          <w:szCs w:val="24"/>
        </w:rPr>
        <w:t xml:space="preserve">&lt;T&gt;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Printer&lt;T&gt;, Parser&lt;T&gt;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extends from the </w:t>
      </w:r>
      <w:r w:rsidRPr="00BA0D5D">
        <w:rPr>
          <w:rFonts w:ascii="Consolas" w:eastAsia="宋体" w:hAnsi="Consolas" w:cs="宋体"/>
          <w:color w:val="34302D"/>
          <w:kern w:val="0"/>
          <w:sz w:val="23"/>
          <w:szCs w:val="23"/>
          <w:shd w:val="clear" w:color="auto" w:fill="F7F7F8"/>
        </w:rPr>
        <w:t>Printer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Parser</w:t>
      </w:r>
      <w:r w:rsidRPr="00BA0D5D">
        <w:rPr>
          <w:rFonts w:ascii="inherit" w:eastAsia="宋体" w:hAnsi="inherit" w:cs="Arial"/>
          <w:color w:val="34302D"/>
          <w:kern w:val="0"/>
          <w:sz w:val="24"/>
          <w:szCs w:val="24"/>
        </w:rPr>
        <w:t> building-block interfaces. The following listing shows the definitions of those two 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Printer</w:t>
      </w:r>
      <w:r w:rsidRPr="00BA0D5D">
        <w:rPr>
          <w:rFonts w:ascii="Consolas" w:eastAsia="宋体" w:hAnsi="Consolas" w:cs="宋体"/>
          <w:color w:val="34302D"/>
          <w:kern w:val="0"/>
          <w:sz w:val="24"/>
          <w:szCs w:val="24"/>
        </w:rPr>
        <w:t>&lt;T&gt;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print(T fieldValue, Locale 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java.text.ParseException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Parser</w:t>
      </w:r>
      <w:r w:rsidRPr="00BA0D5D">
        <w:rPr>
          <w:rFonts w:ascii="Consolas" w:eastAsia="宋体" w:hAnsi="Consolas" w:cs="宋体"/>
          <w:color w:val="34302D"/>
          <w:kern w:val="0"/>
          <w:sz w:val="24"/>
          <w:szCs w:val="24"/>
        </w:rPr>
        <w:t>&lt;T&gt;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 parse(String clientValue, Locale locale)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ParseException;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your own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 the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interface shown earlier. Parameterize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to be the type of object you wish to format — for example,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Implement the </w:t>
      </w:r>
      <w:r w:rsidRPr="00BA0D5D">
        <w:rPr>
          <w:rFonts w:ascii="Consolas" w:eastAsia="宋体" w:hAnsi="Consolas" w:cs="宋体"/>
          <w:color w:val="34302D"/>
          <w:kern w:val="0"/>
          <w:sz w:val="23"/>
          <w:szCs w:val="23"/>
          <w:shd w:val="clear" w:color="auto" w:fill="F7F7F8"/>
        </w:rPr>
        <w:t>print()</w:t>
      </w:r>
      <w:r w:rsidRPr="00BA0D5D">
        <w:rPr>
          <w:rFonts w:ascii="inherit" w:eastAsia="宋体" w:hAnsi="inherit" w:cs="Arial"/>
          <w:color w:val="34302D"/>
          <w:kern w:val="0"/>
          <w:sz w:val="24"/>
          <w:szCs w:val="24"/>
        </w:rPr>
        <w:t> operation to print an instance of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for display in the client locale. Implement the </w:t>
      </w:r>
      <w:r w:rsidRPr="00BA0D5D">
        <w:rPr>
          <w:rFonts w:ascii="Consolas" w:eastAsia="宋体" w:hAnsi="Consolas" w:cs="宋体"/>
          <w:color w:val="34302D"/>
          <w:kern w:val="0"/>
          <w:sz w:val="23"/>
          <w:szCs w:val="23"/>
          <w:shd w:val="clear" w:color="auto" w:fill="F7F7F8"/>
        </w:rPr>
        <w:t>parse()</w:t>
      </w:r>
      <w:r w:rsidRPr="00BA0D5D">
        <w:rPr>
          <w:rFonts w:ascii="inherit" w:eastAsia="宋体" w:hAnsi="inherit" w:cs="Arial"/>
          <w:color w:val="34302D"/>
          <w:kern w:val="0"/>
          <w:sz w:val="24"/>
          <w:szCs w:val="24"/>
        </w:rPr>
        <w:t> operation to parse an instance of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from the formatted representation returned from the client locale. Your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should throw a </w:t>
      </w:r>
      <w:r w:rsidRPr="00BA0D5D">
        <w:rPr>
          <w:rFonts w:ascii="Consolas" w:eastAsia="宋体" w:hAnsi="Consolas" w:cs="宋体"/>
          <w:color w:val="34302D"/>
          <w:kern w:val="0"/>
          <w:sz w:val="23"/>
          <w:szCs w:val="23"/>
          <w:shd w:val="clear" w:color="auto" w:fill="F7F7F8"/>
        </w:rPr>
        <w:t>ParseException</w:t>
      </w:r>
      <w:r w:rsidRPr="00BA0D5D">
        <w:rPr>
          <w:rFonts w:ascii="inherit" w:eastAsia="宋体" w:hAnsi="inherit" w:cs="Arial"/>
          <w:color w:val="34302D"/>
          <w:kern w:val="0"/>
          <w:sz w:val="24"/>
          <w:szCs w:val="24"/>
        </w:rPr>
        <w:t> or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if a parse attempt fails. Take care to ensure that your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implementation is thread-safe.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format</w:t>
      </w:r>
      <w:r w:rsidRPr="00BA0D5D">
        <w:rPr>
          <w:rFonts w:ascii="inherit" w:eastAsia="宋体" w:hAnsi="inherit" w:cs="Arial"/>
          <w:color w:val="34302D"/>
          <w:kern w:val="0"/>
          <w:sz w:val="24"/>
          <w:szCs w:val="24"/>
        </w:rPr>
        <w:t> subpackages provide several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implementations as a convenience. The </w:t>
      </w:r>
      <w:r w:rsidRPr="00BA0D5D">
        <w:rPr>
          <w:rFonts w:ascii="Consolas" w:eastAsia="宋体" w:hAnsi="Consolas" w:cs="宋体"/>
          <w:color w:val="34302D"/>
          <w:kern w:val="0"/>
          <w:sz w:val="23"/>
          <w:szCs w:val="23"/>
          <w:shd w:val="clear" w:color="auto" w:fill="F7F7F8"/>
        </w:rPr>
        <w:t>number</w:t>
      </w:r>
      <w:r w:rsidRPr="00BA0D5D">
        <w:rPr>
          <w:rFonts w:ascii="inherit" w:eastAsia="宋体" w:hAnsi="inherit" w:cs="Arial"/>
          <w:color w:val="34302D"/>
          <w:kern w:val="0"/>
          <w:sz w:val="24"/>
          <w:szCs w:val="24"/>
        </w:rPr>
        <w:t> package provides </w:t>
      </w:r>
      <w:r w:rsidRPr="00BA0D5D">
        <w:rPr>
          <w:rFonts w:ascii="Consolas" w:eastAsia="宋体" w:hAnsi="Consolas" w:cs="宋体"/>
          <w:color w:val="34302D"/>
          <w:kern w:val="0"/>
          <w:sz w:val="23"/>
          <w:szCs w:val="23"/>
          <w:shd w:val="clear" w:color="auto" w:fill="F7F7F8"/>
        </w:rPr>
        <w:t>NumberStyleFormatter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CurrencyStyleFormatter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PercentStyleFormatter</w:t>
      </w:r>
      <w:r w:rsidRPr="00BA0D5D">
        <w:rPr>
          <w:rFonts w:ascii="inherit" w:eastAsia="宋体" w:hAnsi="inherit" w:cs="Arial"/>
          <w:color w:val="34302D"/>
          <w:kern w:val="0"/>
          <w:sz w:val="24"/>
          <w:szCs w:val="24"/>
        </w:rPr>
        <w:t> to format </w:t>
      </w:r>
      <w:r w:rsidRPr="00BA0D5D">
        <w:rPr>
          <w:rFonts w:ascii="Consolas" w:eastAsia="宋体" w:hAnsi="Consolas" w:cs="宋体"/>
          <w:color w:val="34302D"/>
          <w:kern w:val="0"/>
          <w:sz w:val="23"/>
          <w:szCs w:val="23"/>
          <w:shd w:val="clear" w:color="auto" w:fill="F7F7F8"/>
        </w:rPr>
        <w:t>Number</w:t>
      </w:r>
      <w:r w:rsidRPr="00BA0D5D">
        <w:rPr>
          <w:rFonts w:ascii="inherit" w:eastAsia="宋体" w:hAnsi="inherit" w:cs="Arial"/>
          <w:color w:val="34302D"/>
          <w:kern w:val="0"/>
          <w:sz w:val="24"/>
          <w:szCs w:val="24"/>
        </w:rPr>
        <w:t> objects that use a </w:t>
      </w:r>
      <w:r w:rsidRPr="00BA0D5D">
        <w:rPr>
          <w:rFonts w:ascii="Consolas" w:eastAsia="宋体" w:hAnsi="Consolas" w:cs="宋体"/>
          <w:color w:val="34302D"/>
          <w:kern w:val="0"/>
          <w:sz w:val="23"/>
          <w:szCs w:val="23"/>
          <w:shd w:val="clear" w:color="auto" w:fill="F7F7F8"/>
        </w:rPr>
        <w:t>java.text.NumberFormat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datetime</w:t>
      </w:r>
      <w:r w:rsidRPr="00BA0D5D">
        <w:rPr>
          <w:rFonts w:ascii="inherit" w:eastAsia="宋体" w:hAnsi="inherit" w:cs="Arial"/>
          <w:color w:val="34302D"/>
          <w:kern w:val="0"/>
          <w:sz w:val="24"/>
          <w:szCs w:val="24"/>
        </w:rPr>
        <w:t> package provides a </w:t>
      </w:r>
      <w:r w:rsidRPr="00BA0D5D">
        <w:rPr>
          <w:rFonts w:ascii="Consolas" w:eastAsia="宋体" w:hAnsi="Consolas" w:cs="宋体"/>
          <w:color w:val="34302D"/>
          <w:kern w:val="0"/>
          <w:sz w:val="23"/>
          <w:szCs w:val="23"/>
          <w:shd w:val="clear" w:color="auto" w:fill="F7F7F8"/>
        </w:rPr>
        <w:t>DateFormatter</w:t>
      </w:r>
      <w:r w:rsidRPr="00BA0D5D">
        <w:rPr>
          <w:rFonts w:ascii="inherit" w:eastAsia="宋体" w:hAnsi="inherit" w:cs="Arial"/>
          <w:color w:val="34302D"/>
          <w:kern w:val="0"/>
          <w:sz w:val="24"/>
          <w:szCs w:val="24"/>
        </w:rPr>
        <w:t> to format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objects with a </w:t>
      </w:r>
      <w:r w:rsidRPr="00BA0D5D">
        <w:rPr>
          <w:rFonts w:ascii="Consolas" w:eastAsia="宋体" w:hAnsi="Consolas" w:cs="宋体"/>
          <w:color w:val="34302D"/>
          <w:kern w:val="0"/>
          <w:sz w:val="23"/>
          <w:szCs w:val="23"/>
          <w:shd w:val="clear" w:color="auto" w:fill="F7F7F8"/>
        </w:rPr>
        <w:t>java.text.DateFormat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datetime.joda</w:t>
      </w:r>
      <w:r w:rsidRPr="00BA0D5D">
        <w:rPr>
          <w:rFonts w:ascii="inherit" w:eastAsia="宋体" w:hAnsi="inherit" w:cs="Arial"/>
          <w:color w:val="34302D"/>
          <w:kern w:val="0"/>
          <w:sz w:val="24"/>
          <w:szCs w:val="24"/>
        </w:rPr>
        <w:t> package provides comprehensive datetime formatting support based on the </w:t>
      </w:r>
      <w:hyperlink r:id="rId495" w:history="1">
        <w:r w:rsidRPr="00BA0D5D">
          <w:rPr>
            <w:rFonts w:ascii="inherit" w:eastAsia="宋体" w:hAnsi="inherit" w:cs="Arial"/>
            <w:color w:val="548E2E"/>
            <w:kern w:val="0"/>
            <w:sz w:val="24"/>
            <w:szCs w:val="24"/>
            <w:u w:val="single"/>
          </w:rPr>
          <w:t>Joda-Time library</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w:t>
      </w:r>
      <w:r w:rsidRPr="00BA0D5D">
        <w:rPr>
          <w:rFonts w:ascii="Consolas" w:eastAsia="宋体" w:hAnsi="Consolas" w:cs="宋体"/>
          <w:color w:val="34302D"/>
          <w:kern w:val="0"/>
          <w:sz w:val="23"/>
          <w:szCs w:val="23"/>
          <w:shd w:val="clear" w:color="auto" w:fill="F7F7F8"/>
        </w:rPr>
        <w:t>DateFormatter</w:t>
      </w:r>
      <w:r w:rsidRPr="00BA0D5D">
        <w:rPr>
          <w:rFonts w:ascii="inherit" w:eastAsia="宋体" w:hAnsi="inherit" w:cs="Arial"/>
          <w:color w:val="34302D"/>
          <w:kern w:val="0"/>
          <w:sz w:val="24"/>
          <w:szCs w:val="24"/>
        </w:rPr>
        <w:t> is an example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org.springframework.format.datetime;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DateFormatter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Formatter&lt;Date&gt;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DateFormatter(String pattern)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.pattern = 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print(Date date, Locale 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(date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getDateFormat(locale).format(date);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Date parse(String formatted, Locale locale)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ParseException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(formatted.length()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getDateFormat(locale).parse(formatted);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DateFormat getDateFormat(Locale 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DateFormat dateFormat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SimpleDateFormat(</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.pattern, 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dateFormat.setLenient(</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dateFormat;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team welcomes community-driven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contributions. See </w:t>
      </w:r>
      <w:hyperlink r:id="rId496" w:history="1">
        <w:r w:rsidRPr="00BA0D5D">
          <w:rPr>
            <w:rFonts w:ascii="inherit" w:eastAsia="宋体" w:hAnsi="inherit" w:cs="Arial"/>
            <w:color w:val="548E2E"/>
            <w:kern w:val="0"/>
            <w:sz w:val="24"/>
            <w:szCs w:val="24"/>
            <w:u w:val="single"/>
          </w:rPr>
          <w:t>GitHub Issues</w:t>
        </w:r>
      </w:hyperlink>
      <w:r w:rsidRPr="00BA0D5D">
        <w:rPr>
          <w:rFonts w:ascii="inherit" w:eastAsia="宋体" w:hAnsi="inherit" w:cs="Arial"/>
          <w:color w:val="34302D"/>
          <w:kern w:val="0"/>
          <w:sz w:val="24"/>
          <w:szCs w:val="24"/>
        </w:rPr>
        <w:t> to contribute.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3.5.2. Annotation-driven Formatting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Field formatting can be configured by field type or annotation. To bind an annotation to a </w:t>
      </w:r>
      <w:r w:rsidRPr="00BA0D5D">
        <w:rPr>
          <w:rFonts w:ascii="Consolas" w:eastAsia="宋体" w:hAnsi="Consolas" w:cs="宋体"/>
          <w:color w:val="34302D"/>
          <w:kern w:val="0"/>
          <w:sz w:val="23"/>
          <w:szCs w:val="23"/>
          <w:shd w:val="clear" w:color="auto" w:fill="F7F7F8"/>
        </w:rPr>
        <w:t>Formatter</w:t>
      </w:r>
      <w:r w:rsidRPr="00BA0D5D">
        <w:rPr>
          <w:rFonts w:ascii="inherit" w:eastAsia="宋体" w:hAnsi="inherit" w:cs="Arial"/>
          <w:color w:val="34302D"/>
          <w:kern w:val="0"/>
          <w:sz w:val="24"/>
          <w:szCs w:val="24"/>
        </w:rPr>
        <w:t>, implement </w:t>
      </w:r>
      <w:r w:rsidRPr="00BA0D5D">
        <w:rPr>
          <w:rFonts w:ascii="Consolas" w:eastAsia="宋体" w:hAnsi="Consolas" w:cs="宋体"/>
          <w:color w:val="34302D"/>
          <w:kern w:val="0"/>
          <w:sz w:val="23"/>
          <w:szCs w:val="23"/>
          <w:shd w:val="clear" w:color="auto" w:fill="F7F7F8"/>
        </w:rPr>
        <w:t>AnnotationFormatterFactory</w:t>
      </w:r>
      <w:r w:rsidRPr="00BA0D5D">
        <w:rPr>
          <w:rFonts w:ascii="inherit" w:eastAsia="宋体" w:hAnsi="inherit" w:cs="Arial"/>
          <w:color w:val="34302D"/>
          <w:kern w:val="0"/>
          <w:sz w:val="24"/>
          <w:szCs w:val="24"/>
        </w:rPr>
        <w:t>. The following listing shows the definition of the </w:t>
      </w:r>
      <w:r w:rsidRPr="00BA0D5D">
        <w:rPr>
          <w:rFonts w:ascii="Consolas" w:eastAsia="宋体" w:hAnsi="Consolas" w:cs="宋体"/>
          <w:color w:val="34302D"/>
          <w:kern w:val="0"/>
          <w:sz w:val="23"/>
          <w:szCs w:val="23"/>
          <w:shd w:val="clear" w:color="auto" w:fill="F7F7F8"/>
        </w:rPr>
        <w:t>AnnotationFormatterFactory</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AnnotationFormatterFactory</w:t>
      </w:r>
      <w:r w:rsidRPr="00BA0D5D">
        <w:rPr>
          <w:rFonts w:ascii="Consolas" w:eastAsia="宋体" w:hAnsi="Consolas" w:cs="宋体"/>
          <w:color w:val="34302D"/>
          <w:kern w:val="0"/>
          <w:sz w:val="24"/>
          <w:szCs w:val="24"/>
        </w:rPr>
        <w:t xml:space="preserve">&lt;A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Annotation&gt;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Set&lt;Class&lt;?&gt;&gt; getFieldTypes();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Printer&lt;?&gt; getPrinter(A annotation, Class&lt;?&gt; fieldType);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Parser&lt;?&gt; getParser(A annotation, Class&lt;?&gt; fieldType);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an implementation: . Parameterize A to be the field </w:t>
      </w:r>
      <w:r w:rsidRPr="00BA0D5D">
        <w:rPr>
          <w:rFonts w:ascii="Consolas" w:eastAsia="宋体" w:hAnsi="Consolas" w:cs="宋体"/>
          <w:color w:val="34302D"/>
          <w:kern w:val="0"/>
          <w:sz w:val="23"/>
          <w:szCs w:val="23"/>
          <w:shd w:val="clear" w:color="auto" w:fill="F7F7F8"/>
        </w:rPr>
        <w:t>annotationType</w:t>
      </w:r>
      <w:r w:rsidRPr="00BA0D5D">
        <w:rPr>
          <w:rFonts w:ascii="inherit" w:eastAsia="宋体" w:hAnsi="inherit" w:cs="Arial"/>
          <w:color w:val="34302D"/>
          <w:kern w:val="0"/>
          <w:sz w:val="24"/>
          <w:szCs w:val="24"/>
        </w:rPr>
        <w:t> with which you wish to associate formatting logic — for example </w:t>
      </w:r>
      <w:r w:rsidRPr="00BA0D5D">
        <w:rPr>
          <w:rFonts w:ascii="Consolas" w:eastAsia="宋体" w:hAnsi="Consolas" w:cs="宋体"/>
          <w:color w:val="34302D"/>
          <w:kern w:val="0"/>
          <w:sz w:val="23"/>
          <w:szCs w:val="23"/>
          <w:shd w:val="clear" w:color="auto" w:fill="F7F7F8"/>
        </w:rPr>
        <w:t>org.springframework.format.annotation.DateTimeFormat</w:t>
      </w:r>
      <w:r w:rsidRPr="00BA0D5D">
        <w:rPr>
          <w:rFonts w:ascii="inherit" w:eastAsia="宋体" w:hAnsi="inherit" w:cs="Arial"/>
          <w:color w:val="34302D"/>
          <w:kern w:val="0"/>
          <w:sz w:val="24"/>
          <w:szCs w:val="24"/>
        </w:rPr>
        <w:t>. . Have </w:t>
      </w:r>
      <w:r w:rsidRPr="00BA0D5D">
        <w:rPr>
          <w:rFonts w:ascii="Consolas" w:eastAsia="宋体" w:hAnsi="Consolas" w:cs="宋体"/>
          <w:color w:val="34302D"/>
          <w:kern w:val="0"/>
          <w:sz w:val="23"/>
          <w:szCs w:val="23"/>
          <w:shd w:val="clear" w:color="auto" w:fill="F7F7F8"/>
        </w:rPr>
        <w:t>getFieldTypes()</w:t>
      </w:r>
      <w:r w:rsidRPr="00BA0D5D">
        <w:rPr>
          <w:rFonts w:ascii="inherit" w:eastAsia="宋体" w:hAnsi="inherit" w:cs="Arial"/>
          <w:color w:val="34302D"/>
          <w:kern w:val="0"/>
          <w:sz w:val="24"/>
          <w:szCs w:val="24"/>
        </w:rPr>
        <w:t> return the types of fields on which the annotation can be used. . Have </w:t>
      </w:r>
      <w:r w:rsidRPr="00BA0D5D">
        <w:rPr>
          <w:rFonts w:ascii="Consolas" w:eastAsia="宋体" w:hAnsi="Consolas" w:cs="宋体"/>
          <w:color w:val="34302D"/>
          <w:kern w:val="0"/>
          <w:sz w:val="23"/>
          <w:szCs w:val="23"/>
          <w:shd w:val="clear" w:color="auto" w:fill="F7F7F8"/>
        </w:rPr>
        <w:t>getPrinter()</w:t>
      </w:r>
      <w:r w:rsidRPr="00BA0D5D">
        <w:rPr>
          <w:rFonts w:ascii="inherit" w:eastAsia="宋体" w:hAnsi="inherit" w:cs="Arial"/>
          <w:color w:val="34302D"/>
          <w:kern w:val="0"/>
          <w:sz w:val="24"/>
          <w:szCs w:val="24"/>
        </w:rPr>
        <w:t> return a </w:t>
      </w:r>
      <w:r w:rsidRPr="00BA0D5D">
        <w:rPr>
          <w:rFonts w:ascii="Consolas" w:eastAsia="宋体" w:hAnsi="Consolas" w:cs="宋体"/>
          <w:color w:val="34302D"/>
          <w:kern w:val="0"/>
          <w:sz w:val="23"/>
          <w:szCs w:val="23"/>
          <w:shd w:val="clear" w:color="auto" w:fill="F7F7F8"/>
        </w:rPr>
        <w:t>Printer</w:t>
      </w:r>
      <w:r w:rsidRPr="00BA0D5D">
        <w:rPr>
          <w:rFonts w:ascii="inherit" w:eastAsia="宋体" w:hAnsi="inherit" w:cs="Arial"/>
          <w:color w:val="34302D"/>
          <w:kern w:val="0"/>
          <w:sz w:val="24"/>
          <w:szCs w:val="24"/>
        </w:rPr>
        <w:t> to print the value of an annotated field. . Have </w:t>
      </w:r>
      <w:r w:rsidRPr="00BA0D5D">
        <w:rPr>
          <w:rFonts w:ascii="Consolas" w:eastAsia="宋体" w:hAnsi="Consolas" w:cs="宋体"/>
          <w:color w:val="34302D"/>
          <w:kern w:val="0"/>
          <w:sz w:val="23"/>
          <w:szCs w:val="23"/>
          <w:shd w:val="clear" w:color="auto" w:fill="F7F7F8"/>
        </w:rPr>
        <w:t>getParser()</w:t>
      </w:r>
      <w:r w:rsidRPr="00BA0D5D">
        <w:rPr>
          <w:rFonts w:ascii="inherit" w:eastAsia="宋体" w:hAnsi="inherit" w:cs="Arial"/>
          <w:color w:val="34302D"/>
          <w:kern w:val="0"/>
          <w:sz w:val="24"/>
          <w:szCs w:val="24"/>
        </w:rPr>
        <w:t> return a </w:t>
      </w:r>
      <w:r w:rsidRPr="00BA0D5D">
        <w:rPr>
          <w:rFonts w:ascii="Consolas" w:eastAsia="宋体" w:hAnsi="Consolas" w:cs="宋体"/>
          <w:color w:val="34302D"/>
          <w:kern w:val="0"/>
          <w:sz w:val="23"/>
          <w:szCs w:val="23"/>
          <w:shd w:val="clear" w:color="auto" w:fill="F7F7F8"/>
        </w:rPr>
        <w:t>Parser</w:t>
      </w:r>
      <w:r w:rsidRPr="00BA0D5D">
        <w:rPr>
          <w:rFonts w:ascii="inherit" w:eastAsia="宋体" w:hAnsi="inherit" w:cs="Arial"/>
          <w:color w:val="34302D"/>
          <w:kern w:val="0"/>
          <w:sz w:val="24"/>
          <w:szCs w:val="24"/>
        </w:rPr>
        <w:t> to parse a </w:t>
      </w:r>
      <w:r w:rsidRPr="00BA0D5D">
        <w:rPr>
          <w:rFonts w:ascii="Consolas" w:eastAsia="宋体" w:hAnsi="Consolas" w:cs="宋体"/>
          <w:color w:val="34302D"/>
          <w:kern w:val="0"/>
          <w:sz w:val="23"/>
          <w:szCs w:val="23"/>
          <w:shd w:val="clear" w:color="auto" w:fill="F7F7F8"/>
        </w:rPr>
        <w:t>clientValue</w:t>
      </w:r>
      <w:r w:rsidRPr="00BA0D5D">
        <w:rPr>
          <w:rFonts w:ascii="inherit" w:eastAsia="宋体" w:hAnsi="inherit" w:cs="Arial"/>
          <w:color w:val="34302D"/>
          <w:kern w:val="0"/>
          <w:sz w:val="24"/>
          <w:szCs w:val="24"/>
        </w:rPr>
        <w:t> for an annotated field.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w:t>
      </w:r>
      <w:r w:rsidRPr="00BA0D5D">
        <w:rPr>
          <w:rFonts w:ascii="Consolas" w:eastAsia="宋体" w:hAnsi="Consolas" w:cs="宋体"/>
          <w:color w:val="34302D"/>
          <w:kern w:val="0"/>
          <w:sz w:val="23"/>
          <w:szCs w:val="23"/>
          <w:shd w:val="clear" w:color="auto" w:fill="F7F7F8"/>
        </w:rPr>
        <w:t>AnnotationFormatterFactory</w:t>
      </w:r>
      <w:r w:rsidRPr="00BA0D5D">
        <w:rPr>
          <w:rFonts w:ascii="inherit" w:eastAsia="宋体" w:hAnsi="inherit" w:cs="Arial"/>
          <w:color w:val="34302D"/>
          <w:kern w:val="0"/>
          <w:sz w:val="24"/>
          <w:szCs w:val="24"/>
        </w:rPr>
        <w:t> implementation binds the </w:t>
      </w:r>
      <w:r w:rsidRPr="00BA0D5D">
        <w:rPr>
          <w:rFonts w:ascii="Consolas" w:eastAsia="宋体" w:hAnsi="Consolas" w:cs="宋体"/>
          <w:color w:val="34302D"/>
          <w:kern w:val="0"/>
          <w:sz w:val="23"/>
          <w:szCs w:val="23"/>
          <w:shd w:val="clear" w:color="auto" w:fill="F7F7F8"/>
        </w:rPr>
        <w:t>@NumberFormat</w:t>
      </w:r>
      <w:r w:rsidRPr="00BA0D5D">
        <w:rPr>
          <w:rFonts w:ascii="inherit" w:eastAsia="宋体" w:hAnsi="inherit" w:cs="Arial"/>
          <w:color w:val="34302D"/>
          <w:kern w:val="0"/>
          <w:sz w:val="24"/>
          <w:szCs w:val="24"/>
        </w:rPr>
        <w:t> annotation to a formatter to let a number style or pattern be specified: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NumberFormatAnnotationFormatterFactory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AnnotationFormatterFactory&lt;NumberFormat&gt;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Set&lt;Class&lt;?&gt;&gt; getFieldTypes()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HashSet&lt;Class&lt;?&gt;&gt;(asList(</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Class&lt;?&gt;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Short.class, Integer.class, Long.class, Float.class,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Double.class, BigDecimal.class, BigInteger.class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Printer&lt;Number&gt; getPrinter(NumberFormat annotation, Class&lt;?&gt; fieldType)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configureFormatterFrom(annotation, fieldType);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Parser&lt;Number&gt; getParser(NumberFormat annotation, Class&lt;?&gt; fieldType)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configureFormatterFrom(annotation, fieldType);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Formatter&lt;Number&gt; configureFormatterFrom(NumberFormat annotation, Class&lt;?&gt; fieldType)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(!annotation.pattern().isEmpty())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NumberStyleFormatter(annotation.pattern());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Style style = annotation.style();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(style == Style.PERCENT)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PercentStyleFormatter();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(style == Style.CURRENCY)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CurrencyStyleFormatter();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NumberStyleFormatter();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trigger formatting, you can annotate fields with @NumberFormat,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MyModel</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@NumberFormat</w:t>
      </w:r>
      <w:r w:rsidRPr="00BA0D5D">
        <w:rPr>
          <w:rFonts w:ascii="Consolas" w:eastAsia="宋体" w:hAnsi="Consolas" w:cs="宋体"/>
          <w:color w:val="34302D"/>
          <w:kern w:val="0"/>
          <w:sz w:val="24"/>
          <w:szCs w:val="24"/>
        </w:rPr>
        <w:t>(style=Style.CURRENCY)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BigDecimal decimal;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Format Annotation API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portable format annotation API exists in the </w:t>
      </w:r>
      <w:r w:rsidRPr="00BA0D5D">
        <w:rPr>
          <w:rFonts w:ascii="Consolas" w:eastAsia="宋体" w:hAnsi="Consolas" w:cs="宋体"/>
          <w:color w:val="34302D"/>
          <w:kern w:val="0"/>
          <w:sz w:val="23"/>
          <w:szCs w:val="23"/>
          <w:shd w:val="clear" w:color="auto" w:fill="F7F7F8"/>
        </w:rPr>
        <w:t>org.springframework.format.annotation</w:t>
      </w:r>
      <w:r w:rsidRPr="00BA0D5D">
        <w:rPr>
          <w:rFonts w:ascii="inherit" w:eastAsia="宋体" w:hAnsi="inherit" w:cs="Arial"/>
          <w:color w:val="34302D"/>
          <w:kern w:val="0"/>
          <w:sz w:val="24"/>
          <w:szCs w:val="24"/>
        </w:rPr>
        <w:t> package. You can use </w:t>
      </w:r>
      <w:r w:rsidRPr="00BA0D5D">
        <w:rPr>
          <w:rFonts w:ascii="Consolas" w:eastAsia="宋体" w:hAnsi="Consolas" w:cs="宋体"/>
          <w:color w:val="34302D"/>
          <w:kern w:val="0"/>
          <w:sz w:val="23"/>
          <w:szCs w:val="23"/>
          <w:shd w:val="clear" w:color="auto" w:fill="F7F7F8"/>
        </w:rPr>
        <w:t>@NumberFormat</w:t>
      </w:r>
      <w:r w:rsidRPr="00BA0D5D">
        <w:rPr>
          <w:rFonts w:ascii="inherit" w:eastAsia="宋体" w:hAnsi="inherit" w:cs="Arial"/>
          <w:color w:val="34302D"/>
          <w:kern w:val="0"/>
          <w:sz w:val="24"/>
          <w:szCs w:val="24"/>
        </w:rPr>
        <w:t>to format </w:t>
      </w:r>
      <w:r w:rsidRPr="00BA0D5D">
        <w:rPr>
          <w:rFonts w:ascii="Consolas" w:eastAsia="宋体" w:hAnsi="Consolas" w:cs="宋体"/>
          <w:color w:val="34302D"/>
          <w:kern w:val="0"/>
          <w:sz w:val="23"/>
          <w:szCs w:val="23"/>
          <w:shd w:val="clear" w:color="auto" w:fill="F7F7F8"/>
        </w:rPr>
        <w:t>Number</w:t>
      </w:r>
      <w:r w:rsidRPr="00BA0D5D">
        <w:rPr>
          <w:rFonts w:ascii="inherit" w:eastAsia="宋体" w:hAnsi="inherit" w:cs="Arial"/>
          <w:color w:val="34302D"/>
          <w:kern w:val="0"/>
          <w:sz w:val="24"/>
          <w:szCs w:val="24"/>
        </w:rPr>
        <w:t> fields such as </w:t>
      </w:r>
      <w:r w:rsidRPr="00BA0D5D">
        <w:rPr>
          <w:rFonts w:ascii="Consolas" w:eastAsia="宋体" w:hAnsi="Consolas" w:cs="宋体"/>
          <w:color w:val="34302D"/>
          <w:kern w:val="0"/>
          <w:sz w:val="23"/>
          <w:szCs w:val="23"/>
          <w:shd w:val="clear" w:color="auto" w:fill="F7F7F8"/>
        </w:rPr>
        <w:t>Double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@DateTimeFormat</w:t>
      </w:r>
      <w:r w:rsidRPr="00BA0D5D">
        <w:rPr>
          <w:rFonts w:ascii="inherit" w:eastAsia="宋体" w:hAnsi="inherit" w:cs="Arial"/>
          <w:color w:val="34302D"/>
          <w:kern w:val="0"/>
          <w:sz w:val="24"/>
          <w:szCs w:val="24"/>
        </w:rPr>
        <w:t> to format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java.util.Calendar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Long</w:t>
      </w:r>
      <w:r w:rsidRPr="00BA0D5D">
        <w:rPr>
          <w:rFonts w:ascii="inherit" w:eastAsia="宋体" w:hAnsi="inherit" w:cs="Arial"/>
          <w:color w:val="34302D"/>
          <w:kern w:val="0"/>
          <w:sz w:val="24"/>
          <w:szCs w:val="24"/>
        </w:rPr>
        <w:t>(for millisecond timestamps) as well as JSR-310 </w:t>
      </w:r>
      <w:r w:rsidRPr="00BA0D5D">
        <w:rPr>
          <w:rFonts w:ascii="Consolas" w:eastAsia="宋体" w:hAnsi="Consolas" w:cs="宋体"/>
          <w:color w:val="34302D"/>
          <w:kern w:val="0"/>
          <w:sz w:val="23"/>
          <w:szCs w:val="23"/>
          <w:shd w:val="clear" w:color="auto" w:fill="F7F7F8"/>
        </w:rPr>
        <w:t>java.time</w:t>
      </w:r>
      <w:r w:rsidRPr="00BA0D5D">
        <w:rPr>
          <w:rFonts w:ascii="inherit" w:eastAsia="宋体" w:hAnsi="inherit" w:cs="Arial"/>
          <w:color w:val="34302D"/>
          <w:kern w:val="0"/>
          <w:sz w:val="24"/>
          <w:szCs w:val="24"/>
        </w:rPr>
        <w:t> and Joda-Time value types.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w:t>
      </w:r>
      <w:r w:rsidRPr="00BA0D5D">
        <w:rPr>
          <w:rFonts w:ascii="Consolas" w:eastAsia="宋体" w:hAnsi="Consolas" w:cs="宋体"/>
          <w:color w:val="34302D"/>
          <w:kern w:val="0"/>
          <w:sz w:val="23"/>
          <w:szCs w:val="23"/>
          <w:shd w:val="clear" w:color="auto" w:fill="F7F7F8"/>
        </w:rPr>
        <w:t>@DateTimeFormat</w:t>
      </w:r>
      <w:r w:rsidRPr="00BA0D5D">
        <w:rPr>
          <w:rFonts w:ascii="inherit" w:eastAsia="宋体" w:hAnsi="inherit" w:cs="Arial"/>
          <w:color w:val="34302D"/>
          <w:kern w:val="0"/>
          <w:sz w:val="24"/>
          <w:szCs w:val="24"/>
        </w:rPr>
        <w:t> to format a </w:t>
      </w:r>
      <w:r w:rsidRPr="00BA0D5D">
        <w:rPr>
          <w:rFonts w:ascii="Consolas" w:eastAsia="宋体" w:hAnsi="Consolas" w:cs="宋体"/>
          <w:color w:val="34302D"/>
          <w:kern w:val="0"/>
          <w:sz w:val="23"/>
          <w:szCs w:val="23"/>
          <w:shd w:val="clear" w:color="auto" w:fill="F7F7F8"/>
        </w:rPr>
        <w:t>java.util.Date</w:t>
      </w:r>
      <w:r w:rsidRPr="00BA0D5D">
        <w:rPr>
          <w:rFonts w:ascii="inherit" w:eastAsia="宋体" w:hAnsi="inherit" w:cs="Arial"/>
          <w:color w:val="34302D"/>
          <w:kern w:val="0"/>
          <w:sz w:val="24"/>
          <w:szCs w:val="24"/>
        </w:rPr>
        <w:t> as an ISO Date (yyyy-MM-dd):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MyModel</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@DateTimeFormat</w:t>
      </w:r>
      <w:r w:rsidRPr="00BA0D5D">
        <w:rPr>
          <w:rFonts w:ascii="Consolas" w:eastAsia="宋体" w:hAnsi="Consolas" w:cs="宋体"/>
          <w:color w:val="34302D"/>
          <w:kern w:val="0"/>
          <w:sz w:val="24"/>
          <w:szCs w:val="24"/>
        </w:rPr>
        <w:t>(iso=ISO.DATE)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Date 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3.5.3. The </w:t>
      </w:r>
      <w:r w:rsidRPr="00BA0D5D">
        <w:rPr>
          <w:rFonts w:ascii="Consolas" w:eastAsia="宋体" w:hAnsi="Consolas" w:cs="宋体"/>
          <w:color w:val="34302D"/>
          <w:kern w:val="0"/>
          <w:sz w:val="33"/>
          <w:szCs w:val="33"/>
          <w:shd w:val="clear" w:color="auto" w:fill="F7F7F8"/>
        </w:rPr>
        <w:t>FormatterRegistry</w:t>
      </w:r>
      <w:r w:rsidRPr="00BA0D5D">
        <w:rPr>
          <w:rFonts w:ascii="Arial" w:eastAsia="宋体" w:hAnsi="Arial" w:cs="Arial"/>
          <w:color w:val="34302D"/>
          <w:kern w:val="0"/>
          <w:sz w:val="35"/>
          <w:szCs w:val="35"/>
        </w:rPr>
        <w:t> SPI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is an SPI for registering formatters and converters. </w:t>
      </w:r>
      <w:r w:rsidRPr="00BA0D5D">
        <w:rPr>
          <w:rFonts w:ascii="Consolas" w:eastAsia="宋体" w:hAnsi="Consolas" w:cs="宋体"/>
          <w:color w:val="34302D"/>
          <w:kern w:val="0"/>
          <w:sz w:val="23"/>
          <w:szCs w:val="23"/>
          <w:shd w:val="clear" w:color="auto" w:fill="F7F7F8"/>
        </w:rPr>
        <w:t>FormattingConversionService</w:t>
      </w:r>
      <w:r w:rsidRPr="00BA0D5D">
        <w:rPr>
          <w:rFonts w:ascii="inherit" w:eastAsia="宋体" w:hAnsi="inherit" w:cs="Arial"/>
          <w:color w:val="34302D"/>
          <w:kern w:val="0"/>
          <w:sz w:val="24"/>
          <w:szCs w:val="24"/>
        </w:rPr>
        <w:t> is an implementation of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suitable for most environments. You can programmatically or declaratively configure this variant as a Spring bean, e.g. by using </w:t>
      </w:r>
      <w:r w:rsidRPr="00BA0D5D">
        <w:rPr>
          <w:rFonts w:ascii="Consolas" w:eastAsia="宋体" w:hAnsi="Consolas" w:cs="宋体"/>
          <w:color w:val="34302D"/>
          <w:kern w:val="0"/>
          <w:sz w:val="23"/>
          <w:szCs w:val="23"/>
          <w:shd w:val="clear" w:color="auto" w:fill="F7F7F8"/>
        </w:rPr>
        <w:t>FormattingConversionServiceFactoryBean</w:t>
      </w:r>
      <w:r w:rsidRPr="00BA0D5D">
        <w:rPr>
          <w:rFonts w:ascii="inherit" w:eastAsia="宋体" w:hAnsi="inherit" w:cs="Arial"/>
          <w:color w:val="34302D"/>
          <w:kern w:val="0"/>
          <w:sz w:val="24"/>
          <w:szCs w:val="24"/>
        </w:rPr>
        <w:t>. Because this implementation also implements </w:t>
      </w:r>
      <w:r w:rsidRPr="00BA0D5D">
        <w:rPr>
          <w:rFonts w:ascii="Consolas" w:eastAsia="宋体" w:hAnsi="Consolas" w:cs="宋体"/>
          <w:color w:val="34302D"/>
          <w:kern w:val="0"/>
          <w:sz w:val="23"/>
          <w:szCs w:val="23"/>
          <w:shd w:val="clear" w:color="auto" w:fill="F7F7F8"/>
        </w:rPr>
        <w:t>ConversionService</w:t>
      </w:r>
      <w:r w:rsidRPr="00BA0D5D">
        <w:rPr>
          <w:rFonts w:ascii="inherit" w:eastAsia="宋体" w:hAnsi="inherit" w:cs="Arial"/>
          <w:color w:val="34302D"/>
          <w:kern w:val="0"/>
          <w:sz w:val="24"/>
          <w:szCs w:val="24"/>
        </w:rPr>
        <w:t>, you can directly configure it for use with Spring’s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and the Spring Expression Language (SpEL).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SPI: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FormatterRegistry</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ConverterRegistry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addFormatterForFieldType(Class&lt;?&gt; fieldType, Printer&lt;?&gt; printer, Parser&lt;?&gt; 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addFormatterForFieldType(Class&lt;?&gt; fieldType, Formatter&lt;?&gt; 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addFormatterForFieldType(Formatter&lt;?&gt; formatter);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addFormatterForAnnotation(AnnotationFormatterFactory&lt;?, ?&gt; 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shown in the preceding listing, you can register formatters by field type or by annotation.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SPI lets you configure formatting rules centrally, instead of duplicating such configuration across your controllers. For example, you might want to enforce that all date fields are formatted a certain way or that fields with a specific annotation are formatted in a certain way. With a shared </w:t>
      </w:r>
      <w:r w:rsidRPr="00BA0D5D">
        <w:rPr>
          <w:rFonts w:ascii="Consolas" w:eastAsia="宋体" w:hAnsi="Consolas" w:cs="宋体"/>
          <w:color w:val="34302D"/>
          <w:kern w:val="0"/>
          <w:sz w:val="23"/>
          <w:szCs w:val="23"/>
          <w:shd w:val="clear" w:color="auto" w:fill="F7F7F8"/>
        </w:rPr>
        <w:t>FormatterRegistry</w:t>
      </w:r>
      <w:r w:rsidRPr="00BA0D5D">
        <w:rPr>
          <w:rFonts w:ascii="inherit" w:eastAsia="宋体" w:hAnsi="inherit" w:cs="Arial"/>
          <w:color w:val="34302D"/>
          <w:kern w:val="0"/>
          <w:sz w:val="24"/>
          <w:szCs w:val="24"/>
        </w:rPr>
        <w:t>, you define these rules once, and they are applied whenever formatting is needed.</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3.5.4. The </w:t>
      </w:r>
      <w:r w:rsidRPr="00BA0D5D">
        <w:rPr>
          <w:rFonts w:ascii="Consolas" w:eastAsia="宋体" w:hAnsi="Consolas" w:cs="宋体"/>
          <w:color w:val="34302D"/>
          <w:kern w:val="0"/>
          <w:sz w:val="33"/>
          <w:szCs w:val="33"/>
          <w:shd w:val="clear" w:color="auto" w:fill="F7F7F8"/>
        </w:rPr>
        <w:t>FormatterRegistrar</w:t>
      </w:r>
      <w:r w:rsidRPr="00BA0D5D">
        <w:rPr>
          <w:rFonts w:ascii="Arial" w:eastAsia="宋体" w:hAnsi="Arial" w:cs="Arial"/>
          <w:color w:val="34302D"/>
          <w:kern w:val="0"/>
          <w:sz w:val="35"/>
          <w:szCs w:val="35"/>
        </w:rPr>
        <w:t> SPI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FormatterRegistrar</w:t>
      </w:r>
      <w:r w:rsidRPr="00BA0D5D">
        <w:rPr>
          <w:rFonts w:ascii="inherit" w:eastAsia="宋体" w:hAnsi="inherit" w:cs="Arial"/>
          <w:color w:val="34302D"/>
          <w:kern w:val="0"/>
          <w:sz w:val="24"/>
          <w:szCs w:val="24"/>
        </w:rPr>
        <w:t> is an SPI for registering formatters and converters through the FormatterRegistry. The following listing shows its 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FormatterRegistrar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registerFormatters(FormatterRegistry registry);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FormatterRegistrar</w:t>
      </w:r>
      <w:r w:rsidRPr="00BA0D5D">
        <w:rPr>
          <w:rFonts w:ascii="inherit" w:eastAsia="宋体" w:hAnsi="inherit" w:cs="Arial"/>
          <w:color w:val="34302D"/>
          <w:kern w:val="0"/>
          <w:sz w:val="24"/>
          <w:szCs w:val="24"/>
        </w:rPr>
        <w:t> is useful when registering multiple related converters and formatters for a given formatting category, such as date formatting. It can also be useful where declarative registration is insufficient — for example, when a formatter needs to be indexed under a specific field type different from its own </w:t>
      </w:r>
      <w:r w:rsidRPr="00BA0D5D">
        <w:rPr>
          <w:rFonts w:ascii="Consolas" w:eastAsia="宋体" w:hAnsi="Consolas" w:cs="宋体"/>
          <w:color w:val="34302D"/>
          <w:kern w:val="0"/>
          <w:sz w:val="23"/>
          <w:szCs w:val="23"/>
          <w:shd w:val="clear" w:color="auto" w:fill="F7F7F8"/>
        </w:rPr>
        <w:t>&lt;T&gt;</w:t>
      </w:r>
      <w:r w:rsidRPr="00BA0D5D">
        <w:rPr>
          <w:rFonts w:ascii="inherit" w:eastAsia="宋体" w:hAnsi="inherit" w:cs="Arial"/>
          <w:color w:val="34302D"/>
          <w:kern w:val="0"/>
          <w:sz w:val="24"/>
          <w:szCs w:val="24"/>
        </w:rPr>
        <w:t> or when registering a </w:t>
      </w:r>
      <w:r w:rsidRPr="00BA0D5D">
        <w:rPr>
          <w:rFonts w:ascii="Consolas" w:eastAsia="宋体" w:hAnsi="Consolas" w:cs="宋体"/>
          <w:color w:val="34302D"/>
          <w:kern w:val="0"/>
          <w:sz w:val="23"/>
          <w:szCs w:val="23"/>
          <w:shd w:val="clear" w:color="auto" w:fill="F7F7F8"/>
        </w:rPr>
        <w:t>Printer</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Parser</w:t>
      </w:r>
      <w:r w:rsidRPr="00BA0D5D">
        <w:rPr>
          <w:rFonts w:ascii="inherit" w:eastAsia="宋体" w:hAnsi="inherit" w:cs="Arial"/>
          <w:color w:val="34302D"/>
          <w:kern w:val="0"/>
          <w:sz w:val="24"/>
          <w:szCs w:val="24"/>
        </w:rPr>
        <w:t> pair. The next section provides more information on converter and formatter registration.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3.5.5. Configuring Formatting in Spring MVC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w:t>
      </w:r>
      <w:hyperlink r:id="rId497" w:anchor="mvc-config-conversion" w:history="1">
        <w:r w:rsidRPr="00BA0D5D">
          <w:rPr>
            <w:rFonts w:ascii="inherit" w:eastAsia="宋体" w:hAnsi="inherit" w:cs="Arial"/>
            <w:color w:val="548E2E"/>
            <w:kern w:val="0"/>
            <w:sz w:val="24"/>
            <w:szCs w:val="24"/>
            <w:u w:val="single"/>
          </w:rPr>
          <w:t>Conversion and Formatting</w:t>
        </w:r>
      </w:hyperlink>
      <w:r w:rsidRPr="00BA0D5D">
        <w:rPr>
          <w:rFonts w:ascii="inherit" w:eastAsia="宋体" w:hAnsi="inherit" w:cs="Arial"/>
          <w:color w:val="34302D"/>
          <w:kern w:val="0"/>
          <w:sz w:val="24"/>
          <w:szCs w:val="24"/>
        </w:rPr>
        <w:t> in the Spring MVC chapter.</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54" w:name="_Toc15219522"/>
      <w:r w:rsidRPr="00BA0D5D">
        <w:rPr>
          <w:rFonts w:ascii="Arial" w:eastAsia="宋体" w:hAnsi="Arial" w:cs="Arial"/>
          <w:color w:val="34302D"/>
          <w:kern w:val="0"/>
          <w:sz w:val="41"/>
          <w:szCs w:val="41"/>
        </w:rPr>
        <w:t>3.6. Configuring a Global Date and Time Format</w:t>
      </w:r>
      <w:bookmarkEnd w:id="245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date and time fields that are not annotated with </w:t>
      </w:r>
      <w:r w:rsidRPr="00BA0D5D">
        <w:rPr>
          <w:rFonts w:ascii="Consolas" w:eastAsia="宋体" w:hAnsi="Consolas" w:cs="宋体"/>
          <w:color w:val="34302D"/>
          <w:kern w:val="0"/>
          <w:sz w:val="23"/>
          <w:szCs w:val="23"/>
          <w:shd w:val="clear" w:color="auto" w:fill="F7F7F8"/>
        </w:rPr>
        <w:t>@DateTimeFormat</w:t>
      </w:r>
      <w:r w:rsidRPr="00BA0D5D">
        <w:rPr>
          <w:rFonts w:ascii="inherit" w:eastAsia="宋体" w:hAnsi="inherit" w:cs="Arial"/>
          <w:color w:val="34302D"/>
          <w:kern w:val="0"/>
          <w:sz w:val="24"/>
          <w:szCs w:val="24"/>
        </w:rPr>
        <w:t> are converted from strings by using the </w:t>
      </w:r>
      <w:r w:rsidRPr="00BA0D5D">
        <w:rPr>
          <w:rFonts w:ascii="Consolas" w:eastAsia="宋体" w:hAnsi="Consolas" w:cs="宋体"/>
          <w:color w:val="34302D"/>
          <w:kern w:val="0"/>
          <w:sz w:val="23"/>
          <w:szCs w:val="23"/>
          <w:shd w:val="clear" w:color="auto" w:fill="F7F7F8"/>
        </w:rPr>
        <w:t>DateFormat.SHORT</w:t>
      </w:r>
      <w:r w:rsidRPr="00BA0D5D">
        <w:rPr>
          <w:rFonts w:ascii="inherit" w:eastAsia="宋体" w:hAnsi="inherit" w:cs="Arial"/>
          <w:color w:val="34302D"/>
          <w:kern w:val="0"/>
          <w:sz w:val="24"/>
          <w:szCs w:val="24"/>
        </w:rPr>
        <w:t> style. If you prefer, you can change this by defining your own global format.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do so, you need to ensure that Spring does not register default formatters. Instead, you should register all formatters manually. Use the </w:t>
      </w:r>
      <w:r w:rsidRPr="00BA0D5D">
        <w:rPr>
          <w:rFonts w:ascii="Consolas" w:eastAsia="宋体" w:hAnsi="Consolas" w:cs="宋体"/>
          <w:color w:val="34302D"/>
          <w:kern w:val="0"/>
          <w:sz w:val="23"/>
          <w:szCs w:val="23"/>
          <w:shd w:val="clear" w:color="auto" w:fill="F7F7F8"/>
        </w:rPr>
        <w:t>org.springframework.format.datetime.joda.JodaTimeFormatterRegistrar</w:t>
      </w:r>
      <w:r w:rsidRPr="00BA0D5D">
        <w:rPr>
          <w:rFonts w:ascii="inherit" w:eastAsia="宋体" w:hAnsi="inherit" w:cs="Arial"/>
          <w:color w:val="34302D"/>
          <w:kern w:val="0"/>
          <w:sz w:val="24"/>
          <w:szCs w:val="24"/>
        </w:rPr>
        <w:t> or</w:t>
      </w:r>
      <w:r w:rsidRPr="00BA0D5D">
        <w:rPr>
          <w:rFonts w:ascii="Consolas" w:eastAsia="宋体" w:hAnsi="Consolas" w:cs="宋体"/>
          <w:color w:val="34302D"/>
          <w:kern w:val="0"/>
          <w:sz w:val="23"/>
          <w:szCs w:val="23"/>
          <w:shd w:val="clear" w:color="auto" w:fill="F7F7F8"/>
        </w:rPr>
        <w:t>org.springframework.format.datetime.DateFormatterRegistrar</w:t>
      </w:r>
      <w:r w:rsidRPr="00BA0D5D">
        <w:rPr>
          <w:rFonts w:ascii="inherit" w:eastAsia="宋体" w:hAnsi="inherit" w:cs="Arial"/>
          <w:color w:val="34302D"/>
          <w:kern w:val="0"/>
          <w:sz w:val="24"/>
          <w:szCs w:val="24"/>
        </w:rPr>
        <w:t> class, depending on whether you use the Joda-Time library.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example, the following Java configuration registers a global </w:t>
      </w:r>
      <w:r w:rsidRPr="00BA0D5D">
        <w:rPr>
          <w:rFonts w:ascii="Consolas" w:eastAsia="宋体" w:hAnsi="Consolas" w:cs="宋体"/>
          <w:color w:val="34302D"/>
          <w:kern w:val="0"/>
          <w:sz w:val="23"/>
          <w:szCs w:val="23"/>
          <w:shd w:val="clear" w:color="auto" w:fill="F7F7F8"/>
        </w:rPr>
        <w:t>yyyyMMdd</w:t>
      </w:r>
      <w:r w:rsidRPr="00BA0D5D">
        <w:rPr>
          <w:rFonts w:ascii="inherit" w:eastAsia="宋体" w:hAnsi="inherit" w:cs="Arial"/>
          <w:color w:val="34302D"/>
          <w:kern w:val="0"/>
          <w:sz w:val="24"/>
          <w:szCs w:val="24"/>
        </w:rPr>
        <w:t> format (this example does not depend on the Joda-Time library):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FormattingConversionService conversionService()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Use the DefaultFormattingConversionService but do not register defaults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DefaultFormattingConversionService conversionService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DefaultFormattingConversionService(</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Ensure @NumberFormat is still supported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conversionService.addFormatterForFieldAnnotation(</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NumberFormatAnnotationFormatterFactory());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Register date conversion with a specific global 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DateFormatterRegistrar registrar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DateFormatterRegistrar();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registrar.setFormatter(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DateFormatter(</w:t>
      </w:r>
      <w:r w:rsidRPr="00BA0D5D">
        <w:rPr>
          <w:rFonts w:ascii="Consolas" w:eastAsia="宋体" w:hAnsi="Consolas" w:cs="宋体"/>
          <w:color w:val="DD1144"/>
          <w:kern w:val="0"/>
          <w:sz w:val="24"/>
          <w:szCs w:val="24"/>
        </w:rPr>
        <w:t>"yyyyMMdd"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registrar.registerFormatters(conversionService);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conversionService;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prefer XML-based configuration, you can use a </w:t>
      </w:r>
      <w:r w:rsidRPr="00BA0D5D">
        <w:rPr>
          <w:rFonts w:ascii="Consolas" w:eastAsia="宋体" w:hAnsi="Consolas" w:cs="宋体"/>
          <w:color w:val="34302D"/>
          <w:kern w:val="0"/>
          <w:sz w:val="23"/>
          <w:szCs w:val="23"/>
          <w:shd w:val="clear" w:color="auto" w:fill="F7F7F8"/>
        </w:rPr>
        <w:t>FormattingConversionServiceFactoryBean</w:t>
      </w:r>
      <w:r w:rsidRPr="00BA0D5D">
        <w:rPr>
          <w:rFonts w:ascii="inherit" w:eastAsia="宋体" w:hAnsi="inherit" w:cs="Arial"/>
          <w:color w:val="34302D"/>
          <w:kern w:val="0"/>
          <w:sz w:val="24"/>
          <w:szCs w:val="24"/>
        </w:rPr>
        <w:t>. The following example shows how to do so (this time using Joda 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r w:rsidRPr="00BA0D5D">
        <w:rPr>
          <w:rFonts w:ascii="Consolas" w:eastAsia="宋体" w:hAnsi="Consolas" w:cs="宋体"/>
          <w:color w:val="880088"/>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"conversionService"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"org.springframework.format.support.FormattingConversionServiceFactoryBean"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"registerDefaultFormatters"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"false"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"formatters"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"org.springframework.format.number.NumberFormatAnnotationFormatterFactory"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"formatterRegistrars"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"org.springframework.format.datetime.joda.JodaTimeFormatterRegistrar"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"dateFormatter"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"org.springframework.format.datetime.joda.DateTimeFormatterFactoryBean"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"pattern"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"yyyyMMdd"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Joda-Time provides separate distinct types to represent </w:t>
            </w:r>
            <w:r w:rsidRPr="00BA0D5D">
              <w:rPr>
                <w:rFonts w:ascii="Consolas" w:eastAsia="宋体" w:hAnsi="Consolas" w:cs="宋体"/>
                <w:kern w:val="0"/>
                <w:sz w:val="23"/>
                <w:szCs w:val="23"/>
                <w:shd w:val="clear" w:color="auto" w:fill="F7F7F8"/>
              </w:rPr>
              <w:t>date</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time</w:t>
            </w:r>
            <w:r w:rsidRPr="00BA0D5D">
              <w:rPr>
                <w:rFonts w:ascii="宋体" w:eastAsia="宋体" w:hAnsi="宋体" w:cs="宋体"/>
                <w:kern w:val="0"/>
                <w:sz w:val="24"/>
                <w:szCs w:val="24"/>
              </w:rPr>
              <w:t>, and </w:t>
            </w:r>
            <w:r w:rsidRPr="00BA0D5D">
              <w:rPr>
                <w:rFonts w:ascii="Consolas" w:eastAsia="宋体" w:hAnsi="Consolas" w:cs="宋体"/>
                <w:kern w:val="0"/>
                <w:sz w:val="23"/>
                <w:szCs w:val="23"/>
                <w:shd w:val="clear" w:color="auto" w:fill="F7F7F8"/>
              </w:rPr>
              <w:t>date-time</w:t>
            </w:r>
            <w:r w:rsidRPr="00BA0D5D">
              <w:rPr>
                <w:rFonts w:ascii="宋体" w:eastAsia="宋体" w:hAnsi="宋体" w:cs="宋体"/>
                <w:kern w:val="0"/>
                <w:sz w:val="24"/>
                <w:szCs w:val="24"/>
              </w:rPr>
              <w:t> values. The </w:t>
            </w:r>
            <w:r w:rsidRPr="00BA0D5D">
              <w:rPr>
                <w:rFonts w:ascii="Consolas" w:eastAsia="宋体" w:hAnsi="Consolas" w:cs="宋体"/>
                <w:kern w:val="0"/>
                <w:sz w:val="23"/>
                <w:szCs w:val="23"/>
                <w:shd w:val="clear" w:color="auto" w:fill="F7F7F8"/>
              </w:rPr>
              <w:t>dateFormatter</w:t>
            </w:r>
            <w:r w:rsidRPr="00BA0D5D">
              <w:rPr>
                <w:rFonts w:ascii="宋体" w:eastAsia="宋体" w:hAnsi="宋体" w:cs="宋体"/>
                <w:kern w:val="0"/>
                <w:sz w:val="24"/>
                <w:szCs w:val="24"/>
              </w:rPr>
              <w:t>, </w:t>
            </w:r>
            <w:r w:rsidRPr="00BA0D5D">
              <w:rPr>
                <w:rFonts w:ascii="Consolas" w:eastAsia="宋体" w:hAnsi="Consolas" w:cs="宋体"/>
                <w:kern w:val="0"/>
                <w:sz w:val="23"/>
                <w:szCs w:val="23"/>
                <w:shd w:val="clear" w:color="auto" w:fill="F7F7F8"/>
              </w:rPr>
              <w:t>timeFormatter</w:t>
            </w:r>
            <w:r w:rsidRPr="00BA0D5D">
              <w:rPr>
                <w:rFonts w:ascii="宋体" w:eastAsia="宋体" w:hAnsi="宋体" w:cs="宋体"/>
                <w:kern w:val="0"/>
                <w:sz w:val="24"/>
                <w:szCs w:val="24"/>
              </w:rPr>
              <w:t>, and </w:t>
            </w:r>
            <w:r w:rsidRPr="00BA0D5D">
              <w:rPr>
                <w:rFonts w:ascii="Consolas" w:eastAsia="宋体" w:hAnsi="Consolas" w:cs="宋体"/>
                <w:kern w:val="0"/>
                <w:sz w:val="23"/>
                <w:szCs w:val="23"/>
                <w:shd w:val="clear" w:color="auto" w:fill="F7F7F8"/>
              </w:rPr>
              <w:t>dateTimeFormatter</w:t>
            </w:r>
            <w:r w:rsidRPr="00BA0D5D">
              <w:rPr>
                <w:rFonts w:ascii="宋体" w:eastAsia="宋体" w:hAnsi="宋体" w:cs="宋体"/>
                <w:kern w:val="0"/>
                <w:sz w:val="24"/>
                <w:szCs w:val="24"/>
              </w:rPr>
              <w:t> properties of the </w:t>
            </w:r>
            <w:r w:rsidRPr="00BA0D5D">
              <w:rPr>
                <w:rFonts w:ascii="Consolas" w:eastAsia="宋体" w:hAnsi="Consolas" w:cs="宋体"/>
                <w:kern w:val="0"/>
                <w:sz w:val="23"/>
                <w:szCs w:val="23"/>
                <w:shd w:val="clear" w:color="auto" w:fill="F7F7F8"/>
              </w:rPr>
              <w:t>JodaTimeFormatterRegistrar</w:t>
            </w:r>
            <w:r w:rsidRPr="00BA0D5D">
              <w:rPr>
                <w:rFonts w:ascii="宋体" w:eastAsia="宋体" w:hAnsi="宋体" w:cs="宋体"/>
                <w:kern w:val="0"/>
                <w:sz w:val="24"/>
                <w:szCs w:val="24"/>
              </w:rPr>
              <w:t> should be used to configure the different formats for each type. The </w:t>
            </w:r>
            <w:r w:rsidRPr="00BA0D5D">
              <w:rPr>
                <w:rFonts w:ascii="Consolas" w:eastAsia="宋体" w:hAnsi="Consolas" w:cs="宋体"/>
                <w:kern w:val="0"/>
                <w:sz w:val="23"/>
                <w:szCs w:val="23"/>
                <w:shd w:val="clear" w:color="auto" w:fill="F7F7F8"/>
              </w:rPr>
              <w:t>DateTimeFormatterFactoryBean</w:t>
            </w:r>
            <w:r w:rsidRPr="00BA0D5D">
              <w:rPr>
                <w:rFonts w:ascii="宋体" w:eastAsia="宋体" w:hAnsi="宋体" w:cs="宋体"/>
                <w:kern w:val="0"/>
                <w:sz w:val="24"/>
                <w:szCs w:val="24"/>
              </w:rPr>
              <w:t> provides a convenient way to create formatters.</w:t>
            </w:r>
          </w:p>
        </w:tc>
      </w:tr>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use Spring MVC, remember to explicitly configure the conversion service that is used. For Java-based </w:t>
            </w:r>
            <w:r w:rsidRPr="00BA0D5D">
              <w:rPr>
                <w:rFonts w:ascii="Consolas" w:eastAsia="宋体" w:hAnsi="Consolas" w:cs="宋体"/>
                <w:kern w:val="0"/>
                <w:sz w:val="23"/>
                <w:szCs w:val="23"/>
                <w:shd w:val="clear" w:color="auto" w:fill="F7F7F8"/>
              </w:rPr>
              <w:t>@Configuration</w:t>
            </w:r>
            <w:r w:rsidRPr="00BA0D5D">
              <w:rPr>
                <w:rFonts w:ascii="宋体" w:eastAsia="宋体" w:hAnsi="宋体" w:cs="宋体"/>
                <w:kern w:val="0"/>
                <w:sz w:val="24"/>
                <w:szCs w:val="24"/>
              </w:rPr>
              <w:t>, this means extending the </w:t>
            </w:r>
            <w:r w:rsidRPr="00BA0D5D">
              <w:rPr>
                <w:rFonts w:ascii="Consolas" w:eastAsia="宋体" w:hAnsi="Consolas" w:cs="宋体"/>
                <w:kern w:val="0"/>
                <w:sz w:val="23"/>
                <w:szCs w:val="23"/>
                <w:shd w:val="clear" w:color="auto" w:fill="F7F7F8"/>
              </w:rPr>
              <w:t>WebMvcConfigurationSupport</w:t>
            </w:r>
            <w:r w:rsidRPr="00BA0D5D">
              <w:rPr>
                <w:rFonts w:ascii="宋体" w:eastAsia="宋体" w:hAnsi="宋体" w:cs="宋体"/>
                <w:kern w:val="0"/>
                <w:sz w:val="24"/>
                <w:szCs w:val="24"/>
              </w:rPr>
              <w:t> class and overriding the </w:t>
            </w:r>
            <w:r w:rsidRPr="00BA0D5D">
              <w:rPr>
                <w:rFonts w:ascii="Consolas" w:eastAsia="宋体" w:hAnsi="Consolas" w:cs="宋体"/>
                <w:kern w:val="0"/>
                <w:sz w:val="23"/>
                <w:szCs w:val="23"/>
                <w:shd w:val="clear" w:color="auto" w:fill="F7F7F8"/>
              </w:rPr>
              <w:t>mvcConversionService()</w:t>
            </w:r>
            <w:r w:rsidRPr="00BA0D5D">
              <w:rPr>
                <w:rFonts w:ascii="宋体" w:eastAsia="宋体" w:hAnsi="宋体" w:cs="宋体"/>
                <w:kern w:val="0"/>
                <w:sz w:val="24"/>
                <w:szCs w:val="24"/>
              </w:rPr>
              <w:t> method. For XML, you should use the </w:t>
            </w:r>
            <w:r w:rsidRPr="00BA0D5D">
              <w:rPr>
                <w:rFonts w:ascii="Consolas" w:eastAsia="宋体" w:hAnsi="Consolas" w:cs="宋体"/>
                <w:kern w:val="0"/>
                <w:sz w:val="23"/>
                <w:szCs w:val="23"/>
                <w:shd w:val="clear" w:color="auto" w:fill="F7F7F8"/>
              </w:rPr>
              <w:t>conversion-service</w:t>
            </w:r>
            <w:r w:rsidRPr="00BA0D5D">
              <w:rPr>
                <w:rFonts w:ascii="宋体" w:eastAsia="宋体" w:hAnsi="宋体" w:cs="宋体"/>
                <w:kern w:val="0"/>
                <w:sz w:val="24"/>
                <w:szCs w:val="24"/>
              </w:rPr>
              <w:t> attribute of the</w:t>
            </w:r>
            <w:r w:rsidRPr="00BA0D5D">
              <w:rPr>
                <w:rFonts w:ascii="Consolas" w:eastAsia="宋体" w:hAnsi="Consolas" w:cs="宋体"/>
                <w:kern w:val="0"/>
                <w:sz w:val="23"/>
                <w:szCs w:val="23"/>
                <w:shd w:val="clear" w:color="auto" w:fill="F7F7F8"/>
              </w:rPr>
              <w:t>mvc:annotation-driven</w:t>
            </w:r>
            <w:r w:rsidRPr="00BA0D5D">
              <w:rPr>
                <w:rFonts w:ascii="宋体" w:eastAsia="宋体" w:hAnsi="宋体" w:cs="宋体"/>
                <w:kern w:val="0"/>
                <w:sz w:val="24"/>
                <w:szCs w:val="24"/>
              </w:rPr>
              <w:t> element. See </w:t>
            </w:r>
            <w:hyperlink r:id="rId498" w:anchor="mvc-config-conversion" w:history="1">
              <w:r w:rsidRPr="00BA0D5D">
                <w:rPr>
                  <w:rFonts w:ascii="宋体" w:eastAsia="宋体" w:hAnsi="宋体" w:cs="宋体"/>
                  <w:color w:val="548E2E"/>
                  <w:kern w:val="0"/>
                  <w:sz w:val="24"/>
                  <w:szCs w:val="24"/>
                  <w:u w:val="single"/>
                </w:rPr>
                <w:t>Conversion and Formatting</w:t>
              </w:r>
            </w:hyperlink>
            <w:r w:rsidRPr="00BA0D5D">
              <w:rPr>
                <w:rFonts w:ascii="宋体" w:eastAsia="宋体" w:hAnsi="宋体" w:cs="宋体"/>
                <w:kern w:val="0"/>
                <w:sz w:val="24"/>
                <w:szCs w:val="24"/>
              </w:rPr>
              <w:t> for details.</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55" w:name="_Toc15219523"/>
      <w:r w:rsidRPr="00BA0D5D">
        <w:rPr>
          <w:rFonts w:ascii="Arial" w:eastAsia="宋体" w:hAnsi="Arial" w:cs="Arial"/>
          <w:color w:val="34302D"/>
          <w:kern w:val="0"/>
          <w:sz w:val="41"/>
          <w:szCs w:val="41"/>
        </w:rPr>
        <w:t>3.7. Spring Validation</w:t>
      </w:r>
      <w:bookmarkEnd w:id="245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3 introduced several enhancements to its validation support. First, the JSR-303 Bean Validation API is fully supported. Second, when used programmatically, Spring’s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can validate objects as well as bind to them. Third, Spring MVC has support for declaratively validating </w:t>
      </w:r>
      <w:r w:rsidRPr="00BA0D5D">
        <w:rPr>
          <w:rFonts w:ascii="Consolas" w:eastAsia="宋体" w:hAnsi="Consolas" w:cs="宋体"/>
          <w:color w:val="34302D"/>
          <w:kern w:val="0"/>
          <w:sz w:val="23"/>
          <w:szCs w:val="23"/>
          <w:shd w:val="clear" w:color="auto" w:fill="F7F7F8"/>
        </w:rPr>
        <w:t>@Controller</w:t>
      </w:r>
      <w:r w:rsidRPr="00BA0D5D">
        <w:rPr>
          <w:rFonts w:ascii="inherit" w:eastAsia="宋体" w:hAnsi="inherit" w:cs="Arial"/>
          <w:color w:val="34302D"/>
          <w:kern w:val="0"/>
          <w:sz w:val="24"/>
          <w:szCs w:val="24"/>
        </w:rPr>
        <w:t> inputs.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3.7.1. Overview of the JSR-303 Bean Validation API</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JSR-303 standardizes validation constraint declaration and metadata for the Java platform. By using this API, you annotate domain model properties with declarative validation constraints and the runtime enforces them. You can use a number of built-in constraints. You can also define your own custom constraints.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 which shows a simple </w:t>
      </w:r>
      <w:r w:rsidRPr="00BA0D5D">
        <w:rPr>
          <w:rFonts w:ascii="Consolas" w:eastAsia="宋体" w:hAnsi="Consolas" w:cs="宋体"/>
          <w:color w:val="34302D"/>
          <w:kern w:val="0"/>
          <w:sz w:val="23"/>
          <w:szCs w:val="23"/>
          <w:shd w:val="clear" w:color="auto" w:fill="F7F7F8"/>
        </w:rPr>
        <w:t>PersonForm</w:t>
      </w:r>
      <w:r w:rsidRPr="00BA0D5D">
        <w:rPr>
          <w:rFonts w:ascii="inherit" w:eastAsia="宋体" w:hAnsi="inherit" w:cs="Arial"/>
          <w:color w:val="34302D"/>
          <w:kern w:val="0"/>
          <w:sz w:val="24"/>
          <w:szCs w:val="24"/>
        </w:rPr>
        <w:t> model with two properties: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PersonForm</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JSR-303 lets you define declarative validation constraints against such properties,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PersonForm</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@NotNull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@Size</w:t>
      </w:r>
      <w:r w:rsidRPr="00BA0D5D">
        <w:rPr>
          <w:rFonts w:ascii="Consolas" w:eastAsia="宋体" w:hAnsi="Consolas" w:cs="宋体"/>
          <w:color w:val="34302D"/>
          <w:kern w:val="0"/>
          <w:sz w:val="24"/>
          <w:szCs w:val="24"/>
        </w:rPr>
        <w:t>(max=</w:t>
      </w:r>
      <w:r w:rsidRPr="00BA0D5D">
        <w:rPr>
          <w:rFonts w:ascii="Consolas" w:eastAsia="宋体" w:hAnsi="Consolas" w:cs="宋体"/>
          <w:color w:val="009999"/>
          <w:kern w:val="0"/>
          <w:sz w:val="24"/>
          <w:szCs w:val="24"/>
        </w:rPr>
        <w:t>64</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@Min</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a JSR-303 Validator validates an instance of this class, these constraints are enforced.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general information on JSR-303 and JSR-349, see the </w:t>
      </w:r>
      <w:hyperlink r:id="rId499" w:history="1">
        <w:r w:rsidRPr="00BA0D5D">
          <w:rPr>
            <w:rFonts w:ascii="inherit" w:eastAsia="宋体" w:hAnsi="inherit" w:cs="Arial"/>
            <w:color w:val="548E2E"/>
            <w:kern w:val="0"/>
            <w:sz w:val="24"/>
            <w:szCs w:val="24"/>
            <w:u w:val="single"/>
          </w:rPr>
          <w:t>Bean Validation website</w:t>
        </w:r>
      </w:hyperlink>
      <w:r w:rsidRPr="00BA0D5D">
        <w:rPr>
          <w:rFonts w:ascii="inherit" w:eastAsia="宋体" w:hAnsi="inherit" w:cs="Arial"/>
          <w:color w:val="34302D"/>
          <w:kern w:val="0"/>
          <w:sz w:val="24"/>
          <w:szCs w:val="24"/>
        </w:rPr>
        <w:t>. For information on the specific capabilities of the default reference implementation, see the </w:t>
      </w:r>
      <w:hyperlink r:id="rId500" w:history="1">
        <w:r w:rsidRPr="00BA0D5D">
          <w:rPr>
            <w:rFonts w:ascii="inherit" w:eastAsia="宋体" w:hAnsi="inherit" w:cs="Arial"/>
            <w:color w:val="548E2E"/>
            <w:kern w:val="0"/>
            <w:sz w:val="24"/>
            <w:szCs w:val="24"/>
            <w:u w:val="single"/>
          </w:rPr>
          <w:t>Hibernate Validator</w:t>
        </w:r>
      </w:hyperlink>
      <w:r w:rsidRPr="00BA0D5D">
        <w:rPr>
          <w:rFonts w:ascii="inherit" w:eastAsia="宋体" w:hAnsi="inherit" w:cs="Arial"/>
          <w:color w:val="34302D"/>
          <w:kern w:val="0"/>
          <w:sz w:val="24"/>
          <w:szCs w:val="24"/>
        </w:rPr>
        <w:t> documentation. To learn how to set up a bean validation provider as a Spring bean, keep reading.</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3.7.2. Configuring a Bean Validation Provider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Spring provides full support for the Bean Validation API. This includes convenient support for bootstrapping a JSR-303 or JSR-349 Bean Validation provider as a Spring bean. This lets you inject a </w:t>
      </w:r>
      <w:r w:rsidRPr="00BA0D5D">
        <w:rPr>
          <w:rFonts w:ascii="Consolas" w:eastAsia="宋体" w:hAnsi="Consolas" w:cs="宋体"/>
          <w:color w:val="34302D"/>
          <w:kern w:val="0"/>
          <w:sz w:val="23"/>
          <w:szCs w:val="23"/>
          <w:shd w:val="clear" w:color="auto" w:fill="F7F7F8"/>
        </w:rPr>
        <w:t>javax.validation.ValidatorFactory</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javax.validation.Validator</w:t>
      </w:r>
      <w:r w:rsidRPr="00BA0D5D">
        <w:rPr>
          <w:rFonts w:ascii="inherit" w:eastAsia="宋体" w:hAnsi="inherit" w:cs="Arial"/>
          <w:color w:val="34302D"/>
          <w:kern w:val="0"/>
          <w:sz w:val="24"/>
          <w:szCs w:val="24"/>
        </w:rPr>
        <w:t> wherever validation is needed in your application.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LocalValidatorFactoryBean</w:t>
      </w:r>
      <w:r w:rsidRPr="00BA0D5D">
        <w:rPr>
          <w:rFonts w:ascii="inherit" w:eastAsia="宋体" w:hAnsi="inherit" w:cs="Arial"/>
          <w:color w:val="34302D"/>
          <w:kern w:val="0"/>
          <w:sz w:val="24"/>
          <w:szCs w:val="24"/>
        </w:rPr>
        <w:t> to configure a default Validator as a Spring bean,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"org.springframework.validation.beanvalidation.LocalValidatorFactoryBean"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basic configuration in the preceding example triggers bean validation to initialize by using its default bootstrap mechanism. A JSR-303 or JSR-349 provider, such as the Hibernate Validator, is expected to be present in the classpath and is automatically detected.</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Injecting a Validator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LocalValidatorFactoryBean</w:t>
      </w:r>
      <w:r w:rsidRPr="00BA0D5D">
        <w:rPr>
          <w:rFonts w:ascii="inherit" w:eastAsia="宋体" w:hAnsi="inherit" w:cs="Arial"/>
          <w:color w:val="34302D"/>
          <w:kern w:val="0"/>
          <w:sz w:val="24"/>
          <w:szCs w:val="24"/>
        </w:rPr>
        <w:t> implements both </w:t>
      </w:r>
      <w:r w:rsidRPr="00BA0D5D">
        <w:rPr>
          <w:rFonts w:ascii="Consolas" w:eastAsia="宋体" w:hAnsi="Consolas" w:cs="宋体"/>
          <w:color w:val="34302D"/>
          <w:kern w:val="0"/>
          <w:sz w:val="23"/>
          <w:szCs w:val="23"/>
          <w:shd w:val="clear" w:color="auto" w:fill="F7F7F8"/>
        </w:rPr>
        <w:t>javax.validation.ValidatorFactory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javax.validation.Validator</w:t>
      </w:r>
      <w:r w:rsidRPr="00BA0D5D">
        <w:rPr>
          <w:rFonts w:ascii="inherit" w:eastAsia="宋体" w:hAnsi="inherit" w:cs="Arial"/>
          <w:color w:val="34302D"/>
          <w:kern w:val="0"/>
          <w:sz w:val="24"/>
          <w:szCs w:val="24"/>
        </w:rPr>
        <w:t>, as well as Spring’s </w:t>
      </w:r>
      <w:r w:rsidRPr="00BA0D5D">
        <w:rPr>
          <w:rFonts w:ascii="Consolas" w:eastAsia="宋体" w:hAnsi="Consolas" w:cs="宋体"/>
          <w:color w:val="34302D"/>
          <w:kern w:val="0"/>
          <w:sz w:val="23"/>
          <w:szCs w:val="23"/>
          <w:shd w:val="clear" w:color="auto" w:fill="F7F7F8"/>
        </w:rPr>
        <w:t>org.springframework.validation.Validator</w:t>
      </w:r>
      <w:r w:rsidRPr="00BA0D5D">
        <w:rPr>
          <w:rFonts w:ascii="inherit" w:eastAsia="宋体" w:hAnsi="inherit" w:cs="Arial"/>
          <w:color w:val="34302D"/>
          <w:kern w:val="0"/>
          <w:sz w:val="24"/>
          <w:szCs w:val="24"/>
        </w:rPr>
        <w:t>. You can inject a reference to either of these interfaces into beans that need to invoke validation logic.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inject a reference to </w:t>
      </w:r>
      <w:r w:rsidRPr="00BA0D5D">
        <w:rPr>
          <w:rFonts w:ascii="Consolas" w:eastAsia="宋体" w:hAnsi="Consolas" w:cs="宋体"/>
          <w:color w:val="34302D"/>
          <w:kern w:val="0"/>
          <w:sz w:val="23"/>
          <w:szCs w:val="23"/>
          <w:shd w:val="clear" w:color="auto" w:fill="F7F7F8"/>
        </w:rPr>
        <w:t>javax.validation.Validator</w:t>
      </w:r>
      <w:r w:rsidRPr="00BA0D5D">
        <w:rPr>
          <w:rFonts w:ascii="inherit" w:eastAsia="宋体" w:hAnsi="inherit" w:cs="Arial"/>
          <w:color w:val="34302D"/>
          <w:kern w:val="0"/>
          <w:sz w:val="24"/>
          <w:szCs w:val="24"/>
        </w:rPr>
        <w:t> if you prefer to work with the Bean Validation API directly,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javax.validation.Validator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Validator validator;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inject a reference to </w:t>
      </w:r>
      <w:r w:rsidRPr="00BA0D5D">
        <w:rPr>
          <w:rFonts w:ascii="Consolas" w:eastAsia="宋体" w:hAnsi="Consolas" w:cs="宋体"/>
          <w:color w:val="34302D"/>
          <w:kern w:val="0"/>
          <w:sz w:val="23"/>
          <w:szCs w:val="23"/>
          <w:shd w:val="clear" w:color="auto" w:fill="F7F7F8"/>
        </w:rPr>
        <w:t>org.springframework.validation.Validator</w:t>
      </w:r>
      <w:r w:rsidRPr="00BA0D5D">
        <w:rPr>
          <w:rFonts w:ascii="inherit" w:eastAsia="宋体" w:hAnsi="inherit" w:cs="Arial"/>
          <w:color w:val="34302D"/>
          <w:kern w:val="0"/>
          <w:sz w:val="24"/>
          <w:szCs w:val="24"/>
        </w:rPr>
        <w:t> if your bean requires the Spring Validation API,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org.springframework.validation.Validator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Validator 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Configuring Custom Constraints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bean validation constraint consists of two parts: * A </w:t>
      </w:r>
      <w:r w:rsidRPr="00BA0D5D">
        <w:rPr>
          <w:rFonts w:ascii="Consolas" w:eastAsia="宋体" w:hAnsi="Consolas" w:cs="宋体"/>
          <w:color w:val="34302D"/>
          <w:kern w:val="0"/>
          <w:sz w:val="23"/>
          <w:szCs w:val="23"/>
          <w:shd w:val="clear" w:color="auto" w:fill="F7F7F8"/>
        </w:rPr>
        <w:t>@Constraint</w:t>
      </w:r>
      <w:r w:rsidRPr="00BA0D5D">
        <w:rPr>
          <w:rFonts w:ascii="inherit" w:eastAsia="宋体" w:hAnsi="inherit" w:cs="Arial"/>
          <w:color w:val="34302D"/>
          <w:kern w:val="0"/>
          <w:sz w:val="24"/>
          <w:szCs w:val="24"/>
        </w:rPr>
        <w:t> annotation that declares the constraint and its configurable properties. * An implementation of the </w:t>
      </w:r>
      <w:r w:rsidRPr="00BA0D5D">
        <w:rPr>
          <w:rFonts w:ascii="Consolas" w:eastAsia="宋体" w:hAnsi="Consolas" w:cs="宋体"/>
          <w:color w:val="34302D"/>
          <w:kern w:val="0"/>
          <w:sz w:val="23"/>
          <w:szCs w:val="23"/>
          <w:shd w:val="clear" w:color="auto" w:fill="F7F7F8"/>
        </w:rPr>
        <w:t>javax.validation.ConstraintValidator</w:t>
      </w:r>
      <w:r w:rsidRPr="00BA0D5D">
        <w:rPr>
          <w:rFonts w:ascii="inherit" w:eastAsia="宋体" w:hAnsi="inherit" w:cs="Arial"/>
          <w:color w:val="34302D"/>
          <w:kern w:val="0"/>
          <w:sz w:val="24"/>
          <w:szCs w:val="24"/>
        </w:rPr>
        <w:t> interface that implements the constraint’s behavior.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associate a declaration with an implementation, each </w:t>
      </w:r>
      <w:r w:rsidRPr="00BA0D5D">
        <w:rPr>
          <w:rFonts w:ascii="Consolas" w:eastAsia="宋体" w:hAnsi="Consolas" w:cs="宋体"/>
          <w:color w:val="34302D"/>
          <w:kern w:val="0"/>
          <w:sz w:val="23"/>
          <w:szCs w:val="23"/>
          <w:shd w:val="clear" w:color="auto" w:fill="F7F7F8"/>
        </w:rPr>
        <w:t>@Constraint</w:t>
      </w:r>
      <w:r w:rsidRPr="00BA0D5D">
        <w:rPr>
          <w:rFonts w:ascii="inherit" w:eastAsia="宋体" w:hAnsi="inherit" w:cs="Arial"/>
          <w:color w:val="34302D"/>
          <w:kern w:val="0"/>
          <w:sz w:val="24"/>
          <w:szCs w:val="24"/>
        </w:rPr>
        <w:t> annotation references a corresponding </w:t>
      </w:r>
      <w:r w:rsidRPr="00BA0D5D">
        <w:rPr>
          <w:rFonts w:ascii="Consolas" w:eastAsia="宋体" w:hAnsi="Consolas" w:cs="宋体"/>
          <w:color w:val="34302D"/>
          <w:kern w:val="0"/>
          <w:sz w:val="23"/>
          <w:szCs w:val="23"/>
          <w:shd w:val="clear" w:color="auto" w:fill="F7F7F8"/>
        </w:rPr>
        <w:t>ConstraintValidator</w:t>
      </w:r>
      <w:r w:rsidRPr="00BA0D5D">
        <w:rPr>
          <w:rFonts w:ascii="inherit" w:eastAsia="宋体" w:hAnsi="inherit" w:cs="Arial"/>
          <w:color w:val="34302D"/>
          <w:kern w:val="0"/>
          <w:sz w:val="24"/>
          <w:szCs w:val="24"/>
        </w:rPr>
        <w:t> implementation class. At runtime, a </w:t>
      </w:r>
      <w:r w:rsidRPr="00BA0D5D">
        <w:rPr>
          <w:rFonts w:ascii="Consolas" w:eastAsia="宋体" w:hAnsi="Consolas" w:cs="宋体"/>
          <w:color w:val="34302D"/>
          <w:kern w:val="0"/>
          <w:sz w:val="23"/>
          <w:szCs w:val="23"/>
          <w:shd w:val="clear" w:color="auto" w:fill="F7F7F8"/>
        </w:rPr>
        <w:t>ConstraintValidatorFactory</w:t>
      </w:r>
      <w:r w:rsidRPr="00BA0D5D">
        <w:rPr>
          <w:rFonts w:ascii="inherit" w:eastAsia="宋体" w:hAnsi="inherit" w:cs="Arial"/>
          <w:color w:val="34302D"/>
          <w:kern w:val="0"/>
          <w:sz w:val="24"/>
          <w:szCs w:val="24"/>
        </w:rPr>
        <w:t> instantiates the referenced implementation when the constraint annotation is encountered in your domain model.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the </w:t>
      </w:r>
      <w:r w:rsidRPr="00BA0D5D">
        <w:rPr>
          <w:rFonts w:ascii="Consolas" w:eastAsia="宋体" w:hAnsi="Consolas" w:cs="宋体"/>
          <w:color w:val="34302D"/>
          <w:kern w:val="0"/>
          <w:sz w:val="23"/>
          <w:szCs w:val="23"/>
          <w:shd w:val="clear" w:color="auto" w:fill="F7F7F8"/>
        </w:rPr>
        <w:t>LocalValidatorFactoryBean</w:t>
      </w:r>
      <w:r w:rsidRPr="00BA0D5D">
        <w:rPr>
          <w:rFonts w:ascii="inherit" w:eastAsia="宋体" w:hAnsi="inherit" w:cs="Arial"/>
          <w:color w:val="34302D"/>
          <w:kern w:val="0"/>
          <w:sz w:val="24"/>
          <w:szCs w:val="24"/>
        </w:rPr>
        <w:t> configures a </w:t>
      </w:r>
      <w:r w:rsidRPr="00BA0D5D">
        <w:rPr>
          <w:rFonts w:ascii="Consolas" w:eastAsia="宋体" w:hAnsi="Consolas" w:cs="宋体"/>
          <w:color w:val="34302D"/>
          <w:kern w:val="0"/>
          <w:sz w:val="23"/>
          <w:szCs w:val="23"/>
          <w:shd w:val="clear" w:color="auto" w:fill="F7F7F8"/>
        </w:rPr>
        <w:t>SpringConstraintValidatorFactory</w:t>
      </w:r>
      <w:r w:rsidRPr="00BA0D5D">
        <w:rPr>
          <w:rFonts w:ascii="inherit" w:eastAsia="宋体" w:hAnsi="inherit" w:cs="Arial"/>
          <w:color w:val="34302D"/>
          <w:kern w:val="0"/>
          <w:sz w:val="24"/>
          <w:szCs w:val="24"/>
        </w:rPr>
        <w:t> that uses Spring to create </w:t>
      </w:r>
      <w:r w:rsidRPr="00BA0D5D">
        <w:rPr>
          <w:rFonts w:ascii="Consolas" w:eastAsia="宋体" w:hAnsi="Consolas" w:cs="宋体"/>
          <w:color w:val="34302D"/>
          <w:kern w:val="0"/>
          <w:sz w:val="23"/>
          <w:szCs w:val="23"/>
          <w:shd w:val="clear" w:color="auto" w:fill="F7F7F8"/>
        </w:rPr>
        <w:t>ConstraintValidator</w:t>
      </w:r>
      <w:r w:rsidRPr="00BA0D5D">
        <w:rPr>
          <w:rFonts w:ascii="inherit" w:eastAsia="宋体" w:hAnsi="inherit" w:cs="Arial"/>
          <w:color w:val="34302D"/>
          <w:kern w:val="0"/>
          <w:sz w:val="24"/>
          <w:szCs w:val="24"/>
        </w:rPr>
        <w:t> instances. This lets your custom </w:t>
      </w:r>
      <w:r w:rsidRPr="00BA0D5D">
        <w:rPr>
          <w:rFonts w:ascii="Consolas" w:eastAsia="宋体" w:hAnsi="Consolas" w:cs="宋体"/>
          <w:color w:val="34302D"/>
          <w:kern w:val="0"/>
          <w:sz w:val="23"/>
          <w:szCs w:val="23"/>
          <w:shd w:val="clear" w:color="auto" w:fill="F7F7F8"/>
        </w:rPr>
        <w:t>ConstraintValidators</w:t>
      </w:r>
      <w:r w:rsidRPr="00BA0D5D">
        <w:rPr>
          <w:rFonts w:ascii="inherit" w:eastAsia="宋体" w:hAnsi="inherit" w:cs="Arial"/>
          <w:color w:val="34302D"/>
          <w:kern w:val="0"/>
          <w:sz w:val="24"/>
          <w:szCs w:val="24"/>
        </w:rPr>
        <w:t> benefit from dependency injection like any other Spring 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custom </w:t>
      </w:r>
      <w:r w:rsidRPr="00BA0D5D">
        <w:rPr>
          <w:rFonts w:ascii="Consolas" w:eastAsia="宋体" w:hAnsi="Consolas" w:cs="宋体"/>
          <w:color w:val="34302D"/>
          <w:kern w:val="0"/>
          <w:sz w:val="23"/>
          <w:szCs w:val="23"/>
          <w:shd w:val="clear" w:color="auto" w:fill="F7F7F8"/>
        </w:rPr>
        <w:t>@Constraint</w:t>
      </w:r>
      <w:r w:rsidRPr="00BA0D5D">
        <w:rPr>
          <w:rFonts w:ascii="inherit" w:eastAsia="宋体" w:hAnsi="inherit" w:cs="Arial"/>
          <w:color w:val="34302D"/>
          <w:kern w:val="0"/>
          <w:sz w:val="24"/>
          <w:szCs w:val="24"/>
        </w:rPr>
        <w:t> declaration followed by an associated </w:t>
      </w:r>
      <w:r w:rsidRPr="00BA0D5D">
        <w:rPr>
          <w:rFonts w:ascii="Consolas" w:eastAsia="宋体" w:hAnsi="Consolas" w:cs="宋体"/>
          <w:color w:val="34302D"/>
          <w:kern w:val="0"/>
          <w:sz w:val="23"/>
          <w:szCs w:val="23"/>
          <w:shd w:val="clear" w:color="auto" w:fill="F7F7F8"/>
        </w:rPr>
        <w:t>ConstraintValidator</w:t>
      </w:r>
      <w:r w:rsidRPr="00BA0D5D">
        <w:rPr>
          <w:rFonts w:ascii="inherit" w:eastAsia="宋体" w:hAnsi="inherit" w:cs="Arial"/>
          <w:color w:val="34302D"/>
          <w:kern w:val="0"/>
          <w:sz w:val="24"/>
          <w:szCs w:val="24"/>
        </w:rPr>
        <w:t>implementation that uses Spring for dependency injection: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({ElementType.METHOD, ElementType.FIELD})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@Constraint</w:t>
      </w:r>
      <w:r w:rsidRPr="00BA0D5D">
        <w:rPr>
          <w:rFonts w:ascii="Consolas" w:eastAsia="宋体" w:hAnsi="Consolas" w:cs="宋体"/>
          <w:color w:val="34302D"/>
          <w:kern w:val="0"/>
          <w:sz w:val="24"/>
          <w:szCs w:val="24"/>
        </w:rPr>
        <w:t>(validatedBy=MyConstraintValidator.class)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MyConstraint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javax.validation.ConstraintValidator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MyConstraintValidator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ConstraintValidator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Foo aDependency;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the preceding example shows, a </w:t>
      </w:r>
      <w:r w:rsidRPr="00BA0D5D">
        <w:rPr>
          <w:rFonts w:ascii="Consolas" w:eastAsia="宋体" w:hAnsi="Consolas" w:cs="宋体"/>
          <w:color w:val="34302D"/>
          <w:kern w:val="0"/>
          <w:sz w:val="23"/>
          <w:szCs w:val="23"/>
          <w:shd w:val="clear" w:color="auto" w:fill="F7F7F8"/>
        </w:rPr>
        <w:t>ConstraintValidator</w:t>
      </w:r>
      <w:r w:rsidRPr="00BA0D5D">
        <w:rPr>
          <w:rFonts w:ascii="inherit" w:eastAsia="宋体" w:hAnsi="inherit" w:cs="Arial"/>
          <w:color w:val="34302D"/>
          <w:kern w:val="0"/>
          <w:sz w:val="24"/>
          <w:szCs w:val="24"/>
        </w:rPr>
        <w:t> implementation can have its dependencies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as any other Spring bean.</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Spring-driven Method Validation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integrate the method validation feature supported by Bean Validation 1.1 (and, as a custom extension, also by Hibernate Validator 4.3) into a Spring context through a </w:t>
      </w:r>
      <w:r w:rsidRPr="00BA0D5D">
        <w:rPr>
          <w:rFonts w:ascii="Consolas" w:eastAsia="宋体" w:hAnsi="Consolas" w:cs="宋体"/>
          <w:color w:val="34302D"/>
          <w:kern w:val="0"/>
          <w:sz w:val="23"/>
          <w:szCs w:val="23"/>
          <w:shd w:val="clear" w:color="auto" w:fill="F7F7F8"/>
        </w:rPr>
        <w:t>MethodValidationPostProcessor</w:t>
      </w:r>
      <w:r w:rsidRPr="00BA0D5D">
        <w:rPr>
          <w:rFonts w:ascii="inherit" w:eastAsia="宋体" w:hAnsi="inherit" w:cs="Arial"/>
          <w:color w:val="34302D"/>
          <w:kern w:val="0"/>
          <w:sz w:val="24"/>
          <w:szCs w:val="24"/>
        </w:rPr>
        <w:t> bean definition,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"org.springframework.validation.beanvalidation.MethodValidationPostProcessor"</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be eligible for Spring-driven method validation, all target classes need to be annotated with Spring’s </w:t>
      </w:r>
      <w:r w:rsidRPr="00BA0D5D">
        <w:rPr>
          <w:rFonts w:ascii="Consolas" w:eastAsia="宋体" w:hAnsi="Consolas" w:cs="宋体"/>
          <w:color w:val="34302D"/>
          <w:kern w:val="0"/>
          <w:sz w:val="23"/>
          <w:szCs w:val="23"/>
          <w:shd w:val="clear" w:color="auto" w:fill="F7F7F8"/>
        </w:rPr>
        <w:t>@Validated</w:t>
      </w:r>
      <w:r w:rsidRPr="00BA0D5D">
        <w:rPr>
          <w:rFonts w:ascii="inherit" w:eastAsia="宋体" w:hAnsi="inherit" w:cs="Arial"/>
          <w:color w:val="34302D"/>
          <w:kern w:val="0"/>
          <w:sz w:val="24"/>
          <w:szCs w:val="24"/>
        </w:rPr>
        <w:t xml:space="preserve"> annotation. (Optionally, you can also declare the validation groups to use.) See </w:t>
      </w:r>
      <w:r w:rsidRPr="00BA0D5D">
        <w:rPr>
          <w:rFonts w:ascii="inherit" w:eastAsia="宋体" w:hAnsi="inherit" w:cs="Arial"/>
          <w:color w:val="34302D"/>
          <w:kern w:val="0"/>
          <w:sz w:val="24"/>
          <w:szCs w:val="24"/>
        </w:rPr>
        <w:lastRenderedPageBreak/>
        <w:t>the </w:t>
      </w:r>
      <w:hyperlink r:id="rId501" w:history="1">
        <w:r w:rsidRPr="00BA0D5D">
          <w:rPr>
            <w:rFonts w:ascii="Consolas" w:eastAsia="宋体" w:hAnsi="Consolas" w:cs="宋体"/>
            <w:color w:val="548E2E"/>
            <w:kern w:val="0"/>
            <w:sz w:val="23"/>
            <w:szCs w:val="23"/>
            <w:u w:val="single"/>
            <w:shd w:val="clear" w:color="auto" w:fill="F7F7F8"/>
          </w:rPr>
          <w:t>MethodValidationPostProcessor</w:t>
        </w:r>
      </w:hyperlink>
      <w:r w:rsidRPr="00BA0D5D">
        <w:rPr>
          <w:rFonts w:ascii="inherit" w:eastAsia="宋体" w:hAnsi="inherit" w:cs="Arial"/>
          <w:color w:val="34302D"/>
          <w:kern w:val="0"/>
          <w:sz w:val="24"/>
          <w:szCs w:val="24"/>
        </w:rPr>
        <w:t> javadoc for setup details with the Hibernate Validator and Bean Validation 1.1 providers.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Additional Configuration Options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default </w:t>
      </w:r>
      <w:r w:rsidRPr="00BA0D5D">
        <w:rPr>
          <w:rFonts w:ascii="Consolas" w:eastAsia="宋体" w:hAnsi="Consolas" w:cs="宋体"/>
          <w:color w:val="34302D"/>
          <w:kern w:val="0"/>
          <w:sz w:val="23"/>
          <w:szCs w:val="23"/>
          <w:shd w:val="clear" w:color="auto" w:fill="F7F7F8"/>
        </w:rPr>
        <w:t>LocalValidatorFactoryBean</w:t>
      </w:r>
      <w:r w:rsidRPr="00BA0D5D">
        <w:rPr>
          <w:rFonts w:ascii="inherit" w:eastAsia="宋体" w:hAnsi="inherit" w:cs="Arial"/>
          <w:color w:val="34302D"/>
          <w:kern w:val="0"/>
          <w:sz w:val="24"/>
          <w:szCs w:val="24"/>
        </w:rPr>
        <w:t> configuration suffices for most cases. There are a number of configuration options for various Bean Validation constructs, from message interpolation to traversal resolution. See the </w:t>
      </w:r>
      <w:hyperlink r:id="rId502" w:history="1">
        <w:r w:rsidRPr="00BA0D5D">
          <w:rPr>
            <w:rFonts w:ascii="Consolas" w:eastAsia="宋体" w:hAnsi="Consolas" w:cs="宋体"/>
            <w:color w:val="548E2E"/>
            <w:kern w:val="0"/>
            <w:sz w:val="23"/>
            <w:szCs w:val="23"/>
            <w:u w:val="single"/>
            <w:shd w:val="clear" w:color="auto" w:fill="F7F7F8"/>
          </w:rPr>
          <w:t>LocalValidatorFactoryBean</w:t>
        </w:r>
      </w:hyperlink>
      <w:r w:rsidRPr="00BA0D5D">
        <w:rPr>
          <w:rFonts w:ascii="inherit" w:eastAsia="宋体" w:hAnsi="inherit" w:cs="Arial"/>
          <w:color w:val="34302D"/>
          <w:kern w:val="0"/>
          <w:sz w:val="24"/>
          <w:szCs w:val="24"/>
        </w:rPr>
        <w:t>javadoc for more information on these options.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3.7.3. Configuring a </w:t>
      </w:r>
      <w:r w:rsidRPr="00BA0D5D">
        <w:rPr>
          <w:rFonts w:ascii="Consolas" w:eastAsia="宋体" w:hAnsi="Consolas" w:cs="宋体"/>
          <w:color w:val="34302D"/>
          <w:kern w:val="0"/>
          <w:sz w:val="33"/>
          <w:szCs w:val="33"/>
          <w:shd w:val="clear" w:color="auto" w:fill="F7F7F8"/>
        </w:rPr>
        <w:t>DataBinder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Spring 3, you can configure a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instance with a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Once configured, you can invoke the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by calling </w:t>
      </w:r>
      <w:r w:rsidRPr="00BA0D5D">
        <w:rPr>
          <w:rFonts w:ascii="Consolas" w:eastAsia="宋体" w:hAnsi="Consolas" w:cs="宋体"/>
          <w:color w:val="34302D"/>
          <w:kern w:val="0"/>
          <w:sz w:val="23"/>
          <w:szCs w:val="23"/>
          <w:shd w:val="clear" w:color="auto" w:fill="F7F7F8"/>
        </w:rPr>
        <w:t>binder.validate()</w:t>
      </w:r>
      <w:r w:rsidRPr="00BA0D5D">
        <w:rPr>
          <w:rFonts w:ascii="inherit" w:eastAsia="宋体" w:hAnsi="inherit" w:cs="Arial"/>
          <w:color w:val="34302D"/>
          <w:kern w:val="0"/>
          <w:sz w:val="24"/>
          <w:szCs w:val="24"/>
        </w:rPr>
        <w:t>. Any validation </w:t>
      </w:r>
      <w:r w:rsidRPr="00BA0D5D">
        <w:rPr>
          <w:rFonts w:ascii="Consolas" w:eastAsia="宋体" w:hAnsi="Consolas" w:cs="宋体"/>
          <w:color w:val="34302D"/>
          <w:kern w:val="0"/>
          <w:sz w:val="23"/>
          <w:szCs w:val="23"/>
          <w:shd w:val="clear" w:color="auto" w:fill="F7F7F8"/>
        </w:rPr>
        <w:t>Errors</w:t>
      </w:r>
      <w:r w:rsidRPr="00BA0D5D">
        <w:rPr>
          <w:rFonts w:ascii="inherit" w:eastAsia="宋体" w:hAnsi="inherit" w:cs="Arial"/>
          <w:color w:val="34302D"/>
          <w:kern w:val="0"/>
          <w:sz w:val="24"/>
          <w:szCs w:val="24"/>
        </w:rPr>
        <w:t> are automatically added to the binder’s </w:t>
      </w:r>
      <w:r w:rsidRPr="00BA0D5D">
        <w:rPr>
          <w:rFonts w:ascii="Consolas" w:eastAsia="宋体" w:hAnsi="Consolas" w:cs="宋体"/>
          <w:color w:val="34302D"/>
          <w:kern w:val="0"/>
          <w:sz w:val="23"/>
          <w:szCs w:val="23"/>
          <w:shd w:val="clear" w:color="auto" w:fill="F7F7F8"/>
        </w:rPr>
        <w:t>BindingResult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use a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programmatically to invoke validation logic after binding to a target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Foo target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DataBinder binder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DataBinder(target);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binder.setValidator(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FooValidator());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bind to the target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binder.bind(propertyValues);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validate the target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binder.validate();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get BindingResult that includes any validation errors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BindingResult results = binder.getBindingResult();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configure a </w:t>
      </w:r>
      <w:r w:rsidRPr="00BA0D5D">
        <w:rPr>
          <w:rFonts w:ascii="Consolas" w:eastAsia="宋体" w:hAnsi="Consolas" w:cs="宋体"/>
          <w:color w:val="34302D"/>
          <w:kern w:val="0"/>
          <w:sz w:val="23"/>
          <w:szCs w:val="23"/>
          <w:shd w:val="clear" w:color="auto" w:fill="F7F7F8"/>
        </w:rPr>
        <w:t>DataBinder</w:t>
      </w:r>
      <w:r w:rsidRPr="00BA0D5D">
        <w:rPr>
          <w:rFonts w:ascii="inherit" w:eastAsia="宋体" w:hAnsi="inherit" w:cs="Arial"/>
          <w:color w:val="34302D"/>
          <w:kern w:val="0"/>
          <w:sz w:val="24"/>
          <w:szCs w:val="24"/>
        </w:rPr>
        <w:t> with multiple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 instances through </w:t>
      </w:r>
      <w:r w:rsidRPr="00BA0D5D">
        <w:rPr>
          <w:rFonts w:ascii="Consolas" w:eastAsia="宋体" w:hAnsi="Consolas" w:cs="宋体"/>
          <w:color w:val="34302D"/>
          <w:kern w:val="0"/>
          <w:sz w:val="23"/>
          <w:szCs w:val="23"/>
          <w:shd w:val="clear" w:color="auto" w:fill="F7F7F8"/>
        </w:rPr>
        <w:t>dataBinder.addValidators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dataBinder.replaceValidators</w:t>
      </w:r>
      <w:r w:rsidRPr="00BA0D5D">
        <w:rPr>
          <w:rFonts w:ascii="inherit" w:eastAsia="宋体" w:hAnsi="inherit" w:cs="Arial"/>
          <w:color w:val="34302D"/>
          <w:kern w:val="0"/>
          <w:sz w:val="24"/>
          <w:szCs w:val="24"/>
        </w:rPr>
        <w:t>. This is useful when combining globally configured bean validation with a Spring </w:t>
      </w:r>
      <w:r w:rsidRPr="00BA0D5D">
        <w:rPr>
          <w:rFonts w:ascii="Consolas" w:eastAsia="宋体" w:hAnsi="Consolas" w:cs="宋体"/>
          <w:color w:val="34302D"/>
          <w:kern w:val="0"/>
          <w:sz w:val="23"/>
          <w:szCs w:val="23"/>
          <w:shd w:val="clear" w:color="auto" w:fill="F7F7F8"/>
        </w:rPr>
        <w:t>Validator</w:t>
      </w:r>
      <w:r w:rsidRPr="00BA0D5D">
        <w:rPr>
          <w:rFonts w:ascii="inherit" w:eastAsia="宋体" w:hAnsi="inherit" w:cs="Arial"/>
          <w:color w:val="34302D"/>
          <w:kern w:val="0"/>
          <w:sz w:val="24"/>
          <w:szCs w:val="24"/>
        </w:rPr>
        <w:t>configured locally on a DataBinder instance. See </w:t>
      </w:r>
      <w:hyperlink r:id="rId503" w:anchor="validation-mvc-configuring" w:history="1">
        <w:r w:rsidRPr="00BA0D5D">
          <w:rPr>
            <w:rFonts w:ascii="inherit" w:eastAsia="宋体" w:hAnsi="inherit" w:cs="Arial"/>
            <w:color w:val="548E2E"/>
            <w:kern w:val="0"/>
            <w:sz w:val="24"/>
            <w:szCs w:val="24"/>
            <w:u w:val="single"/>
          </w:rPr>
          <w:t>[validation-mvc-configuring]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3.7.4. Spring MVC 3 Validation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w:t>
      </w:r>
      <w:hyperlink r:id="rId504" w:anchor="mvc-config-validation" w:history="1">
        <w:r w:rsidRPr="00BA0D5D">
          <w:rPr>
            <w:rFonts w:ascii="inherit" w:eastAsia="宋体" w:hAnsi="inherit" w:cs="Arial"/>
            <w:color w:val="548E2E"/>
            <w:kern w:val="0"/>
            <w:sz w:val="24"/>
            <w:szCs w:val="24"/>
            <w:u w:val="single"/>
          </w:rPr>
          <w:t>Validation</w:t>
        </w:r>
      </w:hyperlink>
      <w:r w:rsidRPr="00BA0D5D">
        <w:rPr>
          <w:rFonts w:ascii="inherit" w:eastAsia="宋体" w:hAnsi="inherit" w:cs="Arial"/>
          <w:color w:val="34302D"/>
          <w:kern w:val="0"/>
          <w:sz w:val="24"/>
          <w:szCs w:val="24"/>
        </w:rPr>
        <w:t> in the Spring MVC chapter.</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456" w:name="_Toc15219524"/>
      <w:r w:rsidRPr="00BA0D5D">
        <w:rPr>
          <w:rFonts w:ascii="Arial" w:eastAsia="宋体" w:hAnsi="Arial" w:cs="Arial"/>
          <w:color w:val="34302D"/>
          <w:kern w:val="0"/>
          <w:sz w:val="55"/>
          <w:szCs w:val="55"/>
        </w:rPr>
        <w:t>4. Spring Expression Language (SpEL)</w:t>
      </w:r>
      <w:bookmarkEnd w:id="245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Expression Language (“SpEL” for short) is a powerful expression language that supports querying and manipulating an object graph at runtime. The language syntax is similar to Unified EL but offers additional features, most notably method invocation and basic string templating functionality.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While there are several other Java expression languages available — OGNL, MVEL, and JBoss EL, to name a few — the Spring Expression Language was created to provide the Spring community with a single well supported expression language that can be used across all the products in the Spring portfolio. Its language features are driven by the requirements of the projects in the Spring portfolio, including tooling requirements for code completion support within the Eclipse-based Spring Tool Suite. That said, SpEL is based on a technology-agnostic API that lets other expression language implementations be integrated, should the need arise.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While SpEL serves as the foundation for expression evaluation within the Spring portfolio, it is not directly tied to Spring and can be used independently. To be self contained, many of the examples in this chapter use SpEL as if it were an independent expression language. This requires creating a few bootstrapping infrastructure classes, such as the parser. Most Spring users need not deal with this infrastructure and can, instead, author only expression strings for evaluation. An example of this typical use is the integration of SpEL into creating XML or annotation-based bean definitions, as shown in </w:t>
      </w:r>
      <w:hyperlink r:id="rId505" w:anchor="expressions-beandef" w:history="1">
        <w:r w:rsidRPr="00BA0D5D">
          <w:rPr>
            <w:rFonts w:ascii="inherit" w:eastAsia="宋体" w:hAnsi="inherit" w:cs="Arial"/>
            <w:color w:val="548E2E"/>
            <w:kern w:val="0"/>
            <w:sz w:val="24"/>
            <w:szCs w:val="24"/>
            <w:u w:val="single"/>
          </w:rPr>
          <w:t>Expression support for defining bean definitions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covers the features of the expression language, its API, and its language syntax. In several places, </w:t>
      </w:r>
      <w:r w:rsidRPr="00BA0D5D">
        <w:rPr>
          <w:rFonts w:ascii="Consolas" w:eastAsia="宋体" w:hAnsi="Consolas" w:cs="宋体"/>
          <w:color w:val="34302D"/>
          <w:kern w:val="0"/>
          <w:sz w:val="23"/>
          <w:szCs w:val="23"/>
          <w:shd w:val="clear" w:color="auto" w:fill="F7F7F8"/>
        </w:rPr>
        <w:t>Inventor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Society</w:t>
      </w:r>
      <w:r w:rsidRPr="00BA0D5D">
        <w:rPr>
          <w:rFonts w:ascii="inherit" w:eastAsia="宋体" w:hAnsi="inherit" w:cs="Arial"/>
          <w:color w:val="34302D"/>
          <w:kern w:val="0"/>
          <w:sz w:val="24"/>
          <w:szCs w:val="24"/>
        </w:rPr>
        <w:t> classes are used as the target objects for expression evaluation. These class declarations and the data used to populate them are listed at the end of the chapter.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expression language supports the following functionality:</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Literal expressions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Boolean and relational operators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Regular expressions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Class expressions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Accessing properties, arrays, lists, and maps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Method invocation</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Relational operators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Assignment</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Calling constructors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Bean references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Array construction</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Inline lists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Inline maps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Ternary operator</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Variables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User-defined functions</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Collection projection</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Collection selection</w:t>
      </w:r>
    </w:p>
    <w:p w:rsidR="00BA0D5D" w:rsidRPr="00BA0D5D" w:rsidRDefault="00BA0D5D" w:rsidP="00BA0D5D">
      <w:pPr>
        <w:widowControl/>
        <w:numPr>
          <w:ilvl w:val="0"/>
          <w:numId w:val="3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Templated expressions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57" w:name="_Toc15219525"/>
      <w:r w:rsidRPr="00BA0D5D">
        <w:rPr>
          <w:rFonts w:ascii="Arial" w:eastAsia="宋体" w:hAnsi="Arial" w:cs="Arial"/>
          <w:color w:val="34302D"/>
          <w:kern w:val="0"/>
          <w:sz w:val="41"/>
          <w:szCs w:val="41"/>
        </w:rPr>
        <w:t>4.1. Evaluation</w:t>
      </w:r>
      <w:bookmarkEnd w:id="245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introduces the simple use of SpEL interfaces and its expression language. The complete language reference can be found in </w:t>
      </w:r>
      <w:hyperlink r:id="rId506" w:anchor="expressions-language-ref" w:history="1">
        <w:r w:rsidRPr="00BA0D5D">
          <w:rPr>
            <w:rFonts w:ascii="inherit" w:eastAsia="宋体" w:hAnsi="inherit" w:cs="Arial"/>
            <w:color w:val="548E2E"/>
            <w:kern w:val="0"/>
            <w:sz w:val="24"/>
            <w:szCs w:val="24"/>
            <w:u w:val="single"/>
          </w:rPr>
          <w:t>Language Reference</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code introduces the SpEL API to evaluate the literal string expression, </w:t>
      </w:r>
      <w:r w:rsidRPr="00BA0D5D">
        <w:rPr>
          <w:rFonts w:ascii="Consolas" w:eastAsia="宋体" w:hAnsi="Consolas" w:cs="宋体"/>
          <w:color w:val="34302D"/>
          <w:kern w:val="0"/>
          <w:sz w:val="23"/>
          <w:szCs w:val="23"/>
          <w:shd w:val="clear" w:color="auto" w:fill="F7F7F8"/>
        </w:rPr>
        <w:t>Hello World</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"'Hello World'"</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message = (String) exp.getValue();</w:t>
      </w:r>
    </w:p>
    <w:tbl>
      <w:tblPr>
        <w:tblW w:w="0" w:type="auto"/>
        <w:tblCellMar>
          <w:top w:w="15" w:type="dxa"/>
          <w:left w:w="15" w:type="dxa"/>
          <w:bottom w:w="15" w:type="dxa"/>
          <w:right w:w="15" w:type="dxa"/>
        </w:tblCellMar>
        <w:tblLook w:val="04A0" w:firstRow="1" w:lastRow="0" w:firstColumn="1" w:lastColumn="0" w:noHBand="0" w:noVBand="1"/>
      </w:tblPr>
      <w:tblGrid>
        <w:gridCol w:w="366"/>
        <w:gridCol w:w="6324"/>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value of the message variable is </w:t>
            </w:r>
            <w:r w:rsidRPr="00BA0D5D">
              <w:rPr>
                <w:rFonts w:ascii="Consolas" w:eastAsia="宋体" w:hAnsi="Consolas" w:cs="宋体"/>
                <w:color w:val="34302D"/>
                <w:kern w:val="0"/>
                <w:sz w:val="23"/>
                <w:szCs w:val="23"/>
                <w:shd w:val="clear" w:color="auto" w:fill="F7F7F8"/>
              </w:rPr>
              <w:t>'Hello World'</w:t>
            </w:r>
            <w:r w:rsidRPr="00BA0D5D">
              <w:rPr>
                <w:rFonts w:ascii="宋体" w:eastAsia="宋体" w:hAnsi="宋体" w:cs="宋体"/>
                <w:color w:val="34302D"/>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SpEL classes and interfaces you are most likely to use are located in the </w:t>
      </w:r>
      <w:r w:rsidRPr="00BA0D5D">
        <w:rPr>
          <w:rFonts w:ascii="Consolas" w:eastAsia="宋体" w:hAnsi="Consolas" w:cs="宋体"/>
          <w:color w:val="34302D"/>
          <w:kern w:val="0"/>
          <w:sz w:val="23"/>
          <w:szCs w:val="23"/>
          <w:shd w:val="clear" w:color="auto" w:fill="F7F7F8"/>
        </w:rPr>
        <w:t>org.springframework.expression</w:t>
      </w:r>
      <w:r w:rsidRPr="00BA0D5D">
        <w:rPr>
          <w:rFonts w:ascii="inherit" w:eastAsia="宋体" w:hAnsi="inherit" w:cs="Arial"/>
          <w:color w:val="34302D"/>
          <w:kern w:val="0"/>
          <w:sz w:val="24"/>
          <w:szCs w:val="24"/>
        </w:rPr>
        <w:t> package and its sub-packages, such as </w:t>
      </w:r>
      <w:r w:rsidRPr="00BA0D5D">
        <w:rPr>
          <w:rFonts w:ascii="Consolas" w:eastAsia="宋体" w:hAnsi="Consolas" w:cs="宋体"/>
          <w:color w:val="34302D"/>
          <w:kern w:val="0"/>
          <w:sz w:val="23"/>
          <w:szCs w:val="23"/>
          <w:shd w:val="clear" w:color="auto" w:fill="F7F7F8"/>
        </w:rPr>
        <w:t>spel.support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ExpressionParser</w:t>
      </w:r>
      <w:r w:rsidRPr="00BA0D5D">
        <w:rPr>
          <w:rFonts w:ascii="inherit" w:eastAsia="宋体" w:hAnsi="inherit" w:cs="Arial"/>
          <w:color w:val="34302D"/>
          <w:kern w:val="0"/>
          <w:sz w:val="24"/>
          <w:szCs w:val="24"/>
        </w:rPr>
        <w:t> interface is responsible for parsing an expression string. In the preceding example, the expression string is a string literal denoted by the surrounding single quotation marks. The </w:t>
      </w:r>
      <w:r w:rsidRPr="00BA0D5D">
        <w:rPr>
          <w:rFonts w:ascii="Consolas" w:eastAsia="宋体" w:hAnsi="Consolas" w:cs="宋体"/>
          <w:color w:val="34302D"/>
          <w:kern w:val="0"/>
          <w:sz w:val="23"/>
          <w:szCs w:val="23"/>
          <w:shd w:val="clear" w:color="auto" w:fill="F7F7F8"/>
        </w:rPr>
        <w:t>Expression</w:t>
      </w:r>
      <w:r w:rsidRPr="00BA0D5D">
        <w:rPr>
          <w:rFonts w:ascii="inherit" w:eastAsia="宋体" w:hAnsi="inherit" w:cs="Arial"/>
          <w:color w:val="34302D"/>
          <w:kern w:val="0"/>
          <w:sz w:val="24"/>
          <w:szCs w:val="24"/>
        </w:rPr>
        <w:t> interface is responsible for evaluating the previously defined expression string. Two exceptions that can be thrown, </w:t>
      </w:r>
      <w:r w:rsidRPr="00BA0D5D">
        <w:rPr>
          <w:rFonts w:ascii="Consolas" w:eastAsia="宋体" w:hAnsi="Consolas" w:cs="宋体"/>
          <w:color w:val="34302D"/>
          <w:kern w:val="0"/>
          <w:sz w:val="23"/>
          <w:szCs w:val="23"/>
          <w:shd w:val="clear" w:color="auto" w:fill="F7F7F8"/>
        </w:rPr>
        <w:t>ParseException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EvaluationException</w:t>
      </w:r>
      <w:r w:rsidRPr="00BA0D5D">
        <w:rPr>
          <w:rFonts w:ascii="inherit" w:eastAsia="宋体" w:hAnsi="inherit" w:cs="Arial"/>
          <w:color w:val="34302D"/>
          <w:kern w:val="0"/>
          <w:sz w:val="24"/>
          <w:szCs w:val="24"/>
        </w:rPr>
        <w:t>, when calling </w:t>
      </w:r>
      <w:r w:rsidRPr="00BA0D5D">
        <w:rPr>
          <w:rFonts w:ascii="Consolas" w:eastAsia="宋体" w:hAnsi="Consolas" w:cs="宋体"/>
          <w:color w:val="34302D"/>
          <w:kern w:val="0"/>
          <w:sz w:val="23"/>
          <w:szCs w:val="23"/>
          <w:shd w:val="clear" w:color="auto" w:fill="F7F7F8"/>
        </w:rPr>
        <w:t>parser.parseExpression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exp.getValue</w:t>
      </w:r>
      <w:r w:rsidRPr="00BA0D5D">
        <w:rPr>
          <w:rFonts w:ascii="inherit" w:eastAsia="宋体" w:hAnsi="inherit" w:cs="Arial"/>
          <w:color w:val="34302D"/>
          <w:kern w:val="0"/>
          <w:sz w:val="24"/>
          <w:szCs w:val="24"/>
        </w:rPr>
        <w:t>, respectively.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SpEL supports a wide range of features, such as calling methods, accessing properties, and calling constructors.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following example of method invocation, we call the </w:t>
      </w:r>
      <w:r w:rsidRPr="00BA0D5D">
        <w:rPr>
          <w:rFonts w:ascii="Consolas" w:eastAsia="宋体" w:hAnsi="Consolas" w:cs="宋体"/>
          <w:color w:val="34302D"/>
          <w:kern w:val="0"/>
          <w:sz w:val="23"/>
          <w:szCs w:val="23"/>
          <w:shd w:val="clear" w:color="auto" w:fill="F7F7F8"/>
        </w:rPr>
        <w:t>concat</w:t>
      </w:r>
      <w:r w:rsidRPr="00BA0D5D">
        <w:rPr>
          <w:rFonts w:ascii="inherit" w:eastAsia="宋体" w:hAnsi="inherit" w:cs="Arial"/>
          <w:color w:val="34302D"/>
          <w:kern w:val="0"/>
          <w:sz w:val="24"/>
          <w:szCs w:val="24"/>
        </w:rPr>
        <w:t> method on the string literal: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"'Hello World'.concat('!')"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message = (String) exp.getValue();</w:t>
      </w:r>
    </w:p>
    <w:tbl>
      <w:tblPr>
        <w:tblW w:w="0" w:type="auto"/>
        <w:tblCellMar>
          <w:top w:w="15" w:type="dxa"/>
          <w:left w:w="15" w:type="dxa"/>
          <w:bottom w:w="15" w:type="dxa"/>
          <w:right w:w="15" w:type="dxa"/>
        </w:tblCellMar>
        <w:tblLook w:val="04A0" w:firstRow="1" w:lastRow="0" w:firstColumn="1" w:lastColumn="0" w:noHBand="0" w:noVBand="1"/>
      </w:tblPr>
      <w:tblGrid>
        <w:gridCol w:w="366"/>
        <w:gridCol w:w="5446"/>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value of </w:t>
            </w:r>
            <w:r w:rsidRPr="00BA0D5D">
              <w:rPr>
                <w:rFonts w:ascii="Consolas" w:eastAsia="宋体" w:hAnsi="Consolas" w:cs="宋体"/>
                <w:color w:val="34302D"/>
                <w:kern w:val="0"/>
                <w:sz w:val="23"/>
                <w:szCs w:val="23"/>
                <w:shd w:val="clear" w:color="auto" w:fill="F7F7F8"/>
              </w:rPr>
              <w:t>message</w:t>
            </w:r>
            <w:r w:rsidRPr="00BA0D5D">
              <w:rPr>
                <w:rFonts w:ascii="宋体" w:eastAsia="宋体" w:hAnsi="宋体" w:cs="宋体"/>
                <w:color w:val="34302D"/>
                <w:kern w:val="0"/>
                <w:sz w:val="24"/>
                <w:szCs w:val="24"/>
              </w:rPr>
              <w:t> is now 'Hello World!'.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of calling a JavaBean property calls the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property </w:t>
      </w:r>
      <w:r w:rsidRPr="00BA0D5D">
        <w:rPr>
          <w:rFonts w:ascii="Consolas" w:eastAsia="宋体" w:hAnsi="Consolas" w:cs="宋体"/>
          <w:color w:val="34302D"/>
          <w:kern w:val="0"/>
          <w:sz w:val="23"/>
          <w:szCs w:val="23"/>
          <w:shd w:val="clear" w:color="auto" w:fill="F7F7F8"/>
        </w:rPr>
        <w:t>Bytes</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invokes 'getBytes()'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"'Hello World'.bytes"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byte[]</w:t>
      </w:r>
      <w:r w:rsidRPr="00BA0D5D">
        <w:rPr>
          <w:rFonts w:ascii="Consolas" w:eastAsia="宋体" w:hAnsi="Consolas" w:cs="宋体"/>
          <w:color w:val="34302D"/>
          <w:kern w:val="0"/>
          <w:sz w:val="24"/>
          <w:szCs w:val="24"/>
        </w:rPr>
        <w:t xml:space="preserve"> bytes = (</w:t>
      </w:r>
      <w:r w:rsidRPr="00BA0D5D">
        <w:rPr>
          <w:rFonts w:ascii="Consolas" w:eastAsia="宋体" w:hAnsi="Consolas" w:cs="宋体"/>
          <w:b/>
          <w:bCs/>
          <w:color w:val="34302D"/>
          <w:kern w:val="0"/>
          <w:sz w:val="24"/>
          <w:szCs w:val="24"/>
        </w:rPr>
        <w:t>byte[]</w:t>
      </w:r>
      <w:r w:rsidRPr="00BA0D5D">
        <w:rPr>
          <w:rFonts w:ascii="Consolas" w:eastAsia="宋体" w:hAnsi="Consolas" w:cs="宋体"/>
          <w:color w:val="34302D"/>
          <w:kern w:val="0"/>
          <w:sz w:val="24"/>
          <w:szCs w:val="24"/>
        </w:rPr>
        <w:t>) exp.getValue();</w:t>
      </w:r>
    </w:p>
    <w:tbl>
      <w:tblPr>
        <w:tblW w:w="0" w:type="auto"/>
        <w:tblCellMar>
          <w:top w:w="15" w:type="dxa"/>
          <w:left w:w="15" w:type="dxa"/>
          <w:bottom w:w="15" w:type="dxa"/>
          <w:right w:w="15" w:type="dxa"/>
        </w:tblCellMar>
        <w:tblLook w:val="04A0" w:firstRow="1" w:lastRow="0" w:firstColumn="1" w:lastColumn="0" w:noHBand="0" w:noVBand="1"/>
      </w:tblPr>
      <w:tblGrid>
        <w:gridCol w:w="366"/>
        <w:gridCol w:w="5640"/>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line converts the literal to a byte array.</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SpEL also supports nested properties by using the standard dot notation (such as </w:t>
      </w:r>
      <w:r w:rsidRPr="00BA0D5D">
        <w:rPr>
          <w:rFonts w:ascii="Consolas" w:eastAsia="宋体" w:hAnsi="Consolas" w:cs="宋体"/>
          <w:color w:val="34302D"/>
          <w:kern w:val="0"/>
          <w:sz w:val="23"/>
          <w:szCs w:val="23"/>
          <w:shd w:val="clear" w:color="auto" w:fill="F7F7F8"/>
        </w:rPr>
        <w:t>prop1.prop2.prop3</w:t>
      </w:r>
      <w:r w:rsidRPr="00BA0D5D">
        <w:rPr>
          <w:rFonts w:ascii="inherit" w:eastAsia="宋体" w:hAnsi="inherit" w:cs="Arial"/>
          <w:color w:val="34302D"/>
          <w:kern w:val="0"/>
          <w:sz w:val="24"/>
          <w:szCs w:val="24"/>
        </w:rPr>
        <w:t>) and also the corresponding setting of property values. Public fields may also be accessed.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use dot notation to get the length of a literal: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invokes 'getBytes().length'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"'Hello World'.bytes.length"</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length = (Integer) exp.getValue();</w:t>
      </w:r>
    </w:p>
    <w:tbl>
      <w:tblPr>
        <w:tblW w:w="0" w:type="auto"/>
        <w:tblCellMar>
          <w:top w:w="15" w:type="dxa"/>
          <w:left w:w="15" w:type="dxa"/>
          <w:bottom w:w="15" w:type="dxa"/>
          <w:right w:w="15" w:type="dxa"/>
        </w:tblCellMar>
        <w:tblLook w:val="04A0" w:firstRow="1" w:lastRow="0" w:firstColumn="1" w:lastColumn="0" w:noHBand="0" w:noVBand="1"/>
      </w:tblPr>
      <w:tblGrid>
        <w:gridCol w:w="366"/>
        <w:gridCol w:w="7368"/>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Consolas" w:eastAsia="宋体" w:hAnsi="Consolas" w:cs="宋体"/>
                <w:color w:val="34302D"/>
                <w:kern w:val="0"/>
                <w:sz w:val="23"/>
                <w:szCs w:val="23"/>
                <w:shd w:val="clear" w:color="auto" w:fill="F7F7F8"/>
              </w:rPr>
              <w:t>'Hello World'.bytes.length</w:t>
            </w:r>
            <w:r w:rsidRPr="00BA0D5D">
              <w:rPr>
                <w:rFonts w:ascii="宋体" w:eastAsia="宋体" w:hAnsi="宋体" w:cs="宋体"/>
                <w:color w:val="34302D"/>
                <w:kern w:val="0"/>
                <w:sz w:val="24"/>
                <w:szCs w:val="24"/>
              </w:rPr>
              <w:t> gives the length of the literal.</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String’s constructor can be called instead of using a string literal,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"new String('hello world').toUpperCase()"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message = exp.getValue(String.class);</w:t>
      </w:r>
    </w:p>
    <w:tbl>
      <w:tblPr>
        <w:tblW w:w="0" w:type="auto"/>
        <w:tblCellMar>
          <w:top w:w="15" w:type="dxa"/>
          <w:left w:w="15" w:type="dxa"/>
          <w:bottom w:w="15" w:type="dxa"/>
          <w:right w:w="15" w:type="dxa"/>
        </w:tblCellMar>
        <w:tblLook w:val="04A0" w:firstRow="1" w:lastRow="0" w:firstColumn="1" w:lastColumn="0" w:noHBand="0" w:noVBand="1"/>
      </w:tblPr>
      <w:tblGrid>
        <w:gridCol w:w="366"/>
        <w:gridCol w:w="8199"/>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Construct a new </w:t>
            </w:r>
            <w:r w:rsidRPr="00BA0D5D">
              <w:rPr>
                <w:rFonts w:ascii="Consolas" w:eastAsia="宋体" w:hAnsi="Consolas" w:cs="宋体"/>
                <w:color w:val="34302D"/>
                <w:kern w:val="0"/>
                <w:sz w:val="23"/>
                <w:szCs w:val="23"/>
                <w:shd w:val="clear" w:color="auto" w:fill="F7F7F8"/>
              </w:rPr>
              <w:t>String</w:t>
            </w:r>
            <w:r w:rsidRPr="00BA0D5D">
              <w:rPr>
                <w:rFonts w:ascii="宋体" w:eastAsia="宋体" w:hAnsi="宋体" w:cs="宋体"/>
                <w:color w:val="34302D"/>
                <w:kern w:val="0"/>
                <w:sz w:val="24"/>
                <w:szCs w:val="24"/>
              </w:rPr>
              <w:t> from the literal and make it be upper case.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the use of the generic method: </w:t>
      </w:r>
      <w:r w:rsidRPr="00BA0D5D">
        <w:rPr>
          <w:rFonts w:ascii="Consolas" w:eastAsia="宋体" w:hAnsi="Consolas" w:cs="宋体"/>
          <w:color w:val="34302D"/>
          <w:kern w:val="0"/>
          <w:sz w:val="23"/>
          <w:szCs w:val="23"/>
          <w:shd w:val="clear" w:color="auto" w:fill="F7F7F8"/>
        </w:rPr>
        <w:t>public &lt;T&gt; T getValue(Class&lt;T&gt; desiredResultType)</w:t>
      </w:r>
      <w:r w:rsidRPr="00BA0D5D">
        <w:rPr>
          <w:rFonts w:ascii="inherit" w:eastAsia="宋体" w:hAnsi="inherit" w:cs="Arial"/>
          <w:color w:val="34302D"/>
          <w:kern w:val="0"/>
          <w:sz w:val="24"/>
          <w:szCs w:val="24"/>
        </w:rPr>
        <w:t>. Using this method removes the need to cast the value of the expression to the desired result type. An </w:t>
      </w:r>
      <w:r w:rsidRPr="00BA0D5D">
        <w:rPr>
          <w:rFonts w:ascii="Consolas" w:eastAsia="宋体" w:hAnsi="Consolas" w:cs="宋体"/>
          <w:color w:val="34302D"/>
          <w:kern w:val="0"/>
          <w:sz w:val="23"/>
          <w:szCs w:val="23"/>
          <w:shd w:val="clear" w:color="auto" w:fill="F7F7F8"/>
        </w:rPr>
        <w:t>EvaluationException</w:t>
      </w:r>
      <w:r w:rsidRPr="00BA0D5D">
        <w:rPr>
          <w:rFonts w:ascii="inherit" w:eastAsia="宋体" w:hAnsi="inherit" w:cs="Arial"/>
          <w:color w:val="34302D"/>
          <w:kern w:val="0"/>
          <w:sz w:val="24"/>
          <w:szCs w:val="24"/>
        </w:rPr>
        <w:t> is thrown if the value cannot be cast to the type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or converted by using the registered type converter.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more common usage of SpEL is to provide an expression string that is evaluated against a specific object instance (called the root object). The following example shows how to retrieve the </w:t>
      </w:r>
      <w:r w:rsidRPr="00BA0D5D">
        <w:rPr>
          <w:rFonts w:ascii="Consolas" w:eastAsia="宋体" w:hAnsi="Consolas" w:cs="宋体"/>
          <w:color w:val="34302D"/>
          <w:kern w:val="0"/>
          <w:sz w:val="23"/>
          <w:szCs w:val="23"/>
          <w:shd w:val="clear" w:color="auto" w:fill="F7F7F8"/>
        </w:rPr>
        <w:t>name</w:t>
      </w:r>
      <w:r w:rsidRPr="00BA0D5D">
        <w:rPr>
          <w:rFonts w:ascii="inherit" w:eastAsia="宋体" w:hAnsi="inherit" w:cs="Arial"/>
          <w:color w:val="34302D"/>
          <w:kern w:val="0"/>
          <w:sz w:val="24"/>
          <w:szCs w:val="24"/>
        </w:rPr>
        <w:t> property from an instance of the </w:t>
      </w:r>
      <w:r w:rsidRPr="00BA0D5D">
        <w:rPr>
          <w:rFonts w:ascii="Consolas" w:eastAsia="宋体" w:hAnsi="Consolas" w:cs="宋体"/>
          <w:color w:val="34302D"/>
          <w:kern w:val="0"/>
          <w:sz w:val="23"/>
          <w:szCs w:val="23"/>
          <w:shd w:val="clear" w:color="auto" w:fill="F7F7F8"/>
        </w:rPr>
        <w:t>Inventor</w:t>
      </w:r>
      <w:r w:rsidRPr="00BA0D5D">
        <w:rPr>
          <w:rFonts w:ascii="inherit" w:eastAsia="宋体" w:hAnsi="inherit" w:cs="Arial"/>
          <w:color w:val="34302D"/>
          <w:kern w:val="0"/>
          <w:sz w:val="24"/>
          <w:szCs w:val="24"/>
        </w:rPr>
        <w:t> class or create a boolean condition: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Create and set a calendar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GregorianCalendar c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GregorianCalendar();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c.set(</w:t>
      </w:r>
      <w:r w:rsidRPr="00BA0D5D">
        <w:rPr>
          <w:rFonts w:ascii="Consolas" w:eastAsia="宋体" w:hAnsi="Consolas" w:cs="宋体"/>
          <w:color w:val="009999"/>
          <w:kern w:val="0"/>
          <w:sz w:val="24"/>
          <w:szCs w:val="24"/>
        </w:rPr>
        <w:t>1856</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7</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9</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The constructor arguments are name, birthday, and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tesla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 xml:space="preserve">, c.getTime(), </w:t>
      </w:r>
      <w:r w:rsidRPr="00BA0D5D">
        <w:rPr>
          <w:rFonts w:ascii="Consolas" w:eastAsia="宋体" w:hAnsi="Consolas" w:cs="宋体"/>
          <w:color w:val="DD1144"/>
          <w:kern w:val="0"/>
          <w:sz w:val="24"/>
          <w:szCs w:val="24"/>
        </w:rPr>
        <w:t>"Serbian"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 = parser.parseExpression(</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name = (String) exp.getValue(tesla);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name == "Nikola 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 = parser.parseExpression(</w:t>
      </w:r>
      <w:r w:rsidRPr="00BA0D5D">
        <w:rPr>
          <w:rFonts w:ascii="Consolas" w:eastAsia="宋体" w:hAnsi="Consolas" w:cs="宋体"/>
          <w:color w:val="DD1144"/>
          <w:kern w:val="0"/>
          <w:sz w:val="24"/>
          <w:szCs w:val="24"/>
        </w:rPr>
        <w:t>"name == 'Nikola Tesla'"</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result = exp.getValue(tesla, 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result == true</w:t>
      </w:r>
    </w:p>
    <w:tbl>
      <w:tblPr>
        <w:tblW w:w="0" w:type="auto"/>
        <w:tblCellMar>
          <w:top w:w="15" w:type="dxa"/>
          <w:left w:w="15" w:type="dxa"/>
          <w:bottom w:w="15" w:type="dxa"/>
          <w:right w:w="15" w:type="dxa"/>
        </w:tblCellMar>
        <w:tblLook w:val="04A0" w:firstRow="1" w:lastRow="0" w:firstColumn="1" w:lastColumn="0" w:noHBand="0" w:noVBand="1"/>
      </w:tblPr>
      <w:tblGrid>
        <w:gridCol w:w="366"/>
        <w:gridCol w:w="3626"/>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Parse </w:t>
            </w:r>
            <w:r w:rsidRPr="00BA0D5D">
              <w:rPr>
                <w:rFonts w:ascii="Consolas" w:eastAsia="宋体" w:hAnsi="Consolas" w:cs="宋体"/>
                <w:color w:val="34302D"/>
                <w:kern w:val="0"/>
                <w:sz w:val="23"/>
                <w:szCs w:val="23"/>
                <w:shd w:val="clear" w:color="auto" w:fill="F7F7F8"/>
              </w:rPr>
              <w:t>name</w:t>
            </w:r>
            <w:r w:rsidRPr="00BA0D5D">
              <w:rPr>
                <w:rFonts w:ascii="宋体" w:eastAsia="宋体" w:hAnsi="宋体" w:cs="宋体"/>
                <w:color w:val="34302D"/>
                <w:kern w:val="0"/>
                <w:sz w:val="24"/>
                <w:szCs w:val="24"/>
              </w:rPr>
              <w:t> as an expression.</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4.1.1. Understanding </w:t>
      </w:r>
      <w:r w:rsidRPr="00BA0D5D">
        <w:rPr>
          <w:rFonts w:ascii="Consolas" w:eastAsia="宋体" w:hAnsi="Consolas" w:cs="宋体"/>
          <w:color w:val="34302D"/>
          <w:kern w:val="0"/>
          <w:sz w:val="33"/>
          <w:szCs w:val="33"/>
          <w:shd w:val="clear" w:color="auto" w:fill="F7F7F8"/>
        </w:rPr>
        <w:t>EvaluationContext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EvaluationContext</w:t>
      </w:r>
      <w:r w:rsidRPr="00BA0D5D">
        <w:rPr>
          <w:rFonts w:ascii="inherit" w:eastAsia="宋体" w:hAnsi="inherit" w:cs="Arial"/>
          <w:color w:val="34302D"/>
          <w:kern w:val="0"/>
          <w:sz w:val="24"/>
          <w:szCs w:val="24"/>
        </w:rPr>
        <w:t> interface is used when evaluating an expression to resolve properties, methods, or fields and to help perform type conversion. Spring provides two implementations.</w:t>
      </w:r>
    </w:p>
    <w:p w:rsidR="00BA0D5D" w:rsidRPr="00BA0D5D" w:rsidRDefault="00BA0D5D" w:rsidP="00BA0D5D">
      <w:pPr>
        <w:widowControl/>
        <w:numPr>
          <w:ilvl w:val="0"/>
          <w:numId w:val="3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SimpleEvaluationContext</w:t>
      </w:r>
      <w:r w:rsidRPr="00BA0D5D">
        <w:rPr>
          <w:rFonts w:ascii="inherit" w:eastAsia="宋体" w:hAnsi="inherit" w:cs="Arial"/>
          <w:color w:val="34302D"/>
          <w:kern w:val="0"/>
          <w:sz w:val="24"/>
          <w:szCs w:val="24"/>
        </w:rPr>
        <w:t>: Exposes a subset of essential SpEL language features and configuration options, for categories of expressions that do not require the full extent of the SpEL language syntax and should be meaningfully restricted. Examples include but are not limited to data binding expressions and property-based filters.</w:t>
      </w:r>
    </w:p>
    <w:p w:rsidR="00BA0D5D" w:rsidRPr="00BA0D5D" w:rsidRDefault="00BA0D5D" w:rsidP="00BA0D5D">
      <w:pPr>
        <w:widowControl/>
        <w:numPr>
          <w:ilvl w:val="0"/>
          <w:numId w:val="3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StandardEvaluationContext</w:t>
      </w:r>
      <w:r w:rsidRPr="00BA0D5D">
        <w:rPr>
          <w:rFonts w:ascii="inherit" w:eastAsia="宋体" w:hAnsi="inherit" w:cs="Arial"/>
          <w:color w:val="34302D"/>
          <w:kern w:val="0"/>
          <w:sz w:val="24"/>
          <w:szCs w:val="24"/>
        </w:rPr>
        <w:t>: Exposes the full set of SpEL language features and configuration options. You can use it to specify a default root object and to configure every available evaluation-related strategy.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SimpleEvaluationContext</w:t>
      </w:r>
      <w:r w:rsidRPr="00BA0D5D">
        <w:rPr>
          <w:rFonts w:ascii="inherit" w:eastAsia="宋体" w:hAnsi="inherit" w:cs="Arial"/>
          <w:color w:val="34302D"/>
          <w:kern w:val="0"/>
          <w:sz w:val="24"/>
          <w:szCs w:val="24"/>
        </w:rPr>
        <w:t> is designed to support only a subset of the SpEL language syntax. It excludes Java type references, constructors, and bean references. It also requires you to explicitly choose the level of support for properties and methods in expressions. By default, the </w:t>
      </w:r>
      <w:r w:rsidRPr="00BA0D5D">
        <w:rPr>
          <w:rFonts w:ascii="Consolas" w:eastAsia="宋体" w:hAnsi="Consolas" w:cs="宋体"/>
          <w:color w:val="34302D"/>
          <w:kern w:val="0"/>
          <w:sz w:val="23"/>
          <w:szCs w:val="23"/>
          <w:shd w:val="clear" w:color="auto" w:fill="F7F7F8"/>
        </w:rPr>
        <w:t>create()</w:t>
      </w:r>
      <w:r w:rsidRPr="00BA0D5D">
        <w:rPr>
          <w:rFonts w:ascii="inherit" w:eastAsia="宋体" w:hAnsi="inherit" w:cs="Arial"/>
          <w:color w:val="34302D"/>
          <w:kern w:val="0"/>
          <w:sz w:val="24"/>
          <w:szCs w:val="24"/>
        </w:rPr>
        <w:t> static factory method enables only read access to properties. You can also obtain a builder to configure the exact level of support needed, targeting one or some combination of the following:</w:t>
      </w:r>
    </w:p>
    <w:p w:rsidR="00BA0D5D" w:rsidRPr="00BA0D5D" w:rsidRDefault="00BA0D5D" w:rsidP="00BA0D5D">
      <w:pPr>
        <w:widowControl/>
        <w:numPr>
          <w:ilvl w:val="0"/>
          <w:numId w:val="32"/>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Custom </w:t>
      </w:r>
      <w:r w:rsidRPr="00BA0D5D">
        <w:rPr>
          <w:rFonts w:ascii="Consolas" w:eastAsia="宋体" w:hAnsi="Consolas" w:cs="宋体"/>
          <w:color w:val="34302D"/>
          <w:kern w:val="0"/>
          <w:sz w:val="23"/>
          <w:szCs w:val="23"/>
          <w:shd w:val="clear" w:color="auto" w:fill="F7F7F8"/>
        </w:rPr>
        <w:t>PropertyAccessor</w:t>
      </w:r>
      <w:r w:rsidRPr="00BA0D5D">
        <w:rPr>
          <w:rFonts w:ascii="inherit" w:eastAsia="宋体" w:hAnsi="inherit" w:cs="Arial"/>
          <w:color w:val="34302D"/>
          <w:kern w:val="0"/>
          <w:sz w:val="24"/>
          <w:szCs w:val="24"/>
        </w:rPr>
        <w:t> only (no reflection)</w:t>
      </w:r>
    </w:p>
    <w:p w:rsidR="00BA0D5D" w:rsidRPr="00BA0D5D" w:rsidRDefault="00BA0D5D" w:rsidP="00BA0D5D">
      <w:pPr>
        <w:widowControl/>
        <w:numPr>
          <w:ilvl w:val="0"/>
          <w:numId w:val="32"/>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Data binding properties for read-only access</w:t>
      </w:r>
    </w:p>
    <w:p w:rsidR="00BA0D5D" w:rsidRPr="00BA0D5D" w:rsidRDefault="00BA0D5D" w:rsidP="00BA0D5D">
      <w:pPr>
        <w:widowControl/>
        <w:numPr>
          <w:ilvl w:val="0"/>
          <w:numId w:val="32"/>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Data binding properties for read and write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Type Conversion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SpEL uses the conversion service available in Spring core (</w:t>
      </w:r>
      <w:r w:rsidRPr="00BA0D5D">
        <w:rPr>
          <w:rFonts w:ascii="Consolas" w:eastAsia="宋体" w:hAnsi="Consolas" w:cs="宋体"/>
          <w:color w:val="34302D"/>
          <w:kern w:val="0"/>
          <w:sz w:val="23"/>
          <w:szCs w:val="23"/>
          <w:shd w:val="clear" w:color="auto" w:fill="F7F7F8"/>
        </w:rPr>
        <w:t>org.springframework.core.convert.ConversionService</w:t>
      </w:r>
      <w:r w:rsidRPr="00BA0D5D">
        <w:rPr>
          <w:rFonts w:ascii="inherit" w:eastAsia="宋体" w:hAnsi="inherit" w:cs="Arial"/>
          <w:color w:val="34302D"/>
          <w:kern w:val="0"/>
          <w:sz w:val="24"/>
          <w:szCs w:val="24"/>
        </w:rPr>
        <w:t>). This conversion service comes with many built-in converters for common conversions but is also fully extensible so that you can add custom conversions between types. Additionally, it is generics-aware. This means that, when you work with generic types in expressions, SpEL attempts conversions to maintain type correctness for any objects it encounters.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What does this mean in practice? Suppose assignment, using </w:t>
      </w:r>
      <w:r w:rsidRPr="00BA0D5D">
        <w:rPr>
          <w:rFonts w:ascii="Consolas" w:eastAsia="宋体" w:hAnsi="Consolas" w:cs="宋体"/>
          <w:color w:val="34302D"/>
          <w:kern w:val="0"/>
          <w:sz w:val="23"/>
          <w:szCs w:val="23"/>
          <w:shd w:val="clear" w:color="auto" w:fill="F7F7F8"/>
        </w:rPr>
        <w:t>setValue()</w:t>
      </w:r>
      <w:r w:rsidRPr="00BA0D5D">
        <w:rPr>
          <w:rFonts w:ascii="inherit" w:eastAsia="宋体" w:hAnsi="inherit" w:cs="Arial"/>
          <w:color w:val="34302D"/>
          <w:kern w:val="0"/>
          <w:sz w:val="24"/>
          <w:szCs w:val="24"/>
        </w:rPr>
        <w:t>, is being used to set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property. The type of the property is actually </w:t>
      </w:r>
      <w:r w:rsidRPr="00BA0D5D">
        <w:rPr>
          <w:rFonts w:ascii="Consolas" w:eastAsia="宋体" w:hAnsi="Consolas" w:cs="宋体"/>
          <w:color w:val="34302D"/>
          <w:kern w:val="0"/>
          <w:sz w:val="23"/>
          <w:szCs w:val="23"/>
          <w:shd w:val="clear" w:color="auto" w:fill="F7F7F8"/>
        </w:rPr>
        <w:t>List&lt;Boolean&gt;</w:t>
      </w:r>
      <w:r w:rsidRPr="00BA0D5D">
        <w:rPr>
          <w:rFonts w:ascii="inherit" w:eastAsia="宋体" w:hAnsi="inherit" w:cs="Arial"/>
          <w:color w:val="34302D"/>
          <w:kern w:val="0"/>
          <w:sz w:val="24"/>
          <w:szCs w:val="24"/>
        </w:rPr>
        <w:t>. SpEL recognizes that the elements of the list need to be converted to </w:t>
      </w:r>
      <w:r w:rsidRPr="00BA0D5D">
        <w:rPr>
          <w:rFonts w:ascii="Consolas" w:eastAsia="宋体" w:hAnsi="Consolas" w:cs="宋体"/>
          <w:color w:val="34302D"/>
          <w:kern w:val="0"/>
          <w:sz w:val="23"/>
          <w:szCs w:val="23"/>
          <w:shd w:val="clear" w:color="auto" w:fill="F7F7F8"/>
        </w:rPr>
        <w:t>Boolean</w:t>
      </w:r>
      <w:r w:rsidRPr="00BA0D5D">
        <w:rPr>
          <w:rFonts w:ascii="inherit" w:eastAsia="宋体" w:hAnsi="inherit" w:cs="Arial"/>
          <w:color w:val="34302D"/>
          <w:kern w:val="0"/>
          <w:sz w:val="24"/>
          <w:szCs w:val="24"/>
        </w:rPr>
        <w:t> before being placed in it.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List&lt;Boolean&gt; booleanList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ArrayList&lt;Boolean&gt;();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Simple simple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simple.booleanList.add(</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"false" is passed in here as a String. SpEL and the conversion 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will recognize that it needs to be a Boolean and convert it accordingly.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"booleanList[0]"</w:t>
      </w:r>
      <w:r w:rsidRPr="00BA0D5D">
        <w:rPr>
          <w:rFonts w:ascii="Consolas" w:eastAsia="宋体" w:hAnsi="Consolas" w:cs="宋体"/>
          <w:color w:val="34302D"/>
          <w:kern w:val="0"/>
          <w:sz w:val="24"/>
          <w:szCs w:val="24"/>
        </w:rPr>
        <w:t xml:space="preserve">).setValue(context, simple, </w:t>
      </w:r>
      <w:r w:rsidRPr="00BA0D5D">
        <w:rPr>
          <w:rFonts w:ascii="Consolas" w:eastAsia="宋体" w:hAnsi="Consolas" w:cs="宋体"/>
          <w:color w:val="DD1144"/>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 b is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Boolean b = simple.booleanList.get(</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4.1.2. Parser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possible to configure the SpEL expression parser by using a parser configuration object (</w:t>
      </w:r>
      <w:r w:rsidRPr="00BA0D5D">
        <w:rPr>
          <w:rFonts w:ascii="Consolas" w:eastAsia="宋体" w:hAnsi="Consolas" w:cs="宋体"/>
          <w:color w:val="34302D"/>
          <w:kern w:val="0"/>
          <w:sz w:val="23"/>
          <w:szCs w:val="23"/>
          <w:shd w:val="clear" w:color="auto" w:fill="F7F7F8"/>
        </w:rPr>
        <w:t>org.springframework.expression.spel.SpelParserConfiguration</w:t>
      </w:r>
      <w:r w:rsidRPr="00BA0D5D">
        <w:rPr>
          <w:rFonts w:ascii="inherit" w:eastAsia="宋体" w:hAnsi="inherit" w:cs="Arial"/>
          <w:color w:val="34302D"/>
          <w:kern w:val="0"/>
          <w:sz w:val="24"/>
          <w:szCs w:val="24"/>
        </w:rPr>
        <w:t>). The configuration object controls the behavior of some of the expression components. For example, if you index into an array or collection and the element at the specified index is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you can automatically create the element. This is useful when using expressions made up of a chain of property references. If you index into an array or list and specifying an index that is beyond the end of the current size of the array or list, you can automatically grow the array or list to accommodate that index. The following example demonstrates how to automatically grow the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Demo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List&lt;String&gt;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Turn 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auto null reference initialization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auto collection growing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SpelParserConfiguration config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SpelParserConfiguration(</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expression = parser.parseExpression(</w:t>
      </w:r>
      <w:r w:rsidRPr="00BA0D5D">
        <w:rPr>
          <w:rFonts w:ascii="Consolas" w:eastAsia="宋体" w:hAnsi="Consolas" w:cs="宋体"/>
          <w:color w:val="DD1144"/>
          <w:kern w:val="0"/>
          <w:sz w:val="24"/>
          <w:szCs w:val="24"/>
        </w:rPr>
        <w:t>"list[3]"</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Demo demo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Demo();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o = expression.getValue(demo);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demo.list will now be a real collection of 4 entries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Each entry is a new empty String</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4.1.3. SpEL Compilation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Framework 4.1 includes a basic expression compiler. Expressions are usually interpreted, which provides a lot of dynamic flexibility during evaluation but does not provide optimum performance. For occasional expression usage, this is fine, but, when used by other components such as Spring Integration, performance can be very important, and there is no real need for the dynamism.</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The SpEL compiler is intended to address this need. During evaluation, the compiler generates a Java class that embodies the expression behavior at runtime and uses that class to achieve much faster expression evaluation. Due to the lack of typing around expressions, the compiler uses information gathered during the interpreted evaluations of an expression when performing compilation. For example, it does not know the </w:t>
      </w:r>
      <w:r w:rsidRPr="00BA0D5D">
        <w:rPr>
          <w:rFonts w:ascii="inherit" w:eastAsia="宋体" w:hAnsi="inherit" w:cs="Arial"/>
          <w:color w:val="34302D"/>
          <w:kern w:val="0"/>
          <w:sz w:val="24"/>
          <w:szCs w:val="24"/>
        </w:rPr>
        <w:lastRenderedPageBreak/>
        <w:t>type of a property reference purely from the expression, but during the first interpreted evaluation, it finds out what it is. Of course, basing compilation on such derived information can cause trouble later if the types of the various expression elements change over time. For this reason, compilation is best suited to expressions whose type information is not going to change on repeated evaluations.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basic 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someArray[0].someProperty.someOtherProperty &lt; 0.1</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the preceding expression involves array access, some property de-referencing, and numeric operations, the performance gain can be very noticeable. In an example micro benchmark run of 50000 iterations, it took 75ms to evaluate by using the interpreter and only 3ms using the compiled version of the expression.</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Compiler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compiler is not turned on by default, but you can turn it on in either of two different ways. You can turn it on by using the parser configuration process (</w:t>
      </w:r>
      <w:hyperlink r:id="rId507" w:anchor="expressions-parser-configuration" w:history="1">
        <w:r w:rsidRPr="00BA0D5D">
          <w:rPr>
            <w:rFonts w:ascii="inherit" w:eastAsia="宋体" w:hAnsi="inherit" w:cs="Arial"/>
            <w:color w:val="548E2E"/>
            <w:kern w:val="0"/>
            <w:sz w:val="24"/>
            <w:szCs w:val="24"/>
            <w:u w:val="single"/>
          </w:rPr>
          <w:t>discussed earlier</w:t>
        </w:r>
      </w:hyperlink>
      <w:r w:rsidRPr="00BA0D5D">
        <w:rPr>
          <w:rFonts w:ascii="inherit" w:eastAsia="宋体" w:hAnsi="inherit" w:cs="Arial"/>
          <w:color w:val="34302D"/>
          <w:kern w:val="0"/>
          <w:sz w:val="24"/>
          <w:szCs w:val="24"/>
        </w:rPr>
        <w:t>) or by using a system property when SpEL usage is embedded inside another component. This section discusses both of these options.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compiler can operate in one of three modes, which are captured in the</w:t>
      </w:r>
      <w:r w:rsidRPr="00BA0D5D">
        <w:rPr>
          <w:rFonts w:ascii="Consolas" w:eastAsia="宋体" w:hAnsi="Consolas" w:cs="宋体"/>
          <w:color w:val="34302D"/>
          <w:kern w:val="0"/>
          <w:sz w:val="23"/>
          <w:szCs w:val="23"/>
          <w:shd w:val="clear" w:color="auto" w:fill="F7F7F8"/>
        </w:rPr>
        <w:t>org.springframework.expression.spel.SpelCompilerMode</w:t>
      </w:r>
      <w:r w:rsidRPr="00BA0D5D">
        <w:rPr>
          <w:rFonts w:ascii="inherit" w:eastAsia="宋体" w:hAnsi="inherit" w:cs="Arial"/>
          <w:color w:val="34302D"/>
          <w:kern w:val="0"/>
          <w:sz w:val="24"/>
          <w:szCs w:val="24"/>
        </w:rPr>
        <w:t> enum. The modes are as follows:</w:t>
      </w:r>
    </w:p>
    <w:p w:rsidR="00BA0D5D" w:rsidRPr="00BA0D5D" w:rsidRDefault="00BA0D5D" w:rsidP="00BA0D5D">
      <w:pPr>
        <w:widowControl/>
        <w:numPr>
          <w:ilvl w:val="0"/>
          <w:numId w:val="33"/>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OFF</w:t>
      </w:r>
      <w:r w:rsidRPr="00BA0D5D">
        <w:rPr>
          <w:rFonts w:ascii="inherit" w:eastAsia="宋体" w:hAnsi="inherit" w:cs="Arial"/>
          <w:color w:val="34302D"/>
          <w:kern w:val="0"/>
          <w:sz w:val="24"/>
          <w:szCs w:val="24"/>
        </w:rPr>
        <w:t> (default): The compiler is switched off.</w:t>
      </w:r>
    </w:p>
    <w:p w:rsidR="00BA0D5D" w:rsidRPr="00BA0D5D" w:rsidRDefault="00BA0D5D" w:rsidP="00BA0D5D">
      <w:pPr>
        <w:widowControl/>
        <w:numPr>
          <w:ilvl w:val="0"/>
          <w:numId w:val="33"/>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IMMEDIATE</w:t>
      </w:r>
      <w:r w:rsidRPr="00BA0D5D">
        <w:rPr>
          <w:rFonts w:ascii="inherit" w:eastAsia="宋体" w:hAnsi="inherit" w:cs="Arial"/>
          <w:color w:val="34302D"/>
          <w:kern w:val="0"/>
          <w:sz w:val="24"/>
          <w:szCs w:val="24"/>
        </w:rPr>
        <w:t>: In immediate mode, the expressions are compiled as soon as possible. This is typically after the first interpreted evaluation. If the compiled expression fails (typically due to a type changing, as described earlier), the caller of the expression evaluation receives an exception.</w:t>
      </w:r>
    </w:p>
    <w:p w:rsidR="00BA0D5D" w:rsidRPr="00BA0D5D" w:rsidRDefault="00BA0D5D" w:rsidP="00BA0D5D">
      <w:pPr>
        <w:widowControl/>
        <w:numPr>
          <w:ilvl w:val="0"/>
          <w:numId w:val="33"/>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MIXED</w:t>
      </w:r>
      <w:r w:rsidRPr="00BA0D5D">
        <w:rPr>
          <w:rFonts w:ascii="inherit" w:eastAsia="宋体" w:hAnsi="inherit" w:cs="Arial"/>
          <w:color w:val="34302D"/>
          <w:kern w:val="0"/>
          <w:sz w:val="24"/>
          <w:szCs w:val="24"/>
        </w:rPr>
        <w:t>: In mixed mode, the expressions silently switch between interpreted and compiled mode over time. After some number of interpreted runs, they switch to compiled form and, if something goes wrong with the compiled form (such as a type changing, as described earlier), the expression automatically switches back to interpreted form again. Sometime later, it may generate another compiled form and switch to it. Basically, the exception that the user gets in </w:t>
      </w:r>
      <w:r w:rsidRPr="00BA0D5D">
        <w:rPr>
          <w:rFonts w:ascii="Consolas" w:eastAsia="宋体" w:hAnsi="Consolas" w:cs="宋体"/>
          <w:color w:val="34302D"/>
          <w:kern w:val="0"/>
          <w:sz w:val="23"/>
          <w:szCs w:val="23"/>
          <w:shd w:val="clear" w:color="auto" w:fill="F7F7F8"/>
        </w:rPr>
        <w:t>IMMEDIATE</w:t>
      </w:r>
      <w:r w:rsidRPr="00BA0D5D">
        <w:rPr>
          <w:rFonts w:ascii="inherit" w:eastAsia="宋体" w:hAnsi="inherit" w:cs="Arial"/>
          <w:color w:val="34302D"/>
          <w:kern w:val="0"/>
          <w:sz w:val="24"/>
          <w:szCs w:val="24"/>
        </w:rPr>
        <w:t> mode is instead handled internally.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IMMEDIATE</w:t>
      </w:r>
      <w:r w:rsidRPr="00BA0D5D">
        <w:rPr>
          <w:rFonts w:ascii="inherit" w:eastAsia="宋体" w:hAnsi="inherit" w:cs="Arial"/>
          <w:color w:val="34302D"/>
          <w:kern w:val="0"/>
          <w:sz w:val="24"/>
          <w:szCs w:val="24"/>
        </w:rPr>
        <w:t> mode exists because </w:t>
      </w:r>
      <w:r w:rsidRPr="00BA0D5D">
        <w:rPr>
          <w:rFonts w:ascii="Consolas" w:eastAsia="宋体" w:hAnsi="Consolas" w:cs="宋体"/>
          <w:color w:val="34302D"/>
          <w:kern w:val="0"/>
          <w:sz w:val="23"/>
          <w:szCs w:val="23"/>
          <w:shd w:val="clear" w:color="auto" w:fill="F7F7F8"/>
        </w:rPr>
        <w:t>MIXED</w:t>
      </w:r>
      <w:r w:rsidRPr="00BA0D5D">
        <w:rPr>
          <w:rFonts w:ascii="inherit" w:eastAsia="宋体" w:hAnsi="inherit" w:cs="Arial"/>
          <w:color w:val="34302D"/>
          <w:kern w:val="0"/>
          <w:sz w:val="24"/>
          <w:szCs w:val="24"/>
        </w:rPr>
        <w:t> mode could cause issues for expressions that have side effects. If a compiled expression blows up after partially succeeding, it may have already done something that has affected the state of the system. If this has happened, the caller may not want it to silently re-run in interpreted mode, since part of the expression may be running twice.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selecting a mode, use the </w:t>
      </w:r>
      <w:r w:rsidRPr="00BA0D5D">
        <w:rPr>
          <w:rFonts w:ascii="Consolas" w:eastAsia="宋体" w:hAnsi="Consolas" w:cs="宋体"/>
          <w:color w:val="34302D"/>
          <w:kern w:val="0"/>
          <w:sz w:val="23"/>
          <w:szCs w:val="23"/>
          <w:shd w:val="clear" w:color="auto" w:fill="F7F7F8"/>
        </w:rPr>
        <w:t>SpelParserConfiguration</w:t>
      </w:r>
      <w:r w:rsidRPr="00BA0D5D">
        <w:rPr>
          <w:rFonts w:ascii="inherit" w:eastAsia="宋体" w:hAnsi="inherit" w:cs="Arial"/>
          <w:color w:val="34302D"/>
          <w:kern w:val="0"/>
          <w:sz w:val="24"/>
          <w:szCs w:val="24"/>
        </w:rPr>
        <w:t> to configure the parser.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SpelParserConfiguration config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SpelParserConfiguration(SpelCompilerMode.IMMEDIATE,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.getClass().getClassLoader());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SpelExpressionParser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SpelExpressionParser(config);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Expression expr = parser.parseExpression(</w:t>
      </w:r>
      <w:r w:rsidRPr="00BA0D5D">
        <w:rPr>
          <w:rFonts w:ascii="Consolas" w:eastAsia="宋体" w:hAnsi="Consolas" w:cs="宋体"/>
          <w:color w:val="DD1144"/>
          <w:kern w:val="0"/>
          <w:sz w:val="24"/>
          <w:szCs w:val="24"/>
        </w:rPr>
        <w:t>"payload"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MyMessage message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MyMessage();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payload = expr.getValue(message);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specify the compiler mode, you can also specify a classloader (passing null is allowed). Compiled expressions are defined in a child classloader created under any that is supplied. It is important to ensure that, if a classloader is specified, it can see all the types involved in the expression evaluation process. If you do not specify a classloader, a default classloader is used (typically the context classloader for the thread that is running during expression evaluation).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second way to configure the compiler is for use when SpEL is embedded inside some other component and it may not be possible to configure it through a configuration object. In these cases, it is possible to use a system property. You can set the </w:t>
      </w:r>
      <w:r w:rsidRPr="00BA0D5D">
        <w:rPr>
          <w:rFonts w:ascii="Consolas" w:eastAsia="宋体" w:hAnsi="Consolas" w:cs="宋体"/>
          <w:color w:val="34302D"/>
          <w:kern w:val="0"/>
          <w:sz w:val="23"/>
          <w:szCs w:val="23"/>
          <w:shd w:val="clear" w:color="auto" w:fill="F7F7F8"/>
        </w:rPr>
        <w:t>spring.expression.compiler.mode</w:t>
      </w:r>
      <w:r w:rsidRPr="00BA0D5D">
        <w:rPr>
          <w:rFonts w:ascii="inherit" w:eastAsia="宋体" w:hAnsi="inherit" w:cs="Arial"/>
          <w:color w:val="34302D"/>
          <w:kern w:val="0"/>
          <w:sz w:val="24"/>
          <w:szCs w:val="24"/>
        </w:rPr>
        <w:t> property to one of the </w:t>
      </w:r>
      <w:r w:rsidRPr="00BA0D5D">
        <w:rPr>
          <w:rFonts w:ascii="Consolas" w:eastAsia="宋体" w:hAnsi="Consolas" w:cs="宋体"/>
          <w:color w:val="34302D"/>
          <w:kern w:val="0"/>
          <w:sz w:val="23"/>
          <w:szCs w:val="23"/>
          <w:shd w:val="clear" w:color="auto" w:fill="F7F7F8"/>
        </w:rPr>
        <w:t>SpelCompilerMode</w:t>
      </w:r>
      <w:r w:rsidRPr="00BA0D5D">
        <w:rPr>
          <w:rFonts w:ascii="inherit" w:eastAsia="宋体" w:hAnsi="inherit" w:cs="Arial"/>
          <w:color w:val="34302D"/>
          <w:kern w:val="0"/>
          <w:sz w:val="24"/>
          <w:szCs w:val="24"/>
        </w:rPr>
        <w:t> enum values (</w:t>
      </w:r>
      <w:r w:rsidRPr="00BA0D5D">
        <w:rPr>
          <w:rFonts w:ascii="Consolas" w:eastAsia="宋体" w:hAnsi="Consolas" w:cs="宋体"/>
          <w:color w:val="34302D"/>
          <w:kern w:val="0"/>
          <w:sz w:val="23"/>
          <w:szCs w:val="23"/>
          <w:shd w:val="clear" w:color="auto" w:fill="F7F7F8"/>
        </w:rPr>
        <w:t>off</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immediate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mixed</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Compiler Limitations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Spring Framework 4.1, the basic compilation framework is in place. However, the framework does not yet support compiling every kind of expression. The initial focus has been on the common expressions that are likely to be used in performance-critical contexts. The following kinds of expression cannot be compiled at the moment:</w:t>
      </w:r>
    </w:p>
    <w:p w:rsidR="00BA0D5D" w:rsidRPr="00BA0D5D" w:rsidRDefault="00BA0D5D" w:rsidP="00BA0D5D">
      <w:pPr>
        <w:widowControl/>
        <w:numPr>
          <w:ilvl w:val="0"/>
          <w:numId w:val="3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Expressions involving assignment</w:t>
      </w:r>
    </w:p>
    <w:p w:rsidR="00BA0D5D" w:rsidRPr="00BA0D5D" w:rsidRDefault="00BA0D5D" w:rsidP="00BA0D5D">
      <w:pPr>
        <w:widowControl/>
        <w:numPr>
          <w:ilvl w:val="0"/>
          <w:numId w:val="3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Expressions relying on the conversion service</w:t>
      </w:r>
    </w:p>
    <w:p w:rsidR="00BA0D5D" w:rsidRPr="00BA0D5D" w:rsidRDefault="00BA0D5D" w:rsidP="00BA0D5D">
      <w:pPr>
        <w:widowControl/>
        <w:numPr>
          <w:ilvl w:val="0"/>
          <w:numId w:val="3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Expressions using custom resolvers or accessors</w:t>
      </w:r>
    </w:p>
    <w:p w:rsidR="00BA0D5D" w:rsidRPr="00BA0D5D" w:rsidRDefault="00BA0D5D" w:rsidP="00BA0D5D">
      <w:pPr>
        <w:widowControl/>
        <w:numPr>
          <w:ilvl w:val="0"/>
          <w:numId w:val="3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Expressions using selection or projection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More types of expression will be compilable in the future.</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58" w:name="_Toc15219526"/>
      <w:r w:rsidRPr="00BA0D5D">
        <w:rPr>
          <w:rFonts w:ascii="Arial" w:eastAsia="宋体" w:hAnsi="Arial" w:cs="Arial"/>
          <w:color w:val="34302D"/>
          <w:kern w:val="0"/>
          <w:sz w:val="41"/>
          <w:szCs w:val="41"/>
        </w:rPr>
        <w:t>4.2. Expressions in Bean Definitions</w:t>
      </w:r>
      <w:bookmarkEnd w:id="245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SpEL expressions with XML-based or annotation-based configuration metadata for defining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instances. In both cases, the syntax to define the expression is of the form </w:t>
      </w:r>
      <w:r w:rsidRPr="00BA0D5D">
        <w:rPr>
          <w:rFonts w:ascii="Consolas" w:eastAsia="宋体" w:hAnsi="Consolas" w:cs="宋体"/>
          <w:color w:val="34302D"/>
          <w:kern w:val="0"/>
          <w:sz w:val="23"/>
          <w:szCs w:val="23"/>
          <w:shd w:val="clear" w:color="auto" w:fill="F7F7F8"/>
        </w:rPr>
        <w:t>#{ &lt;expression string&gt; }</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4.2.1. XML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property or constructor argument value can be set by using expressions,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"numberGuess"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"org.spring.samples.NumberGuess"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"randomNumber"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T(java.lang.Math).random() * 100.0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systemProperties</w:t>
      </w:r>
      <w:r w:rsidRPr="00BA0D5D">
        <w:rPr>
          <w:rFonts w:ascii="inherit" w:eastAsia="宋体" w:hAnsi="inherit" w:cs="Arial"/>
          <w:color w:val="34302D"/>
          <w:kern w:val="0"/>
          <w:sz w:val="24"/>
          <w:szCs w:val="24"/>
        </w:rPr>
        <w:t> variable is predefined, so you can use it in your expressions,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"taxCalculator"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"org.spring.samples.TaxCalculator"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"defaultLocale"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systemProperties['user.region']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you do not have to prefix the predefined variable with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symbol in this 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refer to other bean properties by name,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"numberGuess"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"org.spring.samples.NumberGuess"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"randomNumber"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T(java.lang.Math).random() * 100.0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"shapeGuess"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"org.spring.samples.ShapeGuess"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"initialShapeSeed"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numberGuess.randomNumber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properties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4.2.2. Annotation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specify a default value, you can place 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annotation on fields, methods, and method or constructor parameters.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sets the default value of a field variable: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FieldValueTestBean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systemProperties['user.region'] }"</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setDefaultLocale(String 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 =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equivalent but on a property setter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PropertyValueTestBean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systemProperties['user.region'] }"</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setDefaultLocale(String 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 =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Autowired methods and constructors can also use 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annotation, as the following examples show:</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SimpleMovieLister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configure(MovieFinder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systemProperties['user.region'] }"</w:t>
      </w:r>
      <w:r w:rsidRPr="00BA0D5D">
        <w:rPr>
          <w:rFonts w:ascii="Consolas" w:eastAsia="宋体" w:hAnsi="Consolas" w:cs="宋体"/>
          <w:color w:val="34302D"/>
          <w:kern w:val="0"/>
          <w:sz w:val="24"/>
          <w:szCs w:val="24"/>
        </w:rPr>
        <w:t>) String 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.movieFinder = movieFinder;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 =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MovieRecommender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@Autowired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MovieRecommender(CustomerPreferenceDao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"#{systemProperties['user.country']}"</w:t>
      </w:r>
      <w:r w:rsidRPr="00BA0D5D">
        <w:rPr>
          <w:rFonts w:ascii="Consolas" w:eastAsia="宋体" w:hAnsi="Consolas" w:cs="宋体"/>
          <w:color w:val="34302D"/>
          <w:kern w:val="0"/>
          <w:sz w:val="24"/>
          <w:szCs w:val="24"/>
        </w:rPr>
        <w:t>) String defaultLocale)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.customerPreferenceDao = customerPreferenceDao;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.defaultLocale = defaultLocale;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59" w:name="_Toc15219527"/>
      <w:r w:rsidRPr="00BA0D5D">
        <w:rPr>
          <w:rFonts w:ascii="Arial" w:eastAsia="宋体" w:hAnsi="Arial" w:cs="Arial"/>
          <w:color w:val="34302D"/>
          <w:kern w:val="0"/>
          <w:sz w:val="41"/>
          <w:szCs w:val="41"/>
        </w:rPr>
        <w:t>4.3. Language Reference</w:t>
      </w:r>
      <w:bookmarkEnd w:id="245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describes how the Spring Expression Language works. It covers the following topics:</w:t>
      </w:r>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08" w:anchor="expressions-ref-literal" w:history="1">
        <w:r w:rsidR="00BA0D5D" w:rsidRPr="00BA0D5D">
          <w:rPr>
            <w:rFonts w:ascii="inherit" w:eastAsia="宋体" w:hAnsi="inherit" w:cs="Arial"/>
            <w:color w:val="548E2E"/>
            <w:kern w:val="0"/>
            <w:sz w:val="24"/>
            <w:szCs w:val="24"/>
            <w:u w:val="single"/>
          </w:rPr>
          <w:t>Literal Expressions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09" w:anchor="expressions-properties-arrays" w:history="1">
        <w:r w:rsidR="00BA0D5D" w:rsidRPr="00BA0D5D">
          <w:rPr>
            <w:rFonts w:ascii="inherit" w:eastAsia="宋体" w:hAnsi="inherit" w:cs="Arial"/>
            <w:color w:val="548E2E"/>
            <w:kern w:val="0"/>
            <w:sz w:val="24"/>
            <w:szCs w:val="24"/>
            <w:u w:val="single"/>
          </w:rPr>
          <w:t>Properties, Arrays, Lists, Maps, and Indexers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0" w:anchor="expressions-inline-lists" w:history="1">
        <w:r w:rsidR="00BA0D5D" w:rsidRPr="00BA0D5D">
          <w:rPr>
            <w:rFonts w:ascii="inherit" w:eastAsia="宋体" w:hAnsi="inherit" w:cs="Arial"/>
            <w:color w:val="548E2E"/>
            <w:kern w:val="0"/>
            <w:sz w:val="24"/>
            <w:szCs w:val="24"/>
            <w:u w:val="single"/>
          </w:rPr>
          <w:t>Inline Lists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1" w:anchor="expressions-inline-maps" w:history="1">
        <w:r w:rsidR="00BA0D5D" w:rsidRPr="00BA0D5D">
          <w:rPr>
            <w:rFonts w:ascii="inherit" w:eastAsia="宋体" w:hAnsi="inherit" w:cs="Arial"/>
            <w:color w:val="548E2E"/>
            <w:kern w:val="0"/>
            <w:sz w:val="24"/>
            <w:szCs w:val="24"/>
            <w:u w:val="single"/>
          </w:rPr>
          <w:t>Inline Maps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2" w:anchor="expressions-array-construction" w:history="1">
        <w:r w:rsidR="00BA0D5D" w:rsidRPr="00BA0D5D">
          <w:rPr>
            <w:rFonts w:ascii="inherit" w:eastAsia="宋体" w:hAnsi="inherit" w:cs="Arial"/>
            <w:color w:val="548E2E"/>
            <w:kern w:val="0"/>
            <w:sz w:val="24"/>
            <w:szCs w:val="24"/>
            <w:u w:val="single"/>
          </w:rPr>
          <w:t>Array Construction</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3" w:anchor="expressions-methods" w:history="1">
        <w:r w:rsidR="00BA0D5D" w:rsidRPr="00BA0D5D">
          <w:rPr>
            <w:rFonts w:ascii="inherit" w:eastAsia="宋体" w:hAnsi="inherit" w:cs="Arial"/>
            <w:color w:val="548E2E"/>
            <w:kern w:val="0"/>
            <w:sz w:val="24"/>
            <w:szCs w:val="24"/>
            <w:u w:val="single"/>
          </w:rPr>
          <w:t>Methods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4" w:anchor="expressions-operators" w:history="1">
        <w:r w:rsidR="00BA0D5D" w:rsidRPr="00BA0D5D">
          <w:rPr>
            <w:rFonts w:ascii="inherit" w:eastAsia="宋体" w:hAnsi="inherit" w:cs="Arial"/>
            <w:color w:val="548E2E"/>
            <w:kern w:val="0"/>
            <w:sz w:val="24"/>
            <w:szCs w:val="24"/>
            <w:u w:val="single"/>
          </w:rPr>
          <w:t>Operators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5" w:anchor="expressions-types" w:history="1">
        <w:r w:rsidR="00BA0D5D" w:rsidRPr="00BA0D5D">
          <w:rPr>
            <w:rFonts w:ascii="inherit" w:eastAsia="宋体" w:hAnsi="inherit" w:cs="Arial"/>
            <w:color w:val="548E2E"/>
            <w:kern w:val="0"/>
            <w:sz w:val="24"/>
            <w:szCs w:val="24"/>
            <w:u w:val="single"/>
          </w:rPr>
          <w:t>Types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6" w:anchor="expressions-constructors" w:history="1">
        <w:r w:rsidR="00BA0D5D" w:rsidRPr="00BA0D5D">
          <w:rPr>
            <w:rFonts w:ascii="inherit" w:eastAsia="宋体" w:hAnsi="inherit" w:cs="Arial"/>
            <w:color w:val="548E2E"/>
            <w:kern w:val="0"/>
            <w:sz w:val="24"/>
            <w:szCs w:val="24"/>
            <w:u w:val="single"/>
          </w:rPr>
          <w:t>Constructors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7" w:anchor="expressions-ref-variables" w:history="1">
        <w:r w:rsidR="00BA0D5D" w:rsidRPr="00BA0D5D">
          <w:rPr>
            <w:rFonts w:ascii="inherit" w:eastAsia="宋体" w:hAnsi="inherit" w:cs="Arial"/>
            <w:color w:val="548E2E"/>
            <w:kern w:val="0"/>
            <w:sz w:val="24"/>
            <w:szCs w:val="24"/>
            <w:u w:val="single"/>
          </w:rPr>
          <w:t>Variables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8" w:anchor="expressions-ref-functions" w:history="1">
        <w:r w:rsidR="00BA0D5D" w:rsidRPr="00BA0D5D">
          <w:rPr>
            <w:rFonts w:ascii="inherit" w:eastAsia="宋体" w:hAnsi="inherit" w:cs="Arial"/>
            <w:color w:val="548E2E"/>
            <w:kern w:val="0"/>
            <w:sz w:val="24"/>
            <w:szCs w:val="24"/>
            <w:u w:val="single"/>
          </w:rPr>
          <w:t>Functions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19" w:anchor="expressions-bean-references" w:history="1">
        <w:r w:rsidR="00BA0D5D" w:rsidRPr="00BA0D5D">
          <w:rPr>
            <w:rFonts w:ascii="inherit" w:eastAsia="宋体" w:hAnsi="inherit" w:cs="Arial"/>
            <w:color w:val="548E2E"/>
            <w:kern w:val="0"/>
            <w:sz w:val="24"/>
            <w:szCs w:val="24"/>
            <w:u w:val="single"/>
          </w:rPr>
          <w:t>Bean References</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20" w:anchor="expressions-operator-ternary" w:history="1">
        <w:r w:rsidR="00BA0D5D" w:rsidRPr="00BA0D5D">
          <w:rPr>
            <w:rFonts w:ascii="inherit" w:eastAsia="宋体" w:hAnsi="inherit" w:cs="Arial"/>
            <w:color w:val="548E2E"/>
            <w:kern w:val="0"/>
            <w:sz w:val="24"/>
            <w:szCs w:val="24"/>
            <w:u w:val="single"/>
          </w:rPr>
          <w:t>Ternary Operator (If-Then-Else)</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21" w:anchor="expressions-operator-elvis" w:history="1">
        <w:r w:rsidR="00BA0D5D" w:rsidRPr="00BA0D5D">
          <w:rPr>
            <w:rFonts w:ascii="inherit" w:eastAsia="宋体" w:hAnsi="inherit" w:cs="Arial"/>
            <w:color w:val="548E2E"/>
            <w:kern w:val="0"/>
            <w:sz w:val="24"/>
            <w:szCs w:val="24"/>
            <w:u w:val="single"/>
          </w:rPr>
          <w:t>The Elvis Operator</w:t>
        </w:r>
      </w:hyperlink>
    </w:p>
    <w:p w:rsidR="00BA0D5D" w:rsidRPr="00BA0D5D" w:rsidRDefault="00E91AFF" w:rsidP="00BA0D5D">
      <w:pPr>
        <w:widowControl/>
        <w:numPr>
          <w:ilvl w:val="0"/>
          <w:numId w:val="35"/>
        </w:numPr>
        <w:shd w:val="clear" w:color="auto" w:fill="FFFFFF"/>
        <w:spacing w:after="150"/>
        <w:ind w:left="360"/>
        <w:jc w:val="left"/>
        <w:rPr>
          <w:rFonts w:ascii="inherit" w:eastAsia="宋体" w:hAnsi="inherit" w:cs="Arial" w:hint="eastAsia"/>
          <w:color w:val="34302D"/>
          <w:kern w:val="0"/>
          <w:sz w:val="24"/>
          <w:szCs w:val="24"/>
        </w:rPr>
      </w:pPr>
      <w:hyperlink r:id="rId522" w:anchor="expressions-operator-safe-navigation" w:history="1">
        <w:r w:rsidR="00BA0D5D" w:rsidRPr="00BA0D5D">
          <w:rPr>
            <w:rFonts w:ascii="inherit" w:eastAsia="宋体" w:hAnsi="inherit" w:cs="Arial"/>
            <w:color w:val="548E2E"/>
            <w:kern w:val="0"/>
            <w:sz w:val="24"/>
            <w:szCs w:val="24"/>
            <w:u w:val="single"/>
          </w:rPr>
          <w:t>Safe Navigation Operator</w:t>
        </w:r>
      </w:hyperlink>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 Literal Expressions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types of literal expressions supported are strings, numeric values (int, real, hex), boolean, and null. Strings are delimited by single quotation marks. To put a single quotation mark itself in a string, use two single quotation mark characters.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simple usage of literals. Typically, they are not used in isolation like this but, rather, as part of a more complex expression — for example, using a literal on one side of a logical comparison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evals to "Hello World"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String helloWorld = (String) parser.parseExpression(</w:t>
      </w:r>
      <w:r w:rsidRPr="00BA0D5D">
        <w:rPr>
          <w:rFonts w:ascii="Consolas" w:eastAsia="宋体" w:hAnsi="Consolas" w:cs="宋体"/>
          <w:color w:val="DD1144"/>
          <w:kern w:val="0"/>
          <w:sz w:val="24"/>
          <w:szCs w:val="24"/>
        </w:rPr>
        <w:t>"'Hello World'"</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double</w:t>
      </w:r>
      <w:r w:rsidRPr="00BA0D5D">
        <w:rPr>
          <w:rFonts w:ascii="Consolas" w:eastAsia="宋体" w:hAnsi="Consolas" w:cs="宋体"/>
          <w:color w:val="34302D"/>
          <w:kern w:val="0"/>
          <w:sz w:val="24"/>
          <w:szCs w:val="24"/>
        </w:rPr>
        <w:t xml:space="preserve"> avogadrosNumber = (Double) parser.parseExpression(</w:t>
      </w:r>
      <w:r w:rsidRPr="00BA0D5D">
        <w:rPr>
          <w:rFonts w:ascii="Consolas" w:eastAsia="宋体" w:hAnsi="Consolas" w:cs="宋体"/>
          <w:color w:val="DD1144"/>
          <w:kern w:val="0"/>
          <w:sz w:val="24"/>
          <w:szCs w:val="24"/>
        </w:rPr>
        <w:t>"6.0221415E+23"</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evals to 2147483647</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maxValue = (Integer) parser.parseExpression(</w:t>
      </w:r>
      <w:r w:rsidRPr="00BA0D5D">
        <w:rPr>
          <w:rFonts w:ascii="Consolas" w:eastAsia="宋体" w:hAnsi="Consolas" w:cs="宋体"/>
          <w:color w:val="DD1144"/>
          <w:kern w:val="0"/>
          <w:sz w:val="24"/>
          <w:szCs w:val="24"/>
        </w:rPr>
        <w:t>"0x7FFFFFFF"</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(Boolean) parser.parseExpression(</w:t>
      </w:r>
      <w:r w:rsidRPr="00BA0D5D">
        <w:rPr>
          <w:rFonts w:ascii="Consolas" w:eastAsia="宋体" w:hAnsi="Consolas" w:cs="宋体"/>
          <w:color w:val="DD1144"/>
          <w:kern w:val="0"/>
          <w:sz w:val="24"/>
          <w:szCs w:val="24"/>
        </w:rPr>
        <w:t>"true"</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nullValue = parser.parseExpression(</w:t>
      </w:r>
      <w:r w:rsidRPr="00BA0D5D">
        <w:rPr>
          <w:rFonts w:ascii="Consolas" w:eastAsia="宋体" w:hAnsi="Consolas" w:cs="宋体"/>
          <w:color w:val="DD1144"/>
          <w:kern w:val="0"/>
          <w:sz w:val="24"/>
          <w:szCs w:val="24"/>
        </w:rPr>
        <w:t>"null"</w:t>
      </w:r>
      <w:r w:rsidRPr="00BA0D5D">
        <w:rPr>
          <w:rFonts w:ascii="Consolas" w:eastAsia="宋体" w:hAnsi="Consolas" w:cs="宋体"/>
          <w:color w:val="34302D"/>
          <w:kern w:val="0"/>
          <w:sz w:val="24"/>
          <w:szCs w:val="24"/>
        </w:rPr>
        <w:t>).getValue();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Numbers support the use of the negative sign, exponential notation, and decimal points. By default, real numbers are parsed by using Double.parseDouble().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4.3.2. Properties, Arrays, Lists, Maps, and Indexers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Navigating with property references is easy. To do so, use a period to indicate a nested property value. The instances of the </w:t>
      </w:r>
      <w:r w:rsidRPr="00BA0D5D">
        <w:rPr>
          <w:rFonts w:ascii="Consolas" w:eastAsia="宋体" w:hAnsi="Consolas" w:cs="宋体"/>
          <w:color w:val="34302D"/>
          <w:kern w:val="0"/>
          <w:sz w:val="23"/>
          <w:szCs w:val="23"/>
          <w:shd w:val="clear" w:color="auto" w:fill="F7F7F8"/>
        </w:rPr>
        <w:t>Inventor</w:t>
      </w:r>
      <w:r w:rsidRPr="00BA0D5D">
        <w:rPr>
          <w:rFonts w:ascii="inherit" w:eastAsia="宋体" w:hAnsi="inherit" w:cs="Arial"/>
          <w:color w:val="34302D"/>
          <w:kern w:val="0"/>
          <w:sz w:val="24"/>
          <w:szCs w:val="24"/>
        </w:rPr>
        <w:t> class, </w:t>
      </w:r>
      <w:r w:rsidRPr="00BA0D5D">
        <w:rPr>
          <w:rFonts w:ascii="Consolas" w:eastAsia="宋体" w:hAnsi="Consolas" w:cs="宋体"/>
          <w:color w:val="34302D"/>
          <w:kern w:val="0"/>
          <w:sz w:val="23"/>
          <w:szCs w:val="23"/>
          <w:shd w:val="clear" w:color="auto" w:fill="F7F7F8"/>
        </w:rPr>
        <w:t>pupin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tesla</w:t>
      </w:r>
      <w:r w:rsidRPr="00BA0D5D">
        <w:rPr>
          <w:rFonts w:ascii="inherit" w:eastAsia="宋体" w:hAnsi="inherit" w:cs="Arial"/>
          <w:color w:val="34302D"/>
          <w:kern w:val="0"/>
          <w:sz w:val="24"/>
          <w:szCs w:val="24"/>
        </w:rPr>
        <w:t>, were populated with data listed in the </w:t>
      </w:r>
      <w:hyperlink r:id="rId523" w:anchor="expressions-example-classes" w:history="1">
        <w:r w:rsidRPr="00BA0D5D">
          <w:rPr>
            <w:rFonts w:ascii="inherit" w:eastAsia="宋体" w:hAnsi="inherit" w:cs="Arial"/>
            <w:color w:val="548E2E"/>
            <w:kern w:val="0"/>
            <w:sz w:val="24"/>
            <w:szCs w:val="24"/>
            <w:u w:val="single"/>
          </w:rPr>
          <w:t>Classes used in the examples</w:t>
        </w:r>
      </w:hyperlink>
      <w:r w:rsidRPr="00BA0D5D">
        <w:rPr>
          <w:rFonts w:ascii="inherit" w:eastAsia="宋体" w:hAnsi="inherit" w:cs="Arial"/>
          <w:color w:val="34302D"/>
          <w:kern w:val="0"/>
          <w:sz w:val="24"/>
          <w:szCs w:val="24"/>
        </w:rPr>
        <w:t> section. To navigate “down” and get Tesla’s year of birth and Pupin’s city of birth, we use the following expressions: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evals to 1856</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year = (Integer) parser.parseExpression(</w:t>
      </w:r>
      <w:r w:rsidRPr="00BA0D5D">
        <w:rPr>
          <w:rFonts w:ascii="Consolas" w:eastAsia="宋体" w:hAnsi="Consolas" w:cs="宋体"/>
          <w:color w:val="DD1144"/>
          <w:kern w:val="0"/>
          <w:sz w:val="24"/>
          <w:szCs w:val="24"/>
        </w:rPr>
        <w:t>"Birthdate.Year + 1900"</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city = (String) parser.parseExpression(</w:t>
      </w:r>
      <w:r w:rsidRPr="00BA0D5D">
        <w:rPr>
          <w:rFonts w:ascii="Consolas" w:eastAsia="宋体" w:hAnsi="Consolas" w:cs="宋体"/>
          <w:color w:val="DD1144"/>
          <w:kern w:val="0"/>
          <w:sz w:val="24"/>
          <w:szCs w:val="24"/>
        </w:rPr>
        <w:t>"placeOfBirth.City"</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Case insensitivity is allowed for the first letter of property names. The contents of arrays and lists are obtained by using square bracket 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Inventions Array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"Induction motor"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invention = parser.parseExpression(</w:t>
      </w:r>
      <w:r w:rsidRPr="00BA0D5D">
        <w:rPr>
          <w:rFonts w:ascii="Consolas" w:eastAsia="宋体" w:hAnsi="Consolas" w:cs="宋体"/>
          <w:color w:val="DD1144"/>
          <w:kern w:val="0"/>
          <w:sz w:val="24"/>
          <w:szCs w:val="24"/>
        </w:rPr>
        <w:t>"inventions[3]"</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Members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"Nikola 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name = parser.parseExpression(</w:t>
      </w:r>
      <w:r w:rsidRPr="00BA0D5D">
        <w:rPr>
          <w:rFonts w:ascii="Consolas" w:eastAsia="宋体" w:hAnsi="Consolas" w:cs="宋体"/>
          <w:color w:val="DD1144"/>
          <w:kern w:val="0"/>
          <w:sz w:val="24"/>
          <w:szCs w:val="24"/>
        </w:rPr>
        <w:t>"Members[0].Name"</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context, ieee,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List and Array navigation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"Wireless communication"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invention = parser.parseExpression(</w:t>
      </w:r>
      <w:r w:rsidRPr="00BA0D5D">
        <w:rPr>
          <w:rFonts w:ascii="Consolas" w:eastAsia="宋体" w:hAnsi="Consolas" w:cs="宋体"/>
          <w:color w:val="DD1144"/>
          <w:kern w:val="0"/>
          <w:sz w:val="24"/>
          <w:szCs w:val="24"/>
        </w:rPr>
        <w:t>"Members[0].Inventions[6]"</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context, ieee, String.class);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contents of maps are obtained by specifying the literal key value within the brackets. In the following example, because keys for the </w:t>
      </w:r>
      <w:r w:rsidRPr="00BA0D5D">
        <w:rPr>
          <w:rFonts w:ascii="Consolas" w:eastAsia="宋体" w:hAnsi="Consolas" w:cs="宋体"/>
          <w:color w:val="34302D"/>
          <w:kern w:val="0"/>
          <w:sz w:val="23"/>
          <w:szCs w:val="23"/>
          <w:shd w:val="clear" w:color="auto" w:fill="F7F7F8"/>
        </w:rPr>
        <w:t>Officers</w:t>
      </w:r>
      <w:r w:rsidRPr="00BA0D5D">
        <w:rPr>
          <w:rFonts w:ascii="inherit" w:eastAsia="宋体" w:hAnsi="inherit" w:cs="Arial"/>
          <w:color w:val="34302D"/>
          <w:kern w:val="0"/>
          <w:sz w:val="24"/>
          <w:szCs w:val="24"/>
        </w:rPr>
        <w:t> map are strings, we can specify string literals: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Officer's Dictionary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Inventor pupin = parser.parseExpression(</w:t>
      </w:r>
      <w:r w:rsidRPr="00BA0D5D">
        <w:rPr>
          <w:rFonts w:ascii="Consolas" w:eastAsia="宋体" w:hAnsi="Consolas" w:cs="宋体"/>
          <w:color w:val="DD1144"/>
          <w:kern w:val="0"/>
          <w:sz w:val="24"/>
          <w:szCs w:val="24"/>
        </w:rPr>
        <w:t>"Officers['president']"</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societyContext, Inventor.class);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"Idvor"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city = parser.parseExpression(</w:t>
      </w:r>
      <w:r w:rsidRPr="00BA0D5D">
        <w:rPr>
          <w:rFonts w:ascii="Consolas" w:eastAsia="宋体" w:hAnsi="Consolas" w:cs="宋体"/>
          <w:color w:val="DD1144"/>
          <w:kern w:val="0"/>
          <w:sz w:val="24"/>
          <w:szCs w:val="24"/>
        </w:rPr>
        <w:t>"Officers['president'].PlaceOfBirth.City"</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societyContext,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setting values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"Officers['advisors'][0].PlaceOfBirth.Country"</w:t>
      </w:r>
      <w:r w:rsidRPr="00BA0D5D">
        <w:rPr>
          <w:rFonts w:ascii="Consolas" w:eastAsia="宋体" w:hAnsi="Consolas" w:cs="宋体"/>
          <w:color w:val="34302D"/>
          <w:kern w:val="0"/>
          <w:sz w:val="24"/>
          <w:szCs w:val="24"/>
        </w:rPr>
        <w:t>).setValue(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societyContext, </w:t>
      </w:r>
      <w:r w:rsidRPr="00BA0D5D">
        <w:rPr>
          <w:rFonts w:ascii="Consolas" w:eastAsia="宋体" w:hAnsi="Consolas" w:cs="宋体"/>
          <w:color w:val="DD1144"/>
          <w:kern w:val="0"/>
          <w:sz w:val="24"/>
          <w:szCs w:val="24"/>
        </w:rPr>
        <w:t>"Croatia"</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4.3.3. Inline Lists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directly express lists in an expression by using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a Java list containing the four numbers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 numbers = (List) parser.parseExpression(</w:t>
      </w:r>
      <w:r w:rsidRPr="00BA0D5D">
        <w:rPr>
          <w:rFonts w:ascii="Consolas" w:eastAsia="宋体" w:hAnsi="Consolas" w:cs="宋体"/>
          <w:color w:val="DD1144"/>
          <w:kern w:val="0"/>
          <w:sz w:val="24"/>
          <w:szCs w:val="24"/>
        </w:rPr>
        <w:t>"{1,2,3,4}"</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 listOfLists = (List) parser.parseExpression(</w:t>
      </w:r>
      <w:r w:rsidRPr="00BA0D5D">
        <w:rPr>
          <w:rFonts w:ascii="Consolas" w:eastAsia="宋体" w:hAnsi="Consolas" w:cs="宋体"/>
          <w:color w:val="DD1144"/>
          <w:kern w:val="0"/>
          <w:sz w:val="24"/>
          <w:szCs w:val="24"/>
        </w:rPr>
        <w:t>"{{'a','b'},{'x','y'}}"</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by itself means an empty list. For performance reasons, if the list is itself entirely composed of fixed literals, a constant list is created to represent the expression (rather than building a new list on each evaluation).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4.3.4. Inline Maps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directly express maps in an expression by using </w:t>
      </w:r>
      <w:r w:rsidRPr="00BA0D5D">
        <w:rPr>
          <w:rFonts w:ascii="Consolas" w:eastAsia="宋体" w:hAnsi="Consolas" w:cs="宋体"/>
          <w:color w:val="34302D"/>
          <w:kern w:val="0"/>
          <w:sz w:val="23"/>
          <w:szCs w:val="23"/>
          <w:shd w:val="clear" w:color="auto" w:fill="F7F7F8"/>
        </w:rPr>
        <w:t>{key:value}</w:t>
      </w:r>
      <w:r w:rsidRPr="00BA0D5D">
        <w:rPr>
          <w:rFonts w:ascii="inherit" w:eastAsia="宋体" w:hAnsi="inherit" w:cs="Arial"/>
          <w:color w:val="34302D"/>
          <w:kern w:val="0"/>
          <w:sz w:val="24"/>
          <w:szCs w:val="24"/>
        </w:rPr>
        <w:t> notation.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a Java map containing the two entries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Map inventorInfo = (Map) parser.parseExpression(</w:t>
      </w:r>
      <w:r w:rsidRPr="00BA0D5D">
        <w:rPr>
          <w:rFonts w:ascii="Consolas" w:eastAsia="宋体" w:hAnsi="Consolas" w:cs="宋体"/>
          <w:color w:val="DD1144"/>
          <w:kern w:val="0"/>
          <w:sz w:val="24"/>
          <w:szCs w:val="24"/>
        </w:rPr>
        <w:t>"{name:'Nikola',dob:'10-July-1856'}"</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Map mapOfMaps = (Map) parser.parseExpression(</w:t>
      </w:r>
      <w:r w:rsidRPr="00BA0D5D">
        <w:rPr>
          <w:rFonts w:ascii="Consolas" w:eastAsia="宋体" w:hAnsi="Consolas" w:cs="宋体"/>
          <w:color w:val="DD1144"/>
          <w:kern w:val="0"/>
          <w:sz w:val="24"/>
          <w:szCs w:val="24"/>
        </w:rPr>
        <w:t>"{name:{first:'Nikola',last:'Tesla'},dob:{day:10,month:'July',year:1856}}"</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by itself means an empty map. For performance reasons, if the map is itself composed of fixed literals or other nested constant structures (lists or maps), a constant map is created to represent the expression (rather than building a new map on each evaluation). Quoting of the map keys is optional. The examples above do not use quoted keys.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4.3.5. Array Construction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build arrays by using the familiar Java syntax, optionally supplying an initializer to have the array populated at construction time.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numbers1 =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parser.parseExpression(</w:t>
      </w:r>
      <w:r w:rsidRPr="00BA0D5D">
        <w:rPr>
          <w:rFonts w:ascii="Consolas" w:eastAsia="宋体" w:hAnsi="Consolas" w:cs="宋体"/>
          <w:color w:val="DD1144"/>
          <w:kern w:val="0"/>
          <w:sz w:val="24"/>
          <w:szCs w:val="24"/>
        </w:rPr>
        <w:t>"new int[4]"</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Array with initializer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numbers2 =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parser.parseExpression(</w:t>
      </w:r>
      <w:r w:rsidRPr="00BA0D5D">
        <w:rPr>
          <w:rFonts w:ascii="Consolas" w:eastAsia="宋体" w:hAnsi="Consolas" w:cs="宋体"/>
          <w:color w:val="DD1144"/>
          <w:kern w:val="0"/>
          <w:sz w:val="24"/>
          <w:szCs w:val="24"/>
        </w:rPr>
        <w:t>"new int[]{1,2,3}"</w:t>
      </w:r>
      <w:r w:rsidRPr="00BA0D5D">
        <w:rPr>
          <w:rFonts w:ascii="Consolas" w:eastAsia="宋体" w:hAnsi="Consolas" w:cs="宋体"/>
          <w:color w:val="34302D"/>
          <w:kern w:val="0"/>
          <w:sz w:val="24"/>
          <w:szCs w:val="24"/>
        </w:rPr>
        <w:t>).getValue(context);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Multi dimensional array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numbers3 =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parser.parseExpression(</w:t>
      </w:r>
      <w:r w:rsidRPr="00BA0D5D">
        <w:rPr>
          <w:rFonts w:ascii="Consolas" w:eastAsia="宋体" w:hAnsi="Consolas" w:cs="宋体"/>
          <w:color w:val="DD1144"/>
          <w:kern w:val="0"/>
          <w:sz w:val="24"/>
          <w:szCs w:val="24"/>
        </w:rPr>
        <w:t>"new int[4][5]"</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cannot currently supply an initializer when you construct multi-dimensional array.</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4.3.6. Methods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invoke methods by using typical Java programming syntax. You can also invoke methods on literals. Variable arguments are also supported. The following examples show how to invoke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string literal, evaluates to "bc"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bc = parser.parseExpression(</w:t>
      </w:r>
      <w:r w:rsidRPr="00BA0D5D">
        <w:rPr>
          <w:rFonts w:ascii="Consolas" w:eastAsia="宋体" w:hAnsi="Consolas" w:cs="宋体"/>
          <w:color w:val="DD1144"/>
          <w:kern w:val="0"/>
          <w:sz w:val="24"/>
          <w:szCs w:val="24"/>
        </w:rPr>
        <w:t>"'abc'.substring(1, 3)"</w:t>
      </w:r>
      <w:r w:rsidRPr="00BA0D5D">
        <w:rPr>
          <w:rFonts w:ascii="Consolas" w:eastAsia="宋体" w:hAnsi="Consolas" w:cs="宋体"/>
          <w:color w:val="34302D"/>
          <w:kern w:val="0"/>
          <w:sz w:val="24"/>
          <w:szCs w:val="24"/>
        </w:rPr>
        <w:t>).getValue(String.class);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isMember = parser.parseExpression(</w:t>
      </w:r>
      <w:r w:rsidRPr="00BA0D5D">
        <w:rPr>
          <w:rFonts w:ascii="Consolas" w:eastAsia="宋体" w:hAnsi="Consolas" w:cs="宋体"/>
          <w:color w:val="DD1144"/>
          <w:kern w:val="0"/>
          <w:sz w:val="24"/>
          <w:szCs w:val="24"/>
        </w:rPr>
        <w:t>"isMember('Mihajlo Pupin')"</w:t>
      </w:r>
      <w:r w:rsidRPr="00BA0D5D">
        <w:rPr>
          <w:rFonts w:ascii="Consolas" w:eastAsia="宋体" w:hAnsi="Consolas" w:cs="宋体"/>
          <w:color w:val="34302D"/>
          <w:kern w:val="0"/>
          <w:sz w:val="24"/>
          <w:szCs w:val="24"/>
        </w:rPr>
        <w:t>).getValue(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societyContext, Boolean.class);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4.3.7. Operators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Spring Expression Language supports the following kinds of operators:</w:t>
      </w:r>
    </w:p>
    <w:p w:rsidR="00BA0D5D" w:rsidRPr="00BA0D5D" w:rsidRDefault="00E91AFF" w:rsidP="00BA0D5D">
      <w:pPr>
        <w:widowControl/>
        <w:numPr>
          <w:ilvl w:val="0"/>
          <w:numId w:val="36"/>
        </w:numPr>
        <w:shd w:val="clear" w:color="auto" w:fill="FFFFFF"/>
        <w:spacing w:after="150"/>
        <w:ind w:left="360"/>
        <w:jc w:val="left"/>
        <w:rPr>
          <w:rFonts w:ascii="inherit" w:eastAsia="宋体" w:hAnsi="inherit" w:cs="Arial" w:hint="eastAsia"/>
          <w:color w:val="34302D"/>
          <w:kern w:val="0"/>
          <w:sz w:val="24"/>
          <w:szCs w:val="24"/>
        </w:rPr>
      </w:pPr>
      <w:hyperlink r:id="rId524" w:anchor="expressions-operators-relational" w:history="1">
        <w:r w:rsidR="00BA0D5D" w:rsidRPr="00BA0D5D">
          <w:rPr>
            <w:rFonts w:ascii="inherit" w:eastAsia="宋体" w:hAnsi="inherit" w:cs="Arial"/>
            <w:color w:val="548E2E"/>
            <w:kern w:val="0"/>
            <w:sz w:val="24"/>
            <w:szCs w:val="24"/>
            <w:u w:val="single"/>
          </w:rPr>
          <w:t>Relational Operators</w:t>
        </w:r>
      </w:hyperlink>
    </w:p>
    <w:p w:rsidR="00BA0D5D" w:rsidRPr="00BA0D5D" w:rsidRDefault="00E91AFF" w:rsidP="00BA0D5D">
      <w:pPr>
        <w:widowControl/>
        <w:numPr>
          <w:ilvl w:val="0"/>
          <w:numId w:val="36"/>
        </w:numPr>
        <w:shd w:val="clear" w:color="auto" w:fill="FFFFFF"/>
        <w:spacing w:after="150"/>
        <w:ind w:left="360"/>
        <w:jc w:val="left"/>
        <w:rPr>
          <w:rFonts w:ascii="inherit" w:eastAsia="宋体" w:hAnsi="inherit" w:cs="Arial" w:hint="eastAsia"/>
          <w:color w:val="34302D"/>
          <w:kern w:val="0"/>
          <w:sz w:val="24"/>
          <w:szCs w:val="24"/>
        </w:rPr>
      </w:pPr>
      <w:hyperlink r:id="rId525" w:anchor="expressions-operators-logical" w:history="1">
        <w:r w:rsidR="00BA0D5D" w:rsidRPr="00BA0D5D">
          <w:rPr>
            <w:rFonts w:ascii="inherit" w:eastAsia="宋体" w:hAnsi="inherit" w:cs="Arial"/>
            <w:color w:val="548E2E"/>
            <w:kern w:val="0"/>
            <w:sz w:val="24"/>
            <w:szCs w:val="24"/>
            <w:u w:val="single"/>
          </w:rPr>
          <w:t>Logical Operators</w:t>
        </w:r>
      </w:hyperlink>
    </w:p>
    <w:p w:rsidR="00BA0D5D" w:rsidRPr="00BA0D5D" w:rsidRDefault="00E91AFF" w:rsidP="00BA0D5D">
      <w:pPr>
        <w:widowControl/>
        <w:numPr>
          <w:ilvl w:val="0"/>
          <w:numId w:val="36"/>
        </w:numPr>
        <w:shd w:val="clear" w:color="auto" w:fill="FFFFFF"/>
        <w:spacing w:after="150"/>
        <w:ind w:left="360"/>
        <w:jc w:val="left"/>
        <w:rPr>
          <w:rFonts w:ascii="inherit" w:eastAsia="宋体" w:hAnsi="inherit" w:cs="Arial" w:hint="eastAsia"/>
          <w:color w:val="34302D"/>
          <w:kern w:val="0"/>
          <w:sz w:val="24"/>
          <w:szCs w:val="24"/>
        </w:rPr>
      </w:pPr>
      <w:hyperlink r:id="rId526" w:anchor="expressions-operators-mathematical" w:history="1">
        <w:r w:rsidR="00BA0D5D" w:rsidRPr="00BA0D5D">
          <w:rPr>
            <w:rFonts w:ascii="inherit" w:eastAsia="宋体" w:hAnsi="inherit" w:cs="Arial"/>
            <w:color w:val="548E2E"/>
            <w:kern w:val="0"/>
            <w:sz w:val="24"/>
            <w:szCs w:val="24"/>
            <w:u w:val="single"/>
          </w:rPr>
          <w:t>Mathematical Operators</w:t>
        </w:r>
      </w:hyperlink>
    </w:p>
    <w:p w:rsidR="00BA0D5D" w:rsidRPr="00BA0D5D" w:rsidRDefault="00E91AFF" w:rsidP="00BA0D5D">
      <w:pPr>
        <w:widowControl/>
        <w:numPr>
          <w:ilvl w:val="0"/>
          <w:numId w:val="36"/>
        </w:numPr>
        <w:shd w:val="clear" w:color="auto" w:fill="FFFFFF"/>
        <w:spacing w:after="150"/>
        <w:ind w:left="360"/>
        <w:jc w:val="left"/>
        <w:rPr>
          <w:rFonts w:ascii="inherit" w:eastAsia="宋体" w:hAnsi="inherit" w:cs="Arial" w:hint="eastAsia"/>
          <w:color w:val="34302D"/>
          <w:kern w:val="0"/>
          <w:sz w:val="24"/>
          <w:szCs w:val="24"/>
        </w:rPr>
      </w:pPr>
      <w:hyperlink r:id="rId527" w:anchor="expressions-assignment" w:history="1">
        <w:r w:rsidR="00BA0D5D" w:rsidRPr="00BA0D5D">
          <w:rPr>
            <w:rFonts w:ascii="inherit" w:eastAsia="宋体" w:hAnsi="inherit" w:cs="Arial"/>
            <w:color w:val="548E2E"/>
            <w:kern w:val="0"/>
            <w:sz w:val="24"/>
            <w:szCs w:val="24"/>
            <w:u w:val="single"/>
          </w:rPr>
          <w:t>The Assignment Operator</w:t>
        </w:r>
      </w:hyperlink>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Relational Operators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relational operators (equal, not equal, less than, less than or equal, greater than, and greater than or equal) are supported by using standard operator notation. The following listing shows a few examples of operators: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r w:rsidRPr="00BA0D5D">
        <w:rPr>
          <w:rFonts w:ascii="Consolas" w:eastAsia="宋体" w:hAnsi="Consolas" w:cs="宋体"/>
          <w:color w:val="DD1144"/>
          <w:kern w:val="0"/>
          <w:sz w:val="24"/>
          <w:szCs w:val="24"/>
        </w:rPr>
        <w:t>"2 == 2"</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r w:rsidRPr="00BA0D5D">
        <w:rPr>
          <w:rFonts w:ascii="Consolas" w:eastAsia="宋体" w:hAnsi="Consolas" w:cs="宋体"/>
          <w:color w:val="DD1144"/>
          <w:kern w:val="0"/>
          <w:sz w:val="24"/>
          <w:szCs w:val="24"/>
        </w:rPr>
        <w:t>"2 &lt; -5.0"</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r w:rsidRPr="00BA0D5D">
        <w:rPr>
          <w:rFonts w:ascii="Consolas" w:eastAsia="宋体" w:hAnsi="Consolas" w:cs="宋体"/>
          <w:color w:val="DD1144"/>
          <w:kern w:val="0"/>
          <w:sz w:val="24"/>
          <w:szCs w:val="24"/>
        </w:rPr>
        <w:t>"'black' &lt; 'block'"</w:t>
      </w:r>
      <w:r w:rsidRPr="00BA0D5D">
        <w:rPr>
          <w:rFonts w:ascii="Consolas" w:eastAsia="宋体" w:hAnsi="Consolas" w:cs="宋体"/>
          <w:color w:val="34302D"/>
          <w:kern w:val="0"/>
          <w:sz w:val="24"/>
          <w:szCs w:val="24"/>
        </w:rPr>
        <w:t>).getValue(Boolean.class);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Greater-than and less-than comparisons against </w:t>
            </w:r>
            <w:r w:rsidRPr="00BA0D5D">
              <w:rPr>
                <w:rFonts w:ascii="Consolas" w:eastAsia="宋体" w:hAnsi="Consolas" w:cs="宋体"/>
                <w:kern w:val="0"/>
                <w:sz w:val="23"/>
                <w:szCs w:val="23"/>
                <w:shd w:val="clear" w:color="auto" w:fill="F7F7F8"/>
              </w:rPr>
              <w:t>null</w:t>
            </w:r>
            <w:r w:rsidRPr="00BA0D5D">
              <w:rPr>
                <w:rFonts w:ascii="inherit" w:eastAsia="宋体" w:hAnsi="inherit" w:cs="宋体"/>
                <w:kern w:val="0"/>
                <w:sz w:val="24"/>
                <w:szCs w:val="24"/>
              </w:rPr>
              <w:t> follow a simple rule: </w:t>
            </w:r>
            <w:r w:rsidRPr="00BA0D5D">
              <w:rPr>
                <w:rFonts w:ascii="Consolas" w:eastAsia="宋体" w:hAnsi="Consolas" w:cs="宋体"/>
                <w:kern w:val="0"/>
                <w:sz w:val="23"/>
                <w:szCs w:val="23"/>
                <w:shd w:val="clear" w:color="auto" w:fill="F7F7F8"/>
              </w:rPr>
              <w:t>null</w:t>
            </w:r>
            <w:r w:rsidRPr="00BA0D5D">
              <w:rPr>
                <w:rFonts w:ascii="inherit" w:eastAsia="宋体" w:hAnsi="inherit" w:cs="宋体"/>
                <w:kern w:val="0"/>
                <w:sz w:val="24"/>
                <w:szCs w:val="24"/>
              </w:rPr>
              <w:t> is treated as nothing (that is NOT as zero). As a consequence, any other value is always greater than </w:t>
            </w:r>
            <w:r w:rsidRPr="00BA0D5D">
              <w:rPr>
                <w:rFonts w:ascii="Consolas" w:eastAsia="宋体" w:hAnsi="Consolas" w:cs="宋体"/>
                <w:kern w:val="0"/>
                <w:sz w:val="23"/>
                <w:szCs w:val="23"/>
                <w:shd w:val="clear" w:color="auto" w:fill="F7F7F8"/>
              </w:rPr>
              <w:t>null</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X &gt; null</w:t>
            </w:r>
            <w:r w:rsidRPr="00BA0D5D">
              <w:rPr>
                <w:rFonts w:ascii="inherit" w:eastAsia="宋体" w:hAnsi="inherit" w:cs="宋体"/>
                <w:kern w:val="0"/>
                <w:sz w:val="24"/>
                <w:szCs w:val="24"/>
              </w:rPr>
              <w:t> is always </w:t>
            </w:r>
            <w:r w:rsidRPr="00BA0D5D">
              <w:rPr>
                <w:rFonts w:ascii="Consolas" w:eastAsia="宋体" w:hAnsi="Consolas" w:cs="宋体"/>
                <w:kern w:val="0"/>
                <w:sz w:val="23"/>
                <w:szCs w:val="23"/>
                <w:shd w:val="clear" w:color="auto" w:fill="F7F7F8"/>
              </w:rPr>
              <w:t>true</w:t>
            </w:r>
            <w:r w:rsidRPr="00BA0D5D">
              <w:rPr>
                <w:rFonts w:ascii="inherit" w:eastAsia="宋体" w:hAnsi="inherit" w:cs="宋体"/>
                <w:kern w:val="0"/>
                <w:sz w:val="24"/>
                <w:szCs w:val="24"/>
              </w:rPr>
              <w:t>) and no other value is ever less than nothing (</w:t>
            </w:r>
            <w:r w:rsidRPr="00BA0D5D">
              <w:rPr>
                <w:rFonts w:ascii="Consolas" w:eastAsia="宋体" w:hAnsi="Consolas" w:cs="宋体"/>
                <w:kern w:val="0"/>
                <w:sz w:val="23"/>
                <w:szCs w:val="23"/>
                <w:shd w:val="clear" w:color="auto" w:fill="F7F7F8"/>
              </w:rPr>
              <w:t>X &lt; null</w:t>
            </w:r>
            <w:r w:rsidRPr="00BA0D5D">
              <w:rPr>
                <w:rFonts w:ascii="inherit" w:eastAsia="宋体" w:hAnsi="inherit" w:cs="宋体"/>
                <w:kern w:val="0"/>
                <w:sz w:val="24"/>
                <w:szCs w:val="24"/>
              </w:rPr>
              <w:t> is always </w:t>
            </w:r>
            <w:r w:rsidRPr="00BA0D5D">
              <w:rPr>
                <w:rFonts w:ascii="Consolas" w:eastAsia="宋体" w:hAnsi="Consolas" w:cs="宋体"/>
                <w:kern w:val="0"/>
                <w:sz w:val="23"/>
                <w:szCs w:val="23"/>
                <w:shd w:val="clear" w:color="auto" w:fill="F7F7F8"/>
              </w:rPr>
              <w:t>false</w:t>
            </w:r>
            <w:r w:rsidRPr="00BA0D5D">
              <w:rPr>
                <w:rFonts w:ascii="inherit" w:eastAsia="宋体" w:hAnsi="inherit" w:cs="宋体"/>
                <w:kern w:val="0"/>
                <w:sz w:val="24"/>
                <w:szCs w:val="24"/>
              </w:rPr>
              <w:t>).</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 prefer numeric comparisons instead, avoid number-based </w:t>
            </w:r>
            <w:r w:rsidRPr="00BA0D5D">
              <w:rPr>
                <w:rFonts w:ascii="Consolas" w:eastAsia="宋体" w:hAnsi="Consolas" w:cs="宋体"/>
                <w:kern w:val="0"/>
                <w:sz w:val="23"/>
                <w:szCs w:val="23"/>
                <w:shd w:val="clear" w:color="auto" w:fill="F7F7F8"/>
              </w:rPr>
              <w:t>null</w:t>
            </w:r>
            <w:r w:rsidRPr="00BA0D5D">
              <w:rPr>
                <w:rFonts w:ascii="inherit" w:eastAsia="宋体" w:hAnsi="inherit" w:cs="宋体"/>
                <w:kern w:val="0"/>
                <w:sz w:val="24"/>
                <w:szCs w:val="24"/>
              </w:rPr>
              <w:t> comparisons in favor of comparisons against zero (for example, </w:t>
            </w:r>
            <w:r w:rsidRPr="00BA0D5D">
              <w:rPr>
                <w:rFonts w:ascii="Consolas" w:eastAsia="宋体" w:hAnsi="Consolas" w:cs="宋体"/>
                <w:kern w:val="0"/>
                <w:sz w:val="23"/>
                <w:szCs w:val="23"/>
                <w:shd w:val="clear" w:color="auto" w:fill="F7F7F8"/>
              </w:rPr>
              <w:t>X &gt; 0</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X &lt; 0</w:t>
            </w:r>
            <w:r w:rsidRPr="00BA0D5D">
              <w:rPr>
                <w:rFonts w:ascii="inherit" w:eastAsia="宋体" w:hAnsi="inherit" w:cs="宋体"/>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standard relational operators, SpEL supports the </w:t>
      </w:r>
      <w:r w:rsidRPr="00BA0D5D">
        <w:rPr>
          <w:rFonts w:ascii="Consolas" w:eastAsia="宋体" w:hAnsi="Consolas" w:cs="宋体"/>
          <w:color w:val="34302D"/>
          <w:kern w:val="0"/>
          <w:sz w:val="23"/>
          <w:szCs w:val="23"/>
          <w:shd w:val="clear" w:color="auto" w:fill="F7F7F8"/>
        </w:rPr>
        <w:t>instanceof</w:t>
      </w:r>
      <w:r w:rsidRPr="00BA0D5D">
        <w:rPr>
          <w:rFonts w:ascii="inherit" w:eastAsia="宋体" w:hAnsi="inherit" w:cs="Arial"/>
          <w:color w:val="34302D"/>
          <w:kern w:val="0"/>
          <w:sz w:val="24"/>
          <w:szCs w:val="24"/>
        </w:rPr>
        <w:t> and regular expression-based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operator. The following listing shows examples of both: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"'xyz' instanceof T(Integer)"</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"'5.00' matches '^-?\\d+(\\.\\d{2})?$'"</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"'5.0067' matches '^-?\\d+(\\.\\d{2})?$'"</w:t>
      </w:r>
      <w:r w:rsidRPr="00BA0D5D">
        <w:rPr>
          <w:rFonts w:ascii="Consolas" w:eastAsia="宋体" w:hAnsi="Consolas" w:cs="宋体"/>
          <w:color w:val="34302D"/>
          <w:kern w:val="0"/>
          <w:sz w:val="24"/>
          <w:szCs w:val="24"/>
        </w:rPr>
        <w:t>).getValue(Boolean.class);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Be careful with primitive types, as they are immediately boxed up to the wrapper type, so </w:t>
            </w:r>
            <w:r w:rsidRPr="00BA0D5D">
              <w:rPr>
                <w:rFonts w:ascii="Consolas" w:eastAsia="宋体" w:hAnsi="Consolas" w:cs="宋体"/>
                <w:kern w:val="0"/>
                <w:sz w:val="23"/>
                <w:szCs w:val="23"/>
                <w:shd w:val="clear" w:color="auto" w:fill="F7F7F8"/>
              </w:rPr>
              <w:t>1 instanceof T(int)</w:t>
            </w:r>
            <w:r w:rsidRPr="00BA0D5D">
              <w:rPr>
                <w:rFonts w:ascii="宋体" w:eastAsia="宋体" w:hAnsi="宋体" w:cs="宋体"/>
                <w:kern w:val="0"/>
                <w:sz w:val="24"/>
                <w:szCs w:val="24"/>
              </w:rPr>
              <w:t>evaluates to </w:t>
            </w:r>
            <w:r w:rsidRPr="00BA0D5D">
              <w:rPr>
                <w:rFonts w:ascii="Consolas" w:eastAsia="宋体" w:hAnsi="Consolas" w:cs="宋体"/>
                <w:kern w:val="0"/>
                <w:sz w:val="23"/>
                <w:szCs w:val="23"/>
                <w:shd w:val="clear" w:color="auto" w:fill="F7F7F8"/>
              </w:rPr>
              <w:t>false</w:t>
            </w:r>
            <w:r w:rsidRPr="00BA0D5D">
              <w:rPr>
                <w:rFonts w:ascii="宋体" w:eastAsia="宋体" w:hAnsi="宋体" w:cs="宋体"/>
                <w:kern w:val="0"/>
                <w:sz w:val="24"/>
                <w:szCs w:val="24"/>
              </w:rPr>
              <w:t> while </w:t>
            </w:r>
            <w:r w:rsidRPr="00BA0D5D">
              <w:rPr>
                <w:rFonts w:ascii="Consolas" w:eastAsia="宋体" w:hAnsi="Consolas" w:cs="宋体"/>
                <w:kern w:val="0"/>
                <w:sz w:val="23"/>
                <w:szCs w:val="23"/>
                <w:shd w:val="clear" w:color="auto" w:fill="F7F7F8"/>
              </w:rPr>
              <w:t>1 instanceof T(Integer)</w:t>
            </w:r>
            <w:r w:rsidRPr="00BA0D5D">
              <w:rPr>
                <w:rFonts w:ascii="宋体" w:eastAsia="宋体" w:hAnsi="宋体" w:cs="宋体"/>
                <w:kern w:val="0"/>
                <w:sz w:val="24"/>
                <w:szCs w:val="24"/>
              </w:rPr>
              <w:t> evaluates to </w:t>
            </w:r>
            <w:r w:rsidRPr="00BA0D5D">
              <w:rPr>
                <w:rFonts w:ascii="Consolas" w:eastAsia="宋体" w:hAnsi="Consolas" w:cs="宋体"/>
                <w:kern w:val="0"/>
                <w:sz w:val="23"/>
                <w:szCs w:val="23"/>
                <w:shd w:val="clear" w:color="auto" w:fill="F7F7F8"/>
              </w:rPr>
              <w:t>true</w:t>
            </w:r>
            <w:r w:rsidRPr="00BA0D5D">
              <w:rPr>
                <w:rFonts w:ascii="宋体" w:eastAsia="宋体" w:hAnsi="宋体" w:cs="宋体"/>
                <w:kern w:val="0"/>
                <w:sz w:val="24"/>
                <w:szCs w:val="24"/>
              </w:rPr>
              <w:t>, as expected.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symbolic operator can also be specified as a purely alphabetic equivalent. This avoids problems where the symbols used have special meaning for the document type in which the expression is embedded (such as in an XML document). The textual equivalents are:</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lt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le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&lt;=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eq</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ne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div</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mod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37"/>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not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 of the textual operators are case-insensitive.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Logical Operators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SpEL supports the following logical operators:</w:t>
      </w:r>
    </w:p>
    <w:p w:rsidR="00BA0D5D" w:rsidRPr="00BA0D5D" w:rsidRDefault="00BA0D5D" w:rsidP="00BA0D5D">
      <w:pPr>
        <w:widowControl/>
        <w:numPr>
          <w:ilvl w:val="0"/>
          <w:numId w:val="3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and</w:t>
      </w:r>
    </w:p>
    <w:p w:rsidR="00BA0D5D" w:rsidRPr="00BA0D5D" w:rsidRDefault="00BA0D5D" w:rsidP="00BA0D5D">
      <w:pPr>
        <w:widowControl/>
        <w:numPr>
          <w:ilvl w:val="0"/>
          <w:numId w:val="3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or</w:t>
      </w:r>
    </w:p>
    <w:p w:rsidR="00BA0D5D" w:rsidRPr="00BA0D5D" w:rsidRDefault="00BA0D5D" w:rsidP="00BA0D5D">
      <w:pPr>
        <w:widowControl/>
        <w:numPr>
          <w:ilvl w:val="0"/>
          <w:numId w:val="3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not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use the logical operators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AND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r w:rsidRPr="00BA0D5D">
        <w:rPr>
          <w:rFonts w:ascii="Consolas" w:eastAsia="宋体" w:hAnsi="Consolas" w:cs="宋体"/>
          <w:color w:val="DD1144"/>
          <w:kern w:val="0"/>
          <w:sz w:val="24"/>
          <w:szCs w:val="24"/>
        </w:rPr>
        <w:t>"true and false"</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expression = </w:t>
      </w:r>
      <w:r w:rsidRPr="00BA0D5D">
        <w:rPr>
          <w:rFonts w:ascii="Consolas" w:eastAsia="宋体" w:hAnsi="Consolas" w:cs="宋体"/>
          <w:color w:val="DD1144"/>
          <w:kern w:val="0"/>
          <w:sz w:val="24"/>
          <w:szCs w:val="24"/>
        </w:rPr>
        <w:t>"isMember('Nikola Tesla') and isMember('Mihajlo Pupin')"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parser.parseExpression(expression).getValue(societyContext, 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r w:rsidRPr="00BA0D5D">
        <w:rPr>
          <w:rFonts w:ascii="Consolas" w:eastAsia="宋体" w:hAnsi="Consolas" w:cs="宋体"/>
          <w:color w:val="DD1144"/>
          <w:kern w:val="0"/>
          <w:sz w:val="24"/>
          <w:szCs w:val="24"/>
        </w:rPr>
        <w:t>"true or false"</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expression = </w:t>
      </w:r>
      <w:r w:rsidRPr="00BA0D5D">
        <w:rPr>
          <w:rFonts w:ascii="Consolas" w:eastAsia="宋体" w:hAnsi="Consolas" w:cs="宋体"/>
          <w:color w:val="DD1144"/>
          <w:kern w:val="0"/>
          <w:sz w:val="24"/>
          <w:szCs w:val="24"/>
        </w:rPr>
        <w:t>"isMember('Nikola Tesla') or isMember('Albert Einstein')"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parser.parseExpression(expression).getValue(societyContext, 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NOT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false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w:t>
      </w:r>
      <w:r w:rsidRPr="00BA0D5D">
        <w:rPr>
          <w:rFonts w:ascii="Consolas" w:eastAsia="宋体" w:hAnsi="Consolas" w:cs="宋体"/>
          <w:color w:val="DD1144"/>
          <w:kern w:val="0"/>
          <w:sz w:val="24"/>
          <w:szCs w:val="24"/>
        </w:rPr>
        <w:t>"!true"</w:t>
      </w:r>
      <w:r w:rsidRPr="00BA0D5D">
        <w:rPr>
          <w:rFonts w:ascii="Consolas" w:eastAsia="宋体" w:hAnsi="Consolas" w:cs="宋体"/>
          <w:color w:val="34302D"/>
          <w:kern w:val="0"/>
          <w:sz w:val="24"/>
          <w:szCs w:val="24"/>
        </w:rPr>
        <w:t>).getValue(Boolean.class);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 AND and NOT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expression = </w:t>
      </w:r>
      <w:r w:rsidRPr="00BA0D5D">
        <w:rPr>
          <w:rFonts w:ascii="Consolas" w:eastAsia="宋体" w:hAnsi="Consolas" w:cs="宋体"/>
          <w:color w:val="DD1144"/>
          <w:kern w:val="0"/>
          <w:sz w:val="24"/>
          <w:szCs w:val="24"/>
        </w:rPr>
        <w:t>"isMember('Nikola Tesla') and !isMember('Mihajlo Pupin')"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falseValue = parser.parseExpression(expression).getValue(societyContext, Boolean.class);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Mathematical Operators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addition operator on both numbers and strings. You can use the subtraction, multiplication, and division operators only on numbers. You can also use the modulus (%) and exponential power (^) operators. Standard operator precedence is enforced. The following example shows the mathematical operators in use: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Addition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two = parser.parseExpression(</w:t>
      </w:r>
      <w:r w:rsidRPr="00BA0D5D">
        <w:rPr>
          <w:rFonts w:ascii="Consolas" w:eastAsia="宋体" w:hAnsi="Consolas" w:cs="宋体"/>
          <w:color w:val="DD1144"/>
          <w:kern w:val="0"/>
          <w:sz w:val="24"/>
          <w:szCs w:val="24"/>
        </w:rPr>
        <w:t>"1 + 1"</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2</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testString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"'test' + ' ' + 'string'"</w:t>
      </w:r>
      <w:r w:rsidRPr="00BA0D5D">
        <w:rPr>
          <w:rFonts w:ascii="Consolas" w:eastAsia="宋体" w:hAnsi="Consolas" w:cs="宋体"/>
          <w:color w:val="34302D"/>
          <w:kern w:val="0"/>
          <w:sz w:val="24"/>
          <w:szCs w:val="24"/>
        </w:rPr>
        <w:t xml:space="preserve">).getValue(String.class);  </w:t>
      </w:r>
      <w:r w:rsidRPr="00BA0D5D">
        <w:rPr>
          <w:rFonts w:ascii="Consolas" w:eastAsia="宋体" w:hAnsi="Consolas" w:cs="宋体"/>
          <w:i/>
          <w:iCs/>
          <w:color w:val="999988"/>
          <w:kern w:val="0"/>
          <w:sz w:val="24"/>
          <w:szCs w:val="24"/>
        </w:rPr>
        <w:t>// 'test 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Subtraction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four = parser.parseExpression(</w:t>
      </w:r>
      <w:r w:rsidRPr="00BA0D5D">
        <w:rPr>
          <w:rFonts w:ascii="Consolas" w:eastAsia="宋体" w:hAnsi="Consolas" w:cs="宋体"/>
          <w:color w:val="DD1144"/>
          <w:kern w:val="0"/>
          <w:sz w:val="24"/>
          <w:szCs w:val="24"/>
        </w:rPr>
        <w:t>"1 - -3"</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4</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double</w:t>
      </w:r>
      <w:r w:rsidRPr="00BA0D5D">
        <w:rPr>
          <w:rFonts w:ascii="Consolas" w:eastAsia="宋体" w:hAnsi="Consolas" w:cs="宋体"/>
          <w:color w:val="34302D"/>
          <w:kern w:val="0"/>
          <w:sz w:val="24"/>
          <w:szCs w:val="24"/>
        </w:rPr>
        <w:t xml:space="preserve"> d = parser.parseExpression(</w:t>
      </w:r>
      <w:r w:rsidRPr="00BA0D5D">
        <w:rPr>
          <w:rFonts w:ascii="Consolas" w:eastAsia="宋体" w:hAnsi="Consolas" w:cs="宋体"/>
          <w:color w:val="DD1144"/>
          <w:kern w:val="0"/>
          <w:sz w:val="24"/>
          <w:szCs w:val="24"/>
        </w:rPr>
        <w:t>"1000.00 - 1e4"</w:t>
      </w:r>
      <w:r w:rsidRPr="00BA0D5D">
        <w:rPr>
          <w:rFonts w:ascii="Consolas" w:eastAsia="宋体" w:hAnsi="Consolas" w:cs="宋体"/>
          <w:color w:val="34302D"/>
          <w:kern w:val="0"/>
          <w:sz w:val="24"/>
          <w:szCs w:val="24"/>
        </w:rPr>
        <w:t xml:space="preserve">).getValue(Double.class);  </w:t>
      </w:r>
      <w:r w:rsidRPr="00BA0D5D">
        <w:rPr>
          <w:rFonts w:ascii="Consolas" w:eastAsia="宋体" w:hAnsi="Consolas" w:cs="宋体"/>
          <w:i/>
          <w:iCs/>
          <w:color w:val="999988"/>
          <w:kern w:val="0"/>
          <w:sz w:val="24"/>
          <w:szCs w:val="24"/>
        </w:rPr>
        <w:t>// -9000</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Multiplication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six = parser.parseExpression(</w:t>
      </w:r>
      <w:r w:rsidRPr="00BA0D5D">
        <w:rPr>
          <w:rFonts w:ascii="Consolas" w:eastAsia="宋体" w:hAnsi="Consolas" w:cs="宋体"/>
          <w:color w:val="DD1144"/>
          <w:kern w:val="0"/>
          <w:sz w:val="24"/>
          <w:szCs w:val="24"/>
        </w:rPr>
        <w:t>"-2 * -3"</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6</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double</w:t>
      </w:r>
      <w:r w:rsidRPr="00BA0D5D">
        <w:rPr>
          <w:rFonts w:ascii="Consolas" w:eastAsia="宋体" w:hAnsi="Consolas" w:cs="宋体"/>
          <w:color w:val="34302D"/>
          <w:kern w:val="0"/>
          <w:sz w:val="24"/>
          <w:szCs w:val="24"/>
        </w:rPr>
        <w:t xml:space="preserve"> twentyFour = parser.parseExpression(</w:t>
      </w:r>
      <w:r w:rsidRPr="00BA0D5D">
        <w:rPr>
          <w:rFonts w:ascii="Consolas" w:eastAsia="宋体" w:hAnsi="Consolas" w:cs="宋体"/>
          <w:color w:val="DD1144"/>
          <w:kern w:val="0"/>
          <w:sz w:val="24"/>
          <w:szCs w:val="24"/>
        </w:rPr>
        <w:t>"2.0 * 3e0 * 4"</w:t>
      </w:r>
      <w:r w:rsidRPr="00BA0D5D">
        <w:rPr>
          <w:rFonts w:ascii="Consolas" w:eastAsia="宋体" w:hAnsi="Consolas" w:cs="宋体"/>
          <w:color w:val="34302D"/>
          <w:kern w:val="0"/>
          <w:sz w:val="24"/>
          <w:szCs w:val="24"/>
        </w:rPr>
        <w:t xml:space="preserve">).getValue(Double.class);  </w:t>
      </w:r>
      <w:r w:rsidRPr="00BA0D5D">
        <w:rPr>
          <w:rFonts w:ascii="Consolas" w:eastAsia="宋体" w:hAnsi="Consolas" w:cs="宋体"/>
          <w:i/>
          <w:iCs/>
          <w:color w:val="999988"/>
          <w:kern w:val="0"/>
          <w:sz w:val="24"/>
          <w:szCs w:val="24"/>
        </w:rPr>
        <w:t>// 24.0</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Division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minusTwo = parser.parseExpression(</w:t>
      </w:r>
      <w:r w:rsidRPr="00BA0D5D">
        <w:rPr>
          <w:rFonts w:ascii="Consolas" w:eastAsia="宋体" w:hAnsi="Consolas" w:cs="宋体"/>
          <w:color w:val="DD1144"/>
          <w:kern w:val="0"/>
          <w:sz w:val="24"/>
          <w:szCs w:val="24"/>
        </w:rPr>
        <w:t>"6 / -3"</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-2</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double</w:t>
      </w:r>
      <w:r w:rsidRPr="00BA0D5D">
        <w:rPr>
          <w:rFonts w:ascii="Consolas" w:eastAsia="宋体" w:hAnsi="Consolas" w:cs="宋体"/>
          <w:color w:val="34302D"/>
          <w:kern w:val="0"/>
          <w:sz w:val="24"/>
          <w:szCs w:val="24"/>
        </w:rPr>
        <w:t xml:space="preserve"> one = parser.parseExpression(</w:t>
      </w:r>
      <w:r w:rsidRPr="00BA0D5D">
        <w:rPr>
          <w:rFonts w:ascii="Consolas" w:eastAsia="宋体" w:hAnsi="Consolas" w:cs="宋体"/>
          <w:color w:val="DD1144"/>
          <w:kern w:val="0"/>
          <w:sz w:val="24"/>
          <w:szCs w:val="24"/>
        </w:rPr>
        <w:t>"8.0 / 4e0 / 2"</w:t>
      </w:r>
      <w:r w:rsidRPr="00BA0D5D">
        <w:rPr>
          <w:rFonts w:ascii="Consolas" w:eastAsia="宋体" w:hAnsi="Consolas" w:cs="宋体"/>
          <w:color w:val="34302D"/>
          <w:kern w:val="0"/>
          <w:sz w:val="24"/>
          <w:szCs w:val="24"/>
        </w:rPr>
        <w:t xml:space="preserve">).getValue(Double.class);  </w:t>
      </w:r>
      <w:r w:rsidRPr="00BA0D5D">
        <w:rPr>
          <w:rFonts w:ascii="Consolas" w:eastAsia="宋体" w:hAnsi="Consolas" w:cs="宋体"/>
          <w:i/>
          <w:iCs/>
          <w:color w:val="999988"/>
          <w:kern w:val="0"/>
          <w:sz w:val="24"/>
          <w:szCs w:val="24"/>
        </w:rPr>
        <w:t>// 1.0</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 Modulus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three = parser.parseExpression(</w:t>
      </w:r>
      <w:r w:rsidRPr="00BA0D5D">
        <w:rPr>
          <w:rFonts w:ascii="Consolas" w:eastAsia="宋体" w:hAnsi="Consolas" w:cs="宋体"/>
          <w:color w:val="DD1144"/>
          <w:kern w:val="0"/>
          <w:sz w:val="24"/>
          <w:szCs w:val="24"/>
        </w:rPr>
        <w:t>"7 % 4"</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3</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one = parser.parseExpression(</w:t>
      </w:r>
      <w:r w:rsidRPr="00BA0D5D">
        <w:rPr>
          <w:rFonts w:ascii="Consolas" w:eastAsia="宋体" w:hAnsi="Consolas" w:cs="宋体"/>
          <w:color w:val="DD1144"/>
          <w:kern w:val="0"/>
          <w:sz w:val="24"/>
          <w:szCs w:val="24"/>
        </w:rPr>
        <w:t>"8 / 5 % 2"</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1</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Operator precedence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minusTwentyOne = parser.parseExpression(</w:t>
      </w:r>
      <w:r w:rsidRPr="00BA0D5D">
        <w:rPr>
          <w:rFonts w:ascii="Consolas" w:eastAsia="宋体" w:hAnsi="Consolas" w:cs="宋体"/>
          <w:color w:val="DD1144"/>
          <w:kern w:val="0"/>
          <w:sz w:val="24"/>
          <w:szCs w:val="24"/>
        </w:rPr>
        <w:t>"1+2-3*8"</w:t>
      </w:r>
      <w:r w:rsidRPr="00BA0D5D">
        <w:rPr>
          <w:rFonts w:ascii="Consolas" w:eastAsia="宋体" w:hAnsi="Consolas" w:cs="宋体"/>
          <w:color w:val="34302D"/>
          <w:kern w:val="0"/>
          <w:sz w:val="24"/>
          <w:szCs w:val="24"/>
        </w:rPr>
        <w:t xml:space="preserve">).getValue(Integer.class);  </w:t>
      </w:r>
      <w:r w:rsidRPr="00BA0D5D">
        <w:rPr>
          <w:rFonts w:ascii="Consolas" w:eastAsia="宋体" w:hAnsi="Consolas" w:cs="宋体"/>
          <w:i/>
          <w:iCs/>
          <w:color w:val="999988"/>
          <w:kern w:val="0"/>
          <w:sz w:val="24"/>
          <w:szCs w:val="24"/>
        </w:rPr>
        <w:t>// -21</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The Assignment Operator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setting a property, use the assignment operator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This is typically done within a call to </w:t>
      </w:r>
      <w:r w:rsidRPr="00BA0D5D">
        <w:rPr>
          <w:rFonts w:ascii="Consolas" w:eastAsia="宋体" w:hAnsi="Consolas" w:cs="宋体"/>
          <w:color w:val="34302D"/>
          <w:kern w:val="0"/>
          <w:sz w:val="23"/>
          <w:szCs w:val="23"/>
          <w:shd w:val="clear" w:color="auto" w:fill="F7F7F8"/>
        </w:rPr>
        <w:t>setValue</w:t>
      </w:r>
      <w:r w:rsidRPr="00BA0D5D">
        <w:rPr>
          <w:rFonts w:ascii="inherit" w:eastAsia="宋体" w:hAnsi="inherit" w:cs="Arial"/>
          <w:color w:val="34302D"/>
          <w:kern w:val="0"/>
          <w:sz w:val="24"/>
          <w:szCs w:val="24"/>
        </w:rPr>
        <w:t> but can also be done inside a call to </w:t>
      </w:r>
      <w:r w:rsidRPr="00BA0D5D">
        <w:rPr>
          <w:rFonts w:ascii="Consolas" w:eastAsia="宋体" w:hAnsi="Consolas" w:cs="宋体"/>
          <w:color w:val="34302D"/>
          <w:kern w:val="0"/>
          <w:sz w:val="23"/>
          <w:szCs w:val="23"/>
          <w:shd w:val="clear" w:color="auto" w:fill="F7F7F8"/>
        </w:rPr>
        <w:t>getValue</w:t>
      </w:r>
      <w:r w:rsidRPr="00BA0D5D">
        <w:rPr>
          <w:rFonts w:ascii="inherit" w:eastAsia="宋体" w:hAnsi="inherit" w:cs="Arial"/>
          <w:color w:val="34302D"/>
          <w:kern w:val="0"/>
          <w:sz w:val="24"/>
          <w:szCs w:val="24"/>
        </w:rPr>
        <w:t>. The following listing shows both ways to use the assignment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inventor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SimpleEvaluationContext.forReadWriteDataBinding().build();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).setValue(context, inventor, </w:t>
      </w:r>
      <w:r w:rsidRPr="00BA0D5D">
        <w:rPr>
          <w:rFonts w:ascii="Consolas" w:eastAsia="宋体" w:hAnsi="Consolas" w:cs="宋体"/>
          <w:color w:val="DD1144"/>
          <w:kern w:val="0"/>
          <w:sz w:val="24"/>
          <w:szCs w:val="24"/>
        </w:rPr>
        <w:t>"Aleksandar Seovic"</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alternatively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aleks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"Name = 'Aleksandar Seovic'"</w:t>
      </w:r>
      <w:r w:rsidRPr="00BA0D5D">
        <w:rPr>
          <w:rFonts w:ascii="Consolas" w:eastAsia="宋体" w:hAnsi="Consolas" w:cs="宋体"/>
          <w:color w:val="34302D"/>
          <w:kern w:val="0"/>
          <w:sz w:val="24"/>
          <w:szCs w:val="24"/>
        </w:rPr>
        <w:t>).getValue(context, inventor, String.class);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4.3.8. Types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special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operator to specify an instance of </w:t>
      </w:r>
      <w:r w:rsidRPr="00BA0D5D">
        <w:rPr>
          <w:rFonts w:ascii="Consolas" w:eastAsia="宋体" w:hAnsi="Consolas" w:cs="宋体"/>
          <w:color w:val="34302D"/>
          <w:kern w:val="0"/>
          <w:sz w:val="23"/>
          <w:szCs w:val="23"/>
          <w:shd w:val="clear" w:color="auto" w:fill="F7F7F8"/>
        </w:rPr>
        <w:t>java.lang.Class</w:t>
      </w:r>
      <w:r w:rsidRPr="00BA0D5D">
        <w:rPr>
          <w:rFonts w:ascii="inherit" w:eastAsia="宋体" w:hAnsi="inherit" w:cs="Arial"/>
          <w:color w:val="34302D"/>
          <w:kern w:val="0"/>
          <w:sz w:val="24"/>
          <w:szCs w:val="24"/>
        </w:rPr>
        <w:t> (the type). Static methods are invoked by using this operator as well. The </w:t>
      </w:r>
      <w:r w:rsidRPr="00BA0D5D">
        <w:rPr>
          <w:rFonts w:ascii="Consolas" w:eastAsia="宋体" w:hAnsi="Consolas" w:cs="宋体"/>
          <w:color w:val="34302D"/>
          <w:kern w:val="0"/>
          <w:sz w:val="23"/>
          <w:szCs w:val="23"/>
          <w:shd w:val="clear" w:color="auto" w:fill="F7F7F8"/>
        </w:rPr>
        <w:t>StandardEvaluationContext</w:t>
      </w:r>
      <w:r w:rsidRPr="00BA0D5D">
        <w:rPr>
          <w:rFonts w:ascii="inherit" w:eastAsia="宋体" w:hAnsi="inherit" w:cs="Arial"/>
          <w:color w:val="34302D"/>
          <w:kern w:val="0"/>
          <w:sz w:val="24"/>
          <w:szCs w:val="24"/>
        </w:rPr>
        <w:t> uses a </w:t>
      </w:r>
      <w:r w:rsidRPr="00BA0D5D">
        <w:rPr>
          <w:rFonts w:ascii="Consolas" w:eastAsia="宋体" w:hAnsi="Consolas" w:cs="宋体"/>
          <w:color w:val="34302D"/>
          <w:kern w:val="0"/>
          <w:sz w:val="23"/>
          <w:szCs w:val="23"/>
          <w:shd w:val="clear" w:color="auto" w:fill="F7F7F8"/>
        </w:rPr>
        <w:t>TypeLocator</w:t>
      </w:r>
      <w:r w:rsidRPr="00BA0D5D">
        <w:rPr>
          <w:rFonts w:ascii="inherit" w:eastAsia="宋体" w:hAnsi="inherit" w:cs="Arial"/>
          <w:color w:val="34302D"/>
          <w:kern w:val="0"/>
          <w:sz w:val="24"/>
          <w:szCs w:val="24"/>
        </w:rPr>
        <w:t> to find types, and the </w:t>
      </w:r>
      <w:r w:rsidRPr="00BA0D5D">
        <w:rPr>
          <w:rFonts w:ascii="Consolas" w:eastAsia="宋体" w:hAnsi="Consolas" w:cs="宋体"/>
          <w:color w:val="34302D"/>
          <w:kern w:val="0"/>
          <w:sz w:val="23"/>
          <w:szCs w:val="23"/>
          <w:shd w:val="clear" w:color="auto" w:fill="F7F7F8"/>
        </w:rPr>
        <w:t>StandardTypeLocator</w:t>
      </w:r>
      <w:r w:rsidRPr="00BA0D5D">
        <w:rPr>
          <w:rFonts w:ascii="inherit" w:eastAsia="宋体" w:hAnsi="inherit" w:cs="Arial"/>
          <w:color w:val="34302D"/>
          <w:kern w:val="0"/>
          <w:sz w:val="24"/>
          <w:szCs w:val="24"/>
        </w:rPr>
        <w:t> (which can be replaced) is built with an understanding of the </w:t>
      </w:r>
      <w:r w:rsidRPr="00BA0D5D">
        <w:rPr>
          <w:rFonts w:ascii="Consolas" w:eastAsia="宋体" w:hAnsi="Consolas" w:cs="宋体"/>
          <w:color w:val="34302D"/>
          <w:kern w:val="0"/>
          <w:sz w:val="23"/>
          <w:szCs w:val="23"/>
          <w:shd w:val="clear" w:color="auto" w:fill="F7F7F8"/>
        </w:rPr>
        <w:t>java.lang</w:t>
      </w:r>
      <w:r w:rsidRPr="00BA0D5D">
        <w:rPr>
          <w:rFonts w:ascii="inherit" w:eastAsia="宋体" w:hAnsi="inherit" w:cs="Arial"/>
          <w:color w:val="34302D"/>
          <w:kern w:val="0"/>
          <w:sz w:val="24"/>
          <w:szCs w:val="24"/>
        </w:rPr>
        <w:t> package. This means that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references to types within </w:t>
      </w:r>
      <w:r w:rsidRPr="00BA0D5D">
        <w:rPr>
          <w:rFonts w:ascii="Consolas" w:eastAsia="宋体" w:hAnsi="Consolas" w:cs="宋体"/>
          <w:color w:val="34302D"/>
          <w:kern w:val="0"/>
          <w:sz w:val="23"/>
          <w:szCs w:val="23"/>
          <w:shd w:val="clear" w:color="auto" w:fill="F7F7F8"/>
        </w:rPr>
        <w:t>java.lang</w:t>
      </w:r>
      <w:r w:rsidRPr="00BA0D5D">
        <w:rPr>
          <w:rFonts w:ascii="inherit" w:eastAsia="宋体" w:hAnsi="inherit" w:cs="Arial"/>
          <w:color w:val="34302D"/>
          <w:kern w:val="0"/>
          <w:sz w:val="24"/>
          <w:szCs w:val="24"/>
        </w:rPr>
        <w:t> do not need to be fully qualified, but all other type references must be. The following example shows how to use the </w:t>
      </w:r>
      <w:r w:rsidRPr="00BA0D5D">
        <w:rPr>
          <w:rFonts w:ascii="Consolas" w:eastAsia="宋体" w:hAnsi="Consolas" w:cs="宋体"/>
          <w:color w:val="34302D"/>
          <w:kern w:val="0"/>
          <w:sz w:val="23"/>
          <w:szCs w:val="23"/>
          <w:shd w:val="clear" w:color="auto" w:fill="F7F7F8"/>
        </w:rPr>
        <w:t>T</w:t>
      </w:r>
      <w:r w:rsidRPr="00BA0D5D">
        <w:rPr>
          <w:rFonts w:ascii="inherit" w:eastAsia="宋体" w:hAnsi="inherit" w:cs="Arial"/>
          <w:color w:val="34302D"/>
          <w:kern w:val="0"/>
          <w:sz w:val="24"/>
          <w:szCs w:val="24"/>
        </w:rPr>
        <w:t>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Class dateClass = parser.parseExpression(</w:t>
      </w:r>
      <w:r w:rsidRPr="00BA0D5D">
        <w:rPr>
          <w:rFonts w:ascii="Consolas" w:eastAsia="宋体" w:hAnsi="Consolas" w:cs="宋体"/>
          <w:color w:val="DD1144"/>
          <w:kern w:val="0"/>
          <w:sz w:val="24"/>
          <w:szCs w:val="24"/>
        </w:rPr>
        <w:t>"T(java.util.Date)"</w:t>
      </w:r>
      <w:r w:rsidRPr="00BA0D5D">
        <w:rPr>
          <w:rFonts w:ascii="Consolas" w:eastAsia="宋体" w:hAnsi="Consolas" w:cs="宋体"/>
          <w:color w:val="34302D"/>
          <w:kern w:val="0"/>
          <w:sz w:val="24"/>
          <w:szCs w:val="24"/>
        </w:rPr>
        <w:t>).getValue(Class.class);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Class stringClass = parser.parseExpression(</w:t>
      </w:r>
      <w:r w:rsidRPr="00BA0D5D">
        <w:rPr>
          <w:rFonts w:ascii="Consolas" w:eastAsia="宋体" w:hAnsi="Consolas" w:cs="宋体"/>
          <w:color w:val="DD1144"/>
          <w:kern w:val="0"/>
          <w:sz w:val="24"/>
          <w:szCs w:val="24"/>
        </w:rPr>
        <w:t>"T(String)"</w:t>
      </w:r>
      <w:r w:rsidRPr="00BA0D5D">
        <w:rPr>
          <w:rFonts w:ascii="Consolas" w:eastAsia="宋体" w:hAnsi="Consolas" w:cs="宋体"/>
          <w:color w:val="34302D"/>
          <w:kern w:val="0"/>
          <w:sz w:val="24"/>
          <w:szCs w:val="24"/>
        </w:rPr>
        <w:t>).getValue(Class.class);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trueValue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"T(java.math.RoundingMode).CEILING &lt; T(java.math.RoundingMode).FLOOR"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.getValue(Boolean.class);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4.3.9. Constructors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You can invoke constructors by using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 You should use the fully qualified class name for all but the primitive types (</w:t>
      </w:r>
      <w:r w:rsidRPr="00BA0D5D">
        <w:rPr>
          <w:rFonts w:ascii="Consolas" w:eastAsia="宋体" w:hAnsi="Consolas" w:cs="宋体"/>
          <w:color w:val="34302D"/>
          <w:kern w:val="0"/>
          <w:sz w:val="23"/>
          <w:szCs w:val="23"/>
          <w:shd w:val="clear" w:color="auto" w:fill="F7F7F8"/>
        </w:rPr>
        <w:t>int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float</w:t>
      </w:r>
      <w:r w:rsidRPr="00BA0D5D">
        <w:rPr>
          <w:rFonts w:ascii="inherit" w:eastAsia="宋体" w:hAnsi="inherit" w:cs="Arial"/>
          <w:color w:val="34302D"/>
          <w:kern w:val="0"/>
          <w:sz w:val="24"/>
          <w:szCs w:val="24"/>
        </w:rPr>
        <w:t>, and so on) and String. The following example shows how to use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 to invoke constructors: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Inventor einstein = p.parseExpression(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"new org.spring.samples.spel.inventor.Inventor('Albert Einstein', 'German')"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.getValue(Inventor.class);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//create new inventor instance within add method of List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"Members.add(new org.spring.samples.spel.inventor.Inventor(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1144"/>
          <w:kern w:val="0"/>
          <w:sz w:val="24"/>
          <w:szCs w:val="24"/>
        </w:rPr>
        <w:t xml:space="preserve">            'Albert Einstein', 'German'))"</w:t>
      </w:r>
      <w:r w:rsidRPr="00BA0D5D">
        <w:rPr>
          <w:rFonts w:ascii="Consolas" w:eastAsia="宋体" w:hAnsi="Consolas" w:cs="宋体"/>
          <w:color w:val="34302D"/>
          <w:kern w:val="0"/>
          <w:sz w:val="24"/>
          <w:szCs w:val="24"/>
        </w:rPr>
        <w:t>).getValue(societyContext);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4.3.10. Variables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reference variables in the expression by using the </w:t>
      </w:r>
      <w:r w:rsidRPr="00BA0D5D">
        <w:rPr>
          <w:rFonts w:ascii="Consolas" w:eastAsia="宋体" w:hAnsi="Consolas" w:cs="宋体"/>
          <w:color w:val="34302D"/>
          <w:kern w:val="0"/>
          <w:sz w:val="23"/>
          <w:szCs w:val="23"/>
          <w:shd w:val="clear" w:color="auto" w:fill="F7F7F8"/>
        </w:rPr>
        <w:t>#variableName</w:t>
      </w:r>
      <w:r w:rsidRPr="00BA0D5D">
        <w:rPr>
          <w:rFonts w:ascii="inherit" w:eastAsia="宋体" w:hAnsi="inherit" w:cs="Arial"/>
          <w:color w:val="34302D"/>
          <w:kern w:val="0"/>
          <w:sz w:val="24"/>
          <w:szCs w:val="24"/>
        </w:rPr>
        <w:t> syntax. Variables are set by using the </w:t>
      </w:r>
      <w:r w:rsidRPr="00BA0D5D">
        <w:rPr>
          <w:rFonts w:ascii="Consolas" w:eastAsia="宋体" w:hAnsi="Consolas" w:cs="宋体"/>
          <w:color w:val="34302D"/>
          <w:kern w:val="0"/>
          <w:sz w:val="23"/>
          <w:szCs w:val="23"/>
          <w:shd w:val="clear" w:color="auto" w:fill="F7F7F8"/>
        </w:rPr>
        <w:t>setVariable</w:t>
      </w:r>
      <w:r w:rsidRPr="00BA0D5D">
        <w:rPr>
          <w:rFonts w:ascii="inherit" w:eastAsia="宋体" w:hAnsi="inherit" w:cs="Arial"/>
          <w:color w:val="34302D"/>
          <w:kern w:val="0"/>
          <w:sz w:val="24"/>
          <w:szCs w:val="24"/>
        </w:rPr>
        <w:t>method on </w:t>
      </w:r>
      <w:r w:rsidRPr="00BA0D5D">
        <w:rPr>
          <w:rFonts w:ascii="Consolas" w:eastAsia="宋体" w:hAnsi="Consolas" w:cs="宋体"/>
          <w:color w:val="34302D"/>
          <w:kern w:val="0"/>
          <w:sz w:val="23"/>
          <w:szCs w:val="23"/>
          <w:shd w:val="clear" w:color="auto" w:fill="F7F7F8"/>
        </w:rPr>
        <w:t>EvaluationContext</w:t>
      </w:r>
      <w:r w:rsidRPr="00BA0D5D">
        <w:rPr>
          <w:rFonts w:ascii="inherit" w:eastAsia="宋体" w:hAnsi="inherit" w:cs="Arial"/>
          <w:color w:val="34302D"/>
          <w:kern w:val="0"/>
          <w:sz w:val="24"/>
          <w:szCs w:val="24"/>
        </w:rPr>
        <w:t> implementations. The following example shows how to use variables: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tesla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"Serbian"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SimpleEvaluationContext.forReadWriteDataBinding().build();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context.setVariable(</w:t>
      </w:r>
      <w:r w:rsidRPr="00BA0D5D">
        <w:rPr>
          <w:rFonts w:ascii="Consolas" w:eastAsia="宋体" w:hAnsi="Consolas" w:cs="宋体"/>
          <w:color w:val="DD1144"/>
          <w:kern w:val="0"/>
          <w:sz w:val="24"/>
          <w:szCs w:val="24"/>
        </w:rPr>
        <w:t>"newName"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"Mike Tesla"</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"Name = #newName"</w:t>
      </w:r>
      <w:r w:rsidRPr="00BA0D5D">
        <w:rPr>
          <w:rFonts w:ascii="Consolas" w:eastAsia="宋体" w:hAnsi="Consolas" w:cs="宋体"/>
          <w:color w:val="34302D"/>
          <w:kern w:val="0"/>
          <w:sz w:val="24"/>
          <w:szCs w:val="24"/>
        </w:rPr>
        <w:t>).getValue(context, 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System.out.println(tesla.getName())  </w:t>
      </w:r>
      <w:r w:rsidRPr="00BA0D5D">
        <w:rPr>
          <w:rFonts w:ascii="Consolas" w:eastAsia="宋体" w:hAnsi="Consolas" w:cs="宋体"/>
          <w:i/>
          <w:iCs/>
          <w:color w:val="999988"/>
          <w:kern w:val="0"/>
          <w:sz w:val="24"/>
          <w:szCs w:val="24"/>
        </w:rPr>
        <w:t>// "Mike Tesla"</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The </w:t>
      </w:r>
      <w:r w:rsidRPr="00BA0D5D">
        <w:rPr>
          <w:rFonts w:ascii="Consolas" w:eastAsia="宋体" w:hAnsi="Consolas" w:cs="宋体"/>
          <w:color w:val="34302D"/>
          <w:kern w:val="0"/>
          <w:sz w:val="25"/>
          <w:szCs w:val="25"/>
          <w:shd w:val="clear" w:color="auto" w:fill="F7F7F8"/>
        </w:rPr>
        <w:t>#this</w:t>
      </w:r>
      <w:r w:rsidRPr="00BA0D5D">
        <w:rPr>
          <w:rFonts w:ascii="Arial" w:eastAsia="宋体" w:hAnsi="Arial" w:cs="Arial"/>
          <w:color w:val="34302D"/>
          <w:kern w:val="0"/>
          <w:sz w:val="27"/>
          <w:szCs w:val="27"/>
        </w:rPr>
        <w:t> and </w:t>
      </w:r>
      <w:r w:rsidRPr="00BA0D5D">
        <w:rPr>
          <w:rFonts w:ascii="Consolas" w:eastAsia="宋体" w:hAnsi="Consolas" w:cs="宋体"/>
          <w:color w:val="34302D"/>
          <w:kern w:val="0"/>
          <w:sz w:val="25"/>
          <w:szCs w:val="25"/>
          <w:shd w:val="clear" w:color="auto" w:fill="F7F7F8"/>
        </w:rPr>
        <w:t>#root</w:t>
      </w:r>
      <w:r w:rsidRPr="00BA0D5D">
        <w:rPr>
          <w:rFonts w:ascii="Arial" w:eastAsia="宋体" w:hAnsi="Arial" w:cs="Arial"/>
          <w:color w:val="34302D"/>
          <w:kern w:val="0"/>
          <w:sz w:val="27"/>
          <w:szCs w:val="27"/>
        </w:rPr>
        <w:t> Variables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variable is always defined and refers to the current evaluation object (against which unqualified references are resolved). The </w:t>
      </w:r>
      <w:r w:rsidRPr="00BA0D5D">
        <w:rPr>
          <w:rFonts w:ascii="Consolas" w:eastAsia="宋体" w:hAnsi="Consolas" w:cs="宋体"/>
          <w:color w:val="34302D"/>
          <w:kern w:val="0"/>
          <w:sz w:val="23"/>
          <w:szCs w:val="23"/>
          <w:shd w:val="clear" w:color="auto" w:fill="F7F7F8"/>
        </w:rPr>
        <w:t>#root</w:t>
      </w:r>
      <w:r w:rsidRPr="00BA0D5D">
        <w:rPr>
          <w:rFonts w:ascii="inherit" w:eastAsia="宋体" w:hAnsi="inherit" w:cs="Arial"/>
          <w:color w:val="34302D"/>
          <w:kern w:val="0"/>
          <w:sz w:val="24"/>
          <w:szCs w:val="24"/>
        </w:rPr>
        <w:t> variable is always defined and refers to the root context object. Although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may vary as components of an expression are evaluated, </w:t>
      </w:r>
      <w:r w:rsidRPr="00BA0D5D">
        <w:rPr>
          <w:rFonts w:ascii="Consolas" w:eastAsia="宋体" w:hAnsi="Consolas" w:cs="宋体"/>
          <w:color w:val="34302D"/>
          <w:kern w:val="0"/>
          <w:sz w:val="23"/>
          <w:szCs w:val="23"/>
          <w:shd w:val="clear" w:color="auto" w:fill="F7F7F8"/>
        </w:rPr>
        <w:t>#root</w:t>
      </w:r>
      <w:r w:rsidRPr="00BA0D5D">
        <w:rPr>
          <w:rFonts w:ascii="inherit" w:eastAsia="宋体" w:hAnsi="inherit" w:cs="Arial"/>
          <w:color w:val="34302D"/>
          <w:kern w:val="0"/>
          <w:sz w:val="24"/>
          <w:szCs w:val="24"/>
        </w:rPr>
        <w:t> always refers to the root. The following examples show how to use the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#root</w:t>
      </w:r>
      <w:r w:rsidRPr="00BA0D5D">
        <w:rPr>
          <w:rFonts w:ascii="inherit" w:eastAsia="宋体" w:hAnsi="inherit" w:cs="Arial"/>
          <w:color w:val="34302D"/>
          <w:kern w:val="0"/>
          <w:sz w:val="24"/>
          <w:szCs w:val="24"/>
        </w:rPr>
        <w:t>variables: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create an array of integers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List&lt;Integer&gt; primes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ArrayList&lt;Integer&gt;();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primes.addAll(Arrays.asList(</w:t>
      </w:r>
      <w:r w:rsidRPr="00BA0D5D">
        <w:rPr>
          <w:rFonts w:ascii="Consolas" w:eastAsia="宋体" w:hAnsi="Consolas" w:cs="宋体"/>
          <w:color w:val="009999"/>
          <w:kern w:val="0"/>
          <w:sz w:val="24"/>
          <w:szCs w:val="24"/>
        </w:rPr>
        <w:t>2</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3</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5</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7</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11</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13</w:t>
      </w:r>
      <w:r w:rsidRPr="00BA0D5D">
        <w:rPr>
          <w:rFonts w:ascii="Consolas" w:eastAsia="宋体" w:hAnsi="Consolas" w:cs="宋体"/>
          <w:color w:val="34302D"/>
          <w:kern w:val="0"/>
          <w:sz w:val="24"/>
          <w:szCs w:val="24"/>
        </w:rPr>
        <w:t>,</w:t>
      </w:r>
      <w:r w:rsidRPr="00BA0D5D">
        <w:rPr>
          <w:rFonts w:ascii="Consolas" w:eastAsia="宋体" w:hAnsi="Consolas" w:cs="宋体"/>
          <w:color w:val="009999"/>
          <w:kern w:val="0"/>
          <w:sz w:val="24"/>
          <w:szCs w:val="24"/>
        </w:rPr>
        <w:t>17</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create parser and set variable 'primes' as the array of integers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SimpleEvaluationContext.forReadOnlyDataAccess();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context.setVariable(</w:t>
      </w:r>
      <w:r w:rsidRPr="00BA0D5D">
        <w:rPr>
          <w:rFonts w:ascii="Consolas" w:eastAsia="宋体" w:hAnsi="Consolas" w:cs="宋体"/>
          <w:color w:val="DD1144"/>
          <w:kern w:val="0"/>
          <w:sz w:val="24"/>
          <w:szCs w:val="24"/>
        </w:rPr>
        <w:t>"primes"</w:t>
      </w:r>
      <w:r w:rsidRPr="00BA0D5D">
        <w:rPr>
          <w:rFonts w:ascii="Consolas" w:eastAsia="宋体" w:hAnsi="Consolas" w:cs="宋体"/>
          <w:color w:val="34302D"/>
          <w:kern w:val="0"/>
          <w:sz w:val="24"/>
          <w:szCs w:val="24"/>
        </w:rPr>
        <w:t>, primes);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 all prime numbers &gt; 10 from the list (using selection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[11, 13, 17]</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List&lt;Integer&gt; primesGreaterThanTen = (List&lt;Integer&gt;)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"#primes.?[#this&gt;10]"</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4.3.11. Functions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extend SpEL by registering user-defined functions that can be called within the expression string. The function is registered through the </w:t>
      </w:r>
      <w:r w:rsidRPr="00BA0D5D">
        <w:rPr>
          <w:rFonts w:ascii="Consolas" w:eastAsia="宋体" w:hAnsi="Consolas" w:cs="宋体"/>
          <w:color w:val="34302D"/>
          <w:kern w:val="0"/>
          <w:sz w:val="23"/>
          <w:szCs w:val="23"/>
          <w:shd w:val="clear" w:color="auto" w:fill="F7F7F8"/>
        </w:rPr>
        <w:t>EvaluationContext</w:t>
      </w:r>
      <w:r w:rsidRPr="00BA0D5D">
        <w:rPr>
          <w:rFonts w:ascii="inherit" w:eastAsia="宋体" w:hAnsi="inherit" w:cs="Arial"/>
          <w:color w:val="34302D"/>
          <w:kern w:val="0"/>
          <w:sz w:val="24"/>
          <w:szCs w:val="24"/>
        </w:rPr>
        <w:t>. The following example shows how to register a user-defined function: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Method method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context.setVariable(</w:t>
      </w:r>
      <w:r w:rsidRPr="00BA0D5D">
        <w:rPr>
          <w:rFonts w:ascii="Consolas" w:eastAsia="宋体" w:hAnsi="Consolas" w:cs="宋体"/>
          <w:color w:val="DD1144"/>
          <w:kern w:val="0"/>
          <w:sz w:val="24"/>
          <w:szCs w:val="24"/>
        </w:rPr>
        <w:t>"myFunction"</w:t>
      </w:r>
      <w:r w:rsidRPr="00BA0D5D">
        <w:rPr>
          <w:rFonts w:ascii="Consolas" w:eastAsia="宋体" w:hAnsi="Consolas" w:cs="宋体"/>
          <w:color w:val="34302D"/>
          <w:kern w:val="0"/>
          <w:sz w:val="24"/>
          <w:szCs w:val="24"/>
        </w:rPr>
        <w:t>, method);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example, consider the following utility method that reverses a 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abstract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StringUtils</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String reverseString(String input)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StringBuilder backwards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StringBuilder(input.length());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i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i &lt; input.length(); 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backwards.append(input.charAt(input.length() - </w:t>
      </w:r>
      <w:r w:rsidRPr="00BA0D5D">
        <w:rPr>
          <w:rFonts w:ascii="Consolas" w:eastAsia="宋体" w:hAnsi="Consolas" w:cs="宋体"/>
          <w:color w:val="009999"/>
          <w:kern w:val="0"/>
          <w:sz w:val="24"/>
          <w:szCs w:val="24"/>
        </w:rPr>
        <w:t>1</w:t>
      </w:r>
      <w:r w:rsidRPr="00BA0D5D">
        <w:rPr>
          <w:rFonts w:ascii="Consolas" w:eastAsia="宋体" w:hAnsi="Consolas" w:cs="宋体"/>
          <w:color w:val="34302D"/>
          <w:kern w:val="0"/>
          <w:sz w:val="24"/>
          <w:szCs w:val="24"/>
        </w:rPr>
        <w:t xml:space="preserve"> - i));</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backwards.toString();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then register and use the preceding method,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context.setVariable(</w:t>
      </w:r>
      <w:r w:rsidRPr="00BA0D5D">
        <w:rPr>
          <w:rFonts w:ascii="Consolas" w:eastAsia="宋体" w:hAnsi="Consolas" w:cs="宋体"/>
          <w:color w:val="DD1144"/>
          <w:kern w:val="0"/>
          <w:sz w:val="24"/>
          <w:szCs w:val="24"/>
        </w:rPr>
        <w:t>"reverseString"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StringUtils.class.getDeclaredMethod(</w:t>
      </w:r>
      <w:r w:rsidRPr="00BA0D5D">
        <w:rPr>
          <w:rFonts w:ascii="Consolas" w:eastAsia="宋体" w:hAnsi="Consolas" w:cs="宋体"/>
          <w:color w:val="DD1144"/>
          <w:kern w:val="0"/>
          <w:sz w:val="24"/>
          <w:szCs w:val="24"/>
        </w:rPr>
        <w:t>"reverseString"</w:t>
      </w:r>
      <w:r w:rsidRPr="00BA0D5D">
        <w:rPr>
          <w:rFonts w:ascii="Consolas" w:eastAsia="宋体" w:hAnsi="Consolas" w:cs="宋体"/>
          <w:color w:val="34302D"/>
          <w:kern w:val="0"/>
          <w:sz w:val="24"/>
          <w:szCs w:val="24"/>
        </w:rPr>
        <w:t>,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helloWorldReversed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"#reverseString('hello')"</w:t>
      </w:r>
      <w:r w:rsidRPr="00BA0D5D">
        <w:rPr>
          <w:rFonts w:ascii="Consolas" w:eastAsia="宋体" w:hAnsi="Consolas" w:cs="宋体"/>
          <w:color w:val="34302D"/>
          <w:kern w:val="0"/>
          <w:sz w:val="24"/>
          <w:szCs w:val="24"/>
        </w:rPr>
        <w:t>).getValue(context, String.class);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4.3.12. Bean References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If the evaluation context has been configured with a bean resolver, you can look up beans from an expression by using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symbol.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StandardEvaluationContext context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StandardEvaluationContext();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context.setBeanResolver(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MyBeanResolver());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This will end up calling resolve(context,"something") on MyBeanResolver during evaluation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bean = parser.parseExpression(</w:t>
      </w:r>
      <w:r w:rsidRPr="00BA0D5D">
        <w:rPr>
          <w:rFonts w:ascii="Consolas" w:eastAsia="宋体" w:hAnsi="Consolas" w:cs="宋体"/>
          <w:color w:val="DD1144"/>
          <w:kern w:val="0"/>
          <w:sz w:val="24"/>
          <w:szCs w:val="24"/>
        </w:rPr>
        <w:t>"@something"</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access a factory bean itself, you should instead prefix the bean name with an </w:t>
      </w:r>
      <w:r w:rsidRPr="00BA0D5D">
        <w:rPr>
          <w:rFonts w:ascii="Consolas" w:eastAsia="宋体" w:hAnsi="Consolas" w:cs="宋体"/>
          <w:color w:val="34302D"/>
          <w:kern w:val="0"/>
          <w:sz w:val="23"/>
          <w:szCs w:val="23"/>
          <w:shd w:val="clear" w:color="auto" w:fill="F7F7F8"/>
        </w:rPr>
        <w:t>&amp;</w:t>
      </w:r>
      <w:r w:rsidRPr="00BA0D5D">
        <w:rPr>
          <w:rFonts w:ascii="inherit" w:eastAsia="宋体" w:hAnsi="inherit" w:cs="Arial"/>
          <w:color w:val="34302D"/>
          <w:kern w:val="0"/>
          <w:sz w:val="24"/>
          <w:szCs w:val="24"/>
        </w:rPr>
        <w:t> symbol.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StandardEvaluationContext context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StandardEvaluationContext();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context.setBeanResolver(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MyBeanResolver());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This will end up calling resolve(context,"&amp;foo") on MyBeanResolver during evaluation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bean = parser.parseExpression(</w:t>
      </w:r>
      <w:r w:rsidRPr="00BA0D5D">
        <w:rPr>
          <w:rFonts w:ascii="Consolas" w:eastAsia="宋体" w:hAnsi="Consolas" w:cs="宋体"/>
          <w:color w:val="DD1144"/>
          <w:kern w:val="0"/>
          <w:sz w:val="24"/>
          <w:szCs w:val="24"/>
        </w:rPr>
        <w:t>"&amp;foo"</w:t>
      </w:r>
      <w:r w:rsidRPr="00BA0D5D">
        <w:rPr>
          <w:rFonts w:ascii="Consolas" w:eastAsia="宋体" w:hAnsi="Consolas" w:cs="宋体"/>
          <w:color w:val="34302D"/>
          <w:kern w:val="0"/>
          <w:sz w:val="24"/>
          <w:szCs w:val="24"/>
        </w:rPr>
        <w:t>).getValue(context);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4.3.13. Ternary Operator (If-Then-Else)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ternary operator for performing if-then-else conditional logic inside the expression. The following listing shows a minimal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falseString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"false ? 'trueExp' : 'falseExp'"</w:t>
      </w:r>
      <w:r w:rsidRPr="00BA0D5D">
        <w:rPr>
          <w:rFonts w:ascii="Consolas" w:eastAsia="宋体" w:hAnsi="Consolas" w:cs="宋体"/>
          <w:color w:val="34302D"/>
          <w:kern w:val="0"/>
          <w:sz w:val="24"/>
          <w:szCs w:val="24"/>
        </w:rPr>
        <w:t>).getValue(String.class);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case, the boolean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results in returning the string value </w:t>
      </w:r>
      <w:r w:rsidRPr="00BA0D5D">
        <w:rPr>
          <w:rFonts w:ascii="Consolas" w:eastAsia="宋体" w:hAnsi="Consolas" w:cs="宋体"/>
          <w:color w:val="34302D"/>
          <w:kern w:val="0"/>
          <w:sz w:val="23"/>
          <w:szCs w:val="23"/>
          <w:shd w:val="clear" w:color="auto" w:fill="F7F7F8"/>
        </w:rPr>
        <w:t>'falseExp'</w:t>
      </w:r>
      <w:r w:rsidRPr="00BA0D5D">
        <w:rPr>
          <w:rFonts w:ascii="inherit" w:eastAsia="宋体" w:hAnsi="inherit" w:cs="Arial"/>
          <w:color w:val="34302D"/>
          <w:kern w:val="0"/>
          <w:sz w:val="24"/>
          <w:szCs w:val="24"/>
        </w:rPr>
        <w:t>. A more realistic example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parser.parseExpression(</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).setValue(societyContext, </w:t>
      </w:r>
      <w:r w:rsidRPr="00BA0D5D">
        <w:rPr>
          <w:rFonts w:ascii="Consolas" w:eastAsia="宋体" w:hAnsi="Consolas" w:cs="宋体"/>
          <w:color w:val="DD1144"/>
          <w:kern w:val="0"/>
          <w:sz w:val="24"/>
          <w:szCs w:val="24"/>
        </w:rPr>
        <w:t>"IEEE"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societyContext.setVariable(</w:t>
      </w:r>
      <w:r w:rsidRPr="00BA0D5D">
        <w:rPr>
          <w:rFonts w:ascii="Consolas" w:eastAsia="宋体" w:hAnsi="Consolas" w:cs="宋体"/>
          <w:color w:val="DD1144"/>
          <w:kern w:val="0"/>
          <w:sz w:val="24"/>
          <w:szCs w:val="24"/>
        </w:rPr>
        <w:t>"queryName"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 = </w:t>
      </w:r>
      <w:r w:rsidRPr="00BA0D5D">
        <w:rPr>
          <w:rFonts w:ascii="Consolas" w:eastAsia="宋体" w:hAnsi="Consolas" w:cs="宋体"/>
          <w:color w:val="DD1144"/>
          <w:kern w:val="0"/>
          <w:sz w:val="24"/>
          <w:szCs w:val="24"/>
        </w:rPr>
        <w:t>"isMember(#queryName)? #queryName + ' is a member of the '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 Name + ' Society' : #queryName + ' is not a member of the ' + Name + ' Society'"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queryResultString = parser.parseExpression(expression)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.getValue(societyContext,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queryResultString = "Nikola Tesla is a member of the IEEE Society"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next section on the Elvis operator for an even shorter syntax for the ternary operator.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4.3.14. The Elvis Operator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Elvis operator is a shortening of the ternary operator syntax and is used in the </w:t>
      </w:r>
      <w:hyperlink r:id="rId528" w:anchor="_elvis_operator" w:history="1">
        <w:r w:rsidRPr="00BA0D5D">
          <w:rPr>
            <w:rFonts w:ascii="inherit" w:eastAsia="宋体" w:hAnsi="inherit" w:cs="Arial"/>
            <w:color w:val="548E2E"/>
            <w:kern w:val="0"/>
            <w:sz w:val="24"/>
            <w:szCs w:val="24"/>
            <w:u w:val="single"/>
          </w:rPr>
          <w:t>Groovy</w:t>
        </w:r>
      </w:hyperlink>
      <w:r w:rsidRPr="00BA0D5D">
        <w:rPr>
          <w:rFonts w:ascii="inherit" w:eastAsia="宋体" w:hAnsi="inherit" w:cs="Arial"/>
          <w:color w:val="34302D"/>
          <w:kern w:val="0"/>
          <w:sz w:val="24"/>
          <w:szCs w:val="24"/>
        </w:rPr>
        <w:t> language. With the ternary operator syntax, you usually have to repeat a variable twice,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name = </w:t>
      </w:r>
      <w:r w:rsidRPr="00BA0D5D">
        <w:rPr>
          <w:rFonts w:ascii="Consolas" w:eastAsia="宋体" w:hAnsi="Consolas" w:cs="宋体"/>
          <w:color w:val="DD1144"/>
          <w:kern w:val="0"/>
          <w:sz w:val="24"/>
          <w:szCs w:val="24"/>
        </w:rPr>
        <w:t>"Elvis Presley"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String displayName = (name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xml:space="preserve"> ? name : </w:t>
      </w:r>
      <w:r w:rsidRPr="00BA0D5D">
        <w:rPr>
          <w:rFonts w:ascii="Consolas" w:eastAsia="宋体" w:hAnsi="Consolas" w:cs="宋体"/>
          <w:color w:val="DD1144"/>
          <w:kern w:val="0"/>
          <w:sz w:val="24"/>
          <w:szCs w:val="24"/>
        </w:rPr>
        <w:t>"Unknown"</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Instead, you can use the Elvis operator (named for the resemblance to Elvis' hair style). The following example shows how to use the Elvis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name = parser.parseExpression(</w:t>
      </w:r>
      <w:r w:rsidRPr="00BA0D5D">
        <w:rPr>
          <w:rFonts w:ascii="Consolas" w:eastAsia="宋体" w:hAnsi="Consolas" w:cs="宋体"/>
          <w:color w:val="DD1144"/>
          <w:kern w:val="0"/>
          <w:sz w:val="24"/>
          <w:szCs w:val="24"/>
        </w:rPr>
        <w:t>"name?:'Unknown'"</w:t>
      </w:r>
      <w:r w:rsidRPr="00BA0D5D">
        <w:rPr>
          <w:rFonts w:ascii="Consolas" w:eastAsia="宋体" w:hAnsi="Consolas" w:cs="宋体"/>
          <w:color w:val="34302D"/>
          <w:kern w:val="0"/>
          <w:sz w:val="24"/>
          <w:szCs w:val="24"/>
        </w:rPr>
        <w:t>).getValue(String.class);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System.out.println(name);  </w:t>
      </w:r>
      <w:r w:rsidRPr="00BA0D5D">
        <w:rPr>
          <w:rFonts w:ascii="Consolas" w:eastAsia="宋体" w:hAnsi="Consolas" w:cs="宋体"/>
          <w:i/>
          <w:iCs/>
          <w:color w:val="999988"/>
          <w:kern w:val="0"/>
          <w:sz w:val="24"/>
          <w:szCs w:val="24"/>
        </w:rPr>
        <w:t>// 'Unknown'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a more complex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tesla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"Serbian"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name = parser.parseExpression(</w:t>
      </w:r>
      <w:r w:rsidRPr="00BA0D5D">
        <w:rPr>
          <w:rFonts w:ascii="Consolas" w:eastAsia="宋体" w:hAnsi="Consolas" w:cs="宋体"/>
          <w:color w:val="DD1144"/>
          <w:kern w:val="0"/>
          <w:sz w:val="24"/>
          <w:szCs w:val="24"/>
        </w:rPr>
        <w:t>"Name?:'Elvis Presley'"</w:t>
      </w:r>
      <w:r w:rsidRPr="00BA0D5D">
        <w:rPr>
          <w:rFonts w:ascii="Consolas" w:eastAsia="宋体" w:hAnsi="Consolas" w:cs="宋体"/>
          <w:color w:val="34302D"/>
          <w:kern w:val="0"/>
          <w:sz w:val="24"/>
          <w:szCs w:val="24"/>
        </w:rPr>
        <w:t>).getValue(context,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System.out.println(name);  </w:t>
      </w:r>
      <w:r w:rsidRPr="00BA0D5D">
        <w:rPr>
          <w:rFonts w:ascii="Consolas" w:eastAsia="宋体" w:hAnsi="Consolas" w:cs="宋体"/>
          <w:i/>
          <w:iCs/>
          <w:color w:val="999988"/>
          <w:kern w:val="0"/>
          <w:sz w:val="24"/>
          <w:szCs w:val="24"/>
        </w:rPr>
        <w:t>// Nikola Tesla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tesla.setName(</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name = parser.parseExpression(</w:t>
      </w:r>
      <w:r w:rsidRPr="00BA0D5D">
        <w:rPr>
          <w:rFonts w:ascii="Consolas" w:eastAsia="宋体" w:hAnsi="Consolas" w:cs="宋体"/>
          <w:color w:val="DD1144"/>
          <w:kern w:val="0"/>
          <w:sz w:val="24"/>
          <w:szCs w:val="24"/>
        </w:rPr>
        <w:t>"Name?:'Elvis Presley'"</w:t>
      </w:r>
      <w:r w:rsidRPr="00BA0D5D">
        <w:rPr>
          <w:rFonts w:ascii="Consolas" w:eastAsia="宋体" w:hAnsi="Consolas" w:cs="宋体"/>
          <w:color w:val="34302D"/>
          <w:kern w:val="0"/>
          <w:sz w:val="24"/>
          <w:szCs w:val="24"/>
        </w:rPr>
        <w:t>).getValue(context,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System.out.println(name);  </w:t>
      </w:r>
      <w:r w:rsidRPr="00BA0D5D">
        <w:rPr>
          <w:rFonts w:ascii="Consolas" w:eastAsia="宋体" w:hAnsi="Consolas" w:cs="宋体"/>
          <w:i/>
          <w:iCs/>
          <w:color w:val="999988"/>
          <w:kern w:val="0"/>
          <w:sz w:val="24"/>
          <w:szCs w:val="24"/>
        </w:rPr>
        <w:t>// Elvis Presley</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You can use the Elvis operator to apply default values in expressions. The following example shows how to use the Elvis operator in a </w:t>
            </w:r>
            <w:r w:rsidRPr="00BA0D5D">
              <w:rPr>
                <w:rFonts w:ascii="Consolas" w:eastAsia="宋体" w:hAnsi="Consolas" w:cs="宋体"/>
                <w:kern w:val="0"/>
                <w:sz w:val="23"/>
                <w:szCs w:val="23"/>
                <w:shd w:val="clear" w:color="auto" w:fill="F7F7F8"/>
              </w:rPr>
              <w:t>@Value</w:t>
            </w:r>
            <w:r w:rsidRPr="00BA0D5D">
              <w:rPr>
                <w:rFonts w:ascii="inherit" w:eastAsia="宋体" w:hAnsi="inherit" w:cs="宋体"/>
                <w:kern w:val="0"/>
                <w:sz w:val="24"/>
                <w:szCs w:val="24"/>
              </w:rPr>
              <w:t> 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0077"/>
                <w:kern w:val="0"/>
                <w:sz w:val="24"/>
                <w:szCs w:val="24"/>
              </w:rPr>
              <w:t>@Value</w:t>
            </w:r>
            <w:r w:rsidRPr="00BA0D5D">
              <w:rPr>
                <w:rFonts w:ascii="Consolas" w:eastAsia="宋体" w:hAnsi="Consolas" w:cs="宋体"/>
                <w:kern w:val="0"/>
                <w:sz w:val="24"/>
                <w:szCs w:val="24"/>
              </w:rPr>
              <w:t>(</w:t>
            </w:r>
            <w:r w:rsidRPr="00BA0D5D">
              <w:rPr>
                <w:rFonts w:ascii="Consolas" w:eastAsia="宋体" w:hAnsi="Consolas" w:cs="宋体"/>
                <w:color w:val="DD1144"/>
                <w:kern w:val="0"/>
                <w:sz w:val="24"/>
                <w:szCs w:val="24"/>
              </w:rPr>
              <w:t>"#{systemProperties['pop3.port'] ?: 25}"</w:t>
            </w:r>
            <w:r w:rsidRPr="00BA0D5D">
              <w:rPr>
                <w:rFonts w:ascii="Consolas" w:eastAsia="宋体" w:hAnsi="Consolas" w:cs="宋体"/>
                <w:kern w:val="0"/>
                <w:sz w:val="24"/>
                <w:szCs w:val="24"/>
              </w:rPr>
              <w:t>)</w:t>
            </w:r>
          </w:p>
          <w:p w:rsidR="00BA0D5D" w:rsidRPr="00BA0D5D" w:rsidRDefault="00BA0D5D" w:rsidP="00BA0D5D">
            <w:pPr>
              <w:widowControl/>
              <w:shd w:val="clear" w:color="auto" w:fill="FFFFFF"/>
              <w:jc w:val="left"/>
              <w:rPr>
                <w:rFonts w:ascii="inherit" w:eastAsia="宋体" w:hAnsi="inherit" w:cs="宋体" w:hint="eastAsia"/>
                <w:kern w:val="0"/>
                <w:sz w:val="24"/>
                <w:szCs w:val="24"/>
              </w:rPr>
            </w:pPr>
            <w:r w:rsidRPr="00BA0D5D">
              <w:rPr>
                <w:rFonts w:ascii="inherit" w:eastAsia="宋体" w:hAnsi="inherit" w:cs="宋体"/>
                <w:kern w:val="0"/>
                <w:sz w:val="24"/>
                <w:szCs w:val="24"/>
              </w:rPr>
              <w:t>This will inject a system property </w:t>
            </w:r>
            <w:r w:rsidRPr="00BA0D5D">
              <w:rPr>
                <w:rFonts w:ascii="Consolas" w:eastAsia="宋体" w:hAnsi="Consolas" w:cs="宋体"/>
                <w:kern w:val="0"/>
                <w:sz w:val="23"/>
                <w:szCs w:val="23"/>
                <w:shd w:val="clear" w:color="auto" w:fill="F7F7F8"/>
              </w:rPr>
              <w:t>pop3.port</w:t>
            </w:r>
            <w:r w:rsidRPr="00BA0D5D">
              <w:rPr>
                <w:rFonts w:ascii="inherit" w:eastAsia="宋体" w:hAnsi="inherit" w:cs="宋体"/>
                <w:kern w:val="0"/>
                <w:sz w:val="24"/>
                <w:szCs w:val="24"/>
              </w:rPr>
              <w:t> if it is defined or 25 if not.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4.3.15. Safe Navigation Operator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safe navigation operator is used to avoid a </w:t>
      </w:r>
      <w:r w:rsidRPr="00BA0D5D">
        <w:rPr>
          <w:rFonts w:ascii="Consolas" w:eastAsia="宋体" w:hAnsi="Consolas" w:cs="宋体"/>
          <w:color w:val="34302D"/>
          <w:kern w:val="0"/>
          <w:sz w:val="23"/>
          <w:szCs w:val="23"/>
          <w:shd w:val="clear" w:color="auto" w:fill="F7F7F8"/>
        </w:rPr>
        <w:t>NullPointerException</w:t>
      </w:r>
      <w:r w:rsidRPr="00BA0D5D">
        <w:rPr>
          <w:rFonts w:ascii="inherit" w:eastAsia="宋体" w:hAnsi="inherit" w:cs="Arial"/>
          <w:color w:val="34302D"/>
          <w:kern w:val="0"/>
          <w:sz w:val="24"/>
          <w:szCs w:val="24"/>
        </w:rPr>
        <w:t> and comes from the </w:t>
      </w:r>
      <w:hyperlink r:id="rId529" w:anchor="_safe_navigation_operator" w:history="1">
        <w:r w:rsidRPr="00BA0D5D">
          <w:rPr>
            <w:rFonts w:ascii="inherit" w:eastAsia="宋体" w:hAnsi="inherit" w:cs="Arial"/>
            <w:color w:val="548E2E"/>
            <w:kern w:val="0"/>
            <w:sz w:val="24"/>
            <w:szCs w:val="24"/>
            <w:u w:val="single"/>
          </w:rPr>
          <w:t>Groovy</w:t>
        </w:r>
      </w:hyperlink>
      <w:r w:rsidRPr="00BA0D5D">
        <w:rPr>
          <w:rFonts w:ascii="inherit" w:eastAsia="宋体" w:hAnsi="inherit" w:cs="Arial"/>
          <w:color w:val="34302D"/>
          <w:kern w:val="0"/>
          <w:sz w:val="24"/>
          <w:szCs w:val="24"/>
        </w:rPr>
        <w:t xml:space="preserve"> language. Typically, when you have a reference to an object, you might need to verify that it is not null before accessing methods or properties of the object. To avoid this, the safe navigation operator </w:t>
      </w:r>
      <w:r w:rsidRPr="00BA0D5D">
        <w:rPr>
          <w:rFonts w:ascii="inherit" w:eastAsia="宋体" w:hAnsi="inherit" w:cs="Arial"/>
          <w:color w:val="34302D"/>
          <w:kern w:val="0"/>
          <w:sz w:val="24"/>
          <w:szCs w:val="24"/>
        </w:rPr>
        <w:lastRenderedPageBreak/>
        <w:t>returns null instead of throwing an exception. The following example shows how to use the safe navigation operator: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ExpressionParser parser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SpelExpressionParser();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EvaluationContext context = SimpleEvaluationContext.forReadOnlyDataBinding().build();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Inventor tesla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Inventor(</w:t>
      </w:r>
      <w:r w:rsidRPr="00BA0D5D">
        <w:rPr>
          <w:rFonts w:ascii="Consolas" w:eastAsia="宋体" w:hAnsi="Consolas" w:cs="宋体"/>
          <w:color w:val="DD1144"/>
          <w:kern w:val="0"/>
          <w:sz w:val="24"/>
          <w:szCs w:val="24"/>
        </w:rPr>
        <w:t>"Nikola Tesla"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"Serbian"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tesla.setPlaceOfBirth(</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PlaceOfBirth(</w:t>
      </w:r>
      <w:r w:rsidRPr="00BA0D5D">
        <w:rPr>
          <w:rFonts w:ascii="Consolas" w:eastAsia="宋体" w:hAnsi="Consolas" w:cs="宋体"/>
          <w:color w:val="DD1144"/>
          <w:kern w:val="0"/>
          <w:sz w:val="24"/>
          <w:szCs w:val="24"/>
        </w:rPr>
        <w:t>"Smiljan"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city = parser.parseExpression(</w:t>
      </w:r>
      <w:r w:rsidRPr="00BA0D5D">
        <w:rPr>
          <w:rFonts w:ascii="Consolas" w:eastAsia="宋体" w:hAnsi="Consolas" w:cs="宋体"/>
          <w:color w:val="DD1144"/>
          <w:kern w:val="0"/>
          <w:sz w:val="24"/>
          <w:szCs w:val="24"/>
        </w:rPr>
        <w:t>"PlaceOfBirth?.City"</w:t>
      </w:r>
      <w:r w:rsidRPr="00BA0D5D">
        <w:rPr>
          <w:rFonts w:ascii="Consolas" w:eastAsia="宋体" w:hAnsi="Consolas" w:cs="宋体"/>
          <w:color w:val="34302D"/>
          <w:kern w:val="0"/>
          <w:sz w:val="24"/>
          <w:szCs w:val="24"/>
        </w:rPr>
        <w:t>).getValue(context,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System.out.println(city);  </w:t>
      </w:r>
      <w:r w:rsidRPr="00BA0D5D">
        <w:rPr>
          <w:rFonts w:ascii="Consolas" w:eastAsia="宋体" w:hAnsi="Consolas" w:cs="宋体"/>
          <w:i/>
          <w:iCs/>
          <w:color w:val="999988"/>
          <w:kern w:val="0"/>
          <w:sz w:val="24"/>
          <w:szCs w:val="24"/>
        </w:rPr>
        <w:t>// Smiljan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tesla.setPlaceOfBirth(</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city = parser.parseExpression(</w:t>
      </w:r>
      <w:r w:rsidRPr="00BA0D5D">
        <w:rPr>
          <w:rFonts w:ascii="Consolas" w:eastAsia="宋体" w:hAnsi="Consolas" w:cs="宋体"/>
          <w:color w:val="DD1144"/>
          <w:kern w:val="0"/>
          <w:sz w:val="24"/>
          <w:szCs w:val="24"/>
        </w:rPr>
        <w:t>"PlaceOfBirth?.City"</w:t>
      </w:r>
      <w:r w:rsidRPr="00BA0D5D">
        <w:rPr>
          <w:rFonts w:ascii="Consolas" w:eastAsia="宋体" w:hAnsi="Consolas" w:cs="宋体"/>
          <w:color w:val="34302D"/>
          <w:kern w:val="0"/>
          <w:sz w:val="24"/>
          <w:szCs w:val="24"/>
        </w:rPr>
        <w:t>).getValue(context, tesla, 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System.out.println(city);  </w:t>
      </w:r>
      <w:r w:rsidRPr="00BA0D5D">
        <w:rPr>
          <w:rFonts w:ascii="Consolas" w:eastAsia="宋体" w:hAnsi="Consolas" w:cs="宋体"/>
          <w:i/>
          <w:iCs/>
          <w:color w:val="999988"/>
          <w:kern w:val="0"/>
          <w:sz w:val="24"/>
          <w:szCs w:val="24"/>
        </w:rPr>
        <w:t>// null - does not throw NullPointerException!!!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4.3.16. Collection Selection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Selection is a powerful expression language feature that lets you transform a source collection into another collection by selecting from its entries.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Selection uses a syntax of </w:t>
      </w:r>
      <w:r w:rsidRPr="00BA0D5D">
        <w:rPr>
          <w:rFonts w:ascii="Consolas" w:eastAsia="宋体" w:hAnsi="Consolas" w:cs="宋体"/>
          <w:color w:val="34302D"/>
          <w:kern w:val="0"/>
          <w:sz w:val="23"/>
          <w:szCs w:val="23"/>
          <w:shd w:val="clear" w:color="auto" w:fill="F7F7F8"/>
        </w:rPr>
        <w:t>.?[selectionExpression]</w:t>
      </w:r>
      <w:r w:rsidRPr="00BA0D5D">
        <w:rPr>
          <w:rFonts w:ascii="inherit" w:eastAsia="宋体" w:hAnsi="inherit" w:cs="Arial"/>
          <w:color w:val="34302D"/>
          <w:kern w:val="0"/>
          <w:sz w:val="24"/>
          <w:szCs w:val="24"/>
        </w:rPr>
        <w:t>. It filters the collection and returns a new collection that contain a subset of the original elements. For example, selection lets us easily get a list of Serbian inventors,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List&lt;Inventor&gt; list = (List&lt;Inventor&gt;)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"Members.?[Nationality == 'Serbian']"</w:t>
      </w:r>
      <w:r w:rsidRPr="00BA0D5D">
        <w:rPr>
          <w:rFonts w:ascii="Consolas" w:eastAsia="宋体" w:hAnsi="Consolas" w:cs="宋体"/>
          <w:color w:val="34302D"/>
          <w:kern w:val="0"/>
          <w:sz w:val="24"/>
          <w:szCs w:val="24"/>
        </w:rPr>
        <w:t>).getValue(societyContext);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Selection is possible upon both lists and maps. For a list, the selection criteria is evaluated against each individual list element. Against a map, the selection criteria is evaluated against each map entry (objects of the Java type </w:t>
      </w:r>
      <w:r w:rsidRPr="00BA0D5D">
        <w:rPr>
          <w:rFonts w:ascii="Consolas" w:eastAsia="宋体" w:hAnsi="Consolas" w:cs="宋体"/>
          <w:color w:val="34302D"/>
          <w:kern w:val="0"/>
          <w:sz w:val="23"/>
          <w:szCs w:val="23"/>
          <w:shd w:val="clear" w:color="auto" w:fill="F7F7F8"/>
        </w:rPr>
        <w:t>Map.Entry</w:t>
      </w:r>
      <w:r w:rsidRPr="00BA0D5D">
        <w:rPr>
          <w:rFonts w:ascii="inherit" w:eastAsia="宋体" w:hAnsi="inherit" w:cs="Arial"/>
          <w:color w:val="34302D"/>
          <w:kern w:val="0"/>
          <w:sz w:val="24"/>
          <w:szCs w:val="24"/>
        </w:rPr>
        <w:t>). Each map entry has its key and value accessible as properties for use in the selection.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expression returns a new map that consists of those elements of the original map where the entry value is less than 27:</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Map newMap = parser.parseExpression(</w:t>
      </w:r>
      <w:r w:rsidRPr="00BA0D5D">
        <w:rPr>
          <w:rFonts w:ascii="Consolas" w:eastAsia="宋体" w:hAnsi="Consolas" w:cs="宋体"/>
          <w:color w:val="DD1144"/>
          <w:kern w:val="0"/>
          <w:sz w:val="24"/>
          <w:szCs w:val="24"/>
        </w:rPr>
        <w:t>"map.?[value&lt;27]"</w:t>
      </w:r>
      <w:r w:rsidRPr="00BA0D5D">
        <w:rPr>
          <w:rFonts w:ascii="Consolas" w:eastAsia="宋体" w:hAnsi="Consolas" w:cs="宋体"/>
          <w:color w:val="34302D"/>
          <w:kern w:val="0"/>
          <w:sz w:val="24"/>
          <w:szCs w:val="24"/>
        </w:rPr>
        <w:t>).getValue();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returning all the selected elements, you can retrieve only the first or the last value. To obtain the first entry matching the selection, the syntax is </w:t>
      </w:r>
      <w:r w:rsidRPr="00BA0D5D">
        <w:rPr>
          <w:rFonts w:ascii="Consolas" w:eastAsia="宋体" w:hAnsi="Consolas" w:cs="宋体"/>
          <w:color w:val="34302D"/>
          <w:kern w:val="0"/>
          <w:sz w:val="23"/>
          <w:szCs w:val="23"/>
          <w:shd w:val="clear" w:color="auto" w:fill="F7F7F8"/>
        </w:rPr>
        <w:t>.^[selectionExpression]</w:t>
      </w:r>
      <w:r w:rsidRPr="00BA0D5D">
        <w:rPr>
          <w:rFonts w:ascii="inherit" w:eastAsia="宋体" w:hAnsi="inherit" w:cs="Arial"/>
          <w:color w:val="34302D"/>
          <w:kern w:val="0"/>
          <w:sz w:val="24"/>
          <w:szCs w:val="24"/>
        </w:rPr>
        <w:t>. To obtain the last matching selection, the syntax is</w:t>
      </w:r>
      <w:r w:rsidRPr="00BA0D5D">
        <w:rPr>
          <w:rFonts w:ascii="Consolas" w:eastAsia="宋体" w:hAnsi="Consolas" w:cs="宋体"/>
          <w:color w:val="34302D"/>
          <w:kern w:val="0"/>
          <w:sz w:val="23"/>
          <w:szCs w:val="23"/>
          <w:shd w:val="clear" w:color="auto" w:fill="F7F7F8"/>
        </w:rPr>
        <w:t>.$[selectionExpression]</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4.3.17. Collection Projection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Projection lets a collection drive the evaluation of a sub-expression, and the result is a new collection. The syntax for projection is </w:t>
      </w:r>
      <w:r w:rsidRPr="00BA0D5D">
        <w:rPr>
          <w:rFonts w:ascii="Consolas" w:eastAsia="宋体" w:hAnsi="Consolas" w:cs="宋体"/>
          <w:color w:val="34302D"/>
          <w:kern w:val="0"/>
          <w:sz w:val="23"/>
          <w:szCs w:val="23"/>
          <w:shd w:val="clear" w:color="auto" w:fill="F7F7F8"/>
        </w:rPr>
        <w:t>.![projectionExpression]</w:t>
      </w:r>
      <w:r w:rsidRPr="00BA0D5D">
        <w:rPr>
          <w:rFonts w:ascii="inherit" w:eastAsia="宋体" w:hAnsi="inherit" w:cs="Arial"/>
          <w:color w:val="34302D"/>
          <w:kern w:val="0"/>
          <w:sz w:val="24"/>
          <w:szCs w:val="24"/>
        </w:rPr>
        <w:t>. For example, suppose we have a list of inventors but want the list of cities where they were born. Effectively, we want to evaluate 'placeOfBirth.city' for every entry in the inventor list. The following example uses projection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returns ['Smiljan', 'Idvor'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List placesOfBirth = (List)parser.parseExpression(</w:t>
      </w:r>
      <w:r w:rsidRPr="00BA0D5D">
        <w:rPr>
          <w:rFonts w:ascii="Consolas" w:eastAsia="宋体" w:hAnsi="Consolas" w:cs="宋体"/>
          <w:color w:val="DD1144"/>
          <w:kern w:val="0"/>
          <w:sz w:val="24"/>
          <w:szCs w:val="24"/>
        </w:rPr>
        <w:t>"Members.![placeOfBirth.city]"</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a map to drive projection and, in this case, the projection expression is evaluated against each entry in the map (represented as a Java </w:t>
      </w:r>
      <w:r w:rsidRPr="00BA0D5D">
        <w:rPr>
          <w:rFonts w:ascii="Consolas" w:eastAsia="宋体" w:hAnsi="Consolas" w:cs="宋体"/>
          <w:color w:val="34302D"/>
          <w:kern w:val="0"/>
          <w:sz w:val="23"/>
          <w:szCs w:val="23"/>
          <w:shd w:val="clear" w:color="auto" w:fill="F7F7F8"/>
        </w:rPr>
        <w:t>Map.Entry</w:t>
      </w:r>
      <w:r w:rsidRPr="00BA0D5D">
        <w:rPr>
          <w:rFonts w:ascii="inherit" w:eastAsia="宋体" w:hAnsi="inherit" w:cs="Arial"/>
          <w:color w:val="34302D"/>
          <w:kern w:val="0"/>
          <w:sz w:val="24"/>
          <w:szCs w:val="24"/>
        </w:rPr>
        <w:t>). The result of a projection across a map is a list that consists of the evaluation of the projection expression against each map entry.</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4.3.18. Expression templating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Expression templates allow mixing literal text with one or more evaluation blocks. Each evaluation block is delimited with prefix and suffix characters that you can define. A common choice is to use </w:t>
      </w:r>
      <w:r w:rsidRPr="00BA0D5D">
        <w:rPr>
          <w:rFonts w:ascii="Consolas" w:eastAsia="宋体" w:hAnsi="Consolas" w:cs="宋体"/>
          <w:color w:val="34302D"/>
          <w:kern w:val="0"/>
          <w:sz w:val="23"/>
          <w:szCs w:val="23"/>
          <w:shd w:val="clear" w:color="auto" w:fill="F7F7F8"/>
        </w:rPr>
        <w:t>#{ }</w:t>
      </w:r>
      <w:r w:rsidRPr="00BA0D5D">
        <w:rPr>
          <w:rFonts w:ascii="inherit" w:eastAsia="宋体" w:hAnsi="inherit" w:cs="Arial"/>
          <w:color w:val="34302D"/>
          <w:kern w:val="0"/>
          <w:sz w:val="24"/>
          <w:szCs w:val="24"/>
        </w:rPr>
        <w:t> as the delimiters,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String randomPhrase = parser.parseExpression(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"random number is #{T(java.lang.Math).random()}"</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TemplateParserContext()).getValue(String.class);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evaluates to "random number is 0.7038186818312008"</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string is evaluated by concatenating the literal text </w:t>
      </w:r>
      <w:r w:rsidRPr="00BA0D5D">
        <w:rPr>
          <w:rFonts w:ascii="Consolas" w:eastAsia="宋体" w:hAnsi="Consolas" w:cs="宋体"/>
          <w:color w:val="34302D"/>
          <w:kern w:val="0"/>
          <w:sz w:val="23"/>
          <w:szCs w:val="23"/>
          <w:shd w:val="clear" w:color="auto" w:fill="F7F7F8"/>
        </w:rPr>
        <w:t>'random number is '</w:t>
      </w:r>
      <w:r w:rsidRPr="00BA0D5D">
        <w:rPr>
          <w:rFonts w:ascii="inherit" w:eastAsia="宋体" w:hAnsi="inherit" w:cs="Arial"/>
          <w:color w:val="34302D"/>
          <w:kern w:val="0"/>
          <w:sz w:val="24"/>
          <w:szCs w:val="24"/>
        </w:rPr>
        <w:t> with the result of evaluating the expression inside the </w:t>
      </w:r>
      <w:r w:rsidRPr="00BA0D5D">
        <w:rPr>
          <w:rFonts w:ascii="Consolas" w:eastAsia="宋体" w:hAnsi="Consolas" w:cs="宋体"/>
          <w:color w:val="34302D"/>
          <w:kern w:val="0"/>
          <w:sz w:val="23"/>
          <w:szCs w:val="23"/>
          <w:shd w:val="clear" w:color="auto" w:fill="F7F7F8"/>
        </w:rPr>
        <w:t>#{ }</w:t>
      </w:r>
      <w:r w:rsidRPr="00BA0D5D">
        <w:rPr>
          <w:rFonts w:ascii="inherit" w:eastAsia="宋体" w:hAnsi="inherit" w:cs="Arial"/>
          <w:color w:val="34302D"/>
          <w:kern w:val="0"/>
          <w:sz w:val="24"/>
          <w:szCs w:val="24"/>
        </w:rPr>
        <w:t> delimiter (in this case, the result of calling that </w:t>
      </w:r>
      <w:r w:rsidRPr="00BA0D5D">
        <w:rPr>
          <w:rFonts w:ascii="Consolas" w:eastAsia="宋体" w:hAnsi="Consolas" w:cs="宋体"/>
          <w:color w:val="34302D"/>
          <w:kern w:val="0"/>
          <w:sz w:val="23"/>
          <w:szCs w:val="23"/>
          <w:shd w:val="clear" w:color="auto" w:fill="F7F7F8"/>
        </w:rPr>
        <w:t>random()</w:t>
      </w:r>
      <w:r w:rsidRPr="00BA0D5D">
        <w:rPr>
          <w:rFonts w:ascii="inherit" w:eastAsia="宋体" w:hAnsi="inherit" w:cs="Arial"/>
          <w:color w:val="34302D"/>
          <w:kern w:val="0"/>
          <w:sz w:val="24"/>
          <w:szCs w:val="24"/>
        </w:rPr>
        <w:t> method). The second argument to the </w:t>
      </w:r>
      <w:r w:rsidRPr="00BA0D5D">
        <w:rPr>
          <w:rFonts w:ascii="Consolas" w:eastAsia="宋体" w:hAnsi="Consolas" w:cs="宋体"/>
          <w:color w:val="34302D"/>
          <w:kern w:val="0"/>
          <w:sz w:val="23"/>
          <w:szCs w:val="23"/>
          <w:shd w:val="clear" w:color="auto" w:fill="F7F7F8"/>
        </w:rPr>
        <w:t>parseExpression()</w:t>
      </w:r>
      <w:r w:rsidRPr="00BA0D5D">
        <w:rPr>
          <w:rFonts w:ascii="inherit" w:eastAsia="宋体" w:hAnsi="inherit" w:cs="Arial"/>
          <w:color w:val="34302D"/>
          <w:kern w:val="0"/>
          <w:sz w:val="24"/>
          <w:szCs w:val="24"/>
        </w:rPr>
        <w:t>method is of the type </w:t>
      </w:r>
      <w:r w:rsidRPr="00BA0D5D">
        <w:rPr>
          <w:rFonts w:ascii="Consolas" w:eastAsia="宋体" w:hAnsi="Consolas" w:cs="宋体"/>
          <w:color w:val="34302D"/>
          <w:kern w:val="0"/>
          <w:sz w:val="23"/>
          <w:szCs w:val="23"/>
          <w:shd w:val="clear" w:color="auto" w:fill="F7F7F8"/>
        </w:rPr>
        <w:t>ParserContext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ParserContext</w:t>
      </w:r>
      <w:r w:rsidRPr="00BA0D5D">
        <w:rPr>
          <w:rFonts w:ascii="inherit" w:eastAsia="宋体" w:hAnsi="inherit" w:cs="Arial"/>
          <w:color w:val="34302D"/>
          <w:kern w:val="0"/>
          <w:sz w:val="24"/>
          <w:szCs w:val="24"/>
        </w:rPr>
        <w:t> interface is used to influence how the expression is parsed in order to support the expression templating functionality. The definition of </w:t>
      </w:r>
      <w:r w:rsidRPr="00BA0D5D">
        <w:rPr>
          <w:rFonts w:ascii="Consolas" w:eastAsia="宋体" w:hAnsi="Consolas" w:cs="宋体"/>
          <w:color w:val="34302D"/>
          <w:kern w:val="0"/>
          <w:sz w:val="23"/>
          <w:szCs w:val="23"/>
          <w:shd w:val="clear" w:color="auto" w:fill="F7F7F8"/>
        </w:rPr>
        <w:t>TemplateParserContext</w:t>
      </w:r>
      <w:r w:rsidRPr="00BA0D5D">
        <w:rPr>
          <w:rFonts w:ascii="inherit" w:eastAsia="宋体" w:hAnsi="inherit" w:cs="Arial"/>
          <w:color w:val="34302D"/>
          <w:kern w:val="0"/>
          <w:sz w:val="24"/>
          <w:szCs w:val="24"/>
        </w:rPr>
        <w:t>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TemplateParserContext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ParserContext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getExpressionPrefix()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getExpressionSuffix()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isTemplate()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60" w:name="_Toc15219528"/>
      <w:r w:rsidRPr="00BA0D5D">
        <w:rPr>
          <w:rFonts w:ascii="Arial" w:eastAsia="宋体" w:hAnsi="Arial" w:cs="Arial"/>
          <w:color w:val="34302D"/>
          <w:kern w:val="0"/>
          <w:sz w:val="41"/>
          <w:szCs w:val="41"/>
        </w:rPr>
        <w:t>4.4. Classes Used in the Examples</w:t>
      </w:r>
      <w:bookmarkEnd w:id="246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lists the classes used in the examples throughout this chapter.</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Example 1. Inventor.java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org.spring.samples.spel.inventor;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java.util.Date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java.util.GregorianCalendar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Inventor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inventions;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Date birthdate;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PlaceOfBirth placeOfBirth;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Inventor(String name, String nationality)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GregorianCalendar c=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GregorianCalendar();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.nationality =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.birthdate = c.getTime();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Inventor(String name, Date birthdate, String nationality)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.nationality =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.birthdate = birthdate;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Inventor()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getNationality()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setNationality(String nationality)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.nationality = nationality;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Date getBirthdate()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birthdate;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setBirthdate(Date birthdate)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.birthdate = birthdate;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PlaceOfBirth getPlaceOfBirth()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placeOfBirth;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setPlaceOfBirth(PlaceOfBirth placeOfBirth)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.placeOfBirth = placeOfBirth;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setInventions(String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inventions)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.inventions = inventions;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getInventions()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inventions;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Example 2. PlaceOfBirth.java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org.spring.samples.spel.inventor;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PlaceOfBirth</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city;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PlaceOfBirth(String city)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.city=city;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PlaceOfBirth(String city, String country)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.country = 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getCity()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setCity(String 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.city = 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getCountry()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setCountry(String country)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.country = country;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Example 3. Society.java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org.spring.samples.spel.inventor;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Society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String Advisors = </w:t>
      </w:r>
      <w:r w:rsidRPr="00BA0D5D">
        <w:rPr>
          <w:rFonts w:ascii="Consolas" w:eastAsia="宋体" w:hAnsi="Consolas" w:cs="宋体"/>
          <w:color w:val="DD1144"/>
          <w:kern w:val="0"/>
          <w:sz w:val="24"/>
          <w:szCs w:val="24"/>
        </w:rPr>
        <w:t>"advisors"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String President = </w:t>
      </w:r>
      <w:r w:rsidRPr="00BA0D5D">
        <w:rPr>
          <w:rFonts w:ascii="Consolas" w:eastAsia="宋体" w:hAnsi="Consolas" w:cs="宋体"/>
          <w:color w:val="DD1144"/>
          <w:kern w:val="0"/>
          <w:sz w:val="24"/>
          <w:szCs w:val="24"/>
        </w:rPr>
        <w:t>"president"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List&lt;Inventor&gt; members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ArrayList&lt;Inventor&gt;();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Map officers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HashMap();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 getMembers()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members;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Map getOfficers()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officers;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isMember(String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(Inventor inventor : members)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(inventor.getName().equals(name))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461" w:name="_Toc15219529"/>
      <w:r w:rsidRPr="00BA0D5D">
        <w:rPr>
          <w:rFonts w:ascii="Arial" w:eastAsia="宋体" w:hAnsi="Arial" w:cs="Arial"/>
          <w:color w:val="34302D"/>
          <w:kern w:val="0"/>
          <w:sz w:val="55"/>
          <w:szCs w:val="55"/>
        </w:rPr>
        <w:t>5. Aspect Oriented Programming with Spring</w:t>
      </w:r>
      <w:bookmarkEnd w:id="246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Aspect-oriented Programming (AOP) complements Object-oriented Programming (OOP) by providing another way of thinking about program structure. The key unit of modularity in OOP is the class, whereas in AOP the unit of modularity is the aspect. Aspects enable the modularization of concerns (such as transaction management) that cut across multiple types and objects. (Such concerns are often termed “crosscutting” concerns in AOP literature.)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of the key components of Spring is the AOP framework. While the Spring IoC container does not depend on AOP (meaning you do not need to use AOP if you don’t want to), AOP complements Spring IoC to provide a very capable middleware solution.</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Spring AOP with AspectJ pointcuts</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simple and powerful ways of writing custom aspects by using either a </w:t>
      </w:r>
      <w:hyperlink r:id="rId530" w:anchor="aop-schema" w:history="1">
        <w:r w:rsidRPr="00BA0D5D">
          <w:rPr>
            <w:rFonts w:ascii="inherit" w:eastAsia="宋体" w:hAnsi="inherit" w:cs="Arial"/>
            <w:color w:val="548E2E"/>
            <w:kern w:val="0"/>
            <w:sz w:val="24"/>
            <w:szCs w:val="24"/>
            <w:u w:val="single"/>
          </w:rPr>
          <w:t>schema-based approach</w:t>
        </w:r>
      </w:hyperlink>
      <w:r w:rsidRPr="00BA0D5D">
        <w:rPr>
          <w:rFonts w:ascii="inherit" w:eastAsia="宋体" w:hAnsi="inherit" w:cs="Arial"/>
          <w:color w:val="34302D"/>
          <w:kern w:val="0"/>
          <w:sz w:val="24"/>
          <w:szCs w:val="24"/>
        </w:rPr>
        <w:t> or the </w:t>
      </w:r>
      <w:hyperlink r:id="rId531" w:anchor="aop-ataspectj" w:history="1">
        <w:r w:rsidRPr="00BA0D5D">
          <w:rPr>
            <w:rFonts w:ascii="inherit" w:eastAsia="宋体" w:hAnsi="inherit" w:cs="Arial"/>
            <w:color w:val="548E2E"/>
            <w:kern w:val="0"/>
            <w:sz w:val="24"/>
            <w:szCs w:val="24"/>
            <w:u w:val="single"/>
          </w:rPr>
          <w:t>@AspectJ annotation style</w:t>
        </w:r>
      </w:hyperlink>
      <w:r w:rsidRPr="00BA0D5D">
        <w:rPr>
          <w:rFonts w:ascii="inherit" w:eastAsia="宋体" w:hAnsi="inherit" w:cs="Arial"/>
          <w:color w:val="34302D"/>
          <w:kern w:val="0"/>
          <w:sz w:val="24"/>
          <w:szCs w:val="24"/>
        </w:rPr>
        <w:t>. Both of these styles offer fully typed advice and use of the AspectJ pointcut language while still using Spring AOP for weaving.</w:t>
      </w:r>
    </w:p>
    <w:p w:rsidR="00BA0D5D" w:rsidRP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chapter discusses the schema- and @AspectJ-based AOP support. The lower-level AOP support is discussed in </w:t>
      </w:r>
      <w:hyperlink r:id="rId532" w:anchor="aop-api" w:history="1">
        <w:r w:rsidRPr="00BA0D5D">
          <w:rPr>
            <w:rFonts w:ascii="inherit" w:eastAsia="宋体" w:hAnsi="inherit" w:cs="Arial"/>
            <w:color w:val="548E2E"/>
            <w:kern w:val="0"/>
            <w:sz w:val="24"/>
            <w:szCs w:val="24"/>
            <w:u w:val="single"/>
          </w:rPr>
          <w:t>the following chapter</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AOP is used in the Spring Framework to:</w:t>
      </w:r>
    </w:p>
    <w:p w:rsidR="00BA0D5D" w:rsidRPr="00BA0D5D" w:rsidRDefault="00BA0D5D" w:rsidP="00BA0D5D">
      <w:pPr>
        <w:widowControl/>
        <w:numPr>
          <w:ilvl w:val="0"/>
          <w:numId w:val="39"/>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Provide declarative enterprise services. The most important such service is </w:t>
      </w:r>
      <w:hyperlink r:id="rId533" w:anchor="transaction-declarative" w:history="1">
        <w:r w:rsidRPr="00BA0D5D">
          <w:rPr>
            <w:rFonts w:ascii="inherit" w:eastAsia="宋体" w:hAnsi="inherit" w:cs="Arial"/>
            <w:color w:val="548E2E"/>
            <w:kern w:val="0"/>
            <w:sz w:val="24"/>
            <w:szCs w:val="24"/>
            <w:u w:val="single"/>
          </w:rPr>
          <w:t>declarative transaction management</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39"/>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Let users implement custom aspects, complementing their use of OOP with AOP.</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are interested only in generic declarative services or other pre-packaged declarative middleware services such as pooling, you do not need to work directly with Spring AOP, and can skip most of this chapter.</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62" w:name="_Toc15219530"/>
      <w:r w:rsidRPr="00BA0D5D">
        <w:rPr>
          <w:rFonts w:ascii="Arial" w:eastAsia="宋体" w:hAnsi="Arial" w:cs="Arial"/>
          <w:color w:val="34302D"/>
          <w:kern w:val="0"/>
          <w:sz w:val="41"/>
          <w:szCs w:val="41"/>
        </w:rPr>
        <w:t>5.1. AOP Concepts</w:t>
      </w:r>
      <w:bookmarkEnd w:id="246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Let us begin by defining some central AOP concepts and terminology. These terms are not Spring-specific. Unfortunately, AOP terminology is not particularly intuitive. However, it would be even more confusing if Spring used its own terminology.</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Aspect: A modularization of a concern that cuts across multiple classes. Transaction management is a good example of a crosscutting concern in enterprise Java applications. In Spring AOP, aspects are implemented by using regular classes (the </w:t>
      </w:r>
      <w:hyperlink r:id="rId534" w:anchor="aop-schema" w:history="1">
        <w:r w:rsidRPr="00BA0D5D">
          <w:rPr>
            <w:rFonts w:ascii="inherit" w:eastAsia="宋体" w:hAnsi="inherit" w:cs="Arial"/>
            <w:color w:val="548E2E"/>
            <w:kern w:val="0"/>
            <w:sz w:val="24"/>
            <w:szCs w:val="24"/>
            <w:u w:val="single"/>
          </w:rPr>
          <w:t>schema-based approach</w:t>
        </w:r>
      </w:hyperlink>
      <w:r w:rsidRPr="00BA0D5D">
        <w:rPr>
          <w:rFonts w:ascii="inherit" w:eastAsia="宋体" w:hAnsi="inherit" w:cs="Arial"/>
          <w:color w:val="34302D"/>
          <w:kern w:val="0"/>
          <w:sz w:val="24"/>
          <w:szCs w:val="24"/>
        </w:rPr>
        <w:t>) or regular classes annotated with the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annotation (the </w:t>
      </w:r>
      <w:hyperlink r:id="rId535" w:anchor="aop-ataspectj" w:history="1">
        <w:r w:rsidRPr="00BA0D5D">
          <w:rPr>
            <w:rFonts w:ascii="inherit" w:eastAsia="宋体" w:hAnsi="inherit" w:cs="Arial"/>
            <w:color w:val="548E2E"/>
            <w:kern w:val="0"/>
            <w:sz w:val="24"/>
            <w:szCs w:val="24"/>
            <w:u w:val="single"/>
          </w:rPr>
          <w:t>@AspectJ style</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Join point: A point during the execution of a program, such as the execution of a method or the handling of an exception. In Spring AOP, a join point always represents a method execution.</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Advice: Action taken by an aspect at a particular join point. Different types of advice include “around”, “before” and “after” advice. (Advice types are discussed later.) Many AOP frameworks, including Spring, model an advice as an interceptor and maintain a chain of interceptors around the join point.</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Pointcut: A predicate that matches join points. Advice is associated with a pointcut expression and runs at any join point matched by the pointcut (for example, the execution of a method with a certain name). The concept of join points as matched by pointcut expressions is central to AOP, and Spring uses the AspectJ pointcut expression language by default.</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Introduction: Declaring additional methods or fields on behalf of a type. Spring AOP lets you introduce new interfaces (and a corresponding implementation) to any advised object. For example, you could use an introduction to make a bean implement an </w:t>
      </w:r>
      <w:r w:rsidRPr="00BA0D5D">
        <w:rPr>
          <w:rFonts w:ascii="Consolas" w:eastAsia="宋体" w:hAnsi="Consolas" w:cs="宋体"/>
          <w:color w:val="34302D"/>
          <w:kern w:val="0"/>
          <w:sz w:val="23"/>
          <w:szCs w:val="23"/>
          <w:shd w:val="clear" w:color="auto" w:fill="F7F7F8"/>
        </w:rPr>
        <w:t>IsModified</w:t>
      </w:r>
      <w:r w:rsidRPr="00BA0D5D">
        <w:rPr>
          <w:rFonts w:ascii="inherit" w:eastAsia="宋体" w:hAnsi="inherit" w:cs="Arial"/>
          <w:color w:val="34302D"/>
          <w:kern w:val="0"/>
          <w:sz w:val="24"/>
          <w:szCs w:val="24"/>
        </w:rPr>
        <w:t> interface, to simplify caching. (An introduction is known as an inter-type declaration in the AspectJ community.)</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Target object: An object being advised by one or more aspects. Also referred to as the “advised object”. Since Spring AOP is implemented by using runtime proxies, this object is always a proxied object.</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AOP proxy: An object created by the AOP framework in order to implement the aspect contracts (advise method executions and so on). In the Spring Framework, an AOP proxy is a JDK dynamic proxy or a CGLIB proxy.</w:t>
      </w:r>
    </w:p>
    <w:p w:rsidR="00BA0D5D" w:rsidRPr="00BA0D5D" w:rsidRDefault="00BA0D5D" w:rsidP="00BA0D5D">
      <w:pPr>
        <w:widowControl/>
        <w:numPr>
          <w:ilvl w:val="0"/>
          <w:numId w:val="4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Weaving: linking aspects with other application types or objects to create an advised object. This can be done at compile time (using the AspectJ compiler, for example), load time, or at runtime. Spring AOP, like other pure Java AOP frameworks, performs weaving at runtime.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includes the following types of advice:</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Before advice: Advice that runs before a join point but that does not have the ability to prevent execution flow proceeding to the join point (unless it throws an exception).</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returning advice: Advice to be run after a join point completes normally (for example, if a method returns without throwing an exception).</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throwing advice: Advice to be executed if a method exits by throwing an exception.</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After (finally) advice: Advice to be executed regardless of the means by which a join point exits (normal or exceptional return).</w:t>
      </w:r>
    </w:p>
    <w:p w:rsidR="00BA0D5D" w:rsidRPr="00BA0D5D" w:rsidRDefault="00BA0D5D" w:rsidP="00BA0D5D">
      <w:pPr>
        <w:widowControl/>
        <w:numPr>
          <w:ilvl w:val="0"/>
          <w:numId w:val="4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Around advice: Advice that surrounds a join point such as a method invocation. This is the most powerful kind of advice. Around advice can perform custom behavior before and after the method invocation. It is also responsible for choosing whether to proceed to the join point or to shortcut the advised method execution by returning its own return value or throwing an exception.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Around advice is the most general kind of advice. Since Spring AOP, like AspectJ, provides a full range of advice types, we recommend that you use the least powerful advice type that can implement the required behavior. For example, if you need only to update a cache with the return value of a method, you are better off implementing an after returning advice than an around advice, although an around advice can accomplish the same thing. Using the most specific advice type provides a simpler programming model with less potential for errors. For example, you do not need to invoke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on the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 used for around advice, and, hence, you cannot fail to invoke 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 advice parameters are statically typed so that you work with advice parameters of the appropriate type (e.g. the type of the return value from a method execution) rather than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arrays.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concept of join points matched by pointcuts is the key to AOP, which distinguishes it from older technologies offering only interception. Pointcuts enable advice to be targeted independently of the object-oriented hierarchy. For example, you can apply an around advice providing declarative transaction management to a set of methods that span multiple objects (such as all business operations in the service layer).</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63" w:name="_Toc15219531"/>
      <w:r w:rsidRPr="00BA0D5D">
        <w:rPr>
          <w:rFonts w:ascii="Arial" w:eastAsia="宋体" w:hAnsi="Arial" w:cs="Arial"/>
          <w:color w:val="34302D"/>
          <w:kern w:val="0"/>
          <w:sz w:val="41"/>
          <w:szCs w:val="41"/>
        </w:rPr>
        <w:t>5.2. Spring AOP Capabilities and Goals</w:t>
      </w:r>
      <w:bookmarkEnd w:id="246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is implemented in pure Java. There is no need for a special compilation process. Spring AOP does not need to control the class loader hierarchy and is thus suitable for use in a servlet container or application server.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currently supports only method execution join points (advising the execution of methods on Spring beans). Field interception is not implemented, although support for field interception could be added without breaking the core Spring AOP APIs. If you need to advise field access and update join points, consider a language such as AspectJ.</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AOP’s approach to AOP differs from that of most other AOP frameworks. The aim is not to provide the most complete AOP implementation (although Spring AOP is quite capable). Rather, the aim is to provide a close integration between AOP implementation and Spring IoC, to help solve common problems in enterprise applications.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for example, the Spring Framework’s AOP functionality is normally used in conjunction with the Spring IoC container. Aspects are configured by using normal bean definition syntax (although this allows powerful “auto-proxying” capabilities). This is a crucial difference from other AOP implementations. You cannot do some things easily or efficiently with Spring AOP, such as advise very fine-grained objects (typically, domain objects). AspectJ is the best choice in such cases. However, our experience is that Spring AOP provides an excellent solution to most problems in enterprise Java applications that are amenable to AOP.</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Spring AOP never strives to compete with AspectJ to provide a comprehensive AOP solution. We believe that both proxy-based frameworks such as Spring AOP and full-blown frameworks such as AspectJ are valuable and that they are complementary, rather than in competition. Spring seamlessly integrates Spring AOP and IoC with AspectJ, to enable all uses of AOP within a consistent Spring-based application architecture. This integration does not affect the Spring AOP API or the AOP Alliance API. Spring AOP remains backward-compatible. See </w:t>
      </w:r>
      <w:hyperlink r:id="rId536" w:anchor="aop-api" w:history="1">
        <w:r w:rsidRPr="00BA0D5D">
          <w:rPr>
            <w:rFonts w:ascii="inherit" w:eastAsia="宋体" w:hAnsi="inherit" w:cs="Arial"/>
            <w:color w:val="548E2E"/>
            <w:kern w:val="0"/>
            <w:sz w:val="24"/>
            <w:szCs w:val="24"/>
            <w:u w:val="single"/>
          </w:rPr>
          <w:t>the following chapter</w:t>
        </w:r>
      </w:hyperlink>
      <w:r w:rsidRPr="00BA0D5D">
        <w:rPr>
          <w:rFonts w:ascii="inherit" w:eastAsia="宋体" w:hAnsi="inherit" w:cs="Arial"/>
          <w:color w:val="34302D"/>
          <w:kern w:val="0"/>
          <w:sz w:val="24"/>
          <w:szCs w:val="24"/>
        </w:rPr>
        <w:t> for a discussion of the Spring AOP APIs.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One of the central tenets of the Spring Framework is that of non-invasiveness. This is the idea that you should not be forced to introduce framework-specific classes and interfaces into your business or domain model. However, in some places, the Spring Framework does give you the option to introduce Spring Framework-specific dependencies into your codebase. The rationale in giving you such options is because, in certain scenarios, it might be just plain easier to read or code some specific piece of functionality in such a way. However, the Spring Framework (almost) always offers you the choice: You have the freedom to make an informed decision as to which option best suits your particular use case or scenario.</w:t>
            </w:r>
          </w:p>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One such choice that is relevant to this chapter is that of which AOP framework (and which AOP style) to choose. You have the choice of AspectJ, Spring AOP, or both. You also have the choice of either the @AspectJ annotation-style approach or the Spring XML configuration-style approach. The fact that this chapter chooses to introduce the @AspectJ-style approach first should not be taken as an indication that the Spring team favors the @AspectJ annotation-style approach over the Spring XML configuration-style.</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See </w:t>
            </w:r>
            <w:hyperlink r:id="rId537" w:anchor="aop-choosing" w:history="1">
              <w:r w:rsidRPr="00BA0D5D">
                <w:rPr>
                  <w:rFonts w:ascii="inherit" w:eastAsia="宋体" w:hAnsi="inherit" w:cs="宋体"/>
                  <w:color w:val="548E2E"/>
                  <w:kern w:val="0"/>
                  <w:sz w:val="24"/>
                  <w:szCs w:val="24"/>
                  <w:u w:val="single"/>
                </w:rPr>
                <w:t>Choosing which AOP Declaration Style to Use</w:t>
              </w:r>
            </w:hyperlink>
            <w:r w:rsidRPr="00BA0D5D">
              <w:rPr>
                <w:rFonts w:ascii="inherit" w:eastAsia="宋体" w:hAnsi="inherit" w:cs="宋体"/>
                <w:kern w:val="0"/>
                <w:sz w:val="24"/>
                <w:szCs w:val="24"/>
              </w:rPr>
              <w:t> for a more complete discussion of the “whys and wherefores” of each style.</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64" w:name="_Toc15219532"/>
      <w:r w:rsidRPr="00BA0D5D">
        <w:rPr>
          <w:rFonts w:ascii="Arial" w:eastAsia="宋体" w:hAnsi="Arial" w:cs="Arial"/>
          <w:color w:val="34302D"/>
          <w:kern w:val="0"/>
          <w:sz w:val="41"/>
          <w:szCs w:val="41"/>
        </w:rPr>
        <w:t>5.3. AOP Proxies</w:t>
      </w:r>
      <w:bookmarkEnd w:id="246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defaults to using standard JDK dynamic proxies for AOP proxies. This enables any interface (or set of interfaces) to be proxied.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can also use CGLIB proxies. This is necessary to proxy classes rather than interfaces. By default, CGLIB is used if a business object does not implement an interface. As it is good practice to program to interfaces rather than classes, business classes normally implement one or more business interfaces. It is possible to </w:t>
      </w:r>
      <w:hyperlink r:id="rId538" w:anchor="aop-proxying" w:history="1">
        <w:r w:rsidRPr="00BA0D5D">
          <w:rPr>
            <w:rFonts w:ascii="inherit" w:eastAsia="宋体" w:hAnsi="inherit" w:cs="Arial"/>
            <w:color w:val="548E2E"/>
            <w:kern w:val="0"/>
            <w:sz w:val="24"/>
            <w:szCs w:val="24"/>
            <w:u w:val="single"/>
          </w:rPr>
          <w:t>force the use of CGLIB</w:t>
        </w:r>
      </w:hyperlink>
      <w:r w:rsidRPr="00BA0D5D">
        <w:rPr>
          <w:rFonts w:ascii="inherit" w:eastAsia="宋体" w:hAnsi="inherit" w:cs="Arial"/>
          <w:color w:val="34302D"/>
          <w:kern w:val="0"/>
          <w:sz w:val="24"/>
          <w:szCs w:val="24"/>
        </w:rPr>
        <w:t>, in those (hopefully rare) cases where you need to advise a method that is not declared on an interface or where you need to pass a proxied object to a method as a concrete type.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important to grasp the fact that Spring AOP is proxy-based. See </w:t>
      </w:r>
      <w:hyperlink r:id="rId539" w:anchor="aop-understanding-aop-proxies" w:history="1">
        <w:r w:rsidRPr="00BA0D5D">
          <w:rPr>
            <w:rFonts w:ascii="inherit" w:eastAsia="宋体" w:hAnsi="inherit" w:cs="Arial"/>
            <w:color w:val="548E2E"/>
            <w:kern w:val="0"/>
            <w:sz w:val="24"/>
            <w:szCs w:val="24"/>
            <w:u w:val="single"/>
          </w:rPr>
          <w:t>Understanding AOP Proxies</w:t>
        </w:r>
      </w:hyperlink>
      <w:r w:rsidRPr="00BA0D5D">
        <w:rPr>
          <w:rFonts w:ascii="inherit" w:eastAsia="宋体" w:hAnsi="inherit" w:cs="Arial"/>
          <w:color w:val="34302D"/>
          <w:kern w:val="0"/>
          <w:sz w:val="24"/>
          <w:szCs w:val="24"/>
        </w:rPr>
        <w:t> for a thorough examination of exactly what this implementation detail actually means.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65" w:name="_Toc15219533"/>
      <w:r w:rsidRPr="00BA0D5D">
        <w:rPr>
          <w:rFonts w:ascii="Arial" w:eastAsia="宋体" w:hAnsi="Arial" w:cs="Arial"/>
          <w:color w:val="34302D"/>
          <w:kern w:val="0"/>
          <w:sz w:val="41"/>
          <w:szCs w:val="41"/>
        </w:rPr>
        <w:t>5.4. @AspectJ support</w:t>
      </w:r>
      <w:bookmarkEnd w:id="246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@AspectJ refers to a style of declaring aspects as regular Java classes annotated with annotations. The @AspectJ style was introduced by the </w:t>
      </w:r>
      <w:hyperlink r:id="rId540" w:history="1">
        <w:r w:rsidRPr="00BA0D5D">
          <w:rPr>
            <w:rFonts w:ascii="inherit" w:eastAsia="宋体" w:hAnsi="inherit" w:cs="Arial"/>
            <w:color w:val="548E2E"/>
            <w:kern w:val="0"/>
            <w:sz w:val="24"/>
            <w:szCs w:val="24"/>
            <w:u w:val="single"/>
          </w:rPr>
          <w:t>AspectJ project</w:t>
        </w:r>
      </w:hyperlink>
      <w:r w:rsidRPr="00BA0D5D">
        <w:rPr>
          <w:rFonts w:ascii="inherit" w:eastAsia="宋体" w:hAnsi="inherit" w:cs="Arial"/>
          <w:color w:val="34302D"/>
          <w:kern w:val="0"/>
          <w:sz w:val="24"/>
          <w:szCs w:val="24"/>
        </w:rPr>
        <w:t> as part of the AspectJ 5 release. Spring interprets the same annotations as AspectJ 5, using a library supplied by AspectJ for pointcut parsing and matching. The AOP runtime is still pure Spring AOP, though, and there is no dependency on the AspectJ compiler or weaver.</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Using the AspectJ compiler and weaver enables use of the full AspectJ language and is discussed in </w:t>
            </w:r>
            <w:hyperlink r:id="rId541" w:anchor="aop-using-aspectj" w:history="1">
              <w:r w:rsidRPr="00BA0D5D">
                <w:rPr>
                  <w:rFonts w:ascii="宋体" w:eastAsia="宋体" w:hAnsi="宋体" w:cs="宋体"/>
                  <w:color w:val="548E2E"/>
                  <w:kern w:val="0"/>
                  <w:sz w:val="24"/>
                  <w:szCs w:val="24"/>
                  <w:u w:val="single"/>
                </w:rPr>
                <w:t>Using AspectJ with Spring Applications</w:t>
              </w:r>
            </w:hyperlink>
            <w:r w:rsidRPr="00BA0D5D">
              <w:rPr>
                <w:rFonts w:ascii="宋体" w:eastAsia="宋体" w:hAnsi="宋体" w:cs="宋体"/>
                <w:kern w:val="0"/>
                <w:sz w:val="24"/>
                <w:szCs w:val="24"/>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5.4.1. Enabling @AspectJ Support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use @AspectJ aspects in a Spring configuration, you need to enable Spring support for configuring Spring AOP based on @AspectJ aspects and auto-proxying beans based on whether or not they are advised by those aspects. By auto-proxying, we mean that, if Spring determines that a bean is advised by one or more aspects, it automatically generates a proxy for that bean to intercept method invocations and ensures that advice is executed as needed.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@AspectJ support can be enabled with XML- or Java-style configuration. In either case, you also need to ensure that AspectJ’s </w:t>
      </w:r>
      <w:r w:rsidRPr="00BA0D5D">
        <w:rPr>
          <w:rFonts w:ascii="Consolas" w:eastAsia="宋体" w:hAnsi="Consolas" w:cs="宋体"/>
          <w:color w:val="34302D"/>
          <w:kern w:val="0"/>
          <w:sz w:val="23"/>
          <w:szCs w:val="23"/>
          <w:shd w:val="clear" w:color="auto" w:fill="F7F7F8"/>
        </w:rPr>
        <w:t>aspectjweaver.jar</w:t>
      </w:r>
      <w:r w:rsidRPr="00BA0D5D">
        <w:rPr>
          <w:rFonts w:ascii="inherit" w:eastAsia="宋体" w:hAnsi="inherit" w:cs="Arial"/>
          <w:color w:val="34302D"/>
          <w:kern w:val="0"/>
          <w:sz w:val="24"/>
          <w:szCs w:val="24"/>
        </w:rPr>
        <w:t> library is on the classpath of your application (version 1.8 or later). This library is available in the</w:t>
      </w:r>
      <w:r w:rsidRPr="00BA0D5D">
        <w:rPr>
          <w:rFonts w:ascii="Consolas" w:eastAsia="宋体" w:hAnsi="Consolas" w:cs="宋体"/>
          <w:color w:val="34302D"/>
          <w:kern w:val="0"/>
          <w:sz w:val="23"/>
          <w:szCs w:val="23"/>
          <w:shd w:val="clear" w:color="auto" w:fill="F7F7F8"/>
        </w:rPr>
        <w:t>lib</w:t>
      </w:r>
      <w:r w:rsidRPr="00BA0D5D">
        <w:rPr>
          <w:rFonts w:ascii="inherit" w:eastAsia="宋体" w:hAnsi="inherit" w:cs="Arial"/>
          <w:color w:val="34302D"/>
          <w:kern w:val="0"/>
          <w:sz w:val="24"/>
          <w:szCs w:val="24"/>
        </w:rPr>
        <w:t> directory of an AspectJ distribution or from the Maven Central repository.</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Enabling @AspectJ Support with Java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@AspectJ support with Java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add the </w:t>
      </w:r>
      <w:r w:rsidRPr="00BA0D5D">
        <w:rPr>
          <w:rFonts w:ascii="Consolas" w:eastAsia="宋体" w:hAnsi="Consolas" w:cs="宋体"/>
          <w:color w:val="34302D"/>
          <w:kern w:val="0"/>
          <w:sz w:val="23"/>
          <w:szCs w:val="23"/>
          <w:shd w:val="clear" w:color="auto" w:fill="F7F7F8"/>
        </w:rPr>
        <w:t>@EnableAspectJAutoProxy</w:t>
      </w:r>
      <w:r w:rsidRPr="00BA0D5D">
        <w:rPr>
          <w:rFonts w:ascii="inherit" w:eastAsia="宋体" w:hAnsi="inherit" w:cs="Arial"/>
          <w:color w:val="34302D"/>
          <w:kern w:val="0"/>
          <w:sz w:val="24"/>
          <w:szCs w:val="24"/>
        </w:rPr>
        <w:t> annotation,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@EnableAspectJAutoProxy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Enabling @AspectJ Support with XML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@AspectJ support with XML-based configuration, use the </w:t>
      </w:r>
      <w:r w:rsidRPr="00BA0D5D">
        <w:rPr>
          <w:rFonts w:ascii="Consolas" w:eastAsia="宋体" w:hAnsi="Consolas" w:cs="宋体"/>
          <w:color w:val="34302D"/>
          <w:kern w:val="0"/>
          <w:sz w:val="23"/>
          <w:szCs w:val="23"/>
          <w:shd w:val="clear" w:color="auto" w:fill="F7F7F8"/>
        </w:rPr>
        <w:t>aop:aspectj-autoproxy</w:t>
      </w:r>
      <w:r w:rsidRPr="00BA0D5D">
        <w:rPr>
          <w:rFonts w:ascii="inherit" w:eastAsia="宋体" w:hAnsi="inherit" w:cs="Arial"/>
          <w:color w:val="34302D"/>
          <w:kern w:val="0"/>
          <w:sz w:val="24"/>
          <w:szCs w:val="24"/>
        </w:rPr>
        <w:t>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&lt;aop:aspectj-autoproxy/&gt;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assumes that you use schema support as described in </w:t>
      </w:r>
      <w:hyperlink r:id="rId542" w:anchor="xsd-schemas" w:history="1">
        <w:r w:rsidRPr="00BA0D5D">
          <w:rPr>
            <w:rFonts w:ascii="inherit" w:eastAsia="宋体" w:hAnsi="inherit" w:cs="Arial"/>
            <w:color w:val="548E2E"/>
            <w:kern w:val="0"/>
            <w:sz w:val="24"/>
            <w:szCs w:val="24"/>
            <w:u w:val="single"/>
          </w:rPr>
          <w:t>XML Schema-based configuration</w:t>
        </w:r>
      </w:hyperlink>
      <w:r w:rsidRPr="00BA0D5D">
        <w:rPr>
          <w:rFonts w:ascii="inherit" w:eastAsia="宋体" w:hAnsi="inherit" w:cs="Arial"/>
          <w:color w:val="34302D"/>
          <w:kern w:val="0"/>
          <w:sz w:val="24"/>
          <w:szCs w:val="24"/>
        </w:rPr>
        <w:t>. See </w:t>
      </w:r>
      <w:hyperlink r:id="rId543" w:anchor="xsd-schemas-aop" w:history="1">
        <w:r w:rsidRPr="00BA0D5D">
          <w:rPr>
            <w:rFonts w:ascii="inherit" w:eastAsia="宋体" w:hAnsi="inherit" w:cs="Arial"/>
            <w:color w:val="548E2E"/>
            <w:kern w:val="0"/>
            <w:sz w:val="24"/>
            <w:szCs w:val="24"/>
            <w:u w:val="single"/>
          </w:rPr>
          <w:t>the AOP schema</w:t>
        </w:r>
      </w:hyperlink>
      <w:r w:rsidRPr="00BA0D5D">
        <w:rPr>
          <w:rFonts w:ascii="inherit" w:eastAsia="宋体" w:hAnsi="inherit" w:cs="Arial"/>
          <w:color w:val="34302D"/>
          <w:kern w:val="0"/>
          <w:sz w:val="24"/>
          <w:szCs w:val="24"/>
        </w:rPr>
        <w:t> for how to import the tags in 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namespace.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5.4.2. Declaring an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@AspectJ support enabled, any bean defined in your application context with a class that is an @AspectJ aspect (has the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annotation) is automatically detected by Spring and used to configure Spring AOP. The next two examples show the minimal definition required for a not-very-useful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of the two example shows a regular bean definition in the application context that points to a bean class that has the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"org.xyz.NotVeryUsefulAspect"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configure properties of the aspect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second of the two examples shows the </w:t>
      </w:r>
      <w:r w:rsidRPr="00BA0D5D">
        <w:rPr>
          <w:rFonts w:ascii="Consolas" w:eastAsia="宋体" w:hAnsi="Consolas" w:cs="宋体"/>
          <w:color w:val="34302D"/>
          <w:kern w:val="0"/>
          <w:sz w:val="23"/>
          <w:szCs w:val="23"/>
          <w:shd w:val="clear" w:color="auto" w:fill="F7F7F8"/>
        </w:rPr>
        <w:t>NotVeryUsefulAspect</w:t>
      </w:r>
      <w:r w:rsidRPr="00BA0D5D">
        <w:rPr>
          <w:rFonts w:ascii="inherit" w:eastAsia="宋体" w:hAnsi="inherit" w:cs="Arial"/>
          <w:color w:val="34302D"/>
          <w:kern w:val="0"/>
          <w:sz w:val="24"/>
          <w:szCs w:val="24"/>
        </w:rPr>
        <w:t> class definition, which is annotated with the </w:t>
      </w:r>
      <w:r w:rsidRPr="00BA0D5D">
        <w:rPr>
          <w:rFonts w:ascii="Consolas" w:eastAsia="宋体" w:hAnsi="Consolas" w:cs="宋体"/>
          <w:color w:val="34302D"/>
          <w:kern w:val="0"/>
          <w:sz w:val="23"/>
          <w:szCs w:val="23"/>
          <w:shd w:val="clear" w:color="auto" w:fill="F7F7F8"/>
        </w:rPr>
        <w:t>org.aspectj.lang.annotation.Aspect</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org.xyz;</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NotVeryUsefulAspect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Aspects (classes annotated with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can have methods and fields, the same as any other class. They can also contain pointcut, advice, and introduction (inter-type) declarations.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Autodetecting aspects through component scanning</w:t>
            </w:r>
          </w:p>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register aspect classes as regular beans in your Spring XML configuration or autodetect them through classpath scanning</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w:t>
            </w:r>
            <w:r w:rsidRPr="00BA0D5D">
              <w:rPr>
                <w:rFonts w:ascii="MS Gothic" w:eastAsia="MS Gothic" w:hAnsi="MS Gothic" w:cs="MS Gothic"/>
                <w:kern w:val="0"/>
                <w:sz w:val="24"/>
                <w:szCs w:val="24"/>
              </w:rPr>
              <w:t> </w:t>
            </w:r>
            <w:r w:rsidRPr="00BA0D5D">
              <w:rPr>
                <w:rFonts w:ascii="宋体" w:eastAsia="宋体" w:hAnsi="宋体" w:cs="宋体"/>
                <w:kern w:val="0"/>
                <w:sz w:val="24"/>
                <w:szCs w:val="24"/>
              </w:rPr>
              <w:t>the same as any other Spring-managed bean. However, note that the </w:t>
            </w:r>
            <w:r w:rsidRPr="00BA0D5D">
              <w:rPr>
                <w:rFonts w:ascii="Consolas" w:eastAsia="宋体" w:hAnsi="Consolas" w:cs="宋体"/>
                <w:kern w:val="0"/>
                <w:sz w:val="23"/>
                <w:szCs w:val="23"/>
                <w:shd w:val="clear" w:color="auto" w:fill="F7F7F8"/>
              </w:rPr>
              <w:t>@Aspect</w:t>
            </w:r>
            <w:r w:rsidRPr="00BA0D5D">
              <w:rPr>
                <w:rFonts w:ascii="宋体" w:eastAsia="宋体" w:hAnsi="宋体" w:cs="宋体"/>
                <w:kern w:val="0"/>
                <w:sz w:val="24"/>
                <w:szCs w:val="24"/>
              </w:rPr>
              <w:t> annotation is not sufficient for autodetection in the classpath. For that purpose, you need to add a separate </w:t>
            </w:r>
            <w:r w:rsidRPr="00BA0D5D">
              <w:rPr>
                <w:rFonts w:ascii="Consolas" w:eastAsia="宋体" w:hAnsi="Consolas" w:cs="宋体"/>
                <w:kern w:val="0"/>
                <w:sz w:val="23"/>
                <w:szCs w:val="23"/>
                <w:shd w:val="clear" w:color="auto" w:fill="F7F7F8"/>
              </w:rPr>
              <w:t>@Component</w:t>
            </w:r>
            <w:r w:rsidRPr="00BA0D5D">
              <w:rPr>
                <w:rFonts w:ascii="宋体" w:eastAsia="宋体" w:hAnsi="宋体" w:cs="宋体"/>
                <w:kern w:val="0"/>
                <w:sz w:val="24"/>
                <w:szCs w:val="24"/>
              </w:rPr>
              <w:t>annotation (or, alternatively, a custom stereotype annotation that qualifies, as per the rules of Spring’s component scanner).</w:t>
            </w:r>
          </w:p>
        </w:tc>
      </w:tr>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Advising aspects with other aspects?</w:t>
            </w:r>
          </w:p>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 Spring AOP, aspects themselves cannot be the targets of advice from other aspects. The </w:t>
            </w:r>
            <w:r w:rsidRPr="00BA0D5D">
              <w:rPr>
                <w:rFonts w:ascii="Consolas" w:eastAsia="宋体" w:hAnsi="Consolas" w:cs="宋体"/>
                <w:kern w:val="0"/>
                <w:sz w:val="23"/>
                <w:szCs w:val="23"/>
                <w:shd w:val="clear" w:color="auto" w:fill="F7F7F8"/>
              </w:rPr>
              <w:t>@Aspect</w:t>
            </w:r>
            <w:r w:rsidRPr="00BA0D5D">
              <w:rPr>
                <w:rFonts w:ascii="宋体" w:eastAsia="宋体" w:hAnsi="宋体" w:cs="宋体"/>
                <w:kern w:val="0"/>
                <w:sz w:val="24"/>
                <w:szCs w:val="24"/>
              </w:rPr>
              <w:t> annotation on a class marks it as an aspect and, hence, excludes it from auto-proxying.</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5.4.3. Declaring a Pointcut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Pointcuts determine join points of interest and thus enable us to control when advice executes. Spring AOP only supports method execution join points for Spring beans, so you can think of a pointcut as matching the execution of methods on Spring beans. A pointcut declaration has two parts: a signature comprising a name and any parameters and a pointcut expression that determines exactly which method executions we are interested in. In the @AspectJ annotation-style of AOP, a pointcut signature is provided by a regular method definition, and the pointcut expression is indicated by using the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annotation (the method serving as the pointcut signature must have a </w:t>
      </w:r>
      <w:r w:rsidRPr="00BA0D5D">
        <w:rPr>
          <w:rFonts w:ascii="Consolas" w:eastAsia="宋体" w:hAnsi="Consolas" w:cs="宋体"/>
          <w:color w:val="34302D"/>
          <w:kern w:val="0"/>
          <w:sz w:val="23"/>
          <w:szCs w:val="23"/>
          <w:shd w:val="clear" w:color="auto" w:fill="F7F7F8"/>
        </w:rPr>
        <w:t>void</w:t>
      </w:r>
      <w:r w:rsidRPr="00BA0D5D">
        <w:rPr>
          <w:rFonts w:ascii="inherit" w:eastAsia="宋体" w:hAnsi="inherit" w:cs="Arial"/>
          <w:color w:val="34302D"/>
          <w:kern w:val="0"/>
          <w:sz w:val="24"/>
          <w:szCs w:val="24"/>
        </w:rPr>
        <w:t> return type).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example may help make this distinction between a pointcut signature and a pointcut expression clear. The following example defines a pointcut named </w:t>
      </w:r>
      <w:r w:rsidRPr="00BA0D5D">
        <w:rPr>
          <w:rFonts w:ascii="Consolas" w:eastAsia="宋体" w:hAnsi="Consolas" w:cs="宋体"/>
          <w:color w:val="34302D"/>
          <w:kern w:val="0"/>
          <w:sz w:val="23"/>
          <w:szCs w:val="23"/>
          <w:shd w:val="clear" w:color="auto" w:fill="F7F7F8"/>
        </w:rPr>
        <w:t>anyOldTransfer</w:t>
      </w:r>
      <w:r w:rsidRPr="00BA0D5D">
        <w:rPr>
          <w:rFonts w:ascii="inherit" w:eastAsia="宋体" w:hAnsi="inherit" w:cs="Arial"/>
          <w:color w:val="34302D"/>
          <w:kern w:val="0"/>
          <w:sz w:val="24"/>
          <w:szCs w:val="24"/>
        </w:rPr>
        <w:t> that matches the execution of any method named </w:t>
      </w:r>
      <w:r w:rsidRPr="00BA0D5D">
        <w:rPr>
          <w:rFonts w:ascii="Consolas" w:eastAsia="宋体" w:hAnsi="Consolas" w:cs="宋体"/>
          <w:color w:val="34302D"/>
          <w:kern w:val="0"/>
          <w:sz w:val="23"/>
          <w:szCs w:val="23"/>
          <w:shd w:val="clear" w:color="auto" w:fill="F7F7F8"/>
        </w:rPr>
        <w:t>transfer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transfer(..))"</w:t>
      </w:r>
      <w:r w:rsidRPr="00BA0D5D">
        <w:rPr>
          <w:rFonts w:ascii="Consolas" w:eastAsia="宋体" w:hAnsi="Consolas" w:cs="宋体"/>
          <w:color w:val="34302D"/>
          <w:kern w:val="0"/>
          <w:sz w:val="24"/>
          <w:szCs w:val="24"/>
        </w:rPr>
        <w:t>)</w:t>
      </w:r>
      <w:r w:rsidRPr="00BA0D5D">
        <w:rPr>
          <w:rFonts w:ascii="Consolas" w:eastAsia="宋体" w:hAnsi="Consolas" w:cs="宋体"/>
          <w:i/>
          <w:iCs/>
          <w:color w:val="999988"/>
          <w:kern w:val="0"/>
          <w:sz w:val="24"/>
          <w:szCs w:val="24"/>
        </w:rPr>
        <w:t>// the pointcut expression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anyOldTransfer() {}</w:t>
      </w:r>
      <w:r w:rsidRPr="00BA0D5D">
        <w:rPr>
          <w:rFonts w:ascii="Consolas" w:eastAsia="宋体" w:hAnsi="Consolas" w:cs="宋体"/>
          <w:i/>
          <w:iCs/>
          <w:color w:val="999988"/>
          <w:kern w:val="0"/>
          <w:sz w:val="24"/>
          <w:szCs w:val="24"/>
        </w:rPr>
        <w:t>// the pointcut signature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pointcut expression that forms the value of the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annotation is a regular AspectJ 5 pointcut expression. For a full discussion of AspectJ’s pointcut language, see the </w:t>
      </w:r>
      <w:hyperlink r:id="rId544" w:history="1">
        <w:r w:rsidRPr="00BA0D5D">
          <w:rPr>
            <w:rFonts w:ascii="inherit" w:eastAsia="宋体" w:hAnsi="inherit" w:cs="Arial"/>
            <w:color w:val="548E2E"/>
            <w:kern w:val="0"/>
            <w:sz w:val="24"/>
            <w:szCs w:val="24"/>
            <w:u w:val="single"/>
          </w:rPr>
          <w:t>AspectJ Programming Guide</w:t>
        </w:r>
      </w:hyperlink>
      <w:r w:rsidRPr="00BA0D5D">
        <w:rPr>
          <w:rFonts w:ascii="inherit" w:eastAsia="宋体" w:hAnsi="inherit" w:cs="Arial"/>
          <w:color w:val="34302D"/>
          <w:kern w:val="0"/>
          <w:sz w:val="24"/>
          <w:szCs w:val="24"/>
        </w:rPr>
        <w:t> (and, for extensions, the </w:t>
      </w:r>
      <w:hyperlink r:id="rId545" w:history="1">
        <w:r w:rsidRPr="00BA0D5D">
          <w:rPr>
            <w:rFonts w:ascii="inherit" w:eastAsia="宋体" w:hAnsi="inherit" w:cs="Arial"/>
            <w:color w:val="548E2E"/>
            <w:kern w:val="0"/>
            <w:sz w:val="24"/>
            <w:szCs w:val="24"/>
            <w:u w:val="single"/>
          </w:rPr>
          <w:t>AspectJ 5 Developer’s Notebook</w:t>
        </w:r>
      </w:hyperlink>
      <w:r w:rsidRPr="00BA0D5D">
        <w:rPr>
          <w:rFonts w:ascii="inherit" w:eastAsia="宋体" w:hAnsi="inherit" w:cs="Arial"/>
          <w:color w:val="34302D"/>
          <w:kern w:val="0"/>
          <w:sz w:val="24"/>
          <w:szCs w:val="24"/>
        </w:rPr>
        <w:t>) or one of the books on AspectJ (such as </w:t>
      </w:r>
      <w:r w:rsidRPr="00BA0D5D">
        <w:rPr>
          <w:rFonts w:ascii="inherit" w:eastAsia="宋体" w:hAnsi="inherit" w:cs="Arial"/>
          <w:i/>
          <w:iCs/>
          <w:color w:val="34302D"/>
          <w:kern w:val="0"/>
          <w:sz w:val="24"/>
          <w:szCs w:val="24"/>
        </w:rPr>
        <w:t>Eclipse AspectJ</w:t>
      </w:r>
      <w:r w:rsidRPr="00BA0D5D">
        <w:rPr>
          <w:rFonts w:ascii="inherit" w:eastAsia="宋体" w:hAnsi="inherit" w:cs="Arial"/>
          <w:color w:val="34302D"/>
          <w:kern w:val="0"/>
          <w:sz w:val="24"/>
          <w:szCs w:val="24"/>
        </w:rPr>
        <w:t>, by Colyer et. al., or </w:t>
      </w:r>
      <w:r w:rsidRPr="00BA0D5D">
        <w:rPr>
          <w:rFonts w:ascii="inherit" w:eastAsia="宋体" w:hAnsi="inherit" w:cs="Arial"/>
          <w:i/>
          <w:iCs/>
          <w:color w:val="34302D"/>
          <w:kern w:val="0"/>
          <w:sz w:val="24"/>
          <w:szCs w:val="24"/>
        </w:rPr>
        <w:t>AspectJ in Action</w:t>
      </w:r>
      <w:r w:rsidRPr="00BA0D5D">
        <w:rPr>
          <w:rFonts w:ascii="inherit" w:eastAsia="宋体" w:hAnsi="inherit" w:cs="Arial"/>
          <w:color w:val="34302D"/>
          <w:kern w:val="0"/>
          <w:sz w:val="24"/>
          <w:szCs w:val="24"/>
        </w:rPr>
        <w:t>, by Ramnivas Laddad).</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Supported Pointcut Designators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supports the following AspectJ pointcut designators (PCD) for use in pointcut expressions:</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execution</w:t>
      </w:r>
      <w:r w:rsidRPr="00BA0D5D">
        <w:rPr>
          <w:rFonts w:ascii="inherit" w:eastAsia="宋体" w:hAnsi="inherit" w:cs="Arial"/>
          <w:color w:val="34302D"/>
          <w:kern w:val="0"/>
          <w:sz w:val="24"/>
          <w:szCs w:val="24"/>
        </w:rPr>
        <w:t>: For matching method execution join points. This is the primary pointcut designator to use when working with Spring AOP.</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within</w:t>
      </w:r>
      <w:r w:rsidRPr="00BA0D5D">
        <w:rPr>
          <w:rFonts w:ascii="inherit" w:eastAsia="宋体" w:hAnsi="inherit" w:cs="Arial"/>
          <w:color w:val="34302D"/>
          <w:kern w:val="0"/>
          <w:sz w:val="24"/>
          <w:szCs w:val="24"/>
        </w:rPr>
        <w:t>: Limits matching to join points within certain types (the execution of a method declared within a matching type when using Spring AOP).</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Limits matching to join points (the execution of methods when using Spring AOP) where the bean reference (Spring AOP proxy) is an instance of the given type.</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Limits matching to join points (the execution of methods when using Spring AOP) where the target object (application object being proxied) is an instance of the given type.</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args</w:t>
      </w:r>
      <w:r w:rsidRPr="00BA0D5D">
        <w:rPr>
          <w:rFonts w:ascii="inherit" w:eastAsia="宋体" w:hAnsi="inherit" w:cs="Arial"/>
          <w:color w:val="34302D"/>
          <w:kern w:val="0"/>
          <w:sz w:val="24"/>
          <w:szCs w:val="24"/>
        </w:rPr>
        <w:t>: Limits matching to join points (the execution of methods when using Spring AOP) where the arguments are instances of the given types.</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Limits matching to join points (the execution of methods when using Spring AOP) where the class of the executing object has an annotation of the given type.</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@args</w:t>
      </w:r>
      <w:r w:rsidRPr="00BA0D5D">
        <w:rPr>
          <w:rFonts w:ascii="inherit" w:eastAsia="宋体" w:hAnsi="inherit" w:cs="Arial"/>
          <w:color w:val="34302D"/>
          <w:kern w:val="0"/>
          <w:sz w:val="24"/>
          <w:szCs w:val="24"/>
        </w:rPr>
        <w:t>: Limits matching to join points (the execution of methods when using Spring AOP) where the runtime type of the actual arguments passed have annotations of the given types.</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@within</w:t>
      </w:r>
      <w:r w:rsidRPr="00BA0D5D">
        <w:rPr>
          <w:rFonts w:ascii="inherit" w:eastAsia="宋体" w:hAnsi="inherit" w:cs="Arial"/>
          <w:color w:val="34302D"/>
          <w:kern w:val="0"/>
          <w:sz w:val="24"/>
          <w:szCs w:val="24"/>
        </w:rPr>
        <w:t>: Limits matching to join points within types that have the given annotation (the execution of methods declared in types with the given annotation when using Spring AOP).</w:t>
      </w:r>
    </w:p>
    <w:p w:rsidR="00BA0D5D" w:rsidRPr="00BA0D5D" w:rsidRDefault="00BA0D5D" w:rsidP="00BA0D5D">
      <w:pPr>
        <w:widowControl/>
        <w:numPr>
          <w:ilvl w:val="0"/>
          <w:numId w:val="4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@annotation</w:t>
      </w:r>
      <w:r w:rsidRPr="00BA0D5D">
        <w:rPr>
          <w:rFonts w:ascii="inherit" w:eastAsia="宋体" w:hAnsi="inherit" w:cs="Arial"/>
          <w:color w:val="34302D"/>
          <w:kern w:val="0"/>
          <w:sz w:val="24"/>
          <w:szCs w:val="24"/>
        </w:rPr>
        <w:t>: Limits matching to join points where the subject of the join point (the method being executed in Spring AOP) has the given annotation.</w:t>
      </w:r>
    </w:p>
    <w:p w:rsidR="00BA0D5D" w:rsidRPr="00BA0D5D" w:rsidRDefault="00BA0D5D" w:rsidP="00BA0D5D">
      <w:pPr>
        <w:widowControl/>
        <w:shd w:val="clear" w:color="auto" w:fill="F1F1F1"/>
        <w:jc w:val="center"/>
        <w:rPr>
          <w:rFonts w:ascii="Arial" w:eastAsia="宋体" w:hAnsi="Arial" w:cs="Arial"/>
          <w:color w:val="0B0A0A"/>
          <w:kern w:val="0"/>
          <w:sz w:val="41"/>
          <w:szCs w:val="41"/>
        </w:rPr>
      </w:pPr>
      <w:r w:rsidRPr="00BA0D5D">
        <w:rPr>
          <w:rFonts w:ascii="Arial" w:eastAsia="宋体" w:hAnsi="Arial" w:cs="Arial"/>
          <w:color w:val="0B0A0A"/>
          <w:kern w:val="0"/>
          <w:sz w:val="41"/>
          <w:szCs w:val="41"/>
        </w:rPr>
        <w:t>Other pointcut types</w:t>
      </w:r>
    </w:p>
    <w:p w:rsidR="00BA0D5D" w:rsidRPr="00BA0D5D" w:rsidRDefault="00BA0D5D" w:rsidP="00BA0D5D">
      <w:pPr>
        <w:widowControl/>
        <w:shd w:val="clear" w:color="auto" w:fill="F1F1F1"/>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full AspectJ pointcut language supports additional pointcut designators that are not supported in Spring: </w:t>
      </w:r>
      <w:r w:rsidRPr="00BA0D5D">
        <w:rPr>
          <w:rFonts w:ascii="Consolas" w:eastAsia="宋体" w:hAnsi="Consolas" w:cs="宋体"/>
          <w:color w:val="34302D"/>
          <w:kern w:val="0"/>
          <w:sz w:val="23"/>
          <w:szCs w:val="23"/>
          <w:shd w:val="clear" w:color="auto" w:fill="F7F7F8"/>
        </w:rPr>
        <w:t>call</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preinitialization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staticinitialization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initialization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handler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adviceexecution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withincode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cflow</w:t>
      </w:r>
      <w:r w:rsidRPr="00BA0D5D">
        <w:rPr>
          <w:rFonts w:ascii="inherit" w:eastAsia="宋体" w:hAnsi="inherit" w:cs="Arial"/>
          <w:color w:val="34302D"/>
          <w:kern w:val="0"/>
          <w:sz w:val="24"/>
          <w:szCs w:val="24"/>
        </w:rPr>
        <w:t>,</w:t>
      </w:r>
      <w:r w:rsidRPr="00BA0D5D">
        <w:rPr>
          <w:rFonts w:ascii="Consolas" w:eastAsia="宋体" w:hAnsi="Consolas" w:cs="宋体"/>
          <w:color w:val="34302D"/>
          <w:kern w:val="0"/>
          <w:sz w:val="23"/>
          <w:szCs w:val="23"/>
          <w:shd w:val="clear" w:color="auto" w:fill="F7F7F8"/>
        </w:rPr>
        <w:t>cflowbelow</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if</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@withincode</w:t>
      </w:r>
      <w:r w:rsidRPr="00BA0D5D">
        <w:rPr>
          <w:rFonts w:ascii="inherit" w:eastAsia="宋体" w:hAnsi="inherit" w:cs="Arial"/>
          <w:color w:val="34302D"/>
          <w:kern w:val="0"/>
          <w:sz w:val="24"/>
          <w:szCs w:val="24"/>
        </w:rPr>
        <w:t>. Use of these pointcut designators in pointcut expressions interpreted by Spring AOP results in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being thrown.</w:t>
      </w:r>
    </w:p>
    <w:p w:rsidR="00BA0D5D" w:rsidRPr="00BA0D5D" w:rsidRDefault="00BA0D5D" w:rsidP="00BA0D5D">
      <w:pPr>
        <w:widowControl/>
        <w:shd w:val="clear" w:color="auto" w:fill="F1F1F1"/>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set of pointcut designators supported by Spring AOP may be extended in future releases to support more of the AspectJ pointcut designators.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Spring AOP limits matching to only method execution join points, the preceding discussion of the pointcut designators gives a narrower definition than you can find in the AspectJ programming guide. In addition, AspectJ itself has type-based semantics and, at an execution join point, both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refer to the same object: the object executing the method. Spring AOP is a proxy-based system and differentiates between the proxy object itself (which is bound to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and the target object behind the proxy (which is bound to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Due to the proxy-based nature of Spring’s AOP framework, calls within the target object are, by definition, not intercepted. For JDK proxies, only public interface method calls on the proxy can be intercepted. With CGLIB, public and protected method calls on the proxy are intercepted (and even package-visible methods, if necessary). However, common interactions through proxies should always be designed through public signatures.</w:t>
            </w:r>
          </w:p>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Note that pointcut definitions are generally matched against any intercepted method. If a pointcut is strictly meant to be public-only, even in a CGLIB proxy scenario with potential non-public interactions through proxies, it needs to be defined accordingly.</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If your interception needs include method calls or even constructors within the target class, consider the use of Spring-driven </w:t>
            </w:r>
            <w:hyperlink r:id="rId546" w:anchor="aop-aj-ltw" w:history="1">
              <w:r w:rsidRPr="00BA0D5D">
                <w:rPr>
                  <w:rFonts w:ascii="inherit" w:eastAsia="宋体" w:hAnsi="inherit" w:cs="宋体"/>
                  <w:color w:val="548E2E"/>
                  <w:kern w:val="0"/>
                  <w:sz w:val="24"/>
                  <w:szCs w:val="24"/>
                  <w:u w:val="single"/>
                </w:rPr>
                <w:t>native AspectJ weaving</w:t>
              </w:r>
            </w:hyperlink>
            <w:r w:rsidRPr="00BA0D5D">
              <w:rPr>
                <w:rFonts w:ascii="inherit" w:eastAsia="宋体" w:hAnsi="inherit" w:cs="宋体"/>
                <w:kern w:val="0"/>
                <w:sz w:val="24"/>
                <w:szCs w:val="24"/>
              </w:rPr>
              <w:t> instead of Spring’s proxy-based AOP framework. This constitutes a different mode of AOP usage with different characteristics, so be sure to make yourself familiar with weaving before making a decision.</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also supports an additional PCD named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This PCD lets you limit the matching of join points to a particular named Spring bean or to a set of named Spring beans (when using wildcards).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PCD has the following form: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bean(idOrNameOfBean)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idOrNameOfBean</w:t>
      </w:r>
      <w:r w:rsidRPr="00BA0D5D">
        <w:rPr>
          <w:rFonts w:ascii="inherit" w:eastAsia="宋体" w:hAnsi="inherit" w:cs="Arial"/>
          <w:color w:val="34302D"/>
          <w:kern w:val="0"/>
          <w:sz w:val="24"/>
          <w:szCs w:val="24"/>
        </w:rPr>
        <w:t> token can be the name of any Spring bean. Limited wildcard support that uses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is provided, so, if you establish some naming conventions for your Spring beans, you can write a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PCD expression to select them. As is the case with other pointcut designators, the </w:t>
      </w:r>
      <w:r w:rsidRPr="00BA0D5D">
        <w:rPr>
          <w:rFonts w:ascii="Consolas" w:eastAsia="宋体" w:hAnsi="Consolas" w:cs="宋体"/>
          <w:color w:val="34302D"/>
          <w:kern w:val="0"/>
          <w:sz w:val="23"/>
          <w:szCs w:val="23"/>
          <w:shd w:val="clear" w:color="auto" w:fill="F7F7F8"/>
        </w:rPr>
        <w:t>bean</w:t>
      </w:r>
      <w:r w:rsidRPr="00BA0D5D">
        <w:rPr>
          <w:rFonts w:ascii="inherit" w:eastAsia="宋体" w:hAnsi="inherit" w:cs="Arial"/>
          <w:color w:val="34302D"/>
          <w:kern w:val="0"/>
          <w:sz w:val="24"/>
          <w:szCs w:val="24"/>
        </w:rPr>
        <w:t> PCD can be used with the </w:t>
      </w:r>
      <w:r w:rsidRPr="00BA0D5D">
        <w:rPr>
          <w:rFonts w:ascii="Consolas" w:eastAsia="宋体" w:hAnsi="Consolas" w:cs="宋体"/>
          <w:color w:val="34302D"/>
          <w:kern w:val="0"/>
          <w:sz w:val="23"/>
          <w:szCs w:val="23"/>
          <w:shd w:val="clear" w:color="auto" w:fill="F7F7F8"/>
        </w:rPr>
        <w:t>&amp;&amp;</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(or), and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(negation) operators, too.</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The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PCD is supported only in Spring AOP and not in native AspectJ weaving. It is a Spring-specific extension to the standard PCDs that AspectJ defines and is, therefore, not available for aspects declared in the </w:t>
            </w:r>
            <w:r w:rsidRPr="00BA0D5D">
              <w:rPr>
                <w:rFonts w:ascii="Consolas" w:eastAsia="宋体" w:hAnsi="Consolas" w:cs="宋体"/>
                <w:kern w:val="0"/>
                <w:sz w:val="23"/>
                <w:szCs w:val="23"/>
                <w:shd w:val="clear" w:color="auto" w:fill="F7F7F8"/>
              </w:rPr>
              <w:t>@Aspect</w:t>
            </w:r>
            <w:r w:rsidRPr="00BA0D5D">
              <w:rPr>
                <w:rFonts w:ascii="inherit" w:eastAsia="宋体" w:hAnsi="inherit" w:cs="宋体"/>
                <w:kern w:val="0"/>
                <w:sz w:val="24"/>
                <w:szCs w:val="24"/>
              </w:rPr>
              <w:t> model.</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The </w:t>
            </w:r>
            <w:r w:rsidRPr="00BA0D5D">
              <w:rPr>
                <w:rFonts w:ascii="Consolas" w:eastAsia="宋体" w:hAnsi="Consolas" w:cs="宋体"/>
                <w:kern w:val="0"/>
                <w:sz w:val="23"/>
                <w:szCs w:val="23"/>
                <w:shd w:val="clear" w:color="auto" w:fill="F7F7F8"/>
              </w:rPr>
              <w:t>bean</w:t>
            </w:r>
            <w:r w:rsidRPr="00BA0D5D">
              <w:rPr>
                <w:rFonts w:ascii="inherit" w:eastAsia="宋体" w:hAnsi="inherit" w:cs="宋体"/>
                <w:kern w:val="0"/>
                <w:sz w:val="24"/>
                <w:szCs w:val="24"/>
              </w:rPr>
              <w:t> PCD operates at the instance level (building on the Spring bean name concept) rather than at the type level only (to which weaving-based AOP is limited). Instance-based pointcut designators are a special capability of Spring’s proxy-based AOP framework and its close integration with the Spring bean factory, where it is natural and straightforward to identify specific beans by name.</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Combining Pointcut Expressions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combine pointcut expressions by using </w:t>
      </w:r>
      <w:r w:rsidRPr="00BA0D5D">
        <w:rPr>
          <w:rFonts w:ascii="Consolas" w:eastAsia="宋体" w:hAnsi="Consolas" w:cs="宋体"/>
          <w:color w:val="34302D"/>
          <w:kern w:val="0"/>
          <w:sz w:val="23"/>
          <w:szCs w:val="23"/>
          <w:shd w:val="clear" w:color="auto" w:fill="F7F7F8"/>
        </w:rPr>
        <w:t>&amp;&amp;,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You can also refer to pointcut expressions by name. The following example shows three pointcut expressions: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"execution(public * *(..))"</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anyPublicOperation()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"within(com.xyz.someapp.trading..*)"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inTrading()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"anyPublicOperation() &amp;&amp; inTrading()"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tradingOperation() {} </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Consolas" w:eastAsia="宋体" w:hAnsi="Consolas" w:cs="宋体"/>
                <w:color w:val="34302D"/>
                <w:kern w:val="0"/>
                <w:sz w:val="23"/>
                <w:szCs w:val="23"/>
                <w:shd w:val="clear" w:color="auto" w:fill="F7F7F8"/>
              </w:rPr>
              <w:t>anyPublicOperation</w:t>
            </w:r>
            <w:r w:rsidRPr="00BA0D5D">
              <w:rPr>
                <w:rFonts w:ascii="宋体" w:eastAsia="宋体" w:hAnsi="宋体" w:cs="宋体"/>
                <w:color w:val="34302D"/>
                <w:kern w:val="0"/>
                <w:sz w:val="24"/>
                <w:szCs w:val="24"/>
              </w:rPr>
              <w:t> matches if a method execution join point represents the execution of any public method.</w:t>
            </w: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Consolas" w:eastAsia="宋体" w:hAnsi="Consolas" w:cs="宋体"/>
                <w:color w:val="34302D"/>
                <w:kern w:val="0"/>
                <w:sz w:val="23"/>
                <w:szCs w:val="23"/>
                <w:shd w:val="clear" w:color="auto" w:fill="F7F7F8"/>
              </w:rPr>
              <w:t>inTrading</w:t>
            </w:r>
            <w:r w:rsidRPr="00BA0D5D">
              <w:rPr>
                <w:rFonts w:ascii="宋体" w:eastAsia="宋体" w:hAnsi="宋体" w:cs="宋体"/>
                <w:color w:val="34302D"/>
                <w:kern w:val="0"/>
                <w:sz w:val="24"/>
                <w:szCs w:val="24"/>
              </w:rPr>
              <w:t> matches if a method execution is in the trading module.</w:t>
            </w: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Consolas" w:eastAsia="宋体" w:hAnsi="Consolas" w:cs="宋体"/>
                <w:color w:val="34302D"/>
                <w:kern w:val="0"/>
                <w:sz w:val="23"/>
                <w:szCs w:val="23"/>
                <w:shd w:val="clear" w:color="auto" w:fill="F7F7F8"/>
              </w:rPr>
              <w:t>tradingOperation</w:t>
            </w:r>
            <w:r w:rsidRPr="00BA0D5D">
              <w:rPr>
                <w:rFonts w:ascii="宋体" w:eastAsia="宋体" w:hAnsi="宋体" w:cs="宋体"/>
                <w:color w:val="34302D"/>
                <w:kern w:val="0"/>
                <w:sz w:val="24"/>
                <w:szCs w:val="24"/>
              </w:rPr>
              <w:t> matches if a method execution represents any public method in the trading module.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a best practice to build more complex pointcut expressions out of smaller named components, as shown earlier. When referring to pointcuts by name, normal Java visibility rules apply (you can see private pointcuts in the same type, protected pointcuts in the hierarchy, public pointcuts anywhere, and so on). Visibility does not affect pointcut matching.</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Sharing Common Pointcut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working with enterprise applications, developers often want to refer to modules of the application and particular sets of operations from within several aspects. We recommend defining a “SystemArchitecture” aspect that captures common pointcut expressions for this purpose. Such an aspect typically resembles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com.xyz.someapp;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org.aspectj.lang.annotation.Pointcut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SystemArchitecture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 join point is in the web layer if the method is defined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in a type in the com.xyz.someapp.web package or any sub-package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under that.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"within(com.xyz.someapp.web..*)"</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inWebLayer()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 join point is in the service layer if the method is defined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in a type in the com.xyz.someapp.service package or any sub-package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under that.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"within(com.xyz.someapp.service..*)"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inServiceLayer()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 join point is in the data access layer if the method is defined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in a type in the com.xyz.someapp.dao package or any sub-package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under that.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"within(com.xyz.someapp.dao..*)"</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inDataAccessLayer()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lastRenderedPageBreak/>
        <w:t xml:space="preserve">     * A business service is the execution of any method defined on a 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interface. This definition assumes that interfaces are placed in the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"service" package, and that implementation types are in sub-packages.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If you group service interfaces by functional area (for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in packages com.xyz.someapp.abc.service and com.xyz.someapp.def.service) then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the pointcut expression "execution(* com.xyz.someapp..service.*.*(..))"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could be used instead.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Alternatively, you can write the expression using the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PCD, like so "bean(*Service)". (This assumes that you have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named your Spring service beans in a consistent fashion.)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com.xyz.someapp..service.*.*(..))"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businessService()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A data access operation is the execution of any method defined on 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dao interface. This definition assumes that interfaces are placed in the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999988"/>
          <w:kern w:val="0"/>
          <w:sz w:val="24"/>
          <w:szCs w:val="24"/>
        </w:rPr>
      </w:pPr>
      <w:r w:rsidRPr="00BA0D5D">
        <w:rPr>
          <w:rFonts w:ascii="Consolas" w:eastAsia="宋体" w:hAnsi="Consolas" w:cs="宋体"/>
          <w:i/>
          <w:iCs/>
          <w:color w:val="999988"/>
          <w:kern w:val="0"/>
          <w:sz w:val="24"/>
          <w:szCs w:val="24"/>
        </w:rPr>
        <w:t xml:space="preserve">     * "dao" package, and that implementation types are in sub-packages.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com.xyz.someapp.dao.*.*(..))"</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dataAccessOperation()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refer to the pointcuts defined in such an aspect anywhere you need a pointcut expression. For example, to make the service layer transactional, you could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"com.xyz.someapp.SystemArchitecture.businessService()"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advice-ref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&lt;tx:advice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&lt;tx:attributes&gt;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propagation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"REQUIRED"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&lt;/tx:attributes&gt;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&lt;/tx:advice&gt;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&lt;aop:advisor&gt;</w:t>
      </w:r>
      <w:r w:rsidRPr="00BA0D5D">
        <w:rPr>
          <w:rFonts w:ascii="inherit" w:eastAsia="宋体" w:hAnsi="inherit" w:cs="Arial"/>
          <w:color w:val="34302D"/>
          <w:kern w:val="0"/>
          <w:sz w:val="24"/>
          <w:szCs w:val="24"/>
        </w:rPr>
        <w:t> elements are discussed in </w:t>
      </w:r>
      <w:hyperlink r:id="rId547" w:anchor="aop-schema" w:history="1">
        <w:r w:rsidRPr="00BA0D5D">
          <w:rPr>
            <w:rFonts w:ascii="inherit" w:eastAsia="宋体" w:hAnsi="inherit" w:cs="Arial"/>
            <w:color w:val="548E2E"/>
            <w:kern w:val="0"/>
            <w:sz w:val="24"/>
            <w:szCs w:val="24"/>
            <w:u w:val="single"/>
          </w:rPr>
          <w:t>Schema-based AOP Support</w:t>
        </w:r>
      </w:hyperlink>
      <w:r w:rsidRPr="00BA0D5D">
        <w:rPr>
          <w:rFonts w:ascii="inherit" w:eastAsia="宋体" w:hAnsi="inherit" w:cs="Arial"/>
          <w:color w:val="34302D"/>
          <w:kern w:val="0"/>
          <w:sz w:val="24"/>
          <w:szCs w:val="24"/>
        </w:rPr>
        <w:t>. The transaction elements are discussed in </w:t>
      </w:r>
      <w:hyperlink r:id="rId548" w:anchor="transaction" w:history="1">
        <w:r w:rsidRPr="00BA0D5D">
          <w:rPr>
            <w:rFonts w:ascii="inherit" w:eastAsia="宋体" w:hAnsi="inherit" w:cs="Arial"/>
            <w:color w:val="548E2E"/>
            <w:kern w:val="0"/>
            <w:sz w:val="24"/>
            <w:szCs w:val="24"/>
            <w:u w:val="single"/>
          </w:rPr>
          <w:t>Transaction Management</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Examples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Spring AOP users are likely to use the </w:t>
      </w:r>
      <w:r w:rsidRPr="00BA0D5D">
        <w:rPr>
          <w:rFonts w:ascii="Consolas" w:eastAsia="宋体" w:hAnsi="Consolas" w:cs="宋体"/>
          <w:color w:val="34302D"/>
          <w:kern w:val="0"/>
          <w:sz w:val="23"/>
          <w:szCs w:val="23"/>
          <w:shd w:val="clear" w:color="auto" w:fill="F7F7F8"/>
        </w:rPr>
        <w:t>execution</w:t>
      </w:r>
      <w:r w:rsidRPr="00BA0D5D">
        <w:rPr>
          <w:rFonts w:ascii="inherit" w:eastAsia="宋体" w:hAnsi="inherit" w:cs="Arial"/>
          <w:color w:val="34302D"/>
          <w:kern w:val="0"/>
          <w:sz w:val="24"/>
          <w:szCs w:val="24"/>
        </w:rPr>
        <w:t> pointcut designator the most often. The format of an execution expression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execution(modifiers-pattern? ret-type-pattern declaring-type-pattern?name-pattern(param-pattern)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-pattern?)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 parts except the returning type pattern (</w:t>
      </w:r>
      <w:r w:rsidRPr="00BA0D5D">
        <w:rPr>
          <w:rFonts w:ascii="Consolas" w:eastAsia="宋体" w:hAnsi="Consolas" w:cs="宋体"/>
          <w:color w:val="34302D"/>
          <w:kern w:val="0"/>
          <w:sz w:val="23"/>
          <w:szCs w:val="23"/>
          <w:shd w:val="clear" w:color="auto" w:fill="F7F7F8"/>
        </w:rPr>
        <w:t>ret-type-pattern</w:t>
      </w:r>
      <w:r w:rsidRPr="00BA0D5D">
        <w:rPr>
          <w:rFonts w:ascii="inherit" w:eastAsia="宋体" w:hAnsi="inherit" w:cs="Arial"/>
          <w:color w:val="34302D"/>
          <w:kern w:val="0"/>
          <w:sz w:val="24"/>
          <w:szCs w:val="24"/>
        </w:rPr>
        <w:t> in the preceding snippet), the name pattern, and the parameters pattern are optional. The returning type pattern determines what the return type of the method must be in order for a join point to be matched.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is most frequently used as the returning type pattern. It matches any return type. A fully-qualified type name matches only when the method returns the given type. The name pattern matches the method name. You can use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wildcard as all or part of a name pattern. If you specify a declaring type pattern, include a trailing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to join it to the name pattern component. The parameters pattern is slightly more complex: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matches a method that takes no parameters, whereas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matches any number (zero or more) of parameters.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pattern matches a method that takes one parameter of any type.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matches a method that takes two parameters. The first can be of any type, while the second must be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Consult the </w:t>
      </w:r>
      <w:hyperlink r:id="rId549" w:history="1">
        <w:r w:rsidRPr="00BA0D5D">
          <w:rPr>
            <w:rFonts w:ascii="inherit" w:eastAsia="宋体" w:hAnsi="inherit" w:cs="Arial"/>
            <w:color w:val="548E2E"/>
            <w:kern w:val="0"/>
            <w:sz w:val="24"/>
            <w:szCs w:val="24"/>
            <w:u w:val="single"/>
          </w:rPr>
          <w:t>Language Semantics</w:t>
        </w:r>
      </w:hyperlink>
      <w:r w:rsidRPr="00BA0D5D">
        <w:rPr>
          <w:rFonts w:ascii="inherit" w:eastAsia="宋体" w:hAnsi="inherit" w:cs="Arial"/>
          <w:color w:val="34302D"/>
          <w:kern w:val="0"/>
          <w:sz w:val="24"/>
          <w:szCs w:val="24"/>
        </w:rPr>
        <w:t> section of the AspectJ Programming Guide for more information.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examples show some common pointcut expressions:</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any public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 *(..))</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any method with a name that begins with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 set*(..))</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any method defined by the </w:t>
      </w:r>
      <w:r w:rsidRPr="00BA0D5D">
        <w:rPr>
          <w:rFonts w:ascii="Consolas" w:eastAsia="宋体" w:hAnsi="Consolas" w:cs="宋体"/>
          <w:color w:val="34302D"/>
          <w:kern w:val="0"/>
          <w:sz w:val="23"/>
          <w:szCs w:val="23"/>
          <w:shd w:val="clear" w:color="auto" w:fill="F7F7F8"/>
        </w:rPr>
        <w:t>AccountService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 com.xyz.service.AccountService.*(..))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any method defined in the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 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 com.xyz.service.*.*(..))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any method defined in the service package or one of its sub-packages: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execution(* com.xyz.service..*.*(..))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within the service package: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within(com.xyz.service.*)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within the service package or one of its sub-packages: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within(com.xyz.service..*)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where the proxy implements the </w:t>
      </w:r>
      <w:r w:rsidRPr="00BA0D5D">
        <w:rPr>
          <w:rFonts w:ascii="Consolas" w:eastAsia="宋体" w:hAnsi="Consolas" w:cs="宋体"/>
          <w:color w:val="34302D"/>
          <w:kern w:val="0"/>
          <w:sz w:val="23"/>
          <w:szCs w:val="23"/>
          <w:shd w:val="clear" w:color="auto" w:fill="F7F7F8"/>
        </w:rPr>
        <w:t>AccountService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(com.xyz.service.AccountService)</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is more commonly used in a binding form. See the section on </w:t>
            </w:r>
            <w:hyperlink r:id="rId550"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for how to make the proxy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where the target object implements the </w:t>
      </w:r>
      <w:r w:rsidRPr="00BA0D5D">
        <w:rPr>
          <w:rFonts w:ascii="Consolas" w:eastAsia="宋体" w:hAnsi="Consolas" w:cs="宋体"/>
          <w:color w:val="34302D"/>
          <w:kern w:val="0"/>
          <w:sz w:val="23"/>
          <w:szCs w:val="23"/>
          <w:shd w:val="clear" w:color="auto" w:fill="F7F7F8"/>
        </w:rPr>
        <w:t>AccountService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target(com.xyz.service.AccountService)</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'target' is more commonly used in a binding form. See the </w:t>
            </w:r>
            <w:hyperlink r:id="rId551"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target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that takes a single parameter and where the argument passed at runtime is </w:t>
      </w:r>
      <w:r w:rsidRPr="00BA0D5D">
        <w:rPr>
          <w:rFonts w:ascii="Consolas" w:eastAsia="宋体" w:hAnsi="Consolas" w:cs="宋体"/>
          <w:color w:val="34302D"/>
          <w:kern w:val="0"/>
          <w:sz w:val="23"/>
          <w:szCs w:val="23"/>
          <w:shd w:val="clear" w:color="auto" w:fill="F7F7F8"/>
        </w:rPr>
        <w:t>Serializable</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args(java.io.Serializable)</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'args' is more commonly used in a binding form. See the </w:t>
            </w:r>
            <w:hyperlink r:id="rId552"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method arguments available in the advice body.</w:t>
            </w:r>
          </w:p>
        </w:tc>
      </w:tr>
    </w:tbl>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pointcut given in this example is different from </w:t>
      </w:r>
      <w:r w:rsidRPr="00BA0D5D">
        <w:rPr>
          <w:rFonts w:ascii="Consolas" w:eastAsia="宋体" w:hAnsi="Consolas" w:cs="宋体"/>
          <w:color w:val="34302D"/>
          <w:kern w:val="0"/>
          <w:sz w:val="23"/>
          <w:szCs w:val="23"/>
          <w:shd w:val="clear" w:color="auto" w:fill="F7F7F8"/>
        </w:rPr>
        <w:t>execution(* *(java.io.Serializable))</w:t>
      </w:r>
      <w:r w:rsidRPr="00BA0D5D">
        <w:rPr>
          <w:rFonts w:ascii="inherit" w:eastAsia="宋体" w:hAnsi="inherit" w:cs="Arial"/>
          <w:color w:val="34302D"/>
          <w:kern w:val="0"/>
          <w:sz w:val="24"/>
          <w:szCs w:val="24"/>
        </w:rPr>
        <w:t>. The args version matches if the argument passed at runtime is </w:t>
      </w:r>
      <w:r w:rsidRPr="00BA0D5D">
        <w:rPr>
          <w:rFonts w:ascii="Consolas" w:eastAsia="宋体" w:hAnsi="Consolas" w:cs="宋体"/>
          <w:color w:val="34302D"/>
          <w:kern w:val="0"/>
          <w:sz w:val="23"/>
          <w:szCs w:val="23"/>
          <w:shd w:val="clear" w:color="auto" w:fill="F7F7F8"/>
        </w:rPr>
        <w:t>Serializable</w:t>
      </w:r>
      <w:r w:rsidRPr="00BA0D5D">
        <w:rPr>
          <w:rFonts w:ascii="inherit" w:eastAsia="宋体" w:hAnsi="inherit" w:cs="Arial"/>
          <w:color w:val="34302D"/>
          <w:kern w:val="0"/>
          <w:sz w:val="24"/>
          <w:szCs w:val="24"/>
        </w:rPr>
        <w:t>, and the execution version matches if the method signature declares a single parameter of type </w:t>
      </w:r>
      <w:r w:rsidRPr="00BA0D5D">
        <w:rPr>
          <w:rFonts w:ascii="Consolas" w:eastAsia="宋体" w:hAnsi="Consolas" w:cs="宋体"/>
          <w:color w:val="34302D"/>
          <w:kern w:val="0"/>
          <w:sz w:val="23"/>
          <w:szCs w:val="23"/>
          <w:shd w:val="clear" w:color="auto" w:fill="F7F7F8"/>
        </w:rPr>
        <w:t>Serializable</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where the target object has a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(org.springframework.transaction.annotation.Transactional)</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use '@target' in a binding form. See the </w:t>
            </w:r>
            <w:hyperlink r:id="rId553"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annotation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where the declared type of the target object has an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@within</w:t>
      </w:r>
      <w:r w:rsidRPr="00BA0D5D">
        <w:rPr>
          <w:rFonts w:ascii="Consolas" w:eastAsia="宋体" w:hAnsi="Consolas" w:cs="宋体"/>
          <w:color w:val="34302D"/>
          <w:kern w:val="0"/>
          <w:sz w:val="24"/>
          <w:szCs w:val="24"/>
        </w:rPr>
        <w:t>(org.springframework.transaction.annotation.Transactional)</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use '@within' in a binding form. See the </w:t>
            </w:r>
            <w:hyperlink r:id="rId554"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annotation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Any join point (method execution only in Spring AOP) where the executing method has an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@annotation</w:t>
      </w:r>
      <w:r w:rsidRPr="00BA0D5D">
        <w:rPr>
          <w:rFonts w:ascii="Consolas" w:eastAsia="宋体" w:hAnsi="Consolas" w:cs="宋体"/>
          <w:color w:val="34302D"/>
          <w:kern w:val="0"/>
          <w:sz w:val="24"/>
          <w:szCs w:val="24"/>
        </w:rPr>
        <w:t>(org.springframework.transaction.annotation.Transactional)</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use '@annotation' in a binding form. See the </w:t>
            </w:r>
            <w:hyperlink r:id="rId555"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for how to make the annotation object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which takes a single parameter, and where the runtime type of the argument passed has the </w:t>
      </w:r>
      <w:r w:rsidRPr="00BA0D5D">
        <w:rPr>
          <w:rFonts w:ascii="Consolas" w:eastAsia="宋体" w:hAnsi="Consolas" w:cs="宋体"/>
          <w:color w:val="34302D"/>
          <w:kern w:val="0"/>
          <w:sz w:val="23"/>
          <w:szCs w:val="23"/>
          <w:shd w:val="clear" w:color="auto" w:fill="F7F7F8"/>
        </w:rPr>
        <w:t>@Classified</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@args</w:t>
      </w:r>
      <w:r w:rsidRPr="00BA0D5D">
        <w:rPr>
          <w:rFonts w:ascii="Consolas" w:eastAsia="宋体" w:hAnsi="Consolas" w:cs="宋体"/>
          <w:color w:val="34302D"/>
          <w:kern w:val="0"/>
          <w:sz w:val="24"/>
          <w:szCs w:val="24"/>
        </w:rPr>
        <w:t>(com.xyz.security.Classified)</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also use '@args' in a binding form. See the </w:t>
            </w:r>
            <w:hyperlink r:id="rId556" w:anchor="aop-advice" w:history="1">
              <w:r w:rsidRPr="00BA0D5D">
                <w:rPr>
                  <w:rFonts w:ascii="宋体" w:eastAsia="宋体" w:hAnsi="宋体" w:cs="宋体"/>
                  <w:color w:val="548E2E"/>
                  <w:kern w:val="0"/>
                  <w:sz w:val="24"/>
                  <w:szCs w:val="24"/>
                  <w:u w:val="single"/>
                </w:rPr>
                <w:t>Declaring Advice</w:t>
              </w:r>
            </w:hyperlink>
            <w:r w:rsidRPr="00BA0D5D">
              <w:rPr>
                <w:rFonts w:ascii="宋体" w:eastAsia="宋体" w:hAnsi="宋体" w:cs="宋体"/>
                <w:kern w:val="0"/>
                <w:sz w:val="24"/>
                <w:szCs w:val="24"/>
              </w:rPr>
              <w:t> section how to make the annotation object(s) available in the advice body.</w:t>
            </w:r>
          </w:p>
        </w:tc>
      </w:tr>
    </w:tbl>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on a Spring bean named </w:t>
      </w:r>
      <w:r w:rsidRPr="00BA0D5D">
        <w:rPr>
          <w:rFonts w:ascii="Consolas" w:eastAsia="宋体" w:hAnsi="Consolas" w:cs="宋体"/>
          <w:color w:val="34302D"/>
          <w:kern w:val="0"/>
          <w:sz w:val="23"/>
          <w:szCs w:val="23"/>
          <w:shd w:val="clear" w:color="auto" w:fill="F7F7F8"/>
        </w:rPr>
        <w:t>tradeService</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bean(tradeService)</w:t>
      </w:r>
    </w:p>
    <w:p w:rsidR="00BA0D5D" w:rsidRPr="00BA0D5D" w:rsidRDefault="00BA0D5D" w:rsidP="00BA0D5D">
      <w:pPr>
        <w:widowControl/>
        <w:numPr>
          <w:ilvl w:val="0"/>
          <w:numId w:val="4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join point (method execution only in Spring AOP) on Spring beans having names that match the wildcard expression </w:t>
      </w:r>
      <w:r w:rsidRPr="00BA0D5D">
        <w:rPr>
          <w:rFonts w:ascii="Consolas" w:eastAsia="宋体" w:hAnsi="Consolas" w:cs="宋体"/>
          <w:color w:val="34302D"/>
          <w:kern w:val="0"/>
          <w:sz w:val="23"/>
          <w:szCs w:val="23"/>
          <w:shd w:val="clear" w:color="auto" w:fill="F7F7F8"/>
        </w:rPr>
        <w:t>*Service</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bean(*Service)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Writing Good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During compilation, AspectJ processes pointcuts in order to optimize matching performance. Examining code and determining if each join point matches (statically or dynamically) a given pointcut is a costly process. (A dynamic match means the match cannot be fully determined from static analysis and that a test is placed in the code to determine if there is an actual match when the code is running). On first encountering a pointcut declaration, AspectJ rewrites it into an optimal form for the matching process. What does this mean? Basically, pointcuts are rewritten in DNF (Disjunctive Normal Form) and the components of the pointcut are sorted such that those components that are cheaper to evaluate are checked first. This means you do not have to worry about understanding the performance of various pointcut designators and may supply them in any order in a pointcut declaration.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AspectJ can work only with what it is told. For optimal performance of matching, you should think about what they are trying to achieve and narrow the search space for matches as much as possible in the definition. The existing designators naturally fall into one of three groups: kinded, scoping, and contextual:</w:t>
      </w:r>
    </w:p>
    <w:p w:rsidR="00BA0D5D" w:rsidRPr="00BA0D5D" w:rsidRDefault="00BA0D5D" w:rsidP="00BA0D5D">
      <w:pPr>
        <w:widowControl/>
        <w:numPr>
          <w:ilvl w:val="0"/>
          <w:numId w:val="4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Kinded designators select a particular kind of join point: </w:t>
      </w:r>
      <w:r w:rsidRPr="00BA0D5D">
        <w:rPr>
          <w:rFonts w:ascii="Consolas" w:eastAsia="宋体" w:hAnsi="Consolas" w:cs="宋体"/>
          <w:color w:val="34302D"/>
          <w:kern w:val="0"/>
          <w:sz w:val="23"/>
          <w:szCs w:val="23"/>
          <w:shd w:val="clear" w:color="auto" w:fill="F7F7F8"/>
        </w:rPr>
        <w:t>execution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get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call</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handler</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4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Scoping designators select a group of join points of interest (probably of many kinds): </w:t>
      </w:r>
      <w:r w:rsidRPr="00BA0D5D">
        <w:rPr>
          <w:rFonts w:ascii="Consolas" w:eastAsia="宋体" w:hAnsi="Consolas" w:cs="宋体"/>
          <w:color w:val="34302D"/>
          <w:kern w:val="0"/>
          <w:sz w:val="23"/>
          <w:szCs w:val="23"/>
          <w:shd w:val="clear" w:color="auto" w:fill="F7F7F8"/>
        </w:rPr>
        <w:t>within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withincode</w:t>
      </w:r>
    </w:p>
    <w:p w:rsidR="00BA0D5D" w:rsidRPr="00BA0D5D" w:rsidRDefault="00BA0D5D" w:rsidP="00BA0D5D">
      <w:pPr>
        <w:widowControl/>
        <w:numPr>
          <w:ilvl w:val="0"/>
          <w:numId w:val="4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Contextual designators match (and optionally bind) based on context: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@annotation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 well written pointcut should include at least the first two types (kinded and scoping). You can include the contextual designators to match based on join point context or bind that context for use in the advice. Supplying only a kinded designator or only a contextual designator works but could affect weaving performance (time and memory used), due to extra processing and analysis. Scoping designators are very fast to match, and using them usage means AspectJ can very quickly dismiss groups of join points that should not be further processed. A good pointcut should always include one if possible.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5.4.4. Declaring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Advice is associated with a pointcut expression and runs before, after, or around method executions matched by the pointcut. The pointcut expression may be either a simple reference to a named pointcut or a pointcut expression declared in place.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Before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before advice in an aspect by using the </w:t>
      </w:r>
      <w:r w:rsidRPr="00BA0D5D">
        <w:rPr>
          <w:rFonts w:ascii="Consolas" w:eastAsia="宋体" w:hAnsi="Consolas" w:cs="宋体"/>
          <w:color w:val="34302D"/>
          <w:kern w:val="0"/>
          <w:sz w:val="23"/>
          <w:szCs w:val="23"/>
          <w:shd w:val="clear" w:color="auto" w:fill="F7F7F8"/>
        </w:rPr>
        <w:t>@Before</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org.aspectj.lang.annotation.Before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BeforeExample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we use an in-place pointcut expression, we could rewrite the preceding example as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org.aspectj.lang.annotation.Before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BeforeExample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com.xyz.myapp.dao.*.*(..))"</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Returning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After returning advice runs when a matched method execution returns normally. You can declare it by using the </w:t>
      </w:r>
      <w:r w:rsidRPr="00BA0D5D">
        <w:rPr>
          <w:rFonts w:ascii="Consolas" w:eastAsia="宋体" w:hAnsi="Consolas" w:cs="宋体"/>
          <w:color w:val="34302D"/>
          <w:kern w:val="0"/>
          <w:sz w:val="23"/>
          <w:szCs w:val="23"/>
          <w:shd w:val="clear" w:color="auto" w:fill="F7F7F8"/>
        </w:rPr>
        <w:t>@AfterReturning</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org.aspectj.lang.annotation.AfterReturning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AfterReturningExample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@AfterReturning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can have multiple advice declarations (and other members as well), all inside the same aspect. We show only a single advice declaration in these examples to focus the effect of each one.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Sometimes, you need access in the advice body to the actual value that was returned. You can use the form of </w:t>
      </w:r>
      <w:r w:rsidRPr="00BA0D5D">
        <w:rPr>
          <w:rFonts w:ascii="Consolas" w:eastAsia="宋体" w:hAnsi="Consolas" w:cs="宋体"/>
          <w:color w:val="34302D"/>
          <w:kern w:val="0"/>
          <w:sz w:val="23"/>
          <w:szCs w:val="23"/>
          <w:shd w:val="clear" w:color="auto" w:fill="F7F7F8"/>
        </w:rPr>
        <w:t>@AfterReturning</w:t>
      </w:r>
      <w:r w:rsidRPr="00BA0D5D">
        <w:rPr>
          <w:rFonts w:ascii="inherit" w:eastAsia="宋体" w:hAnsi="inherit" w:cs="Arial"/>
          <w:color w:val="34302D"/>
          <w:kern w:val="0"/>
          <w:sz w:val="24"/>
          <w:szCs w:val="24"/>
        </w:rPr>
        <w:t>that binds the return value to get that access,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org.aspectj.lang.annotation.AfterReturning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AfterReturningExample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@AfterReturning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pointcut=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returning=</w:t>
      </w:r>
      <w:r w:rsidRPr="00BA0D5D">
        <w:rPr>
          <w:rFonts w:ascii="Consolas" w:eastAsia="宋体" w:hAnsi="Consolas" w:cs="宋体"/>
          <w:color w:val="DD1144"/>
          <w:kern w:val="0"/>
          <w:sz w:val="24"/>
          <w:szCs w:val="24"/>
        </w:rPr>
        <w:t>"retVal"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doAccessCheck(Object retVal)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name used in the </w:t>
      </w:r>
      <w:r w:rsidRPr="00BA0D5D">
        <w:rPr>
          <w:rFonts w:ascii="Consolas" w:eastAsia="宋体" w:hAnsi="Consolas" w:cs="宋体"/>
          <w:color w:val="34302D"/>
          <w:kern w:val="0"/>
          <w:sz w:val="23"/>
          <w:szCs w:val="23"/>
          <w:shd w:val="clear" w:color="auto" w:fill="F7F7F8"/>
        </w:rPr>
        <w:t>returning</w:t>
      </w:r>
      <w:r w:rsidRPr="00BA0D5D">
        <w:rPr>
          <w:rFonts w:ascii="inherit" w:eastAsia="宋体" w:hAnsi="inherit" w:cs="Arial"/>
          <w:color w:val="34302D"/>
          <w:kern w:val="0"/>
          <w:sz w:val="24"/>
          <w:szCs w:val="24"/>
        </w:rPr>
        <w:t> attribute must correspond to the name of a parameter in the advice method. When a method execution returns, the return value is passed to the advice method as the corresponding argument value. A </w:t>
      </w:r>
      <w:r w:rsidRPr="00BA0D5D">
        <w:rPr>
          <w:rFonts w:ascii="Consolas" w:eastAsia="宋体" w:hAnsi="Consolas" w:cs="宋体"/>
          <w:color w:val="34302D"/>
          <w:kern w:val="0"/>
          <w:sz w:val="23"/>
          <w:szCs w:val="23"/>
          <w:shd w:val="clear" w:color="auto" w:fill="F7F7F8"/>
        </w:rPr>
        <w:t>returning</w:t>
      </w:r>
      <w:r w:rsidRPr="00BA0D5D">
        <w:rPr>
          <w:rFonts w:ascii="inherit" w:eastAsia="宋体" w:hAnsi="inherit" w:cs="Arial"/>
          <w:color w:val="34302D"/>
          <w:kern w:val="0"/>
          <w:sz w:val="24"/>
          <w:szCs w:val="24"/>
        </w:rPr>
        <w:t> clause also restricts matching to only those method executions that return a value of the specified type (in this case,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which matches any return value).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Please note that it is not possible to return a totally different reference when using after returning advice.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Throwing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throwing advice runs when a matched method execution exits by throwing an exception. You can declare it by using the </w:t>
      </w:r>
      <w:r w:rsidRPr="00BA0D5D">
        <w:rPr>
          <w:rFonts w:ascii="Consolas" w:eastAsia="宋体" w:hAnsi="Consolas" w:cs="宋体"/>
          <w:color w:val="34302D"/>
          <w:kern w:val="0"/>
          <w:sz w:val="23"/>
          <w:szCs w:val="23"/>
          <w:shd w:val="clear" w:color="auto" w:fill="F7F7F8"/>
        </w:rPr>
        <w:t>@AfterThrowing</w:t>
      </w:r>
      <w:r w:rsidRPr="00BA0D5D">
        <w:rPr>
          <w:rFonts w:ascii="inherit" w:eastAsia="宋体" w:hAnsi="inherit" w:cs="Arial"/>
          <w:color w:val="34302D"/>
          <w:kern w:val="0"/>
          <w:sz w:val="24"/>
          <w:szCs w:val="24"/>
        </w:rPr>
        <w:t> annotation,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org.aspectj.lang.annotation.AfterThrowing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AfterThrowingExample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@AfterThrowing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doRecoveryActions()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Often, you want the advice to run only when exceptions of a given type are thrown, and you also often need access to the thrown exception in the advice body. You can use the </w:t>
      </w:r>
      <w:r w:rsidRPr="00BA0D5D">
        <w:rPr>
          <w:rFonts w:ascii="Consolas" w:eastAsia="宋体" w:hAnsi="Consolas" w:cs="宋体"/>
          <w:color w:val="34302D"/>
          <w:kern w:val="0"/>
          <w:sz w:val="23"/>
          <w:szCs w:val="23"/>
          <w:shd w:val="clear" w:color="auto" w:fill="F7F7F8"/>
        </w:rPr>
        <w:t>throwing</w:t>
      </w:r>
      <w:r w:rsidRPr="00BA0D5D">
        <w:rPr>
          <w:rFonts w:ascii="inherit" w:eastAsia="宋体" w:hAnsi="inherit" w:cs="Arial"/>
          <w:color w:val="34302D"/>
          <w:kern w:val="0"/>
          <w:sz w:val="24"/>
          <w:szCs w:val="24"/>
        </w:rPr>
        <w:t> attribute to both restrict matching (if desired — use </w:t>
      </w:r>
      <w:r w:rsidRPr="00BA0D5D">
        <w:rPr>
          <w:rFonts w:ascii="Consolas" w:eastAsia="宋体" w:hAnsi="Consolas" w:cs="宋体"/>
          <w:color w:val="34302D"/>
          <w:kern w:val="0"/>
          <w:sz w:val="23"/>
          <w:szCs w:val="23"/>
          <w:shd w:val="clear" w:color="auto" w:fill="F7F7F8"/>
        </w:rPr>
        <w:t>Throwable</w:t>
      </w:r>
      <w:r w:rsidRPr="00BA0D5D">
        <w:rPr>
          <w:rFonts w:ascii="inherit" w:eastAsia="宋体" w:hAnsi="inherit" w:cs="Arial"/>
          <w:color w:val="34302D"/>
          <w:kern w:val="0"/>
          <w:sz w:val="24"/>
          <w:szCs w:val="24"/>
        </w:rPr>
        <w:t>as the exception type otherwise) and bind the thrown exception to an advice parameter.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org.aspectj.lang.annotation.AfterThrowing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AfterThrowingExample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@AfterThrowing</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pointcut=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throwing=</w:t>
      </w:r>
      <w:r w:rsidRPr="00BA0D5D">
        <w:rPr>
          <w:rFonts w:ascii="Consolas" w:eastAsia="宋体" w:hAnsi="Consolas" w:cs="宋体"/>
          <w:color w:val="DD1144"/>
          <w:kern w:val="0"/>
          <w:sz w:val="24"/>
          <w:szCs w:val="24"/>
        </w:rPr>
        <w:t>"ex"</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doRecoveryActions(DataAccessException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name used in the </w:t>
      </w:r>
      <w:r w:rsidRPr="00BA0D5D">
        <w:rPr>
          <w:rFonts w:ascii="Consolas" w:eastAsia="宋体" w:hAnsi="Consolas" w:cs="宋体"/>
          <w:color w:val="34302D"/>
          <w:kern w:val="0"/>
          <w:sz w:val="23"/>
          <w:szCs w:val="23"/>
          <w:shd w:val="clear" w:color="auto" w:fill="F7F7F8"/>
        </w:rPr>
        <w:t>throwing</w:t>
      </w:r>
      <w:r w:rsidRPr="00BA0D5D">
        <w:rPr>
          <w:rFonts w:ascii="inherit" w:eastAsia="宋体" w:hAnsi="inherit" w:cs="Arial"/>
          <w:color w:val="34302D"/>
          <w:kern w:val="0"/>
          <w:sz w:val="24"/>
          <w:szCs w:val="24"/>
        </w:rPr>
        <w:t> attribute must correspond to the name of a parameter in the advice method. When a method execution exits by throwing an exception, the exception is passed to the advice method as the corresponding argument value. A </w:t>
      </w:r>
      <w:r w:rsidRPr="00BA0D5D">
        <w:rPr>
          <w:rFonts w:ascii="Consolas" w:eastAsia="宋体" w:hAnsi="Consolas" w:cs="宋体"/>
          <w:color w:val="34302D"/>
          <w:kern w:val="0"/>
          <w:sz w:val="23"/>
          <w:szCs w:val="23"/>
          <w:shd w:val="clear" w:color="auto" w:fill="F7F7F8"/>
        </w:rPr>
        <w:t>throwing</w:t>
      </w:r>
      <w:r w:rsidRPr="00BA0D5D">
        <w:rPr>
          <w:rFonts w:ascii="inherit" w:eastAsia="宋体" w:hAnsi="inherit" w:cs="Arial"/>
          <w:color w:val="34302D"/>
          <w:kern w:val="0"/>
          <w:sz w:val="24"/>
          <w:szCs w:val="24"/>
        </w:rPr>
        <w:t> clause also restricts matching to only those method executions that throw an exception of the specified type ( </w:t>
      </w:r>
      <w:r w:rsidRPr="00BA0D5D">
        <w:rPr>
          <w:rFonts w:ascii="Consolas" w:eastAsia="宋体" w:hAnsi="Consolas" w:cs="宋体"/>
          <w:color w:val="34302D"/>
          <w:kern w:val="0"/>
          <w:sz w:val="23"/>
          <w:szCs w:val="23"/>
          <w:shd w:val="clear" w:color="auto" w:fill="F7F7F8"/>
        </w:rPr>
        <w:t>DataAccessException</w:t>
      </w:r>
      <w:r w:rsidRPr="00BA0D5D">
        <w:rPr>
          <w:rFonts w:ascii="inherit" w:eastAsia="宋体" w:hAnsi="inherit" w:cs="Arial"/>
          <w:color w:val="34302D"/>
          <w:kern w:val="0"/>
          <w:sz w:val="24"/>
          <w:szCs w:val="24"/>
        </w:rPr>
        <w:t>, in this case).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(Finally)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(finally) advice runs when a matched method execution exits. It is declared by using the </w:t>
      </w:r>
      <w:r w:rsidRPr="00BA0D5D">
        <w:rPr>
          <w:rFonts w:ascii="Consolas" w:eastAsia="宋体" w:hAnsi="Consolas" w:cs="宋体"/>
          <w:color w:val="34302D"/>
          <w:kern w:val="0"/>
          <w:sz w:val="23"/>
          <w:szCs w:val="23"/>
          <w:shd w:val="clear" w:color="auto" w:fill="F7F7F8"/>
        </w:rPr>
        <w:t>@After</w:t>
      </w:r>
      <w:r w:rsidRPr="00BA0D5D">
        <w:rPr>
          <w:rFonts w:ascii="inherit" w:eastAsia="宋体" w:hAnsi="inherit" w:cs="Arial"/>
          <w:color w:val="34302D"/>
          <w:kern w:val="0"/>
          <w:sz w:val="24"/>
          <w:szCs w:val="24"/>
        </w:rPr>
        <w:t> annotation. After advice must be prepared to handle both normal and exception return conditions. It is typically used for releasing resources and similar purposes. The following example shows how to use after finally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org.aspectj.lang.annotation.After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AfterFinallyExample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@After</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doReleaseLock()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Around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last kind of advice is around advice. Around advice runs “around” a matched method’s execution. It has the opportunity to do work both before and after the method executes and to determine when, how, and even if the method actually gets to execute at all. Around advice is often used if you need to share state before and after a method execution in a thread-safe manner (starting and stopping a timer, for example). Always use the least powerful form of advice that meets your requirements (that is, do not use around advice if before advice would do).</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Around advice is declared by using the </w:t>
      </w:r>
      <w:r w:rsidRPr="00BA0D5D">
        <w:rPr>
          <w:rFonts w:ascii="Consolas" w:eastAsia="宋体" w:hAnsi="Consolas" w:cs="宋体"/>
          <w:color w:val="34302D"/>
          <w:kern w:val="0"/>
          <w:sz w:val="23"/>
          <w:szCs w:val="23"/>
          <w:shd w:val="clear" w:color="auto" w:fill="F7F7F8"/>
        </w:rPr>
        <w:t>@Around</w:t>
      </w:r>
      <w:r w:rsidRPr="00BA0D5D">
        <w:rPr>
          <w:rFonts w:ascii="inherit" w:eastAsia="宋体" w:hAnsi="inherit" w:cs="Arial"/>
          <w:color w:val="34302D"/>
          <w:kern w:val="0"/>
          <w:sz w:val="24"/>
          <w:szCs w:val="24"/>
        </w:rPr>
        <w:t> annotation. The first parameter of the advice method must be of type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Within the body of the advice, calling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on the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causes the underlying method to execute.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can also pass in 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The values in the array are used as the arguments to the method execution when it proceeds.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behavior of </w:t>
            </w:r>
            <w:r w:rsidRPr="00BA0D5D">
              <w:rPr>
                <w:rFonts w:ascii="Consolas" w:eastAsia="宋体" w:hAnsi="Consolas" w:cs="宋体"/>
                <w:kern w:val="0"/>
                <w:sz w:val="23"/>
                <w:szCs w:val="23"/>
                <w:shd w:val="clear" w:color="auto" w:fill="F7F7F8"/>
              </w:rPr>
              <w:t>proceed</w:t>
            </w:r>
            <w:r w:rsidRPr="00BA0D5D">
              <w:rPr>
                <w:rFonts w:ascii="宋体" w:eastAsia="宋体" w:hAnsi="宋体" w:cs="宋体"/>
                <w:kern w:val="0"/>
                <w:sz w:val="24"/>
                <w:szCs w:val="24"/>
              </w:rPr>
              <w:t> when called with an </w:t>
            </w:r>
            <w:r w:rsidRPr="00BA0D5D">
              <w:rPr>
                <w:rFonts w:ascii="Consolas" w:eastAsia="宋体" w:hAnsi="Consolas" w:cs="宋体"/>
                <w:kern w:val="0"/>
                <w:sz w:val="23"/>
                <w:szCs w:val="23"/>
                <w:shd w:val="clear" w:color="auto" w:fill="F7F7F8"/>
              </w:rPr>
              <w:t>Object[]</w:t>
            </w:r>
            <w:r w:rsidRPr="00BA0D5D">
              <w:rPr>
                <w:rFonts w:ascii="宋体" w:eastAsia="宋体" w:hAnsi="宋体" w:cs="宋体"/>
                <w:kern w:val="0"/>
                <w:sz w:val="24"/>
                <w:szCs w:val="24"/>
              </w:rPr>
              <w:t> is a little different than the behavior of </w:t>
            </w:r>
            <w:r w:rsidRPr="00BA0D5D">
              <w:rPr>
                <w:rFonts w:ascii="Consolas" w:eastAsia="宋体" w:hAnsi="Consolas" w:cs="宋体"/>
                <w:kern w:val="0"/>
                <w:sz w:val="23"/>
                <w:szCs w:val="23"/>
                <w:shd w:val="clear" w:color="auto" w:fill="F7F7F8"/>
              </w:rPr>
              <w:t>proceed</w:t>
            </w:r>
            <w:r w:rsidRPr="00BA0D5D">
              <w:rPr>
                <w:rFonts w:ascii="宋体" w:eastAsia="宋体" w:hAnsi="宋体" w:cs="宋体"/>
                <w:kern w:val="0"/>
                <w:sz w:val="24"/>
                <w:szCs w:val="24"/>
              </w:rPr>
              <w:t> for around advice compiled by the AspectJ compiler. For around advice written using the traditional AspectJ language, the number of arguments passed to </w:t>
            </w:r>
            <w:r w:rsidRPr="00BA0D5D">
              <w:rPr>
                <w:rFonts w:ascii="Consolas" w:eastAsia="宋体" w:hAnsi="Consolas" w:cs="宋体"/>
                <w:kern w:val="0"/>
                <w:sz w:val="23"/>
                <w:szCs w:val="23"/>
                <w:shd w:val="clear" w:color="auto" w:fill="F7F7F8"/>
              </w:rPr>
              <w:t>proceed</w:t>
            </w:r>
            <w:r w:rsidRPr="00BA0D5D">
              <w:rPr>
                <w:rFonts w:ascii="宋体" w:eastAsia="宋体" w:hAnsi="宋体" w:cs="宋体"/>
                <w:kern w:val="0"/>
                <w:sz w:val="24"/>
                <w:szCs w:val="24"/>
              </w:rPr>
              <w:t> must match the number of arguments passed to the around advice (not the number of arguments taken by the underlying join point), and the value passed to proceed in a given argument position supplants the original value at the join point for the entity the value was bound to (do not worry if this does not make sense right now). The approach taken by Spring is simpler and a better match to its proxy-based, execution-only semantics. You only need to be aware of this difference if you compile @AspectJ aspects written for Spring and use </w:t>
            </w:r>
            <w:r w:rsidRPr="00BA0D5D">
              <w:rPr>
                <w:rFonts w:ascii="Consolas" w:eastAsia="宋体" w:hAnsi="Consolas" w:cs="宋体"/>
                <w:kern w:val="0"/>
                <w:sz w:val="23"/>
                <w:szCs w:val="23"/>
                <w:shd w:val="clear" w:color="auto" w:fill="F7F7F8"/>
              </w:rPr>
              <w:t>proceed</w:t>
            </w:r>
            <w:r w:rsidRPr="00BA0D5D">
              <w:rPr>
                <w:rFonts w:ascii="宋体" w:eastAsia="宋体" w:hAnsi="宋体" w:cs="宋体"/>
                <w:kern w:val="0"/>
                <w:sz w:val="24"/>
                <w:szCs w:val="24"/>
              </w:rPr>
              <w:t> with arguments with the AspectJ compiler and weaver. There is a way to write such aspects that is 100% compatible across both Spring AOP and AspectJ, and this is discussed in the </w:t>
            </w:r>
            <w:hyperlink r:id="rId557" w:anchor="aop-ataspectj-advice-params" w:history="1">
              <w:r w:rsidRPr="00BA0D5D">
                <w:rPr>
                  <w:rFonts w:ascii="宋体" w:eastAsia="宋体" w:hAnsi="宋体" w:cs="宋体"/>
                  <w:color w:val="548E2E"/>
                  <w:kern w:val="0"/>
                  <w:sz w:val="24"/>
                  <w:szCs w:val="24"/>
                  <w:u w:val="single"/>
                </w:rPr>
                <w:t>following section on advice parameters</w:t>
              </w:r>
            </w:hyperlink>
            <w:r w:rsidRPr="00BA0D5D">
              <w:rPr>
                <w:rFonts w:ascii="宋体" w:eastAsia="宋体" w:hAnsi="宋体" w:cs="宋体"/>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use around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org.aspectj.lang.annotation.Around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org.aspectj.lang.ProceedingJoinPoint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AroundExample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doBasicProfiling(ProceedingJoinPoint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start stopwatch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retVal =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stop stopwatch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retVal;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returned by the around advice is the return value seen by the caller of the method. For example, a simple caching aspect could return a value from a cache if it has one and invoke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if it does not. Note that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may be invoked once, many times, or not at all within the body of the around advice. All of these are legal.</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Advice Parameters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offers fully typed advice, meaning that you declare the parameters you need in the advice signature (as we saw earlier for the returning and throwing examples) rather than work with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arrays all the time. We see how to make argument and other contextual values available to the advice body later in this section. First, we take a look at how to write generic advice that can find out about the method the advice is currently advising.</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Access to the Current </w:t>
      </w:r>
      <w:r w:rsidRPr="00BA0D5D">
        <w:rPr>
          <w:rFonts w:ascii="Consolas" w:eastAsia="宋体" w:hAnsi="Consolas" w:cs="宋体"/>
          <w:color w:val="34302D"/>
          <w:kern w:val="0"/>
          <w:sz w:val="23"/>
          <w:szCs w:val="23"/>
          <w:shd w:val="clear" w:color="auto" w:fill="F7F7F8"/>
        </w:rPr>
        <w:t>JoinPoint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Any advice method may declare, as its first parameter, a parameter of type </w:t>
      </w:r>
      <w:r w:rsidRPr="00BA0D5D">
        <w:rPr>
          <w:rFonts w:ascii="Consolas" w:eastAsia="宋体" w:hAnsi="Consolas" w:cs="宋体"/>
          <w:color w:val="34302D"/>
          <w:kern w:val="0"/>
          <w:sz w:val="23"/>
          <w:szCs w:val="23"/>
          <w:shd w:val="clear" w:color="auto" w:fill="F7F7F8"/>
        </w:rPr>
        <w:t>org.aspectj.lang.JoinPoint</w:t>
      </w:r>
      <w:r w:rsidRPr="00BA0D5D">
        <w:rPr>
          <w:rFonts w:ascii="inherit" w:eastAsia="宋体" w:hAnsi="inherit" w:cs="Arial"/>
          <w:color w:val="34302D"/>
          <w:kern w:val="0"/>
          <w:sz w:val="24"/>
          <w:szCs w:val="24"/>
        </w:rPr>
        <w:t> (note that around advice is required to declare a first parameter of type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which is a subclass of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interface provides a number of useful methods:</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getArgs()</w:t>
      </w:r>
      <w:r w:rsidRPr="00BA0D5D">
        <w:rPr>
          <w:rFonts w:ascii="inherit" w:eastAsia="宋体" w:hAnsi="inherit" w:cs="Arial"/>
          <w:color w:val="34302D"/>
          <w:kern w:val="0"/>
          <w:sz w:val="24"/>
          <w:szCs w:val="24"/>
        </w:rPr>
        <w:t>: Returns the method arguments.</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getThis()</w:t>
      </w:r>
      <w:r w:rsidRPr="00BA0D5D">
        <w:rPr>
          <w:rFonts w:ascii="inherit" w:eastAsia="宋体" w:hAnsi="inherit" w:cs="Arial"/>
          <w:color w:val="34302D"/>
          <w:kern w:val="0"/>
          <w:sz w:val="24"/>
          <w:szCs w:val="24"/>
        </w:rPr>
        <w:t>: Returns the proxy object.</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getTarget()</w:t>
      </w:r>
      <w:r w:rsidRPr="00BA0D5D">
        <w:rPr>
          <w:rFonts w:ascii="inherit" w:eastAsia="宋体" w:hAnsi="inherit" w:cs="Arial"/>
          <w:color w:val="34302D"/>
          <w:kern w:val="0"/>
          <w:sz w:val="24"/>
          <w:szCs w:val="24"/>
        </w:rPr>
        <w:t>: Returns the target object.</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getSignature()</w:t>
      </w:r>
      <w:r w:rsidRPr="00BA0D5D">
        <w:rPr>
          <w:rFonts w:ascii="inherit" w:eastAsia="宋体" w:hAnsi="inherit" w:cs="Arial"/>
          <w:color w:val="34302D"/>
          <w:kern w:val="0"/>
          <w:sz w:val="24"/>
          <w:szCs w:val="24"/>
        </w:rPr>
        <w:t>: Returns a description of the method that is being advised.</w:t>
      </w:r>
    </w:p>
    <w:p w:rsidR="00BA0D5D" w:rsidRPr="00BA0D5D" w:rsidRDefault="00BA0D5D" w:rsidP="00BA0D5D">
      <w:pPr>
        <w:widowControl/>
        <w:numPr>
          <w:ilvl w:val="0"/>
          <w:numId w:val="45"/>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toString()</w:t>
      </w:r>
      <w:r w:rsidRPr="00BA0D5D">
        <w:rPr>
          <w:rFonts w:ascii="inherit" w:eastAsia="宋体" w:hAnsi="inherit" w:cs="Arial"/>
          <w:color w:val="34302D"/>
          <w:kern w:val="0"/>
          <w:sz w:val="24"/>
          <w:szCs w:val="24"/>
        </w:rPr>
        <w:t>: Prints a useful description of the method being advised.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558" w:history="1">
        <w:r w:rsidRPr="00BA0D5D">
          <w:rPr>
            <w:rFonts w:ascii="inherit" w:eastAsia="宋体" w:hAnsi="inherit" w:cs="Arial"/>
            <w:color w:val="548E2E"/>
            <w:kern w:val="0"/>
            <w:sz w:val="24"/>
            <w:szCs w:val="24"/>
            <w:u w:val="single"/>
          </w:rPr>
          <w:t>javadoc</w:t>
        </w:r>
      </w:hyperlink>
      <w:r w:rsidRPr="00BA0D5D">
        <w:rPr>
          <w:rFonts w:ascii="inherit" w:eastAsia="宋体" w:hAnsi="inherit" w:cs="Arial"/>
          <w:color w:val="34302D"/>
          <w:kern w:val="0"/>
          <w:sz w:val="24"/>
          <w:szCs w:val="24"/>
        </w:rPr>
        <w:t> for more detail.</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Passing Parameters to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have already seen how to bind the returned value or exception value (using after returning and after throwing advice). To make argument values available to the advice body, you can use the binding form of </w:t>
      </w:r>
      <w:r w:rsidRPr="00BA0D5D">
        <w:rPr>
          <w:rFonts w:ascii="Consolas" w:eastAsia="宋体" w:hAnsi="Consolas" w:cs="宋体"/>
          <w:color w:val="34302D"/>
          <w:kern w:val="0"/>
          <w:sz w:val="23"/>
          <w:szCs w:val="23"/>
          <w:shd w:val="clear" w:color="auto" w:fill="F7F7F8"/>
        </w:rPr>
        <w:t>args</w:t>
      </w:r>
      <w:r w:rsidRPr="00BA0D5D">
        <w:rPr>
          <w:rFonts w:ascii="inherit" w:eastAsia="宋体" w:hAnsi="inherit" w:cs="Arial"/>
          <w:color w:val="34302D"/>
          <w:kern w:val="0"/>
          <w:sz w:val="24"/>
          <w:szCs w:val="24"/>
        </w:rPr>
        <w:t>. If you use a parameter name in place of a type name in an args expression, the value of the corresponding argument is passed as the parameter value when the advice is invoked. An example should make this clearer. Suppose you want to advise the execution of DAO operations that take an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object as the first parameter, and you need access to the account in the advice body. You could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 &amp;&amp; args(account,..)"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validateAccount(Account account)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args(account,..)</w:t>
      </w:r>
      <w:r w:rsidRPr="00BA0D5D">
        <w:rPr>
          <w:rFonts w:ascii="inherit" w:eastAsia="宋体" w:hAnsi="inherit" w:cs="Arial"/>
          <w:color w:val="34302D"/>
          <w:kern w:val="0"/>
          <w:sz w:val="24"/>
          <w:szCs w:val="24"/>
        </w:rPr>
        <w:t> part of the pointcut expression serves two purposes. First, it restricts matching to only those method executions where the method takes at least one parameter, and the argument passed to that parameter is an instance of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Second, it makes the actual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object available to the advice through the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parameter.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Another way of writing this is to declare a pointcut that “provides” the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object value when it matches a join point, and then refer to the named pointcut from the advice. This would look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"com.xyz.myapp.SystemArchitecture.dataAccessOperation() &amp;&amp; args(account,..)"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accountDataAccessOperation(Account account)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"accountDataAccessOperation(account)"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validateAccount(Account account)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AspectJ programming guide for more details.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proxy object (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target object (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and annotations ( </w:t>
      </w:r>
      <w:r w:rsidRPr="00BA0D5D">
        <w:rPr>
          <w:rFonts w:ascii="Consolas" w:eastAsia="宋体" w:hAnsi="Consolas" w:cs="宋体"/>
          <w:color w:val="34302D"/>
          <w:kern w:val="0"/>
          <w:sz w:val="23"/>
          <w:szCs w:val="23"/>
          <w:shd w:val="clear" w:color="auto" w:fill="F7F7F8"/>
        </w:rPr>
        <w:t>@within</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@target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@annotation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@args</w:t>
      </w:r>
      <w:r w:rsidRPr="00BA0D5D">
        <w:rPr>
          <w:rFonts w:ascii="inherit" w:eastAsia="宋体" w:hAnsi="inherit" w:cs="Arial"/>
          <w:color w:val="34302D"/>
          <w:kern w:val="0"/>
          <w:sz w:val="24"/>
          <w:szCs w:val="24"/>
        </w:rPr>
        <w:t>) can all be bound in a similar fashion. The next two examples show how to match the execution of methods annotated with an </w:t>
      </w:r>
      <w:r w:rsidRPr="00BA0D5D">
        <w:rPr>
          <w:rFonts w:ascii="Consolas" w:eastAsia="宋体" w:hAnsi="Consolas" w:cs="宋体"/>
          <w:color w:val="34302D"/>
          <w:kern w:val="0"/>
          <w:sz w:val="23"/>
          <w:szCs w:val="23"/>
          <w:shd w:val="clear" w:color="auto" w:fill="F7F7F8"/>
        </w:rPr>
        <w:t>@Auditable</w:t>
      </w:r>
      <w:r w:rsidRPr="00BA0D5D">
        <w:rPr>
          <w:rFonts w:ascii="inherit" w:eastAsia="宋体" w:hAnsi="inherit" w:cs="Arial"/>
          <w:color w:val="34302D"/>
          <w:kern w:val="0"/>
          <w:sz w:val="24"/>
          <w:szCs w:val="24"/>
        </w:rPr>
        <w:t>annotation and extract the audit code: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first of the two examples shows the definition of the </w:t>
      </w:r>
      <w:r w:rsidRPr="00BA0D5D">
        <w:rPr>
          <w:rFonts w:ascii="Consolas" w:eastAsia="宋体" w:hAnsi="Consolas" w:cs="宋体"/>
          <w:color w:val="34302D"/>
          <w:kern w:val="0"/>
          <w:sz w:val="23"/>
          <w:szCs w:val="23"/>
          <w:shd w:val="clear" w:color="auto" w:fill="F7F7F8"/>
        </w:rPr>
        <w:t>@Auditable</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@Target</w:t>
      </w:r>
      <w:r w:rsidRPr="00BA0D5D">
        <w:rPr>
          <w:rFonts w:ascii="Consolas" w:eastAsia="宋体" w:hAnsi="Consolas" w:cs="宋体"/>
          <w:color w:val="34302D"/>
          <w:kern w:val="0"/>
          <w:sz w:val="24"/>
          <w:szCs w:val="24"/>
        </w:rPr>
        <w:t>(ElementType.METHOD)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Auditable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AuditCode 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second of the two examples shows the advice that matches the execution of </w:t>
      </w:r>
      <w:r w:rsidRPr="00BA0D5D">
        <w:rPr>
          <w:rFonts w:ascii="Consolas" w:eastAsia="宋体" w:hAnsi="Consolas" w:cs="宋体"/>
          <w:color w:val="34302D"/>
          <w:kern w:val="0"/>
          <w:sz w:val="23"/>
          <w:szCs w:val="23"/>
          <w:shd w:val="clear" w:color="auto" w:fill="F7F7F8"/>
        </w:rPr>
        <w:t>@Auditable</w:t>
      </w:r>
      <w:r w:rsidRPr="00BA0D5D">
        <w:rPr>
          <w:rFonts w:ascii="inherit" w:eastAsia="宋体" w:hAnsi="inherit" w:cs="Arial"/>
          <w:color w:val="34302D"/>
          <w:kern w:val="0"/>
          <w:sz w:val="24"/>
          <w:szCs w:val="24"/>
        </w:rPr>
        <w:t>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"com.xyz.lib.Pointcuts.anyPublicMethod() &amp;&amp; @annotation(auditable)"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audit(Auditable auditable)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AuditCode code = auditable.value();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Advice Parameters and Generics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Spring AOP can handle generics used in class declarations and method parameters. Suppose you have a generic type like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Sample</w:t>
      </w:r>
      <w:r w:rsidRPr="00BA0D5D">
        <w:rPr>
          <w:rFonts w:ascii="Consolas" w:eastAsia="宋体" w:hAnsi="Consolas" w:cs="宋体"/>
          <w:color w:val="34302D"/>
          <w:kern w:val="0"/>
          <w:sz w:val="24"/>
          <w:szCs w:val="24"/>
        </w:rPr>
        <w:t>&lt;T&gt;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sampleGenericMethod(T param);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sampleGenericCollectionMethod(Collection&lt;T&gt; param);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restrict interception of method types to certain parameter types by typing the advice parameter to the parameter type for which you want to intercept the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..Sample+.sampleGenericMethod(*)) &amp;&amp; args(param)"</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beforeSampleMethod(MyType param)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Advice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approach does not work for generic collections. So you cannot define a pointcut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..Sample+.sampleGenericCollectionMethod(*)) &amp;&amp; args(param)"</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beforeSampleMethod(Collection&lt;MyType&gt; param)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Advice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make this work, we would have to inspect every element of the collection, which is not reasonable, as we also cannot decide how to treat </w:t>
      </w:r>
      <w:r w:rsidRPr="00BA0D5D">
        <w:rPr>
          <w:rFonts w:ascii="Consolas" w:eastAsia="宋体" w:hAnsi="Consolas" w:cs="宋体"/>
          <w:color w:val="34302D"/>
          <w:kern w:val="0"/>
          <w:sz w:val="23"/>
          <w:szCs w:val="23"/>
          <w:shd w:val="clear" w:color="auto" w:fill="F7F7F8"/>
        </w:rPr>
        <w:t>null</w:t>
      </w:r>
      <w:r w:rsidRPr="00BA0D5D">
        <w:rPr>
          <w:rFonts w:ascii="inherit" w:eastAsia="宋体" w:hAnsi="inherit" w:cs="Arial"/>
          <w:color w:val="34302D"/>
          <w:kern w:val="0"/>
          <w:sz w:val="24"/>
          <w:szCs w:val="24"/>
        </w:rPr>
        <w:t> values in general. To achieve something similar to this, you have to type the parameter to </w:t>
      </w:r>
      <w:r w:rsidRPr="00BA0D5D">
        <w:rPr>
          <w:rFonts w:ascii="Consolas" w:eastAsia="宋体" w:hAnsi="Consolas" w:cs="宋体"/>
          <w:color w:val="34302D"/>
          <w:kern w:val="0"/>
          <w:sz w:val="23"/>
          <w:szCs w:val="23"/>
          <w:shd w:val="clear" w:color="auto" w:fill="F7F7F8"/>
        </w:rPr>
        <w:t>Collection&lt;?&gt;</w:t>
      </w:r>
      <w:r w:rsidRPr="00BA0D5D">
        <w:rPr>
          <w:rFonts w:ascii="inherit" w:eastAsia="宋体" w:hAnsi="inherit" w:cs="Arial"/>
          <w:color w:val="34302D"/>
          <w:kern w:val="0"/>
          <w:sz w:val="24"/>
          <w:szCs w:val="24"/>
        </w:rPr>
        <w:t> and manually check the type of the elements.</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Determining Argument Names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parameter binding in advice invocations relies on matching names used in pointcut expressions to declared parameter names in advice and pointcut method signatures. Parameter names are not available through Java reflection, so Spring AOP uses the following strategy to determine parameter names:</w:t>
      </w:r>
    </w:p>
    <w:p w:rsidR="00BA0D5D" w:rsidRPr="00BA0D5D" w:rsidRDefault="00BA0D5D" w:rsidP="00BA0D5D">
      <w:pPr>
        <w:widowControl/>
        <w:numPr>
          <w:ilvl w:val="0"/>
          <w:numId w:val="4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parameter names have been explicitly specified by the user, the specified parameter names are used. Both the advice and the pointcut annotations have an optional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that you can use to specify the argument names of the annotated method. These argument names are available at runtime. The following example shows how to use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attribute:</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(value=</w:t>
      </w:r>
      <w:r w:rsidRPr="00BA0D5D">
        <w:rPr>
          <w:rFonts w:ascii="Consolas" w:eastAsia="宋体" w:hAnsi="Consolas" w:cs="宋体"/>
          <w:color w:val="DD1144"/>
          <w:kern w:val="0"/>
          <w:sz w:val="24"/>
          <w:szCs w:val="24"/>
        </w:rPr>
        <w:t>"com.xyz.lib.Pointcuts.anyPublicMethod() &amp;&amp; target(bean) &amp;&amp; @annotation(auditable)"</w:t>
      </w:r>
      <w:r w:rsidRPr="00BA0D5D">
        <w:rPr>
          <w:rFonts w:ascii="Consolas" w:eastAsia="宋体" w:hAnsi="Consolas" w:cs="宋体"/>
          <w:color w:val="34302D"/>
          <w:kern w:val="0"/>
          <w:sz w:val="24"/>
          <w:szCs w:val="24"/>
        </w:rPr>
        <w:t>,</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argNames=</w:t>
      </w:r>
      <w:r w:rsidRPr="00BA0D5D">
        <w:rPr>
          <w:rFonts w:ascii="Consolas" w:eastAsia="宋体" w:hAnsi="Consolas" w:cs="宋体"/>
          <w:color w:val="DD1144"/>
          <w:kern w:val="0"/>
          <w:sz w:val="24"/>
          <w:szCs w:val="24"/>
        </w:rPr>
        <w:t>"bean,auditable"</w:t>
      </w:r>
      <w:r w:rsidRPr="00BA0D5D">
        <w:rPr>
          <w:rFonts w:ascii="Consolas" w:eastAsia="宋体" w:hAnsi="Consolas" w:cs="宋体"/>
          <w:color w:val="34302D"/>
          <w:kern w:val="0"/>
          <w:sz w:val="24"/>
          <w:szCs w:val="24"/>
        </w:rPr>
        <w:t>)</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audit(Object bean, Auditable auditable) {</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AuditCode code = auditable.value();</w:t>
      </w:r>
    </w:p>
    <w:p w:rsidR="00BA0D5D" w:rsidRPr="00BA0D5D" w:rsidRDefault="00BA0D5D" w:rsidP="00BA0D5D">
      <w:pPr>
        <w:widowControl/>
        <w:numPr>
          <w:ilvl w:val="0"/>
          <w:numId w:val="46"/>
        </w:numPr>
        <w:pBdr>
          <w:top w:val="single" w:sz="6" w:space="12" w:color="DDDDDD"/>
          <w:left w:val="single" w:sz="6" w:space="12" w:color="DDDDDD"/>
          <w:bottom w:val="single" w:sz="6" w:space="12" w:color="DDDDDD"/>
          <w:right w:val="single" w:sz="6" w:space="12" w:color="DDDDDD"/>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 use code and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first parameter is of the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JoinPoint.StaticPart</w:t>
      </w:r>
      <w:r w:rsidRPr="00BA0D5D">
        <w:rPr>
          <w:rFonts w:ascii="inherit" w:eastAsia="宋体" w:hAnsi="inherit" w:cs="Arial"/>
          <w:color w:val="34302D"/>
          <w:kern w:val="0"/>
          <w:sz w:val="24"/>
          <w:szCs w:val="24"/>
        </w:rPr>
        <w:t> type, you can leave out the name of the parameter from the value of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For example, if you modify the preceding advice to receive the join point object,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need not include 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(value=</w:t>
      </w:r>
      <w:r w:rsidRPr="00BA0D5D">
        <w:rPr>
          <w:rFonts w:ascii="Consolas" w:eastAsia="宋体" w:hAnsi="Consolas" w:cs="宋体"/>
          <w:color w:val="DD1144"/>
          <w:kern w:val="0"/>
          <w:sz w:val="24"/>
          <w:szCs w:val="24"/>
        </w:rPr>
        <w:t>"com.xyz.lib.Pointcuts.anyPublicMethod() &amp;&amp; target(bean) &amp;&amp; @annotation(auditable)"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argNames=</w:t>
      </w:r>
      <w:r w:rsidRPr="00BA0D5D">
        <w:rPr>
          <w:rFonts w:ascii="Consolas" w:eastAsia="宋体" w:hAnsi="Consolas" w:cs="宋体"/>
          <w:color w:val="DD1144"/>
          <w:kern w:val="0"/>
          <w:sz w:val="24"/>
          <w:szCs w:val="24"/>
        </w:rPr>
        <w:t>"bean,auditable"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audit(JoinPoint jp, Object bean, Auditable auditable)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AuditCode code = auditable.value();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 use code, bean, and jp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special treatment given to the first parameter of the </w:t>
      </w:r>
      <w:r w:rsidRPr="00BA0D5D">
        <w:rPr>
          <w:rFonts w:ascii="Consolas" w:eastAsia="宋体" w:hAnsi="Consolas" w:cs="宋体"/>
          <w:color w:val="34302D"/>
          <w:kern w:val="0"/>
          <w:sz w:val="23"/>
          <w:szCs w:val="23"/>
          <w:shd w:val="clear" w:color="auto" w:fill="F7F7F8"/>
        </w:rPr>
        <w:t>JoinPoint</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JoinPoint.StaticPart</w:t>
      </w:r>
      <w:r w:rsidRPr="00BA0D5D">
        <w:rPr>
          <w:rFonts w:ascii="inherit" w:eastAsia="宋体" w:hAnsi="inherit" w:cs="Arial"/>
          <w:color w:val="34302D"/>
          <w:kern w:val="0"/>
          <w:sz w:val="24"/>
          <w:szCs w:val="24"/>
        </w:rPr>
        <w:t> types is particularly convenient for advice instances that do not collect any other join point context. In such situations, you may omit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For example, the following advice need not declare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"com.xyz.lib.Pointcuts.anyPublicMethod()"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audit(JoinPoint jp)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 use jp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numPr>
          <w:ilvl w:val="0"/>
          <w:numId w:val="4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is a little clumsy, so if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has not been specified, Spring AOP looks at the debug information for the class and tries to determine the parameter names from the local variable table. This information is present as long as the classes have been compiled with debug information ( </w:t>
      </w:r>
      <w:r w:rsidRPr="00BA0D5D">
        <w:rPr>
          <w:rFonts w:ascii="Consolas" w:eastAsia="宋体" w:hAnsi="Consolas" w:cs="宋体"/>
          <w:color w:val="34302D"/>
          <w:kern w:val="0"/>
          <w:sz w:val="23"/>
          <w:szCs w:val="23"/>
          <w:shd w:val="clear" w:color="auto" w:fill="F7F7F8"/>
        </w:rPr>
        <w:t>'-g:vars'</w:t>
      </w:r>
      <w:r w:rsidRPr="00BA0D5D">
        <w:rPr>
          <w:rFonts w:ascii="inherit" w:eastAsia="宋体" w:hAnsi="inherit" w:cs="Arial"/>
          <w:color w:val="34302D"/>
          <w:kern w:val="0"/>
          <w:sz w:val="24"/>
          <w:szCs w:val="24"/>
        </w:rPr>
        <w:t> at a minimum). The consequences of compiling with this flag on are: (1) your code is slightly easier to understand (reverse engineer), (2) the class file sizes are very slightly bigger (typically inconsequential), (3) the optimization to remove unused local variables is not applied by your compiler. In other words, you should encounter no difficulties by building with this flag on.</w:t>
      </w:r>
    </w:p>
    <w:tbl>
      <w:tblPr>
        <w:tblW w:w="14124" w:type="dxa"/>
        <w:tblCellSpacing w:w="15" w:type="dxa"/>
        <w:tblInd w:w="360" w:type="dxa"/>
        <w:tblCellMar>
          <w:top w:w="15" w:type="dxa"/>
          <w:left w:w="15" w:type="dxa"/>
          <w:bottom w:w="15" w:type="dxa"/>
          <w:right w:w="15" w:type="dxa"/>
        </w:tblCellMar>
        <w:tblLook w:val="04A0" w:firstRow="1" w:lastRow="0" w:firstColumn="1" w:lastColumn="0" w:noHBand="0" w:noVBand="1"/>
      </w:tblPr>
      <w:tblGrid>
        <w:gridCol w:w="1245"/>
        <w:gridCol w:w="1287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an @AspectJ aspect has been compiled by the AspectJ compiler (ajc) even without the debug information, you need not add the </w:t>
            </w:r>
            <w:r w:rsidRPr="00BA0D5D">
              <w:rPr>
                <w:rFonts w:ascii="Consolas" w:eastAsia="宋体" w:hAnsi="Consolas" w:cs="宋体"/>
                <w:kern w:val="0"/>
                <w:sz w:val="23"/>
                <w:szCs w:val="23"/>
                <w:shd w:val="clear" w:color="auto" w:fill="F7F7F8"/>
              </w:rPr>
              <w:t>argNames</w:t>
            </w:r>
            <w:r w:rsidRPr="00BA0D5D">
              <w:rPr>
                <w:rFonts w:ascii="宋体" w:eastAsia="宋体" w:hAnsi="宋体" w:cs="宋体"/>
                <w:kern w:val="0"/>
                <w:sz w:val="24"/>
                <w:szCs w:val="24"/>
              </w:rPr>
              <w:t> attribute, as the compiler retain the needed information.</w:t>
            </w:r>
          </w:p>
        </w:tc>
      </w:tr>
    </w:tbl>
    <w:p w:rsidR="00BA0D5D" w:rsidRPr="00BA0D5D" w:rsidRDefault="00BA0D5D" w:rsidP="00BA0D5D">
      <w:pPr>
        <w:widowControl/>
        <w:numPr>
          <w:ilvl w:val="0"/>
          <w:numId w:val="4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code has been compiled without the necessary debug information, Spring AOP tries to deduce the pairing of binding variables to parameters (for example, if only one variable is bound in the pointcut expression, and the advice method takes only one parameter, the pairing is obvious). If the binding of variables is ambiguous given the available information, an </w:t>
      </w:r>
      <w:r w:rsidRPr="00BA0D5D">
        <w:rPr>
          <w:rFonts w:ascii="Consolas" w:eastAsia="宋体" w:hAnsi="Consolas" w:cs="宋体"/>
          <w:color w:val="34302D"/>
          <w:kern w:val="0"/>
          <w:sz w:val="23"/>
          <w:szCs w:val="23"/>
          <w:shd w:val="clear" w:color="auto" w:fill="F7F7F8"/>
        </w:rPr>
        <w:t>AmbiguousBindingException</w:t>
      </w:r>
      <w:r w:rsidRPr="00BA0D5D">
        <w:rPr>
          <w:rFonts w:ascii="inherit" w:eastAsia="宋体" w:hAnsi="inherit" w:cs="Arial"/>
          <w:color w:val="34302D"/>
          <w:kern w:val="0"/>
          <w:sz w:val="24"/>
          <w:szCs w:val="24"/>
        </w:rPr>
        <w:t> is thrown.</w:t>
      </w:r>
    </w:p>
    <w:p w:rsidR="00BA0D5D" w:rsidRPr="00BA0D5D" w:rsidRDefault="00BA0D5D" w:rsidP="00BA0D5D">
      <w:pPr>
        <w:widowControl/>
        <w:numPr>
          <w:ilvl w:val="0"/>
          <w:numId w:val="4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all of the above strategies fail, an </w:t>
      </w:r>
      <w:r w:rsidRPr="00BA0D5D">
        <w:rPr>
          <w:rFonts w:ascii="Consolas" w:eastAsia="宋体" w:hAnsi="Consolas" w:cs="宋体"/>
          <w:color w:val="34302D"/>
          <w:kern w:val="0"/>
          <w:sz w:val="23"/>
          <w:szCs w:val="23"/>
          <w:shd w:val="clear" w:color="auto" w:fill="F7F7F8"/>
        </w:rPr>
        <w:t>IllegalArgumentException</w:t>
      </w:r>
      <w:r w:rsidRPr="00BA0D5D">
        <w:rPr>
          <w:rFonts w:ascii="inherit" w:eastAsia="宋体" w:hAnsi="inherit" w:cs="Arial"/>
          <w:color w:val="34302D"/>
          <w:kern w:val="0"/>
          <w:sz w:val="24"/>
          <w:szCs w:val="24"/>
        </w:rPr>
        <w:t> is thrown.</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Proceeding with Arguments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remarked earlier that we would describe how to write a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call with arguments that works consistently across Spring AOP and AspectJ. The solution is to ensure that the advice signature binds each of the method parameters in order.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lastRenderedPageBreak/>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"execution(List&lt;Account&gt; find*(..)) &amp;&amp;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"com.xyz.myapp.SystemArchitecture.inDataAccessLayer() &amp;&amp;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"args(accountHolderNamePattern)"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preProcessQueryPattern(ProceedingJoinPoint pjp,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accountHolderNamePattern)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newPattern = preProcess(accountHolderNamePattern);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pjp.proceed(</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{newPattern});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many cases, you do this binding anyway (as in the preceding example).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Advice Ordering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What happens when multiple pieces of advice all want to run at the same join point? Spring AOP follows the same precedence rules as AspectJ to determine the order of advice execution. The highest precedence advice runs first “on the way in” (so, given two pieces of before advice, the one with highest precedence runs first). “On the way out” from a join point, the highest precedence advice runs last (so, given two pieces of after advice, the one with the highest precedence will run second).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two pieces of advice defined in different aspects both need to run at the same join point, unless you specify otherwise, the order of execution is undefined. You can control the order of execution by specifying precedence. This is done in the normal Spring way by either implementing the </w:t>
      </w:r>
      <w:r w:rsidRPr="00BA0D5D">
        <w:rPr>
          <w:rFonts w:ascii="Consolas" w:eastAsia="宋体" w:hAnsi="Consolas" w:cs="宋体"/>
          <w:color w:val="34302D"/>
          <w:kern w:val="0"/>
          <w:sz w:val="23"/>
          <w:szCs w:val="23"/>
          <w:shd w:val="clear" w:color="auto" w:fill="F7F7F8"/>
        </w:rPr>
        <w:t>org.springframework.core.Ordered</w:t>
      </w:r>
      <w:r w:rsidRPr="00BA0D5D">
        <w:rPr>
          <w:rFonts w:ascii="inherit" w:eastAsia="宋体" w:hAnsi="inherit" w:cs="Arial"/>
          <w:color w:val="34302D"/>
          <w:kern w:val="0"/>
          <w:sz w:val="24"/>
          <w:szCs w:val="24"/>
        </w:rPr>
        <w:t> interface in the aspect class or annotating it with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annotation. Given two aspects, the aspect returning the lower value from </w:t>
      </w:r>
      <w:r w:rsidRPr="00BA0D5D">
        <w:rPr>
          <w:rFonts w:ascii="Consolas" w:eastAsia="宋体" w:hAnsi="Consolas" w:cs="宋体"/>
          <w:color w:val="34302D"/>
          <w:kern w:val="0"/>
          <w:sz w:val="23"/>
          <w:szCs w:val="23"/>
          <w:shd w:val="clear" w:color="auto" w:fill="F7F7F8"/>
        </w:rPr>
        <w:t>Ordered.getValue()</w:t>
      </w:r>
      <w:r w:rsidRPr="00BA0D5D">
        <w:rPr>
          <w:rFonts w:ascii="inherit" w:eastAsia="宋体" w:hAnsi="inherit" w:cs="Arial"/>
          <w:color w:val="34302D"/>
          <w:kern w:val="0"/>
          <w:sz w:val="24"/>
          <w:szCs w:val="24"/>
        </w:rPr>
        <w:t> (or the annotation value) has the higher precedence.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two pieces of advice defined in the same aspect both need to run at the same join point, the ordering is undefined (since there is no way to retrieve the declaration order through reflection for javac-compiled classes). Consider collapsing such advice methods into one advice method per join point in each aspect class or refactor the pieces of advice into separate aspect classes that you can order at the aspect level.</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5.4.5. Introductions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Introductions (known as inter-type declarations in AspectJ) enable an aspect to declare that advised objects implement a given interface, and to provide an implementation of that interface on behalf of those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make an introduction by using the </w:t>
      </w:r>
      <w:r w:rsidRPr="00BA0D5D">
        <w:rPr>
          <w:rFonts w:ascii="Consolas" w:eastAsia="宋体" w:hAnsi="Consolas" w:cs="宋体"/>
          <w:color w:val="34302D"/>
          <w:kern w:val="0"/>
          <w:sz w:val="23"/>
          <w:szCs w:val="23"/>
          <w:shd w:val="clear" w:color="auto" w:fill="F7F7F8"/>
        </w:rPr>
        <w:t>@DeclareParents</w:t>
      </w:r>
      <w:r w:rsidRPr="00BA0D5D">
        <w:rPr>
          <w:rFonts w:ascii="inherit" w:eastAsia="宋体" w:hAnsi="inherit" w:cs="Arial"/>
          <w:color w:val="34302D"/>
          <w:kern w:val="0"/>
          <w:sz w:val="24"/>
          <w:szCs w:val="24"/>
        </w:rPr>
        <w:t> annotation. This annotation is used to declare that matching types have a new parent (hence the name). For example, given an interface named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and an implementation of that interface named </w:t>
      </w:r>
      <w:r w:rsidRPr="00BA0D5D">
        <w:rPr>
          <w:rFonts w:ascii="Consolas" w:eastAsia="宋体" w:hAnsi="Consolas" w:cs="宋体"/>
          <w:color w:val="34302D"/>
          <w:kern w:val="0"/>
          <w:sz w:val="23"/>
          <w:szCs w:val="23"/>
          <w:shd w:val="clear" w:color="auto" w:fill="F7F7F8"/>
        </w:rPr>
        <w:t>DefaultUsageTracked</w:t>
      </w:r>
      <w:r w:rsidRPr="00BA0D5D">
        <w:rPr>
          <w:rFonts w:ascii="inherit" w:eastAsia="宋体" w:hAnsi="inherit" w:cs="Arial"/>
          <w:color w:val="34302D"/>
          <w:kern w:val="0"/>
          <w:sz w:val="24"/>
          <w:szCs w:val="24"/>
        </w:rPr>
        <w:t>, the following aspect declares that all implementors of service interfaces also implement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(to expose statistics via JMX for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UsageTracking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@DeclareParents</w:t>
      </w:r>
      <w:r w:rsidRPr="00BA0D5D">
        <w:rPr>
          <w:rFonts w:ascii="Consolas" w:eastAsia="宋体" w:hAnsi="Consolas" w:cs="宋体"/>
          <w:color w:val="34302D"/>
          <w:kern w:val="0"/>
          <w:sz w:val="24"/>
          <w:szCs w:val="24"/>
        </w:rPr>
        <w:t>(value=</w:t>
      </w:r>
      <w:r w:rsidRPr="00BA0D5D">
        <w:rPr>
          <w:rFonts w:ascii="Consolas" w:eastAsia="宋体" w:hAnsi="Consolas" w:cs="宋体"/>
          <w:color w:val="DD1144"/>
          <w:kern w:val="0"/>
          <w:sz w:val="24"/>
          <w:szCs w:val="24"/>
        </w:rPr>
        <w:t>"com.xzy.myapp.service.*+"</w:t>
      </w:r>
      <w:r w:rsidRPr="00BA0D5D">
        <w:rPr>
          <w:rFonts w:ascii="Consolas" w:eastAsia="宋体" w:hAnsi="Consolas" w:cs="宋体"/>
          <w:color w:val="34302D"/>
          <w:kern w:val="0"/>
          <w:sz w:val="24"/>
          <w:szCs w:val="24"/>
        </w:rPr>
        <w:t>, defaultImpl=DefaultUsageTracked.class)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UsageTracked mixin;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 &amp;&amp; this(usageTracked)"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recordUsage(UsageTracked usageTracked)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usageTracked.incrementUseCount();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interface to be implemented is determined by the type of the annotated field. The </w:t>
      </w:r>
      <w:r w:rsidRPr="00BA0D5D">
        <w:rPr>
          <w:rFonts w:ascii="Consolas" w:eastAsia="宋体" w:hAnsi="Consolas" w:cs="宋体"/>
          <w:color w:val="34302D"/>
          <w:kern w:val="0"/>
          <w:sz w:val="23"/>
          <w:szCs w:val="23"/>
          <w:shd w:val="clear" w:color="auto" w:fill="F7F7F8"/>
        </w:rPr>
        <w:t>value</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@DeclareParents</w:t>
      </w:r>
      <w:r w:rsidRPr="00BA0D5D">
        <w:rPr>
          <w:rFonts w:ascii="inherit" w:eastAsia="宋体" w:hAnsi="inherit" w:cs="Arial"/>
          <w:color w:val="34302D"/>
          <w:kern w:val="0"/>
          <w:sz w:val="24"/>
          <w:szCs w:val="24"/>
        </w:rPr>
        <w:t>annotation is an AspectJ type pattern. Any bean of a matching type implements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Note that, in the before advice of the preceding example, service beans can be directly used as implementations of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If accessing a bean programmatically, you would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UsageTracked usageTracked = (UsageTracked) context.getBean(</w:t>
      </w:r>
      <w:r w:rsidRPr="00BA0D5D">
        <w:rPr>
          <w:rFonts w:ascii="Consolas" w:eastAsia="宋体" w:hAnsi="Consolas" w:cs="宋体"/>
          <w:color w:val="DD1144"/>
          <w:kern w:val="0"/>
          <w:sz w:val="24"/>
          <w:szCs w:val="24"/>
        </w:rPr>
        <w:t>"myService"</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5.4.6. Aspect Instantiation Models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Arial" w:eastAsia="宋体" w:hAnsi="Arial" w:cs="Arial"/>
                <w:b/>
                <w:bCs/>
                <w:color w:val="34302D"/>
                <w:kern w:val="0"/>
                <w:sz w:val="35"/>
                <w:szCs w:val="35"/>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is an advanced topic. If you are just starting out with AOP, you can safely skip it until later.</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there is a single instance of each aspect within the application context. AspectJ calls this the singleton instantiation model. It is possible to define aspects with alternate lifecycles. Spring supports AspectJ’s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pertarget</w:t>
      </w:r>
      <w:r w:rsidRPr="00BA0D5D">
        <w:rPr>
          <w:rFonts w:ascii="inherit" w:eastAsia="宋体" w:hAnsi="inherit" w:cs="Arial"/>
          <w:color w:val="34302D"/>
          <w:kern w:val="0"/>
          <w:sz w:val="24"/>
          <w:szCs w:val="24"/>
        </w:rPr>
        <w:t> instantiation models ( </w:t>
      </w:r>
      <w:r w:rsidRPr="00BA0D5D">
        <w:rPr>
          <w:rFonts w:ascii="Consolas" w:eastAsia="宋体" w:hAnsi="Consolas" w:cs="宋体"/>
          <w:color w:val="34302D"/>
          <w:kern w:val="0"/>
          <w:sz w:val="23"/>
          <w:szCs w:val="23"/>
          <w:shd w:val="clear" w:color="auto" w:fill="F7F7F8"/>
        </w:rPr>
        <w:t>percflow, percflowbelow,</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pertypewithin</w:t>
      </w:r>
      <w:r w:rsidRPr="00BA0D5D">
        <w:rPr>
          <w:rFonts w:ascii="inherit" w:eastAsia="宋体" w:hAnsi="inherit" w:cs="Arial"/>
          <w:color w:val="34302D"/>
          <w:kern w:val="0"/>
          <w:sz w:val="24"/>
          <w:szCs w:val="24"/>
        </w:rPr>
        <w:t> are not currently supported).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a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aspect by specifying a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clause in the </w:t>
      </w:r>
      <w:r w:rsidRPr="00BA0D5D">
        <w:rPr>
          <w:rFonts w:ascii="Consolas" w:eastAsia="宋体" w:hAnsi="Consolas" w:cs="宋体"/>
          <w:color w:val="34302D"/>
          <w:kern w:val="0"/>
          <w:sz w:val="23"/>
          <w:szCs w:val="23"/>
          <w:shd w:val="clear" w:color="auto" w:fill="F7F7F8"/>
        </w:rPr>
        <w:t>@Aspect</w:t>
      </w:r>
      <w:r w:rsidRPr="00BA0D5D">
        <w:rPr>
          <w:rFonts w:ascii="inherit" w:eastAsia="宋体" w:hAnsi="inherit" w:cs="Arial"/>
          <w:color w:val="34302D"/>
          <w:kern w:val="0"/>
          <w:sz w:val="24"/>
          <w:szCs w:val="24"/>
        </w:rPr>
        <w:t> annotation. 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"perthis(com.xyz.myapp.SystemArchitecture.businessService())"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MyAspect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someState;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@Before</w:t>
      </w:r>
      <w:r w:rsidRPr="00BA0D5D">
        <w:rPr>
          <w:rFonts w:ascii="Consolas" w:eastAsia="宋体" w:hAnsi="Consolas" w:cs="宋体"/>
          <w:color w:val="34302D"/>
          <w:kern w:val="0"/>
          <w:sz w:val="24"/>
          <w:szCs w:val="24"/>
        </w:rPr>
        <w:t>(com.xyz.myapp.SystemArchitecture.businessService())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recordServiceUsage()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preceding example, the effect of the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xml:space="preserve"> clause is that one aspect instance is created for each unique service object that executes a business service (each unique object bound to 'this' at join points matched by the pointcut expression). The aspect instance is created the first time that a method is invoked on the service object. The aspect goes out of scope when the service object goes out of scope. Before the aspect instance is created, none of the advice within it executes. As soon as the aspect instance has been created, </w:t>
      </w:r>
      <w:r w:rsidRPr="00BA0D5D">
        <w:rPr>
          <w:rFonts w:ascii="inherit" w:eastAsia="宋体" w:hAnsi="inherit" w:cs="Arial"/>
          <w:color w:val="34302D"/>
          <w:kern w:val="0"/>
          <w:sz w:val="24"/>
          <w:szCs w:val="24"/>
        </w:rPr>
        <w:lastRenderedPageBreak/>
        <w:t>the advice declared within it executes at matched join points, but only when the service object is the one with which this aspect is associated. See the AspectJ Programming Guide for more information on </w:t>
      </w:r>
      <w:r w:rsidRPr="00BA0D5D">
        <w:rPr>
          <w:rFonts w:ascii="Consolas" w:eastAsia="宋体" w:hAnsi="Consolas" w:cs="宋体"/>
          <w:color w:val="34302D"/>
          <w:kern w:val="0"/>
          <w:sz w:val="23"/>
          <w:szCs w:val="23"/>
          <w:shd w:val="clear" w:color="auto" w:fill="F7F7F8"/>
        </w:rPr>
        <w:t>per</w:t>
      </w:r>
      <w:r w:rsidRPr="00BA0D5D">
        <w:rPr>
          <w:rFonts w:ascii="inherit" w:eastAsia="宋体" w:hAnsi="inherit" w:cs="Arial"/>
          <w:color w:val="34302D"/>
          <w:kern w:val="0"/>
          <w:sz w:val="24"/>
          <w:szCs w:val="24"/>
        </w:rPr>
        <w:t>clauses.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pertarget</w:t>
      </w:r>
      <w:r w:rsidRPr="00BA0D5D">
        <w:rPr>
          <w:rFonts w:ascii="inherit" w:eastAsia="宋体" w:hAnsi="inherit" w:cs="Arial"/>
          <w:color w:val="34302D"/>
          <w:kern w:val="0"/>
          <w:sz w:val="24"/>
          <w:szCs w:val="24"/>
        </w:rPr>
        <w:t> instantiation model works in exactly the same way as </w:t>
      </w:r>
      <w:r w:rsidRPr="00BA0D5D">
        <w:rPr>
          <w:rFonts w:ascii="Consolas" w:eastAsia="宋体" w:hAnsi="Consolas" w:cs="宋体"/>
          <w:color w:val="34302D"/>
          <w:kern w:val="0"/>
          <w:sz w:val="23"/>
          <w:szCs w:val="23"/>
          <w:shd w:val="clear" w:color="auto" w:fill="F7F7F8"/>
        </w:rPr>
        <w:t>perthis</w:t>
      </w:r>
      <w:r w:rsidRPr="00BA0D5D">
        <w:rPr>
          <w:rFonts w:ascii="inherit" w:eastAsia="宋体" w:hAnsi="inherit" w:cs="Arial"/>
          <w:color w:val="34302D"/>
          <w:kern w:val="0"/>
          <w:sz w:val="24"/>
          <w:szCs w:val="24"/>
        </w:rPr>
        <w:t>, but it creates one aspect instance for each unique target object at matched join points.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5.4.7. An AOP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that you have seen how all the constituent parts work, we can put them together to do something useful.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business services can sometimes fail due to concurrency issues (for example, a deadlock loser). If the operation is retried, it is likely to succeed on the next try. For business services where it is appropriate to retry in such conditions (idempotent operations that do not need to go back to the user for conflict resolution), we want to transparently retry the operation to avoid the client seeing a </w:t>
      </w:r>
      <w:r w:rsidRPr="00BA0D5D">
        <w:rPr>
          <w:rFonts w:ascii="Consolas" w:eastAsia="宋体" w:hAnsi="Consolas" w:cs="宋体"/>
          <w:color w:val="34302D"/>
          <w:kern w:val="0"/>
          <w:sz w:val="23"/>
          <w:szCs w:val="23"/>
          <w:shd w:val="clear" w:color="auto" w:fill="F7F7F8"/>
        </w:rPr>
        <w:t>PessimisticLockingFailureException</w:t>
      </w:r>
      <w:r w:rsidRPr="00BA0D5D">
        <w:rPr>
          <w:rFonts w:ascii="inherit" w:eastAsia="宋体" w:hAnsi="inherit" w:cs="Arial"/>
          <w:color w:val="34302D"/>
          <w:kern w:val="0"/>
          <w:sz w:val="24"/>
          <w:szCs w:val="24"/>
        </w:rPr>
        <w:t>. This is a requirement that clearly cuts across multiple services in the service layer and, hence, is ideal for implementing through an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we want to retry the operation, we need to use around advice so that we can call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multiple times. The following listing shows the basic aspect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ConcurrentOperationExecutor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Ordered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DEFAULT_MAX_RETRIES = </w:t>
      </w:r>
      <w:r w:rsidRPr="00BA0D5D">
        <w:rPr>
          <w:rFonts w:ascii="Consolas" w:eastAsia="宋体" w:hAnsi="Consolas" w:cs="宋体"/>
          <w:color w:val="009999"/>
          <w:kern w:val="0"/>
          <w:sz w:val="24"/>
          <w:szCs w:val="24"/>
        </w:rPr>
        <w:t>2</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maxRetries = DEFAULT_MAX_RETRIES;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order = </w:t>
      </w:r>
      <w:r w:rsidRPr="00BA0D5D">
        <w:rPr>
          <w:rFonts w:ascii="Consolas" w:eastAsia="宋体" w:hAnsi="Consolas" w:cs="宋体"/>
          <w:color w:val="009999"/>
          <w:kern w:val="0"/>
          <w:sz w:val="24"/>
          <w:szCs w:val="24"/>
        </w:rPr>
        <w:t>1</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setMaxRetries(</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maxRetries)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.maxRetries = maxRetries;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getOrder()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.order;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setOrder(</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order)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.order = order;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doConcurrentOperation(ProceedingJoinPoint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numAttempts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PessimisticLockingFailureException lockFailureException;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do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numAttempts++;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catch</w:t>
      </w:r>
      <w:r w:rsidRPr="00BA0D5D">
        <w:rPr>
          <w:rFonts w:ascii="Consolas" w:eastAsia="宋体" w:hAnsi="Consolas" w:cs="宋体"/>
          <w:color w:val="34302D"/>
          <w:kern w:val="0"/>
          <w:sz w:val="24"/>
          <w:szCs w:val="24"/>
        </w:rPr>
        <w:t>(PessimisticLockingFailureException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lockFailureException = ex;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while</w:t>
      </w:r>
      <w:r w:rsidRPr="00BA0D5D">
        <w:rPr>
          <w:rFonts w:ascii="Consolas" w:eastAsia="宋体" w:hAnsi="Consolas" w:cs="宋体"/>
          <w:color w:val="34302D"/>
          <w:kern w:val="0"/>
          <w:sz w:val="24"/>
          <w:szCs w:val="24"/>
        </w:rPr>
        <w:t xml:space="preserve">(numAttempts &lt;=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.maxRetries);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lockFailureException;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aspect implements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so that we can set the precedence of the aspect higher than the transaction advice (we want a fresh transaction each time we retry). The </w:t>
      </w:r>
      <w:r w:rsidRPr="00BA0D5D">
        <w:rPr>
          <w:rFonts w:ascii="Consolas" w:eastAsia="宋体" w:hAnsi="Consolas" w:cs="宋体"/>
          <w:color w:val="34302D"/>
          <w:kern w:val="0"/>
          <w:sz w:val="23"/>
          <w:szCs w:val="23"/>
          <w:shd w:val="clear" w:color="auto" w:fill="F7F7F8"/>
        </w:rPr>
        <w:t>maxRetries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properties are both configured by Spring. The main action happens in the </w:t>
      </w:r>
      <w:r w:rsidRPr="00BA0D5D">
        <w:rPr>
          <w:rFonts w:ascii="Consolas" w:eastAsia="宋体" w:hAnsi="Consolas" w:cs="宋体"/>
          <w:color w:val="34302D"/>
          <w:kern w:val="0"/>
          <w:sz w:val="23"/>
          <w:szCs w:val="23"/>
          <w:shd w:val="clear" w:color="auto" w:fill="F7F7F8"/>
        </w:rPr>
        <w:t>doConcurrentOperation</w:t>
      </w:r>
      <w:r w:rsidRPr="00BA0D5D">
        <w:rPr>
          <w:rFonts w:ascii="inherit" w:eastAsia="宋体" w:hAnsi="inherit" w:cs="Arial"/>
          <w:color w:val="34302D"/>
          <w:kern w:val="0"/>
          <w:sz w:val="24"/>
          <w:szCs w:val="24"/>
        </w:rPr>
        <w:t> around advice. Notice that, for the moment, we apply the retry logic to each </w:t>
      </w:r>
      <w:r w:rsidRPr="00BA0D5D">
        <w:rPr>
          <w:rFonts w:ascii="Consolas" w:eastAsia="宋体" w:hAnsi="Consolas" w:cs="宋体"/>
          <w:color w:val="34302D"/>
          <w:kern w:val="0"/>
          <w:sz w:val="23"/>
          <w:szCs w:val="23"/>
          <w:shd w:val="clear" w:color="auto" w:fill="F7F7F8"/>
        </w:rPr>
        <w:t>businessService()</w:t>
      </w:r>
      <w:r w:rsidRPr="00BA0D5D">
        <w:rPr>
          <w:rFonts w:ascii="inherit" w:eastAsia="宋体" w:hAnsi="inherit" w:cs="Arial"/>
          <w:color w:val="34302D"/>
          <w:kern w:val="0"/>
          <w:sz w:val="24"/>
          <w:szCs w:val="24"/>
        </w:rPr>
        <w:t>. We try to proceed, and if we fail with a </w:t>
      </w:r>
      <w:r w:rsidRPr="00BA0D5D">
        <w:rPr>
          <w:rFonts w:ascii="Consolas" w:eastAsia="宋体" w:hAnsi="Consolas" w:cs="宋体"/>
          <w:color w:val="34302D"/>
          <w:kern w:val="0"/>
          <w:sz w:val="23"/>
          <w:szCs w:val="23"/>
          <w:shd w:val="clear" w:color="auto" w:fill="F7F7F8"/>
        </w:rPr>
        <w:t>PessimisticLockingFailureException</w:t>
      </w:r>
      <w:r w:rsidRPr="00BA0D5D">
        <w:rPr>
          <w:rFonts w:ascii="inherit" w:eastAsia="宋体" w:hAnsi="inherit" w:cs="Arial"/>
          <w:color w:val="34302D"/>
          <w:kern w:val="0"/>
          <w:sz w:val="24"/>
          <w:szCs w:val="24"/>
        </w:rPr>
        <w:t>, we try again, unless we have exhausted all of our retry attempts.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corresponding Spring configuration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&lt;aop:aspectj-autoproxy/&gt;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"concurrentOperationExecutor"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"com.xyz.myapp.service.impl.ConcurrentOperationExecutor"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"maxRetries"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"3"</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refine the aspect so that it retries only idempotent operations, we might define the following </w:t>
      </w:r>
      <w:r w:rsidRPr="00BA0D5D">
        <w:rPr>
          <w:rFonts w:ascii="Consolas" w:eastAsia="宋体" w:hAnsi="Consolas" w:cs="宋体"/>
          <w:color w:val="34302D"/>
          <w:kern w:val="0"/>
          <w:sz w:val="23"/>
          <w:szCs w:val="23"/>
          <w:shd w:val="clear" w:color="auto" w:fill="F7F7F8"/>
        </w:rPr>
        <w:t>Idempotent</w:t>
      </w:r>
      <w:r w:rsidRPr="00BA0D5D">
        <w:rPr>
          <w:rFonts w:ascii="inherit" w:eastAsia="宋体" w:hAnsi="inherit" w:cs="Arial"/>
          <w:color w:val="34302D"/>
          <w:kern w:val="0"/>
          <w:sz w:val="24"/>
          <w:szCs w:val="24"/>
        </w:rPr>
        <w:t>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Idempotent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marker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can then use the annotation to annotate the implementation of service operations. The change to the aspect to retry only idempotent operations involves refining the pointcut expression so that only </w:t>
      </w:r>
      <w:r w:rsidRPr="00BA0D5D">
        <w:rPr>
          <w:rFonts w:ascii="Consolas" w:eastAsia="宋体" w:hAnsi="Consolas" w:cs="宋体"/>
          <w:color w:val="34302D"/>
          <w:kern w:val="0"/>
          <w:sz w:val="23"/>
          <w:szCs w:val="23"/>
          <w:shd w:val="clear" w:color="auto" w:fill="F7F7F8"/>
        </w:rPr>
        <w:t>@Idempotent</w:t>
      </w:r>
      <w:r w:rsidRPr="00BA0D5D">
        <w:rPr>
          <w:rFonts w:ascii="inherit" w:eastAsia="宋体" w:hAnsi="inherit" w:cs="Arial"/>
          <w:color w:val="34302D"/>
          <w:kern w:val="0"/>
          <w:sz w:val="24"/>
          <w:szCs w:val="24"/>
        </w:rPr>
        <w:t> operations match,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 &amp;&amp; "</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DD1144"/>
          <w:kern w:val="0"/>
          <w:sz w:val="24"/>
          <w:szCs w:val="24"/>
        </w:rPr>
        <w:t>"@annotation(com.xyz.myapp.service.Idempotent)"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doConcurrentOperation(ProceedingJoinPoint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66" w:name="_Toc15219534"/>
      <w:r w:rsidRPr="00BA0D5D">
        <w:rPr>
          <w:rFonts w:ascii="Arial" w:eastAsia="宋体" w:hAnsi="Arial" w:cs="Arial"/>
          <w:color w:val="34302D"/>
          <w:kern w:val="0"/>
          <w:sz w:val="41"/>
          <w:szCs w:val="41"/>
        </w:rPr>
        <w:t>5.5. Schema-based AOP Support</w:t>
      </w:r>
      <w:bookmarkEnd w:id="246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prefer an XML-based format, Spring also offers support for defining aspects using the new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namespace tags. The exact same pointcut expressions and advice kinds as when using the @AspectJ style are supported. Hence, in this section we focus on the new syntax and refer the reader to the discussion in the previous section (</w:t>
      </w:r>
      <w:hyperlink r:id="rId559" w:anchor="aop-ataspectj" w:history="1">
        <w:r w:rsidRPr="00BA0D5D">
          <w:rPr>
            <w:rFonts w:ascii="inherit" w:eastAsia="宋体" w:hAnsi="inherit" w:cs="Arial"/>
            <w:color w:val="548E2E"/>
            <w:kern w:val="0"/>
            <w:sz w:val="24"/>
            <w:szCs w:val="24"/>
            <w:u w:val="single"/>
          </w:rPr>
          <w:t>@AspectJ support</w:t>
        </w:r>
      </w:hyperlink>
      <w:r w:rsidRPr="00BA0D5D">
        <w:rPr>
          <w:rFonts w:ascii="inherit" w:eastAsia="宋体" w:hAnsi="inherit" w:cs="Arial"/>
          <w:color w:val="34302D"/>
          <w:kern w:val="0"/>
          <w:sz w:val="24"/>
          <w:szCs w:val="24"/>
        </w:rPr>
        <w:t>) for an understanding of writing pointcut expressions and the binding of advice parameters.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use the aop namespace tags described in this section, you need to import the </w:t>
      </w:r>
      <w:r w:rsidRPr="00BA0D5D">
        <w:rPr>
          <w:rFonts w:ascii="Consolas" w:eastAsia="宋体" w:hAnsi="Consolas" w:cs="宋体"/>
          <w:color w:val="34302D"/>
          <w:kern w:val="0"/>
          <w:sz w:val="23"/>
          <w:szCs w:val="23"/>
          <w:shd w:val="clear" w:color="auto" w:fill="F7F7F8"/>
        </w:rPr>
        <w:t>spring-aop</w:t>
      </w:r>
      <w:r w:rsidRPr="00BA0D5D">
        <w:rPr>
          <w:rFonts w:ascii="inherit" w:eastAsia="宋体" w:hAnsi="inherit" w:cs="Arial"/>
          <w:color w:val="34302D"/>
          <w:kern w:val="0"/>
          <w:sz w:val="24"/>
          <w:szCs w:val="24"/>
        </w:rPr>
        <w:t> schema, as described in </w:t>
      </w:r>
      <w:hyperlink r:id="rId560" w:anchor="xsd-schemas" w:history="1">
        <w:r w:rsidRPr="00BA0D5D">
          <w:rPr>
            <w:rFonts w:ascii="inherit" w:eastAsia="宋体" w:hAnsi="inherit" w:cs="Arial"/>
            <w:color w:val="548E2E"/>
            <w:kern w:val="0"/>
            <w:sz w:val="24"/>
            <w:szCs w:val="24"/>
            <w:u w:val="single"/>
          </w:rPr>
          <w:t>XML Schema-based configuration</w:t>
        </w:r>
      </w:hyperlink>
      <w:r w:rsidRPr="00BA0D5D">
        <w:rPr>
          <w:rFonts w:ascii="inherit" w:eastAsia="宋体" w:hAnsi="inherit" w:cs="Arial"/>
          <w:color w:val="34302D"/>
          <w:kern w:val="0"/>
          <w:sz w:val="24"/>
          <w:szCs w:val="24"/>
        </w:rPr>
        <w:t>. See </w:t>
      </w:r>
      <w:hyperlink r:id="rId561" w:anchor="xsd-schemas-aop" w:history="1">
        <w:r w:rsidRPr="00BA0D5D">
          <w:rPr>
            <w:rFonts w:ascii="inherit" w:eastAsia="宋体" w:hAnsi="inherit" w:cs="Arial"/>
            <w:color w:val="548E2E"/>
            <w:kern w:val="0"/>
            <w:sz w:val="24"/>
            <w:szCs w:val="24"/>
            <w:u w:val="single"/>
          </w:rPr>
          <w:t>the AOP schema</w:t>
        </w:r>
      </w:hyperlink>
      <w:r w:rsidRPr="00BA0D5D">
        <w:rPr>
          <w:rFonts w:ascii="inherit" w:eastAsia="宋体" w:hAnsi="inherit" w:cs="Arial"/>
          <w:color w:val="34302D"/>
          <w:kern w:val="0"/>
          <w:sz w:val="24"/>
          <w:szCs w:val="24"/>
        </w:rPr>
        <w:t> for how to import the tags in 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namespace.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Within your Spring configurations, all aspect and advisor elements must be placed within an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(you can have more than one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in an application context configuration). An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can contain pointcut, advisor, and aspect elements (note that these must be declared in that order).</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&lt;aop:config&gt;</w:t>
            </w:r>
            <w:r w:rsidRPr="00BA0D5D">
              <w:rPr>
                <w:rFonts w:ascii="宋体" w:eastAsia="宋体" w:hAnsi="宋体" w:cs="宋体"/>
                <w:kern w:val="0"/>
                <w:sz w:val="24"/>
                <w:szCs w:val="24"/>
              </w:rPr>
              <w:t> style of configuration makes heavy use of Spring’s </w:t>
            </w:r>
            <w:hyperlink r:id="rId562" w:anchor="aop-autoproxy" w:history="1">
              <w:r w:rsidRPr="00BA0D5D">
                <w:rPr>
                  <w:rFonts w:ascii="宋体" w:eastAsia="宋体" w:hAnsi="宋体" w:cs="宋体"/>
                  <w:color w:val="548E2E"/>
                  <w:kern w:val="0"/>
                  <w:sz w:val="24"/>
                  <w:szCs w:val="24"/>
                  <w:u w:val="single"/>
                </w:rPr>
                <w:t>auto-proxying</w:t>
              </w:r>
            </w:hyperlink>
            <w:r w:rsidRPr="00BA0D5D">
              <w:rPr>
                <w:rFonts w:ascii="宋体" w:eastAsia="宋体" w:hAnsi="宋体" w:cs="宋体"/>
                <w:kern w:val="0"/>
                <w:sz w:val="24"/>
                <w:szCs w:val="24"/>
              </w:rPr>
              <w:t> mechanism. This can cause issues (such as advice not being woven) if you already use explicit auto-proxying through the use of</w:t>
            </w:r>
            <w:r w:rsidRPr="00BA0D5D">
              <w:rPr>
                <w:rFonts w:ascii="Consolas" w:eastAsia="宋体" w:hAnsi="Consolas" w:cs="宋体"/>
                <w:kern w:val="0"/>
                <w:sz w:val="23"/>
                <w:szCs w:val="23"/>
                <w:shd w:val="clear" w:color="auto" w:fill="F7F7F8"/>
              </w:rPr>
              <w:t>BeanNameAutoProxyCreator</w:t>
            </w:r>
            <w:r w:rsidRPr="00BA0D5D">
              <w:rPr>
                <w:rFonts w:ascii="宋体" w:eastAsia="宋体" w:hAnsi="宋体" w:cs="宋体"/>
                <w:kern w:val="0"/>
                <w:sz w:val="24"/>
                <w:szCs w:val="24"/>
              </w:rPr>
              <w:t> or something similar. The recommended usage pattern is to use either only the </w:t>
            </w:r>
            <w:r w:rsidRPr="00BA0D5D">
              <w:rPr>
                <w:rFonts w:ascii="Consolas" w:eastAsia="宋体" w:hAnsi="Consolas" w:cs="宋体"/>
                <w:kern w:val="0"/>
                <w:sz w:val="23"/>
                <w:szCs w:val="23"/>
                <w:shd w:val="clear" w:color="auto" w:fill="F7F7F8"/>
              </w:rPr>
              <w:t>&lt;aop:config&gt;</w:t>
            </w:r>
            <w:r w:rsidRPr="00BA0D5D">
              <w:rPr>
                <w:rFonts w:ascii="宋体" w:eastAsia="宋体" w:hAnsi="宋体" w:cs="宋体"/>
                <w:kern w:val="0"/>
                <w:sz w:val="24"/>
                <w:szCs w:val="24"/>
              </w:rPr>
              <w:t> style or only the </w:t>
            </w:r>
            <w:r w:rsidRPr="00BA0D5D">
              <w:rPr>
                <w:rFonts w:ascii="Consolas" w:eastAsia="宋体" w:hAnsi="Consolas" w:cs="宋体"/>
                <w:kern w:val="0"/>
                <w:sz w:val="23"/>
                <w:szCs w:val="23"/>
                <w:shd w:val="clear" w:color="auto" w:fill="F7F7F8"/>
              </w:rPr>
              <w:t>AutoProxyCreator</w:t>
            </w:r>
            <w:r w:rsidRPr="00BA0D5D">
              <w:rPr>
                <w:rFonts w:ascii="宋体" w:eastAsia="宋体" w:hAnsi="宋体" w:cs="宋体"/>
                <w:kern w:val="0"/>
                <w:sz w:val="24"/>
                <w:szCs w:val="24"/>
              </w:rPr>
              <w:t> style and never mix them.</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5.5.1. Declaring an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the schema support, an aspect is a regular Java object defined as a bean in your Spring application context. The state and behavior are captured in the fields and methods of the object, and the pointcut and advice information are captured in the 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an aspect by using the &lt;aop:aspect&gt; element, and reference the backing bean by using the </w:t>
      </w:r>
      <w:r w:rsidRPr="00BA0D5D">
        <w:rPr>
          <w:rFonts w:ascii="Consolas" w:eastAsia="宋体" w:hAnsi="Consolas" w:cs="宋体"/>
          <w:color w:val="34302D"/>
          <w:kern w:val="0"/>
          <w:sz w:val="23"/>
          <w:szCs w:val="23"/>
          <w:shd w:val="clear" w:color="auto" w:fill="F7F7F8"/>
        </w:rPr>
        <w:t>ref</w:t>
      </w:r>
      <w:r w:rsidRPr="00BA0D5D">
        <w:rPr>
          <w:rFonts w:ascii="inherit" w:eastAsia="宋体" w:hAnsi="inherit" w:cs="Arial"/>
          <w:color w:val="34302D"/>
          <w:kern w:val="0"/>
          <w:sz w:val="24"/>
          <w:szCs w:val="24"/>
        </w:rPr>
        <w:t> attribute,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bean that backs the aspect (</w:t>
      </w:r>
      <w:r w:rsidRPr="00BA0D5D">
        <w:rPr>
          <w:rFonts w:ascii="Consolas" w:eastAsia="宋体" w:hAnsi="Consolas" w:cs="宋体"/>
          <w:color w:val="34302D"/>
          <w:kern w:val="0"/>
          <w:sz w:val="23"/>
          <w:szCs w:val="23"/>
          <w:shd w:val="clear" w:color="auto" w:fill="F7F7F8"/>
        </w:rPr>
        <w:t>aBean</w:t>
      </w:r>
      <w:r w:rsidRPr="00BA0D5D">
        <w:rPr>
          <w:rFonts w:ascii="inherit" w:eastAsia="宋体" w:hAnsi="inherit" w:cs="Arial"/>
          <w:color w:val="34302D"/>
          <w:kern w:val="0"/>
          <w:sz w:val="24"/>
          <w:szCs w:val="24"/>
        </w:rPr>
        <w:t> in this case) can of course be configured and dependency injected just like any other Spring bean.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5.5.2. Declaring a Pointcut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a named pointcut inside an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letting the pointcut definition be shared across several aspects and advisors.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pointcut that represents the execution of any business service in the service layer can be defined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pointcut expression itself is using the same AspectJ pointcut expression language as described in </w:t>
      </w:r>
      <w:hyperlink r:id="rId563" w:anchor="aop-ataspectj" w:history="1">
        <w:r w:rsidRPr="00BA0D5D">
          <w:rPr>
            <w:rFonts w:ascii="inherit" w:eastAsia="宋体" w:hAnsi="inherit" w:cs="Arial"/>
            <w:color w:val="548E2E"/>
            <w:kern w:val="0"/>
            <w:sz w:val="24"/>
            <w:szCs w:val="24"/>
            <w:u w:val="single"/>
          </w:rPr>
          <w:t>@AspectJ support</w:t>
        </w:r>
      </w:hyperlink>
      <w:r w:rsidRPr="00BA0D5D">
        <w:rPr>
          <w:rFonts w:ascii="inherit" w:eastAsia="宋体" w:hAnsi="inherit" w:cs="Arial"/>
          <w:color w:val="34302D"/>
          <w:kern w:val="0"/>
          <w:sz w:val="24"/>
          <w:szCs w:val="24"/>
        </w:rPr>
        <w:t>. If you use the schema based declaration style, you can refer to named pointcuts defined in types (@Aspects) within the pointcut expression. Another way of defining the above pointcut would be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Assume that you have a </w:t>
      </w:r>
      <w:r w:rsidRPr="00BA0D5D">
        <w:rPr>
          <w:rFonts w:ascii="Consolas" w:eastAsia="宋体" w:hAnsi="Consolas" w:cs="宋体"/>
          <w:color w:val="34302D"/>
          <w:kern w:val="0"/>
          <w:sz w:val="23"/>
          <w:szCs w:val="23"/>
          <w:shd w:val="clear" w:color="auto" w:fill="F7F7F8"/>
        </w:rPr>
        <w:t>SystemArchitecture</w:t>
      </w:r>
      <w:r w:rsidRPr="00BA0D5D">
        <w:rPr>
          <w:rFonts w:ascii="inherit" w:eastAsia="宋体" w:hAnsi="inherit" w:cs="Arial"/>
          <w:color w:val="34302D"/>
          <w:kern w:val="0"/>
          <w:sz w:val="24"/>
          <w:szCs w:val="24"/>
        </w:rPr>
        <w:t> aspect as described in </w:t>
      </w:r>
      <w:hyperlink r:id="rId564" w:anchor="aop-common-pointcuts" w:history="1">
        <w:r w:rsidRPr="00BA0D5D">
          <w:rPr>
            <w:rFonts w:ascii="inherit" w:eastAsia="宋体" w:hAnsi="inherit" w:cs="Arial"/>
            <w:color w:val="548E2E"/>
            <w:kern w:val="0"/>
            <w:sz w:val="24"/>
            <w:szCs w:val="24"/>
            <w:u w:val="single"/>
          </w:rPr>
          <w:t>Sharing Common Pointcut Definitions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Then declaring a pointcut inside an aspect is very similar to declaring a top-level pointcut,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much the same way as an @AspectJ aspect, pointcuts declared by using the schema based definition style can collect join point context. For example, the following pointcut collects the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object as the join point context and passes it to the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 xml:space="preserve">"execution(* com.xyz.myapp.service.*.*(..)) </w:t>
      </w:r>
      <w:r w:rsidRPr="00BA0D5D">
        <w:rPr>
          <w:rFonts w:ascii="Consolas" w:eastAsia="宋体" w:hAnsi="Consolas" w:cs="宋体"/>
          <w:color w:val="880000"/>
          <w:kern w:val="0"/>
          <w:sz w:val="24"/>
          <w:szCs w:val="24"/>
        </w:rPr>
        <w:t>&amp;amp;&amp;amp;</w:t>
      </w: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this(service)"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"monitor"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advice must be declared to receive the collected join point context by including parameters of the matching names,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monitor(Object 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combining pointcut sub-expressions, </w:t>
      </w:r>
      <w:r w:rsidRPr="00BA0D5D">
        <w:rPr>
          <w:rFonts w:ascii="Consolas" w:eastAsia="宋体" w:hAnsi="Consolas" w:cs="宋体"/>
          <w:color w:val="34302D"/>
          <w:kern w:val="0"/>
          <w:sz w:val="23"/>
          <w:szCs w:val="23"/>
          <w:shd w:val="clear" w:color="auto" w:fill="F7F7F8"/>
        </w:rPr>
        <w:t>&amp;&amp;</w:t>
      </w:r>
      <w:r w:rsidRPr="00BA0D5D">
        <w:rPr>
          <w:rFonts w:ascii="inherit" w:eastAsia="宋体" w:hAnsi="inherit" w:cs="Arial"/>
          <w:color w:val="34302D"/>
          <w:kern w:val="0"/>
          <w:sz w:val="24"/>
          <w:szCs w:val="24"/>
        </w:rPr>
        <w:t> is awkward within an XML document, so you can use the </w:t>
      </w:r>
      <w:r w:rsidRPr="00BA0D5D">
        <w:rPr>
          <w:rFonts w:ascii="Consolas" w:eastAsia="宋体" w:hAnsi="Consolas" w:cs="宋体"/>
          <w:color w:val="34302D"/>
          <w:kern w:val="0"/>
          <w:sz w:val="23"/>
          <w:szCs w:val="23"/>
          <w:shd w:val="clear" w:color="auto" w:fill="F7F7F8"/>
        </w:rPr>
        <w:t>and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or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not</w:t>
      </w:r>
      <w:r w:rsidRPr="00BA0D5D">
        <w:rPr>
          <w:rFonts w:ascii="inherit" w:eastAsia="宋体" w:hAnsi="inherit" w:cs="Arial"/>
          <w:color w:val="34302D"/>
          <w:kern w:val="0"/>
          <w:sz w:val="24"/>
          <w:szCs w:val="24"/>
        </w:rPr>
        <w:t>keywords in place of </w:t>
      </w:r>
      <w:r w:rsidRPr="00BA0D5D">
        <w:rPr>
          <w:rFonts w:ascii="Consolas" w:eastAsia="宋体" w:hAnsi="Consolas" w:cs="宋体"/>
          <w:color w:val="34302D"/>
          <w:kern w:val="0"/>
          <w:sz w:val="23"/>
          <w:szCs w:val="23"/>
          <w:shd w:val="clear" w:color="auto" w:fill="F7F7F8"/>
        </w:rPr>
        <w:t>&amp;&amp;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respectively. For example, the previous pointcut can be better written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 and this(service)"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"monitor"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pointcuts defined in this way are referred to by their XML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and cannot be used as named pointcuts to form composite pointcuts. The named pointcut support in the schema-based definition style is thus more limited than that offered by the @AspectJ style.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5.5.3. Declaring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schema-based AOP support uses the same five kinds of advice as the @AspectJ style, and they have exactly the same semantics.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Before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Before advice runs before a matched method execution. It is declared inside an </w:t>
      </w:r>
      <w:r w:rsidRPr="00BA0D5D">
        <w:rPr>
          <w:rFonts w:ascii="Consolas" w:eastAsia="宋体" w:hAnsi="Consolas" w:cs="宋体"/>
          <w:color w:val="34302D"/>
          <w:kern w:val="0"/>
          <w:sz w:val="23"/>
          <w:szCs w:val="23"/>
          <w:shd w:val="clear" w:color="auto" w:fill="F7F7F8"/>
        </w:rPr>
        <w:t>&lt;aop:aspect&gt;</w:t>
      </w:r>
      <w:r w:rsidRPr="00BA0D5D">
        <w:rPr>
          <w:rFonts w:ascii="inherit" w:eastAsia="宋体" w:hAnsi="inherit" w:cs="Arial"/>
          <w:color w:val="34302D"/>
          <w:kern w:val="0"/>
          <w:sz w:val="24"/>
          <w:szCs w:val="24"/>
        </w:rPr>
        <w:t> by using the &lt;aop:before&gt;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"beforeExample"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"doAccessCheck"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Here, </w:t>
      </w:r>
      <w:r w:rsidRPr="00BA0D5D">
        <w:rPr>
          <w:rFonts w:ascii="Consolas" w:eastAsia="宋体" w:hAnsi="Consolas" w:cs="宋体"/>
          <w:color w:val="34302D"/>
          <w:kern w:val="0"/>
          <w:sz w:val="23"/>
          <w:szCs w:val="23"/>
          <w:shd w:val="clear" w:color="auto" w:fill="F7F7F8"/>
        </w:rPr>
        <w:t>dataAccessOperation</w:t>
      </w:r>
      <w:r w:rsidRPr="00BA0D5D">
        <w:rPr>
          <w:rFonts w:ascii="inherit" w:eastAsia="宋体" w:hAnsi="inherit" w:cs="Arial"/>
          <w:color w:val="34302D"/>
          <w:kern w:val="0"/>
          <w:sz w:val="24"/>
          <w:szCs w:val="24"/>
        </w:rPr>
        <w:t> is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of a pointcut defined at the top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level. To define the pointcut inline instead, replace the </w:t>
      </w:r>
      <w:r w:rsidRPr="00BA0D5D">
        <w:rPr>
          <w:rFonts w:ascii="Consolas" w:eastAsia="宋体" w:hAnsi="Consolas" w:cs="宋体"/>
          <w:color w:val="34302D"/>
          <w:kern w:val="0"/>
          <w:sz w:val="23"/>
          <w:szCs w:val="23"/>
          <w:shd w:val="clear" w:color="auto" w:fill="F7F7F8"/>
        </w:rPr>
        <w:t>pointcut-ref</w:t>
      </w:r>
      <w:r w:rsidRPr="00BA0D5D">
        <w:rPr>
          <w:rFonts w:ascii="inherit" w:eastAsia="宋体" w:hAnsi="inherit" w:cs="Arial"/>
          <w:color w:val="34302D"/>
          <w:kern w:val="0"/>
          <w:sz w:val="24"/>
          <w:szCs w:val="24"/>
        </w:rPr>
        <w:t> attribute with a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attribute,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"beforeExample"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com.xyz.myapp.dao.*.*(..))"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"doAccessCheck"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we noted in the discussion of the @AspectJ style, using named pointcuts can significantly improve the readability of your code.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method</w:t>
      </w:r>
      <w:r w:rsidRPr="00BA0D5D">
        <w:rPr>
          <w:rFonts w:ascii="inherit" w:eastAsia="宋体" w:hAnsi="inherit" w:cs="Arial"/>
          <w:color w:val="34302D"/>
          <w:kern w:val="0"/>
          <w:sz w:val="24"/>
          <w:szCs w:val="24"/>
        </w:rPr>
        <w:t> attribute identifies a method (</w:t>
      </w:r>
      <w:r w:rsidRPr="00BA0D5D">
        <w:rPr>
          <w:rFonts w:ascii="Consolas" w:eastAsia="宋体" w:hAnsi="Consolas" w:cs="宋体"/>
          <w:color w:val="34302D"/>
          <w:kern w:val="0"/>
          <w:sz w:val="23"/>
          <w:szCs w:val="23"/>
          <w:shd w:val="clear" w:color="auto" w:fill="F7F7F8"/>
        </w:rPr>
        <w:t>doAccessCheck</w:t>
      </w:r>
      <w:r w:rsidRPr="00BA0D5D">
        <w:rPr>
          <w:rFonts w:ascii="inherit" w:eastAsia="宋体" w:hAnsi="inherit" w:cs="Arial"/>
          <w:color w:val="34302D"/>
          <w:kern w:val="0"/>
          <w:sz w:val="24"/>
          <w:szCs w:val="24"/>
        </w:rPr>
        <w:t>) that provides the body of the advice. This method must be defined for the bean referenced by the aspect element that contains the advice. Before a data access operation is executed (a method execution join point matched by the pointcut expression), the </w:t>
      </w:r>
      <w:r w:rsidRPr="00BA0D5D">
        <w:rPr>
          <w:rFonts w:ascii="Consolas" w:eastAsia="宋体" w:hAnsi="Consolas" w:cs="宋体"/>
          <w:color w:val="34302D"/>
          <w:kern w:val="0"/>
          <w:sz w:val="23"/>
          <w:szCs w:val="23"/>
          <w:shd w:val="clear" w:color="auto" w:fill="F7F7F8"/>
        </w:rPr>
        <w:t>doAccessCheck</w:t>
      </w:r>
      <w:r w:rsidRPr="00BA0D5D">
        <w:rPr>
          <w:rFonts w:ascii="inherit" w:eastAsia="宋体" w:hAnsi="inherit" w:cs="Arial"/>
          <w:color w:val="34302D"/>
          <w:kern w:val="0"/>
          <w:sz w:val="24"/>
          <w:szCs w:val="24"/>
        </w:rPr>
        <w:t> method on the aspect bean is invoked.</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lastRenderedPageBreak/>
        <w:t>After Returning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returning advice runs when a matched method execution completes normally. It is declared inside an </w:t>
      </w:r>
      <w:r w:rsidRPr="00BA0D5D">
        <w:rPr>
          <w:rFonts w:ascii="Consolas" w:eastAsia="宋体" w:hAnsi="Consolas" w:cs="宋体"/>
          <w:color w:val="34302D"/>
          <w:kern w:val="0"/>
          <w:sz w:val="23"/>
          <w:szCs w:val="23"/>
          <w:shd w:val="clear" w:color="auto" w:fill="F7F7F8"/>
        </w:rPr>
        <w:t>&lt;aop:aspect&gt;</w:t>
      </w:r>
      <w:r w:rsidRPr="00BA0D5D">
        <w:rPr>
          <w:rFonts w:ascii="inherit" w:eastAsia="宋体" w:hAnsi="inherit" w:cs="Arial"/>
          <w:color w:val="34302D"/>
          <w:kern w:val="0"/>
          <w:sz w:val="24"/>
          <w:szCs w:val="24"/>
        </w:rPr>
        <w:t> in the same way as before advice. The following example shows how to declare 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"afterReturningExample"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&lt;aop:after-returning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"doAccessCheck"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in the @AspectJ style, you can get the return value within the advice body. To do so, use the returning attribute to specify the name of the parameter to which the return value should be passed,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"afterReturningExample"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&lt;aop:after-returning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returning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"retVal"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"doAccessCheck"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doAccessCheck</w:t>
      </w:r>
      <w:r w:rsidRPr="00BA0D5D">
        <w:rPr>
          <w:rFonts w:ascii="inherit" w:eastAsia="宋体" w:hAnsi="inherit" w:cs="Arial"/>
          <w:color w:val="34302D"/>
          <w:kern w:val="0"/>
          <w:sz w:val="24"/>
          <w:szCs w:val="24"/>
        </w:rPr>
        <w:t> method must declare a parameter named </w:t>
      </w:r>
      <w:r w:rsidRPr="00BA0D5D">
        <w:rPr>
          <w:rFonts w:ascii="Consolas" w:eastAsia="宋体" w:hAnsi="Consolas" w:cs="宋体"/>
          <w:color w:val="34302D"/>
          <w:kern w:val="0"/>
          <w:sz w:val="23"/>
          <w:szCs w:val="23"/>
          <w:shd w:val="clear" w:color="auto" w:fill="F7F7F8"/>
        </w:rPr>
        <w:t>retVal</w:t>
      </w:r>
      <w:r w:rsidRPr="00BA0D5D">
        <w:rPr>
          <w:rFonts w:ascii="inherit" w:eastAsia="宋体" w:hAnsi="inherit" w:cs="Arial"/>
          <w:color w:val="34302D"/>
          <w:kern w:val="0"/>
          <w:sz w:val="24"/>
          <w:szCs w:val="24"/>
        </w:rPr>
        <w:t>. The type of this parameter constrains matching in the same way as described for </w:t>
      </w:r>
      <w:r w:rsidRPr="00BA0D5D">
        <w:rPr>
          <w:rFonts w:ascii="Consolas" w:eastAsia="宋体" w:hAnsi="Consolas" w:cs="宋体"/>
          <w:color w:val="34302D"/>
          <w:kern w:val="0"/>
          <w:sz w:val="23"/>
          <w:szCs w:val="23"/>
          <w:shd w:val="clear" w:color="auto" w:fill="F7F7F8"/>
        </w:rPr>
        <w:t>@AfterReturning</w:t>
      </w:r>
      <w:r w:rsidRPr="00BA0D5D">
        <w:rPr>
          <w:rFonts w:ascii="inherit" w:eastAsia="宋体" w:hAnsi="inherit" w:cs="Arial"/>
          <w:color w:val="34302D"/>
          <w:kern w:val="0"/>
          <w:sz w:val="24"/>
          <w:szCs w:val="24"/>
        </w:rPr>
        <w:t>. For example, you can declare the method signature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doAccessCheck(Object retVal) {...</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Throwing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throwing advice executes when a matched method execution exits by throwing an exception. It is declared inside an </w:t>
      </w:r>
      <w:r w:rsidRPr="00BA0D5D">
        <w:rPr>
          <w:rFonts w:ascii="Consolas" w:eastAsia="宋体" w:hAnsi="Consolas" w:cs="宋体"/>
          <w:color w:val="34302D"/>
          <w:kern w:val="0"/>
          <w:sz w:val="23"/>
          <w:szCs w:val="23"/>
          <w:shd w:val="clear" w:color="auto" w:fill="F7F7F8"/>
        </w:rPr>
        <w:t>&lt;aop:aspect&gt;</w:t>
      </w:r>
      <w:r w:rsidRPr="00BA0D5D">
        <w:rPr>
          <w:rFonts w:ascii="inherit" w:eastAsia="宋体" w:hAnsi="inherit" w:cs="Arial"/>
          <w:color w:val="34302D"/>
          <w:kern w:val="0"/>
          <w:sz w:val="24"/>
          <w:szCs w:val="24"/>
        </w:rPr>
        <w:t> by using the after-throwing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"afterThrowingExample"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&lt;aop:after-throwing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"doRecoveryActions"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in the @AspectJ style, you can get the thrown exception within the advice body. To do so, use the throwing attribute to specify the name of the parameter to which the exception should be passed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"afterThrowingExample"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&lt;aop:after-throwing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throwing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"dataAccessEx"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"doRecoveryActions"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doRecoveryActions</w:t>
      </w:r>
      <w:r w:rsidRPr="00BA0D5D">
        <w:rPr>
          <w:rFonts w:ascii="inherit" w:eastAsia="宋体" w:hAnsi="inherit" w:cs="Arial"/>
          <w:color w:val="34302D"/>
          <w:kern w:val="0"/>
          <w:sz w:val="24"/>
          <w:szCs w:val="24"/>
        </w:rPr>
        <w:t> method must declare a parameter named </w:t>
      </w:r>
      <w:r w:rsidRPr="00BA0D5D">
        <w:rPr>
          <w:rFonts w:ascii="Consolas" w:eastAsia="宋体" w:hAnsi="Consolas" w:cs="宋体"/>
          <w:color w:val="34302D"/>
          <w:kern w:val="0"/>
          <w:sz w:val="23"/>
          <w:szCs w:val="23"/>
          <w:shd w:val="clear" w:color="auto" w:fill="F7F7F8"/>
        </w:rPr>
        <w:t>dataAccessEx</w:t>
      </w:r>
      <w:r w:rsidRPr="00BA0D5D">
        <w:rPr>
          <w:rFonts w:ascii="inherit" w:eastAsia="宋体" w:hAnsi="inherit" w:cs="Arial"/>
          <w:color w:val="34302D"/>
          <w:kern w:val="0"/>
          <w:sz w:val="24"/>
          <w:szCs w:val="24"/>
        </w:rPr>
        <w:t>. The type of this parameter constrains matching in the same way as described for </w:t>
      </w:r>
      <w:r w:rsidRPr="00BA0D5D">
        <w:rPr>
          <w:rFonts w:ascii="Consolas" w:eastAsia="宋体" w:hAnsi="Consolas" w:cs="宋体"/>
          <w:color w:val="34302D"/>
          <w:kern w:val="0"/>
          <w:sz w:val="23"/>
          <w:szCs w:val="23"/>
          <w:shd w:val="clear" w:color="auto" w:fill="F7F7F8"/>
        </w:rPr>
        <w:t>@AfterThrowing</w:t>
      </w:r>
      <w:r w:rsidRPr="00BA0D5D">
        <w:rPr>
          <w:rFonts w:ascii="inherit" w:eastAsia="宋体" w:hAnsi="inherit" w:cs="Arial"/>
          <w:color w:val="34302D"/>
          <w:kern w:val="0"/>
          <w:sz w:val="24"/>
          <w:szCs w:val="24"/>
        </w:rPr>
        <w:t>. For example, the method signature may be declared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doRecoveryActions(DataAccessException dataAccessEx) {...</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(Finally)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After (finally) advice runs no matter how a matched method execution exits. You can declare it by using the </w:t>
      </w:r>
      <w:r w:rsidRPr="00BA0D5D">
        <w:rPr>
          <w:rFonts w:ascii="Consolas" w:eastAsia="宋体" w:hAnsi="Consolas" w:cs="宋体"/>
          <w:color w:val="34302D"/>
          <w:kern w:val="0"/>
          <w:sz w:val="23"/>
          <w:szCs w:val="23"/>
          <w:shd w:val="clear" w:color="auto" w:fill="F7F7F8"/>
        </w:rPr>
        <w:t>after</w:t>
      </w:r>
      <w:r w:rsidRPr="00BA0D5D">
        <w:rPr>
          <w:rFonts w:ascii="inherit" w:eastAsia="宋体" w:hAnsi="inherit" w:cs="Arial"/>
          <w:color w:val="34302D"/>
          <w:kern w:val="0"/>
          <w:sz w:val="24"/>
          <w:szCs w:val="24"/>
        </w:rPr>
        <w:t>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"afterFinallyExample"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&lt;aop:after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"dataAccessOperation"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"doReleaseLock"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Around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The last kind of advice is around advice. Around advice runs “around” a matched method execution. It has the opportunity to do work both before and after the method executes and to determine when, how, and even if the method actually gets to execute at all. Around advice is often used to share state before and after a method execution in a thread-safe manner (starting and stopping a timer, for example). Always use the least </w:t>
      </w:r>
      <w:r w:rsidRPr="00BA0D5D">
        <w:rPr>
          <w:rFonts w:ascii="inherit" w:eastAsia="宋体" w:hAnsi="inherit" w:cs="Arial"/>
          <w:color w:val="34302D"/>
          <w:kern w:val="0"/>
          <w:sz w:val="24"/>
          <w:szCs w:val="24"/>
        </w:rPr>
        <w:lastRenderedPageBreak/>
        <w:t>powerful form of advice that meets your requirements. Do not use around advice if before advice can do the job.</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declare around advice by using the </w:t>
      </w:r>
      <w:r w:rsidRPr="00BA0D5D">
        <w:rPr>
          <w:rFonts w:ascii="Consolas" w:eastAsia="宋体" w:hAnsi="Consolas" w:cs="宋体"/>
          <w:color w:val="34302D"/>
          <w:kern w:val="0"/>
          <w:sz w:val="23"/>
          <w:szCs w:val="23"/>
          <w:shd w:val="clear" w:color="auto" w:fill="F7F7F8"/>
        </w:rPr>
        <w:t>aop:around</w:t>
      </w:r>
      <w:r w:rsidRPr="00BA0D5D">
        <w:rPr>
          <w:rFonts w:ascii="inherit" w:eastAsia="宋体" w:hAnsi="inherit" w:cs="Arial"/>
          <w:color w:val="34302D"/>
          <w:kern w:val="0"/>
          <w:sz w:val="24"/>
          <w:szCs w:val="24"/>
        </w:rPr>
        <w:t> element. The first parameter of the advice method must be of type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Within the body of the advice, calling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on the </w:t>
      </w:r>
      <w:r w:rsidRPr="00BA0D5D">
        <w:rPr>
          <w:rFonts w:ascii="Consolas" w:eastAsia="宋体" w:hAnsi="Consolas" w:cs="宋体"/>
          <w:color w:val="34302D"/>
          <w:kern w:val="0"/>
          <w:sz w:val="23"/>
          <w:szCs w:val="23"/>
          <w:shd w:val="clear" w:color="auto" w:fill="F7F7F8"/>
        </w:rPr>
        <w:t>ProceedingJoinPoint</w:t>
      </w:r>
      <w:r w:rsidRPr="00BA0D5D">
        <w:rPr>
          <w:rFonts w:ascii="inherit" w:eastAsia="宋体" w:hAnsi="inherit" w:cs="Arial"/>
          <w:color w:val="34302D"/>
          <w:kern w:val="0"/>
          <w:sz w:val="24"/>
          <w:szCs w:val="24"/>
        </w:rPr>
        <w:t> causes the underlying method to execute.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may also be called with 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The values in the array are used as the arguments to the method execution when it proceeds. See </w:t>
      </w:r>
      <w:hyperlink r:id="rId565" w:anchor="aop-ataspectj-around-advice" w:history="1">
        <w:r w:rsidRPr="00BA0D5D">
          <w:rPr>
            <w:rFonts w:ascii="inherit" w:eastAsia="宋体" w:hAnsi="inherit" w:cs="Arial"/>
            <w:color w:val="548E2E"/>
            <w:kern w:val="0"/>
            <w:sz w:val="24"/>
            <w:szCs w:val="24"/>
            <w:u w:val="single"/>
          </w:rPr>
          <w:t>Around Advice</w:t>
        </w:r>
      </w:hyperlink>
      <w:r w:rsidRPr="00BA0D5D">
        <w:rPr>
          <w:rFonts w:ascii="inherit" w:eastAsia="宋体" w:hAnsi="inherit" w:cs="Arial"/>
          <w:color w:val="34302D"/>
          <w:kern w:val="0"/>
          <w:sz w:val="24"/>
          <w:szCs w:val="24"/>
        </w:rPr>
        <w:t> for notes on calling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with an </w:t>
      </w:r>
      <w:r w:rsidRPr="00BA0D5D">
        <w:rPr>
          <w:rFonts w:ascii="Consolas" w:eastAsia="宋体" w:hAnsi="Consolas" w:cs="宋体"/>
          <w:color w:val="34302D"/>
          <w:kern w:val="0"/>
          <w:sz w:val="23"/>
          <w:szCs w:val="23"/>
          <w:shd w:val="clear" w:color="auto" w:fill="F7F7F8"/>
        </w:rPr>
        <w:t>Object[]</w:t>
      </w:r>
      <w:r w:rsidRPr="00BA0D5D">
        <w:rPr>
          <w:rFonts w:ascii="inherit" w:eastAsia="宋体" w:hAnsi="inherit" w:cs="Arial"/>
          <w:color w:val="34302D"/>
          <w:kern w:val="0"/>
          <w:sz w:val="24"/>
          <w:szCs w:val="24"/>
        </w:rPr>
        <w:t>. The following example shows how to declare around advice in 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"aroundExample"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&lt;aop:around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"doBasicProfiling"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implementation of the </w:t>
      </w:r>
      <w:r w:rsidRPr="00BA0D5D">
        <w:rPr>
          <w:rFonts w:ascii="Consolas" w:eastAsia="宋体" w:hAnsi="Consolas" w:cs="宋体"/>
          <w:color w:val="34302D"/>
          <w:kern w:val="0"/>
          <w:sz w:val="23"/>
          <w:szCs w:val="23"/>
          <w:shd w:val="clear" w:color="auto" w:fill="F7F7F8"/>
        </w:rPr>
        <w:t>doBasicProfiling</w:t>
      </w:r>
      <w:r w:rsidRPr="00BA0D5D">
        <w:rPr>
          <w:rFonts w:ascii="inherit" w:eastAsia="宋体" w:hAnsi="inherit" w:cs="Arial"/>
          <w:color w:val="34302D"/>
          <w:kern w:val="0"/>
          <w:sz w:val="24"/>
          <w:szCs w:val="24"/>
        </w:rPr>
        <w:t> advice can be exactly the same as in the @AspectJ example (minus the annotation, of course),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doBasicProfiling(ProceedingJoinPoint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start stopwatch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retVal =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stop stopwatch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retVal;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Advice Parameters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schema-based declaration style supports fully typed advice in the same way as described for the @AspectJ support — by matching pointcut parameters by name against advice method parameters. See </w:t>
      </w:r>
      <w:hyperlink r:id="rId566" w:anchor="aop-ataspectj-advice-params" w:history="1">
        <w:r w:rsidRPr="00BA0D5D">
          <w:rPr>
            <w:rFonts w:ascii="inherit" w:eastAsia="宋体" w:hAnsi="inherit" w:cs="Arial"/>
            <w:color w:val="548E2E"/>
            <w:kern w:val="0"/>
            <w:sz w:val="24"/>
            <w:szCs w:val="24"/>
            <w:u w:val="single"/>
          </w:rPr>
          <w:t>Advice Parameters</w:t>
        </w:r>
      </w:hyperlink>
      <w:r w:rsidRPr="00BA0D5D">
        <w:rPr>
          <w:rFonts w:ascii="inherit" w:eastAsia="宋体" w:hAnsi="inherit" w:cs="Arial"/>
          <w:color w:val="34302D"/>
          <w:kern w:val="0"/>
          <w:sz w:val="24"/>
          <w:szCs w:val="24"/>
        </w:rPr>
        <w:t> for details. If you wish to explicitly specify argument names for the advice methods (not relying on the detection strategies previously described), you can do so by using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of the advice element, which is treated in the same manner as 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in an advice annotation (as described in </w:t>
      </w:r>
      <w:hyperlink r:id="rId567" w:anchor="aop-ataspectj-advice-params-names" w:history="1">
        <w:r w:rsidRPr="00BA0D5D">
          <w:rPr>
            <w:rFonts w:ascii="inherit" w:eastAsia="宋体" w:hAnsi="inherit" w:cs="Arial"/>
            <w:color w:val="548E2E"/>
            <w:kern w:val="0"/>
            <w:sz w:val="24"/>
            <w:szCs w:val="24"/>
            <w:u w:val="single"/>
          </w:rPr>
          <w:t>Determining Argument Names</w:t>
        </w:r>
      </w:hyperlink>
      <w:r w:rsidRPr="00BA0D5D">
        <w:rPr>
          <w:rFonts w:ascii="inherit" w:eastAsia="宋体" w:hAnsi="inherit" w:cs="Arial"/>
          <w:color w:val="34302D"/>
          <w:kern w:val="0"/>
          <w:sz w:val="24"/>
          <w:szCs w:val="24"/>
        </w:rPr>
        <w:t>). The following example shows how to specify an argument name in 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&lt;aop:before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"com.xyz.lib.Pointcuts.anyPublicMethod() and @annotation(auditable)"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"audit"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arg-names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"auditable"</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arg-names</w:t>
      </w:r>
      <w:r w:rsidRPr="00BA0D5D">
        <w:rPr>
          <w:rFonts w:ascii="inherit" w:eastAsia="宋体" w:hAnsi="inherit" w:cs="Arial"/>
          <w:color w:val="34302D"/>
          <w:kern w:val="0"/>
          <w:sz w:val="24"/>
          <w:szCs w:val="24"/>
        </w:rPr>
        <w:t> attribute accepts a comma-delimited list of parameter names.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following slightly more involved example of the XSD-based approach shows some around advice used in conjunction with a number of strongly typed parameters: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x.y.service;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PersonService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Person getPerson(String personName,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DefaultFooService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FooService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Person getPerson(String name,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Person(name, 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up is the aspect. Notice the fact that 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method accepts a number of strongly-typed parameters, the first of which happens to be the join point used to proceed with the method call. The presence of this parameter is an indication that the </w:t>
      </w:r>
      <w:r w:rsidRPr="00BA0D5D">
        <w:rPr>
          <w:rFonts w:ascii="Consolas" w:eastAsia="宋体" w:hAnsi="Consolas" w:cs="宋体"/>
          <w:color w:val="34302D"/>
          <w:kern w:val="0"/>
          <w:sz w:val="23"/>
          <w:szCs w:val="23"/>
          <w:shd w:val="clear" w:color="auto" w:fill="F7F7F8"/>
        </w:rPr>
        <w:t>profile(..)</w:t>
      </w:r>
      <w:r w:rsidRPr="00BA0D5D">
        <w:rPr>
          <w:rFonts w:ascii="inherit" w:eastAsia="宋体" w:hAnsi="inherit" w:cs="Arial"/>
          <w:color w:val="34302D"/>
          <w:kern w:val="0"/>
          <w:sz w:val="24"/>
          <w:szCs w:val="24"/>
        </w:rPr>
        <w:t> is to be used as </w:t>
      </w:r>
      <w:r w:rsidRPr="00BA0D5D">
        <w:rPr>
          <w:rFonts w:ascii="Consolas" w:eastAsia="宋体" w:hAnsi="Consolas" w:cs="宋体"/>
          <w:color w:val="34302D"/>
          <w:kern w:val="0"/>
          <w:sz w:val="23"/>
          <w:szCs w:val="23"/>
          <w:shd w:val="clear" w:color="auto" w:fill="F7F7F8"/>
        </w:rPr>
        <w:t>around</w:t>
      </w:r>
      <w:r w:rsidRPr="00BA0D5D">
        <w:rPr>
          <w:rFonts w:ascii="inherit" w:eastAsia="宋体" w:hAnsi="inherit" w:cs="Arial"/>
          <w:color w:val="34302D"/>
          <w:kern w:val="0"/>
          <w:sz w:val="24"/>
          <w:szCs w:val="24"/>
        </w:rPr>
        <w:t> advice,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org.aspectj.lang.ProceedingJoinPoint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org.springframework.util.StopWatch</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SimpleProfiler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profile(ProceedingJoinPoint call, String name,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age)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StopWatch clock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StopWatch(</w:t>
      </w:r>
      <w:r w:rsidRPr="00BA0D5D">
        <w:rPr>
          <w:rFonts w:ascii="Consolas" w:eastAsia="宋体" w:hAnsi="Consolas" w:cs="宋体"/>
          <w:color w:val="DD1144"/>
          <w:kern w:val="0"/>
          <w:sz w:val="24"/>
          <w:szCs w:val="24"/>
        </w:rPr>
        <w:t>"Profiling for '"</w:t>
      </w:r>
      <w:r w:rsidRPr="00BA0D5D">
        <w:rPr>
          <w:rFonts w:ascii="Consolas" w:eastAsia="宋体" w:hAnsi="Consolas" w:cs="宋体"/>
          <w:color w:val="34302D"/>
          <w:kern w:val="0"/>
          <w:sz w:val="24"/>
          <w:szCs w:val="24"/>
        </w:rPr>
        <w:t xml:space="preserve"> + name + </w:t>
      </w:r>
      <w:r w:rsidRPr="00BA0D5D">
        <w:rPr>
          <w:rFonts w:ascii="Consolas" w:eastAsia="宋体" w:hAnsi="Consolas" w:cs="宋体"/>
          <w:color w:val="DD1144"/>
          <w:kern w:val="0"/>
          <w:sz w:val="24"/>
          <w:szCs w:val="24"/>
        </w:rPr>
        <w:t>"' and '"</w:t>
      </w:r>
      <w:r w:rsidRPr="00BA0D5D">
        <w:rPr>
          <w:rFonts w:ascii="Consolas" w:eastAsia="宋体" w:hAnsi="Consolas" w:cs="宋体"/>
          <w:color w:val="34302D"/>
          <w:kern w:val="0"/>
          <w:sz w:val="24"/>
          <w:szCs w:val="24"/>
        </w:rPr>
        <w:t xml:space="preserve"> + age +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clock.start(call.toShortString());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call.proceed();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finally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clock.stop();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System.out.println(clock.prettyPrint());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the following example XML configuration effects the execution of the preceding advice for a particular join point: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xmlns:aop</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"http://www.springframework.org/schema/aop"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http://www.springframework.org/schema/aop https://www.springframework.org/schema/aop/spring-aop.xsd"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is the object that will be proxied by Spring's AOP infrastructure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"x.y.service.DefaultPersonService"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is the actual advice itself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"x.y.SimpleProfiler"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"theExecutionOfSomePersonServiceMethod"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x.y.service.PersonService.getPerson(String,int))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and args(name, 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&lt;aop:around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"theExecutionOfSomePersonServiceMethod"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driver script: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org.springframework.beans.factory.BeanFactory</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x.y.service.PersonService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Boot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BeanFactory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"x/y/plain.xml"</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PersonService person = (PersonService) ctx.getBean(</w:t>
      </w:r>
      <w:r w:rsidRPr="00BA0D5D">
        <w:rPr>
          <w:rFonts w:ascii="Consolas" w:eastAsia="宋体" w:hAnsi="Consolas" w:cs="宋体"/>
          <w:color w:val="DD1144"/>
          <w:kern w:val="0"/>
          <w:sz w:val="24"/>
          <w:szCs w:val="24"/>
        </w:rPr>
        <w:t>"personService"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person.getPerson(</w:t>
      </w:r>
      <w:r w:rsidRPr="00BA0D5D">
        <w:rPr>
          <w:rFonts w:ascii="Consolas" w:eastAsia="宋体" w:hAnsi="Consolas" w:cs="宋体"/>
          <w:color w:val="DD1144"/>
          <w:kern w:val="0"/>
          <w:sz w:val="24"/>
          <w:szCs w:val="24"/>
        </w:rPr>
        <w:t>"Pengo"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9999"/>
          <w:kern w:val="0"/>
          <w:sz w:val="24"/>
          <w:szCs w:val="24"/>
        </w:rPr>
        <w:t>12</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such a Boot class, we would get output similar to the following on standard output: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StopWatch 'Profiling for 'Pengo' and '12'': running time (millis) = 0</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ms     %     Task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00000  ?  execution(getFoo)</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Advice Ordering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multiple advice needs to execute at the same join point (executing method) the ordering rules are as described in </w:t>
      </w:r>
      <w:hyperlink r:id="rId568" w:anchor="aop-ataspectj-advice-ordering" w:history="1">
        <w:r w:rsidRPr="00BA0D5D">
          <w:rPr>
            <w:rFonts w:ascii="inherit" w:eastAsia="宋体" w:hAnsi="inherit" w:cs="Arial"/>
            <w:color w:val="548E2E"/>
            <w:kern w:val="0"/>
            <w:sz w:val="24"/>
            <w:szCs w:val="24"/>
            <w:u w:val="single"/>
          </w:rPr>
          <w:t>Advice Ordering</w:t>
        </w:r>
      </w:hyperlink>
      <w:r w:rsidRPr="00BA0D5D">
        <w:rPr>
          <w:rFonts w:ascii="inherit" w:eastAsia="宋体" w:hAnsi="inherit" w:cs="Arial"/>
          <w:color w:val="34302D"/>
          <w:kern w:val="0"/>
          <w:sz w:val="24"/>
          <w:szCs w:val="24"/>
        </w:rPr>
        <w:t>. The precedence between aspects is determined by either adding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annotation to the bean that backs the aspect or by having the bean implement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5.5.4. Introductions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Introductions (known as inter-type declarations in AspectJ) let an aspect declare that advised objects implement a given interface and provide an implementation of that interface on behalf of those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make an introduction by using the </w:t>
      </w:r>
      <w:r w:rsidRPr="00BA0D5D">
        <w:rPr>
          <w:rFonts w:ascii="Consolas" w:eastAsia="宋体" w:hAnsi="Consolas" w:cs="宋体"/>
          <w:color w:val="34302D"/>
          <w:kern w:val="0"/>
          <w:sz w:val="23"/>
          <w:szCs w:val="23"/>
          <w:shd w:val="clear" w:color="auto" w:fill="F7F7F8"/>
        </w:rPr>
        <w:t>aop:declare-parents</w:t>
      </w:r>
      <w:r w:rsidRPr="00BA0D5D">
        <w:rPr>
          <w:rFonts w:ascii="inherit" w:eastAsia="宋体" w:hAnsi="inherit" w:cs="Arial"/>
          <w:color w:val="34302D"/>
          <w:kern w:val="0"/>
          <w:sz w:val="24"/>
          <w:szCs w:val="24"/>
        </w:rPr>
        <w:t> element inside an </w:t>
      </w:r>
      <w:r w:rsidRPr="00BA0D5D">
        <w:rPr>
          <w:rFonts w:ascii="Consolas" w:eastAsia="宋体" w:hAnsi="Consolas" w:cs="宋体"/>
          <w:color w:val="34302D"/>
          <w:kern w:val="0"/>
          <w:sz w:val="23"/>
          <w:szCs w:val="23"/>
          <w:shd w:val="clear" w:color="auto" w:fill="F7F7F8"/>
        </w:rPr>
        <w:t>aop:aspect</w:t>
      </w:r>
      <w:r w:rsidRPr="00BA0D5D">
        <w:rPr>
          <w:rFonts w:ascii="inherit" w:eastAsia="宋体" w:hAnsi="inherit" w:cs="Arial"/>
          <w:color w:val="34302D"/>
          <w:kern w:val="0"/>
          <w:sz w:val="24"/>
          <w:szCs w:val="24"/>
        </w:rPr>
        <w:t>. You can use the </w:t>
      </w:r>
      <w:r w:rsidRPr="00BA0D5D">
        <w:rPr>
          <w:rFonts w:ascii="Consolas" w:eastAsia="宋体" w:hAnsi="Consolas" w:cs="宋体"/>
          <w:color w:val="34302D"/>
          <w:kern w:val="0"/>
          <w:sz w:val="23"/>
          <w:szCs w:val="23"/>
          <w:shd w:val="clear" w:color="auto" w:fill="F7F7F8"/>
        </w:rPr>
        <w:t>aop:declare-parents</w:t>
      </w:r>
      <w:r w:rsidRPr="00BA0D5D">
        <w:rPr>
          <w:rFonts w:ascii="inherit" w:eastAsia="宋体" w:hAnsi="inherit" w:cs="Arial"/>
          <w:color w:val="34302D"/>
          <w:kern w:val="0"/>
          <w:sz w:val="24"/>
          <w:szCs w:val="24"/>
        </w:rPr>
        <w:t> element to declare that matching types have a new parent (hence the name). For example, given an interface named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and an implementation of that interface named </w:t>
      </w:r>
      <w:r w:rsidRPr="00BA0D5D">
        <w:rPr>
          <w:rFonts w:ascii="Consolas" w:eastAsia="宋体" w:hAnsi="Consolas" w:cs="宋体"/>
          <w:color w:val="34302D"/>
          <w:kern w:val="0"/>
          <w:sz w:val="23"/>
          <w:szCs w:val="23"/>
          <w:shd w:val="clear" w:color="auto" w:fill="F7F7F8"/>
        </w:rPr>
        <w:t>DefaultUsageTracked</w:t>
      </w:r>
      <w:r w:rsidRPr="00BA0D5D">
        <w:rPr>
          <w:rFonts w:ascii="inherit" w:eastAsia="宋体" w:hAnsi="inherit" w:cs="Arial"/>
          <w:color w:val="34302D"/>
          <w:kern w:val="0"/>
          <w:sz w:val="24"/>
          <w:szCs w:val="24"/>
        </w:rPr>
        <w:t>, the following aspect declares that all implementors of service interfaces also implement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(In order to expose statistics through JMX for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"usageTrackerAspect"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"usageTracking"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&lt;aop:declare-parents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types-matching</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"com.xzy.myapp.service.*+"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implement-interface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"com.xyz.myapp.service.tracking.UsageTracked"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default-impl</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"com.xyz.myapp.service.tracking.DefaultUsageTracked"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&lt;aop:before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"com.xyz.myapp.SystemArchitecture.businessService()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and this(usageTracked)"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"recordUsage"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class that backs the </w:t>
      </w:r>
      <w:r w:rsidRPr="00BA0D5D">
        <w:rPr>
          <w:rFonts w:ascii="Consolas" w:eastAsia="宋体" w:hAnsi="Consolas" w:cs="宋体"/>
          <w:color w:val="34302D"/>
          <w:kern w:val="0"/>
          <w:sz w:val="23"/>
          <w:szCs w:val="23"/>
          <w:shd w:val="clear" w:color="auto" w:fill="F7F7F8"/>
        </w:rPr>
        <w:t>usageTracking</w:t>
      </w:r>
      <w:r w:rsidRPr="00BA0D5D">
        <w:rPr>
          <w:rFonts w:ascii="inherit" w:eastAsia="宋体" w:hAnsi="inherit" w:cs="Arial"/>
          <w:color w:val="34302D"/>
          <w:kern w:val="0"/>
          <w:sz w:val="24"/>
          <w:szCs w:val="24"/>
        </w:rPr>
        <w:t> bean would then contain the following method: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recordUsage(UsageTracked usageTracked)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usageTracked.incrementUseCount();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interface to be implemented is determined by the </w:t>
      </w:r>
      <w:r w:rsidRPr="00BA0D5D">
        <w:rPr>
          <w:rFonts w:ascii="Consolas" w:eastAsia="宋体" w:hAnsi="Consolas" w:cs="宋体"/>
          <w:color w:val="34302D"/>
          <w:kern w:val="0"/>
          <w:sz w:val="23"/>
          <w:szCs w:val="23"/>
          <w:shd w:val="clear" w:color="auto" w:fill="F7F7F8"/>
        </w:rPr>
        <w:t>implement-interface</w:t>
      </w:r>
      <w:r w:rsidRPr="00BA0D5D">
        <w:rPr>
          <w:rFonts w:ascii="inherit" w:eastAsia="宋体" w:hAnsi="inherit" w:cs="Arial"/>
          <w:color w:val="34302D"/>
          <w:kern w:val="0"/>
          <w:sz w:val="24"/>
          <w:szCs w:val="24"/>
        </w:rPr>
        <w:t> attribute. The value of the </w:t>
      </w:r>
      <w:r w:rsidRPr="00BA0D5D">
        <w:rPr>
          <w:rFonts w:ascii="Consolas" w:eastAsia="宋体" w:hAnsi="Consolas" w:cs="宋体"/>
          <w:color w:val="34302D"/>
          <w:kern w:val="0"/>
          <w:sz w:val="23"/>
          <w:szCs w:val="23"/>
          <w:shd w:val="clear" w:color="auto" w:fill="F7F7F8"/>
        </w:rPr>
        <w:t>types-matching</w:t>
      </w:r>
      <w:r w:rsidRPr="00BA0D5D">
        <w:rPr>
          <w:rFonts w:ascii="inherit" w:eastAsia="宋体" w:hAnsi="inherit" w:cs="Arial"/>
          <w:color w:val="34302D"/>
          <w:kern w:val="0"/>
          <w:sz w:val="24"/>
          <w:szCs w:val="24"/>
        </w:rPr>
        <w:t>attribute is an AspectJ type pattern. Any bean of a matching type implements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xml:space="preserve"> interface. Note that, in the before advice of the preceding example, service beans can be </w:t>
      </w:r>
      <w:r w:rsidRPr="00BA0D5D">
        <w:rPr>
          <w:rFonts w:ascii="inherit" w:eastAsia="宋体" w:hAnsi="inherit" w:cs="Arial"/>
          <w:color w:val="34302D"/>
          <w:kern w:val="0"/>
          <w:sz w:val="24"/>
          <w:szCs w:val="24"/>
        </w:rPr>
        <w:lastRenderedPageBreak/>
        <w:t>directly used as implementations of the </w:t>
      </w:r>
      <w:r w:rsidRPr="00BA0D5D">
        <w:rPr>
          <w:rFonts w:ascii="Consolas" w:eastAsia="宋体" w:hAnsi="Consolas" w:cs="宋体"/>
          <w:color w:val="34302D"/>
          <w:kern w:val="0"/>
          <w:sz w:val="23"/>
          <w:szCs w:val="23"/>
          <w:shd w:val="clear" w:color="auto" w:fill="F7F7F8"/>
        </w:rPr>
        <w:t>UsageTracked</w:t>
      </w:r>
      <w:r w:rsidRPr="00BA0D5D">
        <w:rPr>
          <w:rFonts w:ascii="inherit" w:eastAsia="宋体" w:hAnsi="inherit" w:cs="Arial"/>
          <w:color w:val="34302D"/>
          <w:kern w:val="0"/>
          <w:sz w:val="24"/>
          <w:szCs w:val="24"/>
        </w:rPr>
        <w:t> interface. To access a bean programmatically, you could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UsageTracked usageTracked = (UsageTracked) context.getBean(</w:t>
      </w:r>
      <w:r w:rsidRPr="00BA0D5D">
        <w:rPr>
          <w:rFonts w:ascii="Consolas" w:eastAsia="宋体" w:hAnsi="Consolas" w:cs="宋体"/>
          <w:color w:val="DD1144"/>
          <w:kern w:val="0"/>
          <w:sz w:val="24"/>
          <w:szCs w:val="24"/>
        </w:rPr>
        <w:t>"myService"</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5.5.5. Aspect Instantiation Models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only supported instantiation model for schema-defined aspects is the singleton model. Other instantiation models may be supported in future releases.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5.5.6. Advisors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concept of “advisors” comes from the AOP support defined in Spring and does not have a direct equivalent in AspectJ. An advisor is like a small self-contained aspect that has a single piece of advice. The advice itself is represented by a bean and must implement one of the advice interfaces described in </w:t>
      </w:r>
      <w:hyperlink r:id="rId569" w:anchor="aop-api-advice-types" w:history="1">
        <w:r w:rsidRPr="00BA0D5D">
          <w:rPr>
            <w:rFonts w:ascii="inherit" w:eastAsia="宋体" w:hAnsi="inherit" w:cs="Arial"/>
            <w:color w:val="548E2E"/>
            <w:kern w:val="0"/>
            <w:sz w:val="24"/>
            <w:szCs w:val="24"/>
            <w:u w:val="single"/>
          </w:rPr>
          <w:t>Advice Types in Spring</w:t>
        </w:r>
      </w:hyperlink>
      <w:r w:rsidRPr="00BA0D5D">
        <w:rPr>
          <w:rFonts w:ascii="inherit" w:eastAsia="宋体" w:hAnsi="inherit" w:cs="Arial"/>
          <w:color w:val="34302D"/>
          <w:kern w:val="0"/>
          <w:sz w:val="24"/>
          <w:szCs w:val="24"/>
        </w:rPr>
        <w:t>. Advisors can take advantage of AspectJ pointcut expressions.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supports the advisor concept with the </w:t>
      </w:r>
      <w:r w:rsidRPr="00BA0D5D">
        <w:rPr>
          <w:rFonts w:ascii="Consolas" w:eastAsia="宋体" w:hAnsi="Consolas" w:cs="宋体"/>
          <w:color w:val="34302D"/>
          <w:kern w:val="0"/>
          <w:sz w:val="23"/>
          <w:szCs w:val="23"/>
          <w:shd w:val="clear" w:color="auto" w:fill="F7F7F8"/>
        </w:rPr>
        <w:t>&lt;aop:advisor&gt;</w:t>
      </w:r>
      <w:r w:rsidRPr="00BA0D5D">
        <w:rPr>
          <w:rFonts w:ascii="inherit" w:eastAsia="宋体" w:hAnsi="inherit" w:cs="Arial"/>
          <w:color w:val="34302D"/>
          <w:kern w:val="0"/>
          <w:sz w:val="24"/>
          <w:szCs w:val="24"/>
        </w:rPr>
        <w:t> element. You most commonly see it used in conjunction with transactional advice, which also has its own namespace support in Spring. The following example shows an 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advice-ref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&lt;tx:advice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&lt;tx:attributes&gt;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propagation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"REQUIRED"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&lt;/tx:attributes&gt;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&lt;/tx:advice&gt;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well as the </w:t>
      </w:r>
      <w:r w:rsidRPr="00BA0D5D">
        <w:rPr>
          <w:rFonts w:ascii="Consolas" w:eastAsia="宋体" w:hAnsi="Consolas" w:cs="宋体"/>
          <w:color w:val="34302D"/>
          <w:kern w:val="0"/>
          <w:sz w:val="23"/>
          <w:szCs w:val="23"/>
          <w:shd w:val="clear" w:color="auto" w:fill="F7F7F8"/>
        </w:rPr>
        <w:t>pointcut-ref</w:t>
      </w:r>
      <w:r w:rsidRPr="00BA0D5D">
        <w:rPr>
          <w:rFonts w:ascii="inherit" w:eastAsia="宋体" w:hAnsi="inherit" w:cs="Arial"/>
          <w:color w:val="34302D"/>
          <w:kern w:val="0"/>
          <w:sz w:val="24"/>
          <w:szCs w:val="24"/>
        </w:rPr>
        <w:t> attribute used in the preceding example, you can also use the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attribute to define a pointcut expression inline.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define the precedence of an advisor so that the advice can participate in ordering, use the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attribute to define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value of the advisor.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5.5.7. An AOP Schema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This section shows how the concurrent locking failure retry example from </w:t>
      </w:r>
      <w:hyperlink r:id="rId570" w:anchor="aop-ataspectj-example" w:history="1">
        <w:r w:rsidRPr="00BA0D5D">
          <w:rPr>
            <w:rFonts w:ascii="inherit" w:eastAsia="宋体" w:hAnsi="inherit" w:cs="Arial"/>
            <w:color w:val="548E2E"/>
            <w:kern w:val="0"/>
            <w:sz w:val="24"/>
            <w:szCs w:val="24"/>
            <w:u w:val="single"/>
          </w:rPr>
          <w:t>An AOP Example</w:t>
        </w:r>
      </w:hyperlink>
      <w:r w:rsidRPr="00BA0D5D">
        <w:rPr>
          <w:rFonts w:ascii="inherit" w:eastAsia="宋体" w:hAnsi="inherit" w:cs="Arial"/>
          <w:color w:val="34302D"/>
          <w:kern w:val="0"/>
          <w:sz w:val="24"/>
          <w:szCs w:val="24"/>
        </w:rPr>
        <w:t> looks when rewritten with the schema support.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execution of business services can sometimes fail due to concurrency issues (for example, a deadlock loser). If the operation is retried, it is likely to succeed on the next try. For business services where it is appropriate to retry in such conditions (idempotent operations that do not need to go back to the user for conflict resolution), we want to transparently retry the operation to avoid the client seeing a </w:t>
      </w:r>
      <w:r w:rsidRPr="00BA0D5D">
        <w:rPr>
          <w:rFonts w:ascii="Consolas" w:eastAsia="宋体" w:hAnsi="Consolas" w:cs="宋体"/>
          <w:color w:val="34302D"/>
          <w:kern w:val="0"/>
          <w:sz w:val="23"/>
          <w:szCs w:val="23"/>
          <w:shd w:val="clear" w:color="auto" w:fill="F7F7F8"/>
        </w:rPr>
        <w:t>PessimisticLockingFailureException</w:t>
      </w:r>
      <w:r w:rsidRPr="00BA0D5D">
        <w:rPr>
          <w:rFonts w:ascii="inherit" w:eastAsia="宋体" w:hAnsi="inherit" w:cs="Arial"/>
          <w:color w:val="34302D"/>
          <w:kern w:val="0"/>
          <w:sz w:val="24"/>
          <w:szCs w:val="24"/>
        </w:rPr>
        <w:t>. This is a requirement that clearly cuts across multiple services in the service layer and, hence, is ideal for implementing through an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we want to retry the operation, we need to use around advice so that we can call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multiple times. The following listing shows the basic aspect implementation (which is a regular Java class that uses the schema support):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ConcurrentOperationExecutor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Ordered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DEFAULT_MAX_RETRIES = </w:t>
      </w:r>
      <w:r w:rsidRPr="00BA0D5D">
        <w:rPr>
          <w:rFonts w:ascii="Consolas" w:eastAsia="宋体" w:hAnsi="Consolas" w:cs="宋体"/>
          <w:color w:val="009999"/>
          <w:kern w:val="0"/>
          <w:sz w:val="24"/>
          <w:szCs w:val="24"/>
        </w:rPr>
        <w:t>2</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maxRetries = DEFAULT_MAX_RETRIES;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order = </w:t>
      </w:r>
      <w:r w:rsidRPr="00BA0D5D">
        <w:rPr>
          <w:rFonts w:ascii="Consolas" w:eastAsia="宋体" w:hAnsi="Consolas" w:cs="宋体"/>
          <w:color w:val="009999"/>
          <w:kern w:val="0"/>
          <w:sz w:val="24"/>
          <w:szCs w:val="24"/>
        </w:rPr>
        <w:t>1</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setMaxRetries(</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maxRetries)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.maxRetries = maxRetries;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getOrder()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.order;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setOrder(</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order)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.order = order;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doConcurrentOperation(ProceedingJoinPoint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numAttempts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PessimisticLockingFailureException lockFailureException;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do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numAttempts++;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catch</w:t>
      </w:r>
      <w:r w:rsidRPr="00BA0D5D">
        <w:rPr>
          <w:rFonts w:ascii="Consolas" w:eastAsia="宋体" w:hAnsi="Consolas" w:cs="宋体"/>
          <w:color w:val="34302D"/>
          <w:kern w:val="0"/>
          <w:sz w:val="24"/>
          <w:szCs w:val="24"/>
        </w:rPr>
        <w:t>(PessimisticLockingFailureException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lockFailureException = ex;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while</w:t>
      </w:r>
      <w:r w:rsidRPr="00BA0D5D">
        <w:rPr>
          <w:rFonts w:ascii="Consolas" w:eastAsia="宋体" w:hAnsi="Consolas" w:cs="宋体"/>
          <w:color w:val="34302D"/>
          <w:kern w:val="0"/>
          <w:sz w:val="24"/>
          <w:szCs w:val="24"/>
        </w:rPr>
        <w:t xml:space="preserve">(numAttempts &lt;=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.maxRetries);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lockFailureException;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aspect implements the </w:t>
      </w:r>
      <w:r w:rsidRPr="00BA0D5D">
        <w:rPr>
          <w:rFonts w:ascii="Consolas" w:eastAsia="宋体" w:hAnsi="Consolas" w:cs="宋体"/>
          <w:color w:val="34302D"/>
          <w:kern w:val="0"/>
          <w:sz w:val="23"/>
          <w:szCs w:val="23"/>
          <w:shd w:val="clear" w:color="auto" w:fill="F7F7F8"/>
        </w:rPr>
        <w:t>Ordered</w:t>
      </w:r>
      <w:r w:rsidRPr="00BA0D5D">
        <w:rPr>
          <w:rFonts w:ascii="inherit" w:eastAsia="宋体" w:hAnsi="inherit" w:cs="Arial"/>
          <w:color w:val="34302D"/>
          <w:kern w:val="0"/>
          <w:sz w:val="24"/>
          <w:szCs w:val="24"/>
        </w:rPr>
        <w:t> interface so that we can set the precedence of the aspect higher than the transaction advice (we want a fresh transaction each time we retry). The </w:t>
      </w:r>
      <w:r w:rsidRPr="00BA0D5D">
        <w:rPr>
          <w:rFonts w:ascii="Consolas" w:eastAsia="宋体" w:hAnsi="Consolas" w:cs="宋体"/>
          <w:color w:val="34302D"/>
          <w:kern w:val="0"/>
          <w:sz w:val="23"/>
          <w:szCs w:val="23"/>
          <w:shd w:val="clear" w:color="auto" w:fill="F7F7F8"/>
        </w:rPr>
        <w:t>maxRetries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order</w:t>
      </w:r>
      <w:r w:rsidRPr="00BA0D5D">
        <w:rPr>
          <w:rFonts w:ascii="inherit" w:eastAsia="宋体" w:hAnsi="inherit" w:cs="Arial"/>
          <w:color w:val="34302D"/>
          <w:kern w:val="0"/>
          <w:sz w:val="24"/>
          <w:szCs w:val="24"/>
        </w:rPr>
        <w:t> properties are both configured by Spring. The main action happens in the </w:t>
      </w:r>
      <w:r w:rsidRPr="00BA0D5D">
        <w:rPr>
          <w:rFonts w:ascii="Consolas" w:eastAsia="宋体" w:hAnsi="Consolas" w:cs="宋体"/>
          <w:color w:val="34302D"/>
          <w:kern w:val="0"/>
          <w:sz w:val="23"/>
          <w:szCs w:val="23"/>
          <w:shd w:val="clear" w:color="auto" w:fill="F7F7F8"/>
        </w:rPr>
        <w:t>doConcurrentOperation</w:t>
      </w:r>
      <w:r w:rsidRPr="00BA0D5D">
        <w:rPr>
          <w:rFonts w:ascii="inherit" w:eastAsia="宋体" w:hAnsi="inherit" w:cs="Arial"/>
          <w:color w:val="34302D"/>
          <w:kern w:val="0"/>
          <w:sz w:val="24"/>
          <w:szCs w:val="24"/>
        </w:rPr>
        <w:t> around advice method. We try to proceed. If we fail with a </w:t>
      </w:r>
      <w:r w:rsidRPr="00BA0D5D">
        <w:rPr>
          <w:rFonts w:ascii="Consolas" w:eastAsia="宋体" w:hAnsi="Consolas" w:cs="宋体"/>
          <w:color w:val="34302D"/>
          <w:kern w:val="0"/>
          <w:sz w:val="23"/>
          <w:szCs w:val="23"/>
          <w:shd w:val="clear" w:color="auto" w:fill="F7F7F8"/>
        </w:rPr>
        <w:t>PessimisticLockingFailureException</w:t>
      </w:r>
      <w:r w:rsidRPr="00BA0D5D">
        <w:rPr>
          <w:rFonts w:ascii="inherit" w:eastAsia="宋体" w:hAnsi="inherit" w:cs="Arial"/>
          <w:color w:val="34302D"/>
          <w:kern w:val="0"/>
          <w:sz w:val="24"/>
          <w:szCs w:val="24"/>
        </w:rPr>
        <w:t>, we try again, unless we have exhausted all of our retry attempts.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class is identical to the one used in the @AspectJ example, but with the annotations removed.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corresponding Spring configuration is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"concurrentOperationRetry"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"concurrentOperationExecutor"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"idempotentOperation"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&lt;aop:around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pointcut-ref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"idempotentOperation"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"doConcurrentOperation"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&lt;/aop:aspect&gt;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"concurrentOperationExecutor"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"com.xyz.myapp.service.impl.ConcurrentOperationExecutor"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"maxRetries"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"3"</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"order"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Notice that, for the time, being we assume that all business services are idempotent. If this is not the case, we can refine the aspect so that it retries only genuinely idempotent operations, by introducing an </w:t>
      </w:r>
      <w:r w:rsidRPr="00BA0D5D">
        <w:rPr>
          <w:rFonts w:ascii="Consolas" w:eastAsia="宋体" w:hAnsi="Consolas" w:cs="宋体"/>
          <w:color w:val="34302D"/>
          <w:kern w:val="0"/>
          <w:sz w:val="23"/>
          <w:szCs w:val="23"/>
          <w:shd w:val="clear" w:color="auto" w:fill="F7F7F8"/>
        </w:rPr>
        <w:t>Idempotent</w:t>
      </w:r>
      <w:r w:rsidRPr="00BA0D5D">
        <w:rPr>
          <w:rFonts w:ascii="inherit" w:eastAsia="宋体" w:hAnsi="inherit" w:cs="Arial"/>
          <w:color w:val="34302D"/>
          <w:kern w:val="0"/>
          <w:sz w:val="24"/>
          <w:szCs w:val="24"/>
        </w:rPr>
        <w:t> annotation and using the annotation to annotate the implementation of service operations,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@Retention</w:t>
      </w:r>
      <w:r w:rsidRPr="00BA0D5D">
        <w:rPr>
          <w:rFonts w:ascii="Consolas" w:eastAsia="宋体" w:hAnsi="Consolas" w:cs="宋体"/>
          <w:color w:val="34302D"/>
          <w:kern w:val="0"/>
          <w:sz w:val="24"/>
          <w:szCs w:val="24"/>
        </w:rPr>
        <w:t>(RetentionPolicy.RUNTIME)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@interface</w:t>
      </w:r>
      <w:r w:rsidRPr="00BA0D5D">
        <w:rPr>
          <w:rFonts w:ascii="Consolas" w:eastAsia="宋体" w:hAnsi="Consolas" w:cs="宋体"/>
          <w:color w:val="34302D"/>
          <w:kern w:val="0"/>
          <w:sz w:val="24"/>
          <w:szCs w:val="24"/>
        </w:rPr>
        <w:t xml:space="preserve"> Idempotent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marker annotation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change to the aspect to retry only idempotent operations involves refining the pointcut expression so that only </w:t>
      </w:r>
      <w:r w:rsidRPr="00BA0D5D">
        <w:rPr>
          <w:rFonts w:ascii="Consolas" w:eastAsia="宋体" w:hAnsi="Consolas" w:cs="宋体"/>
          <w:color w:val="34302D"/>
          <w:kern w:val="0"/>
          <w:sz w:val="23"/>
          <w:szCs w:val="23"/>
          <w:shd w:val="clear" w:color="auto" w:fill="F7F7F8"/>
        </w:rPr>
        <w:t>@Idempotent</w:t>
      </w:r>
      <w:r w:rsidRPr="00BA0D5D">
        <w:rPr>
          <w:rFonts w:ascii="inherit" w:eastAsia="宋体" w:hAnsi="inherit" w:cs="Arial"/>
          <w:color w:val="34302D"/>
          <w:kern w:val="0"/>
          <w:sz w:val="24"/>
          <w:szCs w:val="24"/>
        </w:rPr>
        <w:t> operations match,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"idempotentOperation"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com.xyz.myapp.service.*.*(..)) and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@annotation(com.xyz.myapp.service.Idempotent)"</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67" w:name="_Toc15219535"/>
      <w:r w:rsidRPr="00BA0D5D">
        <w:rPr>
          <w:rFonts w:ascii="Arial" w:eastAsia="宋体" w:hAnsi="Arial" w:cs="Arial"/>
          <w:color w:val="34302D"/>
          <w:kern w:val="0"/>
          <w:sz w:val="41"/>
          <w:szCs w:val="41"/>
        </w:rPr>
        <w:t>5.6. Choosing which AOP Declaration Style to Use</w:t>
      </w:r>
      <w:bookmarkEnd w:id="246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Once you have decided that an aspect is the best approach for implementing a given requirement, how do you decide between using Spring AOP or AspectJ and between the Aspect language (code) style, the @AspectJ annotation style, or the Spring XML style? These decisions are influenced by a number of factors including application requirements, development tools, and team familiarity with AOP.</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5.6.1. Spring AOP or Full AspectJ?</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Use the simplest thing that can work. Spring AOP is simpler than using full AspectJ, as there is no requirement to introduce the AspectJ compiler / weaver into your development and build processes. If you only need to advise the execution of operations on Spring beans, Spring AOP is the right choice. If you need to advise objects not managed by the Spring container (such as domain objects, typically), you need to use AspectJ. You also need to use AspectJ if you wish to advise join points other than simple method executions (for example, field get or set join points and so 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AspectJ, you have the choice of the AspectJ language syntax (also known as the “code style”) or the @AspectJ annotation style. Clearly, if you do not use Java 5+, the choice has been made for you: Use the code style. If aspects play a large role in your design, and you are able to use the </w:t>
      </w:r>
      <w:hyperlink r:id="rId571" w:history="1">
        <w:r w:rsidRPr="00BA0D5D">
          <w:rPr>
            <w:rFonts w:ascii="inherit" w:eastAsia="宋体" w:hAnsi="inherit" w:cs="Arial"/>
            <w:color w:val="548E2E"/>
            <w:kern w:val="0"/>
            <w:sz w:val="24"/>
            <w:szCs w:val="24"/>
            <w:u w:val="single"/>
          </w:rPr>
          <w:t>AspectJ Development Tools (AJDT)</w:t>
        </w:r>
      </w:hyperlink>
      <w:r w:rsidRPr="00BA0D5D">
        <w:rPr>
          <w:rFonts w:ascii="inherit" w:eastAsia="宋体" w:hAnsi="inherit" w:cs="Arial"/>
          <w:color w:val="34302D"/>
          <w:kern w:val="0"/>
          <w:sz w:val="24"/>
          <w:szCs w:val="24"/>
        </w:rPr>
        <w:t> plugin for Eclipse, the AspectJ language syntax is the preferred option. It is cleaner and simpler because the language was purposefully designed for writing aspects. If you do not use Eclipse or have only a few aspects that do not play a major role in your application, you may want to consider using the @AspectJ style, sticking with regular Java compilation in your IDE, and adding an aspect weaving phase to your build script.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5.6.2. @AspectJ or XML for Spring AOP?</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have chosen to use Spring AOP, you have a choice of @AspectJ or XML style. There are various tradeoffs to consider.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XML style may most familiar to existing Spring users, and it is backed by genuine POJOs. When using AOP as a tool to configure enterprise services, XML can be a good choice (a good test is whether you consider the pointcut expression to be a part of your configuration that you might want to change independently). With the XML style, it is arguably clearer from your configuration which aspects are present in the system.</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The XML style has two disadvantages. First, it does not fully encapsulate the implementation of the requirement it addresses in a single place. The DRY principle says that there should be a single, unambiguous, authoritative representation of any piece of knowledge within a system. When using the XML style, the knowledge of how a requirement is implemented is split across the declaration of the backing bean </w:t>
      </w:r>
      <w:r w:rsidRPr="00BA0D5D">
        <w:rPr>
          <w:rFonts w:ascii="inherit" w:eastAsia="宋体" w:hAnsi="inherit" w:cs="Arial"/>
          <w:color w:val="34302D"/>
          <w:kern w:val="0"/>
          <w:sz w:val="24"/>
          <w:szCs w:val="24"/>
        </w:rPr>
        <w:lastRenderedPageBreak/>
        <w:t>class and the XML in the configuration file. When you use the @AspectJ style, this information is encapsulated in a single module: the aspect. Secondly, the XML style is slightly more limited in what it can express than the @AspectJ style: Only the “singleton” aspect instantiation model is supported, and it is not possible to combine named pointcuts declared in XML. For example, in the @AspectJ style you can write something like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get*())"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propertyAccess()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"execution(org.xyz.Account+ *(..))"</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operationReturningAnAccount()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"propertyAccess() &amp;&amp; operationReturningAnAccount()"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accountPropertyAccess() {}</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XML style you can declare the first two pointcuts: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"propertyAccess"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 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&lt;aop:pointcut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"operationReturningAnAccount"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expression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"execution(org.xyz.Account+ *(..))"</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downside of the XML approach is that you cannot define the </w:t>
      </w:r>
      <w:r w:rsidRPr="00BA0D5D">
        <w:rPr>
          <w:rFonts w:ascii="Consolas" w:eastAsia="宋体" w:hAnsi="Consolas" w:cs="宋体"/>
          <w:color w:val="34302D"/>
          <w:kern w:val="0"/>
          <w:sz w:val="23"/>
          <w:szCs w:val="23"/>
          <w:shd w:val="clear" w:color="auto" w:fill="F7F7F8"/>
        </w:rPr>
        <w:t>accountPropertyAccess</w:t>
      </w:r>
      <w:r w:rsidRPr="00BA0D5D">
        <w:rPr>
          <w:rFonts w:ascii="inherit" w:eastAsia="宋体" w:hAnsi="inherit" w:cs="Arial"/>
          <w:color w:val="34302D"/>
          <w:kern w:val="0"/>
          <w:sz w:val="24"/>
          <w:szCs w:val="24"/>
        </w:rPr>
        <w:t> pointcut by combining these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@AspectJ style supports additional instantiation models and richer pointcut composition. It has the advantage of keeping the aspect as a modular unit. It also has the advantage that the @AspectJ aspects can be understood (and thus consumed) both by Spring AOP and by AspectJ. So, if you later decide you need the capabilities of AspectJ to implement additional requirements, you can easily migrate to a classic AspectJ setup. On balance, the Spring team prefers the @AspectJ style for custom aspects beyond simple configuration of enterprise services.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68" w:name="_Toc15219536"/>
      <w:r w:rsidRPr="00BA0D5D">
        <w:rPr>
          <w:rFonts w:ascii="Arial" w:eastAsia="宋体" w:hAnsi="Arial" w:cs="Arial"/>
          <w:color w:val="34302D"/>
          <w:kern w:val="0"/>
          <w:sz w:val="41"/>
          <w:szCs w:val="41"/>
        </w:rPr>
        <w:t>5.7. Mixing Aspect Types</w:t>
      </w:r>
      <w:bookmarkEnd w:id="246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perfectly possible to mix @AspectJ style aspects by using the auto-proxying support, schema-defined </w:t>
      </w:r>
      <w:r w:rsidRPr="00BA0D5D">
        <w:rPr>
          <w:rFonts w:ascii="Consolas" w:eastAsia="宋体" w:hAnsi="Consolas" w:cs="宋体"/>
          <w:color w:val="34302D"/>
          <w:kern w:val="0"/>
          <w:sz w:val="23"/>
          <w:szCs w:val="23"/>
          <w:shd w:val="clear" w:color="auto" w:fill="F7F7F8"/>
        </w:rPr>
        <w:t>&lt;aop:aspect&gt;</w:t>
      </w:r>
      <w:r w:rsidRPr="00BA0D5D">
        <w:rPr>
          <w:rFonts w:ascii="inherit" w:eastAsia="宋体" w:hAnsi="inherit" w:cs="Arial"/>
          <w:color w:val="34302D"/>
          <w:kern w:val="0"/>
          <w:sz w:val="24"/>
          <w:szCs w:val="24"/>
        </w:rPr>
        <w:t>aspects, </w:t>
      </w:r>
      <w:r w:rsidRPr="00BA0D5D">
        <w:rPr>
          <w:rFonts w:ascii="Consolas" w:eastAsia="宋体" w:hAnsi="Consolas" w:cs="宋体"/>
          <w:color w:val="34302D"/>
          <w:kern w:val="0"/>
          <w:sz w:val="23"/>
          <w:szCs w:val="23"/>
          <w:shd w:val="clear" w:color="auto" w:fill="F7F7F8"/>
        </w:rPr>
        <w:t>&lt;aop:advisor&gt;</w:t>
      </w:r>
      <w:r w:rsidRPr="00BA0D5D">
        <w:rPr>
          <w:rFonts w:ascii="inherit" w:eastAsia="宋体" w:hAnsi="inherit" w:cs="Arial"/>
          <w:color w:val="34302D"/>
          <w:kern w:val="0"/>
          <w:sz w:val="24"/>
          <w:szCs w:val="24"/>
        </w:rPr>
        <w:t> declared advisors, and even proxies and interceptors in other styles in the same configuration. All of these are implemented by using the same underlying support mechanism and can co-exist without any difficulty.</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69" w:name="_Toc15219537"/>
      <w:r w:rsidRPr="00BA0D5D">
        <w:rPr>
          <w:rFonts w:ascii="Arial" w:eastAsia="宋体" w:hAnsi="Arial" w:cs="Arial"/>
          <w:color w:val="34302D"/>
          <w:kern w:val="0"/>
          <w:sz w:val="41"/>
          <w:szCs w:val="41"/>
        </w:rPr>
        <w:t>5.8. Proxying Mechanisms</w:t>
      </w:r>
      <w:bookmarkEnd w:id="246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uses either JDK dynamic proxies or CGLIB to create the proxy for a given target object. JDK dynamic proxies are built into the JDK, whereas CGLIB is a common open-source class definition library (repackaged into </w:t>
      </w:r>
      <w:r w:rsidRPr="00BA0D5D">
        <w:rPr>
          <w:rFonts w:ascii="Consolas" w:eastAsia="宋体" w:hAnsi="Consolas" w:cs="宋体"/>
          <w:color w:val="34302D"/>
          <w:kern w:val="0"/>
          <w:sz w:val="23"/>
          <w:szCs w:val="23"/>
          <w:shd w:val="clear" w:color="auto" w:fill="F7F7F8"/>
        </w:rPr>
        <w:t>spring-core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If the target object to be proxied implements at least one interface, a JDK dynamic proxy is used. All of the interfaces implemented by the target type are proxied. If the target object does not implement any interfaces, a CGLIB proxy is created.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want to force the use of CGLIB proxying (for example, to proxy every method defined for the target object, not only those implemented by its interfaces), you can do so. However, you should consider the following issues:</w:t>
      </w:r>
    </w:p>
    <w:p w:rsidR="00BA0D5D" w:rsidRPr="00BA0D5D" w:rsidRDefault="00BA0D5D" w:rsidP="00BA0D5D">
      <w:pPr>
        <w:widowControl/>
        <w:numPr>
          <w:ilvl w:val="0"/>
          <w:numId w:val="4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CGLIB, </w:t>
      </w:r>
      <w:r w:rsidRPr="00BA0D5D">
        <w:rPr>
          <w:rFonts w:ascii="Consolas" w:eastAsia="宋体" w:hAnsi="Consolas" w:cs="宋体"/>
          <w:color w:val="34302D"/>
          <w:kern w:val="0"/>
          <w:sz w:val="23"/>
          <w:szCs w:val="23"/>
          <w:shd w:val="clear" w:color="auto" w:fill="F7F7F8"/>
        </w:rPr>
        <w:t>final</w:t>
      </w:r>
      <w:r w:rsidRPr="00BA0D5D">
        <w:rPr>
          <w:rFonts w:ascii="inherit" w:eastAsia="宋体" w:hAnsi="inherit" w:cs="Arial"/>
          <w:color w:val="34302D"/>
          <w:kern w:val="0"/>
          <w:sz w:val="24"/>
          <w:szCs w:val="24"/>
        </w:rPr>
        <w:t> methods cannot be advised, as they cannot be overridden in runtime-generated subclasses.</w:t>
      </w:r>
    </w:p>
    <w:p w:rsidR="00BA0D5D" w:rsidRPr="00BA0D5D" w:rsidRDefault="00BA0D5D" w:rsidP="00BA0D5D">
      <w:pPr>
        <w:widowControl/>
        <w:numPr>
          <w:ilvl w:val="0"/>
          <w:numId w:val="47"/>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of Spring 4.0, the constructor of your proxied object is NOT called twice anymore, since the CGLIB proxy instance is created through Objenesis. Only if your JVM does not allow for constructor bypassing, you might see double invocations and corresponding debug log entries from Spring’s AOP support.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force the use of CGLIB proxies, set the value of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element to true,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proxy-target-class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beans defined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force CGLIB proxying when you use the @AspectJ auto-proxy support, set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&lt;aop:aspectj-autoproxy&gt;</w:t>
      </w:r>
      <w:r w:rsidRPr="00BA0D5D">
        <w:rPr>
          <w:rFonts w:ascii="inherit" w:eastAsia="宋体" w:hAnsi="inherit" w:cs="Arial"/>
          <w:color w:val="34302D"/>
          <w:kern w:val="0"/>
          <w:sz w:val="24"/>
          <w:szCs w:val="24"/>
        </w:rPr>
        <w:t> element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&lt;aop:aspectj-autoproxy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proxy-target-class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Multiple </w:t>
            </w:r>
            <w:r w:rsidRPr="00BA0D5D">
              <w:rPr>
                <w:rFonts w:ascii="Consolas" w:eastAsia="宋体" w:hAnsi="Consolas" w:cs="宋体"/>
                <w:kern w:val="0"/>
                <w:sz w:val="23"/>
                <w:szCs w:val="23"/>
                <w:shd w:val="clear" w:color="auto" w:fill="F7F7F8"/>
              </w:rPr>
              <w:t>&lt;aop:config/&gt;</w:t>
            </w:r>
            <w:r w:rsidRPr="00BA0D5D">
              <w:rPr>
                <w:rFonts w:ascii="inherit" w:eastAsia="宋体" w:hAnsi="inherit" w:cs="宋体"/>
                <w:kern w:val="0"/>
                <w:sz w:val="24"/>
                <w:szCs w:val="24"/>
              </w:rPr>
              <w:t> sections are collapsed into a single unified auto-proxy creator at runtime, which applies the </w:t>
            </w:r>
            <w:r w:rsidRPr="00BA0D5D">
              <w:rPr>
                <w:rFonts w:ascii="inherit" w:eastAsia="宋体" w:hAnsi="inherit" w:cs="宋体"/>
                <w:i/>
                <w:iCs/>
                <w:kern w:val="0"/>
                <w:sz w:val="24"/>
                <w:szCs w:val="24"/>
              </w:rPr>
              <w:t>strongest</w:t>
            </w:r>
            <w:r w:rsidRPr="00BA0D5D">
              <w:rPr>
                <w:rFonts w:ascii="inherit" w:eastAsia="宋体" w:hAnsi="inherit" w:cs="宋体"/>
                <w:kern w:val="0"/>
                <w:sz w:val="24"/>
                <w:szCs w:val="24"/>
              </w:rPr>
              <w:t> proxy settings that any of the </w:t>
            </w:r>
            <w:r w:rsidRPr="00BA0D5D">
              <w:rPr>
                <w:rFonts w:ascii="Consolas" w:eastAsia="宋体" w:hAnsi="Consolas" w:cs="宋体"/>
                <w:kern w:val="0"/>
                <w:sz w:val="23"/>
                <w:szCs w:val="23"/>
                <w:shd w:val="clear" w:color="auto" w:fill="F7F7F8"/>
              </w:rPr>
              <w:t>&lt;aop:config/&gt;</w:t>
            </w:r>
            <w:r w:rsidRPr="00BA0D5D">
              <w:rPr>
                <w:rFonts w:ascii="inherit" w:eastAsia="宋体" w:hAnsi="inherit" w:cs="宋体"/>
                <w:kern w:val="0"/>
                <w:sz w:val="24"/>
                <w:szCs w:val="24"/>
              </w:rPr>
              <w:t> sections (typically from different XML bean definition files) specified. This also applies to the </w:t>
            </w:r>
            <w:r w:rsidRPr="00BA0D5D">
              <w:rPr>
                <w:rFonts w:ascii="Consolas" w:eastAsia="宋体" w:hAnsi="Consolas" w:cs="宋体"/>
                <w:kern w:val="0"/>
                <w:sz w:val="23"/>
                <w:szCs w:val="23"/>
                <w:shd w:val="clear" w:color="auto" w:fill="F7F7F8"/>
              </w:rPr>
              <w:t>&lt;tx:annotation-driven/&gt;</w:t>
            </w:r>
            <w:r w:rsidRPr="00BA0D5D">
              <w:rPr>
                <w:rFonts w:ascii="inherit" w:eastAsia="宋体" w:hAnsi="inherit" w:cs="宋体"/>
                <w:kern w:val="0"/>
                <w:sz w:val="24"/>
                <w:szCs w:val="24"/>
              </w:rPr>
              <w:t> and </w:t>
            </w:r>
            <w:r w:rsidRPr="00BA0D5D">
              <w:rPr>
                <w:rFonts w:ascii="Consolas" w:eastAsia="宋体" w:hAnsi="Consolas" w:cs="宋体"/>
                <w:kern w:val="0"/>
                <w:sz w:val="23"/>
                <w:szCs w:val="23"/>
                <w:shd w:val="clear" w:color="auto" w:fill="F7F7F8"/>
              </w:rPr>
              <w:t>&lt;aop:aspectj-autoproxy/&gt;</w:t>
            </w:r>
            <w:r w:rsidRPr="00BA0D5D">
              <w:rPr>
                <w:rFonts w:ascii="inherit" w:eastAsia="宋体" w:hAnsi="inherit" w:cs="宋体"/>
                <w:kern w:val="0"/>
                <w:sz w:val="24"/>
                <w:szCs w:val="24"/>
              </w:rPr>
              <w:t>elements.</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To be clear, using </w:t>
            </w:r>
            <w:r w:rsidRPr="00BA0D5D">
              <w:rPr>
                <w:rFonts w:ascii="Consolas" w:eastAsia="宋体" w:hAnsi="Consolas" w:cs="宋体"/>
                <w:kern w:val="0"/>
                <w:sz w:val="23"/>
                <w:szCs w:val="23"/>
                <w:shd w:val="clear" w:color="auto" w:fill="F7F7F8"/>
              </w:rPr>
              <w:t>proxy-target-class="true"</w:t>
            </w:r>
            <w:r w:rsidRPr="00BA0D5D">
              <w:rPr>
                <w:rFonts w:ascii="inherit" w:eastAsia="宋体" w:hAnsi="inherit" w:cs="宋体"/>
                <w:kern w:val="0"/>
                <w:sz w:val="24"/>
                <w:szCs w:val="24"/>
              </w:rPr>
              <w:t> on </w:t>
            </w:r>
            <w:r w:rsidRPr="00BA0D5D">
              <w:rPr>
                <w:rFonts w:ascii="Consolas" w:eastAsia="宋体" w:hAnsi="Consolas" w:cs="宋体"/>
                <w:kern w:val="0"/>
                <w:sz w:val="23"/>
                <w:szCs w:val="23"/>
                <w:shd w:val="clear" w:color="auto" w:fill="F7F7F8"/>
              </w:rPr>
              <w:t>&lt;tx:annotation-driven/&gt;</w:t>
            </w:r>
            <w:r w:rsidRPr="00BA0D5D">
              <w:rPr>
                <w:rFonts w:ascii="inherit" w:eastAsia="宋体" w:hAnsi="inherit" w:cs="宋体"/>
                <w:kern w:val="0"/>
                <w:sz w:val="24"/>
                <w:szCs w:val="24"/>
              </w:rPr>
              <w:t>, </w:t>
            </w:r>
            <w:r w:rsidRPr="00BA0D5D">
              <w:rPr>
                <w:rFonts w:ascii="Consolas" w:eastAsia="宋体" w:hAnsi="Consolas" w:cs="宋体"/>
                <w:kern w:val="0"/>
                <w:sz w:val="23"/>
                <w:szCs w:val="23"/>
                <w:shd w:val="clear" w:color="auto" w:fill="F7F7F8"/>
              </w:rPr>
              <w:t>&lt;aop:aspectj-autoproxy/&gt;</w:t>
            </w:r>
            <w:r w:rsidRPr="00BA0D5D">
              <w:rPr>
                <w:rFonts w:ascii="inherit" w:eastAsia="宋体" w:hAnsi="inherit" w:cs="宋体"/>
                <w:kern w:val="0"/>
                <w:sz w:val="24"/>
                <w:szCs w:val="24"/>
              </w:rPr>
              <w:t>, or </w:t>
            </w:r>
            <w:r w:rsidRPr="00BA0D5D">
              <w:rPr>
                <w:rFonts w:ascii="Consolas" w:eastAsia="宋体" w:hAnsi="Consolas" w:cs="宋体"/>
                <w:kern w:val="0"/>
                <w:sz w:val="23"/>
                <w:szCs w:val="23"/>
                <w:shd w:val="clear" w:color="auto" w:fill="F7F7F8"/>
              </w:rPr>
              <w:t>&lt;aop:config/&gt;</w:t>
            </w:r>
            <w:r w:rsidRPr="00BA0D5D">
              <w:rPr>
                <w:rFonts w:ascii="inherit" w:eastAsia="宋体" w:hAnsi="inherit" w:cs="宋体"/>
                <w:kern w:val="0"/>
                <w:sz w:val="24"/>
                <w:szCs w:val="24"/>
              </w:rPr>
              <w:t> elements forces the use of CGLIB proxies </w:t>
            </w:r>
            <w:r w:rsidRPr="00BA0D5D">
              <w:rPr>
                <w:rFonts w:ascii="inherit" w:eastAsia="宋体" w:hAnsi="inherit" w:cs="宋体"/>
                <w:i/>
                <w:iCs/>
                <w:kern w:val="0"/>
                <w:sz w:val="24"/>
                <w:szCs w:val="24"/>
              </w:rPr>
              <w:t>for all three of them</w:t>
            </w:r>
            <w:r w:rsidRPr="00BA0D5D">
              <w:rPr>
                <w:rFonts w:ascii="inherit" w:eastAsia="宋体" w:hAnsi="inherit" w:cs="宋体"/>
                <w:kern w:val="0"/>
                <w:sz w:val="24"/>
                <w:szCs w:val="24"/>
              </w:rPr>
              <w:t>.</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5.8.1. Understanding AOP Proxies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is proxy-based. It is vitally important that you grasp the semantics of what that last statement actually means before you write your own aspects or use any of the Spring AOP-based aspects supplied with the Spring Framework.</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first the scenario where you have a plain-vanilla, un-proxied, nothing-special-about-it, straight object reference, as the following code snippet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SimplePojo</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Pojo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foo()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next method invocation is a direct call on the 'this' reference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bar()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some logic...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invoke a method on an object reference, the method is invoked directly on that object reference, as the following image and listing show:</w:t>
      </w:r>
    </w:p>
    <w:p w:rsidR="00BA0D5D" w:rsidRPr="00BA0D5D" w:rsidRDefault="00BA0D5D" w:rsidP="00BA0D5D">
      <w:pPr>
        <w:widowControl/>
        <w:shd w:val="clear" w:color="auto" w:fill="FFFFFF"/>
        <w:jc w:val="left"/>
        <w:rPr>
          <w:rFonts w:ascii="Arial" w:eastAsia="宋体" w:hAnsi="Arial" w:cs="Arial"/>
          <w:color w:val="34302D"/>
          <w:kern w:val="0"/>
          <w:sz w:val="24"/>
          <w:szCs w:val="24"/>
        </w:rPr>
      </w:pPr>
      <w:r w:rsidRPr="00BA0D5D">
        <w:rPr>
          <w:rFonts w:ascii="Arial" w:eastAsia="宋体" w:hAnsi="Arial" w:cs="Arial"/>
          <w:noProof/>
          <w:color w:val="34302D"/>
          <w:kern w:val="0"/>
          <w:sz w:val="24"/>
          <w:szCs w:val="24"/>
        </w:rPr>
        <w:drawing>
          <wp:inline distT="0" distB="0" distL="0" distR="0" wp14:anchorId="6F1CDA83" wp14:editId="3A75F206">
            <wp:extent cx="4457700" cy="1812290"/>
            <wp:effectExtent l="0" t="0" r="0" b="0"/>
            <wp:docPr id="4" name="图片 4" descr="aop proxy plain pojo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op proxy plain pojo call"/>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4457700" cy="1812290"/>
                    </a:xfrm>
                    <a:prstGeom prst="rect">
                      <a:avLst/>
                    </a:prstGeom>
                    <a:noFill/>
                    <a:ln>
                      <a:noFill/>
                    </a:ln>
                  </pic:spPr>
                </pic:pic>
              </a:graphicData>
            </a:graphic>
          </wp:inline>
        </w:drawing>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 pojo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SimplePojo();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is a direct method call on the 'pojo' reference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Things change slightly when the reference that client code has is a proxy. Consider the following diagram and code snippet:</w:t>
      </w:r>
    </w:p>
    <w:p w:rsidR="00BA0D5D" w:rsidRPr="00BA0D5D" w:rsidRDefault="00BA0D5D" w:rsidP="00BA0D5D">
      <w:pPr>
        <w:widowControl/>
        <w:shd w:val="clear" w:color="auto" w:fill="FFFFFF"/>
        <w:jc w:val="left"/>
        <w:rPr>
          <w:rFonts w:ascii="Arial" w:eastAsia="宋体" w:hAnsi="Arial" w:cs="Arial"/>
          <w:color w:val="34302D"/>
          <w:kern w:val="0"/>
          <w:sz w:val="24"/>
          <w:szCs w:val="24"/>
        </w:rPr>
      </w:pPr>
      <w:r w:rsidRPr="00BA0D5D">
        <w:rPr>
          <w:rFonts w:ascii="Arial" w:eastAsia="宋体" w:hAnsi="Arial" w:cs="Arial"/>
          <w:noProof/>
          <w:color w:val="34302D"/>
          <w:kern w:val="0"/>
          <w:sz w:val="24"/>
          <w:szCs w:val="24"/>
        </w:rPr>
        <w:drawing>
          <wp:inline distT="0" distB="0" distL="0" distR="0" wp14:anchorId="40F7D4D7" wp14:editId="28D73DC6">
            <wp:extent cx="4838700" cy="1828800"/>
            <wp:effectExtent l="0" t="0" r="0" b="0"/>
            <wp:docPr id="5" name="图片 5" descr="aop proxy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op proxy call"/>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4838700" cy="1828800"/>
                    </a:xfrm>
                    <a:prstGeom prst="rect">
                      <a:avLst/>
                    </a:prstGeom>
                    <a:noFill/>
                    <a:ln>
                      <a:noFill/>
                    </a:ln>
                  </pic:spPr>
                </pic:pic>
              </a:graphicData>
            </a:graphic>
          </wp:inline>
        </w:drawing>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ProxyFactory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ProxyFactory(</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SimplePojo());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factory.addInterface(Pojo.class);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factory.addAdvice(</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RetryAdvice());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 pojo = (Pojo) factory.getProxy();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is a method call on the 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key thing to understand here is that the client code inside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method of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class has a reference to the proxy. This means that method calls on that object reference are calls on the proxy. As a result, the proxy can delegate to all of the interceptors (advice) that are relevant to that particular method call. However, once the call has finally reached the target object (the </w:t>
      </w:r>
      <w:r w:rsidRPr="00BA0D5D">
        <w:rPr>
          <w:rFonts w:ascii="Consolas" w:eastAsia="宋体" w:hAnsi="Consolas" w:cs="宋体"/>
          <w:color w:val="34302D"/>
          <w:kern w:val="0"/>
          <w:sz w:val="23"/>
          <w:szCs w:val="23"/>
          <w:shd w:val="clear" w:color="auto" w:fill="F7F7F8"/>
        </w:rPr>
        <w:t>SimplePojo</w:t>
      </w:r>
      <w:r w:rsidRPr="00BA0D5D">
        <w:rPr>
          <w:rFonts w:ascii="inherit" w:eastAsia="宋体" w:hAnsi="inherit" w:cs="Arial"/>
          <w:color w:val="34302D"/>
          <w:kern w:val="0"/>
          <w:sz w:val="24"/>
          <w:szCs w:val="24"/>
        </w:rPr>
        <w:t>, reference in this case), any method calls that it may make on itself, such as </w:t>
      </w:r>
      <w:r w:rsidRPr="00BA0D5D">
        <w:rPr>
          <w:rFonts w:ascii="Consolas" w:eastAsia="宋体" w:hAnsi="Consolas" w:cs="宋体"/>
          <w:color w:val="34302D"/>
          <w:kern w:val="0"/>
          <w:sz w:val="23"/>
          <w:szCs w:val="23"/>
          <w:shd w:val="clear" w:color="auto" w:fill="F7F7F8"/>
        </w:rPr>
        <w:t>this.bar()</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this.foo()</w:t>
      </w:r>
      <w:r w:rsidRPr="00BA0D5D">
        <w:rPr>
          <w:rFonts w:ascii="inherit" w:eastAsia="宋体" w:hAnsi="inherit" w:cs="Arial"/>
          <w:color w:val="34302D"/>
          <w:kern w:val="0"/>
          <w:sz w:val="24"/>
          <w:szCs w:val="24"/>
        </w:rPr>
        <w:t>, are going to be invoked against the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reference, and not the proxy. This has important implications. It means that self-invocation is not going to result in the advice associated with a method invocation getting a chance to execute.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Okay, so what is to be done about this? The best approach (the term, “best,” is used loosely here) is to refactor your code such that the self-invocation does not happen. This does entail some work on your part, but it is the best, least-invasive approach. The next approach is absolutely horrendous, and we hesitate to point it out, precisely because it is so horrendous. You can (painful as it is to us) totally tie the logic within your class to Spring AOP,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SimplePojo</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Pojo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foo()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works, but... gah!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 AopContext.currentProxy()).bar();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bar()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some logic...</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totally couples your code to Spring AOP, and it makes the class itself aware of the fact that it is being used in an AOP context, which flies in the face of AOP. It also requires some additional configuration when the proxy is being created,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ProxyFactory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ProxyFactory(</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SimplePojo());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factory.adddInterface(Pojo.class);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factory.addAdvice(</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RetryAdvice());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factory.setExposeProxy(</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Pojo pojo = (Pojo) factory.getProxy();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is a method call on the proxy!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pojo.foo();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it must be noted that AspectJ does not have this self-invocation issue because it is not a proxy-based AOP framework.</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70" w:name="_Toc15219538"/>
      <w:r w:rsidRPr="00BA0D5D">
        <w:rPr>
          <w:rFonts w:ascii="Arial" w:eastAsia="宋体" w:hAnsi="Arial" w:cs="Arial"/>
          <w:color w:val="34302D"/>
          <w:kern w:val="0"/>
          <w:sz w:val="41"/>
          <w:szCs w:val="41"/>
        </w:rPr>
        <w:t>5.9. Programmatic Creation of @AspectJ Proxies</w:t>
      </w:r>
      <w:bookmarkEnd w:id="247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declaring aspects in your configuration by using either </w:t>
      </w:r>
      <w:r w:rsidRPr="00BA0D5D">
        <w:rPr>
          <w:rFonts w:ascii="Consolas" w:eastAsia="宋体" w:hAnsi="Consolas" w:cs="宋体"/>
          <w:color w:val="34302D"/>
          <w:kern w:val="0"/>
          <w:sz w:val="23"/>
          <w:szCs w:val="23"/>
          <w:shd w:val="clear" w:color="auto" w:fill="F7F7F8"/>
        </w:rPr>
        <w:t>&lt;aop:config&gt;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&lt;aop:aspectj-autoproxy&gt;</w:t>
      </w:r>
      <w:r w:rsidRPr="00BA0D5D">
        <w:rPr>
          <w:rFonts w:ascii="inherit" w:eastAsia="宋体" w:hAnsi="inherit" w:cs="Arial"/>
          <w:color w:val="34302D"/>
          <w:kern w:val="0"/>
          <w:sz w:val="24"/>
          <w:szCs w:val="24"/>
        </w:rPr>
        <w:t>, it is also possible to programmatically create proxies that advise target objects. For the full details of Spring’s AOP API, see the </w:t>
      </w:r>
      <w:hyperlink r:id="rId574" w:anchor="aop-api" w:history="1">
        <w:r w:rsidRPr="00BA0D5D">
          <w:rPr>
            <w:rFonts w:ascii="inherit" w:eastAsia="宋体" w:hAnsi="inherit" w:cs="Arial"/>
            <w:color w:val="548E2E"/>
            <w:kern w:val="0"/>
            <w:sz w:val="24"/>
            <w:szCs w:val="24"/>
            <w:u w:val="single"/>
          </w:rPr>
          <w:t>next chapter</w:t>
        </w:r>
      </w:hyperlink>
      <w:r w:rsidRPr="00BA0D5D">
        <w:rPr>
          <w:rFonts w:ascii="inherit" w:eastAsia="宋体" w:hAnsi="inherit" w:cs="Arial"/>
          <w:color w:val="34302D"/>
          <w:kern w:val="0"/>
          <w:sz w:val="24"/>
          <w:szCs w:val="24"/>
        </w:rPr>
        <w:t>. Here, we want to focus on the ability to automatically create proxies by using @AspectJ aspects.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the </w:t>
      </w:r>
      <w:r w:rsidRPr="00BA0D5D">
        <w:rPr>
          <w:rFonts w:ascii="Consolas" w:eastAsia="宋体" w:hAnsi="Consolas" w:cs="宋体"/>
          <w:color w:val="34302D"/>
          <w:kern w:val="0"/>
          <w:sz w:val="23"/>
          <w:szCs w:val="23"/>
          <w:shd w:val="clear" w:color="auto" w:fill="F7F7F8"/>
        </w:rPr>
        <w:t>org.springframework.aop.aspectj.annotation.AspectJProxyFactory</w:t>
      </w:r>
      <w:r w:rsidRPr="00BA0D5D">
        <w:rPr>
          <w:rFonts w:ascii="inherit" w:eastAsia="宋体" w:hAnsi="inherit" w:cs="Arial"/>
          <w:color w:val="34302D"/>
          <w:kern w:val="0"/>
          <w:sz w:val="24"/>
          <w:szCs w:val="24"/>
        </w:rPr>
        <w:t> class to create a proxy for a target object that is advised by one or more @AspectJ aspects. The basic usage for this class is very simple,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create a factory that can generate a proxy for the given target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AspectJProxyFactory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AspectJProxyFactory(targetObject);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add an aspect, the class must be an @AspectJ 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you can call this as many times as you need with different aspects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factory.addAspect(SecurityManager.class);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you can also add existing aspect instances, the type of the object supplied must be an @AspectJ 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factory.addAspect(usageTracker);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now get the proxy 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MyInterfaceType proxy = factory.getProxy();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575" w:history="1">
        <w:r w:rsidRPr="00BA0D5D">
          <w:rPr>
            <w:rFonts w:ascii="inherit" w:eastAsia="宋体" w:hAnsi="inherit" w:cs="Arial"/>
            <w:color w:val="548E2E"/>
            <w:kern w:val="0"/>
            <w:sz w:val="24"/>
            <w:szCs w:val="24"/>
            <w:u w:val="single"/>
          </w:rPr>
          <w:t>javadoc</w:t>
        </w:r>
      </w:hyperlink>
      <w:r w:rsidRPr="00BA0D5D">
        <w:rPr>
          <w:rFonts w:ascii="inherit" w:eastAsia="宋体" w:hAnsi="inherit" w:cs="Arial"/>
          <w:color w:val="34302D"/>
          <w:kern w:val="0"/>
          <w:sz w:val="24"/>
          <w:szCs w:val="24"/>
        </w:rPr>
        <w:t> for more information.</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71" w:name="_Toc15219539"/>
      <w:r w:rsidRPr="00BA0D5D">
        <w:rPr>
          <w:rFonts w:ascii="Arial" w:eastAsia="宋体" w:hAnsi="Arial" w:cs="Arial"/>
          <w:color w:val="34302D"/>
          <w:kern w:val="0"/>
          <w:sz w:val="41"/>
          <w:szCs w:val="41"/>
        </w:rPr>
        <w:t>5.10. Using AspectJ with Spring Applications</w:t>
      </w:r>
      <w:bookmarkEnd w:id="247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Everything we have covered so far in this chapter is pure Spring AOP. In this section, we look at how you can use the AspectJ compiler or weaver instead of or in addition to Spring AOP if your needs go beyond the facilities offered by Spring AOP alone.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ships with a small AspectJ aspect library, which is available stand-alone in your distribution as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You need to add this to your classpath in order to use the aspects in it. </w:t>
      </w:r>
      <w:hyperlink r:id="rId576" w:anchor="aop-atconfigurable" w:history="1">
        <w:r w:rsidRPr="00BA0D5D">
          <w:rPr>
            <w:rFonts w:ascii="inherit" w:eastAsia="宋体" w:hAnsi="inherit" w:cs="Arial"/>
            <w:color w:val="548E2E"/>
            <w:kern w:val="0"/>
            <w:sz w:val="24"/>
            <w:szCs w:val="24"/>
            <w:u w:val="single"/>
          </w:rPr>
          <w:t>Using AspectJ to Dependency Inject Domain Objects with Spring</w:t>
        </w:r>
      </w:hyperlink>
      <w:r w:rsidRPr="00BA0D5D">
        <w:rPr>
          <w:rFonts w:ascii="inherit" w:eastAsia="宋体" w:hAnsi="inherit" w:cs="Arial"/>
          <w:color w:val="34302D"/>
          <w:kern w:val="0"/>
          <w:sz w:val="24"/>
          <w:szCs w:val="24"/>
        </w:rPr>
        <w:t> and </w:t>
      </w:r>
      <w:hyperlink r:id="rId577" w:anchor="aop-ajlib-other" w:history="1">
        <w:r w:rsidRPr="00BA0D5D">
          <w:rPr>
            <w:rFonts w:ascii="inherit" w:eastAsia="宋体" w:hAnsi="inherit" w:cs="Arial"/>
            <w:color w:val="548E2E"/>
            <w:kern w:val="0"/>
            <w:sz w:val="24"/>
            <w:szCs w:val="24"/>
            <w:u w:val="single"/>
          </w:rPr>
          <w:t>Other Spring aspects for AspectJ</w:t>
        </w:r>
      </w:hyperlink>
      <w:r w:rsidRPr="00BA0D5D">
        <w:rPr>
          <w:rFonts w:ascii="inherit" w:eastAsia="宋体" w:hAnsi="inherit" w:cs="Arial"/>
          <w:color w:val="34302D"/>
          <w:kern w:val="0"/>
          <w:sz w:val="24"/>
          <w:szCs w:val="24"/>
        </w:rPr>
        <w:t> discuss the content of this library and how you can use it. </w:t>
      </w:r>
      <w:hyperlink r:id="rId578" w:anchor="aop-aj-configure" w:history="1">
        <w:r w:rsidRPr="00BA0D5D">
          <w:rPr>
            <w:rFonts w:ascii="inherit" w:eastAsia="宋体" w:hAnsi="inherit" w:cs="Arial"/>
            <w:color w:val="548E2E"/>
            <w:kern w:val="0"/>
            <w:sz w:val="24"/>
            <w:szCs w:val="24"/>
            <w:u w:val="single"/>
          </w:rPr>
          <w:t>Configuring AspectJ Aspects by Using Spring IoC</w:t>
        </w:r>
      </w:hyperlink>
      <w:r w:rsidRPr="00BA0D5D">
        <w:rPr>
          <w:rFonts w:ascii="inherit" w:eastAsia="宋体" w:hAnsi="inherit" w:cs="Arial"/>
          <w:color w:val="34302D"/>
          <w:kern w:val="0"/>
          <w:sz w:val="24"/>
          <w:szCs w:val="24"/>
        </w:rPr>
        <w:t> discusses how to dependency inject AspectJ aspects that are woven using the AspectJ compiler. Finally, </w:t>
      </w:r>
      <w:hyperlink r:id="rId579" w:anchor="aop-aj-ltw" w:history="1">
        <w:r w:rsidRPr="00BA0D5D">
          <w:rPr>
            <w:rFonts w:ascii="inherit" w:eastAsia="宋体" w:hAnsi="inherit" w:cs="Arial"/>
            <w:color w:val="548E2E"/>
            <w:kern w:val="0"/>
            <w:sz w:val="24"/>
            <w:szCs w:val="24"/>
            <w:u w:val="single"/>
          </w:rPr>
          <w:t xml:space="preserve">Load-time </w:t>
        </w:r>
        <w:r w:rsidRPr="00BA0D5D">
          <w:rPr>
            <w:rFonts w:ascii="inherit" w:eastAsia="宋体" w:hAnsi="inherit" w:cs="Arial"/>
            <w:color w:val="548E2E"/>
            <w:kern w:val="0"/>
            <w:sz w:val="24"/>
            <w:szCs w:val="24"/>
            <w:u w:val="single"/>
          </w:rPr>
          <w:lastRenderedPageBreak/>
          <w:t>Weaving with AspectJ in the Spring Framework</w:t>
        </w:r>
      </w:hyperlink>
      <w:r w:rsidRPr="00BA0D5D">
        <w:rPr>
          <w:rFonts w:ascii="inherit" w:eastAsia="宋体" w:hAnsi="inherit" w:cs="Arial"/>
          <w:color w:val="34302D"/>
          <w:kern w:val="0"/>
          <w:sz w:val="24"/>
          <w:szCs w:val="24"/>
        </w:rPr>
        <w:t> provides an introduction to load-time weaving for Spring applications that use AspectJ.</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5.10.1. Using AspectJ to Dependency Inject Domain Objects with Spring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container instantiates and configures beans defined in your application context. It is also possible to ask a bean factory to configure a pre-existing object, given the name of a bean definition that contains the configuration to be applied.</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contains an annotation-driven aspect that exploits this capability to allow dependency injection of any object. The support is intended to be used for objects created outside of the control of any container. Domain objects often fall into this category because they are often created programmatically with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operator or by an ORM tool as a result of a database query.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annotation marks a class as being eligible for Spring-driven configuration. In the simplest case, you can use purely it as a marker annotation,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com.xyz.myapp.domain;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org.springframework.beans.factory.annotation.Configurable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Account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used as a marker interface in this way, Spring configures new instances of the annotated type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in this case) by using a bean definition (typically prototype-scoped) with the same name as the fully-qualified type name (</w:t>
      </w:r>
      <w:r w:rsidRPr="00BA0D5D">
        <w:rPr>
          <w:rFonts w:ascii="Consolas" w:eastAsia="宋体" w:hAnsi="Consolas" w:cs="宋体"/>
          <w:color w:val="34302D"/>
          <w:kern w:val="0"/>
          <w:sz w:val="23"/>
          <w:szCs w:val="23"/>
          <w:shd w:val="clear" w:color="auto" w:fill="F7F7F8"/>
        </w:rPr>
        <w:t>com.xyz.myapp.domain.Account</w:t>
      </w:r>
      <w:r w:rsidRPr="00BA0D5D">
        <w:rPr>
          <w:rFonts w:ascii="inherit" w:eastAsia="宋体" w:hAnsi="inherit" w:cs="Arial"/>
          <w:color w:val="34302D"/>
          <w:kern w:val="0"/>
          <w:sz w:val="24"/>
          <w:szCs w:val="24"/>
        </w:rPr>
        <w:t>). Since the default name for a bean is the fully-qualified name of its type, a convenient way to declare the prototype definition is to omit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attribute,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"com.xyz.myapp.domain.Account"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"fundsTransferService"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"fundsTransferService"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want to explicitly specify the name of the prototype bean definition to use, you can do so directly in the annotation,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com.xyz.myapp.domain;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org.springframework.beans.factory.annotation.Configurable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@Configurable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"account"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Account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now looks for a bean definition named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and uses that as the definition to configure new </w:t>
      </w:r>
      <w:r w:rsidRPr="00BA0D5D">
        <w:rPr>
          <w:rFonts w:ascii="Consolas" w:eastAsia="宋体" w:hAnsi="Consolas" w:cs="宋体"/>
          <w:color w:val="34302D"/>
          <w:kern w:val="0"/>
          <w:sz w:val="23"/>
          <w:szCs w:val="23"/>
          <w:shd w:val="clear" w:color="auto" w:fill="F7F7F8"/>
        </w:rPr>
        <w:t>Account</w:t>
      </w:r>
      <w:r w:rsidRPr="00BA0D5D">
        <w:rPr>
          <w:rFonts w:ascii="inherit" w:eastAsia="宋体" w:hAnsi="inherit" w:cs="Arial"/>
          <w:color w:val="34302D"/>
          <w:kern w:val="0"/>
          <w:sz w:val="24"/>
          <w:szCs w:val="24"/>
        </w:rPr>
        <w:t> instances.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use autowiring to avoid having to specify a dedicated bean definition at all. To have Spring apply autowiring, use the </w:t>
      </w:r>
      <w:r w:rsidRPr="00BA0D5D">
        <w:rPr>
          <w:rFonts w:ascii="Consolas" w:eastAsia="宋体" w:hAnsi="Consolas" w:cs="宋体"/>
          <w:color w:val="34302D"/>
          <w:kern w:val="0"/>
          <w:sz w:val="23"/>
          <w:szCs w:val="23"/>
          <w:shd w:val="clear" w:color="auto" w:fill="F7F7F8"/>
        </w:rPr>
        <w:t>autowire</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annotation. You can specify either </w:t>
      </w:r>
      <w:r w:rsidRPr="00BA0D5D">
        <w:rPr>
          <w:rFonts w:ascii="Consolas" w:eastAsia="宋体" w:hAnsi="Consolas" w:cs="宋体"/>
          <w:color w:val="34302D"/>
          <w:kern w:val="0"/>
          <w:sz w:val="23"/>
          <w:szCs w:val="23"/>
          <w:shd w:val="clear" w:color="auto" w:fill="F7F7F8"/>
        </w:rPr>
        <w:t>@Configurable(autowire=Autowire.BY_TYPE)</w:t>
      </w:r>
      <w:r w:rsidRPr="00BA0D5D">
        <w:rPr>
          <w:rFonts w:ascii="inherit" w:eastAsia="宋体" w:hAnsi="inherit" w:cs="Arial"/>
          <w:color w:val="34302D"/>
          <w:kern w:val="0"/>
          <w:sz w:val="24"/>
          <w:szCs w:val="24"/>
        </w:rPr>
        <w:t> or</w:t>
      </w:r>
      <w:r w:rsidRPr="00BA0D5D">
        <w:rPr>
          <w:rFonts w:ascii="Consolas" w:eastAsia="宋体" w:hAnsi="Consolas" w:cs="宋体"/>
          <w:color w:val="34302D"/>
          <w:kern w:val="0"/>
          <w:sz w:val="23"/>
          <w:szCs w:val="23"/>
          <w:shd w:val="clear" w:color="auto" w:fill="F7F7F8"/>
        </w:rPr>
        <w:t>@Configurable(autowire=Autowire.BY_NAME</w:t>
      </w:r>
      <w:r w:rsidRPr="00BA0D5D">
        <w:rPr>
          <w:rFonts w:ascii="inherit" w:eastAsia="宋体" w:hAnsi="inherit" w:cs="Arial"/>
          <w:color w:val="34302D"/>
          <w:kern w:val="0"/>
          <w:sz w:val="24"/>
          <w:szCs w:val="24"/>
        </w:rPr>
        <w:t> for autowiring by type or by name, respectively. As an alternative, it is preferable to specify explicit, annotation-driven dependency injection for your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beans through </w:t>
      </w:r>
      <w:r w:rsidRPr="00BA0D5D">
        <w:rPr>
          <w:rFonts w:ascii="Consolas" w:eastAsia="宋体" w:hAnsi="Consolas" w:cs="宋体"/>
          <w:color w:val="34302D"/>
          <w:kern w:val="0"/>
          <w:sz w:val="23"/>
          <w:szCs w:val="23"/>
          <w:shd w:val="clear" w:color="auto" w:fill="F7F7F8"/>
        </w:rPr>
        <w:t>@Autowired</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@Inject</w:t>
      </w:r>
      <w:r w:rsidRPr="00BA0D5D">
        <w:rPr>
          <w:rFonts w:ascii="inherit" w:eastAsia="宋体" w:hAnsi="inherit" w:cs="Arial"/>
          <w:color w:val="34302D"/>
          <w:kern w:val="0"/>
          <w:sz w:val="24"/>
          <w:szCs w:val="24"/>
        </w:rPr>
        <w:t> at the field or method level (see </w:t>
      </w:r>
      <w:hyperlink r:id="rId580" w:anchor="beans-annotation-config" w:history="1">
        <w:r w:rsidRPr="00BA0D5D">
          <w:rPr>
            <w:rFonts w:ascii="inherit" w:eastAsia="宋体" w:hAnsi="inherit" w:cs="Arial"/>
            <w:color w:val="548E2E"/>
            <w:kern w:val="0"/>
            <w:sz w:val="24"/>
            <w:szCs w:val="24"/>
            <w:u w:val="single"/>
          </w:rPr>
          <w:t>Annotation-based Container Configuration</w:t>
        </w:r>
      </w:hyperlink>
      <w:r w:rsidRPr="00BA0D5D">
        <w:rPr>
          <w:rFonts w:ascii="inherit" w:eastAsia="宋体" w:hAnsi="inherit" w:cs="Arial"/>
          <w:color w:val="34302D"/>
          <w:kern w:val="0"/>
          <w:sz w:val="24"/>
          <w:szCs w:val="24"/>
        </w:rPr>
        <w:t> for further details).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you can enable Spring dependency checking for the object references in the newly created and configured object by using the </w:t>
      </w:r>
      <w:r w:rsidRPr="00BA0D5D">
        <w:rPr>
          <w:rFonts w:ascii="Consolas" w:eastAsia="宋体" w:hAnsi="Consolas" w:cs="宋体"/>
          <w:color w:val="34302D"/>
          <w:kern w:val="0"/>
          <w:sz w:val="23"/>
          <w:szCs w:val="23"/>
          <w:shd w:val="clear" w:color="auto" w:fill="F7F7F8"/>
        </w:rPr>
        <w:t>dependencyCheck</w:t>
      </w:r>
      <w:r w:rsidRPr="00BA0D5D">
        <w:rPr>
          <w:rFonts w:ascii="inherit" w:eastAsia="宋体" w:hAnsi="inherit" w:cs="Arial"/>
          <w:color w:val="34302D"/>
          <w:kern w:val="0"/>
          <w:sz w:val="24"/>
          <w:szCs w:val="24"/>
        </w:rPr>
        <w:t> attribute (for example, </w:t>
      </w:r>
      <w:r w:rsidRPr="00BA0D5D">
        <w:rPr>
          <w:rFonts w:ascii="Consolas" w:eastAsia="宋体" w:hAnsi="Consolas" w:cs="宋体"/>
          <w:color w:val="34302D"/>
          <w:kern w:val="0"/>
          <w:sz w:val="23"/>
          <w:szCs w:val="23"/>
          <w:shd w:val="clear" w:color="auto" w:fill="F7F7F8"/>
        </w:rPr>
        <w:t>@Configurable(autowire=Autowire.BY_NAME,dependencyCheck=true)</w:t>
      </w:r>
      <w:r w:rsidRPr="00BA0D5D">
        <w:rPr>
          <w:rFonts w:ascii="inherit" w:eastAsia="宋体" w:hAnsi="inherit" w:cs="Arial"/>
          <w:color w:val="34302D"/>
          <w:kern w:val="0"/>
          <w:sz w:val="24"/>
          <w:szCs w:val="24"/>
        </w:rPr>
        <w:t>). If this attribute is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Spring validates after configuration that all properties (which are not primitives or collections) have been set.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using the annotation on its own does nothing. It is the </w:t>
      </w:r>
      <w:r w:rsidRPr="00BA0D5D">
        <w:rPr>
          <w:rFonts w:ascii="Consolas" w:eastAsia="宋体" w:hAnsi="Consolas" w:cs="宋体"/>
          <w:color w:val="34302D"/>
          <w:kern w:val="0"/>
          <w:sz w:val="23"/>
          <w:szCs w:val="23"/>
          <w:shd w:val="clear" w:color="auto" w:fill="F7F7F8"/>
        </w:rPr>
        <w:t>AnnotationBeanConfigurerAspect</w:t>
      </w:r>
      <w:r w:rsidRPr="00BA0D5D">
        <w:rPr>
          <w:rFonts w:ascii="inherit" w:eastAsia="宋体" w:hAnsi="inherit" w:cs="Arial"/>
          <w:color w:val="34302D"/>
          <w:kern w:val="0"/>
          <w:sz w:val="24"/>
          <w:szCs w:val="24"/>
        </w:rPr>
        <w:t> in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that acts on the presence of the annotation. In essence, the aspect says, “after returning from the initialization of a new object of a type annotated with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configure the newly created object using Spring in accordance with the properties of the annotation”. In this context, “initialization” refers to newly instantiated objects (for example, objects instantiated with the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operator) as well as to </w:t>
      </w:r>
      <w:r w:rsidRPr="00BA0D5D">
        <w:rPr>
          <w:rFonts w:ascii="Consolas" w:eastAsia="宋体" w:hAnsi="Consolas" w:cs="宋体"/>
          <w:color w:val="34302D"/>
          <w:kern w:val="0"/>
          <w:sz w:val="23"/>
          <w:szCs w:val="23"/>
          <w:shd w:val="clear" w:color="auto" w:fill="F7F7F8"/>
        </w:rPr>
        <w:t>Serializable</w:t>
      </w:r>
      <w:r w:rsidRPr="00BA0D5D">
        <w:rPr>
          <w:rFonts w:ascii="inherit" w:eastAsia="宋体" w:hAnsi="inherit" w:cs="Arial"/>
          <w:color w:val="34302D"/>
          <w:kern w:val="0"/>
          <w:sz w:val="24"/>
          <w:szCs w:val="24"/>
        </w:rPr>
        <w:t> objects that are undergoing deserialization (for example, through </w:t>
      </w:r>
      <w:hyperlink r:id="rId581" w:history="1">
        <w:r w:rsidRPr="00BA0D5D">
          <w:rPr>
            <w:rFonts w:ascii="inherit" w:eastAsia="宋体" w:hAnsi="inherit" w:cs="Arial"/>
            <w:color w:val="548E2E"/>
            <w:kern w:val="0"/>
            <w:sz w:val="24"/>
            <w:szCs w:val="24"/>
            <w:u w:val="single"/>
          </w:rPr>
          <w:t>readResolve()</w:t>
        </w:r>
      </w:hyperlink>
      <w:r w:rsidRPr="00BA0D5D">
        <w:rPr>
          <w:rFonts w:ascii="inherit" w:eastAsia="宋体" w:hAnsi="inherit" w:cs="Arial"/>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spacing w:after="300"/>
              <w:jc w:val="left"/>
              <w:rPr>
                <w:rFonts w:ascii="inherit" w:eastAsia="宋体" w:hAnsi="inherit" w:cs="宋体" w:hint="eastAsia"/>
                <w:kern w:val="0"/>
                <w:sz w:val="24"/>
                <w:szCs w:val="24"/>
              </w:rPr>
            </w:pPr>
            <w:r w:rsidRPr="00BA0D5D">
              <w:rPr>
                <w:rFonts w:ascii="inherit" w:eastAsia="宋体" w:hAnsi="inherit" w:cs="宋体"/>
                <w:kern w:val="0"/>
                <w:sz w:val="24"/>
                <w:szCs w:val="24"/>
              </w:rPr>
              <w:t>One of the key phrases in the above paragraph is “in essence”. For most cases, the exact semantics of “after returning from the initialization of a new object” are fine. In this context, “after initialization” means that the dependencies are injected after the object has been constructed. This means that the dependencies are not available for use in the constructor bodies of the class. If you want the dependencies to be injected before the constructor bodies execute and thus be available for use in the body of the constructors, you need to define this on the </w:t>
            </w:r>
            <w:r w:rsidRPr="00BA0D5D">
              <w:rPr>
                <w:rFonts w:ascii="Consolas" w:eastAsia="宋体" w:hAnsi="Consolas" w:cs="宋体"/>
                <w:kern w:val="0"/>
                <w:sz w:val="23"/>
                <w:szCs w:val="23"/>
                <w:shd w:val="clear" w:color="auto" w:fill="F7F7F8"/>
              </w:rPr>
              <w:t>@Configurable</w:t>
            </w:r>
            <w:r w:rsidRPr="00BA0D5D">
              <w:rPr>
                <w:rFonts w:ascii="inherit" w:eastAsia="宋体" w:hAnsi="inherit" w:cs="宋体"/>
                <w:kern w:val="0"/>
                <w:sz w:val="24"/>
                <w:szCs w:val="24"/>
              </w:rPr>
              <w:t> declaration,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kern w:val="0"/>
                <w:sz w:val="24"/>
                <w:szCs w:val="24"/>
              </w:rPr>
            </w:pPr>
            <w:r w:rsidRPr="00BA0D5D">
              <w:rPr>
                <w:rFonts w:ascii="Consolas" w:eastAsia="宋体" w:hAnsi="Consolas" w:cs="宋体"/>
                <w:color w:val="000077"/>
                <w:kern w:val="0"/>
                <w:sz w:val="24"/>
                <w:szCs w:val="24"/>
              </w:rPr>
              <w:t>@Configurable</w:t>
            </w:r>
            <w:r w:rsidRPr="00BA0D5D">
              <w:rPr>
                <w:rFonts w:ascii="Consolas" w:eastAsia="宋体" w:hAnsi="Consolas" w:cs="宋体"/>
                <w:kern w:val="0"/>
                <w:sz w:val="24"/>
                <w:szCs w:val="24"/>
              </w:rPr>
              <w:t xml:space="preserve">(preConstruction = </w:t>
            </w:r>
            <w:r w:rsidRPr="00BA0D5D">
              <w:rPr>
                <w:rFonts w:ascii="Consolas" w:eastAsia="宋体" w:hAnsi="Consolas" w:cs="宋体"/>
                <w:color w:val="008080"/>
                <w:kern w:val="0"/>
                <w:sz w:val="24"/>
                <w:szCs w:val="24"/>
              </w:rPr>
              <w:t>true</w:t>
            </w:r>
            <w:r w:rsidRPr="00BA0D5D">
              <w:rPr>
                <w:rFonts w:ascii="Consolas" w:eastAsia="宋体" w:hAnsi="Consolas" w:cs="宋体"/>
                <w:kern w:val="0"/>
                <w:sz w:val="24"/>
                <w:szCs w:val="24"/>
              </w:rPr>
              <w:t>)</w:t>
            </w:r>
          </w:p>
          <w:p w:rsidR="00BA0D5D" w:rsidRPr="00BA0D5D" w:rsidRDefault="00BA0D5D" w:rsidP="00BA0D5D">
            <w:pPr>
              <w:widowControl/>
              <w:jc w:val="left"/>
              <w:rPr>
                <w:rFonts w:ascii="inherit" w:eastAsia="宋体" w:hAnsi="inherit" w:cs="宋体" w:hint="eastAsia"/>
                <w:kern w:val="0"/>
                <w:sz w:val="24"/>
                <w:szCs w:val="24"/>
              </w:rPr>
            </w:pPr>
            <w:r w:rsidRPr="00BA0D5D">
              <w:rPr>
                <w:rFonts w:ascii="inherit" w:eastAsia="宋体" w:hAnsi="inherit" w:cs="宋体"/>
                <w:kern w:val="0"/>
                <w:sz w:val="24"/>
                <w:szCs w:val="24"/>
              </w:rPr>
              <w:t>You can find more information about the language semantics of the various pointcut types in AspectJ </w:t>
            </w:r>
            <w:hyperlink r:id="rId582" w:history="1">
              <w:r w:rsidRPr="00BA0D5D">
                <w:rPr>
                  <w:rFonts w:ascii="inherit" w:eastAsia="宋体" w:hAnsi="inherit" w:cs="宋体"/>
                  <w:color w:val="548E2E"/>
                  <w:kern w:val="0"/>
                  <w:sz w:val="24"/>
                  <w:szCs w:val="24"/>
                  <w:u w:val="single"/>
                </w:rPr>
                <w:t>in this appendix</w:t>
              </w:r>
            </w:hyperlink>
            <w:r w:rsidRPr="00BA0D5D">
              <w:rPr>
                <w:rFonts w:ascii="inherit" w:eastAsia="宋体" w:hAnsi="inherit" w:cs="宋体"/>
                <w:kern w:val="0"/>
                <w:sz w:val="24"/>
                <w:szCs w:val="24"/>
              </w:rPr>
              <w:t> of the </w:t>
            </w:r>
            <w:hyperlink r:id="rId583" w:history="1">
              <w:r w:rsidRPr="00BA0D5D">
                <w:rPr>
                  <w:rFonts w:ascii="inherit" w:eastAsia="宋体" w:hAnsi="inherit" w:cs="宋体"/>
                  <w:color w:val="548E2E"/>
                  <w:kern w:val="0"/>
                  <w:sz w:val="24"/>
                  <w:szCs w:val="24"/>
                  <w:u w:val="single"/>
                </w:rPr>
                <w:t>AspectJ Programming Guide</w:t>
              </w:r>
            </w:hyperlink>
            <w:r w:rsidRPr="00BA0D5D">
              <w:rPr>
                <w:rFonts w:ascii="inherit" w:eastAsia="宋体" w:hAnsi="inherit" w:cs="宋体"/>
                <w:kern w:val="0"/>
                <w:sz w:val="24"/>
                <w:szCs w:val="24"/>
              </w:rPr>
              <w: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this to work, the annotated types must be woven with the AspectJ weaver. You can either use a build-time Ant or Maven task to do this (see, for example, the </w:t>
      </w:r>
      <w:hyperlink r:id="rId584" w:history="1">
        <w:r w:rsidRPr="00BA0D5D">
          <w:rPr>
            <w:rFonts w:ascii="inherit" w:eastAsia="宋体" w:hAnsi="inherit" w:cs="Arial"/>
            <w:color w:val="548E2E"/>
            <w:kern w:val="0"/>
            <w:sz w:val="24"/>
            <w:szCs w:val="24"/>
            <w:u w:val="single"/>
          </w:rPr>
          <w:t>AspectJ Development Environment Guide</w:t>
        </w:r>
      </w:hyperlink>
      <w:r w:rsidRPr="00BA0D5D">
        <w:rPr>
          <w:rFonts w:ascii="inherit" w:eastAsia="宋体" w:hAnsi="inherit" w:cs="Arial"/>
          <w:color w:val="34302D"/>
          <w:kern w:val="0"/>
          <w:sz w:val="24"/>
          <w:szCs w:val="24"/>
        </w:rPr>
        <w:t>) or load-time weaving (see </w:t>
      </w:r>
      <w:hyperlink r:id="rId585" w:anchor="aop-aj-ltw" w:history="1">
        <w:r w:rsidRPr="00BA0D5D">
          <w:rPr>
            <w:rFonts w:ascii="inherit" w:eastAsia="宋体" w:hAnsi="inherit" w:cs="Arial"/>
            <w:color w:val="548E2E"/>
            <w:kern w:val="0"/>
            <w:sz w:val="24"/>
            <w:szCs w:val="24"/>
            <w:u w:val="single"/>
          </w:rPr>
          <w:t>Load-time Weaving with AspectJ in the Spring Framework</w:t>
        </w:r>
      </w:hyperlink>
      <w:r w:rsidRPr="00BA0D5D">
        <w:rPr>
          <w:rFonts w:ascii="inherit" w:eastAsia="宋体" w:hAnsi="inherit" w:cs="Arial"/>
          <w:color w:val="34302D"/>
          <w:kern w:val="0"/>
          <w:sz w:val="24"/>
          <w:szCs w:val="24"/>
        </w:rPr>
        <w:t>). The </w:t>
      </w:r>
      <w:r w:rsidRPr="00BA0D5D">
        <w:rPr>
          <w:rFonts w:ascii="Consolas" w:eastAsia="宋体" w:hAnsi="Consolas" w:cs="宋体"/>
          <w:color w:val="34302D"/>
          <w:kern w:val="0"/>
          <w:sz w:val="23"/>
          <w:szCs w:val="23"/>
          <w:shd w:val="clear" w:color="auto" w:fill="F7F7F8"/>
        </w:rPr>
        <w:t>AnnotationBeanConfigurerAspect</w:t>
      </w:r>
      <w:r w:rsidRPr="00BA0D5D">
        <w:rPr>
          <w:rFonts w:ascii="inherit" w:eastAsia="宋体" w:hAnsi="inherit" w:cs="Arial"/>
          <w:color w:val="34302D"/>
          <w:kern w:val="0"/>
          <w:sz w:val="24"/>
          <w:szCs w:val="24"/>
        </w:rPr>
        <w:t> itself needs to be configured by Spring (in order to obtain a reference to the bean factory that is to be used to configure new objects). If you use Java-based configuration, you can add </w:t>
      </w:r>
      <w:r w:rsidRPr="00BA0D5D">
        <w:rPr>
          <w:rFonts w:ascii="Consolas" w:eastAsia="宋体" w:hAnsi="Consolas" w:cs="宋体"/>
          <w:color w:val="34302D"/>
          <w:kern w:val="0"/>
          <w:sz w:val="23"/>
          <w:szCs w:val="23"/>
          <w:shd w:val="clear" w:color="auto" w:fill="F7F7F8"/>
        </w:rPr>
        <w:t>@EnableSpringConfigured</w:t>
      </w:r>
      <w:r w:rsidRPr="00BA0D5D">
        <w:rPr>
          <w:rFonts w:ascii="inherit" w:eastAsia="宋体" w:hAnsi="inherit" w:cs="Arial"/>
          <w:color w:val="34302D"/>
          <w:kern w:val="0"/>
          <w:sz w:val="24"/>
          <w:szCs w:val="24"/>
        </w:rPr>
        <w:t> to any </w:t>
      </w:r>
      <w:r w:rsidRPr="00BA0D5D">
        <w:rPr>
          <w:rFonts w:ascii="Consolas" w:eastAsia="宋体" w:hAnsi="Consolas" w:cs="宋体"/>
          <w:color w:val="34302D"/>
          <w:kern w:val="0"/>
          <w:sz w:val="23"/>
          <w:szCs w:val="23"/>
          <w:shd w:val="clear" w:color="auto" w:fill="F7F7F8"/>
        </w:rPr>
        <w:t>@Configuration</w:t>
      </w:r>
      <w:r w:rsidRPr="00BA0D5D">
        <w:rPr>
          <w:rFonts w:ascii="inherit" w:eastAsia="宋体" w:hAnsi="inherit" w:cs="Arial"/>
          <w:color w:val="34302D"/>
          <w:kern w:val="0"/>
          <w:sz w:val="24"/>
          <w:szCs w:val="24"/>
        </w:rPr>
        <w:t> class,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@EnableSpringConfigured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lastRenderedPageBreak/>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prefer XML based configuration, the Spring </w:t>
      </w:r>
      <w:hyperlink r:id="rId586" w:anchor="xsd-schemas-context" w:history="1">
        <w:r w:rsidRPr="00BA0D5D">
          <w:rPr>
            <w:rFonts w:ascii="Consolas" w:eastAsia="宋体" w:hAnsi="Consolas" w:cs="宋体"/>
            <w:color w:val="548E2E"/>
            <w:kern w:val="0"/>
            <w:sz w:val="23"/>
            <w:szCs w:val="23"/>
            <w:u w:val="single"/>
            <w:shd w:val="clear" w:color="auto" w:fill="F7F7F8"/>
          </w:rPr>
          <w:t>context</w:t>
        </w:r>
        <w:r w:rsidRPr="00BA0D5D">
          <w:rPr>
            <w:rFonts w:ascii="inherit" w:eastAsia="宋体" w:hAnsi="inherit" w:cs="Arial"/>
            <w:color w:val="548E2E"/>
            <w:kern w:val="0"/>
            <w:sz w:val="24"/>
            <w:szCs w:val="24"/>
            <w:u w:val="single"/>
          </w:rPr>
          <w:t> namespace</w:t>
        </w:r>
      </w:hyperlink>
      <w:r w:rsidRPr="00BA0D5D">
        <w:rPr>
          <w:rFonts w:ascii="inherit" w:eastAsia="宋体" w:hAnsi="inherit" w:cs="Arial"/>
          <w:color w:val="34302D"/>
          <w:kern w:val="0"/>
          <w:sz w:val="24"/>
          <w:szCs w:val="24"/>
        </w:rPr>
        <w:t> defines a convenient </w:t>
      </w:r>
      <w:r w:rsidRPr="00BA0D5D">
        <w:rPr>
          <w:rFonts w:ascii="Consolas" w:eastAsia="宋体" w:hAnsi="Consolas" w:cs="宋体"/>
          <w:color w:val="34302D"/>
          <w:kern w:val="0"/>
          <w:sz w:val="23"/>
          <w:szCs w:val="23"/>
          <w:shd w:val="clear" w:color="auto" w:fill="F7F7F8"/>
        </w:rPr>
        <w:t>context:spring-configured</w:t>
      </w:r>
      <w:r w:rsidRPr="00BA0D5D">
        <w:rPr>
          <w:rFonts w:ascii="inherit" w:eastAsia="宋体" w:hAnsi="inherit" w:cs="Arial"/>
          <w:color w:val="34302D"/>
          <w:kern w:val="0"/>
          <w:sz w:val="24"/>
          <w:szCs w:val="24"/>
        </w:rPr>
        <w:t>element, which you can use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&lt;context:spring-configured/&gt;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Instances of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objects created before the aspect has been configured result in a message being issued to the debug log and no configuration of the object taking place. An example might be a bean in the Spring configuration that creates domain objects when it is initialized by Spring. In this case, you can use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bean attribute to manually specify that the bean depends on the configuration aspect. The following example shows how to use the </w:t>
      </w:r>
      <w:r w:rsidRPr="00BA0D5D">
        <w:rPr>
          <w:rFonts w:ascii="Consolas" w:eastAsia="宋体" w:hAnsi="Consolas" w:cs="宋体"/>
          <w:color w:val="34302D"/>
          <w:kern w:val="0"/>
          <w:sz w:val="23"/>
          <w:szCs w:val="23"/>
          <w:shd w:val="clear" w:color="auto" w:fill="F7F7F8"/>
        </w:rPr>
        <w:t>depends-on</w:t>
      </w:r>
      <w:r w:rsidRPr="00BA0D5D">
        <w:rPr>
          <w:rFonts w:ascii="inherit" w:eastAsia="宋体" w:hAnsi="inherit" w:cs="Arial"/>
          <w:color w:val="34302D"/>
          <w:kern w:val="0"/>
          <w:sz w:val="24"/>
          <w:szCs w:val="24"/>
        </w:rPr>
        <w:t> attribute: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"com.xzy.myapp.service.MyService"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depends-on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"org.springframework.beans.factory.aspectj.AnnotationBeanConfigurerAspect"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Do not activate </w:t>
            </w:r>
            <w:r w:rsidRPr="00BA0D5D">
              <w:rPr>
                <w:rFonts w:ascii="Consolas" w:eastAsia="宋体" w:hAnsi="Consolas" w:cs="宋体"/>
                <w:kern w:val="0"/>
                <w:sz w:val="23"/>
                <w:szCs w:val="23"/>
                <w:shd w:val="clear" w:color="auto" w:fill="F7F7F8"/>
              </w:rPr>
              <w:t>@Configurable</w:t>
            </w:r>
            <w:r w:rsidRPr="00BA0D5D">
              <w:rPr>
                <w:rFonts w:ascii="宋体" w:eastAsia="宋体" w:hAnsi="宋体" w:cs="宋体"/>
                <w:kern w:val="0"/>
                <w:sz w:val="24"/>
                <w:szCs w:val="24"/>
              </w:rPr>
              <w:t> processing through the bean configurer aspect unless you really mean to rely on its semantics at runtime. In particular, make sure that you do not use </w:t>
            </w:r>
            <w:r w:rsidRPr="00BA0D5D">
              <w:rPr>
                <w:rFonts w:ascii="Consolas" w:eastAsia="宋体" w:hAnsi="Consolas" w:cs="宋体"/>
                <w:kern w:val="0"/>
                <w:sz w:val="23"/>
                <w:szCs w:val="23"/>
                <w:shd w:val="clear" w:color="auto" w:fill="F7F7F8"/>
              </w:rPr>
              <w:t>@Configurable</w:t>
            </w:r>
            <w:r w:rsidRPr="00BA0D5D">
              <w:rPr>
                <w:rFonts w:ascii="宋体" w:eastAsia="宋体" w:hAnsi="宋体" w:cs="宋体"/>
                <w:kern w:val="0"/>
                <w:sz w:val="24"/>
                <w:szCs w:val="24"/>
              </w:rPr>
              <w:t> on bean classes that are registered as regular Spring beans with the container. Doing so results in double initialization, once through the container and once through the aspect.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Unit Testing </w:t>
      </w:r>
      <w:r w:rsidRPr="00BA0D5D">
        <w:rPr>
          <w:rFonts w:ascii="Consolas" w:eastAsia="宋体" w:hAnsi="Consolas" w:cs="宋体"/>
          <w:color w:val="34302D"/>
          <w:kern w:val="0"/>
          <w:sz w:val="25"/>
          <w:szCs w:val="25"/>
          <w:shd w:val="clear" w:color="auto" w:fill="F7F7F8"/>
        </w:rPr>
        <w:t>@Configurable</w:t>
      </w:r>
      <w:r w:rsidRPr="00BA0D5D">
        <w:rPr>
          <w:rFonts w:ascii="Arial" w:eastAsia="宋体" w:hAnsi="Arial" w:cs="Arial"/>
          <w:color w:val="34302D"/>
          <w:kern w:val="0"/>
          <w:sz w:val="27"/>
          <w:szCs w:val="27"/>
        </w:rPr>
        <w:t>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of the goals of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support is to enable independent unit testing of domain objects without the difficulties associated with hard-coded lookups. If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types have not been woven by AspectJ, the annotation has no affect during unit testing. You can set mock or stub property references in the object under test and proceed as normal. If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types have been woven by AspectJ, you can still unit test outside of the container as normal, but you see a warning message each time that you construct a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object indicating that it has not been configured by Spring.</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Working with Multiple Application Contexts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AnnotationBeanConfigurerAspect</w:t>
      </w:r>
      <w:r w:rsidRPr="00BA0D5D">
        <w:rPr>
          <w:rFonts w:ascii="inherit" w:eastAsia="宋体" w:hAnsi="inherit" w:cs="Arial"/>
          <w:color w:val="34302D"/>
          <w:kern w:val="0"/>
          <w:sz w:val="24"/>
          <w:szCs w:val="24"/>
        </w:rPr>
        <w:t> that is used to implement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support is an AspectJ singleton aspect. The scope of a singleton aspect is the same as the scope of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members: There is one aspect instance per classloader that defines the type. This means that, if you define multiple application contexts within the same classloader hierarchy, you need to consider where to define the </w:t>
      </w:r>
      <w:r w:rsidRPr="00BA0D5D">
        <w:rPr>
          <w:rFonts w:ascii="Consolas" w:eastAsia="宋体" w:hAnsi="Consolas" w:cs="宋体"/>
          <w:color w:val="34302D"/>
          <w:kern w:val="0"/>
          <w:sz w:val="23"/>
          <w:szCs w:val="23"/>
          <w:shd w:val="clear" w:color="auto" w:fill="F7F7F8"/>
        </w:rPr>
        <w:t>@EnableSpringConfigured</w:t>
      </w:r>
      <w:r w:rsidRPr="00BA0D5D">
        <w:rPr>
          <w:rFonts w:ascii="inherit" w:eastAsia="宋体" w:hAnsi="inherit" w:cs="Arial"/>
          <w:color w:val="34302D"/>
          <w:kern w:val="0"/>
          <w:sz w:val="24"/>
          <w:szCs w:val="24"/>
        </w:rPr>
        <w:t> bean and where to place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on the classpath.</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 xml:space="preserve">Consider a typical Spring web application configuration that has a shared parent application context that defines common business services, everything needed to support those services, and one child application </w:t>
      </w:r>
      <w:r w:rsidRPr="00BA0D5D">
        <w:rPr>
          <w:rFonts w:ascii="inherit" w:eastAsia="宋体" w:hAnsi="inherit" w:cs="Arial"/>
          <w:color w:val="34302D"/>
          <w:kern w:val="0"/>
          <w:sz w:val="24"/>
          <w:szCs w:val="24"/>
        </w:rPr>
        <w:lastRenderedPageBreak/>
        <w:t>context for each servlet (which contains definitions particular to that servlet). All of these contexts co-exist within the same classloader hierarchy, and so the </w:t>
      </w:r>
      <w:r w:rsidRPr="00BA0D5D">
        <w:rPr>
          <w:rFonts w:ascii="Consolas" w:eastAsia="宋体" w:hAnsi="Consolas" w:cs="宋体"/>
          <w:color w:val="34302D"/>
          <w:kern w:val="0"/>
          <w:sz w:val="23"/>
          <w:szCs w:val="23"/>
          <w:shd w:val="clear" w:color="auto" w:fill="F7F7F8"/>
        </w:rPr>
        <w:t>AnnotationBeanConfigurerAspect</w:t>
      </w:r>
      <w:r w:rsidRPr="00BA0D5D">
        <w:rPr>
          <w:rFonts w:ascii="inherit" w:eastAsia="宋体" w:hAnsi="inherit" w:cs="Arial"/>
          <w:color w:val="34302D"/>
          <w:kern w:val="0"/>
          <w:sz w:val="24"/>
          <w:szCs w:val="24"/>
        </w:rPr>
        <w:t> can hold a reference to only one of them. In this case, we recommend defining the </w:t>
      </w:r>
      <w:r w:rsidRPr="00BA0D5D">
        <w:rPr>
          <w:rFonts w:ascii="Consolas" w:eastAsia="宋体" w:hAnsi="Consolas" w:cs="宋体"/>
          <w:color w:val="34302D"/>
          <w:kern w:val="0"/>
          <w:sz w:val="23"/>
          <w:szCs w:val="23"/>
          <w:shd w:val="clear" w:color="auto" w:fill="F7F7F8"/>
        </w:rPr>
        <w:t>@EnableSpringConfigured</w:t>
      </w:r>
      <w:r w:rsidRPr="00BA0D5D">
        <w:rPr>
          <w:rFonts w:ascii="inherit" w:eastAsia="宋体" w:hAnsi="inherit" w:cs="Arial"/>
          <w:color w:val="34302D"/>
          <w:kern w:val="0"/>
          <w:sz w:val="24"/>
          <w:szCs w:val="24"/>
        </w:rPr>
        <w:t> bean in the shared (parent) application context. This defines the services that you are likely to want to inject into domain objects. A consequence is that you cannot configure domain objects with references to beans defined in the child (servlet-specific) contexts by using the @Configurable mechanism (which is probably not something you want to do anyway).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deploying multiple web applications within the same container, ensure that each web application loads the types in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by using its own classloader (for example, by placing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in </w:t>
      </w:r>
      <w:r w:rsidRPr="00BA0D5D">
        <w:rPr>
          <w:rFonts w:ascii="Consolas" w:eastAsia="宋体" w:hAnsi="Consolas" w:cs="宋体"/>
          <w:color w:val="34302D"/>
          <w:kern w:val="0"/>
          <w:sz w:val="23"/>
          <w:szCs w:val="23"/>
          <w:shd w:val="clear" w:color="auto" w:fill="F7F7F8"/>
        </w:rPr>
        <w:t>'WEB-INF/lib'</w:t>
      </w:r>
      <w:r w:rsidRPr="00BA0D5D">
        <w:rPr>
          <w:rFonts w:ascii="inherit" w:eastAsia="宋体" w:hAnsi="inherit" w:cs="Arial"/>
          <w:color w:val="34302D"/>
          <w:kern w:val="0"/>
          <w:sz w:val="24"/>
          <w:szCs w:val="24"/>
        </w:rPr>
        <w:t>). If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is added only to the container-wide classpath (and hence loaded by the shared parent classloader), all web applications share the same aspect instance (which is probably not what you want).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5.10.2. Other Spring aspects for AspectJ</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aspect,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contains an AspectJ aspect that you can use to drive Spring’s transaction management for types and methods annotated with the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 This is primarily intended for users who want to use the Spring Framework’s transaction support outside of the Spring container.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 that interprets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annotations is the </w:t>
      </w:r>
      <w:r w:rsidRPr="00BA0D5D">
        <w:rPr>
          <w:rFonts w:ascii="Consolas" w:eastAsia="宋体" w:hAnsi="Consolas" w:cs="宋体"/>
          <w:color w:val="34302D"/>
          <w:kern w:val="0"/>
          <w:sz w:val="23"/>
          <w:szCs w:val="23"/>
          <w:shd w:val="clear" w:color="auto" w:fill="F7F7F8"/>
        </w:rPr>
        <w:t>AnnotationTransactionAspect</w:t>
      </w:r>
      <w:r w:rsidRPr="00BA0D5D">
        <w:rPr>
          <w:rFonts w:ascii="inherit" w:eastAsia="宋体" w:hAnsi="inherit" w:cs="Arial"/>
          <w:color w:val="34302D"/>
          <w:kern w:val="0"/>
          <w:sz w:val="24"/>
          <w:szCs w:val="24"/>
        </w:rPr>
        <w:t>. When you use this aspect, you must annotate the implementation class (or methods within that class or both), not the interface (if any) that the class implements. AspectJ follows Java’s rule that annotations on interfaces are not inherited.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 on a class specifies the default transaction semantics for the execution of any public operation in the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@Transactional</w:t>
      </w:r>
      <w:r w:rsidRPr="00BA0D5D">
        <w:rPr>
          <w:rFonts w:ascii="inherit" w:eastAsia="宋体" w:hAnsi="inherit" w:cs="Arial"/>
          <w:color w:val="34302D"/>
          <w:kern w:val="0"/>
          <w:sz w:val="24"/>
          <w:szCs w:val="24"/>
        </w:rPr>
        <w:t> annotation on a method within the class overrides the default transaction semantics given by the class annotation (if present). Methods of any visibility may be annotated, including private methods. Annotating non-public methods directly is the only way to get transaction demarcation for the execution of such methods.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Since Spring Framework 4.2, </w:t>
            </w:r>
            <w:r w:rsidRPr="00BA0D5D">
              <w:rPr>
                <w:rFonts w:ascii="Consolas" w:eastAsia="宋体" w:hAnsi="Consolas" w:cs="宋体"/>
                <w:kern w:val="0"/>
                <w:sz w:val="23"/>
                <w:szCs w:val="23"/>
                <w:shd w:val="clear" w:color="auto" w:fill="F7F7F8"/>
              </w:rPr>
              <w:t>spring-aspects</w:t>
            </w:r>
            <w:r w:rsidRPr="00BA0D5D">
              <w:rPr>
                <w:rFonts w:ascii="宋体" w:eastAsia="宋体" w:hAnsi="宋体" w:cs="宋体"/>
                <w:kern w:val="0"/>
                <w:sz w:val="24"/>
                <w:szCs w:val="24"/>
              </w:rPr>
              <w:t> provides a similar aspect that offers the exact same features for the standard </w:t>
            </w:r>
            <w:r w:rsidRPr="00BA0D5D">
              <w:rPr>
                <w:rFonts w:ascii="Consolas" w:eastAsia="宋体" w:hAnsi="Consolas" w:cs="宋体"/>
                <w:kern w:val="0"/>
                <w:sz w:val="23"/>
                <w:szCs w:val="23"/>
                <w:shd w:val="clear" w:color="auto" w:fill="F7F7F8"/>
              </w:rPr>
              <w:t>javax.transaction.Transactional</w:t>
            </w:r>
            <w:r w:rsidRPr="00BA0D5D">
              <w:rPr>
                <w:rFonts w:ascii="宋体" w:eastAsia="宋体" w:hAnsi="宋体" w:cs="宋体"/>
                <w:kern w:val="0"/>
                <w:sz w:val="24"/>
                <w:szCs w:val="24"/>
              </w:rPr>
              <w:t> annotation. Check </w:t>
            </w:r>
            <w:r w:rsidRPr="00BA0D5D">
              <w:rPr>
                <w:rFonts w:ascii="Consolas" w:eastAsia="宋体" w:hAnsi="Consolas" w:cs="宋体"/>
                <w:kern w:val="0"/>
                <w:sz w:val="23"/>
                <w:szCs w:val="23"/>
                <w:shd w:val="clear" w:color="auto" w:fill="F7F7F8"/>
              </w:rPr>
              <w:t>JtaAnnotationTransactionAspect</w:t>
            </w:r>
            <w:r w:rsidRPr="00BA0D5D">
              <w:rPr>
                <w:rFonts w:ascii="宋体" w:eastAsia="宋体" w:hAnsi="宋体" w:cs="宋体"/>
                <w:kern w:val="0"/>
                <w:sz w:val="24"/>
                <w:szCs w:val="24"/>
              </w:rPr>
              <w:t> for more details.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AspectJ programmers who want to use the Spring configuration and transaction management support but do not want to (or cannot) use annotations,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also contains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aspects you can extend to provide your own pointcut definitions. See the sources for the </w:t>
      </w:r>
      <w:r w:rsidRPr="00BA0D5D">
        <w:rPr>
          <w:rFonts w:ascii="Consolas" w:eastAsia="宋体" w:hAnsi="Consolas" w:cs="宋体"/>
          <w:color w:val="34302D"/>
          <w:kern w:val="0"/>
          <w:sz w:val="23"/>
          <w:szCs w:val="23"/>
          <w:shd w:val="clear" w:color="auto" w:fill="F7F7F8"/>
        </w:rPr>
        <w:t>AbstractBeanConfigurerAspect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AbstractTransactionAspect</w:t>
      </w:r>
      <w:r w:rsidRPr="00BA0D5D">
        <w:rPr>
          <w:rFonts w:ascii="inherit" w:eastAsia="宋体" w:hAnsi="inherit" w:cs="Arial"/>
          <w:color w:val="34302D"/>
          <w:kern w:val="0"/>
          <w:sz w:val="24"/>
          <w:szCs w:val="24"/>
        </w:rPr>
        <w:t> aspects for more information. As an example, the following excerpt shows how you could write an aspect to configure all instances of objects defined in the domain model by using prototype bean definitions that match the fully qualified class names: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aspect DomainObjectConfiguration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AbstractBeanConfigurerAspect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DomainObjectConfiguration()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setBeanWiringInfoResolver(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ClassNameBeanWiringInfoResolver());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 creation of a new bean (any object in the domain model)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pointcut beanCreation(Object beanInstance)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initialization(</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&amp;&amp;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SystemArchitecture.inDomainModel() &amp;&amp;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(beanInstance);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5.10.3. Configuring AspectJ Aspects by Using Spring IoC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you use AspectJ aspects with Spring applications, it is natural to both want and expect to be able to configure such aspects with Spring. The AspectJ runtime itself is responsible for aspect creation, and the means of configuring the AspectJ-created aspects through Spring depends on the AspectJ instantiation model (the </w:t>
      </w:r>
      <w:r w:rsidRPr="00BA0D5D">
        <w:rPr>
          <w:rFonts w:ascii="Consolas" w:eastAsia="宋体" w:hAnsi="Consolas" w:cs="宋体"/>
          <w:color w:val="34302D"/>
          <w:kern w:val="0"/>
          <w:sz w:val="23"/>
          <w:szCs w:val="23"/>
          <w:shd w:val="clear" w:color="auto" w:fill="F7F7F8"/>
        </w:rPr>
        <w:t>per-xxx</w:t>
      </w:r>
      <w:r w:rsidRPr="00BA0D5D">
        <w:rPr>
          <w:rFonts w:ascii="inherit" w:eastAsia="宋体" w:hAnsi="inherit" w:cs="Arial"/>
          <w:color w:val="34302D"/>
          <w:kern w:val="0"/>
          <w:sz w:val="24"/>
          <w:szCs w:val="24"/>
        </w:rPr>
        <w:t> clause) used by the aspect.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majority of AspectJ aspects are singleton aspects. Configuration of these aspects is easy. You can create a bean definition that references the aspect type as normal and include the </w:t>
      </w:r>
      <w:r w:rsidRPr="00BA0D5D">
        <w:rPr>
          <w:rFonts w:ascii="Consolas" w:eastAsia="宋体" w:hAnsi="Consolas" w:cs="宋体"/>
          <w:color w:val="34302D"/>
          <w:kern w:val="0"/>
          <w:sz w:val="23"/>
          <w:szCs w:val="23"/>
          <w:shd w:val="clear" w:color="auto" w:fill="F7F7F8"/>
        </w:rPr>
        <w:t>factory-method="aspectOf"</w:t>
      </w:r>
      <w:r w:rsidRPr="00BA0D5D">
        <w:rPr>
          <w:rFonts w:ascii="inherit" w:eastAsia="宋体" w:hAnsi="inherit" w:cs="Arial"/>
          <w:color w:val="34302D"/>
          <w:kern w:val="0"/>
          <w:sz w:val="24"/>
          <w:szCs w:val="24"/>
        </w:rPr>
        <w:t> bean attribute. This ensures that Spring obtains the aspect instance by asking AspectJ for it rather than trying to create an instance itself. The following example shows how to use the </w:t>
      </w:r>
      <w:r w:rsidRPr="00BA0D5D">
        <w:rPr>
          <w:rFonts w:ascii="Consolas" w:eastAsia="宋体" w:hAnsi="Consolas" w:cs="宋体"/>
          <w:color w:val="34302D"/>
          <w:kern w:val="0"/>
          <w:sz w:val="23"/>
          <w:szCs w:val="23"/>
          <w:shd w:val="clear" w:color="auto" w:fill="F7F7F8"/>
        </w:rPr>
        <w:t>factory-method="aspectOf"</w:t>
      </w:r>
      <w:r w:rsidRPr="00BA0D5D">
        <w:rPr>
          <w:rFonts w:ascii="inherit" w:eastAsia="宋体" w:hAnsi="inherit" w:cs="Arial"/>
          <w:color w:val="34302D"/>
          <w:kern w:val="0"/>
          <w:sz w:val="24"/>
          <w:szCs w:val="24"/>
        </w:rPr>
        <w:t> attribute: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"com.xyz.profiler.Profiler"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factory-method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"aspectOf"</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"profilingStrategy"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"jamonProfilingStrategy"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0" w:type="auto"/>
        <w:tblCellMar>
          <w:top w:w="15" w:type="dxa"/>
          <w:left w:w="15" w:type="dxa"/>
          <w:bottom w:w="15" w:type="dxa"/>
          <w:right w:w="15" w:type="dxa"/>
        </w:tblCellMar>
        <w:tblLook w:val="04A0" w:firstRow="1" w:lastRow="0" w:firstColumn="1" w:lastColumn="0" w:noHBand="0" w:noVBand="1"/>
      </w:tblPr>
      <w:tblGrid>
        <w:gridCol w:w="366"/>
        <w:gridCol w:w="5682"/>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Note the </w:t>
            </w:r>
            <w:r w:rsidRPr="00BA0D5D">
              <w:rPr>
                <w:rFonts w:ascii="Consolas" w:eastAsia="宋体" w:hAnsi="Consolas" w:cs="宋体"/>
                <w:color w:val="34302D"/>
                <w:kern w:val="0"/>
                <w:sz w:val="23"/>
                <w:szCs w:val="23"/>
                <w:shd w:val="clear" w:color="auto" w:fill="F7F7F8"/>
              </w:rPr>
              <w:t>factory-method="aspectOf"</w:t>
            </w:r>
            <w:r w:rsidRPr="00BA0D5D">
              <w:rPr>
                <w:rFonts w:ascii="宋体" w:eastAsia="宋体" w:hAnsi="宋体" w:cs="宋体"/>
                <w:color w:val="34302D"/>
                <w:kern w:val="0"/>
                <w:sz w:val="24"/>
                <w:szCs w:val="24"/>
              </w:rPr>
              <w:t> attribute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Non-singleton aspects are harder to configure. However, it is possible to do so by creating prototype bean definitions and using the </w:t>
      </w:r>
      <w:r w:rsidRPr="00BA0D5D">
        <w:rPr>
          <w:rFonts w:ascii="Consolas" w:eastAsia="宋体" w:hAnsi="Consolas" w:cs="宋体"/>
          <w:color w:val="34302D"/>
          <w:kern w:val="0"/>
          <w:sz w:val="23"/>
          <w:szCs w:val="23"/>
          <w:shd w:val="clear" w:color="auto" w:fill="F7F7F8"/>
        </w:rPr>
        <w:t>@Configurable</w:t>
      </w:r>
      <w:r w:rsidRPr="00BA0D5D">
        <w:rPr>
          <w:rFonts w:ascii="inherit" w:eastAsia="宋体" w:hAnsi="inherit" w:cs="Arial"/>
          <w:color w:val="34302D"/>
          <w:kern w:val="0"/>
          <w:sz w:val="24"/>
          <w:szCs w:val="24"/>
        </w:rPr>
        <w:t> support from </w:t>
      </w:r>
      <w:r w:rsidRPr="00BA0D5D">
        <w:rPr>
          <w:rFonts w:ascii="Consolas" w:eastAsia="宋体" w:hAnsi="Consolas" w:cs="宋体"/>
          <w:color w:val="34302D"/>
          <w:kern w:val="0"/>
          <w:sz w:val="23"/>
          <w:szCs w:val="23"/>
          <w:shd w:val="clear" w:color="auto" w:fill="F7F7F8"/>
        </w:rPr>
        <w:t>spring-aspects.jar</w:t>
      </w:r>
      <w:r w:rsidRPr="00BA0D5D">
        <w:rPr>
          <w:rFonts w:ascii="inherit" w:eastAsia="宋体" w:hAnsi="inherit" w:cs="Arial"/>
          <w:color w:val="34302D"/>
          <w:kern w:val="0"/>
          <w:sz w:val="24"/>
          <w:szCs w:val="24"/>
        </w:rPr>
        <w:t> to configure the aspect instances once they have bean created by the AspectJ runtime.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have some @AspectJ aspects that you want to weave with AspectJ (for example, using load-time weaving for domain model types) and other @AspectJ aspects that you want to use with Spring AOP, and these aspects are all configured in Spring, you need to tell the Spring AOP @AspectJ auto-proxying support which exact subset of the @AspectJ aspects defined in the configuration should be used for auto-proxying. You can do this by using one or more </w:t>
      </w:r>
      <w:r w:rsidRPr="00BA0D5D">
        <w:rPr>
          <w:rFonts w:ascii="Consolas" w:eastAsia="宋体" w:hAnsi="Consolas" w:cs="宋体"/>
          <w:color w:val="34302D"/>
          <w:kern w:val="0"/>
          <w:sz w:val="23"/>
          <w:szCs w:val="23"/>
          <w:shd w:val="clear" w:color="auto" w:fill="F7F7F8"/>
        </w:rPr>
        <w:t>&lt;include/&gt;</w:t>
      </w:r>
      <w:r w:rsidRPr="00BA0D5D">
        <w:rPr>
          <w:rFonts w:ascii="inherit" w:eastAsia="宋体" w:hAnsi="inherit" w:cs="Arial"/>
          <w:color w:val="34302D"/>
          <w:kern w:val="0"/>
          <w:sz w:val="24"/>
          <w:szCs w:val="24"/>
        </w:rPr>
        <w:t> elements inside the </w:t>
      </w:r>
      <w:r w:rsidRPr="00BA0D5D">
        <w:rPr>
          <w:rFonts w:ascii="Consolas" w:eastAsia="宋体" w:hAnsi="Consolas" w:cs="宋体"/>
          <w:color w:val="34302D"/>
          <w:kern w:val="0"/>
          <w:sz w:val="23"/>
          <w:szCs w:val="23"/>
          <w:shd w:val="clear" w:color="auto" w:fill="F7F7F8"/>
        </w:rPr>
        <w:t>&lt;aop:aspectj-autoproxy/&gt;</w:t>
      </w:r>
      <w:r w:rsidRPr="00BA0D5D">
        <w:rPr>
          <w:rFonts w:ascii="inherit" w:eastAsia="宋体" w:hAnsi="inherit" w:cs="Arial"/>
          <w:color w:val="34302D"/>
          <w:kern w:val="0"/>
          <w:sz w:val="24"/>
          <w:szCs w:val="24"/>
        </w:rPr>
        <w:t> declaration. Each </w:t>
      </w:r>
      <w:r w:rsidRPr="00BA0D5D">
        <w:rPr>
          <w:rFonts w:ascii="Consolas" w:eastAsia="宋体" w:hAnsi="Consolas" w:cs="宋体"/>
          <w:color w:val="34302D"/>
          <w:kern w:val="0"/>
          <w:sz w:val="23"/>
          <w:szCs w:val="23"/>
          <w:shd w:val="clear" w:color="auto" w:fill="F7F7F8"/>
        </w:rPr>
        <w:t>&lt;include/&gt;</w:t>
      </w:r>
      <w:r w:rsidRPr="00BA0D5D">
        <w:rPr>
          <w:rFonts w:ascii="inherit" w:eastAsia="宋体" w:hAnsi="inherit" w:cs="Arial"/>
          <w:color w:val="34302D"/>
          <w:kern w:val="0"/>
          <w:sz w:val="24"/>
          <w:szCs w:val="24"/>
        </w:rPr>
        <w:t> element specifies a name pattern, and only beans with names matched by at least one of the patterns are used for Spring AOP auto-proxy configuration. The following example shows how to use </w:t>
      </w:r>
      <w:r w:rsidRPr="00BA0D5D">
        <w:rPr>
          <w:rFonts w:ascii="Consolas" w:eastAsia="宋体" w:hAnsi="Consolas" w:cs="宋体"/>
          <w:color w:val="34302D"/>
          <w:kern w:val="0"/>
          <w:sz w:val="23"/>
          <w:szCs w:val="23"/>
          <w:shd w:val="clear" w:color="auto" w:fill="F7F7F8"/>
        </w:rPr>
        <w:t>&lt;include/&gt;</w:t>
      </w:r>
      <w:r w:rsidRPr="00BA0D5D">
        <w:rPr>
          <w:rFonts w:ascii="inherit" w:eastAsia="宋体" w:hAnsi="inherit" w:cs="Arial"/>
          <w:color w:val="34302D"/>
          <w:kern w:val="0"/>
          <w:sz w:val="24"/>
          <w:szCs w:val="24"/>
        </w:rPr>
        <w:t> elements: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&lt;aop:aspectj-autoproxy&gt;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&lt;aop:include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"thisBean"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&lt;aop:include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"thatBean"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&lt;/aop:aspectj-autoproxy&gt;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Do not be misled by the name of the </w:t>
            </w:r>
            <w:r w:rsidRPr="00BA0D5D">
              <w:rPr>
                <w:rFonts w:ascii="Consolas" w:eastAsia="宋体" w:hAnsi="Consolas" w:cs="宋体"/>
                <w:kern w:val="0"/>
                <w:sz w:val="23"/>
                <w:szCs w:val="23"/>
                <w:shd w:val="clear" w:color="auto" w:fill="F7F7F8"/>
              </w:rPr>
              <w:t>&lt;aop:aspectj-autoproxy/&gt;</w:t>
            </w:r>
            <w:r w:rsidRPr="00BA0D5D">
              <w:rPr>
                <w:rFonts w:ascii="宋体" w:eastAsia="宋体" w:hAnsi="宋体" w:cs="宋体"/>
                <w:kern w:val="0"/>
                <w:sz w:val="24"/>
                <w:szCs w:val="24"/>
              </w:rPr>
              <w:t> element. Using it results in the creation of Spring AOP proxies. The @AspectJ style of aspect declaration is being used here, but the AspectJ runtime is not involved.</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5.10.4. Load-time Weaving with AspectJ in the Spring Framework</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Load-time weaving (LTW) refers to the process of weaving AspectJ aspects into an application’s class files as they are being loaded into the Java virtual machine (JVM). The focus of this section is on configuring and using LTW in the specific context of the Spring Framework. This section is not a general introduction to LTW. For full details on the specifics of LTW and configuring LTW with only AspectJ (with Spring not being involved at all), see the </w:t>
      </w:r>
      <w:hyperlink r:id="rId587" w:history="1">
        <w:r w:rsidRPr="00BA0D5D">
          <w:rPr>
            <w:rFonts w:ascii="inherit" w:eastAsia="宋体" w:hAnsi="inherit" w:cs="Arial"/>
            <w:color w:val="548E2E"/>
            <w:kern w:val="0"/>
            <w:sz w:val="24"/>
            <w:szCs w:val="24"/>
            <w:u w:val="single"/>
          </w:rPr>
          <w:t>LTW section of the AspectJ Development Environment Guide</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that the Spring Framework brings to AspectJ LTW is in enabling much finer-grained control over the weaving process. 'Vanilla' AspectJ LTW is effected by using a Java (5+) agent, which is switched on by specifying a VM argument when starting up a JVM. It is, thus, a JVM-wide setting, which may be fine in some situations but is often a little too coarse. Spring-enabled LTW lets you switch on LTW on a per-</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 basis, which is more fine-grained and which can make more sense in a 'single-JVM-multiple-application' environment (such as is found in a typical application server environment).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Further, </w:t>
      </w:r>
      <w:hyperlink r:id="rId588" w:anchor="aop-aj-ltw-environments" w:history="1">
        <w:r w:rsidRPr="00BA0D5D">
          <w:rPr>
            <w:rFonts w:ascii="inherit" w:eastAsia="宋体" w:hAnsi="inherit" w:cs="Arial"/>
            <w:color w:val="548E2E"/>
            <w:kern w:val="0"/>
            <w:sz w:val="24"/>
            <w:szCs w:val="24"/>
            <w:u w:val="single"/>
          </w:rPr>
          <w:t>in certain environments</w:t>
        </w:r>
      </w:hyperlink>
      <w:r w:rsidRPr="00BA0D5D">
        <w:rPr>
          <w:rFonts w:ascii="inherit" w:eastAsia="宋体" w:hAnsi="inherit" w:cs="Arial"/>
          <w:color w:val="34302D"/>
          <w:kern w:val="0"/>
          <w:sz w:val="24"/>
          <w:szCs w:val="24"/>
        </w:rPr>
        <w:t>, this support enables load-time weaving without making any modifications to the application server’s launch script that is needed to add </w:t>
      </w:r>
      <w:r w:rsidRPr="00BA0D5D">
        <w:rPr>
          <w:rFonts w:ascii="Consolas" w:eastAsia="宋体" w:hAnsi="Consolas" w:cs="宋体"/>
          <w:color w:val="34302D"/>
          <w:kern w:val="0"/>
          <w:sz w:val="23"/>
          <w:szCs w:val="23"/>
          <w:shd w:val="clear" w:color="auto" w:fill="F7F7F8"/>
        </w:rPr>
        <w:t>-javaagent:path/to/aspectjweaver.jar</w:t>
      </w:r>
      <w:r w:rsidRPr="00BA0D5D">
        <w:rPr>
          <w:rFonts w:ascii="inherit" w:eastAsia="宋体" w:hAnsi="inherit" w:cs="Arial"/>
          <w:color w:val="34302D"/>
          <w:kern w:val="0"/>
          <w:sz w:val="24"/>
          <w:szCs w:val="24"/>
        </w:rPr>
        <w:t> or (as we describe later in this section) </w:t>
      </w:r>
      <w:r w:rsidRPr="00BA0D5D">
        <w:rPr>
          <w:rFonts w:ascii="Consolas" w:eastAsia="宋体" w:hAnsi="Consolas" w:cs="宋体"/>
          <w:color w:val="34302D"/>
          <w:kern w:val="0"/>
          <w:sz w:val="23"/>
          <w:szCs w:val="23"/>
          <w:shd w:val="clear" w:color="auto" w:fill="F7F7F8"/>
        </w:rPr>
        <w:t>-javaagent:path/to/spring-instrument.jar</w:t>
      </w:r>
      <w:r w:rsidRPr="00BA0D5D">
        <w:rPr>
          <w:rFonts w:ascii="inherit" w:eastAsia="宋体" w:hAnsi="inherit" w:cs="Arial"/>
          <w:color w:val="34302D"/>
          <w:kern w:val="0"/>
          <w:sz w:val="24"/>
          <w:szCs w:val="24"/>
        </w:rPr>
        <w:t>. Developers configure the application context to enable load-time weaving instead of relying on administrators who typically are in charge of the deployment configuration, such as the launch script.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that the sales pitch is over, let us first walk through a quick example of AspectJ LTW that uses Spring, followed by detailed specifics about elements introduced in the example. For a complete example, see the </w:t>
      </w:r>
      <w:hyperlink r:id="rId589" w:history="1">
        <w:r w:rsidRPr="00BA0D5D">
          <w:rPr>
            <w:rFonts w:ascii="inherit" w:eastAsia="宋体" w:hAnsi="inherit" w:cs="Arial"/>
            <w:color w:val="548E2E"/>
            <w:kern w:val="0"/>
            <w:sz w:val="24"/>
            <w:szCs w:val="24"/>
            <w:u w:val="single"/>
          </w:rPr>
          <w:t>Petclinic sample application</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 First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Assume that you are an application developer who has been tasked with diagnosing the cause of some performance problems in a system. Rather than break out a profiling tool, we are going to switch on a simple profiling aspect that lets us quickly get some performance metrics. We can then apply a finer-grained profiling tool to that specific area immediately afterwards.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example presented here uses XML configuration. You can also configure and use @AspectJ with </w:t>
            </w:r>
            <w:hyperlink r:id="rId590" w:anchor="beans-java" w:history="1">
              <w:r w:rsidRPr="00BA0D5D">
                <w:rPr>
                  <w:rFonts w:ascii="宋体" w:eastAsia="宋体" w:hAnsi="宋体" w:cs="宋体"/>
                  <w:color w:val="548E2E"/>
                  <w:kern w:val="0"/>
                  <w:sz w:val="24"/>
                  <w:szCs w:val="24"/>
                  <w:u w:val="single"/>
                </w:rPr>
                <w:t>Java configuration</w:t>
              </w:r>
            </w:hyperlink>
            <w:r w:rsidRPr="00BA0D5D">
              <w:rPr>
                <w:rFonts w:ascii="宋体" w:eastAsia="宋体" w:hAnsi="宋体" w:cs="宋体"/>
                <w:kern w:val="0"/>
                <w:sz w:val="24"/>
                <w:szCs w:val="24"/>
              </w:rPr>
              <w:t>. Specifically, you can use the </w:t>
            </w:r>
            <w:r w:rsidRPr="00BA0D5D">
              <w:rPr>
                <w:rFonts w:ascii="Consolas" w:eastAsia="宋体" w:hAnsi="Consolas" w:cs="宋体"/>
                <w:kern w:val="0"/>
                <w:sz w:val="23"/>
                <w:szCs w:val="23"/>
                <w:shd w:val="clear" w:color="auto" w:fill="F7F7F8"/>
              </w:rPr>
              <w:t>@EnableLoadTimeWeaving</w:t>
            </w:r>
            <w:r w:rsidRPr="00BA0D5D">
              <w:rPr>
                <w:rFonts w:ascii="宋体" w:eastAsia="宋体" w:hAnsi="宋体" w:cs="宋体"/>
                <w:kern w:val="0"/>
                <w:sz w:val="24"/>
                <w:szCs w:val="24"/>
              </w:rPr>
              <w:t> annotation as an alternative to </w:t>
            </w:r>
            <w:r w:rsidRPr="00BA0D5D">
              <w:rPr>
                <w:rFonts w:ascii="Consolas" w:eastAsia="宋体" w:hAnsi="Consolas" w:cs="宋体"/>
                <w:kern w:val="0"/>
                <w:sz w:val="23"/>
                <w:szCs w:val="23"/>
                <w:shd w:val="clear" w:color="auto" w:fill="F7F7F8"/>
              </w:rPr>
              <w:t>&lt;context:load-time-weaver/&gt;</w:t>
            </w:r>
            <w:r w:rsidRPr="00BA0D5D">
              <w:rPr>
                <w:rFonts w:ascii="宋体" w:eastAsia="宋体" w:hAnsi="宋体" w:cs="宋体"/>
                <w:kern w:val="0"/>
                <w:sz w:val="24"/>
                <w:szCs w:val="24"/>
              </w:rPr>
              <w:t> (see </w:t>
            </w:r>
            <w:hyperlink r:id="rId591" w:anchor="aop-aj-ltw-spring" w:history="1">
              <w:r w:rsidRPr="00BA0D5D">
                <w:rPr>
                  <w:rFonts w:ascii="宋体" w:eastAsia="宋体" w:hAnsi="宋体" w:cs="宋体"/>
                  <w:color w:val="548E2E"/>
                  <w:kern w:val="0"/>
                  <w:sz w:val="24"/>
                  <w:szCs w:val="24"/>
                  <w:u w:val="single"/>
                </w:rPr>
                <w:t>below</w:t>
              </w:r>
            </w:hyperlink>
            <w:r w:rsidRPr="00BA0D5D">
              <w:rPr>
                <w:rFonts w:ascii="宋体" w:eastAsia="宋体" w:hAnsi="宋体" w:cs="宋体"/>
                <w:kern w:val="0"/>
                <w:sz w:val="24"/>
                <w:szCs w:val="24"/>
              </w:rPr>
              <w:t> for details).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profiling aspect, which is not fancy. It is a time-based profiler that uses the @AspectJ-style of aspect declaration: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package</w:t>
      </w: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org.aspectj.lang.ProceedingJoinPoint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org.aspectj.lang.annotation.Aspect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org.aspectj.lang.annotation.Around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org.aspectj.lang.annotation.Pointcut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org.springframework.util.StopWatch</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org.springframework.core.annotation.Order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@Aspect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ProfilingAspect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@Around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"methodsToBeProfiled()"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profile(ProceedingJoinPoint pjp)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StopWatch sw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StopWatch(getClass().getSimpleName());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sw.start(pjp.getSignature().getName());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pjp.proceed();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finally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sw.stop();</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System.out.println(sw.prettyPrint());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@Pointcut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"execution(public * foo..*.*(..))"</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methodsToBeProfiled(){}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also need to create an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file, to inform the AspectJ weaver that we want to weave our </w:t>
      </w:r>
      <w:r w:rsidRPr="00BA0D5D">
        <w:rPr>
          <w:rFonts w:ascii="Consolas" w:eastAsia="宋体" w:hAnsi="Consolas" w:cs="宋体"/>
          <w:color w:val="34302D"/>
          <w:kern w:val="0"/>
          <w:sz w:val="23"/>
          <w:szCs w:val="23"/>
          <w:shd w:val="clear" w:color="auto" w:fill="F7F7F8"/>
        </w:rPr>
        <w:t>ProfilingAspect</w:t>
      </w:r>
      <w:r w:rsidRPr="00BA0D5D">
        <w:rPr>
          <w:rFonts w:ascii="inherit" w:eastAsia="宋体" w:hAnsi="inherit" w:cs="Arial"/>
          <w:color w:val="34302D"/>
          <w:kern w:val="0"/>
          <w:sz w:val="24"/>
          <w:szCs w:val="24"/>
        </w:rPr>
        <w:t> into our classes. This file convention, namely the presence of a file (or files) on the Java classpath called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is standard AspectJ. The following example shows the </w:t>
      </w:r>
      <w:r w:rsidRPr="00BA0D5D">
        <w:rPr>
          <w:rFonts w:ascii="Consolas" w:eastAsia="宋体" w:hAnsi="Consolas" w:cs="宋体"/>
          <w:color w:val="34302D"/>
          <w:kern w:val="0"/>
          <w:sz w:val="23"/>
          <w:szCs w:val="23"/>
          <w:shd w:val="clear" w:color="auto" w:fill="F7F7F8"/>
        </w:rPr>
        <w:t>aop.xml</w:t>
      </w:r>
      <w:r w:rsidRPr="00BA0D5D">
        <w:rPr>
          <w:rFonts w:ascii="inherit" w:eastAsia="宋体" w:hAnsi="inherit" w:cs="Arial"/>
          <w:color w:val="34302D"/>
          <w:kern w:val="0"/>
          <w:sz w:val="24"/>
          <w:szCs w:val="24"/>
        </w:rPr>
        <w:t>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344BB"/>
          <w:kern w:val="0"/>
          <w:sz w:val="24"/>
          <w:szCs w:val="24"/>
        </w:rPr>
        <w:t>&lt;!DOCTYPE aspectj PUBLIC "-//AspectJ//DTD//EN" "https://www.eclipse.org/aspectj/dtd/aspectj.dtd"&gt;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&lt;aspectj&gt;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only weave classes in our application-specific packages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&lt;include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within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&lt;aspects&gt;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weave in just this aspect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&lt;aspect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"foo.ProfilingAspect"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&lt;/aspects&gt;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&lt;/aspectj&gt;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we can move on to the Spring-specific portion of the configuration. We need to configure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(explained later). This load-time weaver is the essential component responsible for weaving the aspect configuration in one or more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files into the classes in your application. The good thing is that it does not require a lot of configuration (there are some more options that you can specify, but these are detailed later), as can be seen in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 service object; we will be profiling its methods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"entitlementCalculationService"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"foo.StubEntitlementCalculationService"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this switches on the load-time weaving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&lt;context:load-time-weaver/&gt;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that all the required artifacts (the aspect, the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file, and the Spring configuration) are in place, we can create the following driver class with a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method to demonstrate the LTW in action: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ApplicationContext ctx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 Main.class);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 entitlementCalculationService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 ctx.getBean(</w:t>
      </w:r>
      <w:r w:rsidRPr="00BA0D5D">
        <w:rPr>
          <w:rFonts w:ascii="Consolas" w:eastAsia="宋体" w:hAnsi="Consolas" w:cs="宋体"/>
          <w:color w:val="DD1144"/>
          <w:kern w:val="0"/>
          <w:sz w:val="24"/>
          <w:szCs w:val="24"/>
        </w:rPr>
        <w:t>"entitlementCalculationService"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 profiling aspect is 'woven' around this method execution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entitlementCalculationService.calculateEntitlement();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have one last thing to do. The introduction to this section did say that one could switch on LTW selectively on a per-</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 basis with Spring, and this is true. However, for this example, we use a Java agent (supplied with Spring) to switch on LTW. We use the following command to run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class shown earlier: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java -javaagent:C:/projects/foo/lib/global/spring-instrument.jar foo.Main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-javaagent</w:t>
      </w:r>
      <w:r w:rsidRPr="00BA0D5D">
        <w:rPr>
          <w:rFonts w:ascii="inherit" w:eastAsia="宋体" w:hAnsi="inherit" w:cs="Arial"/>
          <w:color w:val="34302D"/>
          <w:kern w:val="0"/>
          <w:sz w:val="24"/>
          <w:szCs w:val="24"/>
        </w:rPr>
        <w:t> is a flag for specifying and enabling </w:t>
      </w:r>
      <w:hyperlink r:id="rId592" w:history="1">
        <w:r w:rsidRPr="00BA0D5D">
          <w:rPr>
            <w:rFonts w:ascii="inherit" w:eastAsia="宋体" w:hAnsi="inherit" w:cs="Arial"/>
            <w:color w:val="548E2E"/>
            <w:kern w:val="0"/>
            <w:sz w:val="24"/>
            <w:szCs w:val="24"/>
            <w:u w:val="single"/>
          </w:rPr>
          <w:t>agents to instrument programs that run on the JVM</w:t>
        </w:r>
      </w:hyperlink>
      <w:r w:rsidRPr="00BA0D5D">
        <w:rPr>
          <w:rFonts w:ascii="inherit" w:eastAsia="宋体" w:hAnsi="inherit" w:cs="Arial"/>
          <w:color w:val="34302D"/>
          <w:kern w:val="0"/>
          <w:sz w:val="24"/>
          <w:szCs w:val="24"/>
        </w:rPr>
        <w:t>. The Spring Framework ships with such an agent, the </w:t>
      </w:r>
      <w:r w:rsidRPr="00BA0D5D">
        <w:rPr>
          <w:rFonts w:ascii="Consolas" w:eastAsia="宋体" w:hAnsi="Consolas" w:cs="宋体"/>
          <w:color w:val="34302D"/>
          <w:kern w:val="0"/>
          <w:sz w:val="23"/>
          <w:szCs w:val="23"/>
          <w:shd w:val="clear" w:color="auto" w:fill="F7F7F8"/>
        </w:rPr>
        <w:t>InstrumentationSavingAgent</w:t>
      </w:r>
      <w:r w:rsidRPr="00BA0D5D">
        <w:rPr>
          <w:rFonts w:ascii="inherit" w:eastAsia="宋体" w:hAnsi="inherit" w:cs="Arial"/>
          <w:color w:val="34302D"/>
          <w:kern w:val="0"/>
          <w:sz w:val="24"/>
          <w:szCs w:val="24"/>
        </w:rPr>
        <w:t>, which is packaged in the </w:t>
      </w:r>
      <w:r w:rsidRPr="00BA0D5D">
        <w:rPr>
          <w:rFonts w:ascii="Consolas" w:eastAsia="宋体" w:hAnsi="Consolas" w:cs="宋体"/>
          <w:color w:val="34302D"/>
          <w:kern w:val="0"/>
          <w:sz w:val="23"/>
          <w:szCs w:val="23"/>
          <w:shd w:val="clear" w:color="auto" w:fill="F7F7F8"/>
        </w:rPr>
        <w:t>spring-instrument.jar</w:t>
      </w:r>
      <w:r w:rsidRPr="00BA0D5D">
        <w:rPr>
          <w:rFonts w:ascii="inherit" w:eastAsia="宋体" w:hAnsi="inherit" w:cs="Arial"/>
          <w:color w:val="34302D"/>
          <w:kern w:val="0"/>
          <w:sz w:val="24"/>
          <w:szCs w:val="24"/>
        </w:rPr>
        <w:t> that was supplied as the value of the </w:t>
      </w:r>
      <w:r w:rsidRPr="00BA0D5D">
        <w:rPr>
          <w:rFonts w:ascii="Consolas" w:eastAsia="宋体" w:hAnsi="Consolas" w:cs="宋体"/>
          <w:color w:val="34302D"/>
          <w:kern w:val="0"/>
          <w:sz w:val="23"/>
          <w:szCs w:val="23"/>
          <w:shd w:val="clear" w:color="auto" w:fill="F7F7F8"/>
        </w:rPr>
        <w:t>-javaagent</w:t>
      </w:r>
      <w:r w:rsidRPr="00BA0D5D">
        <w:rPr>
          <w:rFonts w:ascii="inherit" w:eastAsia="宋体" w:hAnsi="inherit" w:cs="Arial"/>
          <w:color w:val="34302D"/>
          <w:kern w:val="0"/>
          <w:sz w:val="24"/>
          <w:szCs w:val="24"/>
        </w:rPr>
        <w:t> argument in the preceding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output from the execution of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program looks something like the next example. (I have introduced a </w:t>
      </w:r>
      <w:r w:rsidRPr="00BA0D5D">
        <w:rPr>
          <w:rFonts w:ascii="Consolas" w:eastAsia="宋体" w:hAnsi="Consolas" w:cs="宋体"/>
          <w:color w:val="34302D"/>
          <w:kern w:val="0"/>
          <w:sz w:val="23"/>
          <w:szCs w:val="23"/>
          <w:shd w:val="clear" w:color="auto" w:fill="F7F7F8"/>
        </w:rPr>
        <w:t>Thread.sleep(..)</w:t>
      </w:r>
      <w:r w:rsidRPr="00BA0D5D">
        <w:rPr>
          <w:rFonts w:ascii="inherit" w:eastAsia="宋体" w:hAnsi="inherit" w:cs="Arial"/>
          <w:color w:val="34302D"/>
          <w:kern w:val="0"/>
          <w:sz w:val="24"/>
          <w:szCs w:val="24"/>
        </w:rPr>
        <w:t> statement into the </w:t>
      </w:r>
      <w:r w:rsidRPr="00BA0D5D">
        <w:rPr>
          <w:rFonts w:ascii="Consolas" w:eastAsia="宋体" w:hAnsi="Consolas" w:cs="宋体"/>
          <w:color w:val="34302D"/>
          <w:kern w:val="0"/>
          <w:sz w:val="23"/>
          <w:szCs w:val="23"/>
          <w:shd w:val="clear" w:color="auto" w:fill="F7F7F8"/>
        </w:rPr>
        <w:t>calculateEntitlement()</w:t>
      </w:r>
      <w:r w:rsidRPr="00BA0D5D">
        <w:rPr>
          <w:rFonts w:ascii="inherit" w:eastAsia="宋体" w:hAnsi="inherit" w:cs="Arial"/>
          <w:color w:val="34302D"/>
          <w:kern w:val="0"/>
          <w:sz w:val="24"/>
          <w:szCs w:val="24"/>
        </w:rPr>
        <w:t> implementation so that the profiler actually captures something other than 0 milliseconds (the </w:t>
      </w:r>
      <w:r w:rsidRPr="00BA0D5D">
        <w:rPr>
          <w:rFonts w:ascii="Consolas" w:eastAsia="宋体" w:hAnsi="Consolas" w:cs="宋体"/>
          <w:color w:val="34302D"/>
          <w:kern w:val="0"/>
          <w:sz w:val="23"/>
          <w:szCs w:val="23"/>
          <w:shd w:val="clear" w:color="auto" w:fill="F7F7F8"/>
        </w:rPr>
        <w:t>01234</w:t>
      </w:r>
      <w:r w:rsidRPr="00BA0D5D">
        <w:rPr>
          <w:rFonts w:ascii="inherit" w:eastAsia="宋体" w:hAnsi="inherit" w:cs="Arial"/>
          <w:color w:val="34302D"/>
          <w:kern w:val="0"/>
          <w:sz w:val="24"/>
          <w:szCs w:val="24"/>
        </w:rPr>
        <w:t> milliseconds is not an overhead introduced by the AOP). The following listing shows the output we got when we ran our profiler: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Calculating entitlement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StopWatch 'ProfilingAspect': running time (millis) = 1234</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ms     %     Task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01234  100%  calculateEntitlement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this LTW is effected by using full-blown AspectJ, we are not limited only to advising Spring beans. The following slight variation on the </w:t>
      </w:r>
      <w:r w:rsidRPr="00BA0D5D">
        <w:rPr>
          <w:rFonts w:ascii="Consolas" w:eastAsia="宋体" w:hAnsi="Consolas" w:cs="宋体"/>
          <w:color w:val="34302D"/>
          <w:kern w:val="0"/>
          <w:sz w:val="23"/>
          <w:szCs w:val="23"/>
          <w:shd w:val="clear" w:color="auto" w:fill="F7F7F8"/>
        </w:rPr>
        <w:t>Main</w:t>
      </w:r>
      <w:r w:rsidRPr="00BA0D5D">
        <w:rPr>
          <w:rFonts w:ascii="inherit" w:eastAsia="宋体" w:hAnsi="inherit" w:cs="Arial"/>
          <w:color w:val="34302D"/>
          <w:kern w:val="0"/>
          <w:sz w:val="24"/>
          <w:szCs w:val="24"/>
        </w:rPr>
        <w:t> program yields the same result: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org.springframework.context.support.ClassPathXmlApplicationContext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Main</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main(String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ClassPathXmlApplicationContext(</w:t>
      </w:r>
      <w:r w:rsidRPr="00BA0D5D">
        <w:rPr>
          <w:rFonts w:ascii="Consolas" w:eastAsia="宋体" w:hAnsi="Consolas" w:cs="宋体"/>
          <w:color w:val="DD1144"/>
          <w:kern w:val="0"/>
          <w:sz w:val="24"/>
          <w:szCs w:val="24"/>
        </w:rPr>
        <w:t>"beans.xml"</w:t>
      </w:r>
      <w:r w:rsidRPr="00BA0D5D">
        <w:rPr>
          <w:rFonts w:ascii="Consolas" w:eastAsia="宋体" w:hAnsi="Consolas" w:cs="宋体"/>
          <w:color w:val="34302D"/>
          <w:kern w:val="0"/>
          <w:sz w:val="24"/>
          <w:szCs w:val="24"/>
        </w:rPr>
        <w:t>, Main.class);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 entitlementCalculationService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StubEntitlementCalculationService();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the profiling aspect will be 'woven' around this method execution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entitlementCalculationService.calculateEntitlement();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Notice how, in the preceding program, we bootstrap the Spring container and then create a new instance of the </w:t>
      </w:r>
      <w:r w:rsidRPr="00BA0D5D">
        <w:rPr>
          <w:rFonts w:ascii="Consolas" w:eastAsia="宋体" w:hAnsi="Consolas" w:cs="宋体"/>
          <w:color w:val="34302D"/>
          <w:kern w:val="0"/>
          <w:sz w:val="23"/>
          <w:szCs w:val="23"/>
          <w:shd w:val="clear" w:color="auto" w:fill="F7F7F8"/>
        </w:rPr>
        <w:t>StubEntitlementCalculationService</w:t>
      </w:r>
      <w:r w:rsidRPr="00BA0D5D">
        <w:rPr>
          <w:rFonts w:ascii="inherit" w:eastAsia="宋体" w:hAnsi="inherit" w:cs="Arial"/>
          <w:color w:val="34302D"/>
          <w:kern w:val="0"/>
          <w:sz w:val="24"/>
          <w:szCs w:val="24"/>
        </w:rPr>
        <w:t> totally outside the context of Spring. The profiling advice still gets woven in.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Admittedly, the example is simplistic. However, the basics of the LTW support in Spring have all been introduced in the earlier example, and the rest of this section explains the “why” behind each bit of configuration and usage in detail.</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w:t>
            </w:r>
            <w:r w:rsidRPr="00BA0D5D">
              <w:rPr>
                <w:rFonts w:ascii="Consolas" w:eastAsia="宋体" w:hAnsi="Consolas" w:cs="宋体"/>
                <w:kern w:val="0"/>
                <w:sz w:val="23"/>
                <w:szCs w:val="23"/>
                <w:shd w:val="clear" w:color="auto" w:fill="F7F7F8"/>
              </w:rPr>
              <w:t>ProfilingAspect</w:t>
            </w:r>
            <w:r w:rsidRPr="00BA0D5D">
              <w:rPr>
                <w:rFonts w:ascii="宋体" w:eastAsia="宋体" w:hAnsi="宋体" w:cs="宋体"/>
                <w:kern w:val="0"/>
                <w:sz w:val="24"/>
                <w:szCs w:val="24"/>
              </w:rPr>
              <w:t> used in this example may be basic, but it is quite useful. It is a nice example of a development-time aspect that developers can use during development and then easily exclude from builds of the application being deployed into UAT or production.</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Aspects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aspects that you use in LTW have to be AspectJ aspects. You can write them in either the AspectJ language itself, or you can write your aspects in the @AspectJ-style. Your aspects are then both valid AspectJ and Spring AOP aspects. Furthermore, the compiled aspect classes need to be available on the classpath.</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'META-INF/aop.xml'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AspectJ LTW infrastructure is configured by using one or more </w:t>
      </w:r>
      <w:r w:rsidRPr="00BA0D5D">
        <w:rPr>
          <w:rFonts w:ascii="Consolas" w:eastAsia="宋体" w:hAnsi="Consolas" w:cs="宋体"/>
          <w:color w:val="34302D"/>
          <w:kern w:val="0"/>
          <w:sz w:val="23"/>
          <w:szCs w:val="23"/>
          <w:shd w:val="clear" w:color="auto" w:fill="F7F7F8"/>
        </w:rPr>
        <w:t>META-INF/aop.xml</w:t>
      </w:r>
      <w:r w:rsidRPr="00BA0D5D">
        <w:rPr>
          <w:rFonts w:ascii="inherit" w:eastAsia="宋体" w:hAnsi="inherit" w:cs="Arial"/>
          <w:color w:val="34302D"/>
          <w:kern w:val="0"/>
          <w:sz w:val="24"/>
          <w:szCs w:val="24"/>
        </w:rPr>
        <w:t> files that are on the Java classpath (either directly or, more typically, in jar files).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structure and contents of this file is detailed in the LTW part of the </w:t>
      </w:r>
      <w:hyperlink r:id="rId593" w:history="1">
        <w:r w:rsidRPr="00BA0D5D">
          <w:rPr>
            <w:rFonts w:ascii="inherit" w:eastAsia="宋体" w:hAnsi="inherit" w:cs="Arial"/>
            <w:color w:val="548E2E"/>
            <w:kern w:val="0"/>
            <w:sz w:val="24"/>
            <w:szCs w:val="24"/>
            <w:u w:val="single"/>
          </w:rPr>
          <w:t>AspectJ reference documentation</w:t>
        </w:r>
      </w:hyperlink>
      <w:r w:rsidRPr="00BA0D5D">
        <w:rPr>
          <w:rFonts w:ascii="inherit" w:eastAsia="宋体" w:hAnsi="inherit" w:cs="Arial"/>
          <w:color w:val="34302D"/>
          <w:kern w:val="0"/>
          <w:sz w:val="24"/>
          <w:szCs w:val="24"/>
        </w:rPr>
        <w:t>. Because the </w:t>
      </w:r>
      <w:r w:rsidRPr="00BA0D5D">
        <w:rPr>
          <w:rFonts w:ascii="Consolas" w:eastAsia="宋体" w:hAnsi="Consolas" w:cs="宋体"/>
          <w:color w:val="34302D"/>
          <w:kern w:val="0"/>
          <w:sz w:val="23"/>
          <w:szCs w:val="23"/>
          <w:shd w:val="clear" w:color="auto" w:fill="F7F7F8"/>
        </w:rPr>
        <w:t>aop.xml</w:t>
      </w:r>
      <w:r w:rsidRPr="00BA0D5D">
        <w:rPr>
          <w:rFonts w:ascii="inherit" w:eastAsia="宋体" w:hAnsi="inherit" w:cs="Arial"/>
          <w:color w:val="34302D"/>
          <w:kern w:val="0"/>
          <w:sz w:val="24"/>
          <w:szCs w:val="24"/>
        </w:rPr>
        <w:t>file is 100% AspectJ, we do not describe it further here.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Required libraries (JARS)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At minimum, you need the following libraries to use the Spring Framework’s support for AspectJ LTW:</w:t>
      </w:r>
    </w:p>
    <w:p w:rsidR="00BA0D5D" w:rsidRPr="00BA0D5D" w:rsidRDefault="00BA0D5D" w:rsidP="00BA0D5D">
      <w:pPr>
        <w:widowControl/>
        <w:numPr>
          <w:ilvl w:val="0"/>
          <w:numId w:val="4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spring-aop.jar</w:t>
      </w:r>
    </w:p>
    <w:p w:rsidR="00BA0D5D" w:rsidRPr="00BA0D5D" w:rsidRDefault="00BA0D5D" w:rsidP="00BA0D5D">
      <w:pPr>
        <w:widowControl/>
        <w:numPr>
          <w:ilvl w:val="0"/>
          <w:numId w:val="48"/>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aspectjweaver.jar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the </w:t>
      </w:r>
      <w:hyperlink r:id="rId594" w:anchor="aop-aj-ltw-environment-generic" w:history="1">
        <w:r w:rsidRPr="00BA0D5D">
          <w:rPr>
            <w:rFonts w:ascii="inherit" w:eastAsia="宋体" w:hAnsi="inherit" w:cs="Arial"/>
            <w:color w:val="548E2E"/>
            <w:kern w:val="0"/>
            <w:sz w:val="24"/>
            <w:szCs w:val="24"/>
            <w:u w:val="single"/>
          </w:rPr>
          <w:t>Spring-provided agent to enable instrumentation</w:t>
        </w:r>
      </w:hyperlink>
      <w:r w:rsidRPr="00BA0D5D">
        <w:rPr>
          <w:rFonts w:ascii="inherit" w:eastAsia="宋体" w:hAnsi="inherit" w:cs="Arial"/>
          <w:color w:val="34302D"/>
          <w:kern w:val="0"/>
          <w:sz w:val="24"/>
          <w:szCs w:val="24"/>
        </w:rPr>
        <w:t>, you also need:</w:t>
      </w:r>
    </w:p>
    <w:p w:rsidR="00BA0D5D" w:rsidRPr="00BA0D5D" w:rsidRDefault="00BA0D5D" w:rsidP="00BA0D5D">
      <w:pPr>
        <w:widowControl/>
        <w:numPr>
          <w:ilvl w:val="0"/>
          <w:numId w:val="49"/>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spring-instrument.jar</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Spring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key component in Spring’s LTW support is the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interface (in the</w:t>
      </w:r>
      <w:r w:rsidRPr="00BA0D5D">
        <w:rPr>
          <w:rFonts w:ascii="Consolas" w:eastAsia="宋体" w:hAnsi="Consolas" w:cs="宋体"/>
          <w:color w:val="34302D"/>
          <w:kern w:val="0"/>
          <w:sz w:val="23"/>
          <w:szCs w:val="23"/>
          <w:shd w:val="clear" w:color="auto" w:fill="F7F7F8"/>
        </w:rPr>
        <w:t>org.springframework.instrument.classloading</w:t>
      </w:r>
      <w:r w:rsidRPr="00BA0D5D">
        <w:rPr>
          <w:rFonts w:ascii="inherit" w:eastAsia="宋体" w:hAnsi="inherit" w:cs="Arial"/>
          <w:color w:val="34302D"/>
          <w:kern w:val="0"/>
          <w:sz w:val="24"/>
          <w:szCs w:val="24"/>
        </w:rPr>
        <w:t> package), and the numerous implementations of it that ship with the Spring distribution.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is responsible for adding one or more </w:t>
      </w:r>
      <w:r w:rsidRPr="00BA0D5D">
        <w:rPr>
          <w:rFonts w:ascii="Consolas" w:eastAsia="宋体" w:hAnsi="Consolas" w:cs="宋体"/>
          <w:color w:val="34302D"/>
          <w:kern w:val="0"/>
          <w:sz w:val="23"/>
          <w:szCs w:val="23"/>
          <w:shd w:val="clear" w:color="auto" w:fill="F7F7F8"/>
        </w:rPr>
        <w:t>java.lang.instrument.ClassFileTransformers</w:t>
      </w:r>
      <w:r w:rsidRPr="00BA0D5D">
        <w:rPr>
          <w:rFonts w:ascii="inherit" w:eastAsia="宋体" w:hAnsi="inherit" w:cs="Arial"/>
          <w:color w:val="34302D"/>
          <w:kern w:val="0"/>
          <w:sz w:val="24"/>
          <w:szCs w:val="24"/>
        </w:rPr>
        <w:t> to a </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 at runtime, which opens the door to all manner of interesting applications, one of which happens to be the LTW of aspects.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you are unfamiliar with the idea of runtime class file transformation, see the javadoc API documentation for the </w:t>
            </w:r>
            <w:r w:rsidRPr="00BA0D5D">
              <w:rPr>
                <w:rFonts w:ascii="Consolas" w:eastAsia="宋体" w:hAnsi="Consolas" w:cs="宋体"/>
                <w:kern w:val="0"/>
                <w:sz w:val="23"/>
                <w:szCs w:val="23"/>
                <w:shd w:val="clear" w:color="auto" w:fill="F7F7F8"/>
              </w:rPr>
              <w:t>java.lang.instrument</w:t>
            </w:r>
            <w:r w:rsidRPr="00BA0D5D">
              <w:rPr>
                <w:rFonts w:ascii="宋体" w:eastAsia="宋体" w:hAnsi="宋体" w:cs="宋体"/>
                <w:kern w:val="0"/>
                <w:sz w:val="24"/>
                <w:szCs w:val="24"/>
              </w:rPr>
              <w:t> package before continuing. While that documentation is not comprehensive, at least you can see the key interfaces and classes (for reference as you read through this section).</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Configuring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for a particular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can be as easy as adding one line. (Note that you almost certainly need to use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as your Spring container — typically, a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is not enough because the LTW support uses </w:t>
      </w:r>
      <w:r w:rsidRPr="00BA0D5D">
        <w:rPr>
          <w:rFonts w:ascii="Consolas" w:eastAsia="宋体" w:hAnsi="Consolas" w:cs="宋体"/>
          <w:color w:val="34302D"/>
          <w:kern w:val="0"/>
          <w:sz w:val="23"/>
          <w:szCs w:val="23"/>
          <w:shd w:val="clear" w:color="auto" w:fill="F7F7F8"/>
        </w:rPr>
        <w:t>BeanFactoryPostProcessors</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enable the Spring Framework’s LTW support, you need to configure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which typically is done by using the </w:t>
      </w:r>
      <w:r w:rsidRPr="00BA0D5D">
        <w:rPr>
          <w:rFonts w:ascii="Consolas" w:eastAsia="宋体" w:hAnsi="Consolas" w:cs="宋体"/>
          <w:color w:val="34302D"/>
          <w:kern w:val="0"/>
          <w:sz w:val="23"/>
          <w:szCs w:val="23"/>
          <w:shd w:val="clear" w:color="auto" w:fill="F7F7F8"/>
        </w:rPr>
        <w:t>@EnableLoadTimeWeaving</w:t>
      </w:r>
      <w:r w:rsidRPr="00BA0D5D">
        <w:rPr>
          <w:rFonts w:ascii="inherit" w:eastAsia="宋体" w:hAnsi="inherit" w:cs="Arial"/>
          <w:color w:val="34302D"/>
          <w:kern w:val="0"/>
          <w:sz w:val="24"/>
          <w:szCs w:val="24"/>
        </w:rPr>
        <w:t> annotation,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@EnableLoadTimeWeaving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if you prefer XML-based configuration, use the </w:t>
      </w:r>
      <w:r w:rsidRPr="00BA0D5D">
        <w:rPr>
          <w:rFonts w:ascii="Consolas" w:eastAsia="宋体" w:hAnsi="Consolas" w:cs="宋体"/>
          <w:color w:val="34302D"/>
          <w:kern w:val="0"/>
          <w:sz w:val="23"/>
          <w:szCs w:val="23"/>
          <w:shd w:val="clear" w:color="auto" w:fill="F7F7F8"/>
        </w:rPr>
        <w:t>&lt;context:load-time-weaver/&gt;</w:t>
      </w:r>
      <w:r w:rsidRPr="00BA0D5D">
        <w:rPr>
          <w:rFonts w:ascii="inherit" w:eastAsia="宋体" w:hAnsi="inherit" w:cs="Arial"/>
          <w:color w:val="34302D"/>
          <w:kern w:val="0"/>
          <w:sz w:val="24"/>
          <w:szCs w:val="24"/>
        </w:rPr>
        <w:t> element. Note that the element is defined in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 The following example shows how to use </w:t>
      </w:r>
      <w:r w:rsidRPr="00BA0D5D">
        <w:rPr>
          <w:rFonts w:ascii="Consolas" w:eastAsia="宋体" w:hAnsi="Consolas" w:cs="宋体"/>
          <w:color w:val="34302D"/>
          <w:kern w:val="0"/>
          <w:sz w:val="23"/>
          <w:szCs w:val="23"/>
          <w:shd w:val="clear" w:color="auto" w:fill="F7F7F8"/>
        </w:rPr>
        <w:t>&lt;context:load-time-weaver/&gt;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&lt;context:load-time-weaver/&gt;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automatically defines and registers a number of LTW-specific infrastructure beans, such as a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and an </w:t>
      </w:r>
      <w:r w:rsidRPr="00BA0D5D">
        <w:rPr>
          <w:rFonts w:ascii="Consolas" w:eastAsia="宋体" w:hAnsi="Consolas" w:cs="宋体"/>
          <w:color w:val="34302D"/>
          <w:kern w:val="0"/>
          <w:sz w:val="23"/>
          <w:szCs w:val="23"/>
          <w:shd w:val="clear" w:color="auto" w:fill="F7F7F8"/>
        </w:rPr>
        <w:t>AspectJWeavingEnabler</w:t>
      </w:r>
      <w:r w:rsidRPr="00BA0D5D">
        <w:rPr>
          <w:rFonts w:ascii="inherit" w:eastAsia="宋体" w:hAnsi="inherit" w:cs="Arial"/>
          <w:color w:val="34302D"/>
          <w:kern w:val="0"/>
          <w:sz w:val="24"/>
          <w:szCs w:val="24"/>
        </w:rPr>
        <w:t>, for you. The default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is the </w:t>
      </w:r>
      <w:r w:rsidRPr="00BA0D5D">
        <w:rPr>
          <w:rFonts w:ascii="Consolas" w:eastAsia="宋体" w:hAnsi="Consolas" w:cs="宋体"/>
          <w:color w:val="34302D"/>
          <w:kern w:val="0"/>
          <w:sz w:val="23"/>
          <w:szCs w:val="23"/>
          <w:shd w:val="clear" w:color="auto" w:fill="F7F7F8"/>
        </w:rPr>
        <w:t>DefaultContextLoadTimeWeaver</w:t>
      </w:r>
      <w:r w:rsidRPr="00BA0D5D">
        <w:rPr>
          <w:rFonts w:ascii="inherit" w:eastAsia="宋体" w:hAnsi="inherit" w:cs="Arial"/>
          <w:color w:val="34302D"/>
          <w:kern w:val="0"/>
          <w:sz w:val="24"/>
          <w:szCs w:val="24"/>
        </w:rPr>
        <w:t>class, which attempts to decorate an automatically detected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The exact type of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that is “automatically detected” is dependent upon your runtime environment. The following table summarizes various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implementations: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0484"/>
        <w:gridCol w:w="4060"/>
      </w:tblGrid>
      <w:tr w:rsidR="00BA0D5D" w:rsidRPr="00BA0D5D" w:rsidTr="00BA0D5D">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13. DefaultContextLoadTimeWeaver LoadTimeWeavers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Runtime Environment</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Consolas" w:eastAsia="宋体" w:hAnsi="Consolas" w:cs="宋体"/>
                <w:color w:val="34302D"/>
                <w:kern w:val="0"/>
                <w:sz w:val="23"/>
                <w:szCs w:val="23"/>
                <w:shd w:val="clear" w:color="auto" w:fill="F7F7F8"/>
              </w:rPr>
              <w:t>LoadTimeWeaver</w:t>
            </w:r>
            <w:r w:rsidRPr="00BA0D5D">
              <w:rPr>
                <w:rFonts w:ascii="宋体" w:eastAsia="宋体" w:hAnsi="宋体" w:cs="宋体"/>
                <w:b/>
                <w:bCs/>
                <w:color w:val="34302D"/>
                <w:kern w:val="0"/>
                <w:sz w:val="24"/>
                <w:szCs w:val="24"/>
              </w:rPr>
              <w:t> implementation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Running in </w:t>
            </w:r>
            <w:hyperlink r:id="rId595" w:history="1">
              <w:r w:rsidRPr="00BA0D5D">
                <w:rPr>
                  <w:rFonts w:ascii="inherit" w:eastAsia="宋体" w:hAnsi="inherit" w:cs="宋体"/>
                  <w:color w:val="548E2E"/>
                  <w:kern w:val="0"/>
                  <w:sz w:val="24"/>
                  <w:szCs w:val="24"/>
                  <w:u w:val="single"/>
                </w:rPr>
                <w:t>Apache Tomcat</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TomcatLoadTimeWeaver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Running in </w:t>
            </w:r>
            <w:hyperlink r:id="rId596" w:history="1">
              <w:r w:rsidRPr="00BA0D5D">
                <w:rPr>
                  <w:rFonts w:ascii="inherit" w:eastAsia="宋体" w:hAnsi="inherit" w:cs="宋体"/>
                  <w:color w:val="548E2E"/>
                  <w:kern w:val="0"/>
                  <w:sz w:val="24"/>
                  <w:szCs w:val="24"/>
                  <w:u w:val="single"/>
                </w:rPr>
                <w:t>GlassFish</w:t>
              </w:r>
            </w:hyperlink>
            <w:r w:rsidRPr="00BA0D5D">
              <w:rPr>
                <w:rFonts w:ascii="inherit" w:eastAsia="宋体" w:hAnsi="inherit" w:cs="宋体"/>
                <w:color w:val="34302D"/>
                <w:kern w:val="0"/>
                <w:sz w:val="24"/>
                <w:szCs w:val="24"/>
              </w:rPr>
              <w:t> (limited to EAR deployments)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GlassFishLoadTimeWeaver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Running in Red Hat’s </w:t>
            </w:r>
            <w:hyperlink r:id="rId597" w:history="1">
              <w:r w:rsidRPr="00BA0D5D">
                <w:rPr>
                  <w:rFonts w:ascii="inherit" w:eastAsia="宋体" w:hAnsi="inherit" w:cs="宋体"/>
                  <w:color w:val="548E2E"/>
                  <w:kern w:val="0"/>
                  <w:sz w:val="24"/>
                  <w:szCs w:val="24"/>
                  <w:u w:val="single"/>
                </w:rPr>
                <w:t>JBoss AS</w:t>
              </w:r>
            </w:hyperlink>
            <w:r w:rsidRPr="00BA0D5D">
              <w:rPr>
                <w:rFonts w:ascii="inherit" w:eastAsia="宋体" w:hAnsi="inherit" w:cs="宋体"/>
                <w:color w:val="34302D"/>
                <w:kern w:val="0"/>
                <w:sz w:val="24"/>
                <w:szCs w:val="24"/>
              </w:rPr>
              <w:t> or </w:t>
            </w:r>
            <w:hyperlink r:id="rId598" w:history="1">
              <w:r w:rsidRPr="00BA0D5D">
                <w:rPr>
                  <w:rFonts w:ascii="inherit" w:eastAsia="宋体" w:hAnsi="inherit" w:cs="宋体"/>
                  <w:color w:val="548E2E"/>
                  <w:kern w:val="0"/>
                  <w:sz w:val="24"/>
                  <w:szCs w:val="24"/>
                  <w:u w:val="single"/>
                </w:rPr>
                <w:t>WildFly</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JBossLoadTimeWeaver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lastRenderedPageBreak/>
              <w:t>Running in IBM’s </w:t>
            </w:r>
            <w:hyperlink r:id="rId599" w:history="1">
              <w:r w:rsidRPr="00BA0D5D">
                <w:rPr>
                  <w:rFonts w:ascii="inherit" w:eastAsia="宋体" w:hAnsi="inherit" w:cs="宋体"/>
                  <w:color w:val="548E2E"/>
                  <w:kern w:val="0"/>
                  <w:sz w:val="24"/>
                  <w:szCs w:val="24"/>
                  <w:u w:val="single"/>
                </w:rPr>
                <w:t>WebSphere</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WebSphereLoadTimeWeaver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Running in Oracle’s </w:t>
            </w:r>
            <w:hyperlink r:id="rId600" w:history="1">
              <w:r w:rsidRPr="00BA0D5D">
                <w:rPr>
                  <w:rFonts w:ascii="inherit" w:eastAsia="宋体" w:hAnsi="inherit" w:cs="宋体"/>
                  <w:color w:val="548E2E"/>
                  <w:kern w:val="0"/>
                  <w:sz w:val="24"/>
                  <w:szCs w:val="24"/>
                  <w:u w:val="single"/>
                </w:rPr>
                <w:t>WebLogic</w:t>
              </w:r>
            </w:hyperlink>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WebLogicLoadTimeWeaver</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JVM started with Spring </w:t>
            </w:r>
            <w:r w:rsidRPr="00BA0D5D">
              <w:rPr>
                <w:rFonts w:ascii="Consolas" w:eastAsia="宋体" w:hAnsi="Consolas" w:cs="宋体"/>
                <w:color w:val="34302D"/>
                <w:kern w:val="0"/>
                <w:sz w:val="23"/>
                <w:szCs w:val="23"/>
                <w:shd w:val="clear" w:color="auto" w:fill="F7F7F8"/>
              </w:rPr>
              <w:t>InstrumentationSavingAgent</w:t>
            </w:r>
            <w:r w:rsidRPr="00BA0D5D">
              <w:rPr>
                <w:rFonts w:ascii="inherit" w:eastAsia="宋体" w:hAnsi="inherit" w:cs="宋体"/>
                <w:color w:val="34302D"/>
                <w:kern w:val="0"/>
                <w:sz w:val="24"/>
                <w:szCs w:val="24"/>
              </w:rPr>
              <w:t> (</w:t>
            </w:r>
            <w:r w:rsidRPr="00BA0D5D">
              <w:rPr>
                <w:rFonts w:ascii="Consolas" w:eastAsia="宋体" w:hAnsi="Consolas" w:cs="宋体"/>
                <w:color w:val="34302D"/>
                <w:kern w:val="0"/>
                <w:sz w:val="23"/>
                <w:szCs w:val="23"/>
                <w:shd w:val="clear" w:color="auto" w:fill="F7F7F8"/>
              </w:rPr>
              <w:t>java -javaagent:path/to/spring-instrument.jar</w:t>
            </w:r>
            <w:r w:rsidRPr="00BA0D5D">
              <w:rPr>
                <w:rFonts w:ascii="inherit" w:eastAsia="宋体" w:hAnsi="inherit" w:cs="宋体"/>
                <w:color w:val="34302D"/>
                <w:kern w:val="0"/>
                <w:sz w:val="24"/>
                <w:szCs w:val="24"/>
              </w:rPr>
              <w: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InstrumentationLoadTimeWeaver</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Fallback, expecting the underlying ClassLoader to follow common conventions (namely </w:t>
            </w:r>
            <w:r w:rsidRPr="00BA0D5D">
              <w:rPr>
                <w:rFonts w:ascii="Consolas" w:eastAsia="宋体" w:hAnsi="Consolas" w:cs="宋体"/>
                <w:color w:val="34302D"/>
                <w:kern w:val="0"/>
                <w:sz w:val="23"/>
                <w:szCs w:val="23"/>
                <w:shd w:val="clear" w:color="auto" w:fill="F7F7F8"/>
              </w:rPr>
              <w:t>addTransformer</w:t>
            </w:r>
            <w:r w:rsidRPr="00BA0D5D">
              <w:rPr>
                <w:rFonts w:ascii="inherit" w:eastAsia="宋体" w:hAnsi="inherit" w:cs="宋体"/>
                <w:color w:val="34302D"/>
                <w:kern w:val="0"/>
                <w:sz w:val="24"/>
                <w:szCs w:val="24"/>
              </w:rPr>
              <w:t> and optionally a </w:t>
            </w:r>
            <w:r w:rsidRPr="00BA0D5D">
              <w:rPr>
                <w:rFonts w:ascii="Consolas" w:eastAsia="宋体" w:hAnsi="Consolas" w:cs="宋体"/>
                <w:color w:val="34302D"/>
                <w:kern w:val="0"/>
                <w:sz w:val="23"/>
                <w:szCs w:val="23"/>
                <w:shd w:val="clear" w:color="auto" w:fill="F7F7F8"/>
              </w:rPr>
              <w:t>getThrowawayClassLoader</w:t>
            </w:r>
            <w:r w:rsidRPr="00BA0D5D">
              <w:rPr>
                <w:rFonts w:ascii="inherit" w:eastAsia="宋体" w:hAnsi="inherit" w:cs="宋体"/>
                <w:color w:val="34302D"/>
                <w:kern w:val="0"/>
                <w:sz w:val="24"/>
                <w:szCs w:val="24"/>
              </w:rPr>
              <w:t> method)</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ReflectiveLoadTimeWeaver</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table lists only the </w:t>
      </w:r>
      <w:r w:rsidRPr="00BA0D5D">
        <w:rPr>
          <w:rFonts w:ascii="Consolas" w:eastAsia="宋体" w:hAnsi="Consolas" w:cs="宋体"/>
          <w:color w:val="34302D"/>
          <w:kern w:val="0"/>
          <w:sz w:val="23"/>
          <w:szCs w:val="23"/>
          <w:shd w:val="clear" w:color="auto" w:fill="F7F7F8"/>
        </w:rPr>
        <w:t>LoadTimeWeavers</w:t>
      </w:r>
      <w:r w:rsidRPr="00BA0D5D">
        <w:rPr>
          <w:rFonts w:ascii="inherit" w:eastAsia="宋体" w:hAnsi="inherit" w:cs="Arial"/>
          <w:color w:val="34302D"/>
          <w:kern w:val="0"/>
          <w:sz w:val="24"/>
          <w:szCs w:val="24"/>
        </w:rPr>
        <w:t> that are autodetected when you use the </w:t>
      </w:r>
      <w:r w:rsidRPr="00BA0D5D">
        <w:rPr>
          <w:rFonts w:ascii="Consolas" w:eastAsia="宋体" w:hAnsi="Consolas" w:cs="宋体"/>
          <w:color w:val="34302D"/>
          <w:kern w:val="0"/>
          <w:sz w:val="23"/>
          <w:szCs w:val="23"/>
          <w:shd w:val="clear" w:color="auto" w:fill="F7F7F8"/>
        </w:rPr>
        <w:t>DefaultContextLoadTimeWeaver</w:t>
      </w:r>
      <w:r w:rsidRPr="00BA0D5D">
        <w:rPr>
          <w:rFonts w:ascii="inherit" w:eastAsia="宋体" w:hAnsi="inherit" w:cs="Arial"/>
          <w:color w:val="34302D"/>
          <w:kern w:val="0"/>
          <w:sz w:val="24"/>
          <w:szCs w:val="24"/>
        </w:rPr>
        <w:t>. You can specify exactly which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implementation to use.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specify a specific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with Java configuration, implement the </w:t>
      </w:r>
      <w:r w:rsidRPr="00BA0D5D">
        <w:rPr>
          <w:rFonts w:ascii="Consolas" w:eastAsia="宋体" w:hAnsi="Consolas" w:cs="宋体"/>
          <w:color w:val="34302D"/>
          <w:kern w:val="0"/>
          <w:sz w:val="23"/>
          <w:szCs w:val="23"/>
          <w:shd w:val="clear" w:color="auto" w:fill="F7F7F8"/>
        </w:rPr>
        <w:t>LoadTimeWeavingConfigurer</w:t>
      </w:r>
      <w:r w:rsidRPr="00BA0D5D">
        <w:rPr>
          <w:rFonts w:ascii="inherit" w:eastAsia="宋体" w:hAnsi="inherit" w:cs="Arial"/>
          <w:color w:val="34302D"/>
          <w:kern w:val="0"/>
          <w:sz w:val="24"/>
          <w:szCs w:val="24"/>
        </w:rPr>
        <w:t> interface and override the </w:t>
      </w:r>
      <w:r w:rsidRPr="00BA0D5D">
        <w:rPr>
          <w:rFonts w:ascii="Consolas" w:eastAsia="宋体" w:hAnsi="Consolas" w:cs="宋体"/>
          <w:color w:val="34302D"/>
          <w:kern w:val="0"/>
          <w:sz w:val="23"/>
          <w:szCs w:val="23"/>
          <w:shd w:val="clear" w:color="auto" w:fill="F7F7F8"/>
        </w:rPr>
        <w:t>getLoadTimeWeaver()</w:t>
      </w:r>
      <w:r w:rsidRPr="00BA0D5D">
        <w:rPr>
          <w:rFonts w:ascii="inherit" w:eastAsia="宋体" w:hAnsi="inherit" w:cs="Arial"/>
          <w:color w:val="34302D"/>
          <w:kern w:val="0"/>
          <w:sz w:val="24"/>
          <w:szCs w:val="24"/>
        </w:rPr>
        <w:t> method. The following example specifies a </w:t>
      </w:r>
      <w:r w:rsidRPr="00BA0D5D">
        <w:rPr>
          <w:rFonts w:ascii="Consolas" w:eastAsia="宋体" w:hAnsi="Consolas" w:cs="宋体"/>
          <w:color w:val="34302D"/>
          <w:kern w:val="0"/>
          <w:sz w:val="23"/>
          <w:szCs w:val="23"/>
          <w:shd w:val="clear" w:color="auto" w:fill="F7F7F8"/>
        </w:rPr>
        <w:t>ReflectiveLoadTimeWeaver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0077"/>
          <w:kern w:val="0"/>
          <w:sz w:val="24"/>
          <w:szCs w:val="24"/>
        </w:rPr>
        <w:t>@EnableLoadTimeWeaving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AppConfig</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LoadTimeWeavingConfigurer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77"/>
          <w:kern w:val="0"/>
          <w:sz w:val="24"/>
          <w:szCs w:val="24"/>
        </w:rPr>
        <w:t>@Override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LoadTimeWeaver getLoadTimeWeaver()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ReflectiveLoadTimeWeaver();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XML-based configuration, you can specify the fully qualified classname as the value of the </w:t>
      </w:r>
      <w:r w:rsidRPr="00BA0D5D">
        <w:rPr>
          <w:rFonts w:ascii="Consolas" w:eastAsia="宋体" w:hAnsi="Consolas" w:cs="宋体"/>
          <w:color w:val="34302D"/>
          <w:kern w:val="0"/>
          <w:sz w:val="23"/>
          <w:szCs w:val="23"/>
          <w:shd w:val="clear" w:color="auto" w:fill="F7F7F8"/>
        </w:rPr>
        <w:t>weaver-class</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&lt;context:load-time-weaver/&gt;</w:t>
      </w:r>
      <w:r w:rsidRPr="00BA0D5D">
        <w:rPr>
          <w:rFonts w:ascii="inherit" w:eastAsia="宋体" w:hAnsi="inherit" w:cs="Arial"/>
          <w:color w:val="34302D"/>
          <w:kern w:val="0"/>
          <w:sz w:val="24"/>
          <w:szCs w:val="24"/>
        </w:rPr>
        <w:t> element. Again, the following example specifies a </w:t>
      </w:r>
      <w:r w:rsidRPr="00BA0D5D">
        <w:rPr>
          <w:rFonts w:ascii="Consolas" w:eastAsia="宋体" w:hAnsi="Consolas" w:cs="宋体"/>
          <w:color w:val="34302D"/>
          <w:kern w:val="0"/>
          <w:sz w:val="23"/>
          <w:szCs w:val="23"/>
          <w:shd w:val="clear" w:color="auto" w:fill="F7F7F8"/>
        </w:rPr>
        <w:t>ReflectiveLoadTimeWeaver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xmlns:context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http://www.springframework.org/schema/context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&lt;context:load-time-weaver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weaver-class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"org.springframework.instrument.classloading.ReflectiveLoadTimeWeaver"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that is defined and registered by the configuration can be later retrieved from the Spring container by using the well known name,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Remember that the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exists only as a mechanism for Spring’s LTW infrastructure to add one or more </w:t>
      </w:r>
      <w:r w:rsidRPr="00BA0D5D">
        <w:rPr>
          <w:rFonts w:ascii="Consolas" w:eastAsia="宋体" w:hAnsi="Consolas" w:cs="宋体"/>
          <w:color w:val="34302D"/>
          <w:kern w:val="0"/>
          <w:sz w:val="23"/>
          <w:szCs w:val="23"/>
          <w:shd w:val="clear" w:color="auto" w:fill="F7F7F8"/>
        </w:rPr>
        <w:t>ClassFileTransformers</w:t>
      </w:r>
      <w:r w:rsidRPr="00BA0D5D">
        <w:rPr>
          <w:rFonts w:ascii="inherit" w:eastAsia="宋体" w:hAnsi="inherit" w:cs="Arial"/>
          <w:color w:val="34302D"/>
          <w:kern w:val="0"/>
          <w:sz w:val="24"/>
          <w:szCs w:val="24"/>
        </w:rPr>
        <w:t>. The actual </w:t>
      </w:r>
      <w:r w:rsidRPr="00BA0D5D">
        <w:rPr>
          <w:rFonts w:ascii="Consolas" w:eastAsia="宋体" w:hAnsi="Consolas" w:cs="宋体"/>
          <w:color w:val="34302D"/>
          <w:kern w:val="0"/>
          <w:sz w:val="23"/>
          <w:szCs w:val="23"/>
          <w:shd w:val="clear" w:color="auto" w:fill="F7F7F8"/>
        </w:rPr>
        <w:t>ClassFileTransformer</w:t>
      </w:r>
      <w:r w:rsidRPr="00BA0D5D">
        <w:rPr>
          <w:rFonts w:ascii="inherit" w:eastAsia="宋体" w:hAnsi="inherit" w:cs="Arial"/>
          <w:color w:val="34302D"/>
          <w:kern w:val="0"/>
          <w:sz w:val="24"/>
          <w:szCs w:val="24"/>
        </w:rPr>
        <w:t> that does the LTW is the </w:t>
      </w:r>
      <w:r w:rsidRPr="00BA0D5D">
        <w:rPr>
          <w:rFonts w:ascii="Consolas" w:eastAsia="宋体" w:hAnsi="Consolas" w:cs="宋体"/>
          <w:color w:val="34302D"/>
          <w:kern w:val="0"/>
          <w:sz w:val="23"/>
          <w:szCs w:val="23"/>
          <w:shd w:val="clear" w:color="auto" w:fill="F7F7F8"/>
        </w:rPr>
        <w:t>ClassPreProcessorAgentAdapter</w:t>
      </w:r>
      <w:r w:rsidRPr="00BA0D5D">
        <w:rPr>
          <w:rFonts w:ascii="inherit" w:eastAsia="宋体" w:hAnsi="inherit" w:cs="Arial"/>
          <w:color w:val="34302D"/>
          <w:kern w:val="0"/>
          <w:sz w:val="24"/>
          <w:szCs w:val="24"/>
        </w:rPr>
        <w:t> (from the </w:t>
      </w:r>
      <w:r w:rsidRPr="00BA0D5D">
        <w:rPr>
          <w:rFonts w:ascii="Consolas" w:eastAsia="宋体" w:hAnsi="Consolas" w:cs="宋体"/>
          <w:color w:val="34302D"/>
          <w:kern w:val="0"/>
          <w:sz w:val="23"/>
          <w:szCs w:val="23"/>
          <w:shd w:val="clear" w:color="auto" w:fill="F7F7F8"/>
        </w:rPr>
        <w:t>org.aspectj.weaver.loadtime</w:t>
      </w:r>
      <w:r w:rsidRPr="00BA0D5D">
        <w:rPr>
          <w:rFonts w:ascii="inherit" w:eastAsia="宋体" w:hAnsi="inherit" w:cs="Arial"/>
          <w:color w:val="34302D"/>
          <w:kern w:val="0"/>
          <w:sz w:val="24"/>
          <w:szCs w:val="24"/>
        </w:rPr>
        <w:t> package) class. See the class-level javadoc of the</w:t>
      </w:r>
      <w:r w:rsidRPr="00BA0D5D">
        <w:rPr>
          <w:rFonts w:ascii="Consolas" w:eastAsia="宋体" w:hAnsi="Consolas" w:cs="宋体"/>
          <w:color w:val="34302D"/>
          <w:kern w:val="0"/>
          <w:sz w:val="23"/>
          <w:szCs w:val="23"/>
          <w:shd w:val="clear" w:color="auto" w:fill="F7F7F8"/>
        </w:rPr>
        <w:t>ClassPreProcessorAgentAdapter</w:t>
      </w:r>
      <w:r w:rsidRPr="00BA0D5D">
        <w:rPr>
          <w:rFonts w:ascii="inherit" w:eastAsia="宋体" w:hAnsi="inherit" w:cs="Arial"/>
          <w:color w:val="34302D"/>
          <w:kern w:val="0"/>
          <w:sz w:val="24"/>
          <w:szCs w:val="24"/>
        </w:rPr>
        <w:t> class for further details, because the specifics of how the weaving is actually effected is beyond the scope of this document.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one final attribute of the configuration left to discuss: the </w:t>
      </w:r>
      <w:r w:rsidRPr="00BA0D5D">
        <w:rPr>
          <w:rFonts w:ascii="Consolas" w:eastAsia="宋体" w:hAnsi="Consolas" w:cs="宋体"/>
          <w:color w:val="34302D"/>
          <w:kern w:val="0"/>
          <w:sz w:val="23"/>
          <w:szCs w:val="23"/>
          <w:shd w:val="clear" w:color="auto" w:fill="F7F7F8"/>
        </w:rPr>
        <w:t>aspectjWeaving</w:t>
      </w:r>
      <w:r w:rsidRPr="00BA0D5D">
        <w:rPr>
          <w:rFonts w:ascii="inherit" w:eastAsia="宋体" w:hAnsi="inherit" w:cs="Arial"/>
          <w:color w:val="34302D"/>
          <w:kern w:val="0"/>
          <w:sz w:val="24"/>
          <w:szCs w:val="24"/>
        </w:rPr>
        <w:t> attribute (or </w:t>
      </w:r>
      <w:r w:rsidRPr="00BA0D5D">
        <w:rPr>
          <w:rFonts w:ascii="Consolas" w:eastAsia="宋体" w:hAnsi="Consolas" w:cs="宋体"/>
          <w:color w:val="34302D"/>
          <w:kern w:val="0"/>
          <w:sz w:val="23"/>
          <w:szCs w:val="23"/>
          <w:shd w:val="clear" w:color="auto" w:fill="F7F7F8"/>
        </w:rPr>
        <w:t>aspectj-weaving</w:t>
      </w:r>
      <w:r w:rsidRPr="00BA0D5D">
        <w:rPr>
          <w:rFonts w:ascii="inherit" w:eastAsia="宋体" w:hAnsi="inherit" w:cs="Arial"/>
          <w:color w:val="34302D"/>
          <w:kern w:val="0"/>
          <w:sz w:val="24"/>
          <w:szCs w:val="24"/>
        </w:rPr>
        <w:t> if you use XML). This attribute controls whether LTW is enabled or not. It accepts one of three possible values, with the default value being</w:t>
      </w:r>
      <w:r w:rsidRPr="00BA0D5D">
        <w:rPr>
          <w:rFonts w:ascii="Consolas" w:eastAsia="宋体" w:hAnsi="Consolas" w:cs="宋体"/>
          <w:color w:val="34302D"/>
          <w:kern w:val="0"/>
          <w:sz w:val="23"/>
          <w:szCs w:val="23"/>
          <w:shd w:val="clear" w:color="auto" w:fill="F7F7F8"/>
        </w:rPr>
        <w:t>autodetect</w:t>
      </w:r>
      <w:r w:rsidRPr="00BA0D5D">
        <w:rPr>
          <w:rFonts w:ascii="inherit" w:eastAsia="宋体" w:hAnsi="inherit" w:cs="Arial"/>
          <w:color w:val="34302D"/>
          <w:kern w:val="0"/>
          <w:sz w:val="24"/>
          <w:szCs w:val="24"/>
        </w:rPr>
        <w:t> if the attribute is not present. The following table summarizes the three possible values:</w:t>
      </w:r>
    </w:p>
    <w:tbl>
      <w:tblPr>
        <w:tblW w:w="14544" w:type="dxa"/>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080"/>
        <w:gridCol w:w="1615"/>
        <w:gridCol w:w="10849"/>
      </w:tblGrid>
      <w:tr w:rsidR="00BA0D5D" w:rsidRPr="00BA0D5D" w:rsidTr="00BA0D5D">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rsidR="00BA0D5D" w:rsidRPr="00BA0D5D" w:rsidRDefault="00BA0D5D" w:rsidP="00BA0D5D">
            <w:pPr>
              <w:widowControl/>
              <w:spacing w:after="60"/>
              <w:jc w:val="left"/>
              <w:rPr>
                <w:rFonts w:ascii="Arial" w:eastAsia="宋体" w:hAnsi="Arial" w:cs="Arial"/>
                <w:i/>
                <w:iCs/>
                <w:color w:val="0B0A0A"/>
                <w:kern w:val="0"/>
                <w:sz w:val="24"/>
                <w:szCs w:val="24"/>
              </w:rPr>
            </w:pPr>
            <w:r w:rsidRPr="00BA0D5D">
              <w:rPr>
                <w:rFonts w:ascii="Arial" w:eastAsia="宋体" w:hAnsi="Arial" w:cs="Arial"/>
                <w:i/>
                <w:iCs/>
                <w:color w:val="0B0A0A"/>
                <w:kern w:val="0"/>
                <w:sz w:val="24"/>
                <w:szCs w:val="24"/>
              </w:rPr>
              <w:t>Table 14. AspectJ weaving attribute values</w:t>
            </w:r>
          </w:p>
        </w:tc>
      </w:tr>
      <w:tr w:rsidR="00BA0D5D" w:rsidRPr="00BA0D5D" w:rsidTr="00BA0D5D">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Annotation Value</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XML Value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rsidR="00BA0D5D" w:rsidRPr="00BA0D5D" w:rsidRDefault="00BA0D5D" w:rsidP="00BA0D5D">
            <w:pPr>
              <w:widowControl/>
              <w:jc w:val="left"/>
              <w:rPr>
                <w:rFonts w:ascii="宋体" w:eastAsia="宋体" w:hAnsi="宋体" w:cs="宋体"/>
                <w:b/>
                <w:bCs/>
                <w:color w:val="34302D"/>
                <w:kern w:val="0"/>
                <w:sz w:val="24"/>
                <w:szCs w:val="24"/>
              </w:rPr>
            </w:pPr>
            <w:r w:rsidRPr="00BA0D5D">
              <w:rPr>
                <w:rFonts w:ascii="宋体" w:eastAsia="宋体" w:hAnsi="宋体" w:cs="宋体"/>
                <w:b/>
                <w:bCs/>
                <w:color w:val="34302D"/>
                <w:kern w:val="0"/>
                <w:sz w:val="24"/>
                <w:szCs w:val="24"/>
              </w:rPr>
              <w:t>Explanation</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ENABLED</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on</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AspectJ weaving is on, and aspects are woven at load-time as appropriate.</w:t>
            </w:r>
          </w:p>
        </w:tc>
      </w:tr>
      <w:tr w:rsidR="00BA0D5D" w:rsidRPr="00BA0D5D" w:rsidTr="00BA0D5D">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DISABLED</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off</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LTW is off. No aspect is woven at load-time.</w:t>
            </w:r>
          </w:p>
        </w:tc>
      </w:tr>
      <w:tr w:rsidR="00BA0D5D" w:rsidRPr="00BA0D5D" w:rsidTr="00BA0D5D">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AUTODETECT</w:t>
            </w:r>
          </w:p>
        </w:tc>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Consolas" w:eastAsia="宋体" w:hAnsi="Consolas" w:cs="宋体"/>
                <w:color w:val="34302D"/>
                <w:kern w:val="0"/>
                <w:sz w:val="23"/>
                <w:szCs w:val="23"/>
              </w:rPr>
              <w:t>autodetect</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rsidR="00BA0D5D" w:rsidRPr="00BA0D5D" w:rsidRDefault="00BA0D5D" w:rsidP="00BA0D5D">
            <w:pPr>
              <w:widowControl/>
              <w:jc w:val="left"/>
              <w:rPr>
                <w:rFonts w:ascii="inherit" w:eastAsia="宋体" w:hAnsi="inherit" w:cs="宋体" w:hint="eastAsia"/>
                <w:color w:val="34302D"/>
                <w:kern w:val="0"/>
                <w:sz w:val="24"/>
                <w:szCs w:val="24"/>
              </w:rPr>
            </w:pPr>
            <w:r w:rsidRPr="00BA0D5D">
              <w:rPr>
                <w:rFonts w:ascii="inherit" w:eastAsia="宋体" w:hAnsi="inherit" w:cs="宋体"/>
                <w:color w:val="34302D"/>
                <w:kern w:val="0"/>
                <w:sz w:val="24"/>
                <w:szCs w:val="24"/>
              </w:rPr>
              <w:t>If the Spring LTW infrastructure can find at least one </w:t>
            </w:r>
            <w:r w:rsidRPr="00BA0D5D">
              <w:rPr>
                <w:rFonts w:ascii="Consolas" w:eastAsia="宋体" w:hAnsi="Consolas" w:cs="宋体"/>
                <w:color w:val="34302D"/>
                <w:kern w:val="0"/>
                <w:sz w:val="23"/>
                <w:szCs w:val="23"/>
              </w:rPr>
              <w:t>META-INF/aop.xml</w:t>
            </w:r>
            <w:r w:rsidRPr="00BA0D5D">
              <w:rPr>
                <w:rFonts w:ascii="inherit" w:eastAsia="宋体" w:hAnsi="inherit" w:cs="宋体"/>
                <w:color w:val="34302D"/>
                <w:kern w:val="0"/>
                <w:sz w:val="24"/>
                <w:szCs w:val="24"/>
              </w:rPr>
              <w:t> file, then AspectJ weaving is on. Otherwise, it is off. This is the default value.</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Environment-specific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last section contains any additional settings and configuration that you need when you use Spring’s LTW support in environments such as application servers and web containers.</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Tomcat, JBoss, WebSphere, WebLogic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Tomcat, JBoss/WildFly, IBM WebSphere Application Server and Oracle WebLogic Server all provide a general app </w:t>
      </w:r>
      <w:r w:rsidRPr="00BA0D5D">
        <w:rPr>
          <w:rFonts w:ascii="Consolas" w:eastAsia="宋体" w:hAnsi="Consolas" w:cs="宋体"/>
          <w:color w:val="34302D"/>
          <w:kern w:val="0"/>
          <w:sz w:val="23"/>
          <w:szCs w:val="23"/>
          <w:shd w:val="clear" w:color="auto" w:fill="F7F7F8"/>
        </w:rPr>
        <w:t>ClassLoader</w:t>
      </w:r>
      <w:r w:rsidRPr="00BA0D5D">
        <w:rPr>
          <w:rFonts w:ascii="inherit" w:eastAsia="宋体" w:hAnsi="inherit" w:cs="Arial"/>
          <w:color w:val="34302D"/>
          <w:kern w:val="0"/>
          <w:sz w:val="24"/>
          <w:szCs w:val="24"/>
        </w:rPr>
        <w:t>that is capable of local instrumentation. Spring’s native LTW may leverage those ClassLoader implementations to provide AspectJ weaving. You can simply enable load-time weaving, as </w:t>
      </w:r>
      <w:hyperlink r:id="rId601" w:anchor="aop-using-aspectj" w:history="1">
        <w:r w:rsidRPr="00BA0D5D">
          <w:rPr>
            <w:rFonts w:ascii="inherit" w:eastAsia="宋体" w:hAnsi="inherit" w:cs="Arial"/>
            <w:color w:val="548E2E"/>
            <w:kern w:val="0"/>
            <w:sz w:val="24"/>
            <w:szCs w:val="24"/>
            <w:u w:val="single"/>
          </w:rPr>
          <w:t>described earlier</w:t>
        </w:r>
      </w:hyperlink>
      <w:r w:rsidRPr="00BA0D5D">
        <w:rPr>
          <w:rFonts w:ascii="inherit" w:eastAsia="宋体" w:hAnsi="inherit" w:cs="Arial"/>
          <w:color w:val="34302D"/>
          <w:kern w:val="0"/>
          <w:sz w:val="24"/>
          <w:szCs w:val="24"/>
        </w:rPr>
        <w:t>. Specifically, you do not need to modify the JVM launch script to add </w:t>
      </w:r>
      <w:r w:rsidRPr="00BA0D5D">
        <w:rPr>
          <w:rFonts w:ascii="Consolas" w:eastAsia="宋体" w:hAnsi="Consolas" w:cs="宋体"/>
          <w:color w:val="34302D"/>
          <w:kern w:val="0"/>
          <w:sz w:val="23"/>
          <w:szCs w:val="23"/>
          <w:shd w:val="clear" w:color="auto" w:fill="F7F7F8"/>
        </w:rPr>
        <w:t>-javaagent:path/to/spring-instrument.jar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on JBoss, you may need to disable the app server scanning to prevent it from loading the classes before the application actually starts. A quick workaround is to add to your artifact a file named </w:t>
      </w:r>
      <w:r w:rsidRPr="00BA0D5D">
        <w:rPr>
          <w:rFonts w:ascii="Consolas" w:eastAsia="宋体" w:hAnsi="Consolas" w:cs="宋体"/>
          <w:color w:val="34302D"/>
          <w:kern w:val="0"/>
          <w:sz w:val="23"/>
          <w:szCs w:val="23"/>
          <w:shd w:val="clear" w:color="auto" w:fill="F7F7F8"/>
        </w:rPr>
        <w:t>WEB-INF/jboss-scanning.xml</w:t>
      </w:r>
      <w:r w:rsidRPr="00BA0D5D">
        <w:rPr>
          <w:rFonts w:ascii="inherit" w:eastAsia="宋体" w:hAnsi="inherit" w:cs="Arial"/>
          <w:color w:val="34302D"/>
          <w:kern w:val="0"/>
          <w:sz w:val="24"/>
          <w:szCs w:val="24"/>
        </w:rPr>
        <w:t> with the following content: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&lt;scanning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"urn:jboss:scanning:1.0"</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Generic Java Applications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class instrumentation is required in environments that are not supported by specific </w:t>
      </w:r>
      <w:r w:rsidRPr="00BA0D5D">
        <w:rPr>
          <w:rFonts w:ascii="Consolas" w:eastAsia="宋体" w:hAnsi="Consolas" w:cs="宋体"/>
          <w:color w:val="34302D"/>
          <w:kern w:val="0"/>
          <w:sz w:val="23"/>
          <w:szCs w:val="23"/>
          <w:shd w:val="clear" w:color="auto" w:fill="F7F7F8"/>
        </w:rPr>
        <w:t>LoadTimeWeaver</w:t>
      </w:r>
      <w:r w:rsidRPr="00BA0D5D">
        <w:rPr>
          <w:rFonts w:ascii="inherit" w:eastAsia="宋体" w:hAnsi="inherit" w:cs="Arial"/>
          <w:color w:val="34302D"/>
          <w:kern w:val="0"/>
          <w:sz w:val="24"/>
          <w:szCs w:val="24"/>
        </w:rPr>
        <w:t> implementations, a JVM agent is the general solution. For such cases, Spring provides </w:t>
      </w:r>
      <w:r w:rsidRPr="00BA0D5D">
        <w:rPr>
          <w:rFonts w:ascii="Consolas" w:eastAsia="宋体" w:hAnsi="Consolas" w:cs="宋体"/>
          <w:color w:val="34302D"/>
          <w:kern w:val="0"/>
          <w:sz w:val="23"/>
          <w:szCs w:val="23"/>
          <w:shd w:val="clear" w:color="auto" w:fill="F7F7F8"/>
        </w:rPr>
        <w:t>InstrumentationLoadTimeWeaver</w:t>
      </w:r>
      <w:r w:rsidRPr="00BA0D5D">
        <w:rPr>
          <w:rFonts w:ascii="inherit" w:eastAsia="宋体" w:hAnsi="inherit" w:cs="Arial"/>
          <w:color w:val="34302D"/>
          <w:kern w:val="0"/>
          <w:sz w:val="24"/>
          <w:szCs w:val="24"/>
        </w:rPr>
        <w:t> which requires a Spring-specific (but very general) JVM agent, </w:t>
      </w:r>
      <w:r w:rsidRPr="00BA0D5D">
        <w:rPr>
          <w:rFonts w:ascii="Consolas" w:eastAsia="宋体" w:hAnsi="Consolas" w:cs="宋体"/>
          <w:color w:val="34302D"/>
          <w:kern w:val="0"/>
          <w:sz w:val="23"/>
          <w:szCs w:val="23"/>
          <w:shd w:val="clear" w:color="auto" w:fill="F7F7F8"/>
        </w:rPr>
        <w:t>spring-instrument.jar</w:t>
      </w:r>
      <w:r w:rsidRPr="00BA0D5D">
        <w:rPr>
          <w:rFonts w:ascii="inherit" w:eastAsia="宋体" w:hAnsi="inherit" w:cs="Arial"/>
          <w:color w:val="34302D"/>
          <w:kern w:val="0"/>
          <w:sz w:val="24"/>
          <w:szCs w:val="24"/>
        </w:rPr>
        <w:t>, autodetected by common </w:t>
      </w:r>
      <w:r w:rsidRPr="00BA0D5D">
        <w:rPr>
          <w:rFonts w:ascii="Consolas" w:eastAsia="宋体" w:hAnsi="Consolas" w:cs="宋体"/>
          <w:color w:val="34302D"/>
          <w:kern w:val="0"/>
          <w:sz w:val="23"/>
          <w:szCs w:val="23"/>
          <w:shd w:val="clear" w:color="auto" w:fill="F7F7F8"/>
        </w:rPr>
        <w:t>@EnableLoadTimeWeaving</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&lt;context:load-time-weaver/&gt;</w:t>
      </w:r>
      <w:r w:rsidRPr="00BA0D5D">
        <w:rPr>
          <w:rFonts w:ascii="inherit" w:eastAsia="宋体" w:hAnsi="inherit" w:cs="Arial"/>
          <w:color w:val="34302D"/>
          <w:kern w:val="0"/>
          <w:sz w:val="24"/>
          <w:szCs w:val="24"/>
        </w:rPr>
        <w:t> setups.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use it, you must start the virtual machine with the Spring agent by supplying the following JVM options: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-javaagent:/path/to/spring-instrument.jar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this requires modification of the JVM launch script, which may prevent you from using this in application server environments (depending on your server and your operation policies). That said, for one-app-per-JVM deployments such as standalone Spring Boot applications, you typically control the entire JVM setup in any case.</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72" w:name="_Toc15219540"/>
      <w:r w:rsidRPr="00BA0D5D">
        <w:rPr>
          <w:rFonts w:ascii="Arial" w:eastAsia="宋体" w:hAnsi="Arial" w:cs="Arial"/>
          <w:color w:val="34302D"/>
          <w:kern w:val="0"/>
          <w:sz w:val="41"/>
          <w:szCs w:val="41"/>
        </w:rPr>
        <w:t>5.11. Further Resources</w:t>
      </w:r>
      <w:bookmarkEnd w:id="247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More information on AspectJ can be found on the </w:t>
      </w:r>
      <w:hyperlink r:id="rId602" w:history="1">
        <w:r w:rsidRPr="00BA0D5D">
          <w:rPr>
            <w:rFonts w:ascii="inherit" w:eastAsia="宋体" w:hAnsi="inherit" w:cs="Arial"/>
            <w:color w:val="548E2E"/>
            <w:kern w:val="0"/>
            <w:sz w:val="24"/>
            <w:szCs w:val="24"/>
            <w:u w:val="single"/>
          </w:rPr>
          <w:t>AspectJ website</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i/>
          <w:iCs/>
          <w:color w:val="34302D"/>
          <w:kern w:val="0"/>
          <w:sz w:val="24"/>
          <w:szCs w:val="24"/>
        </w:rPr>
        <w:t>Eclipse AspectJ</w:t>
      </w:r>
      <w:r w:rsidRPr="00BA0D5D">
        <w:rPr>
          <w:rFonts w:ascii="inherit" w:eastAsia="宋体" w:hAnsi="inherit" w:cs="Arial"/>
          <w:color w:val="34302D"/>
          <w:kern w:val="0"/>
          <w:sz w:val="24"/>
          <w:szCs w:val="24"/>
        </w:rPr>
        <w:t> by Adrian Colyer et. al. (Addison-Wesley, 2005) provides a comprehensive introduction and reference for the AspectJ language.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i/>
          <w:iCs/>
          <w:color w:val="34302D"/>
          <w:kern w:val="0"/>
          <w:sz w:val="24"/>
          <w:szCs w:val="24"/>
        </w:rPr>
        <w:t>AspectJ in Action</w:t>
      </w:r>
      <w:r w:rsidRPr="00BA0D5D">
        <w:rPr>
          <w:rFonts w:ascii="inherit" w:eastAsia="宋体" w:hAnsi="inherit" w:cs="Arial"/>
          <w:color w:val="34302D"/>
          <w:kern w:val="0"/>
          <w:sz w:val="24"/>
          <w:szCs w:val="24"/>
        </w:rPr>
        <w:t>, Second Edition by Ramnivas Laddad (Manning, 2009) comes highly recommended. The focus of the book is on AspectJ, but a lot of general AOP themes are explored (in some depth).</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473" w:name="_Toc15219541"/>
      <w:r w:rsidRPr="00BA0D5D">
        <w:rPr>
          <w:rFonts w:ascii="Arial" w:eastAsia="宋体" w:hAnsi="Arial" w:cs="Arial"/>
          <w:color w:val="34302D"/>
          <w:kern w:val="0"/>
          <w:sz w:val="55"/>
          <w:szCs w:val="55"/>
        </w:rPr>
        <w:t>6. Spring AOP APIs</w:t>
      </w:r>
      <w:bookmarkEnd w:id="247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previous chapter described the Spring’s support for AOP with @AspectJ and schema-based aspect definitions. In this chapter, we discuss the lower-level Spring AOP APIs. For common applications, we recommend the use of Spring AOP with AspectJ pointcuts as described in the previous chapter.</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74" w:name="_Toc15219542"/>
      <w:r w:rsidRPr="00BA0D5D">
        <w:rPr>
          <w:rFonts w:ascii="Arial" w:eastAsia="宋体" w:hAnsi="Arial" w:cs="Arial"/>
          <w:color w:val="34302D"/>
          <w:kern w:val="0"/>
          <w:sz w:val="41"/>
          <w:szCs w:val="41"/>
        </w:rPr>
        <w:t>6.1. Pointcut API in Spring</w:t>
      </w:r>
      <w:bookmarkEnd w:id="247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describes how Spring handles the crucial pointcut concept.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6.1.1. Concepts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pointcut model enables pointcut reuse independent of advice types. You can target different advice with the same pointcut.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org.springframework.aop.Pointcut</w:t>
      </w:r>
      <w:r w:rsidRPr="00BA0D5D">
        <w:rPr>
          <w:rFonts w:ascii="inherit" w:eastAsia="宋体" w:hAnsi="inherit" w:cs="Arial"/>
          <w:color w:val="34302D"/>
          <w:kern w:val="0"/>
          <w:sz w:val="24"/>
          <w:szCs w:val="24"/>
        </w:rPr>
        <w:t> interface is the central interface, used to target advices to particular classes and methods. The complete interface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Pointcut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ClassFilter getClassFilter();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MethodMatcher getMethodMatcher();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Splitting the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interface into two parts allows reuse of class and method matching parts and fine-grained composition operations (such as performing a “union” with another method matcher).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ClassFilter</w:t>
      </w:r>
      <w:r w:rsidRPr="00BA0D5D">
        <w:rPr>
          <w:rFonts w:ascii="inherit" w:eastAsia="宋体" w:hAnsi="inherit" w:cs="Arial"/>
          <w:color w:val="34302D"/>
          <w:kern w:val="0"/>
          <w:sz w:val="24"/>
          <w:szCs w:val="24"/>
        </w:rPr>
        <w:t> interface is used to restrict the pointcut to a given set of target classes. If the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method always returns true, all target classes are matched. The following listing shows the </w:t>
      </w:r>
      <w:r w:rsidRPr="00BA0D5D">
        <w:rPr>
          <w:rFonts w:ascii="Consolas" w:eastAsia="宋体" w:hAnsi="Consolas" w:cs="宋体"/>
          <w:color w:val="34302D"/>
          <w:kern w:val="0"/>
          <w:sz w:val="23"/>
          <w:szCs w:val="23"/>
          <w:shd w:val="clear" w:color="auto" w:fill="F7F7F8"/>
        </w:rPr>
        <w:t>ClassFilter</w:t>
      </w:r>
      <w:r w:rsidRPr="00BA0D5D">
        <w:rPr>
          <w:rFonts w:ascii="inherit" w:eastAsia="宋体" w:hAnsi="inherit" w:cs="Arial"/>
          <w:color w:val="34302D"/>
          <w:kern w:val="0"/>
          <w:sz w:val="24"/>
          <w:szCs w:val="24"/>
        </w:rPr>
        <w:t> interface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ClassFilter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matches(Class clazz);</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MethodMatcher</w:t>
      </w:r>
      <w:r w:rsidRPr="00BA0D5D">
        <w:rPr>
          <w:rFonts w:ascii="inherit" w:eastAsia="宋体" w:hAnsi="inherit" w:cs="Arial"/>
          <w:color w:val="34302D"/>
          <w:kern w:val="0"/>
          <w:sz w:val="24"/>
          <w:szCs w:val="24"/>
        </w:rPr>
        <w:t> interface is normally more important. The complete interface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MethodMatcher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matches(Method m, Class targetClass);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isRuntime();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matches(Method m, Class targetClass,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matches(Method, Class)</w:t>
      </w:r>
      <w:r w:rsidRPr="00BA0D5D">
        <w:rPr>
          <w:rFonts w:ascii="inherit" w:eastAsia="宋体" w:hAnsi="inherit" w:cs="Arial"/>
          <w:color w:val="34302D"/>
          <w:kern w:val="0"/>
          <w:sz w:val="24"/>
          <w:szCs w:val="24"/>
        </w:rPr>
        <w:t> method is used to test whether this pointcut ever matches a given method on a target class. This evaluation can be performed when an AOP proxy is created to avoid the need for a test on every method invocation. If the two-argument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method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for a given method, and the </w:t>
      </w:r>
      <w:r w:rsidRPr="00BA0D5D">
        <w:rPr>
          <w:rFonts w:ascii="Consolas" w:eastAsia="宋体" w:hAnsi="Consolas" w:cs="宋体"/>
          <w:color w:val="34302D"/>
          <w:kern w:val="0"/>
          <w:sz w:val="23"/>
          <w:szCs w:val="23"/>
          <w:shd w:val="clear" w:color="auto" w:fill="F7F7F8"/>
        </w:rPr>
        <w:t>isRuntime()</w:t>
      </w:r>
      <w:r w:rsidRPr="00BA0D5D">
        <w:rPr>
          <w:rFonts w:ascii="inherit" w:eastAsia="宋体" w:hAnsi="inherit" w:cs="Arial"/>
          <w:color w:val="34302D"/>
          <w:kern w:val="0"/>
          <w:sz w:val="24"/>
          <w:szCs w:val="24"/>
        </w:rPr>
        <w:t> method for the MethodMatcher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the three-argument matches method is invoked on every method invocation. This lets a pointcut look at the arguments passed to the method invocation immediately before the target advice is to execute.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Most </w:t>
      </w:r>
      <w:r w:rsidRPr="00BA0D5D">
        <w:rPr>
          <w:rFonts w:ascii="Consolas" w:eastAsia="宋体" w:hAnsi="Consolas" w:cs="宋体"/>
          <w:color w:val="34302D"/>
          <w:kern w:val="0"/>
          <w:sz w:val="23"/>
          <w:szCs w:val="23"/>
          <w:shd w:val="clear" w:color="auto" w:fill="F7F7F8"/>
        </w:rPr>
        <w:t>MethodMatcher</w:t>
      </w:r>
      <w:r w:rsidRPr="00BA0D5D">
        <w:rPr>
          <w:rFonts w:ascii="inherit" w:eastAsia="宋体" w:hAnsi="inherit" w:cs="Arial"/>
          <w:color w:val="34302D"/>
          <w:kern w:val="0"/>
          <w:sz w:val="24"/>
          <w:szCs w:val="24"/>
        </w:rPr>
        <w:t> implementations are static, meaning that their </w:t>
      </w:r>
      <w:r w:rsidRPr="00BA0D5D">
        <w:rPr>
          <w:rFonts w:ascii="Consolas" w:eastAsia="宋体" w:hAnsi="Consolas" w:cs="宋体"/>
          <w:color w:val="34302D"/>
          <w:kern w:val="0"/>
          <w:sz w:val="23"/>
          <w:szCs w:val="23"/>
          <w:shd w:val="clear" w:color="auto" w:fill="F7F7F8"/>
        </w:rPr>
        <w:t>isRuntime()</w:t>
      </w:r>
      <w:r w:rsidRPr="00BA0D5D">
        <w:rPr>
          <w:rFonts w:ascii="inherit" w:eastAsia="宋体" w:hAnsi="inherit" w:cs="Arial"/>
          <w:color w:val="34302D"/>
          <w:kern w:val="0"/>
          <w:sz w:val="24"/>
          <w:szCs w:val="24"/>
        </w:rPr>
        <w:t> method returns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In this case, the three-argument </w:t>
      </w:r>
      <w:r w:rsidRPr="00BA0D5D">
        <w:rPr>
          <w:rFonts w:ascii="Consolas" w:eastAsia="宋体" w:hAnsi="Consolas" w:cs="宋体"/>
          <w:color w:val="34302D"/>
          <w:kern w:val="0"/>
          <w:sz w:val="23"/>
          <w:szCs w:val="23"/>
          <w:shd w:val="clear" w:color="auto" w:fill="F7F7F8"/>
        </w:rPr>
        <w:t>matches</w:t>
      </w:r>
      <w:r w:rsidRPr="00BA0D5D">
        <w:rPr>
          <w:rFonts w:ascii="inherit" w:eastAsia="宋体" w:hAnsi="inherit" w:cs="Arial"/>
          <w:color w:val="34302D"/>
          <w:kern w:val="0"/>
          <w:sz w:val="24"/>
          <w:szCs w:val="24"/>
        </w:rPr>
        <w:t> method is never invoked.</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If possible, try to make pointcuts static, allowing the AOP framework to cache the results of pointcut evaluation when an AOP proxy is created.</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6.1.2. Operations on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supports operations (notably, union and intersection) on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Union means the methods that either pointcut matches. Intersection means the methods that both pointcuts match. Union is usually more useful. You can compose pointcuts by using the static methods in the</w:t>
      </w:r>
      <w:r w:rsidRPr="00BA0D5D">
        <w:rPr>
          <w:rFonts w:ascii="Consolas" w:eastAsia="宋体" w:hAnsi="Consolas" w:cs="宋体"/>
          <w:color w:val="34302D"/>
          <w:kern w:val="0"/>
          <w:sz w:val="23"/>
          <w:szCs w:val="23"/>
          <w:shd w:val="clear" w:color="auto" w:fill="F7F7F8"/>
        </w:rPr>
        <w:t>org.springframework.aop.support.Pointcuts</w:t>
      </w:r>
      <w:r w:rsidRPr="00BA0D5D">
        <w:rPr>
          <w:rFonts w:ascii="inherit" w:eastAsia="宋体" w:hAnsi="inherit" w:cs="Arial"/>
          <w:color w:val="34302D"/>
          <w:kern w:val="0"/>
          <w:sz w:val="24"/>
          <w:szCs w:val="24"/>
        </w:rPr>
        <w:t> class or by using the </w:t>
      </w:r>
      <w:r w:rsidRPr="00BA0D5D">
        <w:rPr>
          <w:rFonts w:ascii="Consolas" w:eastAsia="宋体" w:hAnsi="Consolas" w:cs="宋体"/>
          <w:color w:val="34302D"/>
          <w:kern w:val="0"/>
          <w:sz w:val="23"/>
          <w:szCs w:val="23"/>
          <w:shd w:val="clear" w:color="auto" w:fill="F7F7F8"/>
        </w:rPr>
        <w:t>ComposablePointcut</w:t>
      </w:r>
      <w:r w:rsidRPr="00BA0D5D">
        <w:rPr>
          <w:rFonts w:ascii="inherit" w:eastAsia="宋体" w:hAnsi="inherit" w:cs="Arial"/>
          <w:color w:val="34302D"/>
          <w:kern w:val="0"/>
          <w:sz w:val="24"/>
          <w:szCs w:val="24"/>
        </w:rPr>
        <w:t> class in the same package. However, using AspectJ pointcut expressions is usually a simpler approach.</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6.1.3. AspectJ Expression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2.0, the most important type of pointcut used by Spring is </w:t>
      </w:r>
      <w:r w:rsidRPr="00BA0D5D">
        <w:rPr>
          <w:rFonts w:ascii="Consolas" w:eastAsia="宋体" w:hAnsi="Consolas" w:cs="宋体"/>
          <w:color w:val="34302D"/>
          <w:kern w:val="0"/>
          <w:sz w:val="23"/>
          <w:szCs w:val="23"/>
          <w:shd w:val="clear" w:color="auto" w:fill="F7F7F8"/>
        </w:rPr>
        <w:t>org.springframework.aop.aspectj.AspectJExpressionPointcut</w:t>
      </w:r>
      <w:r w:rsidRPr="00BA0D5D">
        <w:rPr>
          <w:rFonts w:ascii="inherit" w:eastAsia="宋体" w:hAnsi="inherit" w:cs="Arial"/>
          <w:color w:val="34302D"/>
          <w:kern w:val="0"/>
          <w:sz w:val="24"/>
          <w:szCs w:val="24"/>
        </w:rPr>
        <w:t>. This is a pointcut that uses an AspectJ-supplied library to parse an AspectJ pointcut expression string.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603" w:anchor="aop" w:history="1">
        <w:r w:rsidRPr="00BA0D5D">
          <w:rPr>
            <w:rFonts w:ascii="inherit" w:eastAsia="宋体" w:hAnsi="inherit" w:cs="Arial"/>
            <w:color w:val="548E2E"/>
            <w:kern w:val="0"/>
            <w:sz w:val="24"/>
            <w:szCs w:val="24"/>
            <w:u w:val="single"/>
          </w:rPr>
          <w:t>previous chapter</w:t>
        </w:r>
      </w:hyperlink>
      <w:r w:rsidRPr="00BA0D5D">
        <w:rPr>
          <w:rFonts w:ascii="inherit" w:eastAsia="宋体" w:hAnsi="inherit" w:cs="Arial"/>
          <w:color w:val="34302D"/>
          <w:kern w:val="0"/>
          <w:sz w:val="24"/>
          <w:szCs w:val="24"/>
        </w:rPr>
        <w:t> for a discussion of supported AspectJ pointcut primitives.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6.1.4. Convenience Pointcut Implementations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several convenient pointcut implementations. You can use some of them directly. Others are intended to be subclassed in application-specific pointcuts.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Static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Static pointcuts are based on the method and the target class and cannot take into account the method’s arguments. Static pointcuts suffice — and are best — for most usages. Spring can evaluate a static pointcut only once, when a method is first invoked. After that, there is no need to evaluate the pointcut again with each method invocation.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rest of this section describes some of the static pointcut implementations that are included with Spring.</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Regular Expression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obvious way to specify static pointcuts is regular expressions. Several AOP frameworks besides Spring make this possible.</w:t>
      </w:r>
      <w:r w:rsidRPr="00BA0D5D">
        <w:rPr>
          <w:rFonts w:ascii="Consolas" w:eastAsia="宋体" w:hAnsi="Consolas" w:cs="宋体"/>
          <w:color w:val="34302D"/>
          <w:kern w:val="0"/>
          <w:sz w:val="23"/>
          <w:szCs w:val="23"/>
          <w:shd w:val="clear" w:color="auto" w:fill="F7F7F8"/>
        </w:rPr>
        <w:t>org.springframework.aop.support.JdkRegexpMethodPointcut</w:t>
      </w:r>
      <w:r w:rsidRPr="00BA0D5D">
        <w:rPr>
          <w:rFonts w:ascii="inherit" w:eastAsia="宋体" w:hAnsi="inherit" w:cs="Arial"/>
          <w:color w:val="34302D"/>
          <w:kern w:val="0"/>
          <w:sz w:val="24"/>
          <w:szCs w:val="24"/>
        </w:rPr>
        <w:t> is a generic regular expression pointcut that uses the regular expression support in the JDK.</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With the </w:t>
      </w:r>
      <w:r w:rsidRPr="00BA0D5D">
        <w:rPr>
          <w:rFonts w:ascii="Consolas" w:eastAsia="宋体" w:hAnsi="Consolas" w:cs="宋体"/>
          <w:color w:val="34302D"/>
          <w:kern w:val="0"/>
          <w:sz w:val="23"/>
          <w:szCs w:val="23"/>
          <w:shd w:val="clear" w:color="auto" w:fill="F7F7F8"/>
        </w:rPr>
        <w:t>JdkRegexpMethodPointcut</w:t>
      </w:r>
      <w:r w:rsidRPr="00BA0D5D">
        <w:rPr>
          <w:rFonts w:ascii="inherit" w:eastAsia="宋体" w:hAnsi="inherit" w:cs="Arial"/>
          <w:color w:val="34302D"/>
          <w:kern w:val="0"/>
          <w:sz w:val="24"/>
          <w:szCs w:val="24"/>
        </w:rPr>
        <w:t> class, you can provide a list of pattern strings. If any of these is a match, the pointcut evaluates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(So, the result is effectively the union of these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to use </w:t>
      </w:r>
      <w:r w:rsidRPr="00BA0D5D">
        <w:rPr>
          <w:rFonts w:ascii="Consolas" w:eastAsia="宋体" w:hAnsi="Consolas" w:cs="宋体"/>
          <w:color w:val="34302D"/>
          <w:kern w:val="0"/>
          <w:sz w:val="23"/>
          <w:szCs w:val="23"/>
          <w:shd w:val="clear" w:color="auto" w:fill="F7F7F8"/>
        </w:rPr>
        <w:t>JdkRegexpMethodPointcut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"settersAndAbsquatulatePointcut"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"org.springframework.aop.support.JdkRegexpMethodPointcut"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"patterns"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.*set.*</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.*absquatulate</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a convenience class named </w:t>
      </w:r>
      <w:r w:rsidRPr="00BA0D5D">
        <w:rPr>
          <w:rFonts w:ascii="Consolas" w:eastAsia="宋体" w:hAnsi="Consolas" w:cs="宋体"/>
          <w:color w:val="34302D"/>
          <w:kern w:val="0"/>
          <w:sz w:val="23"/>
          <w:szCs w:val="23"/>
          <w:shd w:val="clear" w:color="auto" w:fill="F7F7F8"/>
        </w:rPr>
        <w:t>RegexpMethodPointcutAdvisor</w:t>
      </w:r>
      <w:r w:rsidRPr="00BA0D5D">
        <w:rPr>
          <w:rFonts w:ascii="inherit" w:eastAsia="宋体" w:hAnsi="inherit" w:cs="Arial"/>
          <w:color w:val="34302D"/>
          <w:kern w:val="0"/>
          <w:sz w:val="24"/>
          <w:szCs w:val="24"/>
        </w:rPr>
        <w:t>, which lets us also reference an </w:t>
      </w:r>
      <w:r w:rsidRPr="00BA0D5D">
        <w:rPr>
          <w:rFonts w:ascii="Consolas" w:eastAsia="宋体" w:hAnsi="Consolas" w:cs="宋体"/>
          <w:color w:val="34302D"/>
          <w:kern w:val="0"/>
          <w:sz w:val="23"/>
          <w:szCs w:val="23"/>
          <w:shd w:val="clear" w:color="auto" w:fill="F7F7F8"/>
        </w:rPr>
        <w:t>Advice</w:t>
      </w:r>
      <w:r w:rsidRPr="00BA0D5D">
        <w:rPr>
          <w:rFonts w:ascii="inherit" w:eastAsia="宋体" w:hAnsi="inherit" w:cs="Arial"/>
          <w:color w:val="34302D"/>
          <w:kern w:val="0"/>
          <w:sz w:val="24"/>
          <w:szCs w:val="24"/>
        </w:rPr>
        <w:t> (remember that an </w:t>
      </w:r>
      <w:r w:rsidRPr="00BA0D5D">
        <w:rPr>
          <w:rFonts w:ascii="Consolas" w:eastAsia="宋体" w:hAnsi="Consolas" w:cs="宋体"/>
          <w:color w:val="34302D"/>
          <w:kern w:val="0"/>
          <w:sz w:val="23"/>
          <w:szCs w:val="23"/>
          <w:shd w:val="clear" w:color="auto" w:fill="F7F7F8"/>
        </w:rPr>
        <w:t>Advice</w:t>
      </w:r>
      <w:r w:rsidRPr="00BA0D5D">
        <w:rPr>
          <w:rFonts w:ascii="inherit" w:eastAsia="宋体" w:hAnsi="inherit" w:cs="Arial"/>
          <w:color w:val="34302D"/>
          <w:kern w:val="0"/>
          <w:sz w:val="24"/>
          <w:szCs w:val="24"/>
        </w:rPr>
        <w:t> can be an interceptor, before advice, throws advice, and others). Behind the scenes, Spring uses a </w:t>
      </w:r>
      <w:r w:rsidRPr="00BA0D5D">
        <w:rPr>
          <w:rFonts w:ascii="Consolas" w:eastAsia="宋体" w:hAnsi="Consolas" w:cs="宋体"/>
          <w:color w:val="34302D"/>
          <w:kern w:val="0"/>
          <w:sz w:val="23"/>
          <w:szCs w:val="23"/>
          <w:shd w:val="clear" w:color="auto" w:fill="F7F7F8"/>
        </w:rPr>
        <w:t>JdkRegexpMethodPointcut</w:t>
      </w:r>
      <w:r w:rsidRPr="00BA0D5D">
        <w:rPr>
          <w:rFonts w:ascii="inherit" w:eastAsia="宋体" w:hAnsi="inherit" w:cs="Arial"/>
          <w:color w:val="34302D"/>
          <w:kern w:val="0"/>
          <w:sz w:val="24"/>
          <w:szCs w:val="24"/>
        </w:rPr>
        <w:t>. Using </w:t>
      </w:r>
      <w:r w:rsidRPr="00BA0D5D">
        <w:rPr>
          <w:rFonts w:ascii="Consolas" w:eastAsia="宋体" w:hAnsi="Consolas" w:cs="宋体"/>
          <w:color w:val="34302D"/>
          <w:kern w:val="0"/>
          <w:sz w:val="23"/>
          <w:szCs w:val="23"/>
          <w:shd w:val="clear" w:color="auto" w:fill="F7F7F8"/>
        </w:rPr>
        <w:t>RegexpMethodPointcutAdvisor</w:t>
      </w:r>
      <w:r w:rsidRPr="00BA0D5D">
        <w:rPr>
          <w:rFonts w:ascii="inherit" w:eastAsia="宋体" w:hAnsi="inherit" w:cs="Arial"/>
          <w:color w:val="34302D"/>
          <w:kern w:val="0"/>
          <w:sz w:val="24"/>
          <w:szCs w:val="24"/>
        </w:rPr>
        <w:t> simplifies wiring, as the one bean encapsulates both pointcut and advice,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"settersAndAbsquatulateAdvisor"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"org.springframework.aop.support.RegexpMethodPointcutAdvisor"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"advice"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"beanNameOfAopAllianceInterceptor"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"patterns"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.*set.*</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.*absquatulate</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w:t>
      </w:r>
      <w:r w:rsidRPr="00BA0D5D">
        <w:rPr>
          <w:rFonts w:ascii="Consolas" w:eastAsia="宋体" w:hAnsi="Consolas" w:cs="宋体"/>
          <w:color w:val="34302D"/>
          <w:kern w:val="0"/>
          <w:sz w:val="23"/>
          <w:szCs w:val="23"/>
          <w:shd w:val="clear" w:color="auto" w:fill="F7F7F8"/>
        </w:rPr>
        <w:t>RegexpMethodPointcutAdvisor</w:t>
      </w:r>
      <w:r w:rsidRPr="00BA0D5D">
        <w:rPr>
          <w:rFonts w:ascii="inherit" w:eastAsia="宋体" w:hAnsi="inherit" w:cs="Arial"/>
          <w:color w:val="34302D"/>
          <w:kern w:val="0"/>
          <w:sz w:val="24"/>
          <w:szCs w:val="24"/>
        </w:rPr>
        <w:t> with any </w:t>
      </w:r>
      <w:r w:rsidRPr="00BA0D5D">
        <w:rPr>
          <w:rFonts w:ascii="Consolas" w:eastAsia="宋体" w:hAnsi="Consolas" w:cs="宋体"/>
          <w:color w:val="34302D"/>
          <w:kern w:val="0"/>
          <w:sz w:val="23"/>
          <w:szCs w:val="23"/>
          <w:shd w:val="clear" w:color="auto" w:fill="F7F7F8"/>
        </w:rPr>
        <w:t>Advice</w:t>
      </w:r>
      <w:r w:rsidRPr="00BA0D5D">
        <w:rPr>
          <w:rFonts w:ascii="inherit" w:eastAsia="宋体" w:hAnsi="inherit" w:cs="Arial"/>
          <w:color w:val="34302D"/>
          <w:kern w:val="0"/>
          <w:sz w:val="24"/>
          <w:szCs w:val="24"/>
        </w:rPr>
        <w:t> type.</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Attribute-driven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important type of static pointcut is a metadata-driven pointcut. This uses the values of metadata attributes (typically, source-level metadata).</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Dynamic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Dynamic pointcuts are costlier to evaluate than static pointcuts. They take into account method arguments as well as static information. This means that they must be evaluated with every method invocation and that the result cannot be cached, as arguments will vary.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main example is the </w:t>
      </w:r>
      <w:r w:rsidRPr="00BA0D5D">
        <w:rPr>
          <w:rFonts w:ascii="Consolas" w:eastAsia="宋体" w:hAnsi="Consolas" w:cs="宋体"/>
          <w:color w:val="34302D"/>
          <w:kern w:val="0"/>
          <w:sz w:val="23"/>
          <w:szCs w:val="23"/>
          <w:shd w:val="clear" w:color="auto" w:fill="F7F7F8"/>
        </w:rPr>
        <w:t>control flow</w:t>
      </w:r>
      <w:r w:rsidRPr="00BA0D5D">
        <w:rPr>
          <w:rFonts w:ascii="inherit" w:eastAsia="宋体" w:hAnsi="inherit" w:cs="Arial"/>
          <w:color w:val="34302D"/>
          <w:kern w:val="0"/>
          <w:sz w:val="24"/>
          <w:szCs w:val="24"/>
        </w:rPr>
        <w:t> pointcut.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Control Flow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control flow pointcuts are conceptually similar to AspectJ </w:t>
      </w:r>
      <w:r w:rsidRPr="00BA0D5D">
        <w:rPr>
          <w:rFonts w:ascii="Consolas" w:eastAsia="宋体" w:hAnsi="Consolas" w:cs="宋体"/>
          <w:color w:val="34302D"/>
          <w:kern w:val="0"/>
          <w:sz w:val="23"/>
          <w:szCs w:val="23"/>
          <w:shd w:val="clear" w:color="auto" w:fill="F7F7F8"/>
        </w:rPr>
        <w:t>cflow</w:t>
      </w:r>
      <w:r w:rsidRPr="00BA0D5D">
        <w:rPr>
          <w:rFonts w:ascii="inherit" w:eastAsia="宋体" w:hAnsi="inherit" w:cs="Arial"/>
          <w:color w:val="34302D"/>
          <w:kern w:val="0"/>
          <w:sz w:val="24"/>
          <w:szCs w:val="24"/>
        </w:rPr>
        <w:t> pointcuts, although less powerful. (There is currently no way to specify that a pointcut executes below a join point matched by another pointcut.) A control flow pointcut matches the current call stack. For example, it might fire if the join point was invoked by a method in the </w:t>
      </w:r>
      <w:r w:rsidRPr="00BA0D5D">
        <w:rPr>
          <w:rFonts w:ascii="Consolas" w:eastAsia="宋体" w:hAnsi="Consolas" w:cs="宋体"/>
          <w:color w:val="34302D"/>
          <w:kern w:val="0"/>
          <w:sz w:val="23"/>
          <w:szCs w:val="23"/>
          <w:shd w:val="clear" w:color="auto" w:fill="F7F7F8"/>
        </w:rPr>
        <w:t>com.mycompany.web</w:t>
      </w:r>
      <w:r w:rsidRPr="00BA0D5D">
        <w:rPr>
          <w:rFonts w:ascii="inherit" w:eastAsia="宋体" w:hAnsi="inherit" w:cs="Arial"/>
          <w:color w:val="34302D"/>
          <w:kern w:val="0"/>
          <w:sz w:val="24"/>
          <w:szCs w:val="24"/>
        </w:rPr>
        <w:t> package or by the </w:t>
      </w:r>
      <w:r w:rsidRPr="00BA0D5D">
        <w:rPr>
          <w:rFonts w:ascii="Consolas" w:eastAsia="宋体" w:hAnsi="Consolas" w:cs="宋体"/>
          <w:color w:val="34302D"/>
          <w:kern w:val="0"/>
          <w:sz w:val="23"/>
          <w:szCs w:val="23"/>
          <w:shd w:val="clear" w:color="auto" w:fill="F7F7F8"/>
        </w:rPr>
        <w:t>SomeCaller</w:t>
      </w:r>
      <w:r w:rsidRPr="00BA0D5D">
        <w:rPr>
          <w:rFonts w:ascii="inherit" w:eastAsia="宋体" w:hAnsi="inherit" w:cs="Arial"/>
          <w:color w:val="34302D"/>
          <w:kern w:val="0"/>
          <w:sz w:val="24"/>
          <w:szCs w:val="24"/>
        </w:rPr>
        <w:t> class. Control flow pointcuts are specified by using the </w:t>
      </w:r>
      <w:r w:rsidRPr="00BA0D5D">
        <w:rPr>
          <w:rFonts w:ascii="Consolas" w:eastAsia="宋体" w:hAnsi="Consolas" w:cs="宋体"/>
          <w:color w:val="34302D"/>
          <w:kern w:val="0"/>
          <w:sz w:val="23"/>
          <w:szCs w:val="23"/>
          <w:shd w:val="clear" w:color="auto" w:fill="F7F7F8"/>
        </w:rPr>
        <w:t>org.springframework.aop.support.ControlFlowPointcut</w:t>
      </w:r>
      <w:r w:rsidRPr="00BA0D5D">
        <w:rPr>
          <w:rFonts w:ascii="inherit" w:eastAsia="宋体" w:hAnsi="inherit" w:cs="Arial"/>
          <w:color w:val="34302D"/>
          <w:kern w:val="0"/>
          <w:sz w:val="24"/>
          <w:szCs w:val="24"/>
        </w:rPr>
        <w:t>class.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Control flow pointcuts are significantly more expensive to evaluate at runtime than even other dynamic pointcuts. In Java 1.4, the cost is about five times that of other dynamic pointcuts.</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6.1.5. Pointcut Superclasses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useful pointcut superclasses to help you to implement your own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static pointcuts are most useful, you should probably subclass </w:t>
      </w:r>
      <w:r w:rsidRPr="00BA0D5D">
        <w:rPr>
          <w:rFonts w:ascii="Consolas" w:eastAsia="宋体" w:hAnsi="Consolas" w:cs="宋体"/>
          <w:color w:val="34302D"/>
          <w:kern w:val="0"/>
          <w:sz w:val="23"/>
          <w:szCs w:val="23"/>
          <w:shd w:val="clear" w:color="auto" w:fill="F7F7F8"/>
        </w:rPr>
        <w:t>StaticMethodMatcherPointcut</w:t>
      </w:r>
      <w:r w:rsidRPr="00BA0D5D">
        <w:rPr>
          <w:rFonts w:ascii="inherit" w:eastAsia="宋体" w:hAnsi="inherit" w:cs="Arial"/>
          <w:color w:val="34302D"/>
          <w:kern w:val="0"/>
          <w:sz w:val="24"/>
          <w:szCs w:val="24"/>
        </w:rPr>
        <w:t>. This requires implementing only one abstract method (although you can override other methods to customize behavior). The following example shows how to subclass </w:t>
      </w:r>
      <w:r w:rsidRPr="00BA0D5D">
        <w:rPr>
          <w:rFonts w:ascii="Consolas" w:eastAsia="宋体" w:hAnsi="Consolas" w:cs="宋体"/>
          <w:color w:val="34302D"/>
          <w:kern w:val="0"/>
          <w:sz w:val="23"/>
          <w:szCs w:val="23"/>
          <w:shd w:val="clear" w:color="auto" w:fill="F7F7F8"/>
        </w:rPr>
        <w:t>StaticMethodMatcherPointcut</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TestStaticPointcut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StaticMethodMatcherPointcut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matches(Method m, Class targetClass)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return true if custom criteria match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are also superclasses for dynamic pointcuts. You can use custom pointcuts with any advice type.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6.1.6. Custom Pointcuts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Because pointcuts in Spring AOP are Java classes rather than language features (as in AspectJ), you can declare custom pointcuts, whether static or dynamic. Custom pointcuts in Spring can be arbitrarily complex. However, we recommend using the AspectJ pointcut expression language, if you can.</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Later versions of Spring may offer support for “semantic pointcuts” as offered by JAC</w:t>
            </w:r>
            <w:r w:rsidRPr="00BA0D5D">
              <w:rPr>
                <w:rFonts w:ascii="MS Gothic" w:eastAsia="宋体" w:hAnsi="MS Gothic" w:cs="MS Gothic"/>
                <w:kern w:val="0"/>
                <w:sz w:val="24"/>
                <w:szCs w:val="24"/>
              </w:rPr>
              <w:t> </w:t>
            </w:r>
            <w:r w:rsidRPr="00BA0D5D">
              <w:rPr>
                <w:rFonts w:ascii="宋体" w:eastAsia="宋体" w:hAnsi="宋体" w:cs="宋体"/>
                <w:kern w:val="0"/>
                <w:sz w:val="24"/>
                <w:szCs w:val="24"/>
              </w:rPr>
              <w:t>—</w:t>
            </w:r>
            <w:r w:rsidRPr="00BA0D5D">
              <w:rPr>
                <w:rFonts w:ascii="MS Gothic" w:eastAsia="宋体" w:hAnsi="MS Gothic" w:cs="MS Gothic"/>
                <w:kern w:val="0"/>
                <w:sz w:val="24"/>
                <w:szCs w:val="24"/>
              </w:rPr>
              <w:t> </w:t>
            </w:r>
            <w:r w:rsidRPr="00BA0D5D">
              <w:rPr>
                <w:rFonts w:ascii="宋体" w:eastAsia="宋体" w:hAnsi="宋体" w:cs="宋体"/>
                <w:kern w:val="0"/>
                <w:sz w:val="24"/>
                <w:szCs w:val="24"/>
              </w:rPr>
              <w:t>for example, “all methods that change instance variables in the target object.”</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75" w:name="_Toc15219543"/>
      <w:r w:rsidRPr="00BA0D5D">
        <w:rPr>
          <w:rFonts w:ascii="Arial" w:eastAsia="宋体" w:hAnsi="Arial" w:cs="Arial"/>
          <w:color w:val="34302D"/>
          <w:kern w:val="0"/>
          <w:sz w:val="41"/>
          <w:szCs w:val="41"/>
        </w:rPr>
        <w:t>6.2. Advice API in Spring</w:t>
      </w:r>
      <w:bookmarkEnd w:id="247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we can examine how Spring AOP handles advice.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6.2.1. Advice Lifecycles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Each advice is a Spring bean. An advice instance can be shared across all advised objects or be unique to each advised object. This corresponds to per-class or per-instance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Per-class advice is used most often. It is appropriate for generic advice, such as transaction advisors. These do not depend on the state of the proxied object or add new state. They merely act on the method and arguments.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Per-instance advice is appropriate for introductions, to support mixins. In this case, the advice adds state to the proxied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use a mix of shared and per-instance advice in the same AOP proxy.</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6.2.2. Advice Types in Spring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Spring provides several advice types and is extensible to support arbitrary advice types. This section describes the basic concepts and standard advice types.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Interception Around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most fundamental advice type in Spring is interception around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is compliant with the AOP </w:t>
      </w:r>
      <w:r w:rsidRPr="00BA0D5D">
        <w:rPr>
          <w:rFonts w:ascii="Consolas" w:eastAsia="宋体" w:hAnsi="Consolas" w:cs="宋体"/>
          <w:color w:val="34302D"/>
          <w:kern w:val="0"/>
          <w:sz w:val="23"/>
          <w:szCs w:val="23"/>
          <w:shd w:val="clear" w:color="auto" w:fill="F7F7F8"/>
        </w:rPr>
        <w:t>Alliance</w:t>
      </w:r>
      <w:r w:rsidRPr="00BA0D5D">
        <w:rPr>
          <w:rFonts w:ascii="inherit" w:eastAsia="宋体" w:hAnsi="inherit" w:cs="Arial"/>
          <w:color w:val="34302D"/>
          <w:kern w:val="0"/>
          <w:sz w:val="24"/>
          <w:szCs w:val="24"/>
        </w:rPr>
        <w:t> interface for around advice that uses method interception. Classes that implement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and that implement around advice should also implement the following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MethodInterceptor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Interceptor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invoke(MethodInvocation invocation)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MethodInvocation</w:t>
      </w:r>
      <w:r w:rsidRPr="00BA0D5D">
        <w:rPr>
          <w:rFonts w:ascii="inherit" w:eastAsia="宋体" w:hAnsi="inherit" w:cs="Arial"/>
          <w:color w:val="34302D"/>
          <w:kern w:val="0"/>
          <w:sz w:val="24"/>
          <w:szCs w:val="24"/>
        </w:rPr>
        <w:t> argument to the </w:t>
      </w:r>
      <w:r w:rsidRPr="00BA0D5D">
        <w:rPr>
          <w:rFonts w:ascii="Consolas" w:eastAsia="宋体" w:hAnsi="Consolas" w:cs="宋体"/>
          <w:color w:val="34302D"/>
          <w:kern w:val="0"/>
          <w:sz w:val="23"/>
          <w:szCs w:val="23"/>
          <w:shd w:val="clear" w:color="auto" w:fill="F7F7F8"/>
        </w:rPr>
        <w:t>invoke()</w:t>
      </w:r>
      <w:r w:rsidRPr="00BA0D5D">
        <w:rPr>
          <w:rFonts w:ascii="inherit" w:eastAsia="宋体" w:hAnsi="inherit" w:cs="Arial"/>
          <w:color w:val="34302D"/>
          <w:kern w:val="0"/>
          <w:sz w:val="24"/>
          <w:szCs w:val="24"/>
        </w:rPr>
        <w:t> method exposes the method being invoked, the target join point, the AOP proxy, and the arguments to the method. The </w:t>
      </w:r>
      <w:r w:rsidRPr="00BA0D5D">
        <w:rPr>
          <w:rFonts w:ascii="Consolas" w:eastAsia="宋体" w:hAnsi="Consolas" w:cs="宋体"/>
          <w:color w:val="34302D"/>
          <w:kern w:val="0"/>
          <w:sz w:val="23"/>
          <w:szCs w:val="23"/>
          <w:shd w:val="clear" w:color="auto" w:fill="F7F7F8"/>
        </w:rPr>
        <w:t>invoke()</w:t>
      </w:r>
      <w:r w:rsidRPr="00BA0D5D">
        <w:rPr>
          <w:rFonts w:ascii="inherit" w:eastAsia="宋体" w:hAnsi="inherit" w:cs="Arial"/>
          <w:color w:val="34302D"/>
          <w:kern w:val="0"/>
          <w:sz w:val="24"/>
          <w:szCs w:val="24"/>
        </w:rPr>
        <w:t> method should return the invocation’s result: the return value of the join point.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simple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DebugInterceptor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MethodInterceptor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invoke(MethodInvocation invocation)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w:t>
      </w:r>
      <w:r w:rsidRPr="00BA0D5D">
        <w:rPr>
          <w:rFonts w:ascii="Consolas" w:eastAsia="宋体" w:hAnsi="Consolas" w:cs="宋体"/>
          <w:color w:val="DD1144"/>
          <w:kern w:val="0"/>
          <w:sz w:val="24"/>
          <w:szCs w:val="24"/>
        </w:rPr>
        <w:t>"Before: invocation=["</w:t>
      </w:r>
      <w:r w:rsidRPr="00BA0D5D">
        <w:rPr>
          <w:rFonts w:ascii="Consolas" w:eastAsia="宋体" w:hAnsi="Consolas" w:cs="宋体"/>
          <w:color w:val="34302D"/>
          <w:kern w:val="0"/>
          <w:sz w:val="24"/>
          <w:szCs w:val="24"/>
        </w:rPr>
        <w:t xml:space="preserve"> + invocation + </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Object rval = invocation.proceed();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System.out.println(</w:t>
      </w:r>
      <w:r w:rsidRPr="00BA0D5D">
        <w:rPr>
          <w:rFonts w:ascii="Consolas" w:eastAsia="宋体" w:hAnsi="Consolas" w:cs="宋体"/>
          <w:color w:val="DD1144"/>
          <w:kern w:val="0"/>
          <w:sz w:val="24"/>
          <w:szCs w:val="24"/>
        </w:rPr>
        <w:t>"Invocation returned"</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rval;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the call to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of </w:t>
      </w:r>
      <w:r w:rsidRPr="00BA0D5D">
        <w:rPr>
          <w:rFonts w:ascii="Consolas" w:eastAsia="宋体" w:hAnsi="Consolas" w:cs="宋体"/>
          <w:color w:val="34302D"/>
          <w:kern w:val="0"/>
          <w:sz w:val="23"/>
          <w:szCs w:val="23"/>
          <w:shd w:val="clear" w:color="auto" w:fill="F7F7F8"/>
        </w:rPr>
        <w:t>MethodInvocation</w:t>
      </w:r>
      <w:r w:rsidRPr="00BA0D5D">
        <w:rPr>
          <w:rFonts w:ascii="inherit" w:eastAsia="宋体" w:hAnsi="inherit" w:cs="Arial"/>
          <w:color w:val="34302D"/>
          <w:kern w:val="0"/>
          <w:sz w:val="24"/>
          <w:szCs w:val="24"/>
        </w:rPr>
        <w:t>. This proceeds down the interceptor chain towards the join point. Most interceptors invoke this method and return its return value. However, a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like any around advice, can return a different value or throw an exception rather than invoke the proceed method. However, you do not want to do this without good reason.</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Consolas" w:eastAsia="宋体" w:hAnsi="Consolas" w:cs="宋体"/>
                <w:kern w:val="0"/>
                <w:sz w:val="23"/>
                <w:szCs w:val="23"/>
                <w:shd w:val="clear" w:color="auto" w:fill="F7F7F8"/>
              </w:rPr>
              <w:t>MethodInterceptor</w:t>
            </w:r>
            <w:r w:rsidRPr="00BA0D5D">
              <w:rPr>
                <w:rFonts w:ascii="宋体" w:eastAsia="宋体" w:hAnsi="宋体" w:cs="宋体"/>
                <w:kern w:val="0"/>
                <w:sz w:val="24"/>
                <w:szCs w:val="24"/>
              </w:rPr>
              <w:t> implementations offer interoperability with other AOP Alliance-compliant AOP implementations. The other advice types discussed in the remainder of this section implement common AOP concepts but in a Spring-specific way. While there is an advantage in using the most specific advice type, stick with </w:t>
            </w:r>
            <w:r w:rsidRPr="00BA0D5D">
              <w:rPr>
                <w:rFonts w:ascii="Consolas" w:eastAsia="宋体" w:hAnsi="Consolas" w:cs="宋体"/>
                <w:kern w:val="0"/>
                <w:sz w:val="23"/>
                <w:szCs w:val="23"/>
                <w:shd w:val="clear" w:color="auto" w:fill="F7F7F8"/>
              </w:rPr>
              <w:t>MethodInterceptor</w:t>
            </w:r>
            <w:r w:rsidRPr="00BA0D5D">
              <w:rPr>
                <w:rFonts w:ascii="宋体" w:eastAsia="宋体" w:hAnsi="宋体" w:cs="宋体"/>
                <w:kern w:val="0"/>
                <w:sz w:val="24"/>
                <w:szCs w:val="24"/>
              </w:rPr>
              <w:t> around advice if you are likely to want to run the aspect in another AOP framework. Note that pointcuts are not currently interoperable between frameworks, and the AOP Alliance does not currently define pointcut interfaces.</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Before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simpler advice type is a before advice. This does not need a </w:t>
      </w:r>
      <w:r w:rsidRPr="00BA0D5D">
        <w:rPr>
          <w:rFonts w:ascii="Consolas" w:eastAsia="宋体" w:hAnsi="Consolas" w:cs="宋体"/>
          <w:color w:val="34302D"/>
          <w:kern w:val="0"/>
          <w:sz w:val="23"/>
          <w:szCs w:val="23"/>
          <w:shd w:val="clear" w:color="auto" w:fill="F7F7F8"/>
        </w:rPr>
        <w:t>MethodInvocation</w:t>
      </w:r>
      <w:r w:rsidRPr="00BA0D5D">
        <w:rPr>
          <w:rFonts w:ascii="inherit" w:eastAsia="宋体" w:hAnsi="inherit" w:cs="Arial"/>
          <w:color w:val="34302D"/>
          <w:kern w:val="0"/>
          <w:sz w:val="24"/>
          <w:szCs w:val="24"/>
        </w:rPr>
        <w:t> object, since it is called only before entering the method.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main advantage of a before advice is that there is no need to invoke the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 method and, therefore, no possibility of inadvertently failing to proceed down the interceptor chain.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w:t>
      </w:r>
      <w:r w:rsidRPr="00BA0D5D">
        <w:rPr>
          <w:rFonts w:ascii="Consolas" w:eastAsia="宋体" w:hAnsi="Consolas" w:cs="宋体"/>
          <w:color w:val="34302D"/>
          <w:kern w:val="0"/>
          <w:sz w:val="23"/>
          <w:szCs w:val="23"/>
          <w:shd w:val="clear" w:color="auto" w:fill="F7F7F8"/>
        </w:rPr>
        <w:t>MethodBeforeAdvice</w:t>
      </w:r>
      <w:r w:rsidRPr="00BA0D5D">
        <w:rPr>
          <w:rFonts w:ascii="inherit" w:eastAsia="宋体" w:hAnsi="inherit" w:cs="Arial"/>
          <w:color w:val="34302D"/>
          <w:kern w:val="0"/>
          <w:sz w:val="24"/>
          <w:szCs w:val="24"/>
        </w:rPr>
        <w:t>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MethodBeforeAdvice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BeforeAdvice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before(Method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API design would allow for field before advice, although the usual objects apply to field interception and it is unlikely for Spring to ever implement 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return type is </w:t>
      </w:r>
      <w:r w:rsidRPr="00BA0D5D">
        <w:rPr>
          <w:rFonts w:ascii="Consolas" w:eastAsia="宋体" w:hAnsi="Consolas" w:cs="宋体"/>
          <w:color w:val="34302D"/>
          <w:kern w:val="0"/>
          <w:sz w:val="23"/>
          <w:szCs w:val="23"/>
          <w:shd w:val="clear" w:color="auto" w:fill="F7F7F8"/>
        </w:rPr>
        <w:t>void</w:t>
      </w:r>
      <w:r w:rsidRPr="00BA0D5D">
        <w:rPr>
          <w:rFonts w:ascii="inherit" w:eastAsia="宋体" w:hAnsi="inherit" w:cs="Arial"/>
          <w:color w:val="34302D"/>
          <w:kern w:val="0"/>
          <w:sz w:val="24"/>
          <w:szCs w:val="24"/>
        </w:rPr>
        <w:t>. Before advice can insert custom behavior before the join point executes but cannot change the return value. If a before advice throws an exception, it aborts further execution of the interceptor chain. The exception propagates back up the interceptor chain. If it is unchecked or on the signature of the invoked method, it is passed directly to the client. Otherwise, it is wrapped in an unchecked exception by the AOP proxy.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before advice in Spring, which counts all method invocations: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CountingBeforeAdvice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MethodBeforeAdvice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before(Method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Before advice can be used with any pointcut.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Throws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Throws advice is invoked after the return of the join point if the join point threw an exception. Spring offers typed throws advice. Note that this means that the </w:t>
      </w:r>
      <w:r w:rsidRPr="00BA0D5D">
        <w:rPr>
          <w:rFonts w:ascii="Consolas" w:eastAsia="宋体" w:hAnsi="Consolas" w:cs="宋体"/>
          <w:color w:val="34302D"/>
          <w:kern w:val="0"/>
          <w:sz w:val="23"/>
          <w:szCs w:val="23"/>
          <w:shd w:val="clear" w:color="auto" w:fill="F7F7F8"/>
        </w:rPr>
        <w:t>org.springframework.aop.ThrowsAdvice</w:t>
      </w:r>
      <w:r w:rsidRPr="00BA0D5D">
        <w:rPr>
          <w:rFonts w:ascii="inherit" w:eastAsia="宋体" w:hAnsi="inherit" w:cs="Arial"/>
          <w:color w:val="34302D"/>
          <w:kern w:val="0"/>
          <w:sz w:val="24"/>
          <w:szCs w:val="24"/>
        </w:rPr>
        <w:t> interface does not contain any methods. It is a tag interface identifying that the given object implements one or more typed throws advice methods. These should be in the following form: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afterThrowing([Method, args, target], subclassOfThrowable)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Only the last argument is required. The method signatures may have either one or four arguments, depending on whether the advice method is interested in the method and arguments. The next two listing show classes that are examples of throws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advice is invoked if a </w:t>
      </w:r>
      <w:r w:rsidRPr="00BA0D5D">
        <w:rPr>
          <w:rFonts w:ascii="Consolas" w:eastAsia="宋体" w:hAnsi="Consolas" w:cs="宋体"/>
          <w:color w:val="34302D"/>
          <w:kern w:val="0"/>
          <w:sz w:val="23"/>
          <w:szCs w:val="23"/>
          <w:shd w:val="clear" w:color="auto" w:fill="F7F7F8"/>
        </w:rPr>
        <w:t>RemoteException</w:t>
      </w:r>
      <w:r w:rsidRPr="00BA0D5D">
        <w:rPr>
          <w:rFonts w:ascii="inherit" w:eastAsia="宋体" w:hAnsi="inherit" w:cs="Arial"/>
          <w:color w:val="34302D"/>
          <w:kern w:val="0"/>
          <w:sz w:val="24"/>
          <w:szCs w:val="24"/>
        </w:rPr>
        <w:t> is thrown (including from subclasses):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RemoteThrowsAdvice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ThrowsAdvice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afterThrowing(RemoteException ex)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something with remote 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Unlike the preceding advice, the next example declares four arguments, so that it has access to the invoked method, method arguments, and target object. The following advice is invoked if a </w:t>
      </w:r>
      <w:r w:rsidRPr="00BA0D5D">
        <w:rPr>
          <w:rFonts w:ascii="Consolas" w:eastAsia="宋体" w:hAnsi="Consolas" w:cs="宋体"/>
          <w:color w:val="34302D"/>
          <w:kern w:val="0"/>
          <w:sz w:val="23"/>
          <w:szCs w:val="23"/>
          <w:shd w:val="clear" w:color="auto" w:fill="F7F7F8"/>
        </w:rPr>
        <w:t>ServletException</w:t>
      </w:r>
      <w:r w:rsidRPr="00BA0D5D">
        <w:rPr>
          <w:rFonts w:ascii="inherit" w:eastAsia="宋体" w:hAnsi="inherit" w:cs="Arial"/>
          <w:color w:val="34302D"/>
          <w:kern w:val="0"/>
          <w:sz w:val="24"/>
          <w:szCs w:val="24"/>
        </w:rPr>
        <w:t> is thrown: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ServletThrowsAdviceWithArguments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ThrowsAdvice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afterThrowing(Method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 ServletException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something with all arguments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final example illustrates how these two methods could be used in a single class that handles both </w:t>
      </w:r>
      <w:r w:rsidRPr="00BA0D5D">
        <w:rPr>
          <w:rFonts w:ascii="Consolas" w:eastAsia="宋体" w:hAnsi="Consolas" w:cs="宋体"/>
          <w:color w:val="34302D"/>
          <w:kern w:val="0"/>
          <w:sz w:val="23"/>
          <w:szCs w:val="23"/>
          <w:shd w:val="clear" w:color="auto" w:fill="F7F7F8"/>
        </w:rPr>
        <w:t>RemoteException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ServletException</w:t>
      </w:r>
      <w:r w:rsidRPr="00BA0D5D">
        <w:rPr>
          <w:rFonts w:ascii="inherit" w:eastAsia="宋体" w:hAnsi="inherit" w:cs="Arial"/>
          <w:color w:val="34302D"/>
          <w:kern w:val="0"/>
          <w:sz w:val="24"/>
          <w:szCs w:val="24"/>
        </w:rPr>
        <w:t>. Any number of throws advice methods can be combined in a single class. The following listing shows the final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CombinedThrowsAdvice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ThrowsAdvice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afterThrowing(RemoteException ex)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something with remote 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afterThrowing(Method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 ServletException ex)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Do something with all arguments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 xml:space="preserve">If a throws-advice method throws an exception itself, it overrides the original exception (that is, it changes the exception thrown to the user). The overriding exception is typically a RuntimeException, which is is compatible with any method signature. However, if a throws-advice method throws a checked exception, it must match the declared exceptions of the target method and is, hence, to some degree </w:t>
            </w:r>
            <w:r w:rsidRPr="00BA0D5D">
              <w:rPr>
                <w:rFonts w:ascii="宋体" w:eastAsia="宋体" w:hAnsi="宋体" w:cs="宋体"/>
                <w:kern w:val="0"/>
                <w:sz w:val="24"/>
                <w:szCs w:val="24"/>
              </w:rPr>
              <w:lastRenderedPageBreak/>
              <w:t>coupled to specific target method signatures. </w:t>
            </w:r>
            <w:r w:rsidRPr="00BA0D5D">
              <w:rPr>
                <w:rFonts w:ascii="宋体" w:eastAsia="宋体" w:hAnsi="宋体" w:cs="宋体"/>
                <w:i/>
                <w:iCs/>
                <w:kern w:val="0"/>
                <w:sz w:val="24"/>
                <w:szCs w:val="24"/>
              </w:rPr>
              <w:t>Do not throw an undeclared checked exception that is incompatible with the target method’s signature!</w:t>
            </w:r>
          </w:p>
        </w:tc>
      </w:tr>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shd w:val="clear" w:color="auto" w:fill="EBF1E7"/>
              <w:jc w:val="left"/>
              <w:rPr>
                <w:rFonts w:ascii="Arial" w:eastAsia="宋体" w:hAnsi="Arial" w:cs="Arial"/>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Throws advice can be used with any pointcut.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After Returning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after returning advice in Spring must implement the </w:t>
      </w:r>
      <w:r w:rsidRPr="00BA0D5D">
        <w:rPr>
          <w:rFonts w:ascii="Consolas" w:eastAsia="宋体" w:hAnsi="Consolas" w:cs="宋体"/>
          <w:color w:val="34302D"/>
          <w:kern w:val="0"/>
          <w:sz w:val="23"/>
          <w:szCs w:val="23"/>
          <w:shd w:val="clear" w:color="auto" w:fill="F7F7F8"/>
        </w:rPr>
        <w:t>org.springframework.aop.AfterReturningAdvice</w:t>
      </w:r>
      <w:r w:rsidRPr="00BA0D5D">
        <w:rPr>
          <w:rFonts w:ascii="inherit" w:eastAsia="宋体" w:hAnsi="inherit" w:cs="Arial"/>
          <w:color w:val="34302D"/>
          <w:kern w:val="0"/>
          <w:sz w:val="24"/>
          <w:szCs w:val="24"/>
        </w:rPr>
        <w:t> interface, which the following listing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AfterReturningAdvice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afterReturning(Object returnValue, 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after returning advice has access to the return value (which it cannot modify), the invoked method, the method’s arguments, and the target.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after returning advice counts all successful method invocations that have not thrown exceptions: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CountingAfterReturningAdvice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AfterReturningAdvice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afterReturning(Object returnValue, Method m, Object</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args, Object target)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getCount()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count;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advice does not change the execution path. If it throws an exception, it is thrown up the interceptor chain instead of the return value.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After returning advice can be used with any pointcut.</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Introduction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treats introduction advice as a special kind of interception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Introduction requires an </w:t>
      </w:r>
      <w:r w:rsidRPr="00BA0D5D">
        <w:rPr>
          <w:rFonts w:ascii="Consolas" w:eastAsia="宋体" w:hAnsi="Consolas" w:cs="宋体"/>
          <w:color w:val="34302D"/>
          <w:kern w:val="0"/>
          <w:sz w:val="23"/>
          <w:szCs w:val="23"/>
          <w:shd w:val="clear" w:color="auto" w:fill="F7F7F8"/>
        </w:rPr>
        <w:t>IntroductionAdvisor</w:t>
      </w:r>
      <w:r w:rsidRPr="00BA0D5D">
        <w:rPr>
          <w:rFonts w:ascii="inherit" w:eastAsia="宋体" w:hAnsi="inherit" w:cs="Arial"/>
          <w:color w:val="34302D"/>
          <w:kern w:val="0"/>
          <w:sz w:val="24"/>
          <w:szCs w:val="24"/>
        </w:rPr>
        <w:t> and 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that implement the following interface: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IntroductionInterceptor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MethodInterceptor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implementsInterface(Class intf);</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invoke()</w:t>
      </w:r>
      <w:r w:rsidRPr="00BA0D5D">
        <w:rPr>
          <w:rFonts w:ascii="inherit" w:eastAsia="宋体" w:hAnsi="inherit" w:cs="Arial"/>
          <w:color w:val="34302D"/>
          <w:kern w:val="0"/>
          <w:sz w:val="24"/>
          <w:szCs w:val="24"/>
        </w:rPr>
        <w:t> method inherited from the AOP Alliance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interface must implement the introduction. That is, if the invoked method is on an introduced interface, the introduction interceptor is responsible for handling the method call — it cannot invoke </w:t>
      </w:r>
      <w:r w:rsidRPr="00BA0D5D">
        <w:rPr>
          <w:rFonts w:ascii="Consolas" w:eastAsia="宋体" w:hAnsi="Consolas" w:cs="宋体"/>
          <w:color w:val="34302D"/>
          <w:kern w:val="0"/>
          <w:sz w:val="23"/>
          <w:szCs w:val="23"/>
          <w:shd w:val="clear" w:color="auto" w:fill="F7F7F8"/>
        </w:rPr>
        <w:t>proceed()</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Introduction advice cannot be used with any pointcut, as it applies only at the class, rather than the method, level. You can only use introduction advice with the </w:t>
      </w:r>
      <w:r w:rsidRPr="00BA0D5D">
        <w:rPr>
          <w:rFonts w:ascii="Consolas" w:eastAsia="宋体" w:hAnsi="Consolas" w:cs="宋体"/>
          <w:color w:val="34302D"/>
          <w:kern w:val="0"/>
          <w:sz w:val="23"/>
          <w:szCs w:val="23"/>
          <w:shd w:val="clear" w:color="auto" w:fill="F7F7F8"/>
        </w:rPr>
        <w:t>IntroductionAdvisor</w:t>
      </w:r>
      <w:r w:rsidRPr="00BA0D5D">
        <w:rPr>
          <w:rFonts w:ascii="inherit" w:eastAsia="宋体" w:hAnsi="inherit" w:cs="Arial"/>
          <w:color w:val="34302D"/>
          <w:kern w:val="0"/>
          <w:sz w:val="24"/>
          <w:szCs w:val="24"/>
        </w:rPr>
        <w:t>, which has the following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IntroductionAdvisor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Advisor, IntroductionInfo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ClassFilter getClassFilter();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validateInterfaces()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IllegalArgumentException;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IntroductionInfo</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Class</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getInterfaces();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no </w:t>
      </w:r>
      <w:r w:rsidRPr="00BA0D5D">
        <w:rPr>
          <w:rFonts w:ascii="Consolas" w:eastAsia="宋体" w:hAnsi="Consolas" w:cs="宋体"/>
          <w:color w:val="34302D"/>
          <w:kern w:val="0"/>
          <w:sz w:val="23"/>
          <w:szCs w:val="23"/>
          <w:shd w:val="clear" w:color="auto" w:fill="F7F7F8"/>
        </w:rPr>
        <w:t>MethodMatcher</w:t>
      </w:r>
      <w:r w:rsidRPr="00BA0D5D">
        <w:rPr>
          <w:rFonts w:ascii="inherit" w:eastAsia="宋体" w:hAnsi="inherit" w:cs="Arial"/>
          <w:color w:val="34302D"/>
          <w:kern w:val="0"/>
          <w:sz w:val="24"/>
          <w:szCs w:val="24"/>
        </w:rPr>
        <w:t> and, hence, no </w:t>
      </w:r>
      <w:r w:rsidRPr="00BA0D5D">
        <w:rPr>
          <w:rFonts w:ascii="Consolas" w:eastAsia="宋体" w:hAnsi="Consolas" w:cs="宋体"/>
          <w:color w:val="34302D"/>
          <w:kern w:val="0"/>
          <w:sz w:val="23"/>
          <w:szCs w:val="23"/>
          <w:shd w:val="clear" w:color="auto" w:fill="F7F7F8"/>
        </w:rPr>
        <w:t>Pointcut</w:t>
      </w:r>
      <w:r w:rsidRPr="00BA0D5D">
        <w:rPr>
          <w:rFonts w:ascii="inherit" w:eastAsia="宋体" w:hAnsi="inherit" w:cs="Arial"/>
          <w:color w:val="34302D"/>
          <w:kern w:val="0"/>
          <w:sz w:val="24"/>
          <w:szCs w:val="24"/>
        </w:rPr>
        <w:t> associated with introduction advice. Only class filtering is logical.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getInterfaces()</w:t>
      </w:r>
      <w:r w:rsidRPr="00BA0D5D">
        <w:rPr>
          <w:rFonts w:ascii="inherit" w:eastAsia="宋体" w:hAnsi="inherit" w:cs="Arial"/>
          <w:color w:val="34302D"/>
          <w:kern w:val="0"/>
          <w:sz w:val="24"/>
          <w:szCs w:val="24"/>
        </w:rPr>
        <w:t> method returns the interfaces introduced by this advisor.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validateInterfaces()</w:t>
      </w:r>
      <w:r w:rsidRPr="00BA0D5D">
        <w:rPr>
          <w:rFonts w:ascii="inherit" w:eastAsia="宋体" w:hAnsi="inherit" w:cs="Arial"/>
          <w:color w:val="34302D"/>
          <w:kern w:val="0"/>
          <w:sz w:val="24"/>
          <w:szCs w:val="24"/>
        </w:rPr>
        <w:t> method is used internally to see whether or not the introduced interfaces can be implemented by the configured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an example from the Spring test suite and suppose we want to introduce the following interface to one or more objects: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interface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Lockable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lock();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unlock();</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locked();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illustrates a mixin. We want to be able to cast advised objects to </w:t>
      </w:r>
      <w:r w:rsidRPr="00BA0D5D">
        <w:rPr>
          <w:rFonts w:ascii="Consolas" w:eastAsia="宋体" w:hAnsi="Consolas" w:cs="宋体"/>
          <w:color w:val="34302D"/>
          <w:kern w:val="0"/>
          <w:sz w:val="23"/>
          <w:szCs w:val="23"/>
          <w:shd w:val="clear" w:color="auto" w:fill="F7F7F8"/>
        </w:rPr>
        <w:t>Lockable</w:t>
      </w:r>
      <w:r w:rsidRPr="00BA0D5D">
        <w:rPr>
          <w:rFonts w:ascii="inherit" w:eastAsia="宋体" w:hAnsi="inherit" w:cs="Arial"/>
          <w:color w:val="34302D"/>
          <w:kern w:val="0"/>
          <w:sz w:val="24"/>
          <w:szCs w:val="24"/>
        </w:rPr>
        <w:t>, whatever their type and call lock and unlock methods. If we call the </w:t>
      </w:r>
      <w:r w:rsidRPr="00BA0D5D">
        <w:rPr>
          <w:rFonts w:ascii="Consolas" w:eastAsia="宋体" w:hAnsi="Consolas" w:cs="宋体"/>
          <w:color w:val="34302D"/>
          <w:kern w:val="0"/>
          <w:sz w:val="23"/>
          <w:szCs w:val="23"/>
          <w:shd w:val="clear" w:color="auto" w:fill="F7F7F8"/>
        </w:rPr>
        <w:t>lock()</w:t>
      </w:r>
      <w:r w:rsidRPr="00BA0D5D">
        <w:rPr>
          <w:rFonts w:ascii="inherit" w:eastAsia="宋体" w:hAnsi="inherit" w:cs="Arial"/>
          <w:color w:val="34302D"/>
          <w:kern w:val="0"/>
          <w:sz w:val="24"/>
          <w:szCs w:val="24"/>
        </w:rPr>
        <w:t xml:space="preserve"> method, we want all setter methods to throw </w:t>
      </w:r>
      <w:r w:rsidRPr="00BA0D5D">
        <w:rPr>
          <w:rFonts w:ascii="inherit" w:eastAsia="宋体" w:hAnsi="inherit" w:cs="Arial"/>
          <w:color w:val="34302D"/>
          <w:kern w:val="0"/>
          <w:sz w:val="24"/>
          <w:szCs w:val="24"/>
        </w:rPr>
        <w:lastRenderedPageBreak/>
        <w:t>a </w:t>
      </w:r>
      <w:r w:rsidRPr="00BA0D5D">
        <w:rPr>
          <w:rFonts w:ascii="Consolas" w:eastAsia="宋体" w:hAnsi="Consolas" w:cs="宋体"/>
          <w:color w:val="34302D"/>
          <w:kern w:val="0"/>
          <w:sz w:val="23"/>
          <w:szCs w:val="23"/>
          <w:shd w:val="clear" w:color="auto" w:fill="F7F7F8"/>
        </w:rPr>
        <w:t>LockedException</w:t>
      </w:r>
      <w:r w:rsidRPr="00BA0D5D">
        <w:rPr>
          <w:rFonts w:ascii="inherit" w:eastAsia="宋体" w:hAnsi="inherit" w:cs="Arial"/>
          <w:color w:val="34302D"/>
          <w:kern w:val="0"/>
          <w:sz w:val="24"/>
          <w:szCs w:val="24"/>
        </w:rPr>
        <w:t>. Thus, we can add an aspect that provides the ability to make objects immutable without them having any knowledge of it: a good example of AOP.</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First, we need 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that does the heavy lifting. In this case, we extend the </w:t>
      </w:r>
      <w:r w:rsidRPr="00BA0D5D">
        <w:rPr>
          <w:rFonts w:ascii="Consolas" w:eastAsia="宋体" w:hAnsi="Consolas" w:cs="宋体"/>
          <w:color w:val="34302D"/>
          <w:kern w:val="0"/>
          <w:sz w:val="23"/>
          <w:szCs w:val="23"/>
          <w:shd w:val="clear" w:color="auto" w:fill="F7F7F8"/>
        </w:rPr>
        <w:t>org.springframework.aop.support.DelegatingIntroductionInterceptor</w:t>
      </w:r>
      <w:r w:rsidRPr="00BA0D5D">
        <w:rPr>
          <w:rFonts w:ascii="inherit" w:eastAsia="宋体" w:hAnsi="inherit" w:cs="Arial"/>
          <w:color w:val="34302D"/>
          <w:kern w:val="0"/>
          <w:sz w:val="24"/>
          <w:szCs w:val="24"/>
        </w:rPr>
        <w:t> convenience class. We could implement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directly, but using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is best for most cases.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is designed to delegate an introduction to an actual implementation of the introduced interfaces, concealing the use of interception to do so. You can set the delegate to any object using a constructor argument. The default delegate (when the no-argument constructor is used) is </w:t>
      </w:r>
      <w:r w:rsidRPr="00BA0D5D">
        <w:rPr>
          <w:rFonts w:ascii="Consolas" w:eastAsia="宋体" w:hAnsi="Consolas" w:cs="宋体"/>
          <w:color w:val="34302D"/>
          <w:kern w:val="0"/>
          <w:sz w:val="23"/>
          <w:szCs w:val="23"/>
          <w:shd w:val="clear" w:color="auto" w:fill="F7F7F8"/>
        </w:rPr>
        <w:t>this</w:t>
      </w:r>
      <w:r w:rsidRPr="00BA0D5D">
        <w:rPr>
          <w:rFonts w:ascii="inherit" w:eastAsia="宋体" w:hAnsi="inherit" w:cs="Arial"/>
          <w:color w:val="34302D"/>
          <w:kern w:val="0"/>
          <w:sz w:val="24"/>
          <w:szCs w:val="24"/>
        </w:rPr>
        <w:t>. Thus, in the next example, the delegate is the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subclass of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Given a delegate (by default, itself), a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instance looks for all interfaces implemented by the delegate (other than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and supports introductions against any of them. Subclasses such as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can call the </w:t>
      </w:r>
      <w:r w:rsidRPr="00BA0D5D">
        <w:rPr>
          <w:rFonts w:ascii="Consolas" w:eastAsia="宋体" w:hAnsi="Consolas" w:cs="宋体"/>
          <w:color w:val="34302D"/>
          <w:kern w:val="0"/>
          <w:sz w:val="23"/>
          <w:szCs w:val="23"/>
          <w:shd w:val="clear" w:color="auto" w:fill="F7F7F8"/>
        </w:rPr>
        <w:t>suppressInterface(Class intf)</w:t>
      </w:r>
      <w:r w:rsidRPr="00BA0D5D">
        <w:rPr>
          <w:rFonts w:ascii="inherit" w:eastAsia="宋体" w:hAnsi="inherit" w:cs="Arial"/>
          <w:color w:val="34302D"/>
          <w:kern w:val="0"/>
          <w:sz w:val="24"/>
          <w:szCs w:val="24"/>
        </w:rPr>
        <w:t> method to suppress interfaces that should not be exposed. However, no matter how many interfaces 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is prepared to support, the</w:t>
      </w:r>
      <w:r w:rsidRPr="00BA0D5D">
        <w:rPr>
          <w:rFonts w:ascii="Consolas" w:eastAsia="宋体" w:hAnsi="Consolas" w:cs="宋体"/>
          <w:color w:val="34302D"/>
          <w:kern w:val="0"/>
          <w:sz w:val="23"/>
          <w:szCs w:val="23"/>
          <w:shd w:val="clear" w:color="auto" w:fill="F7F7F8"/>
        </w:rPr>
        <w:t>IntroductionAdvisor</w:t>
      </w:r>
      <w:r w:rsidRPr="00BA0D5D">
        <w:rPr>
          <w:rFonts w:ascii="inherit" w:eastAsia="宋体" w:hAnsi="inherit" w:cs="Arial"/>
          <w:color w:val="34302D"/>
          <w:kern w:val="0"/>
          <w:sz w:val="24"/>
          <w:szCs w:val="24"/>
        </w:rPr>
        <w:t> used controls which interfaces are actually exposed. An introduced interface conceals any implementation of the same interface by the target.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Thus,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extends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and implements </w:t>
      </w:r>
      <w:r w:rsidRPr="00BA0D5D">
        <w:rPr>
          <w:rFonts w:ascii="Consolas" w:eastAsia="宋体" w:hAnsi="Consolas" w:cs="宋体"/>
          <w:color w:val="34302D"/>
          <w:kern w:val="0"/>
          <w:sz w:val="23"/>
          <w:szCs w:val="23"/>
          <w:shd w:val="clear" w:color="auto" w:fill="F7F7F8"/>
        </w:rPr>
        <w:t>Lockable</w:t>
      </w:r>
      <w:r w:rsidRPr="00BA0D5D">
        <w:rPr>
          <w:rFonts w:ascii="inherit" w:eastAsia="宋体" w:hAnsi="inherit" w:cs="Arial"/>
          <w:color w:val="34302D"/>
          <w:kern w:val="0"/>
          <w:sz w:val="24"/>
          <w:szCs w:val="24"/>
        </w:rPr>
        <w:t> itself. The superclass automatically picks up that </w:t>
      </w:r>
      <w:r w:rsidRPr="00BA0D5D">
        <w:rPr>
          <w:rFonts w:ascii="Consolas" w:eastAsia="宋体" w:hAnsi="Consolas" w:cs="宋体"/>
          <w:color w:val="34302D"/>
          <w:kern w:val="0"/>
          <w:sz w:val="23"/>
          <w:szCs w:val="23"/>
          <w:shd w:val="clear" w:color="auto" w:fill="F7F7F8"/>
        </w:rPr>
        <w:t>Lockable</w:t>
      </w:r>
      <w:r w:rsidRPr="00BA0D5D">
        <w:rPr>
          <w:rFonts w:ascii="inherit" w:eastAsia="宋体" w:hAnsi="inherit" w:cs="Arial"/>
          <w:color w:val="34302D"/>
          <w:kern w:val="0"/>
          <w:sz w:val="24"/>
          <w:szCs w:val="24"/>
        </w:rPr>
        <w:t> can be supported for introduction, so we do not need to specify that. We could introduce any number of interfaces in this way.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the use of the </w:t>
      </w:r>
      <w:r w:rsidRPr="00BA0D5D">
        <w:rPr>
          <w:rFonts w:ascii="Consolas" w:eastAsia="宋体" w:hAnsi="Consolas" w:cs="宋体"/>
          <w:color w:val="34302D"/>
          <w:kern w:val="0"/>
          <w:sz w:val="23"/>
          <w:szCs w:val="23"/>
          <w:shd w:val="clear" w:color="auto" w:fill="F7F7F8"/>
        </w:rPr>
        <w:t>locked</w:t>
      </w:r>
      <w:r w:rsidRPr="00BA0D5D">
        <w:rPr>
          <w:rFonts w:ascii="inherit" w:eastAsia="宋体" w:hAnsi="inherit" w:cs="Arial"/>
          <w:color w:val="34302D"/>
          <w:kern w:val="0"/>
          <w:sz w:val="24"/>
          <w:szCs w:val="24"/>
        </w:rPr>
        <w:t> instance variable. This effectively adds additional state to that held in the target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example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LockMixin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DelegatingIntroductionInterceptor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Lockable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locked;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lock()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.locked =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unlock()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.locked =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locked()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.locked;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Object invoke(MethodInvocation invocation)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Throwable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(locked() &amp;&amp; invocation.getMethod().getName().indexOf(</w:t>
      </w:r>
      <w:r w:rsidRPr="00BA0D5D">
        <w:rPr>
          <w:rFonts w:ascii="Consolas" w:eastAsia="宋体" w:hAnsi="Consolas" w:cs="宋体"/>
          <w:color w:val="DD1144"/>
          <w:kern w:val="0"/>
          <w:sz w:val="24"/>
          <w:szCs w:val="24"/>
        </w:rPr>
        <w:t>"set"</w:t>
      </w:r>
      <w:r w:rsidRPr="00BA0D5D">
        <w:rPr>
          <w:rFonts w:ascii="Consolas" w:eastAsia="宋体" w:hAnsi="Consolas" w:cs="宋体"/>
          <w:color w:val="34302D"/>
          <w:kern w:val="0"/>
          <w:sz w:val="24"/>
          <w:szCs w:val="24"/>
        </w:rPr>
        <w:t xml:space="preserve">) ==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throw</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LockedException();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.invoke(invocation);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Often, you need not override the </w:t>
      </w:r>
      <w:r w:rsidRPr="00BA0D5D">
        <w:rPr>
          <w:rFonts w:ascii="Consolas" w:eastAsia="宋体" w:hAnsi="Consolas" w:cs="宋体"/>
          <w:color w:val="34302D"/>
          <w:kern w:val="0"/>
          <w:sz w:val="23"/>
          <w:szCs w:val="23"/>
          <w:shd w:val="clear" w:color="auto" w:fill="F7F7F8"/>
        </w:rPr>
        <w:t>invoke()</w:t>
      </w:r>
      <w:r w:rsidRPr="00BA0D5D">
        <w:rPr>
          <w:rFonts w:ascii="inherit" w:eastAsia="宋体" w:hAnsi="inherit" w:cs="Arial"/>
          <w:color w:val="34302D"/>
          <w:kern w:val="0"/>
          <w:sz w:val="24"/>
          <w:szCs w:val="24"/>
        </w:rPr>
        <w:t> method. The </w:t>
      </w:r>
      <w:r w:rsidRPr="00BA0D5D">
        <w:rPr>
          <w:rFonts w:ascii="Consolas" w:eastAsia="宋体" w:hAnsi="Consolas" w:cs="宋体"/>
          <w:color w:val="34302D"/>
          <w:kern w:val="0"/>
          <w:sz w:val="23"/>
          <w:szCs w:val="23"/>
          <w:shd w:val="clear" w:color="auto" w:fill="F7F7F8"/>
        </w:rPr>
        <w:t>DelegatingIntroductionInterceptor</w:t>
      </w:r>
      <w:r w:rsidRPr="00BA0D5D">
        <w:rPr>
          <w:rFonts w:ascii="inherit" w:eastAsia="宋体" w:hAnsi="inherit" w:cs="Arial"/>
          <w:color w:val="34302D"/>
          <w:kern w:val="0"/>
          <w:sz w:val="24"/>
          <w:szCs w:val="24"/>
        </w:rPr>
        <w:t> implementation (which calls the </w:t>
      </w:r>
      <w:r w:rsidRPr="00BA0D5D">
        <w:rPr>
          <w:rFonts w:ascii="Consolas" w:eastAsia="宋体" w:hAnsi="Consolas" w:cs="宋体"/>
          <w:color w:val="34302D"/>
          <w:kern w:val="0"/>
          <w:sz w:val="23"/>
          <w:szCs w:val="23"/>
          <w:shd w:val="clear" w:color="auto" w:fill="F7F7F8"/>
        </w:rPr>
        <w:t>delegate</w:t>
      </w:r>
      <w:r w:rsidRPr="00BA0D5D">
        <w:rPr>
          <w:rFonts w:ascii="inherit" w:eastAsia="宋体" w:hAnsi="inherit" w:cs="Arial"/>
          <w:color w:val="34302D"/>
          <w:kern w:val="0"/>
          <w:sz w:val="24"/>
          <w:szCs w:val="24"/>
        </w:rPr>
        <w:t> method if the method is introduced, otherwise proceeds towards the join point) usually suffices. In the present case, we need to add a check: no setter method can be invoked if in locked mode.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required introduction only needs to hold a distinct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instance and specify the introduced interfaces (in this case, only </w:t>
      </w:r>
      <w:r w:rsidRPr="00BA0D5D">
        <w:rPr>
          <w:rFonts w:ascii="Consolas" w:eastAsia="宋体" w:hAnsi="Consolas" w:cs="宋体"/>
          <w:color w:val="34302D"/>
          <w:kern w:val="0"/>
          <w:sz w:val="23"/>
          <w:szCs w:val="23"/>
          <w:shd w:val="clear" w:color="auto" w:fill="F7F7F8"/>
        </w:rPr>
        <w:t>Lockable</w:t>
      </w:r>
      <w:r w:rsidRPr="00BA0D5D">
        <w:rPr>
          <w:rFonts w:ascii="inherit" w:eastAsia="宋体" w:hAnsi="inherit" w:cs="Arial"/>
          <w:color w:val="34302D"/>
          <w:kern w:val="0"/>
          <w:sz w:val="24"/>
          <w:szCs w:val="24"/>
        </w:rPr>
        <w:t>). A more complex example might take a reference to the introduction interceptor (which would be defined as a prototype). In this case, there is no configuration relevant for a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so we create it by using </w:t>
      </w:r>
      <w:r w:rsidRPr="00BA0D5D">
        <w:rPr>
          <w:rFonts w:ascii="Consolas" w:eastAsia="宋体" w:hAnsi="Consolas" w:cs="宋体"/>
          <w:color w:val="34302D"/>
          <w:kern w:val="0"/>
          <w:sz w:val="23"/>
          <w:szCs w:val="23"/>
          <w:shd w:val="clear" w:color="auto" w:fill="F7F7F8"/>
        </w:rPr>
        <w:t>new</w:t>
      </w:r>
      <w:r w:rsidRPr="00BA0D5D">
        <w:rPr>
          <w:rFonts w:ascii="inherit" w:eastAsia="宋体" w:hAnsi="inherit" w:cs="Arial"/>
          <w:color w:val="34302D"/>
          <w:kern w:val="0"/>
          <w:sz w:val="24"/>
          <w:szCs w:val="24"/>
        </w:rPr>
        <w:t>. The following example shows our </w:t>
      </w:r>
      <w:r w:rsidRPr="00BA0D5D">
        <w:rPr>
          <w:rFonts w:ascii="Consolas" w:eastAsia="宋体" w:hAnsi="Consolas" w:cs="宋体"/>
          <w:color w:val="34302D"/>
          <w:kern w:val="0"/>
          <w:sz w:val="23"/>
          <w:szCs w:val="23"/>
          <w:shd w:val="clear" w:color="auto" w:fill="F7F7F8"/>
        </w:rPr>
        <w:t>LockMixinAdvisor</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LockMixinAdvisor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DefaultIntroductionAdvisor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LockMixinAdvisor()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LockMixin(), Lockable.class);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can apply this advisor very simply, because it requires no configuration. (However, it is impossible to use an </w:t>
      </w:r>
      <w:r w:rsidRPr="00BA0D5D">
        <w:rPr>
          <w:rFonts w:ascii="Consolas" w:eastAsia="宋体" w:hAnsi="Consolas" w:cs="宋体"/>
          <w:color w:val="34302D"/>
          <w:kern w:val="0"/>
          <w:sz w:val="23"/>
          <w:szCs w:val="23"/>
          <w:shd w:val="clear" w:color="auto" w:fill="F7F7F8"/>
        </w:rPr>
        <w:t>IntroductionInterceptor</w:t>
      </w:r>
      <w:r w:rsidRPr="00BA0D5D">
        <w:rPr>
          <w:rFonts w:ascii="inherit" w:eastAsia="宋体" w:hAnsi="inherit" w:cs="Arial"/>
          <w:color w:val="34302D"/>
          <w:kern w:val="0"/>
          <w:sz w:val="24"/>
          <w:szCs w:val="24"/>
        </w:rPr>
        <w:t> without an </w:t>
      </w:r>
      <w:r w:rsidRPr="00BA0D5D">
        <w:rPr>
          <w:rFonts w:ascii="Consolas" w:eastAsia="宋体" w:hAnsi="Consolas" w:cs="宋体"/>
          <w:color w:val="34302D"/>
          <w:kern w:val="0"/>
          <w:sz w:val="23"/>
          <w:szCs w:val="23"/>
          <w:shd w:val="clear" w:color="auto" w:fill="F7F7F8"/>
        </w:rPr>
        <w:t>IntroductionAdvisor</w:t>
      </w:r>
      <w:r w:rsidRPr="00BA0D5D">
        <w:rPr>
          <w:rFonts w:ascii="inherit" w:eastAsia="宋体" w:hAnsi="inherit" w:cs="Arial"/>
          <w:color w:val="34302D"/>
          <w:kern w:val="0"/>
          <w:sz w:val="24"/>
          <w:szCs w:val="24"/>
        </w:rPr>
        <w:t>.) As usual with introductions, the advisor must be per-instance, as it is stateful. We need a different instance of </w:t>
      </w:r>
      <w:r w:rsidRPr="00BA0D5D">
        <w:rPr>
          <w:rFonts w:ascii="Consolas" w:eastAsia="宋体" w:hAnsi="Consolas" w:cs="宋体"/>
          <w:color w:val="34302D"/>
          <w:kern w:val="0"/>
          <w:sz w:val="23"/>
          <w:szCs w:val="23"/>
          <w:shd w:val="clear" w:color="auto" w:fill="F7F7F8"/>
        </w:rPr>
        <w:t>LockMixinAdvisor</w:t>
      </w:r>
      <w:r w:rsidRPr="00BA0D5D">
        <w:rPr>
          <w:rFonts w:ascii="inherit" w:eastAsia="宋体" w:hAnsi="inherit" w:cs="Arial"/>
          <w:color w:val="34302D"/>
          <w:kern w:val="0"/>
          <w:sz w:val="24"/>
          <w:szCs w:val="24"/>
        </w:rPr>
        <w:t>, and hence </w:t>
      </w:r>
      <w:r w:rsidRPr="00BA0D5D">
        <w:rPr>
          <w:rFonts w:ascii="Consolas" w:eastAsia="宋体" w:hAnsi="Consolas" w:cs="宋体"/>
          <w:color w:val="34302D"/>
          <w:kern w:val="0"/>
          <w:sz w:val="23"/>
          <w:szCs w:val="23"/>
          <w:shd w:val="clear" w:color="auto" w:fill="F7F7F8"/>
        </w:rPr>
        <w:t>LockMixin</w:t>
      </w:r>
      <w:r w:rsidRPr="00BA0D5D">
        <w:rPr>
          <w:rFonts w:ascii="inherit" w:eastAsia="宋体" w:hAnsi="inherit" w:cs="Arial"/>
          <w:color w:val="34302D"/>
          <w:kern w:val="0"/>
          <w:sz w:val="24"/>
          <w:szCs w:val="24"/>
        </w:rPr>
        <w:t>, for each advised object. The advisor comprises part of the advised object’s state.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can apply this advisor programmatically by using the </w:t>
      </w:r>
      <w:r w:rsidRPr="00BA0D5D">
        <w:rPr>
          <w:rFonts w:ascii="Consolas" w:eastAsia="宋体" w:hAnsi="Consolas" w:cs="宋体"/>
          <w:color w:val="34302D"/>
          <w:kern w:val="0"/>
          <w:sz w:val="23"/>
          <w:szCs w:val="23"/>
          <w:shd w:val="clear" w:color="auto" w:fill="F7F7F8"/>
        </w:rPr>
        <w:t>Advised.addAdvisor()</w:t>
      </w:r>
      <w:r w:rsidRPr="00BA0D5D">
        <w:rPr>
          <w:rFonts w:ascii="inherit" w:eastAsia="宋体" w:hAnsi="inherit" w:cs="Arial"/>
          <w:color w:val="34302D"/>
          <w:kern w:val="0"/>
          <w:sz w:val="24"/>
          <w:szCs w:val="24"/>
        </w:rPr>
        <w:t> method or (the recommended way) in XML configuration, as any other advisor. All proxy creation choices discussed below, including “auto proxy creators,” correctly handle introductions and stateful mixins.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76" w:name="_Toc15219544"/>
      <w:r w:rsidRPr="00BA0D5D">
        <w:rPr>
          <w:rFonts w:ascii="Arial" w:eastAsia="宋体" w:hAnsi="Arial" w:cs="Arial"/>
          <w:color w:val="34302D"/>
          <w:kern w:val="0"/>
          <w:sz w:val="41"/>
          <w:szCs w:val="41"/>
        </w:rPr>
        <w:t>6.3. The Advisor API in Spring</w:t>
      </w:r>
      <w:bookmarkEnd w:id="247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Spring, an Advisor is an aspect that contains only a single advice object associated with a pointcut expression.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Apart from the special case of introductions, any advisor can be used with any advice.</w:t>
      </w:r>
      <w:r w:rsidRPr="00BA0D5D">
        <w:rPr>
          <w:rFonts w:ascii="Consolas" w:eastAsia="宋体" w:hAnsi="Consolas" w:cs="宋体"/>
          <w:color w:val="34302D"/>
          <w:kern w:val="0"/>
          <w:sz w:val="23"/>
          <w:szCs w:val="23"/>
          <w:shd w:val="clear" w:color="auto" w:fill="F7F7F8"/>
        </w:rPr>
        <w:t>org.springframework.aop.support.DefaultPointcutAdvisor</w:t>
      </w:r>
      <w:r w:rsidRPr="00BA0D5D">
        <w:rPr>
          <w:rFonts w:ascii="inherit" w:eastAsia="宋体" w:hAnsi="inherit" w:cs="Arial"/>
          <w:color w:val="34302D"/>
          <w:kern w:val="0"/>
          <w:sz w:val="24"/>
          <w:szCs w:val="24"/>
        </w:rPr>
        <w:t> is the most commonly used advisor class. It can be used with a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BeforeAdvice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ThrowsAdvice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possible to mix advisor and advice types in Spring in the same AOP proxy. For example, you could use an interception around advice, throws advice, and before advice in one proxy configuration. Spring automatically creates the necessary interceptor chain.</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77" w:name="_Toc15219545"/>
      <w:r w:rsidRPr="00BA0D5D">
        <w:rPr>
          <w:rFonts w:ascii="Arial" w:eastAsia="宋体" w:hAnsi="Arial" w:cs="Arial"/>
          <w:color w:val="34302D"/>
          <w:kern w:val="0"/>
          <w:sz w:val="41"/>
          <w:szCs w:val="41"/>
        </w:rPr>
        <w:lastRenderedPageBreak/>
        <w:t>6.4. Using the </w:t>
      </w:r>
      <w:r w:rsidRPr="00BA0D5D">
        <w:rPr>
          <w:rFonts w:ascii="Consolas" w:eastAsia="宋体" w:hAnsi="Consolas" w:cs="宋体"/>
          <w:color w:val="34302D"/>
          <w:kern w:val="0"/>
          <w:sz w:val="39"/>
          <w:szCs w:val="39"/>
          <w:shd w:val="clear" w:color="auto" w:fill="F7F7F8"/>
        </w:rPr>
        <w:t>ProxyFactoryBean</w:t>
      </w:r>
      <w:r w:rsidRPr="00BA0D5D">
        <w:rPr>
          <w:rFonts w:ascii="Arial" w:eastAsia="宋体" w:hAnsi="Arial" w:cs="Arial"/>
          <w:color w:val="34302D"/>
          <w:kern w:val="0"/>
          <w:sz w:val="41"/>
          <w:szCs w:val="41"/>
        </w:rPr>
        <w:t> to Create AOP Proxies</w:t>
      </w:r>
      <w:bookmarkEnd w:id="247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use the Spring IoC container (an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BeanFactory</w:t>
      </w:r>
      <w:r w:rsidRPr="00BA0D5D">
        <w:rPr>
          <w:rFonts w:ascii="inherit" w:eastAsia="宋体" w:hAnsi="inherit" w:cs="Arial"/>
          <w:color w:val="34302D"/>
          <w:kern w:val="0"/>
          <w:sz w:val="24"/>
          <w:szCs w:val="24"/>
        </w:rPr>
        <w:t>) for your business objects (and you should be!), you want to use one of Spring’s AOP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implementations. (Remember that a factory bean introduces a layer of indirection, letting it create objects of a different type.)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Spring AOP support also uses factory beans under the covers.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basic way to create an AOP proxy in Spring is to use the </w:t>
      </w:r>
      <w:r w:rsidRPr="00BA0D5D">
        <w:rPr>
          <w:rFonts w:ascii="Consolas" w:eastAsia="宋体" w:hAnsi="Consolas" w:cs="宋体"/>
          <w:color w:val="34302D"/>
          <w:kern w:val="0"/>
          <w:sz w:val="23"/>
          <w:szCs w:val="23"/>
          <w:shd w:val="clear" w:color="auto" w:fill="F7F7F8"/>
        </w:rPr>
        <w:t>org.springframework.aop.framework.ProxyFactoryBean</w:t>
      </w:r>
      <w:r w:rsidRPr="00BA0D5D">
        <w:rPr>
          <w:rFonts w:ascii="inherit" w:eastAsia="宋体" w:hAnsi="inherit" w:cs="Arial"/>
          <w:color w:val="34302D"/>
          <w:kern w:val="0"/>
          <w:sz w:val="24"/>
          <w:szCs w:val="24"/>
        </w:rPr>
        <w:t>. This gives complete control over the pointcuts, any advice that applies, and their ordering. However, there are simpler options that are preferable if you do not need such control.</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6.4.1. Basics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like other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implementations, introduces a level of indirection. If you define a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named </w:t>
      </w:r>
      <w:r w:rsidRPr="00BA0D5D">
        <w:rPr>
          <w:rFonts w:ascii="Consolas" w:eastAsia="宋体" w:hAnsi="Consolas" w:cs="宋体"/>
          <w:color w:val="34302D"/>
          <w:kern w:val="0"/>
          <w:sz w:val="23"/>
          <w:szCs w:val="23"/>
          <w:shd w:val="clear" w:color="auto" w:fill="F7F7F8"/>
        </w:rPr>
        <w:t>foo</w:t>
      </w:r>
      <w:r w:rsidRPr="00BA0D5D">
        <w:rPr>
          <w:rFonts w:ascii="inherit" w:eastAsia="宋体" w:hAnsi="inherit" w:cs="Arial"/>
          <w:color w:val="34302D"/>
          <w:kern w:val="0"/>
          <w:sz w:val="24"/>
          <w:szCs w:val="24"/>
        </w:rPr>
        <w:t>, objects that reference </w:t>
      </w:r>
      <w:r w:rsidRPr="00BA0D5D">
        <w:rPr>
          <w:rFonts w:ascii="Consolas" w:eastAsia="宋体" w:hAnsi="Consolas" w:cs="宋体"/>
          <w:color w:val="34302D"/>
          <w:kern w:val="0"/>
          <w:sz w:val="23"/>
          <w:szCs w:val="23"/>
          <w:shd w:val="clear" w:color="auto" w:fill="F7F7F8"/>
        </w:rPr>
        <w:t>foo</w:t>
      </w:r>
      <w:r w:rsidRPr="00BA0D5D">
        <w:rPr>
          <w:rFonts w:ascii="inherit" w:eastAsia="宋体" w:hAnsi="inherit" w:cs="Arial"/>
          <w:color w:val="34302D"/>
          <w:kern w:val="0"/>
          <w:sz w:val="24"/>
          <w:szCs w:val="24"/>
        </w:rPr>
        <w:t> do not see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instance itself but an object created by the implementation of the </w:t>
      </w:r>
      <w:r w:rsidRPr="00BA0D5D">
        <w:rPr>
          <w:rFonts w:ascii="Consolas" w:eastAsia="宋体" w:hAnsi="Consolas" w:cs="宋体"/>
          <w:color w:val="34302D"/>
          <w:kern w:val="0"/>
          <w:sz w:val="23"/>
          <w:szCs w:val="23"/>
          <w:shd w:val="clear" w:color="auto" w:fill="F7F7F8"/>
        </w:rPr>
        <w:t>getObject()</w:t>
      </w:r>
      <w:r w:rsidRPr="00BA0D5D">
        <w:rPr>
          <w:rFonts w:ascii="inherit" w:eastAsia="宋体" w:hAnsi="inherit" w:cs="Arial"/>
          <w:color w:val="34302D"/>
          <w:kern w:val="0"/>
          <w:sz w:val="24"/>
          <w:szCs w:val="24"/>
        </w:rPr>
        <w:t> method in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 This method creates an AOP proxy that wraps a target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One of the most important benefits of using a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or another IoC-aware class to create AOP proxies is that advices and pointcuts can also be managed by IoC. This is a powerful feature, enabling certain approaches that are hard to achieve with other AOP frameworks. For example, an advice may itself reference application objects (besides the target, which should be available in any AOP framework), benefiting from all the pluggability provided by Dependency Injection.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6.4.2. JavaBean Properties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common with most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implementations provided with Spring,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class is itself a JavaBean. Its properties are used to:</w:t>
      </w:r>
    </w:p>
    <w:p w:rsidR="00BA0D5D" w:rsidRPr="00BA0D5D" w:rsidRDefault="00BA0D5D" w:rsidP="00BA0D5D">
      <w:pPr>
        <w:widowControl/>
        <w:numPr>
          <w:ilvl w:val="0"/>
          <w:numId w:val="5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 the target you want to proxy.</w:t>
      </w:r>
    </w:p>
    <w:p w:rsidR="00BA0D5D" w:rsidRPr="00BA0D5D" w:rsidRDefault="00BA0D5D" w:rsidP="00BA0D5D">
      <w:pPr>
        <w:widowControl/>
        <w:numPr>
          <w:ilvl w:val="0"/>
          <w:numId w:val="5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 whether to use CGLIB (described later and see also </w:t>
      </w:r>
      <w:hyperlink r:id="rId604" w:anchor="aop-pfb-proxy-types" w:history="1">
        <w:r w:rsidRPr="00BA0D5D">
          <w:rPr>
            <w:rFonts w:ascii="inherit" w:eastAsia="宋体" w:hAnsi="inherit" w:cs="Arial"/>
            <w:color w:val="548E2E"/>
            <w:kern w:val="0"/>
            <w:sz w:val="24"/>
            <w:szCs w:val="24"/>
            <w:u w:val="single"/>
          </w:rPr>
          <w:t>JDK- and CGLIB-based proxies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Some key properties are inherited from </w:t>
      </w:r>
      <w:r w:rsidRPr="00BA0D5D">
        <w:rPr>
          <w:rFonts w:ascii="Consolas" w:eastAsia="宋体" w:hAnsi="Consolas" w:cs="宋体"/>
          <w:color w:val="34302D"/>
          <w:kern w:val="0"/>
          <w:sz w:val="23"/>
          <w:szCs w:val="23"/>
          <w:shd w:val="clear" w:color="auto" w:fill="F7F7F8"/>
        </w:rPr>
        <w:t>org.springframework.aop.framework.ProxyConfig</w:t>
      </w:r>
      <w:r w:rsidRPr="00BA0D5D">
        <w:rPr>
          <w:rFonts w:ascii="inherit" w:eastAsia="宋体" w:hAnsi="inherit" w:cs="Arial"/>
          <w:color w:val="34302D"/>
          <w:kern w:val="0"/>
          <w:sz w:val="24"/>
          <w:szCs w:val="24"/>
        </w:rPr>
        <w:t> (the superclass for all AOP proxy factories in Spring). These key properties include the following:</w:t>
      </w:r>
    </w:p>
    <w:p w:rsidR="00BA0D5D" w:rsidRPr="00BA0D5D" w:rsidRDefault="00BA0D5D" w:rsidP="00BA0D5D">
      <w:pPr>
        <w:widowControl/>
        <w:numPr>
          <w:ilvl w:val="0"/>
          <w:numId w:val="5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if the target class is to be proxied, rather than the target class’s interfaces. If this property value is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then CGLIB proxies are created (but see also </w:t>
      </w:r>
      <w:hyperlink r:id="rId605" w:anchor="aop-pfb-proxy-types" w:history="1">
        <w:r w:rsidRPr="00BA0D5D">
          <w:rPr>
            <w:rFonts w:ascii="inherit" w:eastAsia="宋体" w:hAnsi="inherit" w:cs="Arial"/>
            <w:color w:val="548E2E"/>
            <w:kern w:val="0"/>
            <w:sz w:val="24"/>
            <w:szCs w:val="24"/>
            <w:u w:val="single"/>
          </w:rPr>
          <w:t>JDK- and CGLIB-based proxies</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5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optimize</w:t>
      </w:r>
      <w:r w:rsidRPr="00BA0D5D">
        <w:rPr>
          <w:rFonts w:ascii="inherit" w:eastAsia="宋体" w:hAnsi="inherit" w:cs="Arial"/>
          <w:color w:val="34302D"/>
          <w:kern w:val="0"/>
          <w:sz w:val="24"/>
          <w:szCs w:val="24"/>
        </w:rPr>
        <w:t>: Controls whether or not aggressive optimizations are applied to proxies created through CGLIB. You should not blithely use this setting unless you fully understand how the relevant AOP proxy handles optimization. This is currently used only for CGLIB proxies. It has no effect with JDK dynamic proxies.</w:t>
      </w:r>
    </w:p>
    <w:p w:rsidR="00BA0D5D" w:rsidRPr="00BA0D5D" w:rsidRDefault="00BA0D5D" w:rsidP="00BA0D5D">
      <w:pPr>
        <w:widowControl/>
        <w:numPr>
          <w:ilvl w:val="0"/>
          <w:numId w:val="5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frozen</w:t>
      </w:r>
      <w:r w:rsidRPr="00BA0D5D">
        <w:rPr>
          <w:rFonts w:ascii="inherit" w:eastAsia="宋体" w:hAnsi="inherit" w:cs="Arial"/>
          <w:color w:val="34302D"/>
          <w:kern w:val="0"/>
          <w:sz w:val="24"/>
          <w:szCs w:val="24"/>
        </w:rPr>
        <w:t>: If a proxy configuration is </w:t>
      </w:r>
      <w:r w:rsidRPr="00BA0D5D">
        <w:rPr>
          <w:rFonts w:ascii="Consolas" w:eastAsia="宋体" w:hAnsi="Consolas" w:cs="宋体"/>
          <w:color w:val="34302D"/>
          <w:kern w:val="0"/>
          <w:sz w:val="23"/>
          <w:szCs w:val="23"/>
          <w:shd w:val="clear" w:color="auto" w:fill="F7F7F8"/>
        </w:rPr>
        <w:t>frozen</w:t>
      </w:r>
      <w:r w:rsidRPr="00BA0D5D">
        <w:rPr>
          <w:rFonts w:ascii="inherit" w:eastAsia="宋体" w:hAnsi="inherit" w:cs="Arial"/>
          <w:color w:val="34302D"/>
          <w:kern w:val="0"/>
          <w:sz w:val="24"/>
          <w:szCs w:val="24"/>
        </w:rPr>
        <w:t xml:space="preserve">, changes to the configuration are no longer allowed. This is useful both as a slight optimization and for those cases when you do not want callers to be able to </w:t>
      </w:r>
      <w:r w:rsidRPr="00BA0D5D">
        <w:rPr>
          <w:rFonts w:ascii="inherit" w:eastAsia="宋体" w:hAnsi="inherit" w:cs="Arial"/>
          <w:color w:val="34302D"/>
          <w:kern w:val="0"/>
          <w:sz w:val="24"/>
          <w:szCs w:val="24"/>
        </w:rPr>
        <w:lastRenderedPageBreak/>
        <w:t>manipulate the proxy (through the </w:t>
      </w:r>
      <w:r w:rsidRPr="00BA0D5D">
        <w:rPr>
          <w:rFonts w:ascii="Consolas" w:eastAsia="宋体" w:hAnsi="Consolas" w:cs="宋体"/>
          <w:color w:val="34302D"/>
          <w:kern w:val="0"/>
          <w:sz w:val="23"/>
          <w:szCs w:val="23"/>
          <w:shd w:val="clear" w:color="auto" w:fill="F7F7F8"/>
        </w:rPr>
        <w:t>Advised</w:t>
      </w:r>
      <w:r w:rsidRPr="00BA0D5D">
        <w:rPr>
          <w:rFonts w:ascii="inherit" w:eastAsia="宋体" w:hAnsi="inherit" w:cs="Arial"/>
          <w:color w:val="34302D"/>
          <w:kern w:val="0"/>
          <w:sz w:val="24"/>
          <w:szCs w:val="24"/>
        </w:rPr>
        <w:t>interface) after the proxy has been created. The default value of this property is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so changes (such as adding additional advice) are allowed.</w:t>
      </w:r>
    </w:p>
    <w:p w:rsidR="00BA0D5D" w:rsidRPr="00BA0D5D" w:rsidRDefault="00BA0D5D" w:rsidP="00BA0D5D">
      <w:pPr>
        <w:widowControl/>
        <w:numPr>
          <w:ilvl w:val="0"/>
          <w:numId w:val="51"/>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exposeProxy</w:t>
      </w:r>
      <w:r w:rsidRPr="00BA0D5D">
        <w:rPr>
          <w:rFonts w:ascii="inherit" w:eastAsia="宋体" w:hAnsi="inherit" w:cs="Arial"/>
          <w:color w:val="34302D"/>
          <w:kern w:val="0"/>
          <w:sz w:val="24"/>
          <w:szCs w:val="24"/>
        </w:rPr>
        <w:t>: Determines whether or not the current proxy should be exposed in a </w:t>
      </w:r>
      <w:r w:rsidRPr="00BA0D5D">
        <w:rPr>
          <w:rFonts w:ascii="Consolas" w:eastAsia="宋体" w:hAnsi="Consolas" w:cs="宋体"/>
          <w:color w:val="34302D"/>
          <w:kern w:val="0"/>
          <w:sz w:val="23"/>
          <w:szCs w:val="23"/>
          <w:shd w:val="clear" w:color="auto" w:fill="F7F7F8"/>
        </w:rPr>
        <w:t>ThreadLocal</w:t>
      </w:r>
      <w:r w:rsidRPr="00BA0D5D">
        <w:rPr>
          <w:rFonts w:ascii="inherit" w:eastAsia="宋体" w:hAnsi="inherit" w:cs="Arial"/>
          <w:color w:val="34302D"/>
          <w:kern w:val="0"/>
          <w:sz w:val="24"/>
          <w:szCs w:val="24"/>
        </w:rPr>
        <w:t> so that it can be accessed by the target. If a target needs to obtain the proxy and the </w:t>
      </w:r>
      <w:r w:rsidRPr="00BA0D5D">
        <w:rPr>
          <w:rFonts w:ascii="Consolas" w:eastAsia="宋体" w:hAnsi="Consolas" w:cs="宋体"/>
          <w:color w:val="34302D"/>
          <w:kern w:val="0"/>
          <w:sz w:val="23"/>
          <w:szCs w:val="23"/>
          <w:shd w:val="clear" w:color="auto" w:fill="F7F7F8"/>
        </w:rPr>
        <w:t>exposeProxy</w:t>
      </w:r>
      <w:r w:rsidRPr="00BA0D5D">
        <w:rPr>
          <w:rFonts w:ascii="inherit" w:eastAsia="宋体" w:hAnsi="inherit" w:cs="Arial"/>
          <w:color w:val="34302D"/>
          <w:kern w:val="0"/>
          <w:sz w:val="24"/>
          <w:szCs w:val="24"/>
        </w:rPr>
        <w:t> property is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the target can use the</w:t>
      </w:r>
      <w:r w:rsidRPr="00BA0D5D">
        <w:rPr>
          <w:rFonts w:ascii="Consolas" w:eastAsia="宋体" w:hAnsi="Consolas" w:cs="宋体"/>
          <w:color w:val="34302D"/>
          <w:kern w:val="0"/>
          <w:sz w:val="23"/>
          <w:szCs w:val="23"/>
          <w:shd w:val="clear" w:color="auto" w:fill="F7F7F8"/>
        </w:rPr>
        <w:t>AopContext.currentProxy()</w:t>
      </w:r>
      <w:r w:rsidRPr="00BA0D5D">
        <w:rPr>
          <w:rFonts w:ascii="inherit" w:eastAsia="宋体" w:hAnsi="inherit" w:cs="Arial"/>
          <w:color w:val="34302D"/>
          <w:kern w:val="0"/>
          <w:sz w:val="24"/>
          <w:szCs w:val="24"/>
        </w:rPr>
        <w:t> method.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Other properties specific to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include the following:</w:t>
      </w:r>
    </w:p>
    <w:p w:rsidR="00BA0D5D" w:rsidRPr="00BA0D5D" w:rsidRDefault="00BA0D5D" w:rsidP="00BA0D5D">
      <w:pPr>
        <w:widowControl/>
        <w:numPr>
          <w:ilvl w:val="0"/>
          <w:numId w:val="5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An array of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interface names. If this is not supplied, a CGLIB proxy for the target class is used (but see also </w:t>
      </w:r>
      <w:hyperlink r:id="rId606" w:anchor="aop-pfb-proxy-types" w:history="1">
        <w:r w:rsidRPr="00BA0D5D">
          <w:rPr>
            <w:rFonts w:ascii="inherit" w:eastAsia="宋体" w:hAnsi="inherit" w:cs="Arial"/>
            <w:color w:val="548E2E"/>
            <w:kern w:val="0"/>
            <w:sz w:val="24"/>
            <w:szCs w:val="24"/>
            <w:u w:val="single"/>
          </w:rPr>
          <w:t>JDK- and CGLIB-based proxies</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5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 A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array of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interceptor, or other advice names to apply. Ordering is significant, on a first come-first served basis. That is to say that the first interceptor in the list is the first to be able to intercept the invocation.</w:t>
      </w:r>
    </w:p>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names are bean names in the current factory, including bean names from ancestor factories. You cannot mention bean references here, since doing so results in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ignoring the singleton setting of the advice.</w:t>
      </w:r>
    </w:p>
    <w:p w:rsidR="00BA0D5D" w:rsidRPr="00BA0D5D" w:rsidRDefault="00BA0D5D" w:rsidP="00BA0D5D">
      <w:pPr>
        <w:widowControl/>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append an interceptor name with an asterisk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Doing so results in the application of all advisor beans with names that start with the part before the asterisk to be applied. You can find an example of using this feature in </w:t>
      </w:r>
      <w:hyperlink r:id="rId607" w:anchor="aop-global-advisors" w:history="1">
        <w:r w:rsidRPr="00BA0D5D">
          <w:rPr>
            <w:rFonts w:ascii="inherit" w:eastAsia="宋体" w:hAnsi="inherit" w:cs="Arial"/>
            <w:color w:val="548E2E"/>
            <w:kern w:val="0"/>
            <w:sz w:val="24"/>
            <w:szCs w:val="24"/>
            <w:u w:val="single"/>
          </w:rPr>
          <w:t>Using “Global” Advisors</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52"/>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singleton: Whether or not the factory should return a single object, no matter how often the </w:t>
      </w:r>
      <w:r w:rsidRPr="00BA0D5D">
        <w:rPr>
          <w:rFonts w:ascii="Consolas" w:eastAsia="宋体" w:hAnsi="Consolas" w:cs="宋体"/>
          <w:color w:val="34302D"/>
          <w:kern w:val="0"/>
          <w:sz w:val="23"/>
          <w:szCs w:val="23"/>
          <w:shd w:val="clear" w:color="auto" w:fill="F7F7F8"/>
        </w:rPr>
        <w:t>getObject()</w:t>
      </w:r>
      <w:r w:rsidRPr="00BA0D5D">
        <w:rPr>
          <w:rFonts w:ascii="inherit" w:eastAsia="宋体" w:hAnsi="inherit" w:cs="Arial"/>
          <w:color w:val="34302D"/>
          <w:kern w:val="0"/>
          <w:sz w:val="24"/>
          <w:szCs w:val="24"/>
        </w:rPr>
        <w:t> method is called. Several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implementations offer such a method. The default value is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If you want to use stateful advice - for example, for stateful mixins - use prototype advices along with a singleton value of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6.4.3. JDK- and CGLIB-based proxies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serves as the definitive documentation on how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chooses to create either a JDK-based proxy or a CGLIB-based proxy for a particular target object (which is to be proxied).</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behavior of the </w:t>
            </w:r>
            <w:r w:rsidRPr="00BA0D5D">
              <w:rPr>
                <w:rFonts w:ascii="Consolas" w:eastAsia="宋体" w:hAnsi="Consolas" w:cs="宋体"/>
                <w:kern w:val="0"/>
                <w:sz w:val="23"/>
                <w:szCs w:val="23"/>
                <w:shd w:val="clear" w:color="auto" w:fill="F7F7F8"/>
              </w:rPr>
              <w:t>ProxyFactoryBean</w:t>
            </w:r>
            <w:r w:rsidRPr="00BA0D5D">
              <w:rPr>
                <w:rFonts w:ascii="宋体" w:eastAsia="宋体" w:hAnsi="宋体" w:cs="宋体"/>
                <w:kern w:val="0"/>
                <w:sz w:val="24"/>
                <w:szCs w:val="24"/>
              </w:rPr>
              <w:t> with regard to creating JDK- or CGLIB-based proxies changed between versions 1.2.x and 2.0 of Spring. The </w:t>
            </w:r>
            <w:r w:rsidRPr="00BA0D5D">
              <w:rPr>
                <w:rFonts w:ascii="Consolas" w:eastAsia="宋体" w:hAnsi="Consolas" w:cs="宋体"/>
                <w:kern w:val="0"/>
                <w:sz w:val="23"/>
                <w:szCs w:val="23"/>
                <w:shd w:val="clear" w:color="auto" w:fill="F7F7F8"/>
              </w:rPr>
              <w:t>ProxyFactoryBean</w:t>
            </w:r>
            <w:r w:rsidRPr="00BA0D5D">
              <w:rPr>
                <w:rFonts w:ascii="宋体" w:eastAsia="宋体" w:hAnsi="宋体" w:cs="宋体"/>
                <w:kern w:val="0"/>
                <w:sz w:val="24"/>
                <w:szCs w:val="24"/>
              </w:rPr>
              <w:t> now exhibits similar semantics with regard to auto-detecting interfaces as those of the </w:t>
            </w:r>
            <w:r w:rsidRPr="00BA0D5D">
              <w:rPr>
                <w:rFonts w:ascii="Consolas" w:eastAsia="宋体" w:hAnsi="Consolas" w:cs="宋体"/>
                <w:kern w:val="0"/>
                <w:sz w:val="23"/>
                <w:szCs w:val="23"/>
                <w:shd w:val="clear" w:color="auto" w:fill="F7F7F8"/>
              </w:rPr>
              <w:t>TransactionProxyFactoryBean</w:t>
            </w:r>
            <w:r w:rsidRPr="00BA0D5D">
              <w:rPr>
                <w:rFonts w:ascii="宋体" w:eastAsia="宋体" w:hAnsi="宋体" w:cs="宋体"/>
                <w:kern w:val="0"/>
                <w:sz w:val="24"/>
                <w:szCs w:val="24"/>
              </w:rPr>
              <w:t> class.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class of a target object that is to be proxied (hereafter simply referred to as the target class) does not implement any interfaces, a CGLIB-based proxy is created. This is the easiest scenario, because JDK proxies are interface-based, and no interfaces means JDK proxying is not even possible. You can plug in the target bean and specify the list of interceptors by setting the </w:t>
      </w: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 property. Note that a CGLIB-based proxy is created even if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property of the</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has been set to </w:t>
      </w:r>
      <w:r w:rsidRPr="00BA0D5D">
        <w:rPr>
          <w:rFonts w:ascii="Consolas" w:eastAsia="宋体" w:hAnsi="Consolas" w:cs="宋体"/>
          <w:color w:val="34302D"/>
          <w:kern w:val="0"/>
          <w:sz w:val="23"/>
          <w:szCs w:val="23"/>
          <w:shd w:val="clear" w:color="auto" w:fill="F7F7F8"/>
        </w:rPr>
        <w:t>false</w:t>
      </w:r>
      <w:r w:rsidRPr="00BA0D5D">
        <w:rPr>
          <w:rFonts w:ascii="inherit" w:eastAsia="宋体" w:hAnsi="inherit" w:cs="Arial"/>
          <w:color w:val="34302D"/>
          <w:kern w:val="0"/>
          <w:sz w:val="24"/>
          <w:szCs w:val="24"/>
        </w:rPr>
        <w:t>. (Doing so makes no sense and is best removed from the bean definition, because it is, at best, redundant, and, at worst confusing.)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target class implements one (or more) interfaces, the type of proxy that is created depends on the configuration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has been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a CGLIB-based proxy is created. This makes sense and is in keeping with the principle of least surprise. Even if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xml:space="preserve"> has been set to one or more fully qualified </w:t>
      </w:r>
      <w:r w:rsidRPr="00BA0D5D">
        <w:rPr>
          <w:rFonts w:ascii="inherit" w:eastAsia="宋体" w:hAnsi="inherit" w:cs="Arial"/>
          <w:color w:val="34302D"/>
          <w:kern w:val="0"/>
          <w:sz w:val="24"/>
          <w:szCs w:val="24"/>
        </w:rPr>
        <w:lastRenderedPageBreak/>
        <w:t>interface names, the fact that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property is set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causes CGLIB-based proxying to be in effect.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has been set to one or more fully qualified interface names, a JDK-based proxy is created. The created proxy implements all of the interfaces that were specified in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If the target class happens to implement a whole lot more interfaces than those specified in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that is all well and good, but those additional interfaces are not implemented by the returned proxy.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has not been set, but the target class does implement one (or more) interfaces,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auto-detects the fact that the target class does actually implement at least one interface, and a JDK-based proxy is created. The interfaces that are actually proxied are all of the interfaces that the target class implements. In effect, this is the same as supplying a list of each and every interface that the target class implements to the </w:t>
      </w:r>
      <w:r w:rsidRPr="00BA0D5D">
        <w:rPr>
          <w:rFonts w:ascii="Consolas" w:eastAsia="宋体" w:hAnsi="Consolas" w:cs="宋体"/>
          <w:color w:val="34302D"/>
          <w:kern w:val="0"/>
          <w:sz w:val="23"/>
          <w:szCs w:val="23"/>
          <w:shd w:val="clear" w:color="auto" w:fill="F7F7F8"/>
        </w:rPr>
        <w:t>proxyInterfaces</w:t>
      </w:r>
      <w:r w:rsidRPr="00BA0D5D">
        <w:rPr>
          <w:rFonts w:ascii="inherit" w:eastAsia="宋体" w:hAnsi="inherit" w:cs="Arial"/>
          <w:color w:val="34302D"/>
          <w:kern w:val="0"/>
          <w:sz w:val="24"/>
          <w:szCs w:val="24"/>
        </w:rPr>
        <w:t>property. However, it is significantly less work and less prone to typographical errors.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6.4.4. Proxying Interfaces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a simple example of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in action. This example involves:</w:t>
      </w:r>
    </w:p>
    <w:p w:rsidR="00BA0D5D" w:rsidRPr="00BA0D5D" w:rsidRDefault="00BA0D5D" w:rsidP="00BA0D5D">
      <w:pPr>
        <w:widowControl/>
        <w:numPr>
          <w:ilvl w:val="0"/>
          <w:numId w:val="5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target bean that is proxied. This is the </w:t>
      </w:r>
      <w:r w:rsidRPr="00BA0D5D">
        <w:rPr>
          <w:rFonts w:ascii="Consolas" w:eastAsia="宋体" w:hAnsi="Consolas" w:cs="宋体"/>
          <w:color w:val="34302D"/>
          <w:kern w:val="0"/>
          <w:sz w:val="23"/>
          <w:szCs w:val="23"/>
          <w:shd w:val="clear" w:color="auto" w:fill="F7F7F8"/>
        </w:rPr>
        <w:t>personTarget</w:t>
      </w:r>
      <w:r w:rsidRPr="00BA0D5D">
        <w:rPr>
          <w:rFonts w:ascii="inherit" w:eastAsia="宋体" w:hAnsi="inherit" w:cs="Arial"/>
          <w:color w:val="34302D"/>
          <w:kern w:val="0"/>
          <w:sz w:val="24"/>
          <w:szCs w:val="24"/>
        </w:rPr>
        <w:t> bean definition in the example.</w:t>
      </w:r>
    </w:p>
    <w:p w:rsidR="00BA0D5D" w:rsidRPr="00BA0D5D" w:rsidRDefault="00BA0D5D" w:rsidP="00BA0D5D">
      <w:pPr>
        <w:widowControl/>
        <w:numPr>
          <w:ilvl w:val="0"/>
          <w:numId w:val="5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and an </w:t>
      </w:r>
      <w:r w:rsidRPr="00BA0D5D">
        <w:rPr>
          <w:rFonts w:ascii="Consolas" w:eastAsia="宋体" w:hAnsi="Consolas" w:cs="宋体"/>
          <w:color w:val="34302D"/>
          <w:kern w:val="0"/>
          <w:sz w:val="23"/>
          <w:szCs w:val="23"/>
          <w:shd w:val="clear" w:color="auto" w:fill="F7F7F8"/>
        </w:rPr>
        <w:t>Interceptor</w:t>
      </w:r>
      <w:r w:rsidRPr="00BA0D5D">
        <w:rPr>
          <w:rFonts w:ascii="inherit" w:eastAsia="宋体" w:hAnsi="inherit" w:cs="Arial"/>
          <w:color w:val="34302D"/>
          <w:kern w:val="0"/>
          <w:sz w:val="24"/>
          <w:szCs w:val="24"/>
        </w:rPr>
        <w:t> used to provide advice.</w:t>
      </w:r>
    </w:p>
    <w:p w:rsidR="00BA0D5D" w:rsidRPr="00BA0D5D" w:rsidRDefault="00BA0D5D" w:rsidP="00BA0D5D">
      <w:pPr>
        <w:widowControl/>
        <w:numPr>
          <w:ilvl w:val="0"/>
          <w:numId w:val="53"/>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AOP proxy bean definition to specify the target object (the </w:t>
      </w:r>
      <w:r w:rsidRPr="00BA0D5D">
        <w:rPr>
          <w:rFonts w:ascii="Consolas" w:eastAsia="宋体" w:hAnsi="Consolas" w:cs="宋体"/>
          <w:color w:val="34302D"/>
          <w:kern w:val="0"/>
          <w:sz w:val="23"/>
          <w:szCs w:val="23"/>
          <w:shd w:val="clear" w:color="auto" w:fill="F7F7F8"/>
        </w:rPr>
        <w:t>personTarget</w:t>
      </w:r>
      <w:r w:rsidRPr="00BA0D5D">
        <w:rPr>
          <w:rFonts w:ascii="inherit" w:eastAsia="宋体" w:hAnsi="inherit" w:cs="Arial"/>
          <w:color w:val="34302D"/>
          <w:kern w:val="0"/>
          <w:sz w:val="24"/>
          <w:szCs w:val="24"/>
        </w:rPr>
        <w:t> bean), the interfaces to proxy, and the advices to apply.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the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"Tony"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"51"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"myAdvisor"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"com.mycompany.MyAdvisor"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 string property value"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"debugInterceptor"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"org.springframework.aop.interceptor.DebugInterceptor"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"proxyInterfaces"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myAdvisor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debugInterceptor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w:t>
      </w: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 property takes a list of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which holds the bean names of the interceptors or advisors in the current factory. You can use advisors, interceptors, before, after returning, and throws advice objects. The ordering of advisors is significant.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You might be wondering why the list does not hold bean references. The reason for this is that, if the singleton property of the </w:t>
            </w:r>
            <w:r w:rsidRPr="00BA0D5D">
              <w:rPr>
                <w:rFonts w:ascii="Consolas" w:eastAsia="宋体" w:hAnsi="Consolas" w:cs="宋体"/>
                <w:kern w:val="0"/>
                <w:sz w:val="23"/>
                <w:szCs w:val="23"/>
                <w:shd w:val="clear" w:color="auto" w:fill="F7F7F8"/>
              </w:rPr>
              <w:t>ProxyFactoryBean</w:t>
            </w:r>
            <w:r w:rsidRPr="00BA0D5D">
              <w:rPr>
                <w:rFonts w:ascii="宋体" w:eastAsia="宋体" w:hAnsi="宋体" w:cs="宋体"/>
                <w:kern w:val="0"/>
                <w:sz w:val="24"/>
                <w:szCs w:val="24"/>
              </w:rPr>
              <w:t> is set to </w:t>
            </w:r>
            <w:r w:rsidRPr="00BA0D5D">
              <w:rPr>
                <w:rFonts w:ascii="Consolas" w:eastAsia="宋体" w:hAnsi="Consolas" w:cs="宋体"/>
                <w:kern w:val="0"/>
                <w:sz w:val="23"/>
                <w:szCs w:val="23"/>
                <w:shd w:val="clear" w:color="auto" w:fill="F7F7F8"/>
              </w:rPr>
              <w:t>false</w:t>
            </w:r>
            <w:r w:rsidRPr="00BA0D5D">
              <w:rPr>
                <w:rFonts w:ascii="宋体" w:eastAsia="宋体" w:hAnsi="宋体" w:cs="宋体"/>
                <w:kern w:val="0"/>
                <w:sz w:val="24"/>
                <w:szCs w:val="24"/>
              </w:rPr>
              <w:t>, it must be able to return independent proxy instances. If any of the advisors is itself a prototype, an independent instance would need to be returned, so it is necessary to be able to obtain an instance of the prototype from the factory. Holding a reference is not sufficient.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bean definition shown earlier can be used in place of a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implementation,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Person person = (Person) factory.getBean(</w:t>
      </w:r>
      <w:r w:rsidRPr="00BA0D5D">
        <w:rPr>
          <w:rFonts w:ascii="Consolas" w:eastAsia="宋体" w:hAnsi="Consolas" w:cs="宋体"/>
          <w:color w:val="DD1144"/>
          <w:kern w:val="0"/>
          <w:sz w:val="24"/>
          <w:szCs w:val="24"/>
        </w:rPr>
        <w:t>"person"</w:t>
      </w: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Other beans in the same IoC context can express a strongly typed dependency on it, as with an ordinary Java object. The following example shows how to do so: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"personUser"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"com.mycompany.PersonUser"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008080"/>
          <w:kern w:val="0"/>
          <w:sz w:val="24"/>
          <w:szCs w:val="24"/>
        </w:rPr>
        <w:t>&gt;&lt;ref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bean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008080"/>
          <w:kern w:val="0"/>
          <w:sz w:val="24"/>
          <w:szCs w:val="24"/>
        </w:rPr>
        <w:t>/&gt;&lt;/property&gt;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PersonUser</w:t>
      </w:r>
      <w:r w:rsidRPr="00BA0D5D">
        <w:rPr>
          <w:rFonts w:ascii="inherit" w:eastAsia="宋体" w:hAnsi="inherit" w:cs="Arial"/>
          <w:color w:val="34302D"/>
          <w:kern w:val="0"/>
          <w:sz w:val="24"/>
          <w:szCs w:val="24"/>
        </w:rPr>
        <w:t> class in this example exposes a property of type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As far as it is concerned, the AOP proxy can be used transparently in place of a “real” person implementation. However, its class would be a dynamic proxy class. It would be possible to cast it to the </w:t>
      </w:r>
      <w:r w:rsidRPr="00BA0D5D">
        <w:rPr>
          <w:rFonts w:ascii="Consolas" w:eastAsia="宋体" w:hAnsi="Consolas" w:cs="宋体"/>
          <w:color w:val="34302D"/>
          <w:kern w:val="0"/>
          <w:sz w:val="23"/>
          <w:szCs w:val="23"/>
          <w:shd w:val="clear" w:color="auto" w:fill="F7F7F8"/>
        </w:rPr>
        <w:t>Advised</w:t>
      </w:r>
      <w:r w:rsidRPr="00BA0D5D">
        <w:rPr>
          <w:rFonts w:ascii="inherit" w:eastAsia="宋体" w:hAnsi="inherit" w:cs="Arial"/>
          <w:color w:val="34302D"/>
          <w:kern w:val="0"/>
          <w:sz w:val="24"/>
          <w:szCs w:val="24"/>
        </w:rPr>
        <w:t> interface (discussed later).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conceal the distinction between target and proxy by using an anonymous inner bean. Only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definition is different. The advice is included only for completeness. The following example shows how to use an anonymous inner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"myAdvisor"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"com.mycompany.MyAdvisor"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"someProperty"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 string property value"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"debugInterceptor"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"org.springframework.aop.interceptor.DebugInterceptor"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"proxyInterfaces"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Use inner bean, not local reference to target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"com.mycompany.PersonImpl"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"Tony"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"51"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myAdvisor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debugInterceptor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an anonymous inner bean has the advantage that there is only one object of type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This is useful if we want to prevent users of the application context from obtaining a reference to the un-advised object or need to avoid any ambiguity with Spring IoC autowiring. There is also, arguably, an advantage in that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definition is self-contained. However, there are times when being able to obtain the un-advised target from the factory might actually be an advantage (for example, in certain test scenarios).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6.4.5. Proxying Classes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What if you need to proxy a class, rather than one or more interfaces?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Imagine that in our earlier example, there was no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interface. We needed to advise a class called </w:t>
      </w:r>
      <w:r w:rsidRPr="00BA0D5D">
        <w:rPr>
          <w:rFonts w:ascii="Consolas" w:eastAsia="宋体" w:hAnsi="Consolas" w:cs="宋体"/>
          <w:color w:val="34302D"/>
          <w:kern w:val="0"/>
          <w:sz w:val="23"/>
          <w:szCs w:val="23"/>
          <w:shd w:val="clear" w:color="auto" w:fill="F7F7F8"/>
        </w:rPr>
        <w:t>Person</w:t>
      </w:r>
      <w:r w:rsidRPr="00BA0D5D">
        <w:rPr>
          <w:rFonts w:ascii="inherit" w:eastAsia="宋体" w:hAnsi="inherit" w:cs="Arial"/>
          <w:color w:val="34302D"/>
          <w:kern w:val="0"/>
          <w:sz w:val="24"/>
          <w:szCs w:val="24"/>
        </w:rPr>
        <w:t> that did not implement any business interface. In this case, you can configure Spring to use CGLIB proxying rather than dynamic proxies. To do so, set the </w:t>
      </w:r>
      <w:r w:rsidRPr="00BA0D5D">
        <w:rPr>
          <w:rFonts w:ascii="Consolas" w:eastAsia="宋体" w:hAnsi="Consolas" w:cs="宋体"/>
          <w:color w:val="34302D"/>
          <w:kern w:val="0"/>
          <w:sz w:val="23"/>
          <w:szCs w:val="23"/>
          <w:shd w:val="clear" w:color="auto" w:fill="F7F7F8"/>
        </w:rPr>
        <w:t>proxyTargetClass</w:t>
      </w:r>
      <w:r w:rsidRPr="00BA0D5D">
        <w:rPr>
          <w:rFonts w:ascii="inherit" w:eastAsia="宋体" w:hAnsi="inherit" w:cs="Arial"/>
          <w:color w:val="34302D"/>
          <w:kern w:val="0"/>
          <w:sz w:val="24"/>
          <w:szCs w:val="24"/>
        </w:rPr>
        <w:t> property on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shown earlier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While it is best to program to interfaces rather than classes, the ability to advise classes that do not implement interfaces can be useful when working with legacy code. (In general, Spring is not prescriptive. While it makes it easy to apply good practices, it avoids forcing a particular approach.)</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want to, you can force the use of CGLIB in any case, even if you do have interfaces.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CGLIB proxying works by generating a subclass of the target class at runtime. Spring configures this generated subclass to delegate method calls to the original target. The subclass is used to implement the Decorator pattern, weaving in the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CGLIB proxying should generally be transparent to users. However, there are some issues to consider:</w:t>
      </w:r>
    </w:p>
    <w:p w:rsidR="00BA0D5D" w:rsidRPr="00BA0D5D" w:rsidRDefault="00BA0D5D" w:rsidP="00BA0D5D">
      <w:pPr>
        <w:widowControl/>
        <w:numPr>
          <w:ilvl w:val="0"/>
          <w:numId w:val="54"/>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Final</w:t>
      </w:r>
      <w:r w:rsidRPr="00BA0D5D">
        <w:rPr>
          <w:rFonts w:ascii="inherit" w:eastAsia="宋体" w:hAnsi="inherit" w:cs="Arial"/>
          <w:color w:val="34302D"/>
          <w:kern w:val="0"/>
          <w:sz w:val="24"/>
          <w:szCs w:val="24"/>
        </w:rPr>
        <w:t> methods cannot be advised, as they cannot be overridden.</w:t>
      </w:r>
    </w:p>
    <w:p w:rsidR="00BA0D5D" w:rsidRPr="00BA0D5D" w:rsidRDefault="00BA0D5D" w:rsidP="00BA0D5D">
      <w:pPr>
        <w:widowControl/>
        <w:numPr>
          <w:ilvl w:val="0"/>
          <w:numId w:val="5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no need to add CGLIB to your classpath. As of Spring 3.2, CGLIB is repackaged and included in the spring-core JAR. In other words, CGLIB-based AOP works “out of the box”, as do JDK dynamic proxies.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little performance difference between CGLIB proxying and dynamic proxies. Performance should not be a decisive consideration in this case.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lastRenderedPageBreak/>
        <w:t>6.4.6. Using “Global” Advisors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appending an asterisk to an interceptor name, all advisors with bean names that match the part before the asterisk are added to the advisor chain. This can come in handy if you need to add a standard set of “global” advisors. The following example defines two global advisors: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"proxy"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"service"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global*</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"global_debug"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"org.springframework.aop.interceptor.DebugInterceptor"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"global_performance"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"org.springframework.aop.interceptor.PerformanceMonitorInterceptor"</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78" w:name="_Toc15219546"/>
      <w:r w:rsidRPr="00BA0D5D">
        <w:rPr>
          <w:rFonts w:ascii="Arial" w:eastAsia="宋体" w:hAnsi="Arial" w:cs="Arial"/>
          <w:color w:val="34302D"/>
          <w:kern w:val="0"/>
          <w:sz w:val="41"/>
          <w:szCs w:val="41"/>
        </w:rPr>
        <w:t>6.5. Concise Proxy Definitions</w:t>
      </w:r>
      <w:bookmarkEnd w:id="247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Especially when defining transactional proxies, you may end up with many similar proxy definitions. The use of parent and child bean definitions, along with inner bean definitions, can result in much cleaner and more concise proxy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First, we create a parent, template, bean definition for the proxy,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"txProxyTemplate"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"org.springframework.transaction.interceptor.TransactionProxyFactoryBean"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"transactionManager"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"transactionManager"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"transactionAttributes"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is never instantiated itself, so it can actually be incomplete. Then, each proxy that needs to be created is a child bean definition, which wraps the target of the proxy as an inner bean definition, since the target is never used on its own anyway. The following example shows such a child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"txProxyTemplate"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"org.springframework.samples.MyServiceImpl"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override properties from the parent template. In the following example, we override the transaction propagation settings: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"mySpecialService"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parent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"txProxyTemplate"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"org.springframework.samples.MySpecialServiceImpl"</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"transactionAttributes"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"get*"</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PROPAGATION_REQUIRED,readOnly</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"find*"</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PROPAGATION_REQUIRED,readOnly</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"load*"</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PROPAGATION_REQUIRED,readOnly</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"store*"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PROPAGATION_REQUIRED</w:t>
      </w:r>
      <w:r w:rsidRPr="00BA0D5D">
        <w:rPr>
          <w:rFonts w:ascii="Consolas" w:eastAsia="宋体" w:hAnsi="Consolas" w:cs="宋体"/>
          <w:color w:val="008080"/>
          <w:kern w:val="0"/>
          <w:sz w:val="24"/>
          <w:szCs w:val="24"/>
        </w:rPr>
        <w:t>&lt;/prop&gt;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&lt;/props&gt;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in the parent bean example, we explicitly marked the parent bean definition as being abstract by setting the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attribute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as described </w:t>
      </w:r>
      <w:hyperlink r:id="rId608" w:anchor="beans-child-bean-definitions" w:history="1">
        <w:r w:rsidRPr="00BA0D5D">
          <w:rPr>
            <w:rFonts w:ascii="inherit" w:eastAsia="宋体" w:hAnsi="inherit" w:cs="Arial"/>
            <w:color w:val="548E2E"/>
            <w:kern w:val="0"/>
            <w:sz w:val="24"/>
            <w:szCs w:val="24"/>
            <w:u w:val="single"/>
          </w:rPr>
          <w:t>previously</w:t>
        </w:r>
      </w:hyperlink>
      <w:r w:rsidRPr="00BA0D5D">
        <w:rPr>
          <w:rFonts w:ascii="inherit" w:eastAsia="宋体" w:hAnsi="inherit" w:cs="Arial"/>
          <w:color w:val="34302D"/>
          <w:kern w:val="0"/>
          <w:sz w:val="24"/>
          <w:szCs w:val="24"/>
        </w:rPr>
        <w:t>, so that it may not actually ever be instantiated. Application contexts (but not simple bean factories), by default, pre-instantiate all singletons. Therefore, it is important (at least for singleton beans) that, if you have a (parent) bean definition that you intend to use only as a template, and this definition specifies a class, you must make sure to set the </w:t>
      </w:r>
      <w:r w:rsidRPr="00BA0D5D">
        <w:rPr>
          <w:rFonts w:ascii="Consolas" w:eastAsia="宋体" w:hAnsi="Consolas" w:cs="宋体"/>
          <w:color w:val="34302D"/>
          <w:kern w:val="0"/>
          <w:sz w:val="23"/>
          <w:szCs w:val="23"/>
          <w:shd w:val="clear" w:color="auto" w:fill="F7F7F8"/>
        </w:rPr>
        <w:t>abstract</w:t>
      </w:r>
      <w:r w:rsidRPr="00BA0D5D">
        <w:rPr>
          <w:rFonts w:ascii="inherit" w:eastAsia="宋体" w:hAnsi="inherit" w:cs="Arial"/>
          <w:color w:val="34302D"/>
          <w:kern w:val="0"/>
          <w:sz w:val="24"/>
          <w:szCs w:val="24"/>
        </w:rPr>
        <w:t> attribute to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Otherwise, the application context actually tries to pre-instantiate it.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79" w:name="_Toc15219547"/>
      <w:r w:rsidRPr="00BA0D5D">
        <w:rPr>
          <w:rFonts w:ascii="Arial" w:eastAsia="宋体" w:hAnsi="Arial" w:cs="Arial"/>
          <w:color w:val="34302D"/>
          <w:kern w:val="0"/>
          <w:sz w:val="41"/>
          <w:szCs w:val="41"/>
        </w:rPr>
        <w:t>6.6. Creating AOP Proxies Programmatically with the </w:t>
      </w:r>
      <w:r w:rsidRPr="00BA0D5D">
        <w:rPr>
          <w:rFonts w:ascii="Consolas" w:eastAsia="宋体" w:hAnsi="Consolas" w:cs="宋体"/>
          <w:color w:val="34302D"/>
          <w:kern w:val="0"/>
          <w:sz w:val="39"/>
          <w:szCs w:val="39"/>
          <w:shd w:val="clear" w:color="auto" w:fill="F7F7F8"/>
        </w:rPr>
        <w:t>ProxyFactory</w:t>
      </w:r>
      <w:bookmarkEnd w:id="247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easy to create AOP proxies programmatically with Spring. This lets you use Spring AOP without dependency on Spring IoC.</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interfaces implemented by the target object are automatically proxied. The following listing shows creation of a proxy for a target object, with one interceptor and one 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ProxyFactory factory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ProxyFactory(myBusinessInterfaceImpl);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factory.addAdvice(myMethodInterceptor);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factory.addAdvisor(myAdvisor);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MyBusinessInterface tb = (MyBusinessInterface) factory.getProxy();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first step is to construct an object of type </w:t>
      </w:r>
      <w:r w:rsidRPr="00BA0D5D">
        <w:rPr>
          <w:rFonts w:ascii="Consolas" w:eastAsia="宋体" w:hAnsi="Consolas" w:cs="宋体"/>
          <w:color w:val="34302D"/>
          <w:kern w:val="0"/>
          <w:sz w:val="23"/>
          <w:szCs w:val="23"/>
          <w:shd w:val="clear" w:color="auto" w:fill="F7F7F8"/>
        </w:rPr>
        <w:t>org.springframework.aop.framework.ProxyFactory</w:t>
      </w:r>
      <w:r w:rsidRPr="00BA0D5D">
        <w:rPr>
          <w:rFonts w:ascii="inherit" w:eastAsia="宋体" w:hAnsi="inherit" w:cs="Arial"/>
          <w:color w:val="34302D"/>
          <w:kern w:val="0"/>
          <w:sz w:val="24"/>
          <w:szCs w:val="24"/>
        </w:rPr>
        <w:t>. You can create this with a target object, as in the preceding example, or specify the interfaces to be proxied in an alternate constructor.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add advices (with interceptors as a specialized kind of advice), advisors, or both and manipulate them for the life of the </w:t>
      </w:r>
      <w:r w:rsidRPr="00BA0D5D">
        <w:rPr>
          <w:rFonts w:ascii="Consolas" w:eastAsia="宋体" w:hAnsi="Consolas" w:cs="宋体"/>
          <w:color w:val="34302D"/>
          <w:kern w:val="0"/>
          <w:sz w:val="23"/>
          <w:szCs w:val="23"/>
          <w:shd w:val="clear" w:color="auto" w:fill="F7F7F8"/>
        </w:rPr>
        <w:t>ProxyFactory</w:t>
      </w:r>
      <w:r w:rsidRPr="00BA0D5D">
        <w:rPr>
          <w:rFonts w:ascii="inherit" w:eastAsia="宋体" w:hAnsi="inherit" w:cs="Arial"/>
          <w:color w:val="34302D"/>
          <w:kern w:val="0"/>
          <w:sz w:val="24"/>
          <w:szCs w:val="24"/>
        </w:rPr>
        <w:t>. If you add an </w:t>
      </w:r>
      <w:r w:rsidRPr="00BA0D5D">
        <w:rPr>
          <w:rFonts w:ascii="Consolas" w:eastAsia="宋体" w:hAnsi="Consolas" w:cs="宋体"/>
          <w:color w:val="34302D"/>
          <w:kern w:val="0"/>
          <w:sz w:val="23"/>
          <w:szCs w:val="23"/>
          <w:shd w:val="clear" w:color="auto" w:fill="F7F7F8"/>
        </w:rPr>
        <w:t>IntroductionInterceptionAroundAdvisor</w:t>
      </w:r>
      <w:r w:rsidRPr="00BA0D5D">
        <w:rPr>
          <w:rFonts w:ascii="inherit" w:eastAsia="宋体" w:hAnsi="inherit" w:cs="Arial"/>
          <w:color w:val="34302D"/>
          <w:kern w:val="0"/>
          <w:sz w:val="24"/>
          <w:szCs w:val="24"/>
        </w:rPr>
        <w:t>, you can cause the proxy to implement additional interfaces.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are also convenience methods on </w:t>
      </w:r>
      <w:r w:rsidRPr="00BA0D5D">
        <w:rPr>
          <w:rFonts w:ascii="Consolas" w:eastAsia="宋体" w:hAnsi="Consolas" w:cs="宋体"/>
          <w:color w:val="34302D"/>
          <w:kern w:val="0"/>
          <w:sz w:val="23"/>
          <w:szCs w:val="23"/>
          <w:shd w:val="clear" w:color="auto" w:fill="F7F7F8"/>
        </w:rPr>
        <w:t>ProxyFactory</w:t>
      </w:r>
      <w:r w:rsidRPr="00BA0D5D">
        <w:rPr>
          <w:rFonts w:ascii="inherit" w:eastAsia="宋体" w:hAnsi="inherit" w:cs="Arial"/>
          <w:color w:val="34302D"/>
          <w:kern w:val="0"/>
          <w:sz w:val="24"/>
          <w:szCs w:val="24"/>
        </w:rPr>
        <w:t> (inherited from </w:t>
      </w:r>
      <w:r w:rsidRPr="00BA0D5D">
        <w:rPr>
          <w:rFonts w:ascii="Consolas" w:eastAsia="宋体" w:hAnsi="Consolas" w:cs="宋体"/>
          <w:color w:val="34302D"/>
          <w:kern w:val="0"/>
          <w:sz w:val="23"/>
          <w:szCs w:val="23"/>
          <w:shd w:val="clear" w:color="auto" w:fill="F7F7F8"/>
        </w:rPr>
        <w:t>AdvisedSupport</w:t>
      </w:r>
      <w:r w:rsidRPr="00BA0D5D">
        <w:rPr>
          <w:rFonts w:ascii="inherit" w:eastAsia="宋体" w:hAnsi="inherit" w:cs="Arial"/>
          <w:color w:val="34302D"/>
          <w:kern w:val="0"/>
          <w:sz w:val="24"/>
          <w:szCs w:val="24"/>
        </w:rPr>
        <w:t>) that let you add other advice types, such as before and throws advice. </w:t>
      </w:r>
      <w:r w:rsidRPr="00BA0D5D">
        <w:rPr>
          <w:rFonts w:ascii="Consolas" w:eastAsia="宋体" w:hAnsi="Consolas" w:cs="宋体"/>
          <w:color w:val="34302D"/>
          <w:kern w:val="0"/>
          <w:sz w:val="23"/>
          <w:szCs w:val="23"/>
          <w:shd w:val="clear" w:color="auto" w:fill="F7F7F8"/>
        </w:rPr>
        <w:t>AdvisedSupport</w:t>
      </w:r>
      <w:r w:rsidRPr="00BA0D5D">
        <w:rPr>
          <w:rFonts w:ascii="inherit" w:eastAsia="宋体" w:hAnsi="inherit" w:cs="Arial"/>
          <w:color w:val="34302D"/>
          <w:kern w:val="0"/>
          <w:sz w:val="24"/>
          <w:szCs w:val="24"/>
        </w:rPr>
        <w:t> is the superclass of both </w:t>
      </w:r>
      <w:r w:rsidRPr="00BA0D5D">
        <w:rPr>
          <w:rFonts w:ascii="Consolas" w:eastAsia="宋体" w:hAnsi="Consolas" w:cs="宋体"/>
          <w:color w:val="34302D"/>
          <w:kern w:val="0"/>
          <w:sz w:val="23"/>
          <w:szCs w:val="23"/>
          <w:shd w:val="clear" w:color="auto" w:fill="F7F7F8"/>
        </w:rPr>
        <w:t>ProxyFactory</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Integrating AOP proxy creation with the IoC framework is best practice in most applications. We recommend that you externalize configuration from Java code with AOP, as you should in general.</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80" w:name="_Toc15219548"/>
      <w:r w:rsidRPr="00BA0D5D">
        <w:rPr>
          <w:rFonts w:ascii="Arial" w:eastAsia="宋体" w:hAnsi="Arial" w:cs="Arial"/>
          <w:color w:val="34302D"/>
          <w:kern w:val="0"/>
          <w:sz w:val="41"/>
          <w:szCs w:val="41"/>
        </w:rPr>
        <w:t>6.7. Manipulating Advised Objects</w:t>
      </w:r>
      <w:bookmarkEnd w:id="248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However you create AOP proxies, you can manipulate them BY using the </w:t>
      </w:r>
      <w:r w:rsidRPr="00BA0D5D">
        <w:rPr>
          <w:rFonts w:ascii="Consolas" w:eastAsia="宋体" w:hAnsi="Consolas" w:cs="宋体"/>
          <w:color w:val="34302D"/>
          <w:kern w:val="0"/>
          <w:sz w:val="23"/>
          <w:szCs w:val="23"/>
          <w:shd w:val="clear" w:color="auto" w:fill="F7F7F8"/>
        </w:rPr>
        <w:t>org.springframework.aop.framework.Advised</w:t>
      </w:r>
      <w:r w:rsidRPr="00BA0D5D">
        <w:rPr>
          <w:rFonts w:ascii="inherit" w:eastAsia="宋体" w:hAnsi="inherit" w:cs="Arial"/>
          <w:color w:val="34302D"/>
          <w:kern w:val="0"/>
          <w:sz w:val="24"/>
          <w:szCs w:val="24"/>
        </w:rPr>
        <w:t>interface. Any AOP proxy can be cast to this interface, no matter which other interfaces it implements. This interface includes the following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Advisor</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getAdvisors();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addAdvice(Advice advice)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addAdvice(</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pos, Advice advice)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addAdvisor(Advisor advisor)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addAdvisor(</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pos, Advisor advisor)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indexOf(Advisor advisor);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removeAdvisor(Advisor advisor)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removeAdvisor(</w:t>
      </w: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index)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replaceAdvisor(Advisor a, Advisor b)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AopConfigException;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isFrozen();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getAdvisors()</w:t>
      </w:r>
      <w:r w:rsidRPr="00BA0D5D">
        <w:rPr>
          <w:rFonts w:ascii="inherit" w:eastAsia="宋体" w:hAnsi="inherit" w:cs="Arial"/>
          <w:color w:val="34302D"/>
          <w:kern w:val="0"/>
          <w:sz w:val="24"/>
          <w:szCs w:val="24"/>
        </w:rPr>
        <w:t> method returns an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for every advisor, interceptor, or other advice type that has been added to the factory. If you added an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the returned advisor at this index is the object that you added. If you added an interceptor or other advice type, Spring wrapped this in an advisor with a pointcut that always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Thus, if you added a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the advisor returned for this index is a </w:t>
      </w:r>
      <w:r w:rsidRPr="00BA0D5D">
        <w:rPr>
          <w:rFonts w:ascii="Consolas" w:eastAsia="宋体" w:hAnsi="Consolas" w:cs="宋体"/>
          <w:color w:val="34302D"/>
          <w:kern w:val="0"/>
          <w:sz w:val="23"/>
          <w:szCs w:val="23"/>
          <w:shd w:val="clear" w:color="auto" w:fill="F7F7F8"/>
        </w:rPr>
        <w:t>DefaultPointcutAdvisor</w:t>
      </w:r>
      <w:r w:rsidRPr="00BA0D5D">
        <w:rPr>
          <w:rFonts w:ascii="inherit" w:eastAsia="宋体" w:hAnsi="inherit" w:cs="Arial"/>
          <w:color w:val="34302D"/>
          <w:kern w:val="0"/>
          <w:sz w:val="24"/>
          <w:szCs w:val="24"/>
        </w:rPr>
        <w:t> that returns your </w:t>
      </w:r>
      <w:r w:rsidRPr="00BA0D5D">
        <w:rPr>
          <w:rFonts w:ascii="Consolas" w:eastAsia="宋体" w:hAnsi="Consolas" w:cs="宋体"/>
          <w:color w:val="34302D"/>
          <w:kern w:val="0"/>
          <w:sz w:val="23"/>
          <w:szCs w:val="23"/>
          <w:shd w:val="clear" w:color="auto" w:fill="F7F7F8"/>
        </w:rPr>
        <w:t>MethodInterceptor</w:t>
      </w:r>
      <w:r w:rsidRPr="00BA0D5D">
        <w:rPr>
          <w:rFonts w:ascii="inherit" w:eastAsia="宋体" w:hAnsi="inherit" w:cs="Arial"/>
          <w:color w:val="34302D"/>
          <w:kern w:val="0"/>
          <w:sz w:val="24"/>
          <w:szCs w:val="24"/>
        </w:rPr>
        <w:t> and a pointcut that matches all classes and methods.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addAdvisor()</w:t>
      </w:r>
      <w:r w:rsidRPr="00BA0D5D">
        <w:rPr>
          <w:rFonts w:ascii="inherit" w:eastAsia="宋体" w:hAnsi="inherit" w:cs="Arial"/>
          <w:color w:val="34302D"/>
          <w:kern w:val="0"/>
          <w:sz w:val="24"/>
          <w:szCs w:val="24"/>
        </w:rPr>
        <w:t> methods can be used to add any </w:t>
      </w:r>
      <w:r w:rsidRPr="00BA0D5D">
        <w:rPr>
          <w:rFonts w:ascii="Consolas" w:eastAsia="宋体" w:hAnsi="Consolas" w:cs="宋体"/>
          <w:color w:val="34302D"/>
          <w:kern w:val="0"/>
          <w:sz w:val="23"/>
          <w:szCs w:val="23"/>
          <w:shd w:val="clear" w:color="auto" w:fill="F7F7F8"/>
        </w:rPr>
        <w:t>Advisor</w:t>
      </w:r>
      <w:r w:rsidRPr="00BA0D5D">
        <w:rPr>
          <w:rFonts w:ascii="inherit" w:eastAsia="宋体" w:hAnsi="inherit" w:cs="Arial"/>
          <w:color w:val="34302D"/>
          <w:kern w:val="0"/>
          <w:sz w:val="24"/>
          <w:szCs w:val="24"/>
        </w:rPr>
        <w:t>. Usually, the advisor holding pointcut and advice is the generic </w:t>
      </w:r>
      <w:r w:rsidRPr="00BA0D5D">
        <w:rPr>
          <w:rFonts w:ascii="Consolas" w:eastAsia="宋体" w:hAnsi="Consolas" w:cs="宋体"/>
          <w:color w:val="34302D"/>
          <w:kern w:val="0"/>
          <w:sz w:val="23"/>
          <w:szCs w:val="23"/>
          <w:shd w:val="clear" w:color="auto" w:fill="F7F7F8"/>
        </w:rPr>
        <w:t>DefaultPointcutAdvisor</w:t>
      </w:r>
      <w:r w:rsidRPr="00BA0D5D">
        <w:rPr>
          <w:rFonts w:ascii="inherit" w:eastAsia="宋体" w:hAnsi="inherit" w:cs="Arial"/>
          <w:color w:val="34302D"/>
          <w:kern w:val="0"/>
          <w:sz w:val="24"/>
          <w:szCs w:val="24"/>
        </w:rPr>
        <w:t>, which you can use with any advice or pointcut (but not for introductions).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default, it is possible to add or remove advisors or interceptors even once a proxy has been created. The only restriction is that it is impossible to add or remove an introduction advisor, as existing proxies from the factory do not show the interface change. (You can obtain a new proxy from the factory to avoid this problem.)</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casting an AOP proxy to the </w:t>
      </w:r>
      <w:r w:rsidRPr="00BA0D5D">
        <w:rPr>
          <w:rFonts w:ascii="Consolas" w:eastAsia="宋体" w:hAnsi="Consolas" w:cs="宋体"/>
          <w:color w:val="34302D"/>
          <w:kern w:val="0"/>
          <w:sz w:val="23"/>
          <w:szCs w:val="23"/>
          <w:shd w:val="clear" w:color="auto" w:fill="F7F7F8"/>
        </w:rPr>
        <w:t>Advised</w:t>
      </w:r>
      <w:r w:rsidRPr="00BA0D5D">
        <w:rPr>
          <w:rFonts w:ascii="inherit" w:eastAsia="宋体" w:hAnsi="inherit" w:cs="Arial"/>
          <w:color w:val="34302D"/>
          <w:kern w:val="0"/>
          <w:sz w:val="24"/>
          <w:szCs w:val="24"/>
        </w:rPr>
        <w:t> interface and examining and manipulating its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Advised advised = (Advised) myObject;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Advisor</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advisors = advised.getAdvisors();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int</w:t>
      </w:r>
      <w:r w:rsidRPr="00BA0D5D">
        <w:rPr>
          <w:rFonts w:ascii="Consolas" w:eastAsia="宋体" w:hAnsi="Consolas" w:cs="宋体"/>
          <w:color w:val="34302D"/>
          <w:kern w:val="0"/>
          <w:sz w:val="24"/>
          <w:szCs w:val="24"/>
        </w:rPr>
        <w:t xml:space="preserve"> oldAdvisorCount = advisors.length;</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System.out.println(oldAdvisorCount + </w:t>
      </w:r>
      <w:r w:rsidRPr="00BA0D5D">
        <w:rPr>
          <w:rFonts w:ascii="Consolas" w:eastAsia="宋体" w:hAnsi="Consolas" w:cs="宋体"/>
          <w:color w:val="DD1144"/>
          <w:kern w:val="0"/>
          <w:sz w:val="24"/>
          <w:szCs w:val="24"/>
        </w:rPr>
        <w:t>" advisors"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Add an advice like an interceptor without a pointcut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Will match all proxied methods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Can use for interceptors, before, after returning or throws 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advised.addAdvice(</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DebugInterceptor());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 Add selective advice using a pointcut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advised.addAdvisor(</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DefaultPointcutAdvisor(mySpecialPointcut, myAdvice));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assertEquals(</w:t>
      </w:r>
      <w:r w:rsidRPr="00BA0D5D">
        <w:rPr>
          <w:rFonts w:ascii="Consolas" w:eastAsia="宋体" w:hAnsi="Consolas" w:cs="宋体"/>
          <w:color w:val="DD1144"/>
          <w:kern w:val="0"/>
          <w:sz w:val="24"/>
          <w:szCs w:val="24"/>
        </w:rPr>
        <w:t>"Added two advisors"</w:t>
      </w:r>
      <w:r w:rsidRPr="00BA0D5D">
        <w:rPr>
          <w:rFonts w:ascii="Consolas" w:eastAsia="宋体" w:hAnsi="Consolas" w:cs="宋体"/>
          <w:color w:val="34302D"/>
          <w:kern w:val="0"/>
          <w:sz w:val="24"/>
          <w:szCs w:val="24"/>
        </w:rPr>
        <w:t xml:space="preserve">, oldAdvisorCount + </w:t>
      </w:r>
      <w:r w:rsidRPr="00BA0D5D">
        <w:rPr>
          <w:rFonts w:ascii="Consolas" w:eastAsia="宋体" w:hAnsi="Consolas" w:cs="宋体"/>
          <w:color w:val="009999"/>
          <w:kern w:val="0"/>
          <w:sz w:val="24"/>
          <w:szCs w:val="24"/>
        </w:rPr>
        <w:t>2</w:t>
      </w:r>
      <w:r w:rsidRPr="00BA0D5D">
        <w:rPr>
          <w:rFonts w:ascii="Consolas" w:eastAsia="宋体" w:hAnsi="Consolas" w:cs="宋体"/>
          <w:color w:val="34302D"/>
          <w:kern w:val="0"/>
          <w:sz w:val="24"/>
          <w:szCs w:val="24"/>
        </w:rPr>
        <w:t>, advised.getAdvisors().length);</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It is questionable whether it is advisable (no pun intended) to modify advice on a business object in production, although there are, no doubt, legitimate usage cases. However, it can be very useful in development (for example, in tests). We have sometimes found it very useful to be able to add test code in the form of an interceptor or other advice, getting inside a method invocation that we want to test. (For example, the advice can get inside a transaction created for that method, perhaps to run SQL to check that a database was correctly updated, before marking the transaction for roll back.)</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Depending on how you created the proxy, you can usually set a </w:t>
      </w:r>
      <w:r w:rsidRPr="00BA0D5D">
        <w:rPr>
          <w:rFonts w:ascii="Consolas" w:eastAsia="宋体" w:hAnsi="Consolas" w:cs="宋体"/>
          <w:color w:val="34302D"/>
          <w:kern w:val="0"/>
          <w:sz w:val="23"/>
          <w:szCs w:val="23"/>
          <w:shd w:val="clear" w:color="auto" w:fill="F7F7F8"/>
        </w:rPr>
        <w:t>frozen</w:t>
      </w:r>
      <w:r w:rsidRPr="00BA0D5D">
        <w:rPr>
          <w:rFonts w:ascii="inherit" w:eastAsia="宋体" w:hAnsi="inherit" w:cs="Arial"/>
          <w:color w:val="34302D"/>
          <w:kern w:val="0"/>
          <w:sz w:val="24"/>
          <w:szCs w:val="24"/>
        </w:rPr>
        <w:t> flag. In that case, the </w:t>
      </w:r>
      <w:r w:rsidRPr="00BA0D5D">
        <w:rPr>
          <w:rFonts w:ascii="Consolas" w:eastAsia="宋体" w:hAnsi="Consolas" w:cs="宋体"/>
          <w:color w:val="34302D"/>
          <w:kern w:val="0"/>
          <w:sz w:val="23"/>
          <w:szCs w:val="23"/>
          <w:shd w:val="clear" w:color="auto" w:fill="F7F7F8"/>
        </w:rPr>
        <w:t>Advised</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isFrozen()</w:t>
      </w:r>
      <w:r w:rsidRPr="00BA0D5D">
        <w:rPr>
          <w:rFonts w:ascii="inherit" w:eastAsia="宋体" w:hAnsi="inherit" w:cs="Arial"/>
          <w:color w:val="34302D"/>
          <w:kern w:val="0"/>
          <w:sz w:val="24"/>
          <w:szCs w:val="24"/>
        </w:rPr>
        <w:t> method returns </w:t>
      </w:r>
      <w:r w:rsidRPr="00BA0D5D">
        <w:rPr>
          <w:rFonts w:ascii="Consolas" w:eastAsia="宋体" w:hAnsi="Consolas" w:cs="宋体"/>
          <w:color w:val="34302D"/>
          <w:kern w:val="0"/>
          <w:sz w:val="23"/>
          <w:szCs w:val="23"/>
          <w:shd w:val="clear" w:color="auto" w:fill="F7F7F8"/>
        </w:rPr>
        <w:t>true</w:t>
      </w:r>
      <w:r w:rsidRPr="00BA0D5D">
        <w:rPr>
          <w:rFonts w:ascii="inherit" w:eastAsia="宋体" w:hAnsi="inherit" w:cs="Arial"/>
          <w:color w:val="34302D"/>
          <w:kern w:val="0"/>
          <w:sz w:val="24"/>
          <w:szCs w:val="24"/>
        </w:rPr>
        <w:t>, and any attempts to modify advice through addition or removal results in an </w:t>
      </w:r>
      <w:r w:rsidRPr="00BA0D5D">
        <w:rPr>
          <w:rFonts w:ascii="Consolas" w:eastAsia="宋体" w:hAnsi="Consolas" w:cs="宋体"/>
          <w:color w:val="34302D"/>
          <w:kern w:val="0"/>
          <w:sz w:val="23"/>
          <w:szCs w:val="23"/>
          <w:shd w:val="clear" w:color="auto" w:fill="F7F7F8"/>
        </w:rPr>
        <w:t>AopConfigException</w:t>
      </w:r>
      <w:r w:rsidRPr="00BA0D5D">
        <w:rPr>
          <w:rFonts w:ascii="inherit" w:eastAsia="宋体" w:hAnsi="inherit" w:cs="Arial"/>
          <w:color w:val="34302D"/>
          <w:kern w:val="0"/>
          <w:sz w:val="24"/>
          <w:szCs w:val="24"/>
        </w:rPr>
        <w:t>. The ability to freeze the state of an advised object is useful in some cases (for example, to prevent calling code removing a security interceptor).</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81" w:name="_Toc15219549"/>
      <w:r w:rsidRPr="00BA0D5D">
        <w:rPr>
          <w:rFonts w:ascii="Arial" w:eastAsia="宋体" w:hAnsi="Arial" w:cs="Arial"/>
          <w:color w:val="34302D"/>
          <w:kern w:val="0"/>
          <w:sz w:val="41"/>
          <w:szCs w:val="41"/>
        </w:rPr>
        <w:t>6.8. Using the "auto-proxy" facility</w:t>
      </w:r>
      <w:bookmarkEnd w:id="248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So far, we have considered explicit creation of AOP proxies by using a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or similar factory 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also lets us use “auto-proxy” bean definitions, which can automatically proxy selected bean definitions. This is built on Spring’s “bean post processor” infrastructure, which enables modification of any bean definition as the container loads.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In this model, you set up some special bean definitions in your XML bean definition file to configure the auto-proxy infrastructure. This lets you declare the targets eligible for auto-proxying. You need not use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are two ways to do this:</w:t>
      </w:r>
    </w:p>
    <w:p w:rsidR="00BA0D5D" w:rsidRPr="00BA0D5D" w:rsidRDefault="00BA0D5D" w:rsidP="00BA0D5D">
      <w:pPr>
        <w:widowControl/>
        <w:numPr>
          <w:ilvl w:val="0"/>
          <w:numId w:val="55"/>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using an auto-proxy creator that refers to specific beans in the current context.</w:t>
      </w:r>
    </w:p>
    <w:p w:rsidR="00BA0D5D" w:rsidRPr="00BA0D5D" w:rsidRDefault="00BA0D5D" w:rsidP="00BA0D5D">
      <w:pPr>
        <w:widowControl/>
        <w:numPr>
          <w:ilvl w:val="0"/>
          <w:numId w:val="55"/>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special case of auto-proxy creation that deserves to be considered separately: auto-proxy creation driven by source-level metadata attributes.</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6.8.1. Auto-proxy Bean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covers the auto-proxy creators provided by the </w:t>
      </w:r>
      <w:r w:rsidRPr="00BA0D5D">
        <w:rPr>
          <w:rFonts w:ascii="Consolas" w:eastAsia="宋体" w:hAnsi="Consolas" w:cs="宋体"/>
          <w:color w:val="34302D"/>
          <w:kern w:val="0"/>
          <w:sz w:val="23"/>
          <w:szCs w:val="23"/>
          <w:shd w:val="clear" w:color="auto" w:fill="F7F7F8"/>
        </w:rPr>
        <w:t>org.springframework.aop.framework.autoproxy</w:t>
      </w:r>
      <w:r w:rsidRPr="00BA0D5D">
        <w:rPr>
          <w:rFonts w:ascii="inherit" w:eastAsia="宋体" w:hAnsi="inherit" w:cs="Arial"/>
          <w:color w:val="34302D"/>
          <w:kern w:val="0"/>
          <w:sz w:val="24"/>
          <w:szCs w:val="24"/>
        </w:rPr>
        <w:t> package.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Consolas" w:eastAsia="宋体" w:hAnsi="Consolas" w:cs="宋体"/>
          <w:color w:val="34302D"/>
          <w:kern w:val="0"/>
          <w:sz w:val="25"/>
          <w:szCs w:val="25"/>
          <w:shd w:val="clear" w:color="auto" w:fill="F7F7F8"/>
        </w:rPr>
        <w:t>BeanNameAutoProxyCreator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 class is a </w:t>
      </w:r>
      <w:r w:rsidRPr="00BA0D5D">
        <w:rPr>
          <w:rFonts w:ascii="Consolas" w:eastAsia="宋体" w:hAnsi="Consolas" w:cs="宋体"/>
          <w:color w:val="34302D"/>
          <w:kern w:val="0"/>
          <w:sz w:val="23"/>
          <w:szCs w:val="23"/>
          <w:shd w:val="clear" w:color="auto" w:fill="F7F7F8"/>
        </w:rPr>
        <w:t>BeanPostProcessor</w:t>
      </w:r>
      <w:r w:rsidRPr="00BA0D5D">
        <w:rPr>
          <w:rFonts w:ascii="inherit" w:eastAsia="宋体" w:hAnsi="inherit" w:cs="Arial"/>
          <w:color w:val="34302D"/>
          <w:kern w:val="0"/>
          <w:sz w:val="24"/>
          <w:szCs w:val="24"/>
        </w:rPr>
        <w:t> that automatically creates AOP proxies for beans with names that match literal values or wildcards. The following example shows how to create a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"org.springframework.aop.framework.autoproxy.BeanNameAutoProxyCreator"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"beanNames"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"jdk*,onlyJdk"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myInterceptor</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there is an </w:t>
      </w: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 property rather than a list of interceptors, to allow correct behavior for prototype advisors. Named “interceptors” can be advisors or any advice type.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with auto-proxying in general, the main point of using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 is to apply the same configuration consistently to multiple objects, with minimal volume of configuration. It is a popular choice for applying declarative transactions to multiple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Bean definitions whose names match, such as </w:t>
      </w:r>
      <w:r w:rsidRPr="00BA0D5D">
        <w:rPr>
          <w:rFonts w:ascii="Consolas" w:eastAsia="宋体" w:hAnsi="Consolas" w:cs="宋体"/>
          <w:color w:val="34302D"/>
          <w:kern w:val="0"/>
          <w:sz w:val="23"/>
          <w:szCs w:val="23"/>
          <w:shd w:val="clear" w:color="auto" w:fill="F7F7F8"/>
        </w:rPr>
        <w:t>jdkMyBean</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onlyJdk</w:t>
      </w:r>
      <w:r w:rsidRPr="00BA0D5D">
        <w:rPr>
          <w:rFonts w:ascii="inherit" w:eastAsia="宋体" w:hAnsi="inherit" w:cs="Arial"/>
          <w:color w:val="34302D"/>
          <w:kern w:val="0"/>
          <w:sz w:val="24"/>
          <w:szCs w:val="24"/>
        </w:rPr>
        <w:t> in the preceding example, are plain old bean definitions with the target class. An AOP proxy is automatically created by the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 The same advice is applied to all matching beans. Note that, if advisors are used (rather than the interceptor in the preceding example), the pointcuts may apply differently to different beans.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Consolas" w:eastAsia="宋体" w:hAnsi="Consolas" w:cs="宋体"/>
          <w:color w:val="34302D"/>
          <w:kern w:val="0"/>
          <w:sz w:val="25"/>
          <w:szCs w:val="25"/>
          <w:shd w:val="clear" w:color="auto" w:fill="F7F7F8"/>
        </w:rPr>
        <w:t>DefaultAdvisorAutoProxyCreator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more general and extremely powerful auto-proxy creator is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xml:space="preserve">. This automagically applies eligible advisors in the current context, without the need to include specific bean </w:t>
      </w:r>
      <w:r w:rsidRPr="00BA0D5D">
        <w:rPr>
          <w:rFonts w:ascii="inherit" w:eastAsia="宋体" w:hAnsi="inherit" w:cs="Arial"/>
          <w:color w:val="34302D"/>
          <w:kern w:val="0"/>
          <w:sz w:val="24"/>
          <w:szCs w:val="24"/>
        </w:rPr>
        <w:lastRenderedPageBreak/>
        <w:t>names in the auto-proxy advisor’s bean definition. It offers the same merit of consistent configuration and avoidance of duplication as </w:t>
      </w:r>
      <w:r w:rsidRPr="00BA0D5D">
        <w:rPr>
          <w:rFonts w:ascii="Consolas" w:eastAsia="宋体" w:hAnsi="Consolas" w:cs="宋体"/>
          <w:color w:val="34302D"/>
          <w:kern w:val="0"/>
          <w:sz w:val="23"/>
          <w:szCs w:val="23"/>
          <w:shd w:val="clear" w:color="auto" w:fill="F7F7F8"/>
        </w:rPr>
        <w:t>BeanNameAutoProxyCreator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this mechanism involves:</w:t>
      </w:r>
    </w:p>
    <w:p w:rsidR="00BA0D5D" w:rsidRPr="00BA0D5D" w:rsidRDefault="00BA0D5D" w:rsidP="00BA0D5D">
      <w:pPr>
        <w:widowControl/>
        <w:numPr>
          <w:ilvl w:val="0"/>
          <w:numId w:val="5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Specifying a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bean definition.</w:t>
      </w:r>
    </w:p>
    <w:p w:rsidR="00BA0D5D" w:rsidRPr="00BA0D5D" w:rsidRDefault="00BA0D5D" w:rsidP="00BA0D5D">
      <w:pPr>
        <w:widowControl/>
        <w:numPr>
          <w:ilvl w:val="0"/>
          <w:numId w:val="56"/>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Specifying any number of advisors in the same or related contexts. Note that these must be advisors, not interceptors or other advices. This is necessary, because there must be a pointcut to evaluate, to check the eligibility of each advice to candidate bean definitions.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automatically evaluates the pointcut contained in each advisor, to see what (if any) advice it should apply to each business object (such as </w:t>
      </w:r>
      <w:r w:rsidRPr="00BA0D5D">
        <w:rPr>
          <w:rFonts w:ascii="Consolas" w:eastAsia="宋体" w:hAnsi="Consolas" w:cs="宋体"/>
          <w:color w:val="34302D"/>
          <w:kern w:val="0"/>
          <w:sz w:val="23"/>
          <w:szCs w:val="23"/>
          <w:shd w:val="clear" w:color="auto" w:fill="F7F7F8"/>
        </w:rPr>
        <w:t>businessObject1</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businessObject2</w:t>
      </w:r>
      <w:r w:rsidRPr="00BA0D5D">
        <w:rPr>
          <w:rFonts w:ascii="inherit" w:eastAsia="宋体" w:hAnsi="inherit" w:cs="Arial"/>
          <w:color w:val="34302D"/>
          <w:kern w:val="0"/>
          <w:sz w:val="24"/>
          <w:szCs w:val="24"/>
        </w:rPr>
        <w:t> in the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means that any number of advisors can be applied automatically to each business object. If no pointcut in any of the advisors matches any method in a business object, the object is not proxied. As bean definitions are added for new business objects, they are automatically proxied if necessary.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Auto-proxying in general has the advantage of making it impossible for callers or dependencies to obtain an un-advised object. Calling </w:t>
      </w:r>
      <w:r w:rsidRPr="00BA0D5D">
        <w:rPr>
          <w:rFonts w:ascii="Consolas" w:eastAsia="宋体" w:hAnsi="Consolas" w:cs="宋体"/>
          <w:color w:val="34302D"/>
          <w:kern w:val="0"/>
          <w:sz w:val="23"/>
          <w:szCs w:val="23"/>
          <w:shd w:val="clear" w:color="auto" w:fill="F7F7F8"/>
        </w:rPr>
        <w:t>getBean("businessObject1")</w:t>
      </w:r>
      <w:r w:rsidRPr="00BA0D5D">
        <w:rPr>
          <w:rFonts w:ascii="inherit" w:eastAsia="宋体" w:hAnsi="inherit" w:cs="Arial"/>
          <w:color w:val="34302D"/>
          <w:kern w:val="0"/>
          <w:sz w:val="24"/>
          <w:szCs w:val="24"/>
        </w:rPr>
        <w:t> on this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returns an AOP proxy, not the target business object. (The “inner bean” idiom shown earlier also offers this benefit.)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creates a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bean and the other elements discussed in this section: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"org.springframework.aop.framework.autoproxy.DefaultAdvisorAutoProxyCreator"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"org.springframework.transaction.interceptor.TransactionAttributeSourceAdvisor"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"transactionInterceptor"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"customAdvisor"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"com.mycompany.MyAdvisor"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"businessObject1"</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"com.mycompany.BusinessObject1"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Properties omitted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"businessObject2"</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"com.mycompany.BusinessObject2"</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is very useful if you want to apply the same advice consistently to many business objects. Once the infrastructure definitions are in place, you can add new business objects without including specific proxy configuration. You can also easily drop in additional aspects (for example, tracing or performance monitoring aspects) with minimal change to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w:t>
      </w:r>
      <w:r w:rsidRPr="00BA0D5D">
        <w:rPr>
          <w:rFonts w:ascii="Consolas" w:eastAsia="宋体" w:hAnsi="Consolas" w:cs="宋体"/>
          <w:color w:val="34302D"/>
          <w:kern w:val="0"/>
          <w:sz w:val="23"/>
          <w:szCs w:val="23"/>
          <w:shd w:val="clear" w:color="auto" w:fill="F7F7F8"/>
        </w:rPr>
        <w:t>DefaultAdvisorAutoProxyCreator</w:t>
      </w:r>
      <w:r w:rsidRPr="00BA0D5D">
        <w:rPr>
          <w:rFonts w:ascii="inherit" w:eastAsia="宋体" w:hAnsi="inherit" w:cs="Arial"/>
          <w:color w:val="34302D"/>
          <w:kern w:val="0"/>
          <w:sz w:val="24"/>
          <w:szCs w:val="24"/>
        </w:rPr>
        <w:t> offers support for filtering (by using a naming convention so that only certain advisors are evaluated, which allows the use of multiple, differently configured, AdvisorAutoProxyCreators in the same factory) and ordering. Advisors can implement the </w:t>
      </w:r>
      <w:r w:rsidRPr="00BA0D5D">
        <w:rPr>
          <w:rFonts w:ascii="Consolas" w:eastAsia="宋体" w:hAnsi="Consolas" w:cs="宋体"/>
          <w:color w:val="34302D"/>
          <w:kern w:val="0"/>
          <w:sz w:val="23"/>
          <w:szCs w:val="23"/>
          <w:shd w:val="clear" w:color="auto" w:fill="F7F7F8"/>
        </w:rPr>
        <w:t>org.springframework.core.Ordered</w:t>
      </w:r>
      <w:r w:rsidRPr="00BA0D5D">
        <w:rPr>
          <w:rFonts w:ascii="inherit" w:eastAsia="宋体" w:hAnsi="inherit" w:cs="Arial"/>
          <w:color w:val="34302D"/>
          <w:kern w:val="0"/>
          <w:sz w:val="24"/>
          <w:szCs w:val="24"/>
        </w:rPr>
        <w:t> interface to ensure correct ordering if this is an issue. The </w:t>
      </w:r>
      <w:r w:rsidRPr="00BA0D5D">
        <w:rPr>
          <w:rFonts w:ascii="Consolas" w:eastAsia="宋体" w:hAnsi="Consolas" w:cs="宋体"/>
          <w:color w:val="34302D"/>
          <w:kern w:val="0"/>
          <w:sz w:val="23"/>
          <w:szCs w:val="23"/>
          <w:shd w:val="clear" w:color="auto" w:fill="F7F7F8"/>
        </w:rPr>
        <w:t>TransactionAttributeSourceAdvisor</w:t>
      </w:r>
      <w:r w:rsidRPr="00BA0D5D">
        <w:rPr>
          <w:rFonts w:ascii="inherit" w:eastAsia="宋体" w:hAnsi="inherit" w:cs="Arial"/>
          <w:color w:val="34302D"/>
          <w:kern w:val="0"/>
          <w:sz w:val="24"/>
          <w:szCs w:val="24"/>
        </w:rPr>
        <w:t> used in the preceding example has a configurable order value. The default setting is unordered.</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82" w:name="_Toc15219550"/>
      <w:r w:rsidRPr="00BA0D5D">
        <w:rPr>
          <w:rFonts w:ascii="Arial" w:eastAsia="宋体" w:hAnsi="Arial" w:cs="Arial"/>
          <w:color w:val="34302D"/>
          <w:kern w:val="0"/>
          <w:sz w:val="41"/>
          <w:szCs w:val="41"/>
        </w:rPr>
        <w:t>6.9. Using </w:t>
      </w:r>
      <w:r w:rsidRPr="00BA0D5D">
        <w:rPr>
          <w:rFonts w:ascii="Consolas" w:eastAsia="宋体" w:hAnsi="Consolas" w:cs="宋体"/>
          <w:color w:val="34302D"/>
          <w:kern w:val="0"/>
          <w:sz w:val="39"/>
          <w:szCs w:val="39"/>
          <w:shd w:val="clear" w:color="auto" w:fill="F7F7F8"/>
        </w:rPr>
        <w:t>TargetSource</w:t>
      </w:r>
      <w:r w:rsidRPr="00BA0D5D">
        <w:rPr>
          <w:rFonts w:ascii="Arial" w:eastAsia="宋体" w:hAnsi="Arial" w:cs="Arial"/>
          <w:color w:val="34302D"/>
          <w:kern w:val="0"/>
          <w:sz w:val="41"/>
          <w:szCs w:val="41"/>
        </w:rPr>
        <w:t> Implementations</w:t>
      </w:r>
      <w:bookmarkEnd w:id="248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offers the concept of a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expressed in the </w:t>
      </w:r>
      <w:r w:rsidRPr="00BA0D5D">
        <w:rPr>
          <w:rFonts w:ascii="Consolas" w:eastAsia="宋体" w:hAnsi="Consolas" w:cs="宋体"/>
          <w:color w:val="34302D"/>
          <w:kern w:val="0"/>
          <w:sz w:val="23"/>
          <w:szCs w:val="23"/>
          <w:shd w:val="clear" w:color="auto" w:fill="F7F7F8"/>
        </w:rPr>
        <w:t>org.springframework.aop.TargetSource</w:t>
      </w:r>
      <w:r w:rsidRPr="00BA0D5D">
        <w:rPr>
          <w:rFonts w:ascii="inherit" w:eastAsia="宋体" w:hAnsi="inherit" w:cs="Arial"/>
          <w:color w:val="34302D"/>
          <w:kern w:val="0"/>
          <w:sz w:val="24"/>
          <w:szCs w:val="24"/>
        </w:rPr>
        <w:t> interface. This interface is responsible for returning the “target object” that implements the join point. The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implementation is asked for a target instance each time the AOP proxy handles a method invocation.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Developers who use Spring AOP do not normally need to work directly with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implementations, but this provides a powerful means of supporting pooling, hot swappable, and other sophisticated targets. For example, a pooling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can return a different target instance for each invocation, by using a pool to manage instances.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you do not specify a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a default implementation is used to wrap a local object. The same target is returned for each invocation (as you would expect).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rest of this section describes the standard target sources provided with Spring and how you can use them.</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When using a custom target source, your target will usually need to be a prototype rather than a singleton bean definition. This allows Spring to create a new target instance when required.</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6.9.1. Hot-swappable Target 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org.springframework.aop.target.HotSwappableTargetSource</w:t>
      </w:r>
      <w:r w:rsidRPr="00BA0D5D">
        <w:rPr>
          <w:rFonts w:ascii="inherit" w:eastAsia="宋体" w:hAnsi="inherit" w:cs="Arial"/>
          <w:color w:val="34302D"/>
          <w:kern w:val="0"/>
          <w:sz w:val="24"/>
          <w:szCs w:val="24"/>
        </w:rPr>
        <w:t> exists to let the target of an AOP proxy be switched while letting callers keep their references to it.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Changing the target source’s target takes effect immediately. The </w:t>
      </w:r>
      <w:r w:rsidRPr="00BA0D5D">
        <w:rPr>
          <w:rFonts w:ascii="Consolas" w:eastAsia="宋体" w:hAnsi="Consolas" w:cs="宋体"/>
          <w:color w:val="34302D"/>
          <w:kern w:val="0"/>
          <w:sz w:val="23"/>
          <w:szCs w:val="23"/>
          <w:shd w:val="clear" w:color="auto" w:fill="F7F7F8"/>
        </w:rPr>
        <w:t>HotSwappableTargetSource</w:t>
      </w:r>
      <w:r w:rsidRPr="00BA0D5D">
        <w:rPr>
          <w:rFonts w:ascii="inherit" w:eastAsia="宋体" w:hAnsi="inherit" w:cs="Arial"/>
          <w:color w:val="34302D"/>
          <w:kern w:val="0"/>
          <w:sz w:val="24"/>
          <w:szCs w:val="24"/>
        </w:rPr>
        <w:t> is thread-safe.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change the target by using the </w:t>
      </w:r>
      <w:r w:rsidRPr="00BA0D5D">
        <w:rPr>
          <w:rFonts w:ascii="Consolas" w:eastAsia="宋体" w:hAnsi="Consolas" w:cs="宋体"/>
          <w:color w:val="34302D"/>
          <w:kern w:val="0"/>
          <w:sz w:val="23"/>
          <w:szCs w:val="23"/>
          <w:shd w:val="clear" w:color="auto" w:fill="F7F7F8"/>
        </w:rPr>
        <w:t>swap()</w:t>
      </w:r>
      <w:r w:rsidRPr="00BA0D5D">
        <w:rPr>
          <w:rFonts w:ascii="inherit" w:eastAsia="宋体" w:hAnsi="inherit" w:cs="Arial"/>
          <w:color w:val="34302D"/>
          <w:kern w:val="0"/>
          <w:sz w:val="24"/>
          <w:szCs w:val="24"/>
        </w:rPr>
        <w:t> method on HotSwappableTargetSource, as the follow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HotSwappableTargetSource swapper = (HotSwappableTargetSource) beanFactory.getBean(</w:t>
      </w:r>
      <w:r w:rsidRPr="00BA0D5D">
        <w:rPr>
          <w:rFonts w:ascii="Consolas" w:eastAsia="宋体" w:hAnsi="Consolas" w:cs="宋体"/>
          <w:color w:val="DD1144"/>
          <w:kern w:val="0"/>
          <w:sz w:val="24"/>
          <w:szCs w:val="24"/>
        </w:rPr>
        <w:t>"swapper"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Object oldTarget = swapper.swap(newTarget);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required XML definitions: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"mycompany.OldTarget"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"swapper"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"org.springframework.aop.target.HotSwappableTargetSource"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"initialTarget"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"swappable"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"swapper"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w:t>
      </w:r>
      <w:r w:rsidRPr="00BA0D5D">
        <w:rPr>
          <w:rFonts w:ascii="Consolas" w:eastAsia="宋体" w:hAnsi="Consolas" w:cs="宋体"/>
          <w:color w:val="34302D"/>
          <w:kern w:val="0"/>
          <w:sz w:val="23"/>
          <w:szCs w:val="23"/>
          <w:shd w:val="clear" w:color="auto" w:fill="F7F7F8"/>
        </w:rPr>
        <w:t>swap()</w:t>
      </w:r>
      <w:r w:rsidRPr="00BA0D5D">
        <w:rPr>
          <w:rFonts w:ascii="inherit" w:eastAsia="宋体" w:hAnsi="inherit" w:cs="Arial"/>
          <w:color w:val="34302D"/>
          <w:kern w:val="0"/>
          <w:sz w:val="24"/>
          <w:szCs w:val="24"/>
        </w:rPr>
        <w:t> call changes the target of the swappable bean. Clients that hold a reference to that bean are unaware of the change but immediately start hitting the new target.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Although this example does not add any advice (it is not necessary to add advice to use a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any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can be used in conjunction with arbitrary advice.</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6.9.2. Pooling Target 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a pooling target source provides a similar programming model to stateless session EJBs, in which a pool of identical instances is maintained, with method invocations going to free objects in the pool.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crucial difference between Spring pooling and SLSB pooling is that Spring pooling can be applied to any POJO. As with Spring in general, this service can be applied in a non-invasive way.</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provides support for Commons Pool 2.2, which provides a fairly efficient pooling implementation. You need the </w:t>
      </w:r>
      <w:r w:rsidRPr="00BA0D5D">
        <w:rPr>
          <w:rFonts w:ascii="Consolas" w:eastAsia="宋体" w:hAnsi="Consolas" w:cs="宋体"/>
          <w:color w:val="34302D"/>
          <w:kern w:val="0"/>
          <w:sz w:val="23"/>
          <w:szCs w:val="23"/>
          <w:shd w:val="clear" w:color="auto" w:fill="F7F7F8"/>
        </w:rPr>
        <w:t>commons-pool</w:t>
      </w:r>
      <w:r w:rsidRPr="00BA0D5D">
        <w:rPr>
          <w:rFonts w:ascii="inherit" w:eastAsia="宋体" w:hAnsi="inherit" w:cs="Arial"/>
          <w:color w:val="34302D"/>
          <w:kern w:val="0"/>
          <w:sz w:val="24"/>
          <w:szCs w:val="24"/>
        </w:rPr>
        <w:t> Jar on your application’s classpath to use this feature. You can also subclass</w:t>
      </w:r>
      <w:r w:rsidRPr="00BA0D5D">
        <w:rPr>
          <w:rFonts w:ascii="Consolas" w:eastAsia="宋体" w:hAnsi="Consolas" w:cs="宋体"/>
          <w:color w:val="34302D"/>
          <w:kern w:val="0"/>
          <w:sz w:val="23"/>
          <w:szCs w:val="23"/>
          <w:shd w:val="clear" w:color="auto" w:fill="F7F7F8"/>
        </w:rPr>
        <w:t>org.springframework.aop.target.AbstractPoolingTargetSource</w:t>
      </w:r>
      <w:r w:rsidRPr="00BA0D5D">
        <w:rPr>
          <w:rFonts w:ascii="inherit" w:eastAsia="宋体" w:hAnsi="inherit" w:cs="Arial"/>
          <w:color w:val="34302D"/>
          <w:kern w:val="0"/>
          <w:sz w:val="24"/>
          <w:szCs w:val="24"/>
        </w:rPr>
        <w:t> to support any other pooling API.</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Commons Pool 1.5+ is also supported but is deprecated as of Spring Framework 4.2.</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listing shows an example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"businessObjectTarget"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"com.mycompany.MyBusinessObject"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properties omitted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"poolTargetSource"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"org.springframework.aop.target.CommonsPool2TargetSource"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"targetBeanName"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"maxSize"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"25"</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"org.springframework.aop.framework.ProxyFactoryBean"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"poolTargetSource"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"interceptorNames"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"myInterceptor"</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the target object (</w:t>
      </w:r>
      <w:r w:rsidRPr="00BA0D5D">
        <w:rPr>
          <w:rFonts w:ascii="Consolas" w:eastAsia="宋体" w:hAnsi="Consolas" w:cs="宋体"/>
          <w:color w:val="34302D"/>
          <w:kern w:val="0"/>
          <w:sz w:val="23"/>
          <w:szCs w:val="23"/>
          <w:shd w:val="clear" w:color="auto" w:fill="F7F7F8"/>
        </w:rPr>
        <w:t>businessObjectTarget</w:t>
      </w:r>
      <w:r w:rsidRPr="00BA0D5D">
        <w:rPr>
          <w:rFonts w:ascii="inherit" w:eastAsia="宋体" w:hAnsi="inherit" w:cs="Arial"/>
          <w:color w:val="34302D"/>
          <w:kern w:val="0"/>
          <w:sz w:val="24"/>
          <w:szCs w:val="24"/>
        </w:rPr>
        <w:t> in the preceding example) must be a prototype. This lets the </w:t>
      </w:r>
      <w:r w:rsidRPr="00BA0D5D">
        <w:rPr>
          <w:rFonts w:ascii="Consolas" w:eastAsia="宋体" w:hAnsi="Consolas" w:cs="宋体"/>
          <w:color w:val="34302D"/>
          <w:kern w:val="0"/>
          <w:sz w:val="23"/>
          <w:szCs w:val="23"/>
          <w:shd w:val="clear" w:color="auto" w:fill="F7F7F8"/>
        </w:rPr>
        <w:t>PoolingTargetSource</w:t>
      </w:r>
      <w:r w:rsidRPr="00BA0D5D">
        <w:rPr>
          <w:rFonts w:ascii="inherit" w:eastAsia="宋体" w:hAnsi="inherit" w:cs="Arial"/>
          <w:color w:val="34302D"/>
          <w:kern w:val="0"/>
          <w:sz w:val="24"/>
          <w:szCs w:val="24"/>
        </w:rPr>
        <w:t> implementation create new instances of the target to grow the pool as necessary. See the </w:t>
      </w:r>
      <w:hyperlink r:id="rId609" w:history="1">
        <w:r w:rsidRPr="00BA0D5D">
          <w:rPr>
            <w:rFonts w:ascii="inherit" w:eastAsia="宋体" w:hAnsi="inherit" w:cs="Arial"/>
            <w:color w:val="548E2E"/>
            <w:kern w:val="0"/>
            <w:sz w:val="24"/>
            <w:szCs w:val="24"/>
            <w:u w:val="single"/>
          </w:rPr>
          <w:t>javadoc of</w:t>
        </w:r>
        <w:r w:rsidRPr="00BA0D5D">
          <w:rPr>
            <w:rFonts w:ascii="Consolas" w:eastAsia="宋体" w:hAnsi="Consolas" w:cs="宋体"/>
            <w:color w:val="548E2E"/>
            <w:kern w:val="0"/>
            <w:sz w:val="23"/>
            <w:szCs w:val="23"/>
            <w:u w:val="single"/>
            <w:shd w:val="clear" w:color="auto" w:fill="F7F7F8"/>
          </w:rPr>
          <w:t>AbstractPoolingTargetSource</w:t>
        </w:r>
      </w:hyperlink>
      <w:r w:rsidRPr="00BA0D5D">
        <w:rPr>
          <w:rFonts w:ascii="inherit" w:eastAsia="宋体" w:hAnsi="inherit" w:cs="Arial"/>
          <w:color w:val="34302D"/>
          <w:kern w:val="0"/>
          <w:sz w:val="24"/>
          <w:szCs w:val="24"/>
        </w:rPr>
        <w:t> and the concrete subclass you wish to use for information about its properties. </w:t>
      </w:r>
      <w:r w:rsidRPr="00BA0D5D">
        <w:rPr>
          <w:rFonts w:ascii="Consolas" w:eastAsia="宋体" w:hAnsi="Consolas" w:cs="宋体"/>
          <w:color w:val="34302D"/>
          <w:kern w:val="0"/>
          <w:sz w:val="23"/>
          <w:szCs w:val="23"/>
          <w:shd w:val="clear" w:color="auto" w:fill="F7F7F8"/>
        </w:rPr>
        <w:t>maxSize</w:t>
      </w:r>
      <w:r w:rsidRPr="00BA0D5D">
        <w:rPr>
          <w:rFonts w:ascii="inherit" w:eastAsia="宋体" w:hAnsi="inherit" w:cs="Arial"/>
          <w:color w:val="34302D"/>
          <w:kern w:val="0"/>
          <w:sz w:val="24"/>
          <w:szCs w:val="24"/>
        </w:rPr>
        <w:t> is the most basic and is always guaranteed to be present.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case, </w:t>
      </w:r>
      <w:r w:rsidRPr="00BA0D5D">
        <w:rPr>
          <w:rFonts w:ascii="Consolas" w:eastAsia="宋体" w:hAnsi="Consolas" w:cs="宋体"/>
          <w:color w:val="34302D"/>
          <w:kern w:val="0"/>
          <w:sz w:val="23"/>
          <w:szCs w:val="23"/>
          <w:shd w:val="clear" w:color="auto" w:fill="F7F7F8"/>
        </w:rPr>
        <w:t>myInterceptor</w:t>
      </w:r>
      <w:r w:rsidRPr="00BA0D5D">
        <w:rPr>
          <w:rFonts w:ascii="inherit" w:eastAsia="宋体" w:hAnsi="inherit" w:cs="Arial"/>
          <w:color w:val="34302D"/>
          <w:kern w:val="0"/>
          <w:sz w:val="24"/>
          <w:szCs w:val="24"/>
        </w:rPr>
        <w:t> is the name of an interceptor that would need to be defined in the same IoC context. However, you need not specify interceptors to use pooling. If you want only pooling and no other advice, do not set the </w:t>
      </w:r>
      <w:r w:rsidRPr="00BA0D5D">
        <w:rPr>
          <w:rFonts w:ascii="Consolas" w:eastAsia="宋体" w:hAnsi="Consolas" w:cs="宋体"/>
          <w:color w:val="34302D"/>
          <w:kern w:val="0"/>
          <w:sz w:val="23"/>
          <w:szCs w:val="23"/>
          <w:shd w:val="clear" w:color="auto" w:fill="F7F7F8"/>
        </w:rPr>
        <w:t>interceptorNames</w:t>
      </w:r>
      <w:r w:rsidRPr="00BA0D5D">
        <w:rPr>
          <w:rFonts w:ascii="inherit" w:eastAsia="宋体" w:hAnsi="inherit" w:cs="Arial"/>
          <w:color w:val="34302D"/>
          <w:kern w:val="0"/>
          <w:sz w:val="24"/>
          <w:szCs w:val="24"/>
        </w:rPr>
        <w:t>property at all.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configure Spring to be able to cast any pooled object to the </w:t>
      </w:r>
      <w:r w:rsidRPr="00BA0D5D">
        <w:rPr>
          <w:rFonts w:ascii="Consolas" w:eastAsia="宋体" w:hAnsi="Consolas" w:cs="宋体"/>
          <w:color w:val="34302D"/>
          <w:kern w:val="0"/>
          <w:sz w:val="23"/>
          <w:szCs w:val="23"/>
          <w:shd w:val="clear" w:color="auto" w:fill="F7F7F8"/>
        </w:rPr>
        <w:t>org.springframework.aop.target.PoolingConfig</w:t>
      </w:r>
      <w:r w:rsidRPr="00BA0D5D">
        <w:rPr>
          <w:rFonts w:ascii="inherit" w:eastAsia="宋体" w:hAnsi="inherit" w:cs="Arial"/>
          <w:color w:val="34302D"/>
          <w:kern w:val="0"/>
          <w:sz w:val="24"/>
          <w:szCs w:val="24"/>
        </w:rPr>
        <w:t> interface, which exposes information about the configuration and current size of the pool through an introduction. You need to define an advisor similar to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"poolConfigAdvisor"</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"org.springframework.beans.factory.config.MethodInvokingFactoryBean"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"targetObject"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"poolTargetSource"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"targetMethod"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"getPoolingConfigMixin"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advisor is obtained by calling a convenience method on the </w:t>
      </w:r>
      <w:r w:rsidRPr="00BA0D5D">
        <w:rPr>
          <w:rFonts w:ascii="Consolas" w:eastAsia="宋体" w:hAnsi="Consolas" w:cs="宋体"/>
          <w:color w:val="34302D"/>
          <w:kern w:val="0"/>
          <w:sz w:val="23"/>
          <w:szCs w:val="23"/>
          <w:shd w:val="clear" w:color="auto" w:fill="F7F7F8"/>
        </w:rPr>
        <w:t>AbstractPoolingTargetSource</w:t>
      </w:r>
      <w:r w:rsidRPr="00BA0D5D">
        <w:rPr>
          <w:rFonts w:ascii="inherit" w:eastAsia="宋体" w:hAnsi="inherit" w:cs="Arial"/>
          <w:color w:val="34302D"/>
          <w:kern w:val="0"/>
          <w:sz w:val="24"/>
          <w:szCs w:val="24"/>
        </w:rPr>
        <w:t> class, hence the use of </w:t>
      </w:r>
      <w:r w:rsidRPr="00BA0D5D">
        <w:rPr>
          <w:rFonts w:ascii="Consolas" w:eastAsia="宋体" w:hAnsi="Consolas" w:cs="宋体"/>
          <w:color w:val="34302D"/>
          <w:kern w:val="0"/>
          <w:sz w:val="23"/>
          <w:szCs w:val="23"/>
          <w:shd w:val="clear" w:color="auto" w:fill="F7F7F8"/>
        </w:rPr>
        <w:t>MethodInvokingFactoryBean</w:t>
      </w:r>
      <w:r w:rsidRPr="00BA0D5D">
        <w:rPr>
          <w:rFonts w:ascii="inherit" w:eastAsia="宋体" w:hAnsi="inherit" w:cs="Arial"/>
          <w:color w:val="34302D"/>
          <w:kern w:val="0"/>
          <w:sz w:val="24"/>
          <w:szCs w:val="24"/>
        </w:rPr>
        <w:t>. This advisor’s name (</w:t>
      </w:r>
      <w:r w:rsidRPr="00BA0D5D">
        <w:rPr>
          <w:rFonts w:ascii="Consolas" w:eastAsia="宋体" w:hAnsi="Consolas" w:cs="宋体"/>
          <w:color w:val="34302D"/>
          <w:kern w:val="0"/>
          <w:sz w:val="23"/>
          <w:szCs w:val="23"/>
          <w:shd w:val="clear" w:color="auto" w:fill="F7F7F8"/>
        </w:rPr>
        <w:t>poolConfigAdvisor</w:t>
      </w:r>
      <w:r w:rsidRPr="00BA0D5D">
        <w:rPr>
          <w:rFonts w:ascii="inherit" w:eastAsia="宋体" w:hAnsi="inherit" w:cs="Arial"/>
          <w:color w:val="34302D"/>
          <w:kern w:val="0"/>
          <w:sz w:val="24"/>
          <w:szCs w:val="24"/>
        </w:rPr>
        <w:t>, here) must be in the list of interceptors names in the </w:t>
      </w:r>
      <w:r w:rsidRPr="00BA0D5D">
        <w:rPr>
          <w:rFonts w:ascii="Consolas" w:eastAsia="宋体" w:hAnsi="Consolas" w:cs="宋体"/>
          <w:color w:val="34302D"/>
          <w:kern w:val="0"/>
          <w:sz w:val="23"/>
          <w:szCs w:val="23"/>
          <w:shd w:val="clear" w:color="auto" w:fill="F7F7F8"/>
        </w:rPr>
        <w:t>ProxyFactoryBean</w:t>
      </w:r>
      <w:r w:rsidRPr="00BA0D5D">
        <w:rPr>
          <w:rFonts w:ascii="inherit" w:eastAsia="宋体" w:hAnsi="inherit" w:cs="Arial"/>
          <w:color w:val="34302D"/>
          <w:kern w:val="0"/>
          <w:sz w:val="24"/>
          <w:szCs w:val="24"/>
        </w:rPr>
        <w:t> that exposes the pooled object.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cast is defined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PoolingConfig conf = (PoolingConfig) beanFactory.getBean(</w:t>
      </w:r>
      <w:r w:rsidRPr="00BA0D5D">
        <w:rPr>
          <w:rFonts w:ascii="Consolas" w:eastAsia="宋体" w:hAnsi="Consolas" w:cs="宋体"/>
          <w:color w:val="DD1144"/>
          <w:kern w:val="0"/>
          <w:sz w:val="24"/>
          <w:szCs w:val="24"/>
        </w:rPr>
        <w:t>"businessObject"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System.out.println(</w:t>
      </w:r>
      <w:r w:rsidRPr="00BA0D5D">
        <w:rPr>
          <w:rFonts w:ascii="Consolas" w:eastAsia="宋体" w:hAnsi="Consolas" w:cs="宋体"/>
          <w:color w:val="DD1144"/>
          <w:kern w:val="0"/>
          <w:sz w:val="24"/>
          <w:szCs w:val="24"/>
        </w:rPr>
        <w:t>"Max pool size is "</w:t>
      </w:r>
      <w:r w:rsidRPr="00BA0D5D">
        <w:rPr>
          <w:rFonts w:ascii="Consolas" w:eastAsia="宋体" w:hAnsi="Consolas" w:cs="宋体"/>
          <w:color w:val="34302D"/>
          <w:kern w:val="0"/>
          <w:sz w:val="24"/>
          <w:szCs w:val="24"/>
        </w:rPr>
        <w:t xml:space="preserve"> + conf.getMaxSize());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Pooling stateless service objects is not usually necessary. We do not believe it should be the default choice, as most stateless objects are naturally thread safe, and instance pooling is problematic if resources are cached.</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Simpler pooling is available by using auto-proxying. You can set the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implementations used by any auto-proxy creator.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6.9.3. Prototype Target 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Setting up a “prototype” target source is similar to setting up a pooling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In this case, a new instance of the target is created on every method invocation. Although the cost of creating a new object is not high in a modern JVM, the cost of wiring up the new object (satisfying its IoC dependencies) may be more expensive. Thus, you should not use this approach without very good reason.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To do this, you could modify the </w:t>
      </w:r>
      <w:r w:rsidRPr="00BA0D5D">
        <w:rPr>
          <w:rFonts w:ascii="Consolas" w:eastAsia="宋体" w:hAnsi="Consolas" w:cs="宋体"/>
          <w:color w:val="34302D"/>
          <w:kern w:val="0"/>
          <w:sz w:val="23"/>
          <w:szCs w:val="23"/>
          <w:shd w:val="clear" w:color="auto" w:fill="F7F7F8"/>
        </w:rPr>
        <w:t>poolTargetSource</w:t>
      </w:r>
      <w:r w:rsidRPr="00BA0D5D">
        <w:rPr>
          <w:rFonts w:ascii="inherit" w:eastAsia="宋体" w:hAnsi="inherit" w:cs="Arial"/>
          <w:color w:val="34302D"/>
          <w:kern w:val="0"/>
          <w:sz w:val="24"/>
          <w:szCs w:val="24"/>
        </w:rPr>
        <w:t> definition shown earlier as follows (we also changed the name, for clarity):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"org.springframework.aop.target.PrototypeTargetSource"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"targetBeanName"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only property is the name of the target bean. Inheritance is used in the </w:t>
      </w:r>
      <w:r w:rsidRPr="00BA0D5D">
        <w:rPr>
          <w:rFonts w:ascii="Consolas" w:eastAsia="宋体" w:hAnsi="Consolas" w:cs="宋体"/>
          <w:color w:val="34302D"/>
          <w:kern w:val="0"/>
          <w:sz w:val="23"/>
          <w:szCs w:val="23"/>
          <w:shd w:val="clear" w:color="auto" w:fill="F7F7F8"/>
        </w:rPr>
        <w:t>TargetSource</w:t>
      </w:r>
      <w:r w:rsidRPr="00BA0D5D">
        <w:rPr>
          <w:rFonts w:ascii="inherit" w:eastAsia="宋体" w:hAnsi="inherit" w:cs="Arial"/>
          <w:color w:val="34302D"/>
          <w:kern w:val="0"/>
          <w:sz w:val="24"/>
          <w:szCs w:val="24"/>
        </w:rPr>
        <w:t> implementations to ensure consistent naming. As with the pooling target source, the target bean must be a prototype bean definition.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6.9.4. </w:t>
      </w:r>
      <w:r w:rsidRPr="00BA0D5D">
        <w:rPr>
          <w:rFonts w:ascii="Consolas" w:eastAsia="宋体" w:hAnsi="Consolas" w:cs="宋体"/>
          <w:color w:val="34302D"/>
          <w:kern w:val="0"/>
          <w:sz w:val="33"/>
          <w:szCs w:val="33"/>
          <w:shd w:val="clear" w:color="auto" w:fill="F7F7F8"/>
        </w:rPr>
        <w:t>ThreadLocal</w:t>
      </w:r>
      <w:r w:rsidRPr="00BA0D5D">
        <w:rPr>
          <w:rFonts w:ascii="Arial" w:eastAsia="宋体" w:hAnsi="Arial" w:cs="Arial"/>
          <w:color w:val="34302D"/>
          <w:kern w:val="0"/>
          <w:sz w:val="35"/>
          <w:szCs w:val="35"/>
        </w:rPr>
        <w:t> Target Sources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ThreadLocal</w:t>
      </w:r>
      <w:r w:rsidRPr="00BA0D5D">
        <w:rPr>
          <w:rFonts w:ascii="inherit" w:eastAsia="宋体" w:hAnsi="inherit" w:cs="Arial"/>
          <w:color w:val="34302D"/>
          <w:kern w:val="0"/>
          <w:sz w:val="24"/>
          <w:szCs w:val="24"/>
        </w:rPr>
        <w:t> target sources are useful if you need an object to be created for each incoming request (per thread that is). The concept of a </w:t>
      </w:r>
      <w:r w:rsidRPr="00BA0D5D">
        <w:rPr>
          <w:rFonts w:ascii="Consolas" w:eastAsia="宋体" w:hAnsi="Consolas" w:cs="宋体"/>
          <w:color w:val="34302D"/>
          <w:kern w:val="0"/>
          <w:sz w:val="23"/>
          <w:szCs w:val="23"/>
          <w:shd w:val="clear" w:color="auto" w:fill="F7F7F8"/>
        </w:rPr>
        <w:t>ThreadLocal</w:t>
      </w:r>
      <w:r w:rsidRPr="00BA0D5D">
        <w:rPr>
          <w:rFonts w:ascii="inherit" w:eastAsia="宋体" w:hAnsi="inherit" w:cs="Arial"/>
          <w:color w:val="34302D"/>
          <w:kern w:val="0"/>
          <w:sz w:val="24"/>
          <w:szCs w:val="24"/>
        </w:rPr>
        <w:t> provides a JDK-wide facility to transparently store a resource alongside a thread. Setting up a</w:t>
      </w:r>
      <w:r w:rsidRPr="00BA0D5D">
        <w:rPr>
          <w:rFonts w:ascii="Consolas" w:eastAsia="宋体" w:hAnsi="Consolas" w:cs="宋体"/>
          <w:color w:val="34302D"/>
          <w:kern w:val="0"/>
          <w:sz w:val="23"/>
          <w:szCs w:val="23"/>
          <w:shd w:val="clear" w:color="auto" w:fill="F7F7F8"/>
        </w:rPr>
        <w:t>ThreadLocalTargetSource</w:t>
      </w:r>
      <w:r w:rsidRPr="00BA0D5D">
        <w:rPr>
          <w:rFonts w:ascii="inherit" w:eastAsia="宋体" w:hAnsi="inherit" w:cs="Arial"/>
          <w:color w:val="34302D"/>
          <w:kern w:val="0"/>
          <w:sz w:val="24"/>
          <w:szCs w:val="24"/>
        </w:rPr>
        <w:t> is pretty much the same as was explained for the other types of target source,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"threadlocalTargetSource"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"org.springframework.aop.target.ThreadLocalTargetSource"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"targetBeanName"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"businessObjectTarget"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Consolas" w:eastAsia="宋体" w:hAnsi="Consolas" w:cs="宋体"/>
                <w:kern w:val="0"/>
                <w:sz w:val="23"/>
                <w:szCs w:val="23"/>
                <w:shd w:val="clear" w:color="auto" w:fill="F7F7F8"/>
              </w:rPr>
              <w:t>ThreadLocal</w:t>
            </w:r>
            <w:r w:rsidRPr="00BA0D5D">
              <w:rPr>
                <w:rFonts w:ascii="宋体" w:eastAsia="宋体" w:hAnsi="宋体" w:cs="宋体"/>
                <w:kern w:val="0"/>
                <w:sz w:val="24"/>
                <w:szCs w:val="24"/>
              </w:rPr>
              <w:t> instances come with serious issues (potentially resulting in memory leaks) when incorrectly using them in multi-threaded and multi-classloader environments. You should always consider wrapping a threadlocal in some other class and never directly use the </w:t>
            </w:r>
            <w:r w:rsidRPr="00BA0D5D">
              <w:rPr>
                <w:rFonts w:ascii="Consolas" w:eastAsia="宋体" w:hAnsi="Consolas" w:cs="宋体"/>
                <w:kern w:val="0"/>
                <w:sz w:val="23"/>
                <w:szCs w:val="23"/>
                <w:shd w:val="clear" w:color="auto" w:fill="F7F7F8"/>
              </w:rPr>
              <w:t>ThreadLocal</w:t>
            </w:r>
            <w:r w:rsidRPr="00BA0D5D">
              <w:rPr>
                <w:rFonts w:ascii="宋体" w:eastAsia="宋体" w:hAnsi="宋体" w:cs="宋体"/>
                <w:kern w:val="0"/>
                <w:sz w:val="24"/>
                <w:szCs w:val="24"/>
              </w:rPr>
              <w:t> itself (except in the wrapper class). Also, you should always remember to correctly set and unset (where the latter simply involves a call to </w:t>
            </w:r>
            <w:r w:rsidRPr="00BA0D5D">
              <w:rPr>
                <w:rFonts w:ascii="Consolas" w:eastAsia="宋体" w:hAnsi="Consolas" w:cs="宋体"/>
                <w:kern w:val="0"/>
                <w:sz w:val="23"/>
                <w:szCs w:val="23"/>
                <w:shd w:val="clear" w:color="auto" w:fill="F7F7F8"/>
              </w:rPr>
              <w:t>ThreadLocal.set(null)</w:t>
            </w:r>
            <w:r w:rsidRPr="00BA0D5D">
              <w:rPr>
                <w:rFonts w:ascii="宋体" w:eastAsia="宋体" w:hAnsi="宋体" w:cs="宋体"/>
                <w:kern w:val="0"/>
                <w:sz w:val="24"/>
                <w:szCs w:val="24"/>
              </w:rPr>
              <w:t>) the resource local to the thread. Unsetting should be done in any case, since not unsetting it might result in problematic behavior. Spring’s </w:t>
            </w:r>
            <w:r w:rsidRPr="00BA0D5D">
              <w:rPr>
                <w:rFonts w:ascii="Consolas" w:eastAsia="宋体" w:hAnsi="Consolas" w:cs="宋体"/>
                <w:kern w:val="0"/>
                <w:sz w:val="23"/>
                <w:szCs w:val="23"/>
                <w:shd w:val="clear" w:color="auto" w:fill="F7F7F8"/>
              </w:rPr>
              <w:t>ThreadLocal</w:t>
            </w:r>
            <w:r w:rsidRPr="00BA0D5D">
              <w:rPr>
                <w:rFonts w:ascii="宋体" w:eastAsia="宋体" w:hAnsi="宋体" w:cs="宋体"/>
                <w:kern w:val="0"/>
                <w:sz w:val="24"/>
                <w:szCs w:val="24"/>
              </w:rPr>
              <w:t> support does this for you and should always be considered in favor of using </w:t>
            </w:r>
            <w:r w:rsidRPr="00BA0D5D">
              <w:rPr>
                <w:rFonts w:ascii="Consolas" w:eastAsia="宋体" w:hAnsi="Consolas" w:cs="宋体"/>
                <w:kern w:val="0"/>
                <w:sz w:val="23"/>
                <w:szCs w:val="23"/>
                <w:shd w:val="clear" w:color="auto" w:fill="F7F7F8"/>
              </w:rPr>
              <w:t>ThreadLocal</w:t>
            </w:r>
            <w:r w:rsidRPr="00BA0D5D">
              <w:rPr>
                <w:rFonts w:ascii="宋体" w:eastAsia="宋体" w:hAnsi="宋体" w:cs="宋体"/>
                <w:kern w:val="0"/>
                <w:sz w:val="24"/>
                <w:szCs w:val="24"/>
              </w:rPr>
              <w:t> instances without other proper handling code.</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83" w:name="_Toc15219551"/>
      <w:r w:rsidRPr="00BA0D5D">
        <w:rPr>
          <w:rFonts w:ascii="Arial" w:eastAsia="宋体" w:hAnsi="Arial" w:cs="Arial"/>
          <w:color w:val="34302D"/>
          <w:kern w:val="0"/>
          <w:sz w:val="41"/>
          <w:szCs w:val="41"/>
        </w:rPr>
        <w:t>6.10. Defining New Advice Types</w:t>
      </w:r>
      <w:bookmarkEnd w:id="248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AOP is designed to be extensible. While the interception implementation strategy is presently used internally, it is possible to support arbitrary advice types in addition to the interception around advice, before, throws advice, and after returning advice.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org.springframework.aop.framework.adapter</w:t>
      </w:r>
      <w:r w:rsidRPr="00BA0D5D">
        <w:rPr>
          <w:rFonts w:ascii="inherit" w:eastAsia="宋体" w:hAnsi="inherit" w:cs="Arial"/>
          <w:color w:val="34302D"/>
          <w:kern w:val="0"/>
          <w:sz w:val="24"/>
          <w:szCs w:val="24"/>
        </w:rPr>
        <w:t> package is an SPI package that lets support for new custom advice types be added without changing the core framework. The only constraint on a custom </w:t>
      </w:r>
      <w:r w:rsidRPr="00BA0D5D">
        <w:rPr>
          <w:rFonts w:ascii="Consolas" w:eastAsia="宋体" w:hAnsi="Consolas" w:cs="宋体"/>
          <w:color w:val="34302D"/>
          <w:kern w:val="0"/>
          <w:sz w:val="23"/>
          <w:szCs w:val="23"/>
          <w:shd w:val="clear" w:color="auto" w:fill="F7F7F8"/>
        </w:rPr>
        <w:t>Advice</w:t>
      </w:r>
      <w:r w:rsidRPr="00BA0D5D">
        <w:rPr>
          <w:rFonts w:ascii="inherit" w:eastAsia="宋体" w:hAnsi="inherit" w:cs="Arial"/>
          <w:color w:val="34302D"/>
          <w:kern w:val="0"/>
          <w:sz w:val="24"/>
          <w:szCs w:val="24"/>
        </w:rPr>
        <w:t> type is that it must implement the</w:t>
      </w:r>
      <w:r w:rsidRPr="00BA0D5D">
        <w:rPr>
          <w:rFonts w:ascii="Consolas" w:eastAsia="宋体" w:hAnsi="Consolas" w:cs="宋体"/>
          <w:color w:val="34302D"/>
          <w:kern w:val="0"/>
          <w:sz w:val="23"/>
          <w:szCs w:val="23"/>
          <w:shd w:val="clear" w:color="auto" w:fill="F7F7F8"/>
        </w:rPr>
        <w:t>org.aopalliance.aop.Advice</w:t>
      </w:r>
      <w:r w:rsidRPr="00BA0D5D">
        <w:rPr>
          <w:rFonts w:ascii="inherit" w:eastAsia="宋体" w:hAnsi="inherit" w:cs="Arial"/>
          <w:color w:val="34302D"/>
          <w:kern w:val="0"/>
          <w:sz w:val="24"/>
          <w:szCs w:val="24"/>
        </w:rPr>
        <w:t> marker interface.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See the </w:t>
      </w:r>
      <w:hyperlink r:id="rId610" w:history="1">
        <w:r w:rsidRPr="00BA0D5D">
          <w:rPr>
            <w:rFonts w:ascii="Consolas" w:eastAsia="宋体" w:hAnsi="Consolas" w:cs="宋体"/>
            <w:color w:val="548E2E"/>
            <w:kern w:val="0"/>
            <w:sz w:val="23"/>
            <w:szCs w:val="23"/>
            <w:u w:val="single"/>
            <w:shd w:val="clear" w:color="auto" w:fill="F7F7F8"/>
          </w:rPr>
          <w:t>org.springframework.aop.framework.adapter</w:t>
        </w:r>
      </w:hyperlink>
      <w:r w:rsidRPr="00BA0D5D">
        <w:rPr>
          <w:rFonts w:ascii="inherit" w:eastAsia="宋体" w:hAnsi="inherit" w:cs="Arial"/>
          <w:color w:val="34302D"/>
          <w:kern w:val="0"/>
          <w:sz w:val="24"/>
          <w:szCs w:val="24"/>
        </w:rPr>
        <w:t> javadoc for further information.</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484" w:name="_Toc15219552"/>
      <w:r w:rsidRPr="00BA0D5D">
        <w:rPr>
          <w:rFonts w:ascii="Arial" w:eastAsia="宋体" w:hAnsi="Arial" w:cs="Arial"/>
          <w:color w:val="34302D"/>
          <w:kern w:val="0"/>
          <w:sz w:val="55"/>
          <w:szCs w:val="55"/>
        </w:rPr>
        <w:lastRenderedPageBreak/>
        <w:t>7. Null-safety</w:t>
      </w:r>
      <w:bookmarkEnd w:id="2484"/>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Although Java does not let you express null-safety with its type system, the Spring Framework now provides the following annotations in the </w:t>
      </w:r>
      <w:r w:rsidRPr="00BA0D5D">
        <w:rPr>
          <w:rFonts w:ascii="Consolas" w:eastAsia="宋体" w:hAnsi="Consolas" w:cs="宋体"/>
          <w:color w:val="34302D"/>
          <w:kern w:val="0"/>
          <w:sz w:val="23"/>
          <w:szCs w:val="23"/>
          <w:shd w:val="clear" w:color="auto" w:fill="F7F7F8"/>
        </w:rPr>
        <w:t>org.springframework.lang</w:t>
      </w:r>
      <w:r w:rsidRPr="00BA0D5D">
        <w:rPr>
          <w:rFonts w:ascii="inherit" w:eastAsia="宋体" w:hAnsi="inherit" w:cs="Arial"/>
          <w:color w:val="34302D"/>
          <w:kern w:val="0"/>
          <w:sz w:val="24"/>
          <w:szCs w:val="24"/>
        </w:rPr>
        <w:t> package to let you declare nullability of APIs and fields:</w:t>
      </w:r>
    </w:p>
    <w:p w:rsidR="00BA0D5D" w:rsidRPr="00BA0D5D" w:rsidRDefault="00E91AFF" w:rsidP="00BA0D5D">
      <w:pPr>
        <w:widowControl/>
        <w:numPr>
          <w:ilvl w:val="0"/>
          <w:numId w:val="57"/>
        </w:numPr>
        <w:shd w:val="clear" w:color="auto" w:fill="FFFFFF"/>
        <w:spacing w:after="150"/>
        <w:ind w:left="360"/>
        <w:jc w:val="left"/>
        <w:rPr>
          <w:rFonts w:ascii="inherit" w:eastAsia="宋体" w:hAnsi="inherit" w:cs="Arial" w:hint="eastAsia"/>
          <w:color w:val="34302D"/>
          <w:kern w:val="0"/>
          <w:sz w:val="24"/>
          <w:szCs w:val="24"/>
        </w:rPr>
      </w:pPr>
      <w:hyperlink r:id="rId611" w:history="1">
        <w:r w:rsidR="00BA0D5D" w:rsidRPr="00BA0D5D">
          <w:rPr>
            <w:rFonts w:ascii="Consolas" w:eastAsia="宋体" w:hAnsi="Consolas" w:cs="宋体"/>
            <w:color w:val="548E2E"/>
            <w:kern w:val="0"/>
            <w:sz w:val="23"/>
            <w:szCs w:val="23"/>
            <w:u w:val="single"/>
            <w:shd w:val="clear" w:color="auto" w:fill="F7F7F8"/>
          </w:rPr>
          <w:t>@Nullable</w:t>
        </w:r>
      </w:hyperlink>
      <w:r w:rsidR="00BA0D5D" w:rsidRPr="00BA0D5D">
        <w:rPr>
          <w:rFonts w:ascii="inherit" w:eastAsia="宋体" w:hAnsi="inherit" w:cs="Arial"/>
          <w:color w:val="34302D"/>
          <w:kern w:val="0"/>
          <w:sz w:val="24"/>
          <w:szCs w:val="24"/>
        </w:rPr>
        <w:t>: Annotation to indicate that a specific parameter, return value, or field can be </w:t>
      </w:r>
      <w:r w:rsidR="00BA0D5D" w:rsidRPr="00BA0D5D">
        <w:rPr>
          <w:rFonts w:ascii="Consolas" w:eastAsia="宋体" w:hAnsi="Consolas" w:cs="宋体"/>
          <w:color w:val="34302D"/>
          <w:kern w:val="0"/>
          <w:sz w:val="23"/>
          <w:szCs w:val="23"/>
          <w:shd w:val="clear" w:color="auto" w:fill="F7F7F8"/>
        </w:rPr>
        <w:t>null</w:t>
      </w:r>
      <w:r w:rsidR="00BA0D5D" w:rsidRPr="00BA0D5D">
        <w:rPr>
          <w:rFonts w:ascii="inherit" w:eastAsia="宋体" w:hAnsi="inherit" w:cs="Arial"/>
          <w:color w:val="34302D"/>
          <w:kern w:val="0"/>
          <w:sz w:val="24"/>
          <w:szCs w:val="24"/>
        </w:rPr>
        <w:t>.</w:t>
      </w:r>
    </w:p>
    <w:p w:rsidR="00BA0D5D" w:rsidRPr="00BA0D5D" w:rsidRDefault="00E91AFF" w:rsidP="00BA0D5D">
      <w:pPr>
        <w:widowControl/>
        <w:numPr>
          <w:ilvl w:val="0"/>
          <w:numId w:val="57"/>
        </w:numPr>
        <w:shd w:val="clear" w:color="auto" w:fill="FFFFFF"/>
        <w:spacing w:after="150"/>
        <w:ind w:left="360"/>
        <w:jc w:val="left"/>
        <w:rPr>
          <w:rFonts w:ascii="inherit" w:eastAsia="宋体" w:hAnsi="inherit" w:cs="Arial" w:hint="eastAsia"/>
          <w:color w:val="34302D"/>
          <w:kern w:val="0"/>
          <w:sz w:val="24"/>
          <w:szCs w:val="24"/>
        </w:rPr>
      </w:pPr>
      <w:hyperlink r:id="rId612" w:history="1">
        <w:r w:rsidR="00BA0D5D" w:rsidRPr="00BA0D5D">
          <w:rPr>
            <w:rFonts w:ascii="Consolas" w:eastAsia="宋体" w:hAnsi="Consolas" w:cs="宋体"/>
            <w:color w:val="548E2E"/>
            <w:kern w:val="0"/>
            <w:sz w:val="23"/>
            <w:szCs w:val="23"/>
            <w:u w:val="single"/>
            <w:shd w:val="clear" w:color="auto" w:fill="F7F7F8"/>
          </w:rPr>
          <w:t>@NonNull</w:t>
        </w:r>
      </w:hyperlink>
      <w:r w:rsidR="00BA0D5D" w:rsidRPr="00BA0D5D">
        <w:rPr>
          <w:rFonts w:ascii="inherit" w:eastAsia="宋体" w:hAnsi="inherit" w:cs="Arial"/>
          <w:color w:val="34302D"/>
          <w:kern w:val="0"/>
          <w:sz w:val="24"/>
          <w:szCs w:val="24"/>
        </w:rPr>
        <w:t>: Annotation to indicate that a specific parameter, return value, or field cannot be </w:t>
      </w:r>
      <w:r w:rsidR="00BA0D5D" w:rsidRPr="00BA0D5D">
        <w:rPr>
          <w:rFonts w:ascii="Consolas" w:eastAsia="宋体" w:hAnsi="Consolas" w:cs="宋体"/>
          <w:color w:val="34302D"/>
          <w:kern w:val="0"/>
          <w:sz w:val="23"/>
          <w:szCs w:val="23"/>
          <w:shd w:val="clear" w:color="auto" w:fill="F7F7F8"/>
        </w:rPr>
        <w:t>null</w:t>
      </w:r>
      <w:r w:rsidR="00BA0D5D" w:rsidRPr="00BA0D5D">
        <w:rPr>
          <w:rFonts w:ascii="inherit" w:eastAsia="宋体" w:hAnsi="inherit" w:cs="Arial"/>
          <w:color w:val="34302D"/>
          <w:kern w:val="0"/>
          <w:sz w:val="24"/>
          <w:szCs w:val="24"/>
        </w:rPr>
        <w:t> (not needed on parameters / return values and fields where </w:t>
      </w:r>
      <w:r w:rsidR="00BA0D5D" w:rsidRPr="00BA0D5D">
        <w:rPr>
          <w:rFonts w:ascii="Consolas" w:eastAsia="宋体" w:hAnsi="Consolas" w:cs="宋体"/>
          <w:color w:val="34302D"/>
          <w:kern w:val="0"/>
          <w:sz w:val="23"/>
          <w:szCs w:val="23"/>
          <w:shd w:val="clear" w:color="auto" w:fill="F7F7F8"/>
        </w:rPr>
        <w:t>@NonNullApi</w:t>
      </w:r>
      <w:r w:rsidR="00BA0D5D" w:rsidRPr="00BA0D5D">
        <w:rPr>
          <w:rFonts w:ascii="inherit" w:eastAsia="宋体" w:hAnsi="inherit" w:cs="Arial"/>
          <w:color w:val="34302D"/>
          <w:kern w:val="0"/>
          <w:sz w:val="24"/>
          <w:szCs w:val="24"/>
        </w:rPr>
        <w:t> and </w:t>
      </w:r>
      <w:r w:rsidR="00BA0D5D" w:rsidRPr="00BA0D5D">
        <w:rPr>
          <w:rFonts w:ascii="Consolas" w:eastAsia="宋体" w:hAnsi="Consolas" w:cs="宋体"/>
          <w:color w:val="34302D"/>
          <w:kern w:val="0"/>
          <w:sz w:val="23"/>
          <w:szCs w:val="23"/>
          <w:shd w:val="clear" w:color="auto" w:fill="F7F7F8"/>
        </w:rPr>
        <w:t>@NonNullFields</w:t>
      </w:r>
      <w:r w:rsidR="00BA0D5D" w:rsidRPr="00BA0D5D">
        <w:rPr>
          <w:rFonts w:ascii="inherit" w:eastAsia="宋体" w:hAnsi="inherit" w:cs="Arial"/>
          <w:color w:val="34302D"/>
          <w:kern w:val="0"/>
          <w:sz w:val="24"/>
          <w:szCs w:val="24"/>
        </w:rPr>
        <w:t> apply, respectively).</w:t>
      </w:r>
    </w:p>
    <w:p w:rsidR="00BA0D5D" w:rsidRPr="00BA0D5D" w:rsidRDefault="00E91AFF" w:rsidP="00BA0D5D">
      <w:pPr>
        <w:widowControl/>
        <w:numPr>
          <w:ilvl w:val="0"/>
          <w:numId w:val="57"/>
        </w:numPr>
        <w:shd w:val="clear" w:color="auto" w:fill="FFFFFF"/>
        <w:spacing w:after="150"/>
        <w:ind w:left="360"/>
        <w:jc w:val="left"/>
        <w:rPr>
          <w:rFonts w:ascii="inherit" w:eastAsia="宋体" w:hAnsi="inherit" w:cs="Arial" w:hint="eastAsia"/>
          <w:color w:val="34302D"/>
          <w:kern w:val="0"/>
          <w:sz w:val="24"/>
          <w:szCs w:val="24"/>
        </w:rPr>
      </w:pPr>
      <w:hyperlink r:id="rId613" w:history="1">
        <w:r w:rsidR="00BA0D5D" w:rsidRPr="00BA0D5D">
          <w:rPr>
            <w:rFonts w:ascii="Consolas" w:eastAsia="宋体" w:hAnsi="Consolas" w:cs="宋体"/>
            <w:color w:val="548E2E"/>
            <w:kern w:val="0"/>
            <w:sz w:val="23"/>
            <w:szCs w:val="23"/>
            <w:u w:val="single"/>
            <w:shd w:val="clear" w:color="auto" w:fill="F7F7F8"/>
          </w:rPr>
          <w:t>@NonNullApi</w:t>
        </w:r>
      </w:hyperlink>
      <w:r w:rsidR="00BA0D5D" w:rsidRPr="00BA0D5D">
        <w:rPr>
          <w:rFonts w:ascii="inherit" w:eastAsia="宋体" w:hAnsi="inherit" w:cs="Arial"/>
          <w:color w:val="34302D"/>
          <w:kern w:val="0"/>
          <w:sz w:val="24"/>
          <w:szCs w:val="24"/>
        </w:rPr>
        <w:t>: Annotation at the package level that declares non-null as the default semantics for parameters and return values.</w:t>
      </w:r>
    </w:p>
    <w:p w:rsidR="00BA0D5D" w:rsidRPr="00BA0D5D" w:rsidRDefault="00E91AFF" w:rsidP="00BA0D5D">
      <w:pPr>
        <w:widowControl/>
        <w:numPr>
          <w:ilvl w:val="0"/>
          <w:numId w:val="57"/>
        </w:numPr>
        <w:shd w:val="clear" w:color="auto" w:fill="FFFFFF"/>
        <w:spacing w:after="150"/>
        <w:ind w:left="360"/>
        <w:jc w:val="left"/>
        <w:rPr>
          <w:rFonts w:ascii="inherit" w:eastAsia="宋体" w:hAnsi="inherit" w:cs="Arial" w:hint="eastAsia"/>
          <w:color w:val="34302D"/>
          <w:kern w:val="0"/>
          <w:sz w:val="24"/>
          <w:szCs w:val="24"/>
        </w:rPr>
      </w:pPr>
      <w:hyperlink r:id="rId614" w:history="1">
        <w:r w:rsidR="00BA0D5D" w:rsidRPr="00BA0D5D">
          <w:rPr>
            <w:rFonts w:ascii="Consolas" w:eastAsia="宋体" w:hAnsi="Consolas" w:cs="宋体"/>
            <w:color w:val="548E2E"/>
            <w:kern w:val="0"/>
            <w:sz w:val="23"/>
            <w:szCs w:val="23"/>
            <w:u w:val="single"/>
            <w:shd w:val="clear" w:color="auto" w:fill="F7F7F8"/>
          </w:rPr>
          <w:t>@NonNullFields</w:t>
        </w:r>
      </w:hyperlink>
      <w:r w:rsidR="00BA0D5D" w:rsidRPr="00BA0D5D">
        <w:rPr>
          <w:rFonts w:ascii="inherit" w:eastAsia="宋体" w:hAnsi="inherit" w:cs="Arial"/>
          <w:color w:val="34302D"/>
          <w:kern w:val="0"/>
          <w:sz w:val="24"/>
          <w:szCs w:val="24"/>
        </w:rPr>
        <w:t>: Annotation at the package level that declares non-null as the default semantics for fields.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Spring Framework itself leverages these annotations, but they can also be used in any Spring-based Java project to declare null-safe APIs and optionally null-safe fields. Generic type arguments, varargs and array elements nullability are not supported yet but should be in an upcoming release, see </w:t>
      </w:r>
      <w:hyperlink r:id="rId615" w:history="1">
        <w:r w:rsidRPr="00BA0D5D">
          <w:rPr>
            <w:rFonts w:ascii="inherit" w:eastAsia="宋体" w:hAnsi="inherit" w:cs="Arial"/>
            <w:color w:val="548E2E"/>
            <w:kern w:val="0"/>
            <w:sz w:val="24"/>
            <w:szCs w:val="24"/>
            <w:u w:val="single"/>
          </w:rPr>
          <w:t>SPR-15942</w:t>
        </w:r>
      </w:hyperlink>
      <w:r w:rsidRPr="00BA0D5D">
        <w:rPr>
          <w:rFonts w:ascii="inherit" w:eastAsia="宋体" w:hAnsi="inherit" w:cs="Arial"/>
          <w:color w:val="34302D"/>
          <w:kern w:val="0"/>
          <w:sz w:val="24"/>
          <w:szCs w:val="24"/>
        </w:rPr>
        <w:t> for up-to-date information. Nullability declarations are expected to be fine-tuned between Spring Framework releases, including minor ones. Nullability of types used inside method bodies is outside of the scope of this feature.</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Other common libraries such as Reactor and Spring Data provide null-safe APIs that use a similar nullability arrangement, delivering a consistent overall experience for Spring application developers.</w:t>
            </w:r>
          </w:p>
        </w:tc>
      </w:tr>
    </w:tbl>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85" w:name="_Toc15219553"/>
      <w:r w:rsidRPr="00BA0D5D">
        <w:rPr>
          <w:rFonts w:ascii="Arial" w:eastAsia="宋体" w:hAnsi="Arial" w:cs="Arial"/>
          <w:color w:val="34302D"/>
          <w:kern w:val="0"/>
          <w:sz w:val="41"/>
          <w:szCs w:val="41"/>
        </w:rPr>
        <w:t>7.1. Use cases</w:t>
      </w:r>
      <w:bookmarkEnd w:id="248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providing an explicit declaration for Spring Framework API nullability, these annotations can be used by an IDE (such as IDEA or Eclipse) to provide useful warnings related to null-safety in order to avoid </w:t>
      </w:r>
      <w:r w:rsidRPr="00BA0D5D">
        <w:rPr>
          <w:rFonts w:ascii="Consolas" w:eastAsia="宋体" w:hAnsi="Consolas" w:cs="宋体"/>
          <w:color w:val="34302D"/>
          <w:kern w:val="0"/>
          <w:sz w:val="23"/>
          <w:szCs w:val="23"/>
          <w:shd w:val="clear" w:color="auto" w:fill="F7F7F8"/>
        </w:rPr>
        <w:t>NullPointerException</w:t>
      </w:r>
      <w:r w:rsidRPr="00BA0D5D">
        <w:rPr>
          <w:rFonts w:ascii="inherit" w:eastAsia="宋体" w:hAnsi="inherit" w:cs="Arial"/>
          <w:color w:val="34302D"/>
          <w:kern w:val="0"/>
          <w:sz w:val="24"/>
          <w:szCs w:val="24"/>
        </w:rPr>
        <w:t> at runtime.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They are also used to make Spring API null-safe in Kotlin projects, since Kotlin natively supports </w:t>
      </w:r>
      <w:hyperlink r:id="rId616" w:history="1">
        <w:r w:rsidRPr="00BA0D5D">
          <w:rPr>
            <w:rFonts w:ascii="inherit" w:eastAsia="宋体" w:hAnsi="inherit" w:cs="Arial"/>
            <w:color w:val="548E2E"/>
            <w:kern w:val="0"/>
            <w:sz w:val="24"/>
            <w:szCs w:val="24"/>
            <w:u w:val="single"/>
          </w:rPr>
          <w:t>null-safety</w:t>
        </w:r>
      </w:hyperlink>
      <w:r w:rsidRPr="00BA0D5D">
        <w:rPr>
          <w:rFonts w:ascii="inherit" w:eastAsia="宋体" w:hAnsi="inherit" w:cs="Arial"/>
          <w:color w:val="34302D"/>
          <w:kern w:val="0"/>
          <w:sz w:val="24"/>
          <w:szCs w:val="24"/>
        </w:rPr>
        <w:t>. More details are available in the </w:t>
      </w:r>
      <w:hyperlink r:id="rId617" w:anchor="kotlin-null-safety" w:history="1">
        <w:r w:rsidRPr="00BA0D5D">
          <w:rPr>
            <w:rFonts w:ascii="inherit" w:eastAsia="宋体" w:hAnsi="inherit" w:cs="Arial"/>
            <w:color w:val="548E2E"/>
            <w:kern w:val="0"/>
            <w:sz w:val="24"/>
            <w:szCs w:val="24"/>
            <w:u w:val="single"/>
          </w:rPr>
          <w:t>Kotlin support documentation</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86" w:name="_Toc15219554"/>
      <w:r w:rsidRPr="00BA0D5D">
        <w:rPr>
          <w:rFonts w:ascii="Arial" w:eastAsia="宋体" w:hAnsi="Arial" w:cs="Arial"/>
          <w:color w:val="34302D"/>
          <w:kern w:val="0"/>
          <w:sz w:val="41"/>
          <w:szCs w:val="41"/>
        </w:rPr>
        <w:t>7.2. JSR-305 meta-annotations</w:t>
      </w:r>
      <w:bookmarkEnd w:id="248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 annotations are meta-annotated with </w:t>
      </w:r>
      <w:hyperlink r:id="rId618" w:history="1">
        <w:r w:rsidRPr="00BA0D5D">
          <w:rPr>
            <w:rFonts w:ascii="inherit" w:eastAsia="宋体" w:hAnsi="inherit" w:cs="Arial"/>
            <w:color w:val="548E2E"/>
            <w:kern w:val="0"/>
            <w:sz w:val="24"/>
            <w:szCs w:val="24"/>
            <w:u w:val="single"/>
          </w:rPr>
          <w:t>JSR 305</w:t>
        </w:r>
      </w:hyperlink>
      <w:r w:rsidRPr="00BA0D5D">
        <w:rPr>
          <w:rFonts w:ascii="inherit" w:eastAsia="宋体" w:hAnsi="inherit" w:cs="Arial"/>
          <w:color w:val="34302D"/>
          <w:kern w:val="0"/>
          <w:sz w:val="24"/>
          <w:szCs w:val="24"/>
        </w:rPr>
        <w:t> annotations (a dormant but wide-spread JSR). JSR-305 meta-annotations let tooling vendors like IDEA or Kotlin provide null-safety support in a generic way, without having to hard-code support for Spring annotations.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It is not necessary nor recommended to add a JSR-305 dependency to the project classpath to take advantage of Spring null-safe API. Only projects such as Spring-based libraries that use null-safety annotations in their codebase should add </w:t>
      </w:r>
      <w:r w:rsidRPr="00BA0D5D">
        <w:rPr>
          <w:rFonts w:ascii="Consolas" w:eastAsia="宋体" w:hAnsi="Consolas" w:cs="宋体"/>
          <w:color w:val="34302D"/>
          <w:kern w:val="0"/>
          <w:sz w:val="23"/>
          <w:szCs w:val="23"/>
          <w:shd w:val="clear" w:color="auto" w:fill="F7F7F8"/>
        </w:rPr>
        <w:t>com.google.code.findbugs:jsr305:3.0.2</w:t>
      </w:r>
      <w:r w:rsidRPr="00BA0D5D">
        <w:rPr>
          <w:rFonts w:ascii="inherit" w:eastAsia="宋体" w:hAnsi="inherit" w:cs="Arial"/>
          <w:color w:val="34302D"/>
          <w:kern w:val="0"/>
          <w:sz w:val="24"/>
          <w:szCs w:val="24"/>
        </w:rPr>
        <w:t> with </w:t>
      </w:r>
      <w:r w:rsidRPr="00BA0D5D">
        <w:rPr>
          <w:rFonts w:ascii="Consolas" w:eastAsia="宋体" w:hAnsi="Consolas" w:cs="宋体"/>
          <w:color w:val="34302D"/>
          <w:kern w:val="0"/>
          <w:sz w:val="23"/>
          <w:szCs w:val="23"/>
          <w:shd w:val="clear" w:color="auto" w:fill="F7F7F8"/>
        </w:rPr>
        <w:t>compileOnly</w:t>
      </w:r>
      <w:r w:rsidRPr="00BA0D5D">
        <w:rPr>
          <w:rFonts w:ascii="inherit" w:eastAsia="宋体" w:hAnsi="inherit" w:cs="Arial"/>
          <w:color w:val="34302D"/>
          <w:kern w:val="0"/>
          <w:sz w:val="24"/>
          <w:szCs w:val="24"/>
        </w:rPr>
        <w:t> Gradle configuration or Maven </w:t>
      </w:r>
      <w:r w:rsidRPr="00BA0D5D">
        <w:rPr>
          <w:rFonts w:ascii="Consolas" w:eastAsia="宋体" w:hAnsi="Consolas" w:cs="宋体"/>
          <w:color w:val="34302D"/>
          <w:kern w:val="0"/>
          <w:sz w:val="23"/>
          <w:szCs w:val="23"/>
          <w:shd w:val="clear" w:color="auto" w:fill="F7F7F8"/>
        </w:rPr>
        <w:t>provided</w:t>
      </w:r>
      <w:r w:rsidRPr="00BA0D5D">
        <w:rPr>
          <w:rFonts w:ascii="inherit" w:eastAsia="宋体" w:hAnsi="inherit" w:cs="Arial"/>
          <w:color w:val="34302D"/>
          <w:kern w:val="0"/>
          <w:sz w:val="24"/>
          <w:szCs w:val="24"/>
        </w:rPr>
        <w:t> scope to avoid compile warnings.</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487" w:name="_Toc15219555"/>
      <w:r w:rsidRPr="00BA0D5D">
        <w:rPr>
          <w:rFonts w:ascii="Arial" w:eastAsia="宋体" w:hAnsi="Arial" w:cs="Arial"/>
          <w:color w:val="34302D"/>
          <w:kern w:val="0"/>
          <w:sz w:val="55"/>
          <w:szCs w:val="55"/>
        </w:rPr>
        <w:lastRenderedPageBreak/>
        <w:t>8. Data Buffers and Codecs</w:t>
      </w:r>
      <w:bookmarkEnd w:id="2487"/>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Java NIO provides </w:t>
      </w:r>
      <w:r w:rsidRPr="00BA0D5D">
        <w:rPr>
          <w:rFonts w:ascii="Consolas" w:eastAsia="宋体" w:hAnsi="Consolas" w:cs="宋体"/>
          <w:color w:val="34302D"/>
          <w:kern w:val="0"/>
          <w:sz w:val="23"/>
          <w:szCs w:val="23"/>
          <w:shd w:val="clear" w:color="auto" w:fill="F7F7F8"/>
        </w:rPr>
        <w:t>ByteBuffer</w:t>
      </w:r>
      <w:r w:rsidRPr="00BA0D5D">
        <w:rPr>
          <w:rFonts w:ascii="inherit" w:eastAsia="宋体" w:hAnsi="inherit" w:cs="Arial"/>
          <w:color w:val="34302D"/>
          <w:kern w:val="0"/>
          <w:sz w:val="24"/>
          <w:szCs w:val="24"/>
        </w:rPr>
        <w:t> but many libraries build their own byte buffer API on top, especially for network operations where reusing buffers and/or using direct buffers is beneficial for performance. For example Netty has the </w:t>
      </w:r>
      <w:r w:rsidRPr="00BA0D5D">
        <w:rPr>
          <w:rFonts w:ascii="Consolas" w:eastAsia="宋体" w:hAnsi="Consolas" w:cs="宋体"/>
          <w:color w:val="34302D"/>
          <w:kern w:val="0"/>
          <w:sz w:val="23"/>
          <w:szCs w:val="23"/>
          <w:shd w:val="clear" w:color="auto" w:fill="F7F7F8"/>
        </w:rPr>
        <w:t>ByteBuf</w:t>
      </w:r>
      <w:r w:rsidRPr="00BA0D5D">
        <w:rPr>
          <w:rFonts w:ascii="inherit" w:eastAsia="宋体" w:hAnsi="inherit" w:cs="Arial"/>
          <w:color w:val="34302D"/>
          <w:kern w:val="0"/>
          <w:sz w:val="24"/>
          <w:szCs w:val="24"/>
        </w:rPr>
        <w:t> hierarchy, Undertow uses XNIO, Jetty uses pooled byte buffers with a callback to be released, and so on. The </w:t>
      </w:r>
      <w:r w:rsidRPr="00BA0D5D">
        <w:rPr>
          <w:rFonts w:ascii="Consolas" w:eastAsia="宋体" w:hAnsi="Consolas" w:cs="宋体"/>
          <w:color w:val="34302D"/>
          <w:kern w:val="0"/>
          <w:sz w:val="23"/>
          <w:szCs w:val="23"/>
          <w:shd w:val="clear" w:color="auto" w:fill="F7F7F8"/>
        </w:rPr>
        <w:t>spring-core</w:t>
      </w:r>
      <w:r w:rsidRPr="00BA0D5D">
        <w:rPr>
          <w:rFonts w:ascii="inherit" w:eastAsia="宋体" w:hAnsi="inherit" w:cs="Arial"/>
          <w:color w:val="34302D"/>
          <w:kern w:val="0"/>
          <w:sz w:val="24"/>
          <w:szCs w:val="24"/>
        </w:rPr>
        <w:t> module provides a set of abstractions to work with various byte buffer APIs as follows:</w:t>
      </w:r>
    </w:p>
    <w:p w:rsidR="00BA0D5D" w:rsidRPr="00BA0D5D" w:rsidRDefault="00E91AFF" w:rsidP="00BA0D5D">
      <w:pPr>
        <w:widowControl/>
        <w:numPr>
          <w:ilvl w:val="0"/>
          <w:numId w:val="58"/>
        </w:numPr>
        <w:shd w:val="clear" w:color="auto" w:fill="FFFFFF"/>
        <w:spacing w:after="150"/>
        <w:ind w:left="360"/>
        <w:jc w:val="left"/>
        <w:rPr>
          <w:rFonts w:ascii="inherit" w:eastAsia="宋体" w:hAnsi="inherit" w:cs="Arial" w:hint="eastAsia"/>
          <w:color w:val="34302D"/>
          <w:kern w:val="0"/>
          <w:sz w:val="24"/>
          <w:szCs w:val="24"/>
        </w:rPr>
      </w:pPr>
      <w:hyperlink r:id="rId619" w:anchor="databuffers-factory" w:history="1">
        <w:r w:rsidR="00BA0D5D" w:rsidRPr="00BA0D5D">
          <w:rPr>
            <w:rFonts w:ascii="Consolas" w:eastAsia="宋体" w:hAnsi="Consolas" w:cs="宋体"/>
            <w:color w:val="548E2E"/>
            <w:kern w:val="0"/>
            <w:sz w:val="23"/>
            <w:szCs w:val="23"/>
            <w:u w:val="single"/>
            <w:shd w:val="clear" w:color="auto" w:fill="F7F7F8"/>
          </w:rPr>
          <w:t>DataBufferFactory</w:t>
        </w:r>
      </w:hyperlink>
      <w:r w:rsidR="00BA0D5D" w:rsidRPr="00BA0D5D">
        <w:rPr>
          <w:rFonts w:ascii="inherit" w:eastAsia="宋体" w:hAnsi="inherit" w:cs="Arial"/>
          <w:color w:val="34302D"/>
          <w:kern w:val="0"/>
          <w:sz w:val="24"/>
          <w:szCs w:val="24"/>
        </w:rPr>
        <w:t> abstracts the creation of a data buffer.</w:t>
      </w:r>
    </w:p>
    <w:p w:rsidR="00BA0D5D" w:rsidRPr="00BA0D5D" w:rsidRDefault="00E91AFF" w:rsidP="00BA0D5D">
      <w:pPr>
        <w:widowControl/>
        <w:numPr>
          <w:ilvl w:val="0"/>
          <w:numId w:val="58"/>
        </w:numPr>
        <w:shd w:val="clear" w:color="auto" w:fill="FFFFFF"/>
        <w:spacing w:after="150"/>
        <w:ind w:left="360"/>
        <w:jc w:val="left"/>
        <w:rPr>
          <w:rFonts w:ascii="inherit" w:eastAsia="宋体" w:hAnsi="inherit" w:cs="Arial" w:hint="eastAsia"/>
          <w:color w:val="34302D"/>
          <w:kern w:val="0"/>
          <w:sz w:val="24"/>
          <w:szCs w:val="24"/>
        </w:rPr>
      </w:pPr>
      <w:hyperlink r:id="rId620" w:anchor="databuffers-buffer" w:history="1">
        <w:r w:rsidR="00BA0D5D" w:rsidRPr="00BA0D5D">
          <w:rPr>
            <w:rFonts w:ascii="Consolas" w:eastAsia="宋体" w:hAnsi="Consolas" w:cs="宋体"/>
            <w:color w:val="548E2E"/>
            <w:kern w:val="0"/>
            <w:sz w:val="23"/>
            <w:szCs w:val="23"/>
            <w:u w:val="single"/>
            <w:shd w:val="clear" w:color="auto" w:fill="F7F7F8"/>
          </w:rPr>
          <w:t>DataBuffer</w:t>
        </w:r>
      </w:hyperlink>
      <w:r w:rsidR="00BA0D5D" w:rsidRPr="00BA0D5D">
        <w:rPr>
          <w:rFonts w:ascii="inherit" w:eastAsia="宋体" w:hAnsi="inherit" w:cs="Arial"/>
          <w:color w:val="34302D"/>
          <w:kern w:val="0"/>
          <w:sz w:val="24"/>
          <w:szCs w:val="24"/>
        </w:rPr>
        <w:t> represents a byte buffer, which may be </w:t>
      </w:r>
      <w:hyperlink r:id="rId621" w:anchor="databuffers-buffer-pooled" w:history="1">
        <w:r w:rsidR="00BA0D5D" w:rsidRPr="00BA0D5D">
          <w:rPr>
            <w:rFonts w:ascii="inherit" w:eastAsia="宋体" w:hAnsi="inherit" w:cs="Arial"/>
            <w:color w:val="548E2E"/>
            <w:kern w:val="0"/>
            <w:sz w:val="24"/>
            <w:szCs w:val="24"/>
            <w:u w:val="single"/>
          </w:rPr>
          <w:t>pooled</w:t>
        </w:r>
      </w:hyperlink>
      <w:r w:rsidR="00BA0D5D" w:rsidRPr="00BA0D5D">
        <w:rPr>
          <w:rFonts w:ascii="inherit" w:eastAsia="宋体" w:hAnsi="inherit" w:cs="Arial"/>
          <w:color w:val="34302D"/>
          <w:kern w:val="0"/>
          <w:sz w:val="24"/>
          <w:szCs w:val="24"/>
        </w:rPr>
        <w:t>.</w:t>
      </w:r>
    </w:p>
    <w:p w:rsidR="00BA0D5D" w:rsidRPr="00BA0D5D" w:rsidRDefault="00E91AFF" w:rsidP="00BA0D5D">
      <w:pPr>
        <w:widowControl/>
        <w:numPr>
          <w:ilvl w:val="0"/>
          <w:numId w:val="58"/>
        </w:numPr>
        <w:shd w:val="clear" w:color="auto" w:fill="FFFFFF"/>
        <w:spacing w:after="150"/>
        <w:ind w:left="360"/>
        <w:jc w:val="left"/>
        <w:rPr>
          <w:rFonts w:ascii="inherit" w:eastAsia="宋体" w:hAnsi="inherit" w:cs="Arial" w:hint="eastAsia"/>
          <w:color w:val="34302D"/>
          <w:kern w:val="0"/>
          <w:sz w:val="24"/>
          <w:szCs w:val="24"/>
        </w:rPr>
      </w:pPr>
      <w:hyperlink r:id="rId622" w:anchor="databuffers-utils" w:history="1">
        <w:r w:rsidR="00BA0D5D" w:rsidRPr="00BA0D5D">
          <w:rPr>
            <w:rFonts w:ascii="Consolas" w:eastAsia="宋体" w:hAnsi="Consolas" w:cs="宋体"/>
            <w:color w:val="548E2E"/>
            <w:kern w:val="0"/>
            <w:sz w:val="23"/>
            <w:szCs w:val="23"/>
            <w:u w:val="single"/>
            <w:shd w:val="clear" w:color="auto" w:fill="F7F7F8"/>
          </w:rPr>
          <w:t>DataBufferUtils</w:t>
        </w:r>
      </w:hyperlink>
      <w:r w:rsidR="00BA0D5D" w:rsidRPr="00BA0D5D">
        <w:rPr>
          <w:rFonts w:ascii="inherit" w:eastAsia="宋体" w:hAnsi="inherit" w:cs="Arial"/>
          <w:color w:val="34302D"/>
          <w:kern w:val="0"/>
          <w:sz w:val="24"/>
          <w:szCs w:val="24"/>
        </w:rPr>
        <w:t> offers utility methods for data buffers.</w:t>
      </w:r>
    </w:p>
    <w:p w:rsidR="00BA0D5D" w:rsidRPr="00BA0D5D" w:rsidRDefault="00E91AFF" w:rsidP="00BA0D5D">
      <w:pPr>
        <w:widowControl/>
        <w:numPr>
          <w:ilvl w:val="0"/>
          <w:numId w:val="58"/>
        </w:numPr>
        <w:shd w:val="clear" w:color="auto" w:fill="FFFFFF"/>
        <w:spacing w:after="150"/>
        <w:ind w:left="360"/>
        <w:jc w:val="left"/>
        <w:rPr>
          <w:rFonts w:ascii="inherit" w:eastAsia="宋体" w:hAnsi="inherit" w:cs="Arial" w:hint="eastAsia"/>
          <w:color w:val="34302D"/>
          <w:kern w:val="0"/>
          <w:sz w:val="24"/>
          <w:szCs w:val="24"/>
        </w:rPr>
      </w:pPr>
      <w:hyperlink r:id="rId623" w:anchor="codecs" w:history="1">
        <w:r w:rsidR="00BA0D5D" w:rsidRPr="00BA0D5D">
          <w:rPr>
            <w:rFonts w:ascii="inherit" w:eastAsia="宋体" w:hAnsi="inherit" w:cs="Arial"/>
            <w:color w:val="548E2E"/>
            <w:kern w:val="0"/>
            <w:sz w:val="24"/>
            <w:szCs w:val="24"/>
            <w:u w:val="single"/>
          </w:rPr>
          <w:t>Codecs</w:t>
        </w:r>
      </w:hyperlink>
      <w:r w:rsidR="00BA0D5D" w:rsidRPr="00BA0D5D">
        <w:rPr>
          <w:rFonts w:ascii="inherit" w:eastAsia="宋体" w:hAnsi="inherit" w:cs="Arial"/>
          <w:color w:val="34302D"/>
          <w:kern w:val="0"/>
          <w:sz w:val="24"/>
          <w:szCs w:val="24"/>
        </w:rPr>
        <w:t> decode or encode streams data buffer streams into higher level objects.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88" w:name="_Toc15219556"/>
      <w:r w:rsidRPr="00BA0D5D">
        <w:rPr>
          <w:rFonts w:ascii="Arial" w:eastAsia="宋体" w:hAnsi="Arial" w:cs="Arial"/>
          <w:color w:val="34302D"/>
          <w:kern w:val="0"/>
          <w:sz w:val="41"/>
          <w:szCs w:val="41"/>
        </w:rPr>
        <w:t>8.1. </w:t>
      </w:r>
      <w:r w:rsidRPr="00BA0D5D">
        <w:rPr>
          <w:rFonts w:ascii="Consolas" w:eastAsia="宋体" w:hAnsi="Consolas" w:cs="宋体"/>
          <w:color w:val="34302D"/>
          <w:kern w:val="0"/>
          <w:sz w:val="39"/>
          <w:szCs w:val="39"/>
          <w:shd w:val="clear" w:color="auto" w:fill="F7F7F8"/>
        </w:rPr>
        <w:t>DataBufferFactory</w:t>
      </w:r>
      <w:bookmarkEnd w:id="2488"/>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DataBufferFactory</w:t>
      </w:r>
      <w:r w:rsidRPr="00BA0D5D">
        <w:rPr>
          <w:rFonts w:ascii="inherit" w:eastAsia="宋体" w:hAnsi="inherit" w:cs="Arial"/>
          <w:color w:val="34302D"/>
          <w:kern w:val="0"/>
          <w:sz w:val="24"/>
          <w:szCs w:val="24"/>
        </w:rPr>
        <w:t> is used to create data buffers in one of two ways:</w:t>
      </w:r>
    </w:p>
    <w:p w:rsidR="00BA0D5D" w:rsidRPr="00BA0D5D" w:rsidRDefault="00BA0D5D" w:rsidP="00BA0D5D">
      <w:pPr>
        <w:widowControl/>
        <w:numPr>
          <w:ilvl w:val="0"/>
          <w:numId w:val="59"/>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Allocate a new data buffer, optionally specifying capacity upfront, if known, which is more efficient even though implementations of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can grow and shrink on demand.</w:t>
      </w:r>
    </w:p>
    <w:p w:rsidR="00BA0D5D" w:rsidRPr="00BA0D5D" w:rsidRDefault="00BA0D5D" w:rsidP="00BA0D5D">
      <w:pPr>
        <w:widowControl/>
        <w:numPr>
          <w:ilvl w:val="0"/>
          <w:numId w:val="59"/>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Wrap an existing </w:t>
      </w:r>
      <w:r w:rsidRPr="00BA0D5D">
        <w:rPr>
          <w:rFonts w:ascii="Consolas" w:eastAsia="宋体" w:hAnsi="Consolas" w:cs="宋体"/>
          <w:color w:val="34302D"/>
          <w:kern w:val="0"/>
          <w:sz w:val="23"/>
          <w:szCs w:val="23"/>
          <w:shd w:val="clear" w:color="auto" w:fill="F7F7F8"/>
        </w:rPr>
        <w:t>byte[]</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java.nio.ByteBuffer</w:t>
      </w:r>
      <w:r w:rsidRPr="00BA0D5D">
        <w:rPr>
          <w:rFonts w:ascii="inherit" w:eastAsia="宋体" w:hAnsi="inherit" w:cs="Arial"/>
          <w:color w:val="34302D"/>
          <w:kern w:val="0"/>
          <w:sz w:val="24"/>
          <w:szCs w:val="24"/>
        </w:rPr>
        <w:t>, which decorates the given data with a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implementation and that does not involve allocation.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WebFlux applications do not create a </w:t>
      </w:r>
      <w:r w:rsidRPr="00BA0D5D">
        <w:rPr>
          <w:rFonts w:ascii="Consolas" w:eastAsia="宋体" w:hAnsi="Consolas" w:cs="宋体"/>
          <w:color w:val="34302D"/>
          <w:kern w:val="0"/>
          <w:sz w:val="23"/>
          <w:szCs w:val="23"/>
          <w:shd w:val="clear" w:color="auto" w:fill="F7F7F8"/>
        </w:rPr>
        <w:t>DataBufferFactory</w:t>
      </w:r>
      <w:r w:rsidRPr="00BA0D5D">
        <w:rPr>
          <w:rFonts w:ascii="inherit" w:eastAsia="宋体" w:hAnsi="inherit" w:cs="Arial"/>
          <w:color w:val="34302D"/>
          <w:kern w:val="0"/>
          <w:sz w:val="24"/>
          <w:szCs w:val="24"/>
        </w:rPr>
        <w:t> directly but instead access it through the </w:t>
      </w:r>
      <w:r w:rsidRPr="00BA0D5D">
        <w:rPr>
          <w:rFonts w:ascii="Consolas" w:eastAsia="宋体" w:hAnsi="Consolas" w:cs="宋体"/>
          <w:color w:val="34302D"/>
          <w:kern w:val="0"/>
          <w:sz w:val="23"/>
          <w:szCs w:val="23"/>
          <w:shd w:val="clear" w:color="auto" w:fill="F7F7F8"/>
        </w:rPr>
        <w:t>ServerHttpResponse</w:t>
      </w:r>
      <w:r w:rsidRPr="00BA0D5D">
        <w:rPr>
          <w:rFonts w:ascii="inherit" w:eastAsia="宋体" w:hAnsi="inherit" w:cs="Arial"/>
          <w:color w:val="34302D"/>
          <w:kern w:val="0"/>
          <w:sz w:val="24"/>
          <w:szCs w:val="24"/>
        </w:rPr>
        <w:t> or the </w:t>
      </w:r>
      <w:r w:rsidRPr="00BA0D5D">
        <w:rPr>
          <w:rFonts w:ascii="Consolas" w:eastAsia="宋体" w:hAnsi="Consolas" w:cs="宋体"/>
          <w:color w:val="34302D"/>
          <w:kern w:val="0"/>
          <w:sz w:val="23"/>
          <w:szCs w:val="23"/>
          <w:shd w:val="clear" w:color="auto" w:fill="F7F7F8"/>
        </w:rPr>
        <w:t>ClientHttpRequest</w:t>
      </w:r>
      <w:r w:rsidRPr="00BA0D5D">
        <w:rPr>
          <w:rFonts w:ascii="inherit" w:eastAsia="宋体" w:hAnsi="inherit" w:cs="Arial"/>
          <w:color w:val="34302D"/>
          <w:kern w:val="0"/>
          <w:sz w:val="24"/>
          <w:szCs w:val="24"/>
        </w:rPr>
        <w:t> on the client side. The type of factory depends on the underlying client or server, e.g. </w:t>
      </w:r>
      <w:r w:rsidRPr="00BA0D5D">
        <w:rPr>
          <w:rFonts w:ascii="Consolas" w:eastAsia="宋体" w:hAnsi="Consolas" w:cs="宋体"/>
          <w:color w:val="34302D"/>
          <w:kern w:val="0"/>
          <w:sz w:val="23"/>
          <w:szCs w:val="23"/>
          <w:shd w:val="clear" w:color="auto" w:fill="F7F7F8"/>
        </w:rPr>
        <w:t>NettyDataBufferFactory</w:t>
      </w:r>
      <w:r w:rsidRPr="00BA0D5D">
        <w:rPr>
          <w:rFonts w:ascii="inherit" w:eastAsia="宋体" w:hAnsi="inherit" w:cs="Arial"/>
          <w:color w:val="34302D"/>
          <w:kern w:val="0"/>
          <w:sz w:val="24"/>
          <w:szCs w:val="24"/>
        </w:rPr>
        <w:t> for Reactor Netty, </w:t>
      </w:r>
      <w:r w:rsidRPr="00BA0D5D">
        <w:rPr>
          <w:rFonts w:ascii="Consolas" w:eastAsia="宋体" w:hAnsi="Consolas" w:cs="宋体"/>
          <w:color w:val="34302D"/>
          <w:kern w:val="0"/>
          <w:sz w:val="23"/>
          <w:szCs w:val="23"/>
          <w:shd w:val="clear" w:color="auto" w:fill="F7F7F8"/>
        </w:rPr>
        <w:t>DefaultDataBufferFactory</w:t>
      </w:r>
      <w:r w:rsidRPr="00BA0D5D">
        <w:rPr>
          <w:rFonts w:ascii="inherit" w:eastAsia="宋体" w:hAnsi="inherit" w:cs="Arial"/>
          <w:color w:val="34302D"/>
          <w:kern w:val="0"/>
          <w:sz w:val="24"/>
          <w:szCs w:val="24"/>
        </w:rPr>
        <w:t> for others.</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89" w:name="_Toc15219557"/>
      <w:r w:rsidRPr="00BA0D5D">
        <w:rPr>
          <w:rFonts w:ascii="Arial" w:eastAsia="宋体" w:hAnsi="Arial" w:cs="Arial"/>
          <w:color w:val="34302D"/>
          <w:kern w:val="0"/>
          <w:sz w:val="41"/>
          <w:szCs w:val="41"/>
        </w:rPr>
        <w:t>8.2. </w:t>
      </w:r>
      <w:r w:rsidRPr="00BA0D5D">
        <w:rPr>
          <w:rFonts w:ascii="Consolas" w:eastAsia="宋体" w:hAnsi="Consolas" w:cs="宋体"/>
          <w:color w:val="34302D"/>
          <w:kern w:val="0"/>
          <w:sz w:val="39"/>
          <w:szCs w:val="39"/>
          <w:shd w:val="clear" w:color="auto" w:fill="F7F7F8"/>
        </w:rPr>
        <w:t>DataBuffer</w:t>
      </w:r>
      <w:bookmarkEnd w:id="2489"/>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interface offers similar operations as </w:t>
      </w:r>
      <w:r w:rsidRPr="00BA0D5D">
        <w:rPr>
          <w:rFonts w:ascii="Consolas" w:eastAsia="宋体" w:hAnsi="Consolas" w:cs="宋体"/>
          <w:color w:val="34302D"/>
          <w:kern w:val="0"/>
          <w:sz w:val="23"/>
          <w:szCs w:val="23"/>
          <w:shd w:val="clear" w:color="auto" w:fill="F7F7F8"/>
        </w:rPr>
        <w:t>java.nio.ByteBuffer</w:t>
      </w:r>
      <w:r w:rsidRPr="00BA0D5D">
        <w:rPr>
          <w:rFonts w:ascii="inherit" w:eastAsia="宋体" w:hAnsi="inherit" w:cs="Arial"/>
          <w:color w:val="34302D"/>
          <w:kern w:val="0"/>
          <w:sz w:val="24"/>
          <w:szCs w:val="24"/>
        </w:rPr>
        <w:t> but also brings a few additional benefits some of which are inspired by the Netty </w:t>
      </w:r>
      <w:r w:rsidRPr="00BA0D5D">
        <w:rPr>
          <w:rFonts w:ascii="Consolas" w:eastAsia="宋体" w:hAnsi="Consolas" w:cs="宋体"/>
          <w:color w:val="34302D"/>
          <w:kern w:val="0"/>
          <w:sz w:val="23"/>
          <w:szCs w:val="23"/>
          <w:shd w:val="clear" w:color="auto" w:fill="F7F7F8"/>
        </w:rPr>
        <w:t>ByteBuf</w:t>
      </w:r>
      <w:r w:rsidRPr="00BA0D5D">
        <w:rPr>
          <w:rFonts w:ascii="inherit" w:eastAsia="宋体" w:hAnsi="inherit" w:cs="Arial"/>
          <w:color w:val="34302D"/>
          <w:kern w:val="0"/>
          <w:sz w:val="24"/>
          <w:szCs w:val="24"/>
        </w:rPr>
        <w:t>. Below is a partial list of benefits:</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Read and write with independent positions, i.e. not requiring a call to </w:t>
      </w:r>
      <w:r w:rsidRPr="00BA0D5D">
        <w:rPr>
          <w:rFonts w:ascii="Consolas" w:eastAsia="宋体" w:hAnsi="Consolas" w:cs="宋体"/>
          <w:color w:val="34302D"/>
          <w:kern w:val="0"/>
          <w:sz w:val="23"/>
          <w:szCs w:val="23"/>
          <w:shd w:val="clear" w:color="auto" w:fill="F7F7F8"/>
        </w:rPr>
        <w:t>flip()</w:t>
      </w:r>
      <w:r w:rsidRPr="00BA0D5D">
        <w:rPr>
          <w:rFonts w:ascii="inherit" w:eastAsia="宋体" w:hAnsi="inherit" w:cs="Arial"/>
          <w:color w:val="34302D"/>
          <w:kern w:val="0"/>
          <w:sz w:val="24"/>
          <w:szCs w:val="24"/>
        </w:rPr>
        <w:t> to alternate between read and write.</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Capacity expanded on demand as with </w:t>
      </w:r>
      <w:r w:rsidRPr="00BA0D5D">
        <w:rPr>
          <w:rFonts w:ascii="Consolas" w:eastAsia="宋体" w:hAnsi="Consolas" w:cs="宋体"/>
          <w:color w:val="34302D"/>
          <w:kern w:val="0"/>
          <w:sz w:val="23"/>
          <w:szCs w:val="23"/>
          <w:shd w:val="clear" w:color="auto" w:fill="F7F7F8"/>
        </w:rPr>
        <w:t>java.lang.StringBuilder</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Pooled buffers and reference counting via </w:t>
      </w:r>
      <w:hyperlink r:id="rId624" w:anchor="databuffers-buffer-pooled" w:history="1">
        <w:r w:rsidRPr="00BA0D5D">
          <w:rPr>
            <w:rFonts w:ascii="Consolas" w:eastAsia="宋体" w:hAnsi="Consolas" w:cs="宋体"/>
            <w:color w:val="548E2E"/>
            <w:kern w:val="0"/>
            <w:sz w:val="23"/>
            <w:szCs w:val="23"/>
            <w:u w:val="single"/>
            <w:shd w:val="clear" w:color="auto" w:fill="F7F7F8"/>
          </w:rPr>
          <w:t>PooledDataBuffer</w:t>
        </w:r>
      </w:hyperlink>
      <w:r w:rsidRPr="00BA0D5D">
        <w:rPr>
          <w:rFonts w:ascii="inherit" w:eastAsia="宋体" w:hAnsi="inherit" w:cs="Arial"/>
          <w:color w:val="34302D"/>
          <w:kern w:val="0"/>
          <w:sz w:val="24"/>
          <w:szCs w:val="24"/>
        </w:rPr>
        <w:t>.</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View a buffer as </w:t>
      </w:r>
      <w:r w:rsidRPr="00BA0D5D">
        <w:rPr>
          <w:rFonts w:ascii="Consolas" w:eastAsia="宋体" w:hAnsi="Consolas" w:cs="宋体"/>
          <w:color w:val="34302D"/>
          <w:kern w:val="0"/>
          <w:sz w:val="23"/>
          <w:szCs w:val="23"/>
          <w:shd w:val="clear" w:color="auto" w:fill="F7F7F8"/>
        </w:rPr>
        <w:t>java.nio.ByteBuffer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OutputStream</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0"/>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Determine the index, or the last index, for a given byte.</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90" w:name="_Toc15219558"/>
      <w:r w:rsidRPr="00BA0D5D">
        <w:rPr>
          <w:rFonts w:ascii="Arial" w:eastAsia="宋体" w:hAnsi="Arial" w:cs="Arial"/>
          <w:color w:val="34302D"/>
          <w:kern w:val="0"/>
          <w:sz w:val="41"/>
          <w:szCs w:val="41"/>
        </w:rPr>
        <w:t>8.3. </w:t>
      </w:r>
      <w:r w:rsidRPr="00BA0D5D">
        <w:rPr>
          <w:rFonts w:ascii="Consolas" w:eastAsia="宋体" w:hAnsi="Consolas" w:cs="宋体"/>
          <w:color w:val="34302D"/>
          <w:kern w:val="0"/>
          <w:sz w:val="39"/>
          <w:szCs w:val="39"/>
          <w:shd w:val="clear" w:color="auto" w:fill="F7F7F8"/>
        </w:rPr>
        <w:t>PooledDataBuffer</w:t>
      </w:r>
      <w:bookmarkEnd w:id="2490"/>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As explained in the Javadoc for </w:t>
      </w:r>
      <w:hyperlink r:id="rId625" w:history="1">
        <w:r w:rsidRPr="00BA0D5D">
          <w:rPr>
            <w:rFonts w:ascii="inherit" w:eastAsia="宋体" w:hAnsi="inherit" w:cs="Arial"/>
            <w:color w:val="548E2E"/>
            <w:kern w:val="0"/>
            <w:sz w:val="24"/>
            <w:szCs w:val="24"/>
            <w:u w:val="single"/>
          </w:rPr>
          <w:t>ByteBuffer</w:t>
        </w:r>
      </w:hyperlink>
      <w:r w:rsidRPr="00BA0D5D">
        <w:rPr>
          <w:rFonts w:ascii="inherit" w:eastAsia="宋体" w:hAnsi="inherit" w:cs="Arial"/>
          <w:color w:val="34302D"/>
          <w:kern w:val="0"/>
          <w:sz w:val="24"/>
          <w:szCs w:val="24"/>
        </w:rPr>
        <w:t xml:space="preserve">, byte buffers can be direct or non-direct. Direct buffers may reside outside the Java heap which eliminates the need for copying for native I/O operations. That makes </w:t>
      </w:r>
      <w:r w:rsidRPr="00BA0D5D">
        <w:rPr>
          <w:rFonts w:ascii="inherit" w:eastAsia="宋体" w:hAnsi="inherit" w:cs="Arial"/>
          <w:color w:val="34302D"/>
          <w:kern w:val="0"/>
          <w:sz w:val="24"/>
          <w:szCs w:val="24"/>
        </w:rPr>
        <w:lastRenderedPageBreak/>
        <w:t>direct buffers particularly useful for receiving and sending data over a socket, but they’re also more expensive to create and release, which leads to the idea of pooling buffers.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 is an extension of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that helps with reference counting which is essential for byte buffer pooling. How does it work? When a </w:t>
      </w: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 is allocated the reference count is at 1. Calls to </w:t>
      </w:r>
      <w:r w:rsidRPr="00BA0D5D">
        <w:rPr>
          <w:rFonts w:ascii="Consolas" w:eastAsia="宋体" w:hAnsi="Consolas" w:cs="宋体"/>
          <w:color w:val="34302D"/>
          <w:kern w:val="0"/>
          <w:sz w:val="23"/>
          <w:szCs w:val="23"/>
          <w:shd w:val="clear" w:color="auto" w:fill="F7F7F8"/>
        </w:rPr>
        <w:t>retain()</w:t>
      </w:r>
      <w:r w:rsidRPr="00BA0D5D">
        <w:rPr>
          <w:rFonts w:ascii="inherit" w:eastAsia="宋体" w:hAnsi="inherit" w:cs="Arial"/>
          <w:color w:val="34302D"/>
          <w:kern w:val="0"/>
          <w:sz w:val="24"/>
          <w:szCs w:val="24"/>
        </w:rPr>
        <w:t> increment the count, while calls to </w:t>
      </w:r>
      <w:r w:rsidRPr="00BA0D5D">
        <w:rPr>
          <w:rFonts w:ascii="Consolas" w:eastAsia="宋体" w:hAnsi="Consolas" w:cs="宋体"/>
          <w:color w:val="34302D"/>
          <w:kern w:val="0"/>
          <w:sz w:val="23"/>
          <w:szCs w:val="23"/>
          <w:shd w:val="clear" w:color="auto" w:fill="F7F7F8"/>
        </w:rPr>
        <w:t>release()</w:t>
      </w:r>
      <w:r w:rsidRPr="00BA0D5D">
        <w:rPr>
          <w:rFonts w:ascii="inherit" w:eastAsia="宋体" w:hAnsi="inherit" w:cs="Arial"/>
          <w:color w:val="34302D"/>
          <w:kern w:val="0"/>
          <w:sz w:val="24"/>
          <w:szCs w:val="24"/>
        </w:rPr>
        <w:t> decrement it. As long as the count is above 0, the buffer is guaranteed not to be released. When the count is decreased to 0, the pooled buffer can be released, which in practice could mean the reserved memory for the buffer is returned to the memory pool.</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instead of operating on </w:t>
      </w: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 directly, in most cases it’s better to use the convenience methods in </w:t>
      </w:r>
      <w:r w:rsidRPr="00BA0D5D">
        <w:rPr>
          <w:rFonts w:ascii="Consolas" w:eastAsia="宋体" w:hAnsi="Consolas" w:cs="宋体"/>
          <w:color w:val="34302D"/>
          <w:kern w:val="0"/>
          <w:sz w:val="23"/>
          <w:szCs w:val="23"/>
          <w:shd w:val="clear" w:color="auto" w:fill="F7F7F8"/>
        </w:rPr>
        <w:t>DataBufferUtils</w:t>
      </w:r>
      <w:r w:rsidRPr="00BA0D5D">
        <w:rPr>
          <w:rFonts w:ascii="inherit" w:eastAsia="宋体" w:hAnsi="inherit" w:cs="Arial"/>
          <w:color w:val="34302D"/>
          <w:kern w:val="0"/>
          <w:sz w:val="24"/>
          <w:szCs w:val="24"/>
        </w:rPr>
        <w:t> that apply release or retain to a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only if it is an instance of </w:t>
      </w: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91" w:name="_Toc15219559"/>
      <w:r w:rsidRPr="00BA0D5D">
        <w:rPr>
          <w:rFonts w:ascii="Arial" w:eastAsia="宋体" w:hAnsi="Arial" w:cs="Arial"/>
          <w:color w:val="34302D"/>
          <w:kern w:val="0"/>
          <w:sz w:val="41"/>
          <w:szCs w:val="41"/>
        </w:rPr>
        <w:t>8.4. </w:t>
      </w:r>
      <w:r w:rsidRPr="00BA0D5D">
        <w:rPr>
          <w:rFonts w:ascii="Consolas" w:eastAsia="宋体" w:hAnsi="Consolas" w:cs="宋体"/>
          <w:color w:val="34302D"/>
          <w:kern w:val="0"/>
          <w:sz w:val="39"/>
          <w:szCs w:val="39"/>
          <w:shd w:val="clear" w:color="auto" w:fill="F7F7F8"/>
        </w:rPr>
        <w:t>DataBufferUtils</w:t>
      </w:r>
      <w:bookmarkEnd w:id="2491"/>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DataBufferUtils</w:t>
      </w:r>
      <w:r w:rsidRPr="00BA0D5D">
        <w:rPr>
          <w:rFonts w:ascii="inherit" w:eastAsia="宋体" w:hAnsi="inherit" w:cs="Arial"/>
          <w:color w:val="34302D"/>
          <w:kern w:val="0"/>
          <w:sz w:val="24"/>
          <w:szCs w:val="24"/>
        </w:rPr>
        <w:t> offers a number of utility methods to operate on data buffers:</w:t>
      </w:r>
    </w:p>
    <w:p w:rsidR="00BA0D5D" w:rsidRPr="00BA0D5D" w:rsidRDefault="00BA0D5D" w:rsidP="00BA0D5D">
      <w:pPr>
        <w:widowControl/>
        <w:numPr>
          <w:ilvl w:val="0"/>
          <w:numId w:val="6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Join a stream of data buffers into a single buffer possibly with zero copy, e.g. via composite buffers, if that’s supported by the underlying byte buffer API.</w:t>
      </w:r>
    </w:p>
    <w:p w:rsidR="00BA0D5D" w:rsidRPr="00BA0D5D" w:rsidRDefault="00BA0D5D" w:rsidP="00BA0D5D">
      <w:pPr>
        <w:widowControl/>
        <w:numPr>
          <w:ilvl w:val="0"/>
          <w:numId w:val="6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Turn </w:t>
      </w:r>
      <w:r w:rsidRPr="00BA0D5D">
        <w:rPr>
          <w:rFonts w:ascii="Consolas" w:eastAsia="宋体" w:hAnsi="Consolas" w:cs="宋体"/>
          <w:color w:val="34302D"/>
          <w:kern w:val="0"/>
          <w:sz w:val="23"/>
          <w:szCs w:val="23"/>
          <w:shd w:val="clear" w:color="auto" w:fill="F7F7F8"/>
        </w:rPr>
        <w:t>InputStream</w:t>
      </w:r>
      <w:r w:rsidRPr="00BA0D5D">
        <w:rPr>
          <w:rFonts w:ascii="inherit" w:eastAsia="宋体" w:hAnsi="inherit" w:cs="Arial"/>
          <w:color w:val="34302D"/>
          <w:kern w:val="0"/>
          <w:sz w:val="24"/>
          <w:szCs w:val="24"/>
        </w:rPr>
        <w:t> or NIO </w:t>
      </w:r>
      <w:r w:rsidRPr="00BA0D5D">
        <w:rPr>
          <w:rFonts w:ascii="Consolas" w:eastAsia="宋体" w:hAnsi="Consolas" w:cs="宋体"/>
          <w:color w:val="34302D"/>
          <w:kern w:val="0"/>
          <w:sz w:val="23"/>
          <w:szCs w:val="23"/>
          <w:shd w:val="clear" w:color="auto" w:fill="F7F7F8"/>
        </w:rPr>
        <w:t>Channel</w:t>
      </w:r>
      <w:r w:rsidRPr="00BA0D5D">
        <w:rPr>
          <w:rFonts w:ascii="inherit" w:eastAsia="宋体" w:hAnsi="inherit" w:cs="Arial"/>
          <w:color w:val="34302D"/>
          <w:kern w:val="0"/>
          <w:sz w:val="24"/>
          <w:szCs w:val="24"/>
        </w:rPr>
        <w:t> into </w:t>
      </w:r>
      <w:r w:rsidRPr="00BA0D5D">
        <w:rPr>
          <w:rFonts w:ascii="Consolas" w:eastAsia="宋体" w:hAnsi="Consolas" w:cs="宋体"/>
          <w:color w:val="34302D"/>
          <w:kern w:val="0"/>
          <w:sz w:val="23"/>
          <w:szCs w:val="23"/>
          <w:shd w:val="clear" w:color="auto" w:fill="F7F7F8"/>
        </w:rPr>
        <w:t>Flux&lt;DataBuffer&gt;</w:t>
      </w:r>
      <w:r w:rsidRPr="00BA0D5D">
        <w:rPr>
          <w:rFonts w:ascii="inherit" w:eastAsia="宋体" w:hAnsi="inherit" w:cs="Arial"/>
          <w:color w:val="34302D"/>
          <w:kern w:val="0"/>
          <w:sz w:val="24"/>
          <w:szCs w:val="24"/>
        </w:rPr>
        <w:t>, and vice versa a </w:t>
      </w:r>
      <w:r w:rsidRPr="00BA0D5D">
        <w:rPr>
          <w:rFonts w:ascii="Consolas" w:eastAsia="宋体" w:hAnsi="Consolas" w:cs="宋体"/>
          <w:color w:val="34302D"/>
          <w:kern w:val="0"/>
          <w:sz w:val="23"/>
          <w:szCs w:val="23"/>
          <w:shd w:val="clear" w:color="auto" w:fill="F7F7F8"/>
        </w:rPr>
        <w:t>Publisher&lt;DataBuffer&gt;</w:t>
      </w:r>
      <w:r w:rsidRPr="00BA0D5D">
        <w:rPr>
          <w:rFonts w:ascii="inherit" w:eastAsia="宋体" w:hAnsi="inherit" w:cs="Arial"/>
          <w:color w:val="34302D"/>
          <w:kern w:val="0"/>
          <w:sz w:val="24"/>
          <w:szCs w:val="24"/>
        </w:rPr>
        <w:t> into </w:t>
      </w:r>
      <w:r w:rsidRPr="00BA0D5D">
        <w:rPr>
          <w:rFonts w:ascii="Consolas" w:eastAsia="宋体" w:hAnsi="Consolas" w:cs="宋体"/>
          <w:color w:val="34302D"/>
          <w:kern w:val="0"/>
          <w:sz w:val="23"/>
          <w:szCs w:val="23"/>
          <w:shd w:val="clear" w:color="auto" w:fill="F7F7F8"/>
        </w:rPr>
        <w:t>OutputStream</w:t>
      </w:r>
      <w:r w:rsidRPr="00BA0D5D">
        <w:rPr>
          <w:rFonts w:ascii="inherit" w:eastAsia="宋体" w:hAnsi="inherit" w:cs="Arial"/>
          <w:color w:val="34302D"/>
          <w:kern w:val="0"/>
          <w:sz w:val="24"/>
          <w:szCs w:val="24"/>
        </w:rPr>
        <w:t> or NIO </w:t>
      </w:r>
      <w:r w:rsidRPr="00BA0D5D">
        <w:rPr>
          <w:rFonts w:ascii="Consolas" w:eastAsia="宋体" w:hAnsi="Consolas" w:cs="宋体"/>
          <w:color w:val="34302D"/>
          <w:kern w:val="0"/>
          <w:sz w:val="23"/>
          <w:szCs w:val="23"/>
          <w:shd w:val="clear" w:color="auto" w:fill="F7F7F8"/>
        </w:rPr>
        <w:t>Channel</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Methods to release or retain a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if the buffer is an instance of </w:t>
      </w:r>
      <w:r w:rsidRPr="00BA0D5D">
        <w:rPr>
          <w:rFonts w:ascii="Consolas" w:eastAsia="宋体" w:hAnsi="Consolas" w:cs="宋体"/>
          <w:color w:val="34302D"/>
          <w:kern w:val="0"/>
          <w:sz w:val="23"/>
          <w:szCs w:val="23"/>
          <w:shd w:val="clear" w:color="auto" w:fill="F7F7F8"/>
        </w:rPr>
        <w:t>PooledDataBuffer</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1"/>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Skip or take from a stream of bytes until a specific byte count.</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92" w:name="_Toc15219560"/>
      <w:r w:rsidRPr="00BA0D5D">
        <w:rPr>
          <w:rFonts w:ascii="Arial" w:eastAsia="宋体" w:hAnsi="Arial" w:cs="Arial"/>
          <w:color w:val="34302D"/>
          <w:kern w:val="0"/>
          <w:sz w:val="41"/>
          <w:szCs w:val="41"/>
        </w:rPr>
        <w:t>8.5. Codecs</w:t>
      </w:r>
      <w:bookmarkEnd w:id="2492"/>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org.springframework.core.codec</w:t>
      </w:r>
      <w:r w:rsidRPr="00BA0D5D">
        <w:rPr>
          <w:rFonts w:ascii="inherit" w:eastAsia="宋体" w:hAnsi="inherit" w:cs="Arial"/>
          <w:color w:val="34302D"/>
          <w:kern w:val="0"/>
          <w:sz w:val="24"/>
          <w:szCs w:val="24"/>
        </w:rPr>
        <w:t> package provides the following strategy interfaces:</w:t>
      </w:r>
    </w:p>
    <w:p w:rsidR="00BA0D5D" w:rsidRPr="00BA0D5D" w:rsidRDefault="00BA0D5D" w:rsidP="00BA0D5D">
      <w:pPr>
        <w:widowControl/>
        <w:numPr>
          <w:ilvl w:val="0"/>
          <w:numId w:val="6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to encode </w:t>
      </w:r>
      <w:r w:rsidRPr="00BA0D5D">
        <w:rPr>
          <w:rFonts w:ascii="Consolas" w:eastAsia="宋体" w:hAnsi="Consolas" w:cs="宋体"/>
          <w:color w:val="34302D"/>
          <w:kern w:val="0"/>
          <w:sz w:val="23"/>
          <w:szCs w:val="23"/>
          <w:shd w:val="clear" w:color="auto" w:fill="F7F7F8"/>
        </w:rPr>
        <w:t>Publisher&lt;T&gt;</w:t>
      </w:r>
      <w:r w:rsidRPr="00BA0D5D">
        <w:rPr>
          <w:rFonts w:ascii="inherit" w:eastAsia="宋体" w:hAnsi="inherit" w:cs="Arial"/>
          <w:color w:val="34302D"/>
          <w:kern w:val="0"/>
          <w:sz w:val="24"/>
          <w:szCs w:val="24"/>
        </w:rPr>
        <w:t> into a stream of data buffers.</w:t>
      </w:r>
    </w:p>
    <w:p w:rsidR="00BA0D5D" w:rsidRPr="00BA0D5D" w:rsidRDefault="00BA0D5D" w:rsidP="00BA0D5D">
      <w:pPr>
        <w:widowControl/>
        <w:numPr>
          <w:ilvl w:val="0"/>
          <w:numId w:val="62"/>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to decode </w:t>
      </w:r>
      <w:r w:rsidRPr="00BA0D5D">
        <w:rPr>
          <w:rFonts w:ascii="Consolas" w:eastAsia="宋体" w:hAnsi="Consolas" w:cs="宋体"/>
          <w:color w:val="34302D"/>
          <w:kern w:val="0"/>
          <w:sz w:val="23"/>
          <w:szCs w:val="23"/>
          <w:shd w:val="clear" w:color="auto" w:fill="F7F7F8"/>
        </w:rPr>
        <w:t>Publisher&lt;DataBuffer&gt;</w:t>
      </w:r>
      <w:r w:rsidRPr="00BA0D5D">
        <w:rPr>
          <w:rFonts w:ascii="inherit" w:eastAsia="宋体" w:hAnsi="inherit" w:cs="Arial"/>
          <w:color w:val="34302D"/>
          <w:kern w:val="0"/>
          <w:sz w:val="24"/>
          <w:szCs w:val="24"/>
        </w:rPr>
        <w:t> into a stream of higher level objects.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spring-core</w:t>
      </w:r>
      <w:r w:rsidRPr="00BA0D5D">
        <w:rPr>
          <w:rFonts w:ascii="inherit" w:eastAsia="宋体" w:hAnsi="inherit" w:cs="Arial"/>
          <w:color w:val="34302D"/>
          <w:kern w:val="0"/>
          <w:sz w:val="24"/>
          <w:szCs w:val="24"/>
        </w:rPr>
        <w:t> module provides </w:t>
      </w:r>
      <w:r w:rsidRPr="00BA0D5D">
        <w:rPr>
          <w:rFonts w:ascii="Consolas" w:eastAsia="宋体" w:hAnsi="Consolas" w:cs="宋体"/>
          <w:color w:val="34302D"/>
          <w:kern w:val="0"/>
          <w:sz w:val="23"/>
          <w:szCs w:val="23"/>
          <w:shd w:val="clear" w:color="auto" w:fill="F7F7F8"/>
        </w:rPr>
        <w:t>byte[]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ByteBuffer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DataBuffer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String</w:t>
      </w:r>
      <w:r w:rsidRPr="00BA0D5D">
        <w:rPr>
          <w:rFonts w:ascii="inherit" w:eastAsia="宋体" w:hAnsi="inherit" w:cs="Arial"/>
          <w:color w:val="34302D"/>
          <w:kern w:val="0"/>
          <w:sz w:val="24"/>
          <w:szCs w:val="24"/>
        </w:rPr>
        <w:t> encoder and decoder implementations. The </w:t>
      </w:r>
      <w:r w:rsidRPr="00BA0D5D">
        <w:rPr>
          <w:rFonts w:ascii="Consolas" w:eastAsia="宋体" w:hAnsi="Consolas" w:cs="宋体"/>
          <w:color w:val="34302D"/>
          <w:kern w:val="0"/>
          <w:sz w:val="23"/>
          <w:szCs w:val="23"/>
          <w:shd w:val="clear" w:color="auto" w:fill="F7F7F8"/>
        </w:rPr>
        <w:t>spring-web</w:t>
      </w:r>
      <w:r w:rsidRPr="00BA0D5D">
        <w:rPr>
          <w:rFonts w:ascii="inherit" w:eastAsia="宋体" w:hAnsi="inherit" w:cs="Arial"/>
          <w:color w:val="34302D"/>
          <w:kern w:val="0"/>
          <w:sz w:val="24"/>
          <w:szCs w:val="24"/>
        </w:rPr>
        <w:t> module adds Jackson JSON, Jackson Smile, JAXB2, Protocol Buffers and other encoders and decoders. See </w:t>
      </w:r>
      <w:hyperlink r:id="rId626" w:anchor="webflux-codecs" w:history="1">
        <w:r w:rsidRPr="00BA0D5D">
          <w:rPr>
            <w:rFonts w:ascii="inherit" w:eastAsia="宋体" w:hAnsi="inherit" w:cs="Arial"/>
            <w:color w:val="548E2E"/>
            <w:kern w:val="0"/>
            <w:sz w:val="24"/>
            <w:szCs w:val="24"/>
            <w:u w:val="single"/>
          </w:rPr>
          <w:t>Codecs</w:t>
        </w:r>
      </w:hyperlink>
      <w:r w:rsidRPr="00BA0D5D">
        <w:rPr>
          <w:rFonts w:ascii="inherit" w:eastAsia="宋体" w:hAnsi="inherit" w:cs="Arial"/>
          <w:color w:val="34302D"/>
          <w:kern w:val="0"/>
          <w:sz w:val="24"/>
          <w:szCs w:val="24"/>
        </w:rPr>
        <w:t> in the WebFlux section.</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93" w:name="_Toc15219561"/>
      <w:r w:rsidRPr="00BA0D5D">
        <w:rPr>
          <w:rFonts w:ascii="Arial" w:eastAsia="宋体" w:hAnsi="Arial" w:cs="Arial"/>
          <w:color w:val="34302D"/>
          <w:kern w:val="0"/>
          <w:sz w:val="41"/>
          <w:szCs w:val="41"/>
        </w:rPr>
        <w:t>8.6. Using </w:t>
      </w:r>
      <w:r w:rsidRPr="00BA0D5D">
        <w:rPr>
          <w:rFonts w:ascii="Consolas" w:eastAsia="宋体" w:hAnsi="Consolas" w:cs="宋体"/>
          <w:color w:val="34302D"/>
          <w:kern w:val="0"/>
          <w:sz w:val="39"/>
          <w:szCs w:val="39"/>
          <w:shd w:val="clear" w:color="auto" w:fill="F7F7F8"/>
        </w:rPr>
        <w:t>DataBuffer</w:t>
      </w:r>
      <w:bookmarkEnd w:id="2493"/>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When working with data buffers, special care must be taken to ensure buffers are released since they may be </w:t>
      </w:r>
      <w:hyperlink r:id="rId627" w:anchor="databuffers-buffer-pooled" w:history="1">
        <w:r w:rsidRPr="00BA0D5D">
          <w:rPr>
            <w:rFonts w:ascii="inherit" w:eastAsia="宋体" w:hAnsi="inherit" w:cs="Arial"/>
            <w:color w:val="548E2E"/>
            <w:kern w:val="0"/>
            <w:sz w:val="24"/>
            <w:szCs w:val="24"/>
            <w:u w:val="single"/>
          </w:rPr>
          <w:t>pooled</w:t>
        </w:r>
      </w:hyperlink>
      <w:r w:rsidRPr="00BA0D5D">
        <w:rPr>
          <w:rFonts w:ascii="inherit" w:eastAsia="宋体" w:hAnsi="inherit" w:cs="Arial"/>
          <w:color w:val="34302D"/>
          <w:kern w:val="0"/>
          <w:sz w:val="24"/>
          <w:szCs w:val="24"/>
        </w:rPr>
        <w:t>. We’ll use codecs to illustrate how that works but the concepts apply more generally. Let’s see what codecs must do internally to manage data buffers.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is the last to read input data buffers, before creating higher level objects, and therefore it must release them as follows:</w:t>
      </w:r>
    </w:p>
    <w:p w:rsidR="00BA0D5D" w:rsidRPr="00BA0D5D" w:rsidRDefault="00BA0D5D" w:rsidP="00BA0D5D">
      <w:pPr>
        <w:widowControl/>
        <w:numPr>
          <w:ilvl w:val="0"/>
          <w:numId w:val="6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 </w:t>
      </w: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simply reads each input buffer and is ready to release it immediately, it can do so via </w:t>
      </w:r>
      <w:r w:rsidRPr="00BA0D5D">
        <w:rPr>
          <w:rFonts w:ascii="Consolas" w:eastAsia="宋体" w:hAnsi="Consolas" w:cs="宋体"/>
          <w:color w:val="34302D"/>
          <w:kern w:val="0"/>
          <w:sz w:val="23"/>
          <w:szCs w:val="23"/>
          <w:shd w:val="clear" w:color="auto" w:fill="F7F7F8"/>
        </w:rPr>
        <w:t>DataBufferUtils.release(dataBuffer)</w:t>
      </w:r>
      <w:r w:rsidRPr="00BA0D5D">
        <w:rPr>
          <w:rFonts w:ascii="inherit" w:eastAsia="宋体" w:hAnsi="inherit" w:cs="Arial"/>
          <w:color w:val="34302D"/>
          <w:kern w:val="0"/>
          <w:sz w:val="24"/>
          <w:szCs w:val="24"/>
        </w:rPr>
        <w:t>.</w:t>
      </w:r>
    </w:p>
    <w:p w:rsidR="00BA0D5D" w:rsidRPr="00BA0D5D" w:rsidRDefault="00BA0D5D" w:rsidP="00BA0D5D">
      <w:pPr>
        <w:widowControl/>
        <w:numPr>
          <w:ilvl w:val="0"/>
          <w:numId w:val="6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If a </w:t>
      </w: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is using </w:t>
      </w:r>
      <w:r w:rsidRPr="00BA0D5D">
        <w:rPr>
          <w:rFonts w:ascii="Consolas" w:eastAsia="宋体" w:hAnsi="Consolas" w:cs="宋体"/>
          <w:color w:val="34302D"/>
          <w:kern w:val="0"/>
          <w:sz w:val="23"/>
          <w:szCs w:val="23"/>
          <w:shd w:val="clear" w:color="auto" w:fill="F7F7F8"/>
        </w:rPr>
        <w:t>Flux</w:t>
      </w:r>
      <w:r w:rsidRPr="00BA0D5D">
        <w:rPr>
          <w:rFonts w:ascii="inherit" w:eastAsia="宋体" w:hAnsi="inherit" w:cs="Arial"/>
          <w:color w:val="34302D"/>
          <w:kern w:val="0"/>
          <w:sz w:val="24"/>
          <w:szCs w:val="24"/>
        </w:rPr>
        <w:t> or </w:t>
      </w:r>
      <w:r w:rsidRPr="00BA0D5D">
        <w:rPr>
          <w:rFonts w:ascii="Consolas" w:eastAsia="宋体" w:hAnsi="Consolas" w:cs="宋体"/>
          <w:color w:val="34302D"/>
          <w:kern w:val="0"/>
          <w:sz w:val="23"/>
          <w:szCs w:val="23"/>
          <w:shd w:val="clear" w:color="auto" w:fill="F7F7F8"/>
        </w:rPr>
        <w:t>Mono</w:t>
      </w:r>
      <w:r w:rsidRPr="00BA0D5D">
        <w:rPr>
          <w:rFonts w:ascii="inherit" w:eastAsia="宋体" w:hAnsi="inherit" w:cs="Arial"/>
          <w:color w:val="34302D"/>
          <w:kern w:val="0"/>
          <w:sz w:val="24"/>
          <w:szCs w:val="24"/>
        </w:rPr>
        <w:t> operators such as </w:t>
      </w:r>
      <w:r w:rsidRPr="00BA0D5D">
        <w:rPr>
          <w:rFonts w:ascii="Consolas" w:eastAsia="宋体" w:hAnsi="Consolas" w:cs="宋体"/>
          <w:color w:val="34302D"/>
          <w:kern w:val="0"/>
          <w:sz w:val="23"/>
          <w:szCs w:val="23"/>
          <w:shd w:val="clear" w:color="auto" w:fill="F7F7F8"/>
        </w:rPr>
        <w:t>flatMap</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reduce</w:t>
      </w:r>
      <w:r w:rsidRPr="00BA0D5D">
        <w:rPr>
          <w:rFonts w:ascii="inherit" w:eastAsia="宋体" w:hAnsi="inherit" w:cs="Arial"/>
          <w:color w:val="34302D"/>
          <w:kern w:val="0"/>
          <w:sz w:val="24"/>
          <w:szCs w:val="24"/>
        </w:rPr>
        <w:t>, and others that prefetch and cache data items internally, or is using operators such as </w:t>
      </w:r>
      <w:r w:rsidRPr="00BA0D5D">
        <w:rPr>
          <w:rFonts w:ascii="Consolas" w:eastAsia="宋体" w:hAnsi="Consolas" w:cs="宋体"/>
          <w:color w:val="34302D"/>
          <w:kern w:val="0"/>
          <w:sz w:val="23"/>
          <w:szCs w:val="23"/>
          <w:shd w:val="clear" w:color="auto" w:fill="F7F7F8"/>
        </w:rPr>
        <w:t>filter</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skip</w:t>
      </w:r>
      <w:r w:rsidRPr="00BA0D5D">
        <w:rPr>
          <w:rFonts w:ascii="inherit" w:eastAsia="宋体" w:hAnsi="inherit" w:cs="Arial"/>
          <w:color w:val="34302D"/>
          <w:kern w:val="0"/>
          <w:sz w:val="24"/>
          <w:szCs w:val="24"/>
        </w:rPr>
        <w:t>, and others that leave out items, then</w:t>
      </w:r>
      <w:r w:rsidRPr="00BA0D5D">
        <w:rPr>
          <w:rFonts w:ascii="Consolas" w:eastAsia="宋体" w:hAnsi="Consolas" w:cs="宋体"/>
          <w:color w:val="34302D"/>
          <w:kern w:val="0"/>
          <w:sz w:val="23"/>
          <w:szCs w:val="23"/>
          <w:shd w:val="clear" w:color="auto" w:fill="F7F7F8"/>
        </w:rPr>
        <w:t>doOnDiscard(PooledDataBuffer.class, DataBufferUtils::release)</w:t>
      </w:r>
      <w:r w:rsidRPr="00BA0D5D">
        <w:rPr>
          <w:rFonts w:ascii="inherit" w:eastAsia="宋体" w:hAnsi="inherit" w:cs="Arial"/>
          <w:color w:val="34302D"/>
          <w:kern w:val="0"/>
          <w:sz w:val="24"/>
          <w:szCs w:val="24"/>
        </w:rPr>
        <w:t> must be added to the composition chain to ensure such buffers are released prior to being discarded, possibly also as a result an error or cancellation signal.</w:t>
      </w:r>
    </w:p>
    <w:p w:rsidR="00BA0D5D" w:rsidRPr="00BA0D5D" w:rsidRDefault="00BA0D5D" w:rsidP="00BA0D5D">
      <w:pPr>
        <w:widowControl/>
        <w:numPr>
          <w:ilvl w:val="0"/>
          <w:numId w:val="63"/>
        </w:numPr>
        <w:shd w:val="clear" w:color="auto" w:fill="FFFFFF"/>
        <w:spacing w:after="150"/>
        <w:ind w:left="42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a </w:t>
      </w:r>
      <w:r w:rsidRPr="00BA0D5D">
        <w:rPr>
          <w:rFonts w:ascii="Consolas" w:eastAsia="宋体" w:hAnsi="Consolas" w:cs="宋体"/>
          <w:color w:val="34302D"/>
          <w:kern w:val="0"/>
          <w:sz w:val="23"/>
          <w:szCs w:val="23"/>
          <w:shd w:val="clear" w:color="auto" w:fill="F7F7F8"/>
        </w:rPr>
        <w:t>Decoder</w:t>
      </w:r>
      <w:r w:rsidRPr="00BA0D5D">
        <w:rPr>
          <w:rFonts w:ascii="inherit" w:eastAsia="宋体" w:hAnsi="inherit" w:cs="Arial"/>
          <w:color w:val="34302D"/>
          <w:kern w:val="0"/>
          <w:sz w:val="24"/>
          <w:szCs w:val="24"/>
        </w:rPr>
        <w:t> holds on to one or more data buffers in any other way, it must ensure they are released when fully read, or in case an error or cancellation signals that take place before the cached data buffers have been read and released.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t>
      </w:r>
      <w:r w:rsidRPr="00BA0D5D">
        <w:rPr>
          <w:rFonts w:ascii="Consolas" w:eastAsia="宋体" w:hAnsi="Consolas" w:cs="宋体"/>
          <w:color w:val="34302D"/>
          <w:kern w:val="0"/>
          <w:sz w:val="23"/>
          <w:szCs w:val="23"/>
          <w:shd w:val="clear" w:color="auto" w:fill="F7F7F8"/>
        </w:rPr>
        <w:t>DataBufferUtils#join</w:t>
      </w:r>
      <w:r w:rsidRPr="00BA0D5D">
        <w:rPr>
          <w:rFonts w:ascii="inherit" w:eastAsia="宋体" w:hAnsi="inherit" w:cs="Arial"/>
          <w:color w:val="34302D"/>
          <w:kern w:val="0"/>
          <w:sz w:val="24"/>
          <w:szCs w:val="24"/>
        </w:rPr>
        <w:t> offers a safe and efficient way to aggregate a data buffer stream into a single data buffer. Likewise </w:t>
      </w:r>
      <w:r w:rsidRPr="00BA0D5D">
        <w:rPr>
          <w:rFonts w:ascii="Consolas" w:eastAsia="宋体" w:hAnsi="Consolas" w:cs="宋体"/>
          <w:color w:val="34302D"/>
          <w:kern w:val="0"/>
          <w:sz w:val="23"/>
          <w:szCs w:val="23"/>
          <w:shd w:val="clear" w:color="auto" w:fill="F7F7F8"/>
        </w:rPr>
        <w:t>skipUntilByteCount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takeUntilByteCount</w:t>
      </w:r>
      <w:r w:rsidRPr="00BA0D5D">
        <w:rPr>
          <w:rFonts w:ascii="inherit" w:eastAsia="宋体" w:hAnsi="inherit" w:cs="Arial"/>
          <w:color w:val="34302D"/>
          <w:kern w:val="0"/>
          <w:sz w:val="24"/>
          <w:szCs w:val="24"/>
        </w:rPr>
        <w:t> are additional safe methods for decoders to use.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An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allocates data buffers that others must read (and release). So an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doesn’t have much to do. However an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must take care to release a data buffer if a serialization error occurs while populating the buffer with data. For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DataBuffer buffer = factory.allocateBuffer();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release =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try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serialize and populate buffer..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release = </w:t>
      </w:r>
      <w:r w:rsidRPr="00BA0D5D">
        <w:rPr>
          <w:rFonts w:ascii="Consolas" w:eastAsia="宋体" w:hAnsi="Consolas" w:cs="宋体"/>
          <w:color w:val="008080"/>
          <w:kern w:val="0"/>
          <w:sz w:val="24"/>
          <w:szCs w:val="24"/>
        </w:rPr>
        <w:t>false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finally</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(release)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DataBufferUtils.release(buffer);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buffer;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consumer of an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is responsible for releasing the data buffers it receives. In a WebFlux application, the output of the </w:t>
      </w:r>
      <w:r w:rsidRPr="00BA0D5D">
        <w:rPr>
          <w:rFonts w:ascii="Consolas" w:eastAsia="宋体" w:hAnsi="Consolas" w:cs="宋体"/>
          <w:color w:val="34302D"/>
          <w:kern w:val="0"/>
          <w:sz w:val="23"/>
          <w:szCs w:val="23"/>
          <w:shd w:val="clear" w:color="auto" w:fill="F7F7F8"/>
        </w:rPr>
        <w:t>Encoder</w:t>
      </w:r>
      <w:r w:rsidRPr="00BA0D5D">
        <w:rPr>
          <w:rFonts w:ascii="inherit" w:eastAsia="宋体" w:hAnsi="inherit" w:cs="Arial"/>
          <w:color w:val="34302D"/>
          <w:kern w:val="0"/>
          <w:sz w:val="24"/>
          <w:szCs w:val="24"/>
        </w:rPr>
        <w:t> is used to write to the HTTP server response, or to the client HTTP request, in which case releasing the data buffers is the responsibility of the code writing to the server response, or to the client request.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when running on Netty, there are debugging options for </w:t>
      </w:r>
      <w:hyperlink r:id="rId628" w:anchor="troubleshooting-buffer-leaks" w:history="1">
        <w:r w:rsidRPr="00BA0D5D">
          <w:rPr>
            <w:rFonts w:ascii="inherit" w:eastAsia="宋体" w:hAnsi="inherit" w:cs="Arial"/>
            <w:color w:val="548E2E"/>
            <w:kern w:val="0"/>
            <w:sz w:val="24"/>
            <w:szCs w:val="24"/>
            <w:u w:val="single"/>
          </w:rPr>
          <w:t>troubleshooting buffer leaks</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1"/>
        <w:rPr>
          <w:rFonts w:ascii="Arial" w:eastAsia="宋体" w:hAnsi="Arial" w:cs="Arial"/>
          <w:color w:val="34302D"/>
          <w:kern w:val="0"/>
          <w:sz w:val="55"/>
          <w:szCs w:val="55"/>
        </w:rPr>
      </w:pPr>
      <w:bookmarkStart w:id="2494" w:name="_Toc15219562"/>
      <w:r w:rsidRPr="00BA0D5D">
        <w:rPr>
          <w:rFonts w:ascii="Arial" w:eastAsia="宋体" w:hAnsi="Arial" w:cs="Arial"/>
          <w:color w:val="34302D"/>
          <w:kern w:val="0"/>
          <w:sz w:val="55"/>
          <w:szCs w:val="55"/>
        </w:rPr>
        <w:t>9. Appendix</w:t>
      </w:r>
      <w:bookmarkEnd w:id="2494"/>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95" w:name="_Toc15219563"/>
      <w:r w:rsidRPr="00BA0D5D">
        <w:rPr>
          <w:rFonts w:ascii="Arial" w:eastAsia="宋体" w:hAnsi="Arial" w:cs="Arial"/>
          <w:color w:val="34302D"/>
          <w:kern w:val="0"/>
          <w:sz w:val="41"/>
          <w:szCs w:val="41"/>
        </w:rPr>
        <w:t>9.1. XML Schemas</w:t>
      </w:r>
      <w:bookmarkEnd w:id="2495"/>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part of the appendix lists XML schemas related to the core container.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9.1.1. The </w:t>
      </w:r>
      <w:r w:rsidRPr="00BA0D5D">
        <w:rPr>
          <w:rFonts w:ascii="Consolas" w:eastAsia="宋体" w:hAnsi="Consolas" w:cs="宋体"/>
          <w:color w:val="34302D"/>
          <w:kern w:val="0"/>
          <w:sz w:val="33"/>
          <w:szCs w:val="33"/>
          <w:shd w:val="clear" w:color="auto" w:fill="F7F7F8"/>
        </w:rPr>
        <w:t>util</w:t>
      </w:r>
      <w:r w:rsidRPr="00BA0D5D">
        <w:rPr>
          <w:rFonts w:ascii="Arial" w:eastAsia="宋体" w:hAnsi="Arial" w:cs="Arial"/>
          <w:color w:val="34302D"/>
          <w:kern w:val="0"/>
          <w:sz w:val="35"/>
          <w:szCs w:val="35"/>
        </w:rPr>
        <w:t>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As the name implies, the </w:t>
      </w:r>
      <w:r w:rsidRPr="00BA0D5D">
        <w:rPr>
          <w:rFonts w:ascii="Consolas" w:eastAsia="宋体" w:hAnsi="Consolas" w:cs="宋体"/>
          <w:color w:val="34302D"/>
          <w:kern w:val="0"/>
          <w:sz w:val="23"/>
          <w:szCs w:val="23"/>
          <w:shd w:val="clear" w:color="auto" w:fill="F7F7F8"/>
        </w:rPr>
        <w:t>util</w:t>
      </w:r>
      <w:r w:rsidRPr="00BA0D5D">
        <w:rPr>
          <w:rFonts w:ascii="inherit" w:eastAsia="宋体" w:hAnsi="inherit" w:cs="Arial"/>
          <w:color w:val="34302D"/>
          <w:kern w:val="0"/>
          <w:sz w:val="24"/>
          <w:szCs w:val="24"/>
        </w:rPr>
        <w:t> tags deal with common, utility configuration issues, such as configuring collections, referencing constants, and so forth. To use the tags in the </w:t>
      </w:r>
      <w:r w:rsidRPr="00BA0D5D">
        <w:rPr>
          <w:rFonts w:ascii="Consolas" w:eastAsia="宋体" w:hAnsi="Consolas" w:cs="宋体"/>
          <w:color w:val="34302D"/>
          <w:kern w:val="0"/>
          <w:sz w:val="23"/>
          <w:szCs w:val="23"/>
          <w:shd w:val="clear" w:color="auto" w:fill="F7F7F8"/>
        </w:rPr>
        <w:t>util</w:t>
      </w:r>
      <w:r w:rsidRPr="00BA0D5D">
        <w:rPr>
          <w:rFonts w:ascii="inherit" w:eastAsia="宋体" w:hAnsi="inherit" w:cs="Arial"/>
          <w:color w:val="34302D"/>
          <w:kern w:val="0"/>
          <w:sz w:val="24"/>
          <w:szCs w:val="24"/>
        </w:rPr>
        <w:t> schema, you need to have the following preamble at the top of your Spring XML configuration file (the text in the snippet references the correct schema so that the tags in the </w:t>
      </w:r>
      <w:r w:rsidRPr="00BA0D5D">
        <w:rPr>
          <w:rFonts w:ascii="Consolas" w:eastAsia="宋体" w:hAnsi="Consolas" w:cs="宋体"/>
          <w:color w:val="34302D"/>
          <w:kern w:val="0"/>
          <w:sz w:val="23"/>
          <w:szCs w:val="23"/>
          <w:shd w:val="clear" w:color="auto" w:fill="F7F7F8"/>
        </w:rPr>
        <w:t>util</w:t>
      </w:r>
      <w:r w:rsidRPr="00BA0D5D">
        <w:rPr>
          <w:rFonts w:ascii="inherit" w:eastAsia="宋体" w:hAnsi="inherit" w:cs="Arial"/>
          <w:color w:val="34302D"/>
          <w:kern w:val="0"/>
          <w:sz w:val="24"/>
          <w:szCs w:val="24"/>
        </w:rPr>
        <w:t> namespace are available to you):</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000080"/>
          <w:kern w:val="0"/>
          <w:sz w:val="24"/>
          <w:szCs w:val="24"/>
        </w:rPr>
        <w:t>xmlns:util</w:t>
      </w:r>
      <w:r w:rsidRPr="00BA0D5D">
        <w:rPr>
          <w:rFonts w:ascii="Consolas" w:eastAsia="宋体" w:hAnsi="Consolas" w:cs="宋体"/>
          <w:i/>
          <w:iCs/>
          <w:color w:val="34302D"/>
          <w:kern w:val="0"/>
          <w:sz w:val="24"/>
          <w:szCs w:val="24"/>
        </w:rPr>
        <w:t>=</w:t>
      </w:r>
      <w:r w:rsidRPr="00BA0D5D">
        <w:rPr>
          <w:rFonts w:ascii="Consolas" w:eastAsia="宋体" w:hAnsi="Consolas" w:cs="宋体"/>
          <w:i/>
          <w:iCs/>
          <w:color w:val="DD1144"/>
          <w:kern w:val="0"/>
          <w:sz w:val="24"/>
          <w:szCs w:val="24"/>
        </w:rPr>
        <w:t>"http://www.springframework.org/schema/util"</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i/>
          <w:iCs/>
          <w:color w:val="DD1144"/>
          <w:kern w:val="0"/>
          <w:sz w:val="24"/>
          <w:szCs w:val="24"/>
        </w:rPr>
        <w:t>http://www.springframework.org/schema/util https://www.springframework.org/schema/util/spring-util.xsd"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bean definitions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&lt;util:constant/&gt;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bean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"isolation"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"org.springframework.beans.factory.config.FieldRetrievingFactoryBean"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FieldRetrievingFactoryBean</w:t>
      </w:r>
      <w:r w:rsidRPr="00BA0D5D">
        <w:rPr>
          <w:rFonts w:ascii="inherit" w:eastAsia="宋体" w:hAnsi="inherit" w:cs="Arial"/>
          <w:color w:val="34302D"/>
          <w:kern w:val="0"/>
          <w:sz w:val="24"/>
          <w:szCs w:val="24"/>
        </w:rPr>
        <w:t>) to set the value of the </w:t>
      </w:r>
      <w:r w:rsidRPr="00BA0D5D">
        <w:rPr>
          <w:rFonts w:ascii="Consolas" w:eastAsia="宋体" w:hAnsi="Consolas" w:cs="宋体"/>
          <w:color w:val="34302D"/>
          <w:kern w:val="0"/>
          <w:sz w:val="23"/>
          <w:szCs w:val="23"/>
          <w:shd w:val="clear" w:color="auto" w:fill="F7F7F8"/>
        </w:rPr>
        <w:t>isolation</w:t>
      </w:r>
      <w:r w:rsidRPr="00BA0D5D">
        <w:rPr>
          <w:rFonts w:ascii="inherit" w:eastAsia="宋体" w:hAnsi="inherit" w:cs="Arial"/>
          <w:color w:val="34302D"/>
          <w:kern w:val="0"/>
          <w:sz w:val="24"/>
          <w:szCs w:val="24"/>
        </w:rPr>
        <w:t> property on a bean to the value of the </w:t>
      </w:r>
      <w:r w:rsidRPr="00BA0D5D">
        <w:rPr>
          <w:rFonts w:ascii="Consolas" w:eastAsia="宋体" w:hAnsi="Consolas" w:cs="宋体"/>
          <w:color w:val="34302D"/>
          <w:kern w:val="0"/>
          <w:sz w:val="23"/>
          <w:szCs w:val="23"/>
          <w:shd w:val="clear" w:color="auto" w:fill="F7F7F8"/>
        </w:rPr>
        <w:t>java.sql.Connection.TRANSACTION_SERIALIZABLE</w:t>
      </w:r>
      <w:r w:rsidRPr="00BA0D5D">
        <w:rPr>
          <w:rFonts w:ascii="inherit" w:eastAsia="宋体" w:hAnsi="inherit" w:cs="Arial"/>
          <w:color w:val="34302D"/>
          <w:kern w:val="0"/>
          <w:sz w:val="24"/>
          <w:szCs w:val="24"/>
        </w:rPr>
        <w:t> constant. This is all well and good, but it is verbose and (unnecessarily) exposes Spring’s internal plumbing to the end user.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XML Schema-based version is more concise, clearly expresses the developer’s intent (“inject this constant value”), and it reads better: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"isolation"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&lt;util:constant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static-field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lastRenderedPageBreak/>
        <w:t>Setting a Bean Property or Constructor Argument from a Field Value</w:t>
      </w:r>
    </w:p>
    <w:p w:rsidR="00BA0D5D" w:rsidRPr="00BA0D5D" w:rsidRDefault="00E91AFF" w:rsidP="00BA0D5D">
      <w:pPr>
        <w:widowControl/>
        <w:shd w:val="clear" w:color="auto" w:fill="FFFFFF"/>
        <w:spacing w:after="300"/>
        <w:jc w:val="left"/>
        <w:rPr>
          <w:rFonts w:ascii="inherit" w:eastAsia="宋体" w:hAnsi="inherit" w:cs="Arial" w:hint="eastAsia"/>
          <w:color w:val="34302D"/>
          <w:kern w:val="0"/>
          <w:sz w:val="24"/>
          <w:szCs w:val="24"/>
        </w:rPr>
      </w:pPr>
      <w:hyperlink r:id="rId629" w:history="1">
        <w:r w:rsidR="00BA0D5D" w:rsidRPr="00BA0D5D">
          <w:rPr>
            <w:rFonts w:ascii="Consolas" w:eastAsia="宋体" w:hAnsi="Consolas" w:cs="宋体"/>
            <w:color w:val="548E2E"/>
            <w:kern w:val="0"/>
            <w:sz w:val="23"/>
            <w:szCs w:val="23"/>
            <w:u w:val="single"/>
            <w:shd w:val="clear" w:color="auto" w:fill="F7F7F8"/>
          </w:rPr>
          <w:t>FieldRetrievingFactoryBean</w:t>
        </w:r>
      </w:hyperlink>
      <w:r w:rsidR="00BA0D5D" w:rsidRPr="00BA0D5D">
        <w:rPr>
          <w:rFonts w:ascii="inherit" w:eastAsia="宋体" w:hAnsi="inherit" w:cs="Arial"/>
          <w:color w:val="34302D"/>
          <w:kern w:val="0"/>
          <w:sz w:val="24"/>
          <w:szCs w:val="24"/>
        </w:rPr>
        <w:t> is a </w:t>
      </w:r>
      <w:r w:rsidR="00BA0D5D" w:rsidRPr="00BA0D5D">
        <w:rPr>
          <w:rFonts w:ascii="Consolas" w:eastAsia="宋体" w:hAnsi="Consolas" w:cs="宋体"/>
          <w:color w:val="34302D"/>
          <w:kern w:val="0"/>
          <w:sz w:val="23"/>
          <w:szCs w:val="23"/>
          <w:shd w:val="clear" w:color="auto" w:fill="F7F7F8"/>
        </w:rPr>
        <w:t>FactoryBean</w:t>
      </w:r>
      <w:r w:rsidR="00BA0D5D" w:rsidRPr="00BA0D5D">
        <w:rPr>
          <w:rFonts w:ascii="inherit" w:eastAsia="宋体" w:hAnsi="inherit" w:cs="Arial"/>
          <w:color w:val="34302D"/>
          <w:kern w:val="0"/>
          <w:sz w:val="24"/>
          <w:szCs w:val="24"/>
        </w:rPr>
        <w:t> that retrieves a </w:t>
      </w:r>
      <w:r w:rsidR="00BA0D5D" w:rsidRPr="00BA0D5D">
        <w:rPr>
          <w:rFonts w:ascii="Consolas" w:eastAsia="宋体" w:hAnsi="Consolas" w:cs="宋体"/>
          <w:color w:val="34302D"/>
          <w:kern w:val="0"/>
          <w:sz w:val="23"/>
          <w:szCs w:val="23"/>
          <w:shd w:val="clear" w:color="auto" w:fill="F7F7F8"/>
        </w:rPr>
        <w:t>static</w:t>
      </w:r>
      <w:r w:rsidR="00BA0D5D" w:rsidRPr="00BA0D5D">
        <w:rPr>
          <w:rFonts w:ascii="inherit" w:eastAsia="宋体" w:hAnsi="inherit" w:cs="Arial"/>
          <w:color w:val="34302D"/>
          <w:kern w:val="0"/>
          <w:sz w:val="24"/>
          <w:szCs w:val="24"/>
        </w:rPr>
        <w:t> or non-static field value. It is typically used for retrieving </w:t>
      </w:r>
      <w:r w:rsidR="00BA0D5D" w:rsidRPr="00BA0D5D">
        <w:rPr>
          <w:rFonts w:ascii="Consolas" w:eastAsia="宋体" w:hAnsi="Consolas" w:cs="宋体"/>
          <w:color w:val="34302D"/>
          <w:kern w:val="0"/>
          <w:sz w:val="23"/>
          <w:szCs w:val="23"/>
          <w:shd w:val="clear" w:color="auto" w:fill="F7F7F8"/>
        </w:rPr>
        <w:t>public</w:t>
      </w:r>
      <w:r w:rsidR="00BA0D5D" w:rsidRPr="00BA0D5D">
        <w:rPr>
          <w:rFonts w:ascii="inherit" w:eastAsia="宋体" w:hAnsi="inherit" w:cs="Arial"/>
          <w:color w:val="34302D"/>
          <w:kern w:val="0"/>
          <w:sz w:val="24"/>
          <w:szCs w:val="24"/>
        </w:rPr>
        <w:t> </w:t>
      </w:r>
      <w:r w:rsidR="00BA0D5D" w:rsidRPr="00BA0D5D">
        <w:rPr>
          <w:rFonts w:ascii="Consolas" w:eastAsia="宋体" w:hAnsi="Consolas" w:cs="宋体"/>
          <w:color w:val="34302D"/>
          <w:kern w:val="0"/>
          <w:sz w:val="23"/>
          <w:szCs w:val="23"/>
          <w:shd w:val="clear" w:color="auto" w:fill="F7F7F8"/>
        </w:rPr>
        <w:t>static</w:t>
      </w:r>
      <w:r w:rsidR="00BA0D5D" w:rsidRPr="00BA0D5D">
        <w:rPr>
          <w:rFonts w:ascii="inherit" w:eastAsia="宋体" w:hAnsi="inherit" w:cs="Arial"/>
          <w:color w:val="34302D"/>
          <w:kern w:val="0"/>
          <w:sz w:val="24"/>
          <w:szCs w:val="24"/>
        </w:rPr>
        <w:t> </w:t>
      </w:r>
      <w:r w:rsidR="00BA0D5D" w:rsidRPr="00BA0D5D">
        <w:rPr>
          <w:rFonts w:ascii="Consolas" w:eastAsia="宋体" w:hAnsi="Consolas" w:cs="宋体"/>
          <w:color w:val="34302D"/>
          <w:kern w:val="0"/>
          <w:sz w:val="23"/>
          <w:szCs w:val="23"/>
          <w:shd w:val="clear" w:color="auto" w:fill="F7F7F8"/>
        </w:rPr>
        <w:t>final</w:t>
      </w:r>
      <w:r w:rsidR="00BA0D5D" w:rsidRPr="00BA0D5D">
        <w:rPr>
          <w:rFonts w:ascii="inherit" w:eastAsia="宋体" w:hAnsi="inherit" w:cs="Arial"/>
          <w:color w:val="34302D"/>
          <w:kern w:val="0"/>
          <w:sz w:val="24"/>
          <w:szCs w:val="24"/>
        </w:rPr>
        <w:t> constants, which may then be used to set a property value or constructor argument for another 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how a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field is exposed, by using the </w:t>
      </w:r>
      <w:hyperlink r:id="rId630" w:anchor="setStaticField(java.lang.String)" w:history="1">
        <w:r w:rsidRPr="00BA0D5D">
          <w:rPr>
            <w:rFonts w:ascii="Consolas" w:eastAsia="宋体" w:hAnsi="Consolas" w:cs="宋体"/>
            <w:color w:val="548E2E"/>
            <w:kern w:val="0"/>
            <w:sz w:val="23"/>
            <w:szCs w:val="23"/>
            <w:u w:val="single"/>
            <w:shd w:val="clear" w:color="auto" w:fill="F7F7F8"/>
          </w:rPr>
          <w:t>staticField</w:t>
        </w:r>
      </w:hyperlink>
      <w:r w:rsidRPr="00BA0D5D">
        <w:rPr>
          <w:rFonts w:ascii="inherit" w:eastAsia="宋体" w:hAnsi="inherit" w:cs="Arial"/>
          <w:color w:val="34302D"/>
          <w:kern w:val="0"/>
          <w:sz w:val="24"/>
          <w:szCs w:val="24"/>
        </w:rPr>
        <w:t> property: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"myField"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"org.springframework.beans.factory.config.FieldRetrievingFactoryBean"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"staticField"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also a convenience usage form where the </w:t>
      </w:r>
      <w:r w:rsidRPr="00BA0D5D">
        <w:rPr>
          <w:rFonts w:ascii="Consolas" w:eastAsia="宋体" w:hAnsi="Consolas" w:cs="宋体"/>
          <w:color w:val="34302D"/>
          <w:kern w:val="0"/>
          <w:sz w:val="23"/>
          <w:szCs w:val="23"/>
          <w:shd w:val="clear" w:color="auto" w:fill="F7F7F8"/>
        </w:rPr>
        <w:t>static</w:t>
      </w:r>
      <w:r w:rsidRPr="00BA0D5D">
        <w:rPr>
          <w:rFonts w:ascii="inherit" w:eastAsia="宋体" w:hAnsi="inherit" w:cs="Arial"/>
          <w:color w:val="34302D"/>
          <w:kern w:val="0"/>
          <w:sz w:val="24"/>
          <w:szCs w:val="24"/>
        </w:rPr>
        <w:t> field is specified as the bean name,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"org.springframework.beans.factory.config.FieldRetrievingFactoryBean"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does mean that there is no longer any choice in what the bean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is (so any other bean that refers to it also has to use this longer name), but this form is very concise to define and very convenient to use as an inner bean since the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does not have to be specified for the bean reference,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"isolation"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"java.sql.Connection.TRANSACTION_SERIALIZABLE"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"org.springframework.beans.factory.config.FieldRetrievingFactoryBean"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access a non-static (instance) field of another bean, as described in the API documentation for the</w:t>
      </w:r>
      <w:hyperlink r:id="rId631" w:history="1">
        <w:r w:rsidRPr="00BA0D5D">
          <w:rPr>
            <w:rFonts w:ascii="Consolas" w:eastAsia="宋体" w:hAnsi="Consolas" w:cs="宋体"/>
            <w:color w:val="548E2E"/>
            <w:kern w:val="0"/>
            <w:sz w:val="23"/>
            <w:szCs w:val="23"/>
            <w:u w:val="single"/>
            <w:shd w:val="clear" w:color="auto" w:fill="F7F7F8"/>
          </w:rPr>
          <w:t>FieldRetrievingFactoryBean</w:t>
        </w:r>
      </w:hyperlink>
      <w:r w:rsidRPr="00BA0D5D">
        <w:rPr>
          <w:rFonts w:ascii="inherit" w:eastAsia="宋体" w:hAnsi="inherit" w:cs="Arial"/>
          <w:color w:val="34302D"/>
          <w:kern w:val="0"/>
          <w:sz w:val="24"/>
          <w:szCs w:val="24"/>
        </w:rPr>
        <w:t> class.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Injecting enumeration values into beans as either property or constructor arguments is easy to do in Spring. You do not actually have to do anything or know anything about the Spring internals (or even about classes such as the </w:t>
      </w:r>
      <w:r w:rsidRPr="00BA0D5D">
        <w:rPr>
          <w:rFonts w:ascii="Consolas" w:eastAsia="宋体" w:hAnsi="Consolas" w:cs="宋体"/>
          <w:color w:val="34302D"/>
          <w:kern w:val="0"/>
          <w:sz w:val="23"/>
          <w:szCs w:val="23"/>
          <w:shd w:val="clear" w:color="auto" w:fill="F7F7F8"/>
        </w:rPr>
        <w:t>FieldRetrievingFactoryBean</w:t>
      </w:r>
      <w:r w:rsidRPr="00BA0D5D">
        <w:rPr>
          <w:rFonts w:ascii="inherit" w:eastAsia="宋体" w:hAnsi="inherit" w:cs="Arial"/>
          <w:color w:val="34302D"/>
          <w:kern w:val="0"/>
          <w:sz w:val="24"/>
          <w:szCs w:val="24"/>
        </w:rPr>
        <w:t>). The following example enumeration shows how easy injecting an enum value is: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javax.persistence;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enum</w:t>
      </w:r>
      <w:r w:rsidRPr="00BA0D5D">
        <w:rPr>
          <w:rFonts w:ascii="Consolas" w:eastAsia="宋体" w:hAnsi="Consolas" w:cs="宋体"/>
          <w:color w:val="34302D"/>
          <w:kern w:val="0"/>
          <w:sz w:val="24"/>
          <w:szCs w:val="24"/>
        </w:rPr>
        <w:t xml:space="preserve"> PersistenceContextType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TRANSACTION,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EXTENDED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the following setter of type </w:t>
      </w:r>
      <w:r w:rsidRPr="00BA0D5D">
        <w:rPr>
          <w:rFonts w:ascii="Consolas" w:eastAsia="宋体" w:hAnsi="Consolas" w:cs="宋体"/>
          <w:color w:val="34302D"/>
          <w:kern w:val="0"/>
          <w:sz w:val="23"/>
          <w:szCs w:val="23"/>
          <w:shd w:val="clear" w:color="auto" w:fill="F7F7F8"/>
        </w:rPr>
        <w:t>PersistenceContextType</w:t>
      </w:r>
      <w:r w:rsidRPr="00BA0D5D">
        <w:rPr>
          <w:rFonts w:ascii="inherit" w:eastAsia="宋体" w:hAnsi="inherit" w:cs="Arial"/>
          <w:color w:val="34302D"/>
          <w:kern w:val="0"/>
          <w:sz w:val="24"/>
          <w:szCs w:val="24"/>
        </w:rPr>
        <w:t> and the corresponding bean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Client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PersistenceContextType persistenceContextType;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setPersistenceContextType(PersistenceContextType 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.persistenceContextType = type;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"example.Client"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"persistenceContextType"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"TRANSACTION"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&lt;util:property-path/&gt;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target bean to be referenced by name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results in 10, which is the value of property 'age' of bean 'testBean'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"testBean.age"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PropertyPathFactoryBean</w:t>
      </w:r>
      <w:r w:rsidRPr="00BA0D5D">
        <w:rPr>
          <w:rFonts w:ascii="inherit" w:eastAsia="宋体" w:hAnsi="inherit" w:cs="Arial"/>
          <w:color w:val="34302D"/>
          <w:kern w:val="0"/>
          <w:sz w:val="24"/>
          <w:szCs w:val="24"/>
        </w:rPr>
        <w:t>) to create a bean (of type </w:t>
      </w:r>
      <w:r w:rsidRPr="00BA0D5D">
        <w:rPr>
          <w:rFonts w:ascii="Consolas" w:eastAsia="宋体" w:hAnsi="Consolas" w:cs="宋体"/>
          <w:color w:val="34302D"/>
          <w:kern w:val="0"/>
          <w:sz w:val="23"/>
          <w:szCs w:val="23"/>
          <w:shd w:val="clear" w:color="auto" w:fill="F7F7F8"/>
        </w:rPr>
        <w:t>int</w:t>
      </w:r>
      <w:r w:rsidRPr="00BA0D5D">
        <w:rPr>
          <w:rFonts w:ascii="inherit" w:eastAsia="宋体" w:hAnsi="inherit" w:cs="Arial"/>
          <w:color w:val="34302D"/>
          <w:kern w:val="0"/>
          <w:sz w:val="24"/>
          <w:szCs w:val="24"/>
        </w:rPr>
        <w:t>) called </w:t>
      </w:r>
      <w:r w:rsidRPr="00BA0D5D">
        <w:rPr>
          <w:rFonts w:ascii="Consolas" w:eastAsia="宋体" w:hAnsi="Consolas" w:cs="宋体"/>
          <w:color w:val="34302D"/>
          <w:kern w:val="0"/>
          <w:sz w:val="23"/>
          <w:szCs w:val="23"/>
          <w:shd w:val="clear" w:color="auto" w:fill="F7F7F8"/>
        </w:rPr>
        <w:t>testBean.age</w:t>
      </w:r>
      <w:r w:rsidRPr="00BA0D5D">
        <w:rPr>
          <w:rFonts w:ascii="inherit" w:eastAsia="宋体" w:hAnsi="inherit" w:cs="Arial"/>
          <w:color w:val="34302D"/>
          <w:kern w:val="0"/>
          <w:sz w:val="24"/>
          <w:szCs w:val="24"/>
        </w:rPr>
        <w:t> that has a value equal to the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property of the </w:t>
      </w:r>
      <w:r w:rsidRPr="00BA0D5D">
        <w:rPr>
          <w:rFonts w:ascii="Consolas" w:eastAsia="宋体" w:hAnsi="Consolas" w:cs="宋体"/>
          <w:color w:val="34302D"/>
          <w:kern w:val="0"/>
          <w:sz w:val="23"/>
          <w:szCs w:val="23"/>
          <w:shd w:val="clear" w:color="auto" w:fill="F7F7F8"/>
        </w:rPr>
        <w:t>testBean</w:t>
      </w:r>
      <w:r w:rsidRPr="00BA0D5D">
        <w:rPr>
          <w:rFonts w:ascii="inherit" w:eastAsia="宋体" w:hAnsi="inherit" w:cs="Arial"/>
          <w:color w:val="34302D"/>
          <w:kern w:val="0"/>
          <w:sz w:val="24"/>
          <w:szCs w:val="24"/>
        </w:rPr>
        <w:t> bean.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consider the following example, which adds a </w:t>
      </w:r>
      <w:r w:rsidRPr="00BA0D5D">
        <w:rPr>
          <w:rFonts w:ascii="Consolas" w:eastAsia="宋体" w:hAnsi="Consolas" w:cs="宋体"/>
          <w:color w:val="34302D"/>
          <w:kern w:val="0"/>
          <w:sz w:val="23"/>
          <w:szCs w:val="23"/>
          <w:shd w:val="clear" w:color="auto" w:fill="F7F7F8"/>
        </w:rPr>
        <w:t>&lt;util:property-path/&gt;</w:t>
      </w:r>
      <w:r w:rsidRPr="00BA0D5D">
        <w:rPr>
          <w:rFonts w:ascii="inherit" w:eastAsia="宋体" w:hAnsi="inherit" w:cs="Arial"/>
          <w:color w:val="34302D"/>
          <w:kern w:val="0"/>
          <w:sz w:val="24"/>
          <w:szCs w:val="24"/>
        </w:rPr>
        <w:t> element: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lastRenderedPageBreak/>
        <w:t>&lt;!-- target bean to be referenced by name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results in 10, which is the value of property 'age' of bean 'testBean'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&lt;util:property-path</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path</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"testBean.age"</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value of the </w:t>
      </w:r>
      <w:r w:rsidRPr="00BA0D5D">
        <w:rPr>
          <w:rFonts w:ascii="Consolas" w:eastAsia="宋体" w:hAnsi="Consolas" w:cs="宋体"/>
          <w:color w:val="34302D"/>
          <w:kern w:val="0"/>
          <w:sz w:val="23"/>
          <w:szCs w:val="23"/>
          <w:shd w:val="clear" w:color="auto" w:fill="F7F7F8"/>
        </w:rPr>
        <w:t>path</w:t>
      </w:r>
      <w:r w:rsidRPr="00BA0D5D">
        <w:rPr>
          <w:rFonts w:ascii="inherit" w:eastAsia="宋体" w:hAnsi="inherit" w:cs="Arial"/>
          <w:color w:val="34302D"/>
          <w:kern w:val="0"/>
          <w:sz w:val="24"/>
          <w:szCs w:val="24"/>
        </w:rPr>
        <w:t> attribute of the </w:t>
      </w:r>
      <w:r w:rsidRPr="00BA0D5D">
        <w:rPr>
          <w:rFonts w:ascii="Consolas" w:eastAsia="宋体" w:hAnsi="Consolas" w:cs="宋体"/>
          <w:color w:val="34302D"/>
          <w:kern w:val="0"/>
          <w:sz w:val="23"/>
          <w:szCs w:val="23"/>
          <w:shd w:val="clear" w:color="auto" w:fill="F7F7F8"/>
        </w:rPr>
        <w:t>&lt;property-path/&gt;</w:t>
      </w:r>
      <w:r w:rsidRPr="00BA0D5D">
        <w:rPr>
          <w:rFonts w:ascii="inherit" w:eastAsia="宋体" w:hAnsi="inherit" w:cs="Arial"/>
          <w:color w:val="34302D"/>
          <w:kern w:val="0"/>
          <w:sz w:val="24"/>
          <w:szCs w:val="24"/>
        </w:rPr>
        <w:t> element follows the form of </w:t>
      </w:r>
      <w:r w:rsidRPr="00BA0D5D">
        <w:rPr>
          <w:rFonts w:ascii="Consolas" w:eastAsia="宋体" w:hAnsi="Consolas" w:cs="宋体"/>
          <w:color w:val="34302D"/>
          <w:kern w:val="0"/>
          <w:sz w:val="23"/>
          <w:szCs w:val="23"/>
          <w:shd w:val="clear" w:color="auto" w:fill="F7F7F8"/>
        </w:rPr>
        <w:t>beanName.beanProperty</w:t>
      </w:r>
      <w:r w:rsidRPr="00BA0D5D">
        <w:rPr>
          <w:rFonts w:ascii="inherit" w:eastAsia="宋体" w:hAnsi="inherit" w:cs="Arial"/>
          <w:color w:val="34302D"/>
          <w:kern w:val="0"/>
          <w:sz w:val="24"/>
          <w:szCs w:val="24"/>
        </w:rPr>
        <w:t>. In this case, it picks up the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property of the bean named </w:t>
      </w:r>
      <w:r w:rsidRPr="00BA0D5D">
        <w:rPr>
          <w:rFonts w:ascii="Consolas" w:eastAsia="宋体" w:hAnsi="Consolas" w:cs="宋体"/>
          <w:color w:val="34302D"/>
          <w:kern w:val="0"/>
          <w:sz w:val="23"/>
          <w:szCs w:val="23"/>
          <w:shd w:val="clear" w:color="auto" w:fill="F7F7F8"/>
        </w:rPr>
        <w:t>testBean</w:t>
      </w:r>
      <w:r w:rsidRPr="00BA0D5D">
        <w:rPr>
          <w:rFonts w:ascii="inherit" w:eastAsia="宋体" w:hAnsi="inherit" w:cs="Arial"/>
          <w:color w:val="34302D"/>
          <w:kern w:val="0"/>
          <w:sz w:val="24"/>
          <w:szCs w:val="24"/>
        </w:rPr>
        <w:t>. The value of that </w:t>
      </w:r>
      <w:r w:rsidRPr="00BA0D5D">
        <w:rPr>
          <w:rFonts w:ascii="Consolas" w:eastAsia="宋体" w:hAnsi="Consolas" w:cs="宋体"/>
          <w:color w:val="34302D"/>
          <w:kern w:val="0"/>
          <w:sz w:val="23"/>
          <w:szCs w:val="23"/>
          <w:shd w:val="clear" w:color="auto" w:fill="F7F7F8"/>
        </w:rPr>
        <w:t>age</w:t>
      </w:r>
      <w:r w:rsidRPr="00BA0D5D">
        <w:rPr>
          <w:rFonts w:ascii="inherit" w:eastAsia="宋体" w:hAnsi="inherit" w:cs="Arial"/>
          <w:color w:val="34302D"/>
          <w:kern w:val="0"/>
          <w:sz w:val="24"/>
          <w:szCs w:val="24"/>
        </w:rPr>
        <w:t> property is </w:t>
      </w:r>
      <w:r w:rsidRPr="00BA0D5D">
        <w:rPr>
          <w:rFonts w:ascii="Consolas" w:eastAsia="宋体" w:hAnsi="Consolas" w:cs="宋体"/>
          <w:color w:val="34302D"/>
          <w:kern w:val="0"/>
          <w:sz w:val="23"/>
          <w:szCs w:val="23"/>
          <w:shd w:val="clear" w:color="auto" w:fill="F7F7F8"/>
        </w:rPr>
        <w:t>10</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5"/>
        <w:rPr>
          <w:rFonts w:ascii="Arial" w:eastAsia="宋体" w:hAnsi="Arial" w:cs="Arial"/>
          <w:color w:val="34302D"/>
          <w:kern w:val="0"/>
          <w:sz w:val="24"/>
          <w:szCs w:val="24"/>
        </w:rPr>
      </w:pPr>
      <w:r w:rsidRPr="00BA0D5D">
        <w:rPr>
          <w:rFonts w:ascii="Arial" w:eastAsia="宋体" w:hAnsi="Arial" w:cs="Arial"/>
          <w:color w:val="34302D"/>
          <w:kern w:val="0"/>
          <w:sz w:val="24"/>
          <w:szCs w:val="24"/>
        </w:rPr>
        <w:t>Using </w:t>
      </w:r>
      <w:r w:rsidRPr="00BA0D5D">
        <w:rPr>
          <w:rFonts w:ascii="Consolas" w:eastAsia="宋体" w:hAnsi="Consolas" w:cs="宋体"/>
          <w:color w:val="34302D"/>
          <w:kern w:val="0"/>
          <w:sz w:val="23"/>
          <w:szCs w:val="23"/>
          <w:shd w:val="clear" w:color="auto" w:fill="F7F7F8"/>
        </w:rPr>
        <w:t>&lt;util:property-path/&gt;</w:t>
      </w:r>
      <w:r w:rsidRPr="00BA0D5D">
        <w:rPr>
          <w:rFonts w:ascii="Arial" w:eastAsia="宋体" w:hAnsi="Arial" w:cs="Arial"/>
          <w:color w:val="34302D"/>
          <w:kern w:val="0"/>
          <w:sz w:val="24"/>
          <w:szCs w:val="24"/>
        </w:rPr>
        <w:t> to Set a Bean Property or Constructor Argument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PropertyPathFactoryBean</w:t>
      </w:r>
      <w:r w:rsidRPr="00BA0D5D">
        <w:rPr>
          <w:rFonts w:ascii="inherit" w:eastAsia="宋体" w:hAnsi="inherit" w:cs="Arial"/>
          <w:color w:val="34302D"/>
          <w:kern w:val="0"/>
          <w:sz w:val="24"/>
          <w:szCs w:val="24"/>
        </w:rPr>
        <w:t> is a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that evaluates a property path on a given target object. The target object can be specified directly or by a bean name. You can then use this value in another bean definition as a property value or constructor argument.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a path being used against another bean, by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target bean to be referenced by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scope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"prototype"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"10"</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results in 11, which is the value of property 'spouse.age' of bean 'person'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"targetBeanName"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"propertyPath"</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"spouse.age"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following example, a path is evaluated against an inner bean: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results in 12, which is the value of property 'age' of the inner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"theAge"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"targetObject"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"org.springframework.beans.TestBean"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"12"</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"propertyPath"</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There is also a shortcut form, where the bean name is the property path. The following example shows the shortcut form: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results in 10, which is the value of property 'age' of bean 'person'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form does mean that there is no choice in the name of the bean. Any reference to it also has to use the same </w:t>
      </w:r>
      <w:r w:rsidRPr="00BA0D5D">
        <w:rPr>
          <w:rFonts w:ascii="Consolas" w:eastAsia="宋体" w:hAnsi="Consolas" w:cs="宋体"/>
          <w:color w:val="34302D"/>
          <w:kern w:val="0"/>
          <w:sz w:val="23"/>
          <w:szCs w:val="23"/>
          <w:shd w:val="clear" w:color="auto" w:fill="F7F7F8"/>
        </w:rPr>
        <w:t>id</w:t>
      </w:r>
      <w:r w:rsidRPr="00BA0D5D">
        <w:rPr>
          <w:rFonts w:ascii="inherit" w:eastAsia="宋体" w:hAnsi="inherit" w:cs="Arial"/>
          <w:color w:val="34302D"/>
          <w:kern w:val="0"/>
          <w:sz w:val="24"/>
          <w:szCs w:val="24"/>
        </w:rPr>
        <w:t>, which is the path. If used as an inner bean, there is no need to refer to it at all,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"age"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"person.age"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"org.springframework.beans.factory.config.PropertyPathFactoryBean"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specifically set the result type in the actual definition. This is not necessary for most use cases, but it can sometimes be useful. See the javadoc for more info on this feature.</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&lt;util:properties/&gt;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java.util.Properties instance with values loaded from the supplied location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"jdbcConfiguration"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"org.springframework.beans.factory.config.PropertiesFactoryBean"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"location"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"classpath:com/foo/jdbc-production.properties"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PropertiesFactoryBean</w:t>
      </w:r>
      <w:r w:rsidRPr="00BA0D5D">
        <w:rPr>
          <w:rFonts w:ascii="inherit" w:eastAsia="宋体" w:hAnsi="inherit" w:cs="Arial"/>
          <w:color w:val="34302D"/>
          <w:kern w:val="0"/>
          <w:sz w:val="24"/>
          <w:szCs w:val="24"/>
        </w:rPr>
        <w:t>) to instantiate a </w:t>
      </w:r>
      <w:r w:rsidRPr="00BA0D5D">
        <w:rPr>
          <w:rFonts w:ascii="Consolas" w:eastAsia="宋体" w:hAnsi="Consolas" w:cs="宋体"/>
          <w:color w:val="34302D"/>
          <w:kern w:val="0"/>
          <w:sz w:val="23"/>
          <w:szCs w:val="23"/>
          <w:shd w:val="clear" w:color="auto" w:fill="F7F7F8"/>
        </w:rPr>
        <w:t>java.util.Properties</w:t>
      </w:r>
      <w:r w:rsidRPr="00BA0D5D">
        <w:rPr>
          <w:rFonts w:ascii="inherit" w:eastAsia="宋体" w:hAnsi="inherit" w:cs="Arial"/>
          <w:color w:val="34302D"/>
          <w:kern w:val="0"/>
          <w:sz w:val="24"/>
          <w:szCs w:val="24"/>
        </w:rPr>
        <w:t> instance with values loaded from the supplied </w:t>
      </w:r>
      <w:hyperlink r:id="rId632" w:anchor="resources" w:history="1">
        <w:r w:rsidRPr="00BA0D5D">
          <w:rPr>
            <w:rFonts w:ascii="Consolas" w:eastAsia="宋体" w:hAnsi="Consolas" w:cs="宋体"/>
            <w:color w:val="548E2E"/>
            <w:kern w:val="0"/>
            <w:sz w:val="23"/>
            <w:szCs w:val="23"/>
            <w:u w:val="single"/>
            <w:shd w:val="clear" w:color="auto" w:fill="F7F7F8"/>
          </w:rPr>
          <w:t>Resource</w:t>
        </w:r>
      </w:hyperlink>
      <w:r w:rsidRPr="00BA0D5D">
        <w:rPr>
          <w:rFonts w:ascii="inherit" w:eastAsia="宋体" w:hAnsi="inherit" w:cs="Arial"/>
          <w:color w:val="34302D"/>
          <w:kern w:val="0"/>
          <w:sz w:val="24"/>
          <w:szCs w:val="24"/>
        </w:rPr>
        <w:t> location).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a </w:t>
      </w:r>
      <w:r w:rsidRPr="00BA0D5D">
        <w:rPr>
          <w:rFonts w:ascii="Consolas" w:eastAsia="宋体" w:hAnsi="Consolas" w:cs="宋体"/>
          <w:color w:val="34302D"/>
          <w:kern w:val="0"/>
          <w:sz w:val="23"/>
          <w:szCs w:val="23"/>
          <w:shd w:val="clear" w:color="auto" w:fill="F7F7F8"/>
        </w:rPr>
        <w:t>util:properties</w:t>
      </w:r>
      <w:r w:rsidRPr="00BA0D5D">
        <w:rPr>
          <w:rFonts w:ascii="inherit" w:eastAsia="宋体" w:hAnsi="inherit" w:cs="Arial"/>
          <w:color w:val="34302D"/>
          <w:kern w:val="0"/>
          <w:sz w:val="24"/>
          <w:szCs w:val="24"/>
        </w:rPr>
        <w:t> element to make a more concise representation: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java.util.Properties instance with values loaded from the supplied location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&lt;util:properties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"jdbcConfiguration"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"classpath:com/foo/jdbc-production.properties"</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&lt;util:list/&gt;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java.util.List instance with values loaded from the supplied 'sourceList'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"org.springframework.beans.factory.config.ListFactoryBean"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"sourceList"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&lt;/list&gt;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ListFactoryBean</w:t>
      </w:r>
      <w:r w:rsidRPr="00BA0D5D">
        <w:rPr>
          <w:rFonts w:ascii="inherit" w:eastAsia="宋体" w:hAnsi="inherit" w:cs="Arial"/>
          <w:color w:val="34302D"/>
          <w:kern w:val="0"/>
          <w:sz w:val="24"/>
          <w:szCs w:val="24"/>
        </w:rPr>
        <w:t>) to create a </w:t>
      </w:r>
      <w:r w:rsidRPr="00BA0D5D">
        <w:rPr>
          <w:rFonts w:ascii="Consolas" w:eastAsia="宋体" w:hAnsi="Consolas" w:cs="宋体"/>
          <w:color w:val="34302D"/>
          <w:kern w:val="0"/>
          <w:sz w:val="23"/>
          <w:szCs w:val="23"/>
          <w:shd w:val="clear" w:color="auto" w:fill="F7F7F8"/>
        </w:rPr>
        <w:t>java.util.List</w:t>
      </w:r>
      <w:r w:rsidRPr="00BA0D5D">
        <w:rPr>
          <w:rFonts w:ascii="inherit" w:eastAsia="宋体" w:hAnsi="inherit" w:cs="Arial"/>
          <w:color w:val="34302D"/>
          <w:kern w:val="0"/>
          <w:sz w:val="24"/>
          <w:szCs w:val="24"/>
        </w:rPr>
        <w:t>instance and initialize it with values taken from the supplied </w:t>
      </w:r>
      <w:r w:rsidRPr="00BA0D5D">
        <w:rPr>
          <w:rFonts w:ascii="Consolas" w:eastAsia="宋体" w:hAnsi="Consolas" w:cs="宋体"/>
          <w:color w:val="34302D"/>
          <w:kern w:val="0"/>
          <w:sz w:val="23"/>
          <w:szCs w:val="23"/>
          <w:shd w:val="clear" w:color="auto" w:fill="F7F7F8"/>
        </w:rPr>
        <w:t>sourceList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a </w:t>
      </w:r>
      <w:r w:rsidRPr="00BA0D5D">
        <w:rPr>
          <w:rFonts w:ascii="Consolas" w:eastAsia="宋体" w:hAnsi="Consolas" w:cs="宋体"/>
          <w:color w:val="34302D"/>
          <w:kern w:val="0"/>
          <w:sz w:val="23"/>
          <w:szCs w:val="23"/>
          <w:shd w:val="clear" w:color="auto" w:fill="F7F7F8"/>
        </w:rPr>
        <w:t>&lt;util:list/&gt;</w:t>
      </w:r>
      <w:r w:rsidRPr="00BA0D5D">
        <w:rPr>
          <w:rFonts w:ascii="inherit" w:eastAsia="宋体" w:hAnsi="inherit" w:cs="Arial"/>
          <w:color w:val="34302D"/>
          <w:kern w:val="0"/>
          <w:sz w:val="24"/>
          <w:szCs w:val="24"/>
        </w:rPr>
        <w:t> element to make a more concise representation: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java.util.List instance with the supplied values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&lt;util:list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&lt;/util:list&gt;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explicitly control the exact type of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that is instantiated and populated by using the </w:t>
      </w:r>
      <w:r w:rsidRPr="00BA0D5D">
        <w:rPr>
          <w:rFonts w:ascii="Consolas" w:eastAsia="宋体" w:hAnsi="Consolas" w:cs="宋体"/>
          <w:color w:val="34302D"/>
          <w:kern w:val="0"/>
          <w:sz w:val="23"/>
          <w:szCs w:val="23"/>
          <w:shd w:val="clear" w:color="auto" w:fill="F7F7F8"/>
        </w:rPr>
        <w:t>list-class</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&lt;util:list/&gt;</w:t>
      </w:r>
      <w:r w:rsidRPr="00BA0D5D">
        <w:rPr>
          <w:rFonts w:ascii="inherit" w:eastAsia="宋体" w:hAnsi="inherit" w:cs="Arial"/>
          <w:color w:val="34302D"/>
          <w:kern w:val="0"/>
          <w:sz w:val="24"/>
          <w:szCs w:val="24"/>
        </w:rPr>
        <w:t> element. For example, if we really need a </w:t>
      </w:r>
      <w:r w:rsidRPr="00BA0D5D">
        <w:rPr>
          <w:rFonts w:ascii="Consolas" w:eastAsia="宋体" w:hAnsi="Consolas" w:cs="宋体"/>
          <w:color w:val="34302D"/>
          <w:kern w:val="0"/>
          <w:sz w:val="23"/>
          <w:szCs w:val="23"/>
          <w:shd w:val="clear" w:color="auto" w:fill="F7F7F8"/>
        </w:rPr>
        <w:t>java.util.LinkedList</w:t>
      </w:r>
      <w:r w:rsidRPr="00BA0D5D">
        <w:rPr>
          <w:rFonts w:ascii="inherit" w:eastAsia="宋体" w:hAnsi="inherit" w:cs="Arial"/>
          <w:color w:val="34302D"/>
          <w:kern w:val="0"/>
          <w:sz w:val="24"/>
          <w:szCs w:val="24"/>
        </w:rPr>
        <w:t> to be instantiated, we could use the following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&lt;util:list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list-class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"java.util.LinkedList"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jackshaftoe@vagabond.org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eliza@thinkingmanscrumpet.org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vanhoek@pirate.org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d'Arcachon@nemesis.org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&lt;/util:list&gt;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w:t>
      </w:r>
      <w:r w:rsidRPr="00BA0D5D">
        <w:rPr>
          <w:rFonts w:ascii="Consolas" w:eastAsia="宋体" w:hAnsi="Consolas" w:cs="宋体"/>
          <w:color w:val="34302D"/>
          <w:kern w:val="0"/>
          <w:sz w:val="23"/>
          <w:szCs w:val="23"/>
          <w:shd w:val="clear" w:color="auto" w:fill="F7F7F8"/>
        </w:rPr>
        <w:t>list-class</w:t>
      </w:r>
      <w:r w:rsidRPr="00BA0D5D">
        <w:rPr>
          <w:rFonts w:ascii="inherit" w:eastAsia="宋体" w:hAnsi="inherit" w:cs="Arial"/>
          <w:color w:val="34302D"/>
          <w:kern w:val="0"/>
          <w:sz w:val="24"/>
          <w:szCs w:val="24"/>
        </w:rPr>
        <w:t> attribute is supplied, the container chooses a </w:t>
      </w:r>
      <w:r w:rsidRPr="00BA0D5D">
        <w:rPr>
          <w:rFonts w:ascii="Consolas" w:eastAsia="宋体" w:hAnsi="Consolas" w:cs="宋体"/>
          <w:color w:val="34302D"/>
          <w:kern w:val="0"/>
          <w:sz w:val="23"/>
          <w:szCs w:val="23"/>
          <w:shd w:val="clear" w:color="auto" w:fill="F7F7F8"/>
        </w:rPr>
        <w:t>List</w:t>
      </w:r>
      <w:r w:rsidRPr="00BA0D5D">
        <w:rPr>
          <w:rFonts w:ascii="inherit" w:eastAsia="宋体" w:hAnsi="inherit" w:cs="Arial"/>
          <w:color w:val="34302D"/>
          <w:kern w:val="0"/>
          <w:sz w:val="24"/>
          <w:szCs w:val="24"/>
        </w:rPr>
        <w:t> implementation.</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&lt;util:map/&gt;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java.util.Map instance with values loaded from the supplied 'sourceMap'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"org.springframework.beans.factory.config.MapFactoryBean"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"sourceMap"</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"pechorin@hero.org"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"raskolnikov@slums.org"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&lt;/map&gt;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MapFactoryBean</w:t>
      </w:r>
      <w:r w:rsidRPr="00BA0D5D">
        <w:rPr>
          <w:rFonts w:ascii="inherit" w:eastAsia="宋体" w:hAnsi="inherit" w:cs="Arial"/>
          <w:color w:val="34302D"/>
          <w:kern w:val="0"/>
          <w:sz w:val="24"/>
          <w:szCs w:val="24"/>
        </w:rPr>
        <w:t>) to create a </w:t>
      </w:r>
      <w:r w:rsidRPr="00BA0D5D">
        <w:rPr>
          <w:rFonts w:ascii="Consolas" w:eastAsia="宋体" w:hAnsi="Consolas" w:cs="宋体"/>
          <w:color w:val="34302D"/>
          <w:kern w:val="0"/>
          <w:sz w:val="23"/>
          <w:szCs w:val="23"/>
          <w:shd w:val="clear" w:color="auto" w:fill="F7F7F8"/>
        </w:rPr>
        <w:t>java.util.Map</w:t>
      </w:r>
      <w:r w:rsidRPr="00BA0D5D">
        <w:rPr>
          <w:rFonts w:ascii="inherit" w:eastAsia="宋体" w:hAnsi="inherit" w:cs="Arial"/>
          <w:color w:val="34302D"/>
          <w:kern w:val="0"/>
          <w:sz w:val="24"/>
          <w:szCs w:val="24"/>
        </w:rPr>
        <w:t>instance initialized with key-value pairs taken from the supplied </w:t>
      </w:r>
      <w:r w:rsidRPr="00BA0D5D">
        <w:rPr>
          <w:rFonts w:ascii="Consolas" w:eastAsia="宋体" w:hAnsi="Consolas" w:cs="宋体"/>
          <w:color w:val="34302D"/>
          <w:kern w:val="0"/>
          <w:sz w:val="23"/>
          <w:szCs w:val="23"/>
          <w:shd w:val="clear" w:color="auto" w:fill="F7F7F8"/>
        </w:rPr>
        <w:t>'sourceMap'</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a </w:t>
      </w:r>
      <w:r w:rsidRPr="00BA0D5D">
        <w:rPr>
          <w:rFonts w:ascii="Consolas" w:eastAsia="宋体" w:hAnsi="Consolas" w:cs="宋体"/>
          <w:color w:val="34302D"/>
          <w:kern w:val="0"/>
          <w:sz w:val="23"/>
          <w:szCs w:val="23"/>
          <w:shd w:val="clear" w:color="auto" w:fill="F7F7F8"/>
        </w:rPr>
        <w:t>&lt;util:map/&gt;</w:t>
      </w:r>
      <w:r w:rsidRPr="00BA0D5D">
        <w:rPr>
          <w:rFonts w:ascii="inherit" w:eastAsia="宋体" w:hAnsi="inherit" w:cs="Arial"/>
          <w:color w:val="34302D"/>
          <w:kern w:val="0"/>
          <w:sz w:val="24"/>
          <w:szCs w:val="24"/>
        </w:rPr>
        <w:t> element to make a more concise representation: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java.util.Map instance with the supplied key-value pairs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&lt;util:map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"pechorin@hero.org"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"raskolnikov@slums.org"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&lt;/util:map&gt;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explicitly control the exact type of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that is instantiated and populated by using the </w:t>
      </w:r>
      <w:r w:rsidRPr="00BA0D5D">
        <w:rPr>
          <w:rFonts w:ascii="Consolas" w:eastAsia="宋体" w:hAnsi="Consolas" w:cs="宋体"/>
          <w:color w:val="34302D"/>
          <w:kern w:val="0"/>
          <w:sz w:val="23"/>
          <w:szCs w:val="23"/>
          <w:shd w:val="clear" w:color="auto" w:fill="F7F7F8"/>
        </w:rPr>
        <w:t>'map-class'</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&lt;util:map/&gt;</w:t>
      </w:r>
      <w:r w:rsidRPr="00BA0D5D">
        <w:rPr>
          <w:rFonts w:ascii="inherit" w:eastAsia="宋体" w:hAnsi="inherit" w:cs="Arial"/>
          <w:color w:val="34302D"/>
          <w:kern w:val="0"/>
          <w:sz w:val="24"/>
          <w:szCs w:val="24"/>
        </w:rPr>
        <w:t> element. For example, if we really need a </w:t>
      </w:r>
      <w:r w:rsidRPr="00BA0D5D">
        <w:rPr>
          <w:rFonts w:ascii="Consolas" w:eastAsia="宋体" w:hAnsi="Consolas" w:cs="宋体"/>
          <w:color w:val="34302D"/>
          <w:kern w:val="0"/>
          <w:sz w:val="23"/>
          <w:szCs w:val="23"/>
          <w:shd w:val="clear" w:color="auto" w:fill="F7F7F8"/>
        </w:rPr>
        <w:t>java.util.TreeMap</w:t>
      </w:r>
      <w:r w:rsidRPr="00BA0D5D">
        <w:rPr>
          <w:rFonts w:ascii="inherit" w:eastAsia="宋体" w:hAnsi="inherit" w:cs="Arial"/>
          <w:color w:val="34302D"/>
          <w:kern w:val="0"/>
          <w:sz w:val="24"/>
          <w:szCs w:val="24"/>
        </w:rPr>
        <w:t> to be instantiated, we could use the following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&lt;util:map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map-class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"java.util.TreeMap"</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"pechorin@hero.org"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"raskolnikov@slums.org"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"stavrogin@gov.org"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&lt;entry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"porfiry@gov.org"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&lt;/util:map&gt;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w:t>
      </w:r>
      <w:r w:rsidRPr="00BA0D5D">
        <w:rPr>
          <w:rFonts w:ascii="Consolas" w:eastAsia="宋体" w:hAnsi="Consolas" w:cs="宋体"/>
          <w:color w:val="34302D"/>
          <w:kern w:val="0"/>
          <w:sz w:val="23"/>
          <w:szCs w:val="23"/>
          <w:shd w:val="clear" w:color="auto" w:fill="F7F7F8"/>
        </w:rPr>
        <w:t>'map-class'</w:t>
      </w:r>
      <w:r w:rsidRPr="00BA0D5D">
        <w:rPr>
          <w:rFonts w:ascii="inherit" w:eastAsia="宋体" w:hAnsi="inherit" w:cs="Arial"/>
          <w:color w:val="34302D"/>
          <w:kern w:val="0"/>
          <w:sz w:val="24"/>
          <w:szCs w:val="24"/>
        </w:rPr>
        <w:t> attribute is supplied, the container chooses a </w:t>
      </w:r>
      <w:r w:rsidRPr="00BA0D5D">
        <w:rPr>
          <w:rFonts w:ascii="Consolas" w:eastAsia="宋体" w:hAnsi="Consolas" w:cs="宋体"/>
          <w:color w:val="34302D"/>
          <w:kern w:val="0"/>
          <w:sz w:val="23"/>
          <w:szCs w:val="23"/>
          <w:shd w:val="clear" w:color="auto" w:fill="F7F7F8"/>
        </w:rPr>
        <w:t>Map</w:t>
      </w:r>
      <w:r w:rsidRPr="00BA0D5D">
        <w:rPr>
          <w:rFonts w:ascii="inherit" w:eastAsia="宋体" w:hAnsi="inherit" w:cs="Arial"/>
          <w:color w:val="34302D"/>
          <w:kern w:val="0"/>
          <w:sz w:val="24"/>
          <w:szCs w:val="24"/>
        </w:rPr>
        <w:t> implementation.</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&lt;util:set/&gt;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Consider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java.util.Set instance with values loaded from the supplied 'sourceSet'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"org.springframework.beans.factory.config.SetFactoryBean"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"sourceSet"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&lt;/set&gt;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uses a Spring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implementation (the </w:t>
      </w:r>
      <w:r w:rsidRPr="00BA0D5D">
        <w:rPr>
          <w:rFonts w:ascii="Consolas" w:eastAsia="宋体" w:hAnsi="Consolas" w:cs="宋体"/>
          <w:color w:val="34302D"/>
          <w:kern w:val="0"/>
          <w:sz w:val="23"/>
          <w:szCs w:val="23"/>
          <w:shd w:val="clear" w:color="auto" w:fill="F7F7F8"/>
        </w:rPr>
        <w:t>SetFactoryBean</w:t>
      </w:r>
      <w:r w:rsidRPr="00BA0D5D">
        <w:rPr>
          <w:rFonts w:ascii="inherit" w:eastAsia="宋体" w:hAnsi="inherit" w:cs="Arial"/>
          <w:color w:val="34302D"/>
          <w:kern w:val="0"/>
          <w:sz w:val="24"/>
          <w:szCs w:val="24"/>
        </w:rPr>
        <w:t>) to create a </w:t>
      </w:r>
      <w:r w:rsidRPr="00BA0D5D">
        <w:rPr>
          <w:rFonts w:ascii="Consolas" w:eastAsia="宋体" w:hAnsi="Consolas" w:cs="宋体"/>
          <w:color w:val="34302D"/>
          <w:kern w:val="0"/>
          <w:sz w:val="23"/>
          <w:szCs w:val="23"/>
          <w:shd w:val="clear" w:color="auto" w:fill="F7F7F8"/>
        </w:rPr>
        <w:t>java.util.Set</w:t>
      </w:r>
      <w:r w:rsidRPr="00BA0D5D">
        <w:rPr>
          <w:rFonts w:ascii="inherit" w:eastAsia="宋体" w:hAnsi="inherit" w:cs="Arial"/>
          <w:color w:val="34302D"/>
          <w:kern w:val="0"/>
          <w:sz w:val="24"/>
          <w:szCs w:val="24"/>
        </w:rPr>
        <w:t>instance initialized with values taken from the supplied </w:t>
      </w:r>
      <w:r w:rsidRPr="00BA0D5D">
        <w:rPr>
          <w:rFonts w:ascii="Consolas" w:eastAsia="宋体" w:hAnsi="Consolas" w:cs="宋体"/>
          <w:color w:val="34302D"/>
          <w:kern w:val="0"/>
          <w:sz w:val="23"/>
          <w:szCs w:val="23"/>
          <w:shd w:val="clear" w:color="auto" w:fill="F7F7F8"/>
        </w:rPr>
        <w:t>sourceSet</w:t>
      </w:r>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uses a </w:t>
      </w:r>
      <w:r w:rsidRPr="00BA0D5D">
        <w:rPr>
          <w:rFonts w:ascii="Consolas" w:eastAsia="宋体" w:hAnsi="Consolas" w:cs="宋体"/>
          <w:color w:val="34302D"/>
          <w:kern w:val="0"/>
          <w:sz w:val="23"/>
          <w:szCs w:val="23"/>
          <w:shd w:val="clear" w:color="auto" w:fill="F7F7F8"/>
        </w:rPr>
        <w:t>&lt;util:set/&gt;</w:t>
      </w:r>
      <w:r w:rsidRPr="00BA0D5D">
        <w:rPr>
          <w:rFonts w:ascii="inherit" w:eastAsia="宋体" w:hAnsi="inherit" w:cs="Arial"/>
          <w:color w:val="34302D"/>
          <w:kern w:val="0"/>
          <w:sz w:val="24"/>
          <w:szCs w:val="24"/>
        </w:rPr>
        <w:t> element to make a more concise representation: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creates a java.util.Set instance with the supplied values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&lt;util:set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&lt;/util:set&gt;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can also explicitly control the exact type of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that is instantiated and populated by using the </w:t>
      </w:r>
      <w:r w:rsidRPr="00BA0D5D">
        <w:rPr>
          <w:rFonts w:ascii="Consolas" w:eastAsia="宋体" w:hAnsi="Consolas" w:cs="宋体"/>
          <w:color w:val="34302D"/>
          <w:kern w:val="0"/>
          <w:sz w:val="23"/>
          <w:szCs w:val="23"/>
          <w:shd w:val="clear" w:color="auto" w:fill="F7F7F8"/>
        </w:rPr>
        <w:t>set-class</w:t>
      </w:r>
      <w:r w:rsidRPr="00BA0D5D">
        <w:rPr>
          <w:rFonts w:ascii="inherit" w:eastAsia="宋体" w:hAnsi="inherit" w:cs="Arial"/>
          <w:color w:val="34302D"/>
          <w:kern w:val="0"/>
          <w:sz w:val="24"/>
          <w:szCs w:val="24"/>
        </w:rPr>
        <w:t> attribute on the </w:t>
      </w:r>
      <w:r w:rsidRPr="00BA0D5D">
        <w:rPr>
          <w:rFonts w:ascii="Consolas" w:eastAsia="宋体" w:hAnsi="Consolas" w:cs="宋体"/>
          <w:color w:val="34302D"/>
          <w:kern w:val="0"/>
          <w:sz w:val="23"/>
          <w:szCs w:val="23"/>
          <w:shd w:val="clear" w:color="auto" w:fill="F7F7F8"/>
        </w:rPr>
        <w:t>&lt;util:set/&gt;</w:t>
      </w:r>
      <w:r w:rsidRPr="00BA0D5D">
        <w:rPr>
          <w:rFonts w:ascii="inherit" w:eastAsia="宋体" w:hAnsi="inherit" w:cs="Arial"/>
          <w:color w:val="34302D"/>
          <w:kern w:val="0"/>
          <w:sz w:val="24"/>
          <w:szCs w:val="24"/>
        </w:rPr>
        <w:t> element. For example, if we really need a </w:t>
      </w:r>
      <w:r w:rsidRPr="00BA0D5D">
        <w:rPr>
          <w:rFonts w:ascii="Consolas" w:eastAsia="宋体" w:hAnsi="Consolas" w:cs="宋体"/>
          <w:color w:val="34302D"/>
          <w:kern w:val="0"/>
          <w:sz w:val="23"/>
          <w:szCs w:val="23"/>
          <w:shd w:val="clear" w:color="auto" w:fill="F7F7F8"/>
        </w:rPr>
        <w:t>java.util.TreeSet</w:t>
      </w:r>
      <w:r w:rsidRPr="00BA0D5D">
        <w:rPr>
          <w:rFonts w:ascii="inherit" w:eastAsia="宋体" w:hAnsi="inherit" w:cs="Arial"/>
          <w:color w:val="34302D"/>
          <w:kern w:val="0"/>
          <w:sz w:val="24"/>
          <w:szCs w:val="24"/>
        </w:rPr>
        <w:t> to be instantiated, we could use the following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&lt;util:set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"emails"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set-class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"java.util.TreeSet"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pechorin@hero.org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raskolnikov@slums.org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stavrogin@gov.org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color w:val="008080"/>
          <w:kern w:val="0"/>
          <w:sz w:val="24"/>
          <w:szCs w:val="24"/>
        </w:rPr>
        <w:t>&lt;value&gt;</w:t>
      </w:r>
      <w:r w:rsidRPr="00BA0D5D">
        <w:rPr>
          <w:rFonts w:ascii="Consolas" w:eastAsia="宋体" w:hAnsi="Consolas" w:cs="宋体"/>
          <w:color w:val="34302D"/>
          <w:kern w:val="0"/>
          <w:sz w:val="24"/>
          <w:szCs w:val="24"/>
        </w:rPr>
        <w:t>porfiry@gov.org</w:t>
      </w:r>
      <w:r w:rsidRPr="00BA0D5D">
        <w:rPr>
          <w:rFonts w:ascii="Consolas" w:eastAsia="宋体" w:hAnsi="Consolas" w:cs="宋体"/>
          <w:color w:val="008080"/>
          <w:kern w:val="0"/>
          <w:sz w:val="24"/>
          <w:szCs w:val="24"/>
        </w:rPr>
        <w:t>&lt;/value&gt;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&lt;/util:set&gt;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If no </w:t>
      </w:r>
      <w:r w:rsidRPr="00BA0D5D">
        <w:rPr>
          <w:rFonts w:ascii="Consolas" w:eastAsia="宋体" w:hAnsi="Consolas" w:cs="宋体"/>
          <w:color w:val="34302D"/>
          <w:kern w:val="0"/>
          <w:sz w:val="23"/>
          <w:szCs w:val="23"/>
          <w:shd w:val="clear" w:color="auto" w:fill="F7F7F8"/>
        </w:rPr>
        <w:t>set-class</w:t>
      </w:r>
      <w:r w:rsidRPr="00BA0D5D">
        <w:rPr>
          <w:rFonts w:ascii="inherit" w:eastAsia="宋体" w:hAnsi="inherit" w:cs="Arial"/>
          <w:color w:val="34302D"/>
          <w:kern w:val="0"/>
          <w:sz w:val="24"/>
          <w:szCs w:val="24"/>
        </w:rPr>
        <w:t> attribute is supplied, the container chooses a </w:t>
      </w:r>
      <w:r w:rsidRPr="00BA0D5D">
        <w:rPr>
          <w:rFonts w:ascii="Consolas" w:eastAsia="宋体" w:hAnsi="Consolas" w:cs="宋体"/>
          <w:color w:val="34302D"/>
          <w:kern w:val="0"/>
          <w:sz w:val="23"/>
          <w:szCs w:val="23"/>
          <w:shd w:val="clear" w:color="auto" w:fill="F7F7F8"/>
        </w:rPr>
        <w:t>Set</w:t>
      </w:r>
      <w:r w:rsidRPr="00BA0D5D">
        <w:rPr>
          <w:rFonts w:ascii="inherit" w:eastAsia="宋体" w:hAnsi="inherit" w:cs="Arial"/>
          <w:color w:val="34302D"/>
          <w:kern w:val="0"/>
          <w:sz w:val="24"/>
          <w:szCs w:val="24"/>
        </w:rPr>
        <w:t> implementation.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9.1.2. The </w:t>
      </w:r>
      <w:r w:rsidRPr="00BA0D5D">
        <w:rPr>
          <w:rFonts w:ascii="Consolas" w:eastAsia="宋体" w:hAnsi="Consolas" w:cs="宋体"/>
          <w:color w:val="34302D"/>
          <w:kern w:val="0"/>
          <w:sz w:val="33"/>
          <w:szCs w:val="33"/>
          <w:shd w:val="clear" w:color="auto" w:fill="F7F7F8"/>
        </w:rPr>
        <w:t>aop</w:t>
      </w:r>
      <w:r w:rsidRPr="00BA0D5D">
        <w:rPr>
          <w:rFonts w:ascii="Arial" w:eastAsia="宋体" w:hAnsi="Arial" w:cs="Arial"/>
          <w:color w:val="34302D"/>
          <w:kern w:val="0"/>
          <w:sz w:val="35"/>
          <w:szCs w:val="35"/>
        </w:rPr>
        <w:t>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tags deal with configuring all things AOP in Spring, including Spring’s own proxy-based AOP framework and Spring’s integration with the AspectJ AOP framework. These tags are comprehensively covered in the chapter entitled </w:t>
      </w:r>
      <w:hyperlink r:id="rId633" w:anchor="aop" w:history="1">
        <w:r w:rsidRPr="00BA0D5D">
          <w:rPr>
            <w:rFonts w:ascii="inherit" w:eastAsia="宋体" w:hAnsi="inherit" w:cs="Arial"/>
            <w:color w:val="548E2E"/>
            <w:kern w:val="0"/>
            <w:sz w:val="24"/>
            <w:szCs w:val="24"/>
            <w:u w:val="single"/>
          </w:rPr>
          <w:t>Aspect Oriented Programming with Spring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interest of completeness, to use the tags in 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schema, you need to have the following preamble at the top of your Spring XML configuration file (the text in the snippet references the correct schema so that the tags in the </w:t>
      </w:r>
      <w:r w:rsidRPr="00BA0D5D">
        <w:rPr>
          <w:rFonts w:ascii="Consolas" w:eastAsia="宋体" w:hAnsi="Consolas" w:cs="宋体"/>
          <w:color w:val="34302D"/>
          <w:kern w:val="0"/>
          <w:sz w:val="23"/>
          <w:szCs w:val="23"/>
          <w:shd w:val="clear" w:color="auto" w:fill="F7F7F8"/>
        </w:rPr>
        <w:t>aop</w:t>
      </w:r>
      <w:r w:rsidRPr="00BA0D5D">
        <w:rPr>
          <w:rFonts w:ascii="inherit" w:eastAsia="宋体" w:hAnsi="inherit" w:cs="Arial"/>
          <w:color w:val="34302D"/>
          <w:kern w:val="0"/>
          <w:sz w:val="24"/>
          <w:szCs w:val="24"/>
        </w:rPr>
        <w:t> namespace are available to you):</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000080"/>
          <w:kern w:val="0"/>
          <w:sz w:val="24"/>
          <w:szCs w:val="24"/>
        </w:rPr>
        <w:t>xmlns:aop</w:t>
      </w:r>
      <w:r w:rsidRPr="00BA0D5D">
        <w:rPr>
          <w:rFonts w:ascii="Consolas" w:eastAsia="宋体" w:hAnsi="Consolas" w:cs="宋体"/>
          <w:i/>
          <w:iCs/>
          <w:color w:val="34302D"/>
          <w:kern w:val="0"/>
          <w:sz w:val="24"/>
          <w:szCs w:val="24"/>
        </w:rPr>
        <w:t>=</w:t>
      </w:r>
      <w:r w:rsidRPr="00BA0D5D">
        <w:rPr>
          <w:rFonts w:ascii="Consolas" w:eastAsia="宋体" w:hAnsi="Consolas" w:cs="宋体"/>
          <w:i/>
          <w:iCs/>
          <w:color w:val="DD1144"/>
          <w:kern w:val="0"/>
          <w:sz w:val="24"/>
          <w:szCs w:val="24"/>
        </w:rPr>
        <w:t>"http://www.springframework.org/schema/aop"</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i/>
          <w:iCs/>
          <w:color w:val="DD1144"/>
          <w:kern w:val="0"/>
          <w:sz w:val="24"/>
          <w:szCs w:val="24"/>
        </w:rPr>
        <w:t>http://www.springframework.org/schema/aop https://www.springframework.org/schema/aop/spring-aop.xsd"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bean definitions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9.1.3. The </w:t>
      </w:r>
      <w:r w:rsidRPr="00BA0D5D">
        <w:rPr>
          <w:rFonts w:ascii="Consolas" w:eastAsia="宋体" w:hAnsi="Consolas" w:cs="宋体"/>
          <w:color w:val="34302D"/>
          <w:kern w:val="0"/>
          <w:sz w:val="33"/>
          <w:szCs w:val="33"/>
          <w:shd w:val="clear" w:color="auto" w:fill="F7F7F8"/>
        </w:rPr>
        <w:t>context</w:t>
      </w:r>
      <w:r w:rsidRPr="00BA0D5D">
        <w:rPr>
          <w:rFonts w:ascii="Arial" w:eastAsia="宋体" w:hAnsi="Arial" w:cs="Arial"/>
          <w:color w:val="34302D"/>
          <w:kern w:val="0"/>
          <w:sz w:val="35"/>
          <w:szCs w:val="35"/>
        </w:rPr>
        <w:t>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tags deal with </w:t>
      </w:r>
      <w:r w:rsidRPr="00BA0D5D">
        <w:rPr>
          <w:rFonts w:ascii="Consolas" w:eastAsia="宋体" w:hAnsi="Consolas" w:cs="宋体"/>
          <w:color w:val="34302D"/>
          <w:kern w:val="0"/>
          <w:sz w:val="23"/>
          <w:szCs w:val="23"/>
          <w:shd w:val="clear" w:color="auto" w:fill="F7F7F8"/>
        </w:rPr>
        <w:t>ApplicationContext</w:t>
      </w:r>
      <w:r w:rsidRPr="00BA0D5D">
        <w:rPr>
          <w:rFonts w:ascii="inherit" w:eastAsia="宋体" w:hAnsi="inherit" w:cs="Arial"/>
          <w:color w:val="34302D"/>
          <w:kern w:val="0"/>
          <w:sz w:val="24"/>
          <w:szCs w:val="24"/>
        </w:rPr>
        <w:t> configuration that relates to plumbing — that is, not usually beans that are important to an end-user but rather beans that do a lot of the “grunt” work in Spring, such as </w:t>
      </w:r>
      <w:r w:rsidRPr="00BA0D5D">
        <w:rPr>
          <w:rFonts w:ascii="Consolas" w:eastAsia="宋体" w:hAnsi="Consolas" w:cs="宋体"/>
          <w:color w:val="34302D"/>
          <w:kern w:val="0"/>
          <w:sz w:val="23"/>
          <w:szCs w:val="23"/>
          <w:shd w:val="clear" w:color="auto" w:fill="F7F7F8"/>
        </w:rPr>
        <w:t>BeanfactoryPostProcessors</w:t>
      </w:r>
      <w:r w:rsidRPr="00BA0D5D">
        <w:rPr>
          <w:rFonts w:ascii="inherit" w:eastAsia="宋体" w:hAnsi="inherit" w:cs="Arial"/>
          <w:color w:val="34302D"/>
          <w:kern w:val="0"/>
          <w:sz w:val="24"/>
          <w:szCs w:val="24"/>
        </w:rPr>
        <w:t>. The following snippet references the correct schema so that the elements in the </w:t>
      </w:r>
      <w:r w:rsidRPr="00BA0D5D">
        <w:rPr>
          <w:rFonts w:ascii="Consolas" w:eastAsia="宋体" w:hAnsi="Consolas" w:cs="宋体"/>
          <w:color w:val="34302D"/>
          <w:kern w:val="0"/>
          <w:sz w:val="23"/>
          <w:szCs w:val="23"/>
          <w:shd w:val="clear" w:color="auto" w:fill="F7F7F8"/>
        </w:rPr>
        <w:t>context</w:t>
      </w:r>
      <w:r w:rsidRPr="00BA0D5D">
        <w:rPr>
          <w:rFonts w:ascii="inherit" w:eastAsia="宋体" w:hAnsi="inherit" w:cs="Arial"/>
          <w:color w:val="34302D"/>
          <w:kern w:val="0"/>
          <w:sz w:val="24"/>
          <w:szCs w:val="24"/>
        </w:rPr>
        <w:t> namespace are available to you:</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000080"/>
          <w:kern w:val="0"/>
          <w:sz w:val="24"/>
          <w:szCs w:val="24"/>
        </w:rPr>
        <w:t>xmlns:context</w:t>
      </w:r>
      <w:r w:rsidRPr="00BA0D5D">
        <w:rPr>
          <w:rFonts w:ascii="Consolas" w:eastAsia="宋体" w:hAnsi="Consolas" w:cs="宋体"/>
          <w:i/>
          <w:iCs/>
          <w:color w:val="34302D"/>
          <w:kern w:val="0"/>
          <w:sz w:val="24"/>
          <w:szCs w:val="24"/>
        </w:rPr>
        <w:t>=</w:t>
      </w:r>
      <w:r w:rsidRPr="00BA0D5D">
        <w:rPr>
          <w:rFonts w:ascii="Consolas" w:eastAsia="宋体" w:hAnsi="Consolas" w:cs="宋体"/>
          <w:i/>
          <w:iCs/>
          <w:color w:val="DD1144"/>
          <w:kern w:val="0"/>
          <w:sz w:val="24"/>
          <w:szCs w:val="24"/>
        </w:rPr>
        <w:t>"http://www.springframework.org/schema/context"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i/>
          <w:iCs/>
          <w:color w:val="DD1144"/>
          <w:kern w:val="0"/>
          <w:sz w:val="24"/>
          <w:szCs w:val="24"/>
        </w:rPr>
        <w:t>http://www.springframework.org/schema/context https://www.springframework.org/schema/context/spring-context.xsd"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bean definitions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lastRenderedPageBreak/>
        <w:t>&lt;/beans&gt;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&lt;property-placeholder/&gt;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activates the replacement of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placeholders, which are resolved against a specified properties file (as a </w:t>
      </w:r>
      <w:hyperlink r:id="rId634" w:anchor="resources" w:history="1">
        <w:r w:rsidRPr="00BA0D5D">
          <w:rPr>
            <w:rFonts w:ascii="inherit" w:eastAsia="宋体" w:hAnsi="inherit" w:cs="Arial"/>
            <w:color w:val="548E2E"/>
            <w:kern w:val="0"/>
            <w:sz w:val="24"/>
            <w:szCs w:val="24"/>
            <w:u w:val="single"/>
          </w:rPr>
          <w:t>Spring resource location</w:t>
        </w:r>
      </w:hyperlink>
      <w:r w:rsidRPr="00BA0D5D">
        <w:rPr>
          <w:rFonts w:ascii="inherit" w:eastAsia="宋体" w:hAnsi="inherit" w:cs="Arial"/>
          <w:color w:val="34302D"/>
          <w:kern w:val="0"/>
          <w:sz w:val="24"/>
          <w:szCs w:val="24"/>
        </w:rPr>
        <w:t>). This element is a convenience mechanism that sets up a </w:t>
      </w:r>
      <w:hyperlink r:id="rId635" w:anchor="beans-factory-placeholderconfigurer" w:history="1">
        <w:r w:rsidRPr="00BA0D5D">
          <w:rPr>
            <w:rFonts w:ascii="Consolas" w:eastAsia="宋体" w:hAnsi="Consolas" w:cs="宋体"/>
            <w:color w:val="548E2E"/>
            <w:kern w:val="0"/>
            <w:sz w:val="23"/>
            <w:szCs w:val="23"/>
            <w:u w:val="single"/>
            <w:shd w:val="clear" w:color="auto" w:fill="F7F7F8"/>
          </w:rPr>
          <w:t>PropertyPlaceholderConfigurer</w:t>
        </w:r>
      </w:hyperlink>
      <w:r w:rsidRPr="00BA0D5D">
        <w:rPr>
          <w:rFonts w:ascii="inherit" w:eastAsia="宋体" w:hAnsi="inherit" w:cs="Arial"/>
          <w:color w:val="34302D"/>
          <w:kern w:val="0"/>
          <w:sz w:val="24"/>
          <w:szCs w:val="24"/>
        </w:rPr>
        <w:t> for you. If you need more control over the </w:t>
      </w:r>
      <w:r w:rsidRPr="00BA0D5D">
        <w:rPr>
          <w:rFonts w:ascii="Consolas" w:eastAsia="宋体" w:hAnsi="Consolas" w:cs="宋体"/>
          <w:color w:val="34302D"/>
          <w:kern w:val="0"/>
          <w:sz w:val="23"/>
          <w:szCs w:val="23"/>
          <w:shd w:val="clear" w:color="auto" w:fill="F7F7F8"/>
        </w:rPr>
        <w:t>PropertyPlaceholderConfigurer</w:t>
      </w:r>
      <w:r w:rsidRPr="00BA0D5D">
        <w:rPr>
          <w:rFonts w:ascii="inherit" w:eastAsia="宋体" w:hAnsi="inherit" w:cs="Arial"/>
          <w:color w:val="34302D"/>
          <w:kern w:val="0"/>
          <w:sz w:val="24"/>
          <w:szCs w:val="24"/>
        </w:rPr>
        <w:t>, you can explicitly define one yourself.</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&lt;annotation-config/&gt;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activates the Spring infrastructure to detect annotations in bean classes:</w:t>
      </w:r>
    </w:p>
    <w:p w:rsidR="00BA0D5D" w:rsidRPr="00BA0D5D" w:rsidRDefault="00BA0D5D"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hyperlink r:id="rId636" w:anchor="beans-factory-metadata" w:history="1">
        <w:r w:rsidRPr="00BA0D5D">
          <w:rPr>
            <w:rFonts w:ascii="Consolas" w:eastAsia="宋体" w:hAnsi="Consolas" w:cs="宋体"/>
            <w:color w:val="548E2E"/>
            <w:kern w:val="0"/>
            <w:sz w:val="23"/>
            <w:szCs w:val="23"/>
            <w:u w:val="single"/>
            <w:shd w:val="clear" w:color="auto" w:fill="F7F7F8"/>
          </w:rPr>
          <w:t>@Configuration</w:t>
        </w:r>
      </w:hyperlink>
      <w:r w:rsidRPr="00BA0D5D">
        <w:rPr>
          <w:rFonts w:ascii="inherit" w:eastAsia="宋体" w:hAnsi="inherit" w:cs="Arial"/>
          <w:color w:val="34302D"/>
          <w:kern w:val="0"/>
          <w:sz w:val="24"/>
          <w:szCs w:val="24"/>
        </w:rPr>
        <w:t> model</w:t>
      </w:r>
    </w:p>
    <w:p w:rsidR="00BA0D5D" w:rsidRPr="00BA0D5D" w:rsidRDefault="00E91AFF"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hyperlink r:id="rId637" w:anchor="beans-annotation-config" w:history="1">
        <w:r w:rsidR="00BA0D5D" w:rsidRPr="00BA0D5D">
          <w:rPr>
            <w:rFonts w:ascii="Consolas" w:eastAsia="宋体" w:hAnsi="Consolas" w:cs="宋体"/>
            <w:color w:val="548E2E"/>
            <w:kern w:val="0"/>
            <w:sz w:val="23"/>
            <w:szCs w:val="23"/>
            <w:u w:val="single"/>
            <w:shd w:val="clear" w:color="auto" w:fill="F7F7F8"/>
          </w:rPr>
          <w:t>@Autowired</w:t>
        </w:r>
        <w:r w:rsidR="00BA0D5D" w:rsidRPr="00BA0D5D">
          <w:rPr>
            <w:rFonts w:ascii="inherit" w:eastAsia="宋体" w:hAnsi="inherit" w:cs="Arial"/>
            <w:color w:val="548E2E"/>
            <w:kern w:val="0"/>
            <w:sz w:val="24"/>
            <w:szCs w:val="24"/>
            <w:u w:val="single"/>
          </w:rPr>
          <w:t>/</w:t>
        </w:r>
        <w:r w:rsidR="00BA0D5D" w:rsidRPr="00BA0D5D">
          <w:rPr>
            <w:rFonts w:ascii="Consolas" w:eastAsia="宋体" w:hAnsi="Consolas" w:cs="宋体"/>
            <w:color w:val="548E2E"/>
            <w:kern w:val="0"/>
            <w:sz w:val="23"/>
            <w:szCs w:val="23"/>
            <w:u w:val="single"/>
            <w:shd w:val="clear" w:color="auto" w:fill="F7F7F8"/>
          </w:rPr>
          <w:t>@Inject</w:t>
        </w:r>
      </w:hyperlink>
      <w:r w:rsidR="00BA0D5D" w:rsidRPr="00BA0D5D">
        <w:rPr>
          <w:rFonts w:ascii="inherit" w:eastAsia="宋体" w:hAnsi="inherit" w:cs="Arial"/>
          <w:color w:val="34302D"/>
          <w:kern w:val="0"/>
          <w:sz w:val="24"/>
          <w:szCs w:val="24"/>
        </w:rPr>
        <w:t> and </w:t>
      </w:r>
      <w:r w:rsidR="00BA0D5D" w:rsidRPr="00BA0D5D">
        <w:rPr>
          <w:rFonts w:ascii="Consolas" w:eastAsia="宋体" w:hAnsi="Consolas" w:cs="宋体"/>
          <w:color w:val="34302D"/>
          <w:kern w:val="0"/>
          <w:sz w:val="23"/>
          <w:szCs w:val="23"/>
          <w:shd w:val="clear" w:color="auto" w:fill="F7F7F8"/>
        </w:rPr>
        <w:t>@Value</w:t>
      </w:r>
    </w:p>
    <w:p w:rsidR="00BA0D5D" w:rsidRPr="00BA0D5D" w:rsidRDefault="00BA0D5D"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JSR-250’s </w:t>
      </w:r>
      <w:r w:rsidRPr="00BA0D5D">
        <w:rPr>
          <w:rFonts w:ascii="Consolas" w:eastAsia="宋体" w:hAnsi="Consolas" w:cs="宋体"/>
          <w:color w:val="34302D"/>
          <w:kern w:val="0"/>
          <w:sz w:val="23"/>
          <w:szCs w:val="23"/>
          <w:shd w:val="clear" w:color="auto" w:fill="F7F7F8"/>
        </w:rPr>
        <w:t>@Resource</w:t>
      </w:r>
      <w:r w:rsidRPr="00BA0D5D">
        <w:rPr>
          <w:rFonts w:ascii="inherit" w:eastAsia="宋体" w:hAnsi="inherit" w:cs="Arial"/>
          <w:color w:val="34302D"/>
          <w:kern w:val="0"/>
          <w:sz w:val="24"/>
          <w:szCs w:val="24"/>
        </w:rPr>
        <w:t>, </w:t>
      </w:r>
      <w:r w:rsidRPr="00BA0D5D">
        <w:rPr>
          <w:rFonts w:ascii="Consolas" w:eastAsia="宋体" w:hAnsi="Consolas" w:cs="宋体"/>
          <w:color w:val="34302D"/>
          <w:kern w:val="0"/>
          <w:sz w:val="23"/>
          <w:szCs w:val="23"/>
          <w:shd w:val="clear" w:color="auto" w:fill="F7F7F8"/>
        </w:rPr>
        <w:t>@PostConstruct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@PreDestroy</w:t>
      </w:r>
      <w:r w:rsidRPr="00BA0D5D">
        <w:rPr>
          <w:rFonts w:ascii="inherit" w:eastAsia="宋体" w:hAnsi="inherit" w:cs="Arial"/>
          <w:color w:val="34302D"/>
          <w:kern w:val="0"/>
          <w:sz w:val="24"/>
          <w:szCs w:val="24"/>
        </w:rPr>
        <w:t> (if available)</w:t>
      </w:r>
    </w:p>
    <w:p w:rsidR="00BA0D5D" w:rsidRPr="00BA0D5D" w:rsidRDefault="00BA0D5D"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JPA’s </w:t>
      </w:r>
      <w:r w:rsidRPr="00BA0D5D">
        <w:rPr>
          <w:rFonts w:ascii="Consolas" w:eastAsia="宋体" w:hAnsi="Consolas" w:cs="宋体"/>
          <w:color w:val="34302D"/>
          <w:kern w:val="0"/>
          <w:sz w:val="23"/>
          <w:szCs w:val="23"/>
          <w:shd w:val="clear" w:color="auto" w:fill="F7F7F8"/>
        </w:rPr>
        <w:t>@PersistenceContext</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@PersistenceUnit</w:t>
      </w:r>
      <w:r w:rsidRPr="00BA0D5D">
        <w:rPr>
          <w:rFonts w:ascii="inherit" w:eastAsia="宋体" w:hAnsi="inherit" w:cs="Arial"/>
          <w:color w:val="34302D"/>
          <w:kern w:val="0"/>
          <w:sz w:val="24"/>
          <w:szCs w:val="24"/>
        </w:rPr>
        <w:t> (if available)</w:t>
      </w:r>
    </w:p>
    <w:p w:rsidR="00BA0D5D" w:rsidRPr="00BA0D5D" w:rsidRDefault="00BA0D5D" w:rsidP="00BA0D5D">
      <w:pPr>
        <w:widowControl/>
        <w:numPr>
          <w:ilvl w:val="0"/>
          <w:numId w:val="64"/>
        </w:numPr>
        <w:shd w:val="clear" w:color="auto" w:fill="FFFFFF"/>
        <w:spacing w:after="150"/>
        <w:ind w:left="36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Spring’s </w:t>
      </w:r>
      <w:hyperlink r:id="rId638" w:anchor="context-functionality-events-annotation" w:history="1">
        <w:r w:rsidRPr="00BA0D5D">
          <w:rPr>
            <w:rFonts w:ascii="Consolas" w:eastAsia="宋体" w:hAnsi="Consolas" w:cs="宋体"/>
            <w:color w:val="548E2E"/>
            <w:kern w:val="0"/>
            <w:sz w:val="23"/>
            <w:szCs w:val="23"/>
            <w:u w:val="single"/>
            <w:shd w:val="clear" w:color="auto" w:fill="F7F7F8"/>
          </w:rPr>
          <w:t>@EventListener</w:t>
        </w:r>
      </w:hyperlink>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Alternatively, you can choose to explicitly activate the individual </w:t>
      </w:r>
      <w:r w:rsidRPr="00BA0D5D">
        <w:rPr>
          <w:rFonts w:ascii="Consolas" w:eastAsia="宋体" w:hAnsi="Consolas" w:cs="宋体"/>
          <w:color w:val="34302D"/>
          <w:kern w:val="0"/>
          <w:sz w:val="23"/>
          <w:szCs w:val="23"/>
          <w:shd w:val="clear" w:color="auto" w:fill="F7F7F8"/>
        </w:rPr>
        <w:t>BeanPostProcessors</w:t>
      </w:r>
      <w:r w:rsidRPr="00BA0D5D">
        <w:rPr>
          <w:rFonts w:ascii="inherit" w:eastAsia="宋体" w:hAnsi="inherit" w:cs="Arial"/>
          <w:color w:val="34302D"/>
          <w:kern w:val="0"/>
          <w:sz w:val="24"/>
          <w:szCs w:val="24"/>
        </w:rPr>
        <w:t> for those annotations.</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This element does not activate processing of Spring’s </w:t>
            </w:r>
            <w:hyperlink r:id="rId639" w:anchor="transaction-declarative-annotations" w:history="1">
              <w:r w:rsidRPr="00BA0D5D">
                <w:rPr>
                  <w:rFonts w:ascii="Consolas" w:eastAsia="宋体" w:hAnsi="Consolas" w:cs="宋体"/>
                  <w:color w:val="548E2E"/>
                  <w:kern w:val="0"/>
                  <w:sz w:val="23"/>
                  <w:szCs w:val="23"/>
                  <w:u w:val="single"/>
                  <w:shd w:val="clear" w:color="auto" w:fill="F7F7F8"/>
                </w:rPr>
                <w:t>@Transactional</w:t>
              </w:r>
            </w:hyperlink>
            <w:r w:rsidRPr="00BA0D5D">
              <w:rPr>
                <w:rFonts w:ascii="宋体" w:eastAsia="宋体" w:hAnsi="宋体" w:cs="宋体"/>
                <w:kern w:val="0"/>
                <w:sz w:val="24"/>
                <w:szCs w:val="24"/>
              </w:rPr>
              <w:t> annotation; you can use the </w:t>
            </w:r>
            <w:hyperlink r:id="rId640" w:anchor="tx-decl-explained" w:history="1">
              <w:r w:rsidRPr="00BA0D5D">
                <w:rPr>
                  <w:rFonts w:ascii="Consolas" w:eastAsia="宋体" w:hAnsi="Consolas" w:cs="宋体"/>
                  <w:color w:val="548E2E"/>
                  <w:kern w:val="0"/>
                  <w:sz w:val="23"/>
                  <w:szCs w:val="23"/>
                  <w:u w:val="single"/>
                  <w:shd w:val="clear" w:color="auto" w:fill="F7F7F8"/>
                </w:rPr>
                <w:t>&lt;tx:annotation-driven/&gt;</w:t>
              </w:r>
            </w:hyperlink>
            <w:r w:rsidRPr="00BA0D5D">
              <w:rPr>
                <w:rFonts w:ascii="宋体" w:eastAsia="宋体" w:hAnsi="宋体" w:cs="宋体"/>
                <w:kern w:val="0"/>
                <w:sz w:val="24"/>
                <w:szCs w:val="24"/>
              </w:rPr>
              <w:t> element for that purpose. Similarly, Spring’s </w:t>
            </w:r>
            <w:hyperlink r:id="rId641" w:anchor="cache-annotations" w:history="1">
              <w:r w:rsidRPr="00BA0D5D">
                <w:rPr>
                  <w:rFonts w:ascii="宋体" w:eastAsia="宋体" w:hAnsi="宋体" w:cs="宋体"/>
                  <w:color w:val="548E2E"/>
                  <w:kern w:val="0"/>
                  <w:sz w:val="24"/>
                  <w:szCs w:val="24"/>
                  <w:u w:val="single"/>
                </w:rPr>
                <w:t>caching annotations</w:t>
              </w:r>
            </w:hyperlink>
            <w:r w:rsidRPr="00BA0D5D">
              <w:rPr>
                <w:rFonts w:ascii="宋体" w:eastAsia="宋体" w:hAnsi="宋体" w:cs="宋体"/>
                <w:kern w:val="0"/>
                <w:sz w:val="24"/>
                <w:szCs w:val="24"/>
              </w:rPr>
              <w:t> need to be explicitly</w:t>
            </w:r>
            <w:hyperlink r:id="rId642" w:anchor="cache-annotation-enable" w:history="1">
              <w:r w:rsidRPr="00BA0D5D">
                <w:rPr>
                  <w:rFonts w:ascii="宋体" w:eastAsia="宋体" w:hAnsi="宋体" w:cs="宋体"/>
                  <w:color w:val="548E2E"/>
                  <w:kern w:val="0"/>
                  <w:sz w:val="24"/>
                  <w:szCs w:val="24"/>
                  <w:u w:val="single"/>
                </w:rPr>
                <w:t>enabled</w:t>
              </w:r>
            </w:hyperlink>
            <w:r w:rsidRPr="00BA0D5D">
              <w:rPr>
                <w:rFonts w:ascii="宋体" w:eastAsia="宋体" w:hAnsi="宋体" w:cs="宋体"/>
                <w:kern w:val="0"/>
                <w:sz w:val="24"/>
                <w:szCs w:val="24"/>
              </w:rPr>
              <w:t> as well.</w:t>
            </w:r>
          </w:p>
        </w:tc>
      </w:tr>
    </w:tbl>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&lt;component-scan/&gt;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is detailed in the section on </w:t>
      </w:r>
      <w:hyperlink r:id="rId643" w:anchor="beans-annotation-config" w:history="1">
        <w:r w:rsidRPr="00BA0D5D">
          <w:rPr>
            <w:rFonts w:ascii="inherit" w:eastAsia="宋体" w:hAnsi="inherit" w:cs="Arial"/>
            <w:color w:val="548E2E"/>
            <w:kern w:val="0"/>
            <w:sz w:val="24"/>
            <w:szCs w:val="24"/>
            <w:u w:val="single"/>
          </w:rPr>
          <w:t>annotation-based container configuration</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&lt;load-time-weaver/&gt;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is detailed in the section on </w:t>
      </w:r>
      <w:hyperlink r:id="rId644" w:anchor="aop-aj-ltw" w:history="1">
        <w:r w:rsidRPr="00BA0D5D">
          <w:rPr>
            <w:rFonts w:ascii="inherit" w:eastAsia="宋体" w:hAnsi="inherit" w:cs="Arial"/>
            <w:color w:val="548E2E"/>
            <w:kern w:val="0"/>
            <w:sz w:val="24"/>
            <w:szCs w:val="24"/>
            <w:u w:val="single"/>
          </w:rPr>
          <w:t>load-time weaving with AspectJ in the Spring Framework</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&lt;spring-configured/&gt;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is detailed in the section on </w:t>
      </w:r>
      <w:hyperlink r:id="rId645" w:anchor="aop-atconfigurable" w:history="1">
        <w:r w:rsidRPr="00BA0D5D">
          <w:rPr>
            <w:rFonts w:ascii="inherit" w:eastAsia="宋体" w:hAnsi="inherit" w:cs="Arial"/>
            <w:color w:val="548E2E"/>
            <w:kern w:val="0"/>
            <w:sz w:val="24"/>
            <w:szCs w:val="24"/>
            <w:u w:val="single"/>
          </w:rPr>
          <w:t>using AspectJ to dependency inject domain objects with Spring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Using </w:t>
      </w:r>
      <w:r w:rsidRPr="00BA0D5D">
        <w:rPr>
          <w:rFonts w:ascii="Consolas" w:eastAsia="宋体" w:hAnsi="Consolas" w:cs="宋体"/>
          <w:color w:val="34302D"/>
          <w:kern w:val="0"/>
          <w:sz w:val="25"/>
          <w:szCs w:val="25"/>
          <w:shd w:val="clear" w:color="auto" w:fill="F7F7F8"/>
        </w:rPr>
        <w:t>&lt;mbean-export/&gt;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element is detailed in the section on </w:t>
      </w:r>
      <w:hyperlink r:id="rId646" w:anchor="jmx-context-mbeanexport" w:history="1">
        <w:r w:rsidRPr="00BA0D5D">
          <w:rPr>
            <w:rFonts w:ascii="inherit" w:eastAsia="宋体" w:hAnsi="inherit" w:cs="Arial"/>
            <w:color w:val="548E2E"/>
            <w:kern w:val="0"/>
            <w:sz w:val="24"/>
            <w:szCs w:val="24"/>
            <w:u w:val="single"/>
          </w:rPr>
          <w:t>configuring annotation-based MBean export</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9.1.4. The Beans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Last but not least, we have the elements in the </w:t>
      </w:r>
      <w:r w:rsidRPr="00BA0D5D">
        <w:rPr>
          <w:rFonts w:ascii="Consolas" w:eastAsia="宋体" w:hAnsi="Consolas" w:cs="宋体"/>
          <w:color w:val="34302D"/>
          <w:kern w:val="0"/>
          <w:sz w:val="23"/>
          <w:szCs w:val="23"/>
          <w:shd w:val="clear" w:color="auto" w:fill="F7F7F8"/>
        </w:rPr>
        <w:t>beans</w:t>
      </w:r>
      <w:r w:rsidRPr="00BA0D5D">
        <w:rPr>
          <w:rFonts w:ascii="inherit" w:eastAsia="宋体" w:hAnsi="inherit" w:cs="Arial"/>
          <w:color w:val="34302D"/>
          <w:kern w:val="0"/>
          <w:sz w:val="24"/>
          <w:szCs w:val="24"/>
        </w:rPr>
        <w:t> schema. These elements have been in Spring since the very dawn of the framework. Examples of the various elements in the </w:t>
      </w:r>
      <w:r w:rsidRPr="00BA0D5D">
        <w:rPr>
          <w:rFonts w:ascii="Consolas" w:eastAsia="宋体" w:hAnsi="Consolas" w:cs="宋体"/>
          <w:color w:val="34302D"/>
          <w:kern w:val="0"/>
          <w:sz w:val="23"/>
          <w:szCs w:val="23"/>
          <w:shd w:val="clear" w:color="auto" w:fill="F7F7F8"/>
        </w:rPr>
        <w:t>beans</w:t>
      </w:r>
      <w:r w:rsidRPr="00BA0D5D">
        <w:rPr>
          <w:rFonts w:ascii="inherit" w:eastAsia="宋体" w:hAnsi="inherit" w:cs="Arial"/>
          <w:color w:val="34302D"/>
          <w:kern w:val="0"/>
          <w:sz w:val="24"/>
          <w:szCs w:val="24"/>
        </w:rPr>
        <w:t> schema are not shown here because they are quite comprehensively covered in </w:t>
      </w:r>
      <w:hyperlink r:id="rId647" w:anchor="beans-factory-properties-detailed" w:history="1">
        <w:r w:rsidRPr="00BA0D5D">
          <w:rPr>
            <w:rFonts w:ascii="inherit" w:eastAsia="宋体" w:hAnsi="inherit" w:cs="Arial"/>
            <w:color w:val="548E2E"/>
            <w:kern w:val="0"/>
            <w:sz w:val="24"/>
            <w:szCs w:val="24"/>
            <w:u w:val="single"/>
          </w:rPr>
          <w:t>dependencies and configuration in detail</w:t>
        </w:r>
      </w:hyperlink>
      <w:r w:rsidRPr="00BA0D5D">
        <w:rPr>
          <w:rFonts w:ascii="inherit" w:eastAsia="宋体" w:hAnsi="inherit" w:cs="Arial"/>
          <w:color w:val="34302D"/>
          <w:kern w:val="0"/>
          <w:sz w:val="24"/>
          <w:szCs w:val="24"/>
        </w:rPr>
        <w:t> (and, indeed, in that entire </w:t>
      </w:r>
      <w:hyperlink r:id="rId648" w:anchor="beans" w:history="1">
        <w:r w:rsidRPr="00BA0D5D">
          <w:rPr>
            <w:rFonts w:ascii="inherit" w:eastAsia="宋体" w:hAnsi="inherit" w:cs="Arial"/>
            <w:color w:val="548E2E"/>
            <w:kern w:val="0"/>
            <w:sz w:val="24"/>
            <w:szCs w:val="24"/>
            <w:u w:val="single"/>
          </w:rPr>
          <w:t>chapter</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you can add zero or more key-value pairs to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XML definitions. What, if anything, is done with this extra metadata is totally up to your own custom logic (and so is typically only of use if you write your own custom elements as described in the appendix entitled </w:t>
      </w:r>
      <w:hyperlink r:id="rId649" w:anchor="xml-custom" w:history="1">
        <w:r w:rsidRPr="00BA0D5D">
          <w:rPr>
            <w:rFonts w:ascii="inherit" w:eastAsia="宋体" w:hAnsi="inherit" w:cs="Arial"/>
            <w:color w:val="548E2E"/>
            <w:kern w:val="0"/>
            <w:sz w:val="24"/>
            <w:szCs w:val="24"/>
            <w:u w:val="single"/>
          </w:rPr>
          <w:t>XML Schema Authoring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following example shows the </w:t>
      </w:r>
      <w:r w:rsidRPr="00BA0D5D">
        <w:rPr>
          <w:rFonts w:ascii="Consolas" w:eastAsia="宋体" w:hAnsi="Consolas" w:cs="宋体"/>
          <w:color w:val="34302D"/>
          <w:kern w:val="0"/>
          <w:sz w:val="23"/>
          <w:szCs w:val="23"/>
          <w:shd w:val="clear" w:color="auto" w:fill="F7F7F8"/>
        </w:rPr>
        <w:t>&lt;meta/&gt;</w:t>
      </w:r>
      <w:r w:rsidRPr="00BA0D5D">
        <w:rPr>
          <w:rFonts w:ascii="inherit" w:eastAsia="宋体" w:hAnsi="inherit" w:cs="Arial"/>
          <w:color w:val="34302D"/>
          <w:kern w:val="0"/>
          <w:sz w:val="24"/>
          <w:szCs w:val="24"/>
        </w:rPr>
        <w:t> element in the context of a surrounding </w:t>
      </w:r>
      <w:r w:rsidRPr="00BA0D5D">
        <w:rPr>
          <w:rFonts w:ascii="Consolas" w:eastAsia="宋体" w:hAnsi="Consolas" w:cs="宋体"/>
          <w:color w:val="34302D"/>
          <w:kern w:val="0"/>
          <w:sz w:val="23"/>
          <w:szCs w:val="23"/>
          <w:shd w:val="clear" w:color="auto" w:fill="F7F7F8"/>
        </w:rPr>
        <w:t>&lt;bean/&gt;</w:t>
      </w:r>
      <w:r w:rsidRPr="00BA0D5D">
        <w:rPr>
          <w:rFonts w:ascii="inherit" w:eastAsia="宋体" w:hAnsi="inherit" w:cs="Arial"/>
          <w:color w:val="34302D"/>
          <w:kern w:val="0"/>
          <w:sz w:val="24"/>
          <w:szCs w:val="24"/>
        </w:rPr>
        <w:t> (note that, without any logic to interpret it, the metadata is effectively useless as it stands).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"x.y.Foo"</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&lt;meta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key</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"cacheName"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"foo"</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"Rick"</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Mar>
          <w:top w:w="15" w:type="dxa"/>
          <w:left w:w="15" w:type="dxa"/>
          <w:bottom w:w="15" w:type="dxa"/>
          <w:right w:w="15" w:type="dxa"/>
        </w:tblCellMar>
        <w:tblLook w:val="04A0" w:firstRow="1" w:lastRow="0" w:firstColumn="1" w:lastColumn="0" w:noHBand="0" w:noVBand="1"/>
      </w:tblPr>
      <w:tblGrid>
        <w:gridCol w:w="366"/>
        <w:gridCol w:w="4106"/>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This is the example </w:t>
            </w:r>
            <w:r w:rsidRPr="00BA0D5D">
              <w:rPr>
                <w:rFonts w:ascii="Consolas" w:eastAsia="宋体" w:hAnsi="Consolas" w:cs="宋体"/>
                <w:color w:val="34302D"/>
                <w:kern w:val="0"/>
                <w:sz w:val="23"/>
                <w:szCs w:val="23"/>
                <w:shd w:val="clear" w:color="auto" w:fill="F7F7F8"/>
              </w:rPr>
              <w:t>meta</w:t>
            </w:r>
            <w:r w:rsidRPr="00BA0D5D">
              <w:rPr>
                <w:rFonts w:ascii="宋体" w:eastAsia="宋体" w:hAnsi="宋体" w:cs="宋体"/>
                <w:color w:val="34302D"/>
                <w:kern w:val="0"/>
                <w:sz w:val="24"/>
                <w:szCs w:val="24"/>
              </w:rPr>
              <w:t> element</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the case of the preceding example, you could assume that there is some logic that consumes the bean definition and sets up some caching infrastructure that uses the supplied metadata.</w:t>
      </w:r>
    </w:p>
    <w:p w:rsidR="00BA0D5D" w:rsidRPr="00BA0D5D" w:rsidRDefault="00BA0D5D" w:rsidP="00BA0D5D">
      <w:pPr>
        <w:widowControl/>
        <w:shd w:val="clear" w:color="auto" w:fill="FFFFFF"/>
        <w:spacing w:before="240" w:after="120"/>
        <w:jc w:val="left"/>
        <w:outlineLvl w:val="2"/>
        <w:rPr>
          <w:rFonts w:ascii="Arial" w:eastAsia="宋体" w:hAnsi="Arial" w:cs="Arial"/>
          <w:color w:val="34302D"/>
          <w:kern w:val="0"/>
          <w:sz w:val="41"/>
          <w:szCs w:val="41"/>
        </w:rPr>
      </w:pPr>
      <w:bookmarkStart w:id="2496" w:name="_Toc15219564"/>
      <w:r w:rsidRPr="00BA0D5D">
        <w:rPr>
          <w:rFonts w:ascii="Arial" w:eastAsia="宋体" w:hAnsi="Arial" w:cs="Arial"/>
          <w:color w:val="34302D"/>
          <w:kern w:val="0"/>
          <w:sz w:val="41"/>
          <w:szCs w:val="41"/>
        </w:rPr>
        <w:t>9.2. XML Schema Authoring</w:t>
      </w:r>
      <w:bookmarkEnd w:id="2496"/>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Since version 2.0, Spring has featured a mechanism for adding schema-based extensions to the basic Spring XML format for defining and configuring beans. This section covers how to write your own custom XML bean definition parsers and integrate such parsers into the Spring IoC container.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facilitate authoring configuration files that use a schema-aware XML editor, Spring’s extensible XML configuration mechanism is based on XML Schema. If you are not familiar with Spring’s current XML configuration extensions that come with the standard Spring distribution, you should first read the appendix entitled </w:t>
      </w:r>
      <w:hyperlink r:id="rId650" w:anchor="xsd-config" w:history="1">
        <w:r w:rsidRPr="00BA0D5D">
          <w:rPr>
            <w:rFonts w:ascii="inherit" w:eastAsia="宋体" w:hAnsi="inherit" w:cs="Arial"/>
            <w:color w:val="548E2E"/>
            <w:kern w:val="0"/>
            <w:sz w:val="24"/>
            <w:szCs w:val="24"/>
            <w:u w:val="single"/>
          </w:rPr>
          <w:t>[xsd-config]</w:t>
        </w:r>
      </w:hyperlink>
      <w:r w:rsidRPr="00BA0D5D">
        <w:rPr>
          <w:rFonts w:ascii="inherit" w:eastAsia="宋体" w:hAnsi="inherit" w:cs="Arial"/>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To create new XML configuration extensions:</w:t>
      </w:r>
    </w:p>
    <w:p w:rsidR="00BA0D5D" w:rsidRPr="00BA0D5D" w:rsidRDefault="00E91AFF" w:rsidP="00BA0D5D">
      <w:pPr>
        <w:widowControl/>
        <w:numPr>
          <w:ilvl w:val="0"/>
          <w:numId w:val="65"/>
        </w:numPr>
        <w:shd w:val="clear" w:color="auto" w:fill="FFFFFF"/>
        <w:spacing w:after="150"/>
        <w:ind w:left="420"/>
        <w:jc w:val="left"/>
        <w:rPr>
          <w:rFonts w:ascii="inherit" w:eastAsia="宋体" w:hAnsi="inherit" w:cs="Arial" w:hint="eastAsia"/>
          <w:color w:val="34302D"/>
          <w:kern w:val="0"/>
          <w:sz w:val="24"/>
          <w:szCs w:val="24"/>
        </w:rPr>
      </w:pPr>
      <w:hyperlink r:id="rId651" w:anchor="xsd-custom-schema" w:history="1">
        <w:r w:rsidR="00BA0D5D" w:rsidRPr="00BA0D5D">
          <w:rPr>
            <w:rFonts w:ascii="inherit" w:eastAsia="宋体" w:hAnsi="inherit" w:cs="Arial"/>
            <w:color w:val="548E2E"/>
            <w:kern w:val="0"/>
            <w:sz w:val="24"/>
            <w:szCs w:val="24"/>
            <w:u w:val="single"/>
          </w:rPr>
          <w:t>Author</w:t>
        </w:r>
      </w:hyperlink>
      <w:r w:rsidR="00BA0D5D" w:rsidRPr="00BA0D5D">
        <w:rPr>
          <w:rFonts w:ascii="inherit" w:eastAsia="宋体" w:hAnsi="inherit" w:cs="Arial"/>
          <w:color w:val="34302D"/>
          <w:kern w:val="0"/>
          <w:sz w:val="24"/>
          <w:szCs w:val="24"/>
        </w:rPr>
        <w:t> an XML schema to describe your custom element(s).</w:t>
      </w:r>
    </w:p>
    <w:p w:rsidR="00BA0D5D" w:rsidRPr="00BA0D5D" w:rsidRDefault="00E91AFF" w:rsidP="00BA0D5D">
      <w:pPr>
        <w:widowControl/>
        <w:numPr>
          <w:ilvl w:val="0"/>
          <w:numId w:val="65"/>
        </w:numPr>
        <w:shd w:val="clear" w:color="auto" w:fill="FFFFFF"/>
        <w:spacing w:after="150"/>
        <w:ind w:left="420"/>
        <w:jc w:val="left"/>
        <w:rPr>
          <w:rFonts w:ascii="inherit" w:eastAsia="宋体" w:hAnsi="inherit" w:cs="Arial" w:hint="eastAsia"/>
          <w:color w:val="34302D"/>
          <w:kern w:val="0"/>
          <w:sz w:val="24"/>
          <w:szCs w:val="24"/>
        </w:rPr>
      </w:pPr>
      <w:hyperlink r:id="rId652" w:anchor="xsd-custom-namespacehandler" w:history="1">
        <w:r w:rsidR="00BA0D5D" w:rsidRPr="00BA0D5D">
          <w:rPr>
            <w:rFonts w:ascii="inherit" w:eastAsia="宋体" w:hAnsi="inherit" w:cs="Arial"/>
            <w:color w:val="548E2E"/>
            <w:kern w:val="0"/>
            <w:sz w:val="24"/>
            <w:szCs w:val="24"/>
            <w:u w:val="single"/>
          </w:rPr>
          <w:t>Code</w:t>
        </w:r>
      </w:hyperlink>
      <w:r w:rsidR="00BA0D5D" w:rsidRPr="00BA0D5D">
        <w:rPr>
          <w:rFonts w:ascii="inherit" w:eastAsia="宋体" w:hAnsi="inherit" w:cs="Arial"/>
          <w:color w:val="34302D"/>
          <w:kern w:val="0"/>
          <w:sz w:val="24"/>
          <w:szCs w:val="24"/>
        </w:rPr>
        <w:t> a custom </w:t>
      </w:r>
      <w:r w:rsidR="00BA0D5D" w:rsidRPr="00BA0D5D">
        <w:rPr>
          <w:rFonts w:ascii="Consolas" w:eastAsia="宋体" w:hAnsi="Consolas" w:cs="宋体"/>
          <w:color w:val="34302D"/>
          <w:kern w:val="0"/>
          <w:sz w:val="23"/>
          <w:szCs w:val="23"/>
          <w:shd w:val="clear" w:color="auto" w:fill="F7F7F8"/>
        </w:rPr>
        <w:t>NamespaceHandler</w:t>
      </w:r>
      <w:r w:rsidR="00BA0D5D" w:rsidRPr="00BA0D5D">
        <w:rPr>
          <w:rFonts w:ascii="inherit" w:eastAsia="宋体" w:hAnsi="inherit" w:cs="Arial"/>
          <w:color w:val="34302D"/>
          <w:kern w:val="0"/>
          <w:sz w:val="24"/>
          <w:szCs w:val="24"/>
        </w:rPr>
        <w:t> implementation.</w:t>
      </w:r>
    </w:p>
    <w:p w:rsidR="00BA0D5D" w:rsidRPr="00BA0D5D" w:rsidRDefault="00E91AFF" w:rsidP="00BA0D5D">
      <w:pPr>
        <w:widowControl/>
        <w:numPr>
          <w:ilvl w:val="0"/>
          <w:numId w:val="65"/>
        </w:numPr>
        <w:shd w:val="clear" w:color="auto" w:fill="FFFFFF"/>
        <w:spacing w:after="150"/>
        <w:ind w:left="420"/>
        <w:jc w:val="left"/>
        <w:rPr>
          <w:rFonts w:ascii="inherit" w:eastAsia="宋体" w:hAnsi="inherit" w:cs="Arial" w:hint="eastAsia"/>
          <w:color w:val="34302D"/>
          <w:kern w:val="0"/>
          <w:sz w:val="24"/>
          <w:szCs w:val="24"/>
        </w:rPr>
      </w:pPr>
      <w:hyperlink r:id="rId653" w:anchor="xsd-custom-parser" w:history="1">
        <w:r w:rsidR="00BA0D5D" w:rsidRPr="00BA0D5D">
          <w:rPr>
            <w:rFonts w:ascii="inherit" w:eastAsia="宋体" w:hAnsi="inherit" w:cs="Arial"/>
            <w:color w:val="548E2E"/>
            <w:kern w:val="0"/>
            <w:sz w:val="24"/>
            <w:szCs w:val="24"/>
            <w:u w:val="single"/>
          </w:rPr>
          <w:t>Code</w:t>
        </w:r>
      </w:hyperlink>
      <w:r w:rsidR="00BA0D5D" w:rsidRPr="00BA0D5D">
        <w:rPr>
          <w:rFonts w:ascii="inherit" w:eastAsia="宋体" w:hAnsi="inherit" w:cs="Arial"/>
          <w:color w:val="34302D"/>
          <w:kern w:val="0"/>
          <w:sz w:val="24"/>
          <w:szCs w:val="24"/>
        </w:rPr>
        <w:t> one or more </w:t>
      </w:r>
      <w:r w:rsidR="00BA0D5D" w:rsidRPr="00BA0D5D">
        <w:rPr>
          <w:rFonts w:ascii="Consolas" w:eastAsia="宋体" w:hAnsi="Consolas" w:cs="宋体"/>
          <w:color w:val="34302D"/>
          <w:kern w:val="0"/>
          <w:sz w:val="23"/>
          <w:szCs w:val="23"/>
          <w:shd w:val="clear" w:color="auto" w:fill="F7F7F8"/>
        </w:rPr>
        <w:t>BeanDefinitionParser</w:t>
      </w:r>
      <w:r w:rsidR="00BA0D5D" w:rsidRPr="00BA0D5D">
        <w:rPr>
          <w:rFonts w:ascii="inherit" w:eastAsia="宋体" w:hAnsi="inherit" w:cs="Arial"/>
          <w:color w:val="34302D"/>
          <w:kern w:val="0"/>
          <w:sz w:val="24"/>
          <w:szCs w:val="24"/>
        </w:rPr>
        <w:t> implementations (this is where the real work is done).</w:t>
      </w:r>
    </w:p>
    <w:p w:rsidR="00BA0D5D" w:rsidRPr="00BA0D5D" w:rsidRDefault="00E91AFF" w:rsidP="00BA0D5D">
      <w:pPr>
        <w:widowControl/>
        <w:numPr>
          <w:ilvl w:val="0"/>
          <w:numId w:val="65"/>
        </w:numPr>
        <w:shd w:val="clear" w:color="auto" w:fill="FFFFFF"/>
        <w:spacing w:after="150"/>
        <w:ind w:left="420"/>
        <w:jc w:val="left"/>
        <w:rPr>
          <w:rFonts w:ascii="inherit" w:eastAsia="宋体" w:hAnsi="inherit" w:cs="Arial" w:hint="eastAsia"/>
          <w:color w:val="34302D"/>
          <w:kern w:val="0"/>
          <w:sz w:val="24"/>
          <w:szCs w:val="24"/>
        </w:rPr>
      </w:pPr>
      <w:hyperlink r:id="rId654" w:anchor="xsd-custom-registration" w:history="1">
        <w:r w:rsidR="00BA0D5D" w:rsidRPr="00BA0D5D">
          <w:rPr>
            <w:rFonts w:ascii="inherit" w:eastAsia="宋体" w:hAnsi="inherit" w:cs="Arial"/>
            <w:color w:val="548E2E"/>
            <w:kern w:val="0"/>
            <w:sz w:val="24"/>
            <w:szCs w:val="24"/>
            <w:u w:val="single"/>
          </w:rPr>
          <w:t>Register</w:t>
        </w:r>
      </w:hyperlink>
      <w:r w:rsidR="00BA0D5D" w:rsidRPr="00BA0D5D">
        <w:rPr>
          <w:rFonts w:ascii="inherit" w:eastAsia="宋体" w:hAnsi="inherit" w:cs="Arial"/>
          <w:color w:val="34302D"/>
          <w:kern w:val="0"/>
          <w:sz w:val="24"/>
          <w:szCs w:val="24"/>
        </w:rPr>
        <w:t> your new artifacts with Spring.</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For a unified example, we create an XML extension (a custom XML element) that lets us configure objects of the type</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(from the </w:t>
      </w:r>
      <w:r w:rsidRPr="00BA0D5D">
        <w:rPr>
          <w:rFonts w:ascii="Consolas" w:eastAsia="宋体" w:hAnsi="Consolas" w:cs="宋体"/>
          <w:color w:val="34302D"/>
          <w:kern w:val="0"/>
          <w:sz w:val="23"/>
          <w:szCs w:val="23"/>
          <w:shd w:val="clear" w:color="auto" w:fill="F7F7F8"/>
        </w:rPr>
        <w:t>java.text</w:t>
      </w:r>
      <w:r w:rsidRPr="00BA0D5D">
        <w:rPr>
          <w:rFonts w:ascii="inherit" w:eastAsia="宋体" w:hAnsi="inherit" w:cs="Arial"/>
          <w:color w:val="34302D"/>
          <w:kern w:val="0"/>
          <w:sz w:val="24"/>
          <w:szCs w:val="24"/>
        </w:rPr>
        <w:t> package). When we are done, we will be able to define bean definitions of type </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&lt;myns:dateformat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pattern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"yyyy-MM-dd HH:mm"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lenient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include much more detailed examples follow later in this appendix. The intent of this first simple example is to walk you through the basic steps of making a custom extension.)</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9.2.1. Authoring the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Creating an XML configuration extension for use with Spring’s IoC container starts with authoring an XML Schema to describe the extension. For our example, we use the following schema to configure </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objects: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i/>
          <w:iCs/>
          <w:color w:val="999988"/>
          <w:kern w:val="0"/>
          <w:sz w:val="24"/>
          <w:szCs w:val="24"/>
        </w:rPr>
        <w:t>&lt;!-- myns.xsd (inside package org/springframework/samples/xml)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"http://www.mycompany.com/schema/myns"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xmlns:beans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targetNamespace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"http://www.mycompany.com/schema/myns"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elementFormDefault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"qualified"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attributeFormDefault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"unqualified"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namespace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&lt;xsd:element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&lt;xsd:complexContent&gt;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&lt;xsd:extension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base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"beans:identifiedType"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"lenient"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"xsd:boolean"</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"pattern"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"xsd:string"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use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"required"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&lt;/xsd:extension&gt;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&lt;/xsd:complexContent&gt;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&lt;/xsd:element&gt;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&lt;/xsd:schema&gt;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The indicated line contains an extension base for all identifiable tags (meaning they have an </w:t>
            </w:r>
            <w:r w:rsidRPr="00BA0D5D">
              <w:rPr>
                <w:rFonts w:ascii="Consolas" w:eastAsia="宋体" w:hAnsi="Consolas" w:cs="宋体"/>
                <w:color w:val="34302D"/>
                <w:kern w:val="0"/>
                <w:sz w:val="23"/>
                <w:szCs w:val="23"/>
                <w:shd w:val="clear" w:color="auto" w:fill="F7F7F8"/>
              </w:rPr>
              <w:t>id</w:t>
            </w:r>
            <w:r w:rsidRPr="00BA0D5D">
              <w:rPr>
                <w:rFonts w:ascii="宋体" w:eastAsia="宋体" w:hAnsi="宋体" w:cs="宋体"/>
                <w:color w:val="34302D"/>
                <w:kern w:val="0"/>
                <w:sz w:val="24"/>
                <w:szCs w:val="24"/>
              </w:rPr>
              <w:t xml:space="preserve"> attribute that we can use as the bean identifier in the </w:t>
            </w:r>
            <w:r w:rsidRPr="00BA0D5D">
              <w:rPr>
                <w:rFonts w:ascii="宋体" w:eastAsia="宋体" w:hAnsi="宋体" w:cs="宋体"/>
                <w:color w:val="34302D"/>
                <w:kern w:val="0"/>
                <w:sz w:val="24"/>
                <w:szCs w:val="24"/>
              </w:rPr>
              <w:lastRenderedPageBreak/>
              <w:t>container). We can use this attribute because we imported the Spring-provided</w:t>
            </w:r>
            <w:r w:rsidRPr="00BA0D5D">
              <w:rPr>
                <w:rFonts w:ascii="Consolas" w:eastAsia="宋体" w:hAnsi="Consolas" w:cs="宋体"/>
                <w:color w:val="34302D"/>
                <w:kern w:val="0"/>
                <w:sz w:val="23"/>
                <w:szCs w:val="23"/>
                <w:shd w:val="clear" w:color="auto" w:fill="F7F7F8"/>
              </w:rPr>
              <w:t>beans</w:t>
            </w:r>
            <w:r w:rsidRPr="00BA0D5D">
              <w:rPr>
                <w:rFonts w:ascii="宋体" w:eastAsia="宋体" w:hAnsi="宋体" w:cs="宋体"/>
                <w:color w:val="34302D"/>
                <w:kern w:val="0"/>
                <w:sz w:val="24"/>
                <w:szCs w:val="24"/>
              </w:rPr>
              <w:t> namespace.</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preceding schema lets us configure </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objects directly in an XML application context file by using the </w:t>
      </w:r>
      <w:r w:rsidRPr="00BA0D5D">
        <w:rPr>
          <w:rFonts w:ascii="Consolas" w:eastAsia="宋体" w:hAnsi="Consolas" w:cs="宋体"/>
          <w:color w:val="34302D"/>
          <w:kern w:val="0"/>
          <w:sz w:val="23"/>
          <w:szCs w:val="23"/>
          <w:shd w:val="clear" w:color="auto" w:fill="F7F7F8"/>
        </w:rPr>
        <w:t>&lt;myns:dateformat/&gt;</w:t>
      </w:r>
      <w:r w:rsidRPr="00BA0D5D">
        <w:rPr>
          <w:rFonts w:ascii="inherit" w:eastAsia="宋体" w:hAnsi="inherit" w:cs="Arial"/>
          <w:color w:val="34302D"/>
          <w:kern w:val="0"/>
          <w:sz w:val="24"/>
          <w:szCs w:val="24"/>
        </w:rPr>
        <w:t> element, as the following example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&lt;myns:dateformat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pattern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"yyyy-MM-dd HH:mm"</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lenient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Note that, after we have created the infrastructure classes, the preceding snippet of XML is essentially the same as the following XML snippet: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"java.text.SimpleDateFormat"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&lt;constructor-arg</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"yyyy-HH-dd HH:mm"</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"lenient"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value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second of the two preceding snippets creates a bean in the container (identified by the name </w:t>
      </w:r>
      <w:r w:rsidRPr="00BA0D5D">
        <w:rPr>
          <w:rFonts w:ascii="Consolas" w:eastAsia="宋体" w:hAnsi="Consolas" w:cs="宋体"/>
          <w:color w:val="34302D"/>
          <w:kern w:val="0"/>
          <w:sz w:val="23"/>
          <w:szCs w:val="23"/>
          <w:shd w:val="clear" w:color="auto" w:fill="F7F7F8"/>
        </w:rPr>
        <w:t>dateFormat</w:t>
      </w:r>
      <w:r w:rsidRPr="00BA0D5D">
        <w:rPr>
          <w:rFonts w:ascii="inherit" w:eastAsia="宋体" w:hAnsi="inherit" w:cs="Arial"/>
          <w:color w:val="34302D"/>
          <w:kern w:val="0"/>
          <w:sz w:val="24"/>
          <w:szCs w:val="24"/>
        </w:rPr>
        <w:t> of type</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with a couple of properties set.</w:t>
      </w:r>
    </w:p>
    <w:tbl>
      <w:tblPr>
        <w:tblW w:w="14484" w:type="dxa"/>
        <w:tblCellSpacing w:w="15" w:type="dxa"/>
        <w:tblCellMar>
          <w:top w:w="15" w:type="dxa"/>
          <w:left w:w="15" w:type="dxa"/>
          <w:bottom w:w="15" w:type="dxa"/>
          <w:right w:w="15" w:type="dxa"/>
        </w:tblCellMar>
        <w:tblLook w:val="04A0" w:firstRow="1" w:lastRow="0" w:firstColumn="1" w:lastColumn="0" w:noHBand="0" w:noVBand="1"/>
      </w:tblPr>
      <w:tblGrid>
        <w:gridCol w:w="1245"/>
        <w:gridCol w:w="13239"/>
      </w:tblGrid>
      <w:tr w:rsidR="00BA0D5D" w:rsidRPr="00BA0D5D" w:rsidTr="00BA0D5D">
        <w:trPr>
          <w:tblCellSpacing w:w="15" w:type="dxa"/>
        </w:trPr>
        <w:tc>
          <w:tcPr>
            <w:tcW w:w="1200" w:type="dxa"/>
            <w:tcMar>
              <w:top w:w="135" w:type="dxa"/>
              <w:left w:w="150" w:type="dxa"/>
              <w:bottom w:w="135" w:type="dxa"/>
              <w:right w:w="150" w:type="dxa"/>
            </w:tcMar>
            <w:vAlign w:val="center"/>
            <w:hideMark/>
          </w:tcPr>
          <w:p w:rsidR="00BA0D5D" w:rsidRPr="00BA0D5D" w:rsidRDefault="00BA0D5D" w:rsidP="00BA0D5D">
            <w:pPr>
              <w:widowControl/>
              <w:jc w:val="left"/>
              <w:rPr>
                <w:rFonts w:ascii="inherit" w:eastAsia="宋体" w:hAnsi="inherit" w:cs="Arial" w:hint="eastAsia"/>
                <w:color w:val="34302D"/>
                <w:kern w:val="0"/>
                <w:sz w:val="24"/>
                <w:szCs w:val="24"/>
              </w:rPr>
            </w:pPr>
          </w:p>
        </w:tc>
        <w:tc>
          <w:tcPr>
            <w:tcW w:w="0" w:type="auto"/>
            <w:tcBorders>
              <w:left w:val="nil"/>
            </w:tcBorders>
            <w:tcMar>
              <w:top w:w="135" w:type="dxa"/>
              <w:left w:w="270" w:type="dxa"/>
              <w:bottom w:w="135" w:type="dxa"/>
              <w:right w:w="300" w:type="dxa"/>
            </w:tcMar>
            <w:vAlign w:val="center"/>
            <w:hideMark/>
          </w:tcPr>
          <w:p w:rsidR="00BA0D5D" w:rsidRPr="00BA0D5D" w:rsidRDefault="00BA0D5D" w:rsidP="00BA0D5D">
            <w:pPr>
              <w:widowControl/>
              <w:jc w:val="left"/>
              <w:rPr>
                <w:rFonts w:ascii="宋体" w:eastAsia="宋体" w:hAnsi="宋体" w:cs="宋体"/>
                <w:kern w:val="0"/>
                <w:sz w:val="24"/>
                <w:szCs w:val="24"/>
              </w:rPr>
            </w:pPr>
            <w:r w:rsidRPr="00BA0D5D">
              <w:rPr>
                <w:rFonts w:ascii="宋体" w:eastAsia="宋体" w:hAnsi="宋体" w:cs="宋体"/>
                <w:kern w:val="0"/>
                <w:sz w:val="24"/>
                <w:szCs w:val="24"/>
              </w:rPr>
              <w:t>The schema-based approach to creating configuration format allows for tight integration with an IDE that has a schema-aware XML editor. By using a properly authored schema, you can use autocompletion to let a user choose between several configuration options defined in the enumeration.</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9.2.2. Coding a </w:t>
      </w:r>
      <w:r w:rsidRPr="00BA0D5D">
        <w:rPr>
          <w:rFonts w:ascii="Consolas" w:eastAsia="宋体" w:hAnsi="Consolas" w:cs="宋体"/>
          <w:color w:val="34302D"/>
          <w:kern w:val="0"/>
          <w:sz w:val="33"/>
          <w:szCs w:val="33"/>
          <w:shd w:val="clear" w:color="auto" w:fill="F7F7F8"/>
        </w:rPr>
        <w:t>NamespaceHandler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addition to the schema, we need a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to parse all elements of this specific namespace that Spring encounters while parsing configuration files. For this example, 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should take care of the parsing of the </w:t>
      </w:r>
      <w:r w:rsidRPr="00BA0D5D">
        <w:rPr>
          <w:rFonts w:ascii="Consolas" w:eastAsia="宋体" w:hAnsi="Consolas" w:cs="宋体"/>
          <w:color w:val="34302D"/>
          <w:kern w:val="0"/>
          <w:sz w:val="23"/>
          <w:szCs w:val="23"/>
          <w:shd w:val="clear" w:color="auto" w:fill="F7F7F8"/>
        </w:rPr>
        <w:t>myns:dateformat</w:t>
      </w:r>
      <w:r w:rsidRPr="00BA0D5D">
        <w:rPr>
          <w:rFonts w:ascii="inherit" w:eastAsia="宋体" w:hAnsi="inherit" w:cs="Arial"/>
          <w:color w:val="34302D"/>
          <w:kern w:val="0"/>
          <w:sz w:val="24"/>
          <w:szCs w:val="24"/>
        </w:rPr>
        <w:t> element.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interface features three methods:</w:t>
      </w:r>
    </w:p>
    <w:p w:rsidR="00BA0D5D" w:rsidRPr="00BA0D5D" w:rsidRDefault="00BA0D5D" w:rsidP="00BA0D5D">
      <w:pPr>
        <w:widowControl/>
        <w:numPr>
          <w:ilvl w:val="0"/>
          <w:numId w:val="6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init()</w:t>
      </w:r>
      <w:r w:rsidRPr="00BA0D5D">
        <w:rPr>
          <w:rFonts w:ascii="inherit" w:eastAsia="宋体" w:hAnsi="inherit" w:cs="Arial"/>
          <w:color w:val="34302D"/>
          <w:kern w:val="0"/>
          <w:sz w:val="24"/>
          <w:szCs w:val="24"/>
        </w:rPr>
        <w:t>: Allows for initialization of 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and is called by Spring before the handler is used.</w:t>
      </w:r>
    </w:p>
    <w:p w:rsidR="00BA0D5D" w:rsidRPr="00BA0D5D" w:rsidRDefault="00BA0D5D" w:rsidP="00BA0D5D">
      <w:pPr>
        <w:widowControl/>
        <w:numPr>
          <w:ilvl w:val="0"/>
          <w:numId w:val="6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BeanDefinition parse(Element, ParserContext)</w:t>
      </w:r>
      <w:r w:rsidRPr="00BA0D5D">
        <w:rPr>
          <w:rFonts w:ascii="inherit" w:eastAsia="宋体" w:hAnsi="inherit" w:cs="Arial"/>
          <w:color w:val="34302D"/>
          <w:kern w:val="0"/>
          <w:sz w:val="24"/>
          <w:szCs w:val="24"/>
        </w:rPr>
        <w:t>: Called when Spring encounters a top-level element (not nested inside a bean definition or a different namespace). This method can itself register bean definitions, return a bean definition, or both.</w:t>
      </w:r>
    </w:p>
    <w:p w:rsidR="00BA0D5D" w:rsidRPr="00BA0D5D" w:rsidRDefault="00BA0D5D" w:rsidP="00BA0D5D">
      <w:pPr>
        <w:widowControl/>
        <w:numPr>
          <w:ilvl w:val="0"/>
          <w:numId w:val="66"/>
        </w:numPr>
        <w:shd w:val="clear" w:color="auto" w:fill="FFFFFF"/>
        <w:spacing w:after="150"/>
        <w:ind w:left="360"/>
        <w:jc w:val="left"/>
        <w:rPr>
          <w:rFonts w:ascii="inherit" w:eastAsia="宋体" w:hAnsi="inherit" w:cs="Arial" w:hint="eastAsia"/>
          <w:color w:val="34302D"/>
          <w:kern w:val="0"/>
          <w:sz w:val="24"/>
          <w:szCs w:val="24"/>
        </w:rPr>
      </w:pPr>
      <w:r w:rsidRPr="00BA0D5D">
        <w:rPr>
          <w:rFonts w:ascii="Consolas" w:eastAsia="宋体" w:hAnsi="Consolas" w:cs="宋体"/>
          <w:color w:val="34302D"/>
          <w:kern w:val="0"/>
          <w:sz w:val="23"/>
          <w:szCs w:val="23"/>
          <w:shd w:val="clear" w:color="auto" w:fill="F7F7F8"/>
        </w:rPr>
        <w:t>BeanDefinitionHolder decorate(Node, BeanDefinitionHolder, ParserContext)</w:t>
      </w:r>
      <w:r w:rsidRPr="00BA0D5D">
        <w:rPr>
          <w:rFonts w:ascii="inherit" w:eastAsia="宋体" w:hAnsi="inherit" w:cs="Arial"/>
          <w:color w:val="34302D"/>
          <w:kern w:val="0"/>
          <w:sz w:val="24"/>
          <w:szCs w:val="24"/>
        </w:rPr>
        <w:t>: Called when Spring encounters an attribute or nested element of a different namespace. The decoration of one or more bean definitions is used (for example) with the</w:t>
      </w:r>
      <w:hyperlink r:id="rId655" w:anchor="beans-factory-scopes" w:history="1">
        <w:r w:rsidRPr="00BA0D5D">
          <w:rPr>
            <w:rFonts w:ascii="inherit" w:eastAsia="宋体" w:hAnsi="inherit" w:cs="Arial"/>
            <w:color w:val="548E2E"/>
            <w:kern w:val="0"/>
            <w:sz w:val="24"/>
            <w:szCs w:val="24"/>
            <w:u w:val="single"/>
          </w:rPr>
          <w:t>scopes that Spring supports</w:t>
        </w:r>
      </w:hyperlink>
      <w:r w:rsidRPr="00BA0D5D">
        <w:rPr>
          <w:rFonts w:ascii="inherit" w:eastAsia="宋体" w:hAnsi="inherit" w:cs="Arial"/>
          <w:color w:val="34302D"/>
          <w:kern w:val="0"/>
          <w:sz w:val="24"/>
          <w:szCs w:val="24"/>
        </w:rPr>
        <w:t>. We start by highlighting a simple example, without using decoration, after which we show decoration in a somewhat more advanced example.</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Although you can code your own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xml:space="preserve"> for the entire namespace (and hence provide code that parses each and every element in the namespace), it is often the case that each top-level XML element in a Spring XML configuration file results in a single bean definition (as in our case, where a </w:t>
      </w:r>
      <w:r w:rsidRPr="00BA0D5D">
        <w:rPr>
          <w:rFonts w:ascii="inherit" w:eastAsia="宋体" w:hAnsi="inherit" w:cs="Arial"/>
          <w:color w:val="34302D"/>
          <w:kern w:val="0"/>
          <w:sz w:val="24"/>
          <w:szCs w:val="24"/>
        </w:rPr>
        <w:lastRenderedPageBreak/>
        <w:t>single </w:t>
      </w:r>
      <w:r w:rsidRPr="00BA0D5D">
        <w:rPr>
          <w:rFonts w:ascii="Consolas" w:eastAsia="宋体" w:hAnsi="Consolas" w:cs="宋体"/>
          <w:color w:val="34302D"/>
          <w:kern w:val="0"/>
          <w:sz w:val="23"/>
          <w:szCs w:val="23"/>
          <w:shd w:val="clear" w:color="auto" w:fill="F7F7F8"/>
        </w:rPr>
        <w:t>&lt;myns:dateformat/&gt;</w:t>
      </w:r>
      <w:r w:rsidRPr="00BA0D5D">
        <w:rPr>
          <w:rFonts w:ascii="inherit" w:eastAsia="宋体" w:hAnsi="inherit" w:cs="Arial"/>
          <w:color w:val="34302D"/>
          <w:kern w:val="0"/>
          <w:sz w:val="24"/>
          <w:szCs w:val="24"/>
        </w:rPr>
        <w:t> element results in a single </w:t>
      </w:r>
      <w:r w:rsidRPr="00BA0D5D">
        <w:rPr>
          <w:rFonts w:ascii="Consolas" w:eastAsia="宋体" w:hAnsi="Consolas" w:cs="宋体"/>
          <w:color w:val="34302D"/>
          <w:kern w:val="0"/>
          <w:sz w:val="23"/>
          <w:szCs w:val="23"/>
          <w:shd w:val="clear" w:color="auto" w:fill="F7F7F8"/>
        </w:rPr>
        <w:t>SimpleDateFormat</w:t>
      </w:r>
      <w:r w:rsidRPr="00BA0D5D">
        <w:rPr>
          <w:rFonts w:ascii="inherit" w:eastAsia="宋体" w:hAnsi="inherit" w:cs="Arial"/>
          <w:color w:val="34302D"/>
          <w:kern w:val="0"/>
          <w:sz w:val="24"/>
          <w:szCs w:val="24"/>
        </w:rPr>
        <w:t> bean definition). Spring features a number of convenience classes that support this scenario. In the following example, we use the </w:t>
      </w:r>
      <w:r w:rsidRPr="00BA0D5D">
        <w:rPr>
          <w:rFonts w:ascii="Consolas" w:eastAsia="宋体" w:hAnsi="Consolas" w:cs="宋体"/>
          <w:color w:val="34302D"/>
          <w:kern w:val="0"/>
          <w:sz w:val="23"/>
          <w:szCs w:val="23"/>
          <w:shd w:val="clear" w:color="auto" w:fill="F7F7F8"/>
        </w:rPr>
        <w:t>NamespaceHandlerSupport</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org.springframework.samples.xml;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org.springframework.beans.factory.xml.NamespaceHandlerSupport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MyNamespaceHandler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NamespaceHandlerSupport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registerBeanDefinitionParser(</w:t>
      </w:r>
      <w:r w:rsidRPr="00BA0D5D">
        <w:rPr>
          <w:rFonts w:ascii="Consolas" w:eastAsia="宋体" w:hAnsi="Consolas" w:cs="宋体"/>
          <w:color w:val="DD1144"/>
          <w:kern w:val="0"/>
          <w:sz w:val="24"/>
          <w:szCs w:val="24"/>
        </w:rPr>
        <w:t>"dateformat"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SimpleDateFormatBeanDefinitionParser());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may notice that there is not actually a whole lot of parsing logic in this class. Indeed, the </w:t>
      </w:r>
      <w:r w:rsidRPr="00BA0D5D">
        <w:rPr>
          <w:rFonts w:ascii="Consolas" w:eastAsia="宋体" w:hAnsi="Consolas" w:cs="宋体"/>
          <w:color w:val="34302D"/>
          <w:kern w:val="0"/>
          <w:sz w:val="23"/>
          <w:szCs w:val="23"/>
          <w:shd w:val="clear" w:color="auto" w:fill="F7F7F8"/>
        </w:rPr>
        <w:t>NamespaceHandlerSupport</w:t>
      </w:r>
      <w:r w:rsidRPr="00BA0D5D">
        <w:rPr>
          <w:rFonts w:ascii="inherit" w:eastAsia="宋体" w:hAnsi="inherit" w:cs="Arial"/>
          <w:color w:val="34302D"/>
          <w:kern w:val="0"/>
          <w:sz w:val="24"/>
          <w:szCs w:val="24"/>
        </w:rPr>
        <w:t> class has a built-in notion of delegation. It supports the registration of any number of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instances, to which it delegates to when it needs to parse an element in its namespace. This clean separation of concerns lets a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handle the orchestration of the parsing of all of the custom elements in its namespace while delegating to </w:t>
      </w:r>
      <w:r w:rsidRPr="00BA0D5D">
        <w:rPr>
          <w:rFonts w:ascii="Consolas" w:eastAsia="宋体" w:hAnsi="Consolas" w:cs="宋体"/>
          <w:color w:val="34302D"/>
          <w:kern w:val="0"/>
          <w:sz w:val="23"/>
          <w:szCs w:val="23"/>
          <w:shd w:val="clear" w:color="auto" w:fill="F7F7F8"/>
        </w:rPr>
        <w:t>BeanDefinitionParsers</w:t>
      </w:r>
      <w:r w:rsidRPr="00BA0D5D">
        <w:rPr>
          <w:rFonts w:ascii="inherit" w:eastAsia="宋体" w:hAnsi="inherit" w:cs="Arial"/>
          <w:color w:val="34302D"/>
          <w:kern w:val="0"/>
          <w:sz w:val="24"/>
          <w:szCs w:val="24"/>
        </w:rPr>
        <w:t> to do the grunt work of the XML parsing. This means that each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contains only the logic for parsing a single custom element, as we can see in the next step.</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9.2.3. Using </w:t>
      </w:r>
      <w:r w:rsidRPr="00BA0D5D">
        <w:rPr>
          <w:rFonts w:ascii="Consolas" w:eastAsia="宋体" w:hAnsi="Consolas" w:cs="宋体"/>
          <w:color w:val="34302D"/>
          <w:kern w:val="0"/>
          <w:sz w:val="33"/>
          <w:szCs w:val="33"/>
          <w:shd w:val="clear" w:color="auto" w:fill="F7F7F8"/>
        </w:rPr>
        <w:t>BeanDefinitionParser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is used if 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encounters an XML element of the type that has been mapped to the specific bean definition parser (</w:t>
      </w:r>
      <w:r w:rsidRPr="00BA0D5D">
        <w:rPr>
          <w:rFonts w:ascii="Consolas" w:eastAsia="宋体" w:hAnsi="Consolas" w:cs="宋体"/>
          <w:color w:val="34302D"/>
          <w:kern w:val="0"/>
          <w:sz w:val="23"/>
          <w:szCs w:val="23"/>
          <w:shd w:val="clear" w:color="auto" w:fill="F7F7F8"/>
        </w:rPr>
        <w:t>dateformat</w:t>
      </w:r>
      <w:r w:rsidRPr="00BA0D5D">
        <w:rPr>
          <w:rFonts w:ascii="inherit" w:eastAsia="宋体" w:hAnsi="inherit" w:cs="Arial"/>
          <w:color w:val="34302D"/>
          <w:kern w:val="0"/>
          <w:sz w:val="24"/>
          <w:szCs w:val="24"/>
        </w:rPr>
        <w:t> in this case). In other words, the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is responsible for parsing one distinct top-level XML element defined in the schema. In the parser, we' have access to the XML element (and thus to its subelements, too) so that we can parse our custom XML content, as you can see in the following example: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org.springframework.samples.xml;</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org.springframework.beans.factory.support.BeanDefinitionBuilder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org.springframework.beans.factory.xml.AbstractSingleBeanDefinitionParser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org.springframework.util.StringUtils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org.w3c.dom.Element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java.text.SimpleDateFormat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SimpleDateFormatBeanDefinitionParser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AbstractSingleBeanDefinitionParser {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Class getBeanClass(Element element)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SimpleDateFormat.class;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doParse(Element element, BeanDefinitionBuilder bean)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will never be null since the schema explicitly requires that a value be supplied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pattern = element.getAttribute(</w:t>
      </w:r>
      <w:r w:rsidRPr="00BA0D5D">
        <w:rPr>
          <w:rFonts w:ascii="Consolas" w:eastAsia="宋体" w:hAnsi="Consolas" w:cs="宋体"/>
          <w:color w:val="DD1144"/>
          <w:kern w:val="0"/>
          <w:sz w:val="24"/>
          <w:szCs w:val="24"/>
        </w:rPr>
        <w:t>"pattern"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bean.addConstructorArg(pattern);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this however is an optional property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lenient = element.getAttribute(</w:t>
      </w:r>
      <w:r w:rsidRPr="00BA0D5D">
        <w:rPr>
          <w:rFonts w:ascii="Consolas" w:eastAsia="宋体" w:hAnsi="Consolas" w:cs="宋体"/>
          <w:color w:val="DD1144"/>
          <w:kern w:val="0"/>
          <w:sz w:val="24"/>
          <w:szCs w:val="24"/>
        </w:rPr>
        <w:t>"lenient"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(StringUtils.hasText(lenient))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bean.addPropertyValue(</w:t>
      </w:r>
      <w:r w:rsidRPr="00BA0D5D">
        <w:rPr>
          <w:rFonts w:ascii="Consolas" w:eastAsia="宋体" w:hAnsi="Consolas" w:cs="宋体"/>
          <w:color w:val="DD1144"/>
          <w:kern w:val="0"/>
          <w:sz w:val="24"/>
          <w:szCs w:val="24"/>
        </w:rPr>
        <w:t>"lenient"</w:t>
      </w:r>
      <w:r w:rsidRPr="00BA0D5D">
        <w:rPr>
          <w:rFonts w:ascii="Consolas" w:eastAsia="宋体" w:hAnsi="Consolas" w:cs="宋体"/>
          <w:color w:val="34302D"/>
          <w:kern w:val="0"/>
          <w:sz w:val="24"/>
          <w:szCs w:val="24"/>
        </w:rPr>
        <w:t>, Boolean.valueOf(lenient));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366"/>
        <w:gridCol w:w="10101"/>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We use the Spring-provided </w:t>
            </w:r>
            <w:r w:rsidRPr="00BA0D5D">
              <w:rPr>
                <w:rFonts w:ascii="Consolas" w:eastAsia="宋体" w:hAnsi="Consolas" w:cs="宋体"/>
                <w:color w:val="34302D"/>
                <w:kern w:val="0"/>
                <w:sz w:val="23"/>
                <w:szCs w:val="23"/>
                <w:shd w:val="clear" w:color="auto" w:fill="F7F7F8"/>
              </w:rPr>
              <w:t>AbstractSingleBeanDefinitionParser</w:t>
            </w:r>
            <w:r w:rsidRPr="00BA0D5D">
              <w:rPr>
                <w:rFonts w:ascii="宋体" w:eastAsia="宋体" w:hAnsi="宋体" w:cs="宋体"/>
                <w:color w:val="34302D"/>
                <w:kern w:val="0"/>
                <w:sz w:val="24"/>
                <w:szCs w:val="24"/>
              </w:rPr>
              <w:t> to handle a lot of the basic grunt work of creating a single </w:t>
            </w:r>
            <w:r w:rsidRPr="00BA0D5D">
              <w:rPr>
                <w:rFonts w:ascii="Consolas" w:eastAsia="宋体" w:hAnsi="Consolas" w:cs="宋体"/>
                <w:color w:val="34302D"/>
                <w:kern w:val="0"/>
                <w:sz w:val="23"/>
                <w:szCs w:val="23"/>
                <w:shd w:val="clear" w:color="auto" w:fill="F7F7F8"/>
              </w:rPr>
              <w:t>BeanDefinition</w:t>
            </w:r>
            <w:r w:rsidRPr="00BA0D5D">
              <w:rPr>
                <w:rFonts w:ascii="宋体" w:eastAsia="宋体" w:hAnsi="宋体" w:cs="宋体"/>
                <w:color w:val="34302D"/>
                <w:kern w:val="0"/>
                <w:sz w:val="24"/>
                <w:szCs w:val="24"/>
              </w:rPr>
              <w:t>.</w:t>
            </w:r>
          </w:p>
        </w:tc>
      </w:tr>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We supply the </w:t>
            </w:r>
            <w:r w:rsidRPr="00BA0D5D">
              <w:rPr>
                <w:rFonts w:ascii="Consolas" w:eastAsia="宋体" w:hAnsi="Consolas" w:cs="宋体"/>
                <w:color w:val="34302D"/>
                <w:kern w:val="0"/>
                <w:sz w:val="23"/>
                <w:szCs w:val="23"/>
                <w:shd w:val="clear" w:color="auto" w:fill="F7F7F8"/>
              </w:rPr>
              <w:t>AbstractSingleBeanDefinitionParser</w:t>
            </w:r>
            <w:r w:rsidRPr="00BA0D5D">
              <w:rPr>
                <w:rFonts w:ascii="宋体" w:eastAsia="宋体" w:hAnsi="宋体" w:cs="宋体"/>
                <w:color w:val="34302D"/>
                <w:kern w:val="0"/>
                <w:sz w:val="24"/>
                <w:szCs w:val="24"/>
              </w:rPr>
              <w:t> superclass with the type that our single </w:t>
            </w:r>
            <w:r w:rsidRPr="00BA0D5D">
              <w:rPr>
                <w:rFonts w:ascii="Consolas" w:eastAsia="宋体" w:hAnsi="Consolas" w:cs="宋体"/>
                <w:color w:val="34302D"/>
                <w:kern w:val="0"/>
                <w:sz w:val="23"/>
                <w:szCs w:val="23"/>
                <w:shd w:val="clear" w:color="auto" w:fill="F7F7F8"/>
              </w:rPr>
              <w:t>BeanDefinition</w:t>
            </w:r>
            <w:r w:rsidRPr="00BA0D5D">
              <w:rPr>
                <w:rFonts w:ascii="宋体" w:eastAsia="宋体" w:hAnsi="宋体" w:cs="宋体"/>
                <w:color w:val="34302D"/>
                <w:kern w:val="0"/>
                <w:sz w:val="24"/>
                <w:szCs w:val="24"/>
              </w:rPr>
              <w:t>represents.</w:t>
            </w:r>
          </w:p>
        </w:tc>
      </w:tr>
    </w:tbl>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In this simple case, this is all that we need to do. The creation of our single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is handled by the </w:t>
      </w:r>
      <w:r w:rsidRPr="00BA0D5D">
        <w:rPr>
          <w:rFonts w:ascii="Consolas" w:eastAsia="宋体" w:hAnsi="Consolas" w:cs="宋体"/>
          <w:color w:val="34302D"/>
          <w:kern w:val="0"/>
          <w:sz w:val="23"/>
          <w:szCs w:val="23"/>
          <w:shd w:val="clear" w:color="auto" w:fill="F7F7F8"/>
        </w:rPr>
        <w:t>AbstractSingleBeanDefinitionParser</w:t>
      </w:r>
      <w:r w:rsidRPr="00BA0D5D">
        <w:rPr>
          <w:rFonts w:ascii="inherit" w:eastAsia="宋体" w:hAnsi="inherit" w:cs="Arial"/>
          <w:color w:val="34302D"/>
          <w:kern w:val="0"/>
          <w:sz w:val="24"/>
          <w:szCs w:val="24"/>
        </w:rPr>
        <w:t> superclass, as is the extraction and setting of the bean definition’s unique identifier.</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9.2.4. Registering the Handler and the Schema</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coding is finished. All that remains to be done is to make the Spring XML parsing infrastructure aware of our custom element. We do so by registering our custom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and custom XSD file in two special-purpose properties files. These properties files are both placed in a </w:t>
      </w:r>
      <w:r w:rsidRPr="00BA0D5D">
        <w:rPr>
          <w:rFonts w:ascii="Consolas" w:eastAsia="宋体" w:hAnsi="Consolas" w:cs="宋体"/>
          <w:color w:val="34302D"/>
          <w:kern w:val="0"/>
          <w:sz w:val="23"/>
          <w:szCs w:val="23"/>
          <w:shd w:val="clear" w:color="auto" w:fill="F7F7F8"/>
        </w:rPr>
        <w:t>META-INF</w:t>
      </w:r>
      <w:r w:rsidRPr="00BA0D5D">
        <w:rPr>
          <w:rFonts w:ascii="inherit" w:eastAsia="宋体" w:hAnsi="inherit" w:cs="Arial"/>
          <w:color w:val="34302D"/>
          <w:kern w:val="0"/>
          <w:sz w:val="24"/>
          <w:szCs w:val="24"/>
        </w:rPr>
        <w:t> directory in your application and can, for example, be distributed alongside your binary classes in a JAR file. The Spring XML parsing infrastructure automatically picks up your new extension by consuming these special properties files, the formats of which are detailed in the next two sections.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Writing </w:t>
      </w:r>
      <w:r w:rsidRPr="00BA0D5D">
        <w:rPr>
          <w:rFonts w:ascii="Consolas" w:eastAsia="宋体" w:hAnsi="Consolas" w:cs="宋体"/>
          <w:color w:val="34302D"/>
          <w:kern w:val="0"/>
          <w:sz w:val="25"/>
          <w:szCs w:val="25"/>
          <w:shd w:val="clear" w:color="auto" w:fill="F7F7F8"/>
        </w:rPr>
        <w:t>META-INF/spring.handlers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properties file called </w:t>
      </w:r>
      <w:r w:rsidRPr="00BA0D5D">
        <w:rPr>
          <w:rFonts w:ascii="Consolas" w:eastAsia="宋体" w:hAnsi="Consolas" w:cs="宋体"/>
          <w:color w:val="34302D"/>
          <w:kern w:val="0"/>
          <w:sz w:val="23"/>
          <w:szCs w:val="23"/>
          <w:shd w:val="clear" w:color="auto" w:fill="F7F7F8"/>
        </w:rPr>
        <w:t>spring.handlers</w:t>
      </w:r>
      <w:r w:rsidRPr="00BA0D5D">
        <w:rPr>
          <w:rFonts w:ascii="inherit" w:eastAsia="宋体" w:hAnsi="inherit" w:cs="Arial"/>
          <w:color w:val="34302D"/>
          <w:kern w:val="0"/>
          <w:sz w:val="24"/>
          <w:szCs w:val="24"/>
        </w:rPr>
        <w:t> contains a mapping of XML Schema URIs to namespace handler classes. For our example, we need to write the following:</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http\://www.mycompany.com/schema/myns=org.springframework.samples.xml.MyNamespaceHandler</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is a valid delimiter in the Java properties format, so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in the URI needs to be escaped with a backslash.)</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lastRenderedPageBreak/>
        <w:t>The first part (the key) of the key-value pair is the URI associated with your custom namespace extension and needs to exactly match exactly the value of the </w:t>
      </w:r>
      <w:r w:rsidRPr="00BA0D5D">
        <w:rPr>
          <w:rFonts w:ascii="Consolas" w:eastAsia="宋体" w:hAnsi="Consolas" w:cs="宋体"/>
          <w:color w:val="34302D"/>
          <w:kern w:val="0"/>
          <w:sz w:val="23"/>
          <w:szCs w:val="23"/>
          <w:shd w:val="clear" w:color="auto" w:fill="F7F7F8"/>
        </w:rPr>
        <w:t>targetNamespace</w:t>
      </w:r>
      <w:r w:rsidRPr="00BA0D5D">
        <w:rPr>
          <w:rFonts w:ascii="inherit" w:eastAsia="宋体" w:hAnsi="inherit" w:cs="Arial"/>
          <w:color w:val="34302D"/>
          <w:kern w:val="0"/>
          <w:sz w:val="24"/>
          <w:szCs w:val="24"/>
        </w:rPr>
        <w:t> attribute, as specified in your custom XSD schema.</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Writing 'META-INF/spring.schemas'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properties file called </w:t>
      </w:r>
      <w:r w:rsidRPr="00BA0D5D">
        <w:rPr>
          <w:rFonts w:ascii="Consolas" w:eastAsia="宋体" w:hAnsi="Consolas" w:cs="宋体"/>
          <w:color w:val="34302D"/>
          <w:kern w:val="0"/>
          <w:sz w:val="23"/>
          <w:szCs w:val="23"/>
          <w:shd w:val="clear" w:color="auto" w:fill="F7F7F8"/>
        </w:rPr>
        <w:t>spring.schemas</w:t>
      </w:r>
      <w:r w:rsidRPr="00BA0D5D">
        <w:rPr>
          <w:rFonts w:ascii="inherit" w:eastAsia="宋体" w:hAnsi="inherit" w:cs="Arial"/>
          <w:color w:val="34302D"/>
          <w:kern w:val="0"/>
          <w:sz w:val="24"/>
          <w:szCs w:val="24"/>
        </w:rPr>
        <w:t> contains a mapping of XML Schema locations (referred to, along with the schema declaration, in XML files that use the schema as part of the </w:t>
      </w:r>
      <w:r w:rsidRPr="00BA0D5D">
        <w:rPr>
          <w:rFonts w:ascii="Consolas" w:eastAsia="宋体" w:hAnsi="Consolas" w:cs="宋体"/>
          <w:color w:val="34302D"/>
          <w:kern w:val="0"/>
          <w:sz w:val="23"/>
          <w:szCs w:val="23"/>
          <w:shd w:val="clear" w:color="auto" w:fill="F7F7F8"/>
        </w:rPr>
        <w:t>xsi:schemaLocation</w:t>
      </w:r>
      <w:r w:rsidRPr="00BA0D5D">
        <w:rPr>
          <w:rFonts w:ascii="inherit" w:eastAsia="宋体" w:hAnsi="inherit" w:cs="Arial"/>
          <w:color w:val="34302D"/>
          <w:kern w:val="0"/>
          <w:sz w:val="24"/>
          <w:szCs w:val="24"/>
        </w:rPr>
        <w:t> attribute) to classpath resources. This file is needed to prevent Spring from absolutely having to use a default </w:t>
      </w:r>
      <w:r w:rsidRPr="00BA0D5D">
        <w:rPr>
          <w:rFonts w:ascii="Consolas" w:eastAsia="宋体" w:hAnsi="Consolas" w:cs="宋体"/>
          <w:color w:val="34302D"/>
          <w:kern w:val="0"/>
          <w:sz w:val="23"/>
          <w:szCs w:val="23"/>
          <w:shd w:val="clear" w:color="auto" w:fill="F7F7F8"/>
        </w:rPr>
        <w:t>EntityResolver</w:t>
      </w:r>
      <w:r w:rsidRPr="00BA0D5D">
        <w:rPr>
          <w:rFonts w:ascii="inherit" w:eastAsia="宋体" w:hAnsi="inherit" w:cs="Arial"/>
          <w:color w:val="34302D"/>
          <w:kern w:val="0"/>
          <w:sz w:val="24"/>
          <w:szCs w:val="24"/>
        </w:rPr>
        <w:t> that requires Internet access to retrieve the schema file. If you specify the mapping in this properties file, Spring searches for the schema (in this case, </w:t>
      </w:r>
      <w:r w:rsidRPr="00BA0D5D">
        <w:rPr>
          <w:rFonts w:ascii="Consolas" w:eastAsia="宋体" w:hAnsi="Consolas" w:cs="宋体"/>
          <w:color w:val="34302D"/>
          <w:kern w:val="0"/>
          <w:sz w:val="23"/>
          <w:szCs w:val="23"/>
          <w:shd w:val="clear" w:color="auto" w:fill="F7F7F8"/>
        </w:rPr>
        <w:t>myns.xsd</w:t>
      </w:r>
      <w:r w:rsidRPr="00BA0D5D">
        <w:rPr>
          <w:rFonts w:ascii="inherit" w:eastAsia="宋体" w:hAnsi="inherit" w:cs="Arial"/>
          <w:color w:val="34302D"/>
          <w:kern w:val="0"/>
          <w:sz w:val="24"/>
          <w:szCs w:val="24"/>
        </w:rPr>
        <w:t> in the </w:t>
      </w:r>
      <w:r w:rsidRPr="00BA0D5D">
        <w:rPr>
          <w:rFonts w:ascii="Consolas" w:eastAsia="宋体" w:hAnsi="Consolas" w:cs="宋体"/>
          <w:color w:val="34302D"/>
          <w:kern w:val="0"/>
          <w:sz w:val="23"/>
          <w:szCs w:val="23"/>
          <w:shd w:val="clear" w:color="auto" w:fill="F7F7F8"/>
        </w:rPr>
        <w:t>org.springframework.samples.xml</w:t>
      </w:r>
      <w:r w:rsidRPr="00BA0D5D">
        <w:rPr>
          <w:rFonts w:ascii="inherit" w:eastAsia="宋体" w:hAnsi="inherit" w:cs="Arial"/>
          <w:color w:val="34302D"/>
          <w:kern w:val="0"/>
          <w:sz w:val="24"/>
          <w:szCs w:val="24"/>
        </w:rPr>
        <w:t> package) on the classpath. The following snippet shows the line we need to add for our custom schema: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http\://www.mycompany.com/schema/myns/myns.xsd=org/springframework/samples/xml/myns.xsd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(Remember that the </w:t>
      </w:r>
      <w:r w:rsidRPr="00BA0D5D">
        <w:rPr>
          <w:rFonts w:ascii="Consolas" w:eastAsia="宋体" w:hAnsi="Consolas" w:cs="宋体"/>
          <w:color w:val="34302D"/>
          <w:kern w:val="0"/>
          <w:sz w:val="23"/>
          <w:szCs w:val="23"/>
          <w:shd w:val="clear" w:color="auto" w:fill="F7F7F8"/>
        </w:rPr>
        <w:t>:</w:t>
      </w:r>
      <w:r w:rsidRPr="00BA0D5D">
        <w:rPr>
          <w:rFonts w:ascii="inherit" w:eastAsia="宋体" w:hAnsi="inherit" w:cs="Arial"/>
          <w:color w:val="34302D"/>
          <w:kern w:val="0"/>
          <w:sz w:val="24"/>
          <w:szCs w:val="24"/>
        </w:rPr>
        <w:t> character must be escaped.)</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You are encouraged to deploy your XSD file (or files) right alongside the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classes on the classpath.</w:t>
      </w:r>
    </w:p>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9.2.5. Using a Custom Extension in Your Spring XML Configuration</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Using a custom extension that you yourself have implemented is no different from using one of the “custom” extensions that Spring provides. The following example uses the custom </w:t>
      </w:r>
      <w:r w:rsidRPr="00BA0D5D">
        <w:rPr>
          <w:rFonts w:ascii="Consolas" w:eastAsia="宋体" w:hAnsi="Consolas" w:cs="宋体"/>
          <w:color w:val="34302D"/>
          <w:kern w:val="0"/>
          <w:sz w:val="23"/>
          <w:szCs w:val="23"/>
          <w:shd w:val="clear" w:color="auto" w:fill="F7F7F8"/>
        </w:rPr>
        <w:t>&lt;dateformat/&gt;</w:t>
      </w:r>
      <w:r w:rsidRPr="00BA0D5D">
        <w:rPr>
          <w:rFonts w:ascii="inherit" w:eastAsia="宋体" w:hAnsi="inherit" w:cs="Arial"/>
          <w:color w:val="34302D"/>
          <w:kern w:val="0"/>
          <w:sz w:val="24"/>
          <w:szCs w:val="24"/>
        </w:rPr>
        <w:t> element developed in the previous steps in a Spring XML configuration file: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xmlns:myns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"http://www.mycompany.com/schema/myns"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http://www.mycompany.com/schema/myns http://www.mycompany.com/schema/myns/myns.xsd"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as a top-level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&lt;myns:dateformat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"defaultDateFormat"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pattern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"yyyy-MM-dd HH:mm"</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lenient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"jobDetailTemplate"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abstract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"true"</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"dateFormat"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as an inner bean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&lt;myns:dateformat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pattern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"HH:mm MM-dd-yyyy"</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&lt;/property&gt;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&lt;/bean&gt;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tbl>
      <w:tblPr>
        <w:tblW w:w="0" w:type="auto"/>
        <w:tblCellMar>
          <w:top w:w="15" w:type="dxa"/>
          <w:left w:w="15" w:type="dxa"/>
          <w:bottom w:w="15" w:type="dxa"/>
          <w:right w:w="15" w:type="dxa"/>
        </w:tblCellMar>
        <w:tblLook w:val="04A0" w:firstRow="1" w:lastRow="0" w:firstColumn="1" w:lastColumn="0" w:noHBand="0" w:noVBand="1"/>
      </w:tblPr>
      <w:tblGrid>
        <w:gridCol w:w="366"/>
        <w:gridCol w:w="1920"/>
      </w:tblGrid>
      <w:tr w:rsidR="00BA0D5D" w:rsidRPr="00BA0D5D" w:rsidTr="00BA0D5D">
        <w:tc>
          <w:tcPr>
            <w:tcW w:w="0" w:type="auto"/>
            <w:tcMar>
              <w:top w:w="0" w:type="dxa"/>
              <w:left w:w="180" w:type="dxa"/>
              <w:bottom w:w="0" w:type="dxa"/>
              <w:right w:w="180" w:type="dxa"/>
            </w:tcMar>
            <w:vAlign w:val="center"/>
            <w:hideMark/>
          </w:tcPr>
          <w:p w:rsidR="00BA0D5D" w:rsidRPr="00BA0D5D" w:rsidRDefault="00BA0D5D" w:rsidP="00BA0D5D">
            <w:pPr>
              <w:widowControl/>
              <w:jc w:val="left"/>
              <w:rPr>
                <w:rFonts w:ascii="Consolas" w:eastAsia="宋体" w:hAnsi="Consolas" w:cs="宋体"/>
                <w:color w:val="34302D"/>
                <w:kern w:val="0"/>
                <w:sz w:val="24"/>
                <w:szCs w:val="24"/>
              </w:rPr>
            </w:pPr>
          </w:p>
        </w:tc>
        <w:tc>
          <w:tcPr>
            <w:tcW w:w="0" w:type="auto"/>
            <w:tcMar>
              <w:top w:w="60" w:type="dxa"/>
              <w:left w:w="0" w:type="dxa"/>
              <w:bottom w:w="60" w:type="dxa"/>
              <w:right w:w="0" w:type="dxa"/>
            </w:tcMar>
            <w:vAlign w:val="center"/>
            <w:hideMark/>
          </w:tcPr>
          <w:p w:rsidR="00BA0D5D" w:rsidRPr="00BA0D5D" w:rsidRDefault="00BA0D5D" w:rsidP="00BA0D5D">
            <w:pPr>
              <w:widowControl/>
              <w:jc w:val="left"/>
              <w:rPr>
                <w:rFonts w:ascii="宋体" w:eastAsia="宋体" w:hAnsi="宋体" w:cs="宋体"/>
                <w:color w:val="34302D"/>
                <w:kern w:val="0"/>
                <w:sz w:val="24"/>
                <w:szCs w:val="24"/>
              </w:rPr>
            </w:pPr>
            <w:r w:rsidRPr="00BA0D5D">
              <w:rPr>
                <w:rFonts w:ascii="宋体" w:eastAsia="宋体" w:hAnsi="宋体" w:cs="宋体"/>
                <w:color w:val="34302D"/>
                <w:kern w:val="0"/>
                <w:sz w:val="24"/>
                <w:szCs w:val="24"/>
              </w:rPr>
              <w:t>Our custom bean.</w:t>
            </w:r>
          </w:p>
        </w:tc>
      </w:tr>
    </w:tbl>
    <w:p w:rsidR="00BA0D5D" w:rsidRPr="00BA0D5D" w:rsidRDefault="00BA0D5D" w:rsidP="00BA0D5D">
      <w:pPr>
        <w:widowControl/>
        <w:shd w:val="clear" w:color="auto" w:fill="FFFFFF"/>
        <w:spacing w:before="240" w:after="120"/>
        <w:jc w:val="left"/>
        <w:outlineLvl w:val="3"/>
        <w:rPr>
          <w:rFonts w:ascii="Arial" w:eastAsia="宋体" w:hAnsi="Arial" w:cs="Arial"/>
          <w:color w:val="34302D"/>
          <w:kern w:val="0"/>
          <w:sz w:val="35"/>
          <w:szCs w:val="35"/>
        </w:rPr>
      </w:pPr>
      <w:r w:rsidRPr="00BA0D5D">
        <w:rPr>
          <w:rFonts w:ascii="Arial" w:eastAsia="宋体" w:hAnsi="Arial" w:cs="Arial"/>
          <w:color w:val="34302D"/>
          <w:kern w:val="0"/>
          <w:sz w:val="35"/>
          <w:szCs w:val="35"/>
        </w:rPr>
        <w:t>9.2.6. More Detailed Examples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section presents some more detailed examples of custom XML extensions.</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Nesting Custom Elements within Custom Elements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example presented in this section shows how you to write the various artifacts required to satisfy a target of the following configuration: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"http://www.springframework.org/schema/beans"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xmlns:xsi</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"http://www.w3.org/2001/XMLSchema-instance"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xmlns:foo</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xsi:schemaLocation</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2200"/>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http://www.springframework.org/schema/beans https://www.springframework.org/schema/beans/spring-beans.xsd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DD2200"/>
          <w:kern w:val="0"/>
          <w:sz w:val="24"/>
          <w:szCs w:val="24"/>
        </w:rPr>
        <w:t xml:space="preserve">        </w:t>
      </w:r>
      <w:r w:rsidRPr="00BA0D5D">
        <w:rPr>
          <w:rFonts w:ascii="Consolas" w:eastAsia="宋体" w:hAnsi="Consolas" w:cs="宋体"/>
          <w:color w:val="DD1144"/>
          <w:kern w:val="0"/>
          <w:sz w:val="24"/>
          <w:szCs w:val="24"/>
        </w:rPr>
        <w:t>http://www.foo.com/schema/component http://www.foo.com/schema/component/component.xsd"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"bionic-family"</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"Bionic-1"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"Mother-1"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"Karate-1"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"Sport-1"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"Rock-1"</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&lt;/foo:component&gt;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&lt;/beans&gt;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preceding configuration nests custom extensions within each other. The class that is actually configured by the </w:t>
      </w:r>
      <w:r w:rsidRPr="00BA0D5D">
        <w:rPr>
          <w:rFonts w:ascii="Consolas" w:eastAsia="宋体" w:hAnsi="Consolas" w:cs="宋体"/>
          <w:color w:val="34302D"/>
          <w:kern w:val="0"/>
          <w:sz w:val="23"/>
          <w:szCs w:val="23"/>
          <w:shd w:val="clear" w:color="auto" w:fill="F7F7F8"/>
        </w:rPr>
        <w:t>&lt;foo:component/&gt;</w:t>
      </w:r>
      <w:r w:rsidRPr="00BA0D5D">
        <w:rPr>
          <w:rFonts w:ascii="inherit" w:eastAsia="宋体" w:hAnsi="inherit" w:cs="Arial"/>
          <w:color w:val="34302D"/>
          <w:kern w:val="0"/>
          <w:sz w:val="24"/>
          <w:szCs w:val="24"/>
        </w:rPr>
        <w:t> element is the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 (shown in the next example). Notice how the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 does not expose a setter method for the </w:t>
      </w:r>
      <w:r w:rsidRPr="00BA0D5D">
        <w:rPr>
          <w:rFonts w:ascii="Consolas" w:eastAsia="宋体" w:hAnsi="Consolas" w:cs="宋体"/>
          <w:color w:val="34302D"/>
          <w:kern w:val="0"/>
          <w:sz w:val="23"/>
          <w:szCs w:val="23"/>
          <w:shd w:val="clear" w:color="auto" w:fill="F7F7F8"/>
        </w:rPr>
        <w:t>components</w:t>
      </w:r>
      <w:r w:rsidRPr="00BA0D5D">
        <w:rPr>
          <w:rFonts w:ascii="inherit" w:eastAsia="宋体" w:hAnsi="inherit" w:cs="Arial"/>
          <w:color w:val="34302D"/>
          <w:kern w:val="0"/>
          <w:sz w:val="24"/>
          <w:szCs w:val="24"/>
        </w:rPr>
        <w:t> property. This makes it hard (or rather impossible) to configure a bean definition for the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 by using setter injection. The following listing shows the </w:t>
      </w:r>
      <w:r w:rsidRPr="00BA0D5D">
        <w:rPr>
          <w:rFonts w:ascii="Consolas" w:eastAsia="宋体" w:hAnsi="Consolas" w:cs="宋体"/>
          <w:color w:val="34302D"/>
          <w:kern w:val="0"/>
          <w:sz w:val="23"/>
          <w:szCs w:val="23"/>
          <w:shd w:val="clear" w:color="auto" w:fill="F7F7F8"/>
        </w:rPr>
        <w:t>Component</w:t>
      </w:r>
      <w:r w:rsidRPr="00BA0D5D">
        <w:rPr>
          <w:rFonts w:ascii="inherit" w:eastAsia="宋体" w:hAnsi="inherit" w:cs="Arial"/>
          <w:color w:val="34302D"/>
          <w:kern w:val="0"/>
          <w:sz w:val="24"/>
          <w:szCs w:val="24"/>
        </w:rPr>
        <w:t> 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java.util.ArrayList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Component</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List&lt;Component&gt; components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ArrayList&lt;Component&gt;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mmm, there is no setter method for the 'components'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addComponent(Component component)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.components.add(component);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List&lt;Component&gt; getComponents()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components;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String getName()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setName(String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The typical solution to this issue is to create a custom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 that exposes a setter property for the </w:t>
      </w:r>
      <w:r w:rsidRPr="00BA0D5D">
        <w:rPr>
          <w:rFonts w:ascii="Consolas" w:eastAsia="宋体" w:hAnsi="Consolas" w:cs="宋体"/>
          <w:color w:val="34302D"/>
          <w:kern w:val="0"/>
          <w:sz w:val="23"/>
          <w:szCs w:val="23"/>
          <w:shd w:val="clear" w:color="auto" w:fill="F7F7F8"/>
        </w:rPr>
        <w:t>components</w:t>
      </w:r>
      <w:r w:rsidRPr="00BA0D5D">
        <w:rPr>
          <w:rFonts w:ascii="inherit" w:eastAsia="宋体" w:hAnsi="inherit" w:cs="Arial"/>
          <w:color w:val="34302D"/>
          <w:kern w:val="0"/>
          <w:sz w:val="24"/>
          <w:szCs w:val="24"/>
        </w:rPr>
        <w:t> property. The following listing shows such a custom </w:t>
      </w:r>
      <w:r w:rsidRPr="00BA0D5D">
        <w:rPr>
          <w:rFonts w:ascii="Consolas" w:eastAsia="宋体" w:hAnsi="Consolas" w:cs="宋体"/>
          <w:color w:val="34302D"/>
          <w:kern w:val="0"/>
          <w:sz w:val="23"/>
          <w:szCs w:val="23"/>
          <w:shd w:val="clear" w:color="auto" w:fill="F7F7F8"/>
        </w:rPr>
        <w:t>FactoryBean</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org.springframework.beans.factory.FactoryBean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ComponentFactoryBean</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FactoryBean&lt;Component&gt;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Component parent;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List&lt;Component&gt; children;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setParent(Component parent)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.parent = parent;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setChildren(List&lt;Component&gt; children)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.children = children;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Component getObject() </w:t>
      </w:r>
      <w:r w:rsidRPr="00BA0D5D">
        <w:rPr>
          <w:rFonts w:ascii="Consolas" w:eastAsia="宋体" w:hAnsi="Consolas" w:cs="宋体"/>
          <w:b/>
          <w:bCs/>
          <w:color w:val="34302D"/>
          <w:kern w:val="0"/>
          <w:sz w:val="24"/>
          <w:szCs w:val="24"/>
        </w:rPr>
        <w:t>throws</w:t>
      </w:r>
      <w:r w:rsidRPr="00BA0D5D">
        <w:rPr>
          <w:rFonts w:ascii="Consolas" w:eastAsia="宋体" w:hAnsi="Consolas" w:cs="宋体"/>
          <w:color w:val="34302D"/>
          <w:kern w:val="0"/>
          <w:sz w:val="24"/>
          <w:szCs w:val="24"/>
        </w:rPr>
        <w:t xml:space="preserve"> Exception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.children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xml:space="preserve"> &amp;&amp;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 xml:space="preserve">.children.size() &gt;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(Component child : children)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.parent.addComponent(child);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.parent;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Class&lt;Component&gt; getObjectType()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Component.class;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boolean</w:t>
      </w:r>
      <w:r w:rsidRPr="00BA0D5D">
        <w:rPr>
          <w:rFonts w:ascii="Consolas" w:eastAsia="宋体" w:hAnsi="Consolas" w:cs="宋体"/>
          <w:color w:val="34302D"/>
          <w:kern w:val="0"/>
          <w:sz w:val="24"/>
          <w:szCs w:val="24"/>
        </w:rPr>
        <w:t xml:space="preserve"> isSingleton()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true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This works nicely, but it exposes a lot of Spring plumbing to the end user. What we are going to do is write a custom extension that hides away all of this Spring plumbing. If we stick to </w:t>
      </w:r>
      <w:hyperlink r:id="rId656" w:anchor="xsd-custom-introduction" w:history="1">
        <w:r w:rsidRPr="00BA0D5D">
          <w:rPr>
            <w:rFonts w:ascii="inherit" w:eastAsia="宋体" w:hAnsi="inherit" w:cs="Arial"/>
            <w:color w:val="548E2E"/>
            <w:kern w:val="0"/>
            <w:sz w:val="24"/>
            <w:szCs w:val="24"/>
            <w:u w:val="single"/>
          </w:rPr>
          <w:t>the steps described previously</w:t>
        </w:r>
      </w:hyperlink>
      <w:r w:rsidRPr="00BA0D5D">
        <w:rPr>
          <w:rFonts w:ascii="inherit" w:eastAsia="宋体" w:hAnsi="inherit" w:cs="Arial"/>
          <w:color w:val="34302D"/>
          <w:kern w:val="0"/>
          <w:sz w:val="24"/>
          <w:szCs w:val="24"/>
        </w:rPr>
        <w:t>, we start off by creating the XSD schema to define the structure of our custom tag, as the following listing shows: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 standalone="no"?&gt;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targetNamespace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"http://www.foo.com/schema/component"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elementFormDefault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"qualified"</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attributeFormDefault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"unqualified"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&lt;xsd:element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"component"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&lt;xsd:choice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minOccurs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"0"</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maxOccurs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"unbounded"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&lt;xsd:element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ref</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"component"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&lt;/xsd:choice&gt;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"id"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"xsd:ID"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use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"required"</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"xsd:string"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&lt;/xsd:complexType&gt;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&lt;/xsd:element&gt;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Again following </w:t>
      </w:r>
      <w:hyperlink r:id="rId657" w:anchor="xsd-custom-introduction" w:history="1">
        <w:r w:rsidRPr="00BA0D5D">
          <w:rPr>
            <w:rFonts w:ascii="inherit" w:eastAsia="宋体" w:hAnsi="inherit" w:cs="Arial"/>
            <w:color w:val="548E2E"/>
            <w:kern w:val="0"/>
            <w:sz w:val="24"/>
            <w:szCs w:val="24"/>
            <w:u w:val="single"/>
          </w:rPr>
          <w:t>the process described earlier</w:t>
        </w:r>
      </w:hyperlink>
      <w:r w:rsidRPr="00BA0D5D">
        <w:rPr>
          <w:rFonts w:ascii="inherit" w:eastAsia="宋体" w:hAnsi="inherit" w:cs="Arial"/>
          <w:color w:val="34302D"/>
          <w:kern w:val="0"/>
          <w:sz w:val="24"/>
          <w:szCs w:val="24"/>
        </w:rPr>
        <w:t>, we then create a custom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org.springframework.beans.factory.xml.NamespaceHandlerSupport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ComponentNamespaceHandler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NamespaceHandlerSupport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registerBeanDefinitionParser(</w:t>
      </w:r>
      <w:r w:rsidRPr="00BA0D5D">
        <w:rPr>
          <w:rFonts w:ascii="Consolas" w:eastAsia="宋体" w:hAnsi="Consolas" w:cs="宋体"/>
          <w:color w:val="DD1144"/>
          <w:kern w:val="0"/>
          <w:sz w:val="24"/>
          <w:szCs w:val="24"/>
        </w:rPr>
        <w:t>"component"</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ComponentBeanDefinitionParser());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up is the custom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Remember that we are creating a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that describes a </w:t>
      </w:r>
      <w:r w:rsidRPr="00BA0D5D">
        <w:rPr>
          <w:rFonts w:ascii="Consolas" w:eastAsia="宋体" w:hAnsi="Consolas" w:cs="宋体"/>
          <w:color w:val="34302D"/>
          <w:kern w:val="0"/>
          <w:sz w:val="23"/>
          <w:szCs w:val="23"/>
          <w:shd w:val="clear" w:color="auto" w:fill="F7F7F8"/>
        </w:rPr>
        <w:t>ComponentFactoryBean</w:t>
      </w:r>
      <w:r w:rsidRPr="00BA0D5D">
        <w:rPr>
          <w:rFonts w:ascii="inherit" w:eastAsia="宋体" w:hAnsi="inherit" w:cs="Arial"/>
          <w:color w:val="34302D"/>
          <w:kern w:val="0"/>
          <w:sz w:val="24"/>
          <w:szCs w:val="24"/>
        </w:rPr>
        <w:t>. The following listing shows our custom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org.springframework.beans.factory.config.BeanDefinition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org.springframework.beans.factory.support.AbstractBeanDefinition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org.springframework.beans.factory.support.BeanDefinitionBuilder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org.springframework.beans.factory.support.ManagedList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org.springframework.beans.factory.xml.AbstractBeanDefinitionParser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org.springframework.beans.factory.xml.ParserContext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org.springframework.util.xml.DomUtils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org.w3c.dom.Element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ComponentBeanDefinitionParser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AbstractBeanDefinitionParser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protected</w:t>
      </w:r>
      <w:r w:rsidRPr="00BA0D5D">
        <w:rPr>
          <w:rFonts w:ascii="Consolas" w:eastAsia="宋体" w:hAnsi="Consolas" w:cs="宋体"/>
          <w:color w:val="34302D"/>
          <w:kern w:val="0"/>
          <w:sz w:val="24"/>
          <w:szCs w:val="24"/>
        </w:rPr>
        <w:t xml:space="preserve"> AbstractBeanDefinition parseInternal(Element element, ParserContext parserContext)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parseComponentElement(element);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AbstractBeanDefinition parseComponentElement(Element element)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BeanDefinitionBuilder factory = BeanDefinitionBuilder.rootBeanDefinition(ComponentFactoryBean.class);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factory.addPropertyValue(</w:t>
      </w:r>
      <w:r w:rsidRPr="00BA0D5D">
        <w:rPr>
          <w:rFonts w:ascii="Consolas" w:eastAsia="宋体" w:hAnsi="Consolas" w:cs="宋体"/>
          <w:color w:val="DD1144"/>
          <w:kern w:val="0"/>
          <w:sz w:val="24"/>
          <w:szCs w:val="24"/>
        </w:rPr>
        <w:t>"parent"</w:t>
      </w:r>
      <w:r w:rsidRPr="00BA0D5D">
        <w:rPr>
          <w:rFonts w:ascii="Consolas" w:eastAsia="宋体" w:hAnsi="Consolas" w:cs="宋体"/>
          <w:color w:val="34302D"/>
          <w:kern w:val="0"/>
          <w:sz w:val="24"/>
          <w:szCs w:val="24"/>
        </w:rPr>
        <w:t>, parseComponent(element));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List&lt;Element&gt; childElements = DomUtils.getChildElementsByTagName(element, </w:t>
      </w:r>
      <w:r w:rsidRPr="00BA0D5D">
        <w:rPr>
          <w:rFonts w:ascii="Consolas" w:eastAsia="宋体" w:hAnsi="Consolas" w:cs="宋体"/>
          <w:color w:val="DD1144"/>
          <w:kern w:val="0"/>
          <w:sz w:val="24"/>
          <w:szCs w:val="24"/>
        </w:rPr>
        <w:t>"component"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(childElements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xml:space="preserve"> &amp;&amp; childElements.size() &gt; </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parseChildComponents(childElements, factory);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factory.getBeanDefinition();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BeanDefinition parseComponent(Element element)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BeanDefinitionBuilder component = BeanDefinitionBuilder.rootBeanDefinition(Component.class);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component.addPropertyValue(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 element.getAttribute(</w:t>
      </w:r>
      <w:r w:rsidRPr="00BA0D5D">
        <w:rPr>
          <w:rFonts w:ascii="Consolas" w:eastAsia="宋体" w:hAnsi="Consolas" w:cs="宋体"/>
          <w:color w:val="DD1144"/>
          <w:kern w:val="0"/>
          <w:sz w:val="24"/>
          <w:szCs w:val="24"/>
        </w:rPr>
        <w:t>"name"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component.getBeanDefinition();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parseChildComponents(List&lt;Element&gt; childElements, BeanDefinitionBuilder factory)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ManagedList&lt;BeanDefinition&gt; children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ManagedList&lt;BeanDefinition&gt;(childElements.size());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for</w:t>
      </w:r>
      <w:r w:rsidRPr="00BA0D5D">
        <w:rPr>
          <w:rFonts w:ascii="Consolas" w:eastAsia="宋体" w:hAnsi="Consolas" w:cs="宋体"/>
          <w:color w:val="34302D"/>
          <w:kern w:val="0"/>
          <w:sz w:val="24"/>
          <w:szCs w:val="24"/>
        </w:rPr>
        <w:t xml:space="preserve"> (Element element : childElements)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children.add(parseComponentElement(element));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factory.addPropertyValue(</w:t>
      </w:r>
      <w:r w:rsidRPr="00BA0D5D">
        <w:rPr>
          <w:rFonts w:ascii="Consolas" w:eastAsia="宋体" w:hAnsi="Consolas" w:cs="宋体"/>
          <w:color w:val="DD1144"/>
          <w:kern w:val="0"/>
          <w:sz w:val="24"/>
          <w:szCs w:val="24"/>
        </w:rPr>
        <w:t>"children"</w:t>
      </w:r>
      <w:r w:rsidRPr="00BA0D5D">
        <w:rPr>
          <w:rFonts w:ascii="Consolas" w:eastAsia="宋体" w:hAnsi="Consolas" w:cs="宋体"/>
          <w:color w:val="34302D"/>
          <w:kern w:val="0"/>
          <w:sz w:val="24"/>
          <w:szCs w:val="24"/>
        </w:rPr>
        <w:t>, children);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the various artifacts need to be registered with the Spring XML infrastructure, by modifying the </w:t>
      </w:r>
      <w:r w:rsidRPr="00BA0D5D">
        <w:rPr>
          <w:rFonts w:ascii="Consolas" w:eastAsia="宋体" w:hAnsi="Consolas" w:cs="宋体"/>
          <w:color w:val="34302D"/>
          <w:kern w:val="0"/>
          <w:sz w:val="23"/>
          <w:szCs w:val="23"/>
          <w:shd w:val="clear" w:color="auto" w:fill="F7F7F8"/>
        </w:rPr>
        <w:t>META-INF/spring.handlers</w:t>
      </w:r>
      <w:r w:rsidRPr="00BA0D5D">
        <w:rPr>
          <w:rFonts w:ascii="inherit" w:eastAsia="宋体" w:hAnsi="inherit" w:cs="Arial"/>
          <w:color w:val="34302D"/>
          <w:kern w:val="0"/>
          <w:sz w:val="24"/>
          <w:szCs w:val="24"/>
        </w:rPr>
        <w:t> and </w:t>
      </w:r>
      <w:r w:rsidRPr="00BA0D5D">
        <w:rPr>
          <w:rFonts w:ascii="Consolas" w:eastAsia="宋体" w:hAnsi="Consolas" w:cs="宋体"/>
          <w:color w:val="34302D"/>
          <w:kern w:val="0"/>
          <w:sz w:val="23"/>
          <w:szCs w:val="23"/>
          <w:shd w:val="clear" w:color="auto" w:fill="F7F7F8"/>
        </w:rPr>
        <w:t>META-INF/spring.schemas</w:t>
      </w:r>
      <w:r w:rsidRPr="00BA0D5D">
        <w:rPr>
          <w:rFonts w:ascii="inherit" w:eastAsia="宋体" w:hAnsi="inherit" w:cs="Arial"/>
          <w:color w:val="34302D"/>
          <w:kern w:val="0"/>
          <w:sz w:val="24"/>
          <w:szCs w:val="24"/>
        </w:rPr>
        <w:t> files,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'META-INF/spring.handlers'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http\://www.foo.com/schema/component=com.foo.ComponentNamespaceHandler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'META-INF/spring.schemas'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http\://www.foo.com/schema/component/component.xsd=com/foo/component.xsd</w:t>
      </w:r>
    </w:p>
    <w:p w:rsidR="00BA0D5D" w:rsidRPr="00BA0D5D" w:rsidRDefault="00BA0D5D" w:rsidP="00BA0D5D">
      <w:pPr>
        <w:widowControl/>
        <w:shd w:val="clear" w:color="auto" w:fill="FFFFFF"/>
        <w:spacing w:before="240" w:after="120"/>
        <w:jc w:val="left"/>
        <w:outlineLvl w:val="4"/>
        <w:rPr>
          <w:rFonts w:ascii="Arial" w:eastAsia="宋体" w:hAnsi="Arial" w:cs="Arial"/>
          <w:color w:val="34302D"/>
          <w:kern w:val="0"/>
          <w:sz w:val="27"/>
          <w:szCs w:val="27"/>
        </w:rPr>
      </w:pPr>
      <w:r w:rsidRPr="00BA0D5D">
        <w:rPr>
          <w:rFonts w:ascii="Arial" w:eastAsia="宋体" w:hAnsi="Arial" w:cs="Arial"/>
          <w:color w:val="34302D"/>
          <w:kern w:val="0"/>
          <w:sz w:val="27"/>
          <w:szCs w:val="27"/>
        </w:rPr>
        <w:t>Custom Attributes on “Normal” Elements</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Writing your own custom parser and the associated artifacts is not hard. However, it is sometimes not the right thing to do. Consider a scenario where you need to add metadata to already existing bean definitions. In this case, you certainly do not want to have to write your own entire custom extension. Rather, you merely want to add an additional attribute to the existing bean definition element.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By way of another example, suppose that you define a bean definition for a service object that (unknown to it) accesses a clustered </w:t>
      </w:r>
      <w:hyperlink r:id="rId658" w:history="1">
        <w:r w:rsidRPr="00BA0D5D">
          <w:rPr>
            <w:rFonts w:ascii="inherit" w:eastAsia="宋体" w:hAnsi="inherit" w:cs="Arial"/>
            <w:color w:val="548E2E"/>
            <w:kern w:val="0"/>
            <w:sz w:val="24"/>
            <w:szCs w:val="24"/>
            <w:u w:val="single"/>
          </w:rPr>
          <w:t>JCache</w:t>
        </w:r>
      </w:hyperlink>
      <w:r w:rsidRPr="00BA0D5D">
        <w:rPr>
          <w:rFonts w:ascii="inherit" w:eastAsia="宋体" w:hAnsi="inherit" w:cs="Arial"/>
          <w:color w:val="34302D"/>
          <w:kern w:val="0"/>
          <w:sz w:val="24"/>
          <w:szCs w:val="24"/>
        </w:rPr>
        <w:t>, and you want to ensure that the named JCache instance is eagerly started within the surrounding cluster. The following listing shows such a 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id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"checkingAccountService"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class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"com.foo.DefaultCheckingAccountService"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jcache:cache-name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"checking.account"</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&lt;!-- other dependencies here... --&gt;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&lt;/bean&gt;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We can then create another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when the </w:t>
      </w:r>
      <w:r w:rsidRPr="00BA0D5D">
        <w:rPr>
          <w:rFonts w:ascii="Consolas" w:eastAsia="宋体" w:hAnsi="Consolas" w:cs="宋体"/>
          <w:color w:val="34302D"/>
          <w:kern w:val="0"/>
          <w:sz w:val="23"/>
          <w:szCs w:val="23"/>
          <w:shd w:val="clear" w:color="auto" w:fill="F7F7F8"/>
        </w:rPr>
        <w:t>'jcache:cache-name'</w:t>
      </w:r>
      <w:r w:rsidRPr="00BA0D5D">
        <w:rPr>
          <w:rFonts w:ascii="inherit" w:eastAsia="宋体" w:hAnsi="inherit" w:cs="Arial"/>
          <w:color w:val="34302D"/>
          <w:kern w:val="0"/>
          <w:sz w:val="24"/>
          <w:szCs w:val="24"/>
        </w:rPr>
        <w:t> attribute is parsed. This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then initializes the named JCache for us. We can also modify the existing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for the </w:t>
      </w:r>
      <w:r w:rsidRPr="00BA0D5D">
        <w:rPr>
          <w:rFonts w:ascii="Consolas" w:eastAsia="宋体" w:hAnsi="Consolas" w:cs="宋体"/>
          <w:color w:val="34302D"/>
          <w:kern w:val="0"/>
          <w:sz w:val="23"/>
          <w:szCs w:val="23"/>
          <w:shd w:val="clear" w:color="auto" w:fill="F7F7F8"/>
        </w:rPr>
        <w:t>'checkingAccountService'</w:t>
      </w:r>
      <w:r w:rsidRPr="00BA0D5D">
        <w:rPr>
          <w:rFonts w:ascii="inherit" w:eastAsia="宋体" w:hAnsi="inherit" w:cs="Arial"/>
          <w:color w:val="34302D"/>
          <w:kern w:val="0"/>
          <w:sz w:val="24"/>
          <w:szCs w:val="24"/>
        </w:rPr>
        <w:t> so that it has a dependency on this new JCache-initializing </w:t>
      </w:r>
      <w:r w:rsidRPr="00BA0D5D">
        <w:rPr>
          <w:rFonts w:ascii="Consolas" w:eastAsia="宋体" w:hAnsi="Consolas" w:cs="宋体"/>
          <w:color w:val="34302D"/>
          <w:kern w:val="0"/>
          <w:sz w:val="23"/>
          <w:szCs w:val="23"/>
          <w:shd w:val="clear" w:color="auto" w:fill="F7F7F8"/>
        </w:rPr>
        <w:t>BeanDefinition</w:t>
      </w:r>
      <w:r w:rsidRPr="00BA0D5D">
        <w:rPr>
          <w:rFonts w:ascii="inherit" w:eastAsia="宋体" w:hAnsi="inherit" w:cs="Arial"/>
          <w:color w:val="34302D"/>
          <w:kern w:val="0"/>
          <w:sz w:val="24"/>
          <w:szCs w:val="24"/>
        </w:rPr>
        <w:t>. The following listing shows our </w:t>
      </w:r>
      <w:r w:rsidRPr="00BA0D5D">
        <w:rPr>
          <w:rFonts w:ascii="Consolas" w:eastAsia="宋体" w:hAnsi="Consolas" w:cs="宋体"/>
          <w:color w:val="34302D"/>
          <w:kern w:val="0"/>
          <w:sz w:val="23"/>
          <w:szCs w:val="23"/>
          <w:shd w:val="clear" w:color="auto" w:fill="F7F7F8"/>
        </w:rPr>
        <w:t>JCacheInitializer</w:t>
      </w:r>
      <w:r w:rsidRPr="00BA0D5D">
        <w:rPr>
          <w:rFonts w:ascii="inherit" w:eastAsia="宋体" w:hAnsi="inherit" w:cs="Arial"/>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JCacheInitializer</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JCacheInitializer(String 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this</w:t>
      </w:r>
      <w:r w:rsidRPr="00BA0D5D">
        <w:rPr>
          <w:rFonts w:ascii="Consolas" w:eastAsia="宋体" w:hAnsi="Consolas" w:cs="宋体"/>
          <w:color w:val="34302D"/>
          <w:kern w:val="0"/>
          <w:sz w:val="24"/>
          <w:szCs w:val="24"/>
        </w:rPr>
        <w:t>.name = 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initialize()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i/>
          <w:iCs/>
          <w:color w:val="999988"/>
          <w:kern w:val="0"/>
          <w:sz w:val="24"/>
          <w:szCs w:val="24"/>
        </w:rPr>
        <w:t>// lots of JCache API calls to initialize the named cache...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Now we can move onto the custom extension. First, we need to author the XSD schema that describes the custom attribute,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557799"/>
          <w:kern w:val="0"/>
          <w:sz w:val="24"/>
          <w:szCs w:val="24"/>
        </w:rPr>
        <w:t>&lt;?xml version="1.0" encoding="UTF-8" standalone="no"?&gt;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"http://www.foo.com/schema/jcache"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xmlns:xsd</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"http://www.w3.org/2001/XMLSchema"</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targetNamespace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"http://www.foo.com/schema/jcache"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elementFormDefault</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"qualified"</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008080"/>
          <w:kern w:val="0"/>
          <w:sz w:val="24"/>
          <w:szCs w:val="24"/>
        </w:rPr>
        <w:t>&lt;xsd:attribute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name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"cache-name"</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000080"/>
          <w:kern w:val="0"/>
          <w:sz w:val="24"/>
          <w:szCs w:val="24"/>
        </w:rPr>
        <w:t>type</w:t>
      </w:r>
      <w:r w:rsidRPr="00BA0D5D">
        <w:rPr>
          <w:rFonts w:ascii="Consolas" w:eastAsia="宋体" w:hAnsi="Consolas" w:cs="宋体"/>
          <w:color w:val="34302D"/>
          <w:kern w:val="0"/>
          <w:sz w:val="24"/>
          <w:szCs w:val="24"/>
        </w:rPr>
        <w:t>=</w:t>
      </w:r>
      <w:r w:rsidRPr="00BA0D5D">
        <w:rPr>
          <w:rFonts w:ascii="Consolas" w:eastAsia="宋体" w:hAnsi="Consolas" w:cs="宋体"/>
          <w:color w:val="DD1144"/>
          <w:kern w:val="0"/>
          <w:sz w:val="24"/>
          <w:szCs w:val="24"/>
        </w:rPr>
        <w:t>"xsd:string"</w:t>
      </w:r>
      <w:r w:rsidRPr="00BA0D5D">
        <w:rPr>
          <w:rFonts w:ascii="Consolas" w:eastAsia="宋体" w:hAnsi="Consolas" w:cs="宋体"/>
          <w:color w:val="008080"/>
          <w:kern w:val="0"/>
          <w:sz w:val="24"/>
          <w:szCs w:val="24"/>
        </w:rPr>
        <w:t>/&gt;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008080"/>
          <w:kern w:val="0"/>
          <w:sz w:val="24"/>
          <w:szCs w:val="24"/>
        </w:rPr>
        <w:t>&lt;/xsd:schema&gt;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we need to create the associated </w:t>
      </w:r>
      <w:r w:rsidRPr="00BA0D5D">
        <w:rPr>
          <w:rFonts w:ascii="Consolas" w:eastAsia="宋体" w:hAnsi="Consolas" w:cs="宋体"/>
          <w:color w:val="34302D"/>
          <w:kern w:val="0"/>
          <w:sz w:val="23"/>
          <w:szCs w:val="23"/>
          <w:shd w:val="clear" w:color="auto" w:fill="F7F7F8"/>
        </w:rPr>
        <w:t>NamespaceHandler</w:t>
      </w:r>
      <w:r w:rsidRPr="00BA0D5D">
        <w:rPr>
          <w:rFonts w:ascii="inherit" w:eastAsia="宋体" w:hAnsi="inherit" w:cs="Arial"/>
          <w:color w:val="34302D"/>
          <w:kern w:val="0"/>
          <w:sz w:val="24"/>
          <w:szCs w:val="24"/>
        </w:rPr>
        <w:t>,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org.springframework.beans.factory.xml.NamespaceHandlerSupport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JCacheNamespaceHandler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extends</w:t>
      </w:r>
      <w:r w:rsidRPr="00BA0D5D">
        <w:rPr>
          <w:rFonts w:ascii="Consolas" w:eastAsia="宋体" w:hAnsi="Consolas" w:cs="宋体"/>
          <w:color w:val="34302D"/>
          <w:kern w:val="0"/>
          <w:sz w:val="24"/>
          <w:szCs w:val="24"/>
        </w:rPr>
        <w:t xml:space="preserve"> NamespaceHandlerSupport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init()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color w:val="996633"/>
          <w:kern w:val="0"/>
          <w:sz w:val="24"/>
          <w:szCs w:val="24"/>
        </w:rPr>
        <w:t>super</w:t>
      </w:r>
      <w:r w:rsidRPr="00BA0D5D">
        <w:rPr>
          <w:rFonts w:ascii="Consolas" w:eastAsia="宋体" w:hAnsi="Consolas" w:cs="宋体"/>
          <w:color w:val="34302D"/>
          <w:kern w:val="0"/>
          <w:sz w:val="24"/>
          <w:szCs w:val="24"/>
        </w:rPr>
        <w:t>.registerBeanDefinitionDecoratorForAttribute(</w:t>
      </w:r>
      <w:r w:rsidRPr="00BA0D5D">
        <w:rPr>
          <w:rFonts w:ascii="Consolas" w:eastAsia="宋体" w:hAnsi="Consolas" w:cs="宋体"/>
          <w:color w:val="DD1144"/>
          <w:kern w:val="0"/>
          <w:sz w:val="24"/>
          <w:szCs w:val="24"/>
        </w:rPr>
        <w:t>"cache-name"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JCacheInitializingBeanDefinitionDecorator());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Next, we need to create the parser. Note that, in this case, because we are going to parse an XML attribute, we write a </w:t>
      </w:r>
      <w:r w:rsidRPr="00BA0D5D">
        <w:rPr>
          <w:rFonts w:ascii="Consolas" w:eastAsia="宋体" w:hAnsi="Consolas" w:cs="宋体"/>
          <w:color w:val="34302D"/>
          <w:kern w:val="0"/>
          <w:sz w:val="23"/>
          <w:szCs w:val="23"/>
          <w:shd w:val="clear" w:color="auto" w:fill="F7F7F8"/>
        </w:rPr>
        <w:t>BeanDefinitionDecorator</w:t>
      </w:r>
      <w:r w:rsidRPr="00BA0D5D">
        <w:rPr>
          <w:rFonts w:ascii="inherit" w:eastAsia="宋体" w:hAnsi="inherit" w:cs="Arial"/>
          <w:color w:val="34302D"/>
          <w:kern w:val="0"/>
          <w:sz w:val="24"/>
          <w:szCs w:val="24"/>
        </w:rPr>
        <w:t> rather than a </w:t>
      </w:r>
      <w:r w:rsidRPr="00BA0D5D">
        <w:rPr>
          <w:rFonts w:ascii="Consolas" w:eastAsia="宋体" w:hAnsi="Consolas" w:cs="宋体"/>
          <w:color w:val="34302D"/>
          <w:kern w:val="0"/>
          <w:sz w:val="23"/>
          <w:szCs w:val="23"/>
          <w:shd w:val="clear" w:color="auto" w:fill="F7F7F8"/>
        </w:rPr>
        <w:t>BeanDefinitionParser</w:t>
      </w:r>
      <w:r w:rsidRPr="00BA0D5D">
        <w:rPr>
          <w:rFonts w:ascii="inherit" w:eastAsia="宋体" w:hAnsi="inherit" w:cs="Arial"/>
          <w:color w:val="34302D"/>
          <w:kern w:val="0"/>
          <w:sz w:val="24"/>
          <w:szCs w:val="24"/>
        </w:rPr>
        <w:t>. The following listing shows our </w:t>
      </w:r>
      <w:r w:rsidRPr="00BA0D5D">
        <w:rPr>
          <w:rFonts w:ascii="Consolas" w:eastAsia="宋体" w:hAnsi="Consolas" w:cs="宋体"/>
          <w:color w:val="34302D"/>
          <w:kern w:val="0"/>
          <w:sz w:val="23"/>
          <w:szCs w:val="23"/>
          <w:shd w:val="clear" w:color="auto" w:fill="F7F7F8"/>
        </w:rPr>
        <w:t>BeanDefinitionDecorator</w:t>
      </w:r>
      <w:r w:rsidRPr="00BA0D5D">
        <w:rPr>
          <w:rFonts w:ascii="inherit" w:eastAsia="宋体" w:hAnsi="inherit" w:cs="Arial"/>
          <w:color w:val="34302D"/>
          <w:kern w:val="0"/>
          <w:sz w:val="24"/>
          <w:szCs w:val="24"/>
        </w:rPr>
        <w:t>implementation: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lastRenderedPageBreak/>
        <w:t>package</w:t>
      </w:r>
      <w:r w:rsidRPr="00BA0D5D">
        <w:rPr>
          <w:rFonts w:ascii="Consolas" w:eastAsia="宋体" w:hAnsi="Consolas" w:cs="宋体"/>
          <w:color w:val="34302D"/>
          <w:kern w:val="0"/>
          <w:sz w:val="24"/>
          <w:szCs w:val="24"/>
        </w:rPr>
        <w:t xml:space="preserve"> com.foo;</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org.springframework.beans.factory.config.BeanDefinitionHolder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org.springframework.beans.factory.support.AbstractBeanDefinition</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org.springframework.beans.factory.support.BeanDefinitionBuilder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org.springframework.beans.factory.xml.BeanDefinitionDecorator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org.springframework.beans.factory.xml.ParserContext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org.w3c.dom.Attr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org.w3c.dom.Node</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java.util.ArrayList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java.util.Arrays</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000000"/>
          <w:kern w:val="0"/>
          <w:sz w:val="24"/>
          <w:szCs w:val="24"/>
        </w:rPr>
        <w:t>import</w:t>
      </w:r>
      <w:r w:rsidRPr="00BA0D5D">
        <w:rPr>
          <w:rFonts w:ascii="Consolas" w:eastAsia="宋体" w:hAnsi="Consolas" w:cs="宋体"/>
          <w:color w:val="34302D"/>
          <w:kern w:val="0"/>
          <w:sz w:val="24"/>
          <w:szCs w:val="24"/>
        </w:rPr>
        <w:t xml:space="preserve"> </w:t>
      </w:r>
      <w:r w:rsidRPr="00BA0D5D">
        <w:rPr>
          <w:rFonts w:ascii="Consolas" w:eastAsia="宋体" w:hAnsi="Consolas" w:cs="宋体"/>
          <w:color w:val="555555"/>
          <w:kern w:val="0"/>
          <w:sz w:val="24"/>
          <w:szCs w:val="24"/>
        </w:rPr>
        <w:t>java.util.List</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class</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445588"/>
          <w:kern w:val="0"/>
          <w:sz w:val="24"/>
          <w:szCs w:val="24"/>
        </w:rPr>
        <w:t>JCacheInitializingBeanDefinitionDecorator</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implements</w:t>
      </w:r>
      <w:r w:rsidRPr="00BA0D5D">
        <w:rPr>
          <w:rFonts w:ascii="Consolas" w:eastAsia="宋体" w:hAnsi="Consolas" w:cs="宋体"/>
          <w:color w:val="34302D"/>
          <w:kern w:val="0"/>
          <w:sz w:val="24"/>
          <w:szCs w:val="24"/>
        </w:rPr>
        <w:t xml:space="preserve"> BeanDefinitionDecorator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static</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final</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EMPTY_STRING_ARRAY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w:t>
      </w:r>
      <w:r w:rsidRPr="00BA0D5D">
        <w:rPr>
          <w:rFonts w:ascii="Consolas" w:eastAsia="宋体" w:hAnsi="Consolas" w:cs="宋体"/>
          <w:color w:val="009999"/>
          <w:kern w:val="0"/>
          <w:sz w:val="24"/>
          <w:szCs w:val="24"/>
        </w:rPr>
        <w:t>0</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public</w:t>
      </w:r>
      <w:r w:rsidRPr="00BA0D5D">
        <w:rPr>
          <w:rFonts w:ascii="Consolas" w:eastAsia="宋体" w:hAnsi="Consolas" w:cs="宋体"/>
          <w:color w:val="34302D"/>
          <w:kern w:val="0"/>
          <w:sz w:val="24"/>
          <w:szCs w:val="24"/>
        </w:rPr>
        <w:t xml:space="preserve"> BeanDefinitionHolder decorate(Node source, BeanDefinitionHolder holder,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ParserContext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initializerBeanName = registerJCacheInitializer(source, ctx);</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createDependencyOnJCacheInitializer(holder, initializerBeanName);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holder;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void</w:t>
      </w:r>
      <w:r w:rsidRPr="00BA0D5D">
        <w:rPr>
          <w:rFonts w:ascii="Consolas" w:eastAsia="宋体" w:hAnsi="Consolas" w:cs="宋体"/>
          <w:color w:val="34302D"/>
          <w:kern w:val="0"/>
          <w:sz w:val="24"/>
          <w:szCs w:val="24"/>
        </w:rPr>
        <w:t xml:space="preserve"> createDependencyOnJCacheInitializer(BeanDefinitionHolder holder,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initializerBeanName)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AbstractBeanDefinition definition = ((AbstractBeanDefinition) holder.getBeanDefinition());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xml:space="preserve"> dependsOn = definition.getDependsOn();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(dependsOn == </w:t>
      </w:r>
      <w:r w:rsidRPr="00BA0D5D">
        <w:rPr>
          <w:rFonts w:ascii="Consolas" w:eastAsia="宋体" w:hAnsi="Consolas" w:cs="宋体"/>
          <w:color w:val="008080"/>
          <w:kern w:val="0"/>
          <w:sz w:val="24"/>
          <w:szCs w:val="24"/>
        </w:rPr>
        <w:t>null</w:t>
      </w:r>
      <w:r w:rsidRPr="00BA0D5D">
        <w:rPr>
          <w:rFonts w:ascii="Consolas" w:eastAsia="宋体" w:hAnsi="Consolas" w:cs="宋体"/>
          <w:color w:val="34302D"/>
          <w:kern w:val="0"/>
          <w:sz w:val="24"/>
          <w:szCs w:val="24"/>
        </w:rPr>
        <w:t>)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dependsOn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{initializerBeanName};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 </w:t>
      </w:r>
      <w:r w:rsidRPr="00BA0D5D">
        <w:rPr>
          <w:rFonts w:ascii="Consolas" w:eastAsia="宋体" w:hAnsi="Consolas" w:cs="宋体"/>
          <w:b/>
          <w:bCs/>
          <w:color w:val="000000"/>
          <w:kern w:val="0"/>
          <w:sz w:val="24"/>
          <w:szCs w:val="24"/>
        </w:rPr>
        <w:t>else</w:t>
      </w: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List dependencies = </w:t>
      </w:r>
      <w:r w:rsidRPr="00BA0D5D">
        <w:rPr>
          <w:rFonts w:ascii="Consolas" w:eastAsia="宋体" w:hAnsi="Consolas" w:cs="宋体"/>
          <w:b/>
          <w:bCs/>
          <w:color w:val="000000"/>
          <w:kern w:val="0"/>
          <w:sz w:val="24"/>
          <w:szCs w:val="24"/>
        </w:rPr>
        <w:t>new</w:t>
      </w:r>
      <w:r w:rsidRPr="00BA0D5D">
        <w:rPr>
          <w:rFonts w:ascii="Consolas" w:eastAsia="宋体" w:hAnsi="Consolas" w:cs="宋体"/>
          <w:color w:val="34302D"/>
          <w:kern w:val="0"/>
          <w:sz w:val="24"/>
          <w:szCs w:val="24"/>
        </w:rPr>
        <w:t xml:space="preserve"> ArrayList(Arrays.asList(dependsOn));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dependencies.add(initializerBeanName);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dependsOn = (String</w:t>
      </w:r>
      <w:r w:rsidRPr="00BA0D5D">
        <w:rPr>
          <w:rFonts w:ascii="Consolas" w:eastAsia="宋体" w:hAnsi="Consolas" w:cs="宋体"/>
          <w:b/>
          <w:bCs/>
          <w:color w:val="34302D"/>
          <w:kern w:val="0"/>
          <w:sz w:val="24"/>
          <w:szCs w:val="24"/>
        </w:rPr>
        <w:t>[]</w:t>
      </w:r>
      <w:r w:rsidRPr="00BA0D5D">
        <w:rPr>
          <w:rFonts w:ascii="Consolas" w:eastAsia="宋体" w:hAnsi="Consolas" w:cs="宋体"/>
          <w:color w:val="34302D"/>
          <w:kern w:val="0"/>
          <w:sz w:val="24"/>
          <w:szCs w:val="24"/>
        </w:rPr>
        <w:t>) dependencies.toArray(EMPTY_STRING_ARRAY);</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definition.setDependsOn(dependsOn);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34302D"/>
          <w:kern w:val="0"/>
          <w:sz w:val="24"/>
          <w:szCs w:val="24"/>
        </w:rPr>
        <w:t>private</w:t>
      </w:r>
      <w:r w:rsidRPr="00BA0D5D">
        <w:rPr>
          <w:rFonts w:ascii="Consolas" w:eastAsia="宋体" w:hAnsi="Consolas" w:cs="宋体"/>
          <w:color w:val="34302D"/>
          <w:kern w:val="0"/>
          <w:sz w:val="24"/>
          <w:szCs w:val="24"/>
        </w:rPr>
        <w:t xml:space="preserve"> String registerJCacheInitializer(Node source, ParserContext ctx)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cacheName = ((Attr) source).getValue();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String beanName = cacheName + </w:t>
      </w:r>
      <w:r w:rsidRPr="00BA0D5D">
        <w:rPr>
          <w:rFonts w:ascii="Consolas" w:eastAsia="宋体" w:hAnsi="Consolas" w:cs="宋体"/>
          <w:color w:val="DD1144"/>
          <w:kern w:val="0"/>
          <w:sz w:val="24"/>
          <w:szCs w:val="24"/>
        </w:rPr>
        <w:t>"-initializer"</w:t>
      </w:r>
      <w:r w:rsidRPr="00BA0D5D">
        <w:rPr>
          <w:rFonts w:ascii="Consolas" w:eastAsia="宋体" w:hAnsi="Consolas" w:cs="宋体"/>
          <w:color w:val="34302D"/>
          <w:kern w:val="0"/>
          <w:sz w:val="24"/>
          <w:szCs w:val="24"/>
        </w:rPr>
        <w:t>;</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if</w:t>
      </w:r>
      <w:r w:rsidRPr="00BA0D5D">
        <w:rPr>
          <w:rFonts w:ascii="Consolas" w:eastAsia="宋体" w:hAnsi="Consolas" w:cs="宋体"/>
          <w:color w:val="34302D"/>
          <w:kern w:val="0"/>
          <w:sz w:val="24"/>
          <w:szCs w:val="24"/>
        </w:rPr>
        <w:t xml:space="preserve"> (!ctx.getRegistry().containsBeanDefinition(beanName))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lastRenderedPageBreak/>
        <w:t xml:space="preserve">            BeanDefinitionBuilder initializer = BeanDefinitionBuilder.rootBeanDefinition(JCacheInitializer.class);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initializer.addConstructorArg(cacheName);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ctx.getRegistry().registerBeanDefinition(beanName, initializer.getBeanDefinition());</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r w:rsidRPr="00BA0D5D">
        <w:rPr>
          <w:rFonts w:ascii="Consolas" w:eastAsia="宋体" w:hAnsi="Consolas" w:cs="宋体"/>
          <w:b/>
          <w:bCs/>
          <w:color w:val="000000"/>
          <w:kern w:val="0"/>
          <w:sz w:val="24"/>
          <w:szCs w:val="24"/>
        </w:rPr>
        <w:t>return</w:t>
      </w:r>
      <w:r w:rsidRPr="00BA0D5D">
        <w:rPr>
          <w:rFonts w:ascii="Consolas" w:eastAsia="宋体" w:hAnsi="Consolas" w:cs="宋体"/>
          <w:color w:val="34302D"/>
          <w:kern w:val="0"/>
          <w:sz w:val="24"/>
          <w:szCs w:val="24"/>
        </w:rPr>
        <w:t xml:space="preserve"> beanName;</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xml:space="preserve">    }</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w:t>
      </w:r>
    </w:p>
    <w:p w:rsidR="00BA0D5D" w:rsidRPr="00BA0D5D" w:rsidRDefault="00BA0D5D" w:rsidP="00BA0D5D">
      <w:pPr>
        <w:widowControl/>
        <w:shd w:val="clear" w:color="auto" w:fill="FFFFFF"/>
        <w:spacing w:after="300"/>
        <w:jc w:val="left"/>
        <w:rPr>
          <w:rFonts w:ascii="inherit" w:eastAsia="宋体" w:hAnsi="inherit" w:cs="Arial" w:hint="eastAsia"/>
          <w:color w:val="34302D"/>
          <w:kern w:val="0"/>
          <w:sz w:val="24"/>
          <w:szCs w:val="24"/>
        </w:rPr>
      </w:pPr>
      <w:r w:rsidRPr="00BA0D5D">
        <w:rPr>
          <w:rFonts w:ascii="inherit" w:eastAsia="宋体" w:hAnsi="inherit" w:cs="Arial"/>
          <w:color w:val="34302D"/>
          <w:kern w:val="0"/>
          <w:sz w:val="24"/>
          <w:szCs w:val="24"/>
        </w:rPr>
        <w:t>Finally, we need to register the various artifacts with the Spring XML infrastructure by modifying the </w:t>
      </w:r>
      <w:r w:rsidRPr="00BA0D5D">
        <w:rPr>
          <w:rFonts w:ascii="Consolas" w:eastAsia="宋体" w:hAnsi="Consolas" w:cs="宋体"/>
          <w:color w:val="34302D"/>
          <w:kern w:val="0"/>
          <w:sz w:val="23"/>
          <w:szCs w:val="23"/>
          <w:shd w:val="clear" w:color="auto" w:fill="F7F7F8"/>
        </w:rPr>
        <w:t>META-INF/spring.handlers</w:t>
      </w:r>
      <w:r w:rsidRPr="00BA0D5D">
        <w:rPr>
          <w:rFonts w:ascii="inherit" w:eastAsia="宋体" w:hAnsi="inherit" w:cs="Arial"/>
          <w:color w:val="34302D"/>
          <w:kern w:val="0"/>
          <w:sz w:val="24"/>
          <w:szCs w:val="24"/>
        </w:rPr>
        <w:t>and </w:t>
      </w:r>
      <w:r w:rsidRPr="00BA0D5D">
        <w:rPr>
          <w:rFonts w:ascii="Consolas" w:eastAsia="宋体" w:hAnsi="Consolas" w:cs="宋体"/>
          <w:color w:val="34302D"/>
          <w:kern w:val="0"/>
          <w:sz w:val="23"/>
          <w:szCs w:val="23"/>
          <w:shd w:val="clear" w:color="auto" w:fill="F7F7F8"/>
        </w:rPr>
        <w:t>META-INF/spring.schemas</w:t>
      </w:r>
      <w:r w:rsidRPr="00BA0D5D">
        <w:rPr>
          <w:rFonts w:ascii="inherit" w:eastAsia="宋体" w:hAnsi="inherit" w:cs="Arial"/>
          <w:color w:val="34302D"/>
          <w:kern w:val="0"/>
          <w:sz w:val="24"/>
          <w:szCs w:val="24"/>
        </w:rPr>
        <w:t> files, as follows: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'META-INF/spring.handlers'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http\://www.foo.com/schema/jcache=com.foo.JCacheNamespaceHandler</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 in 'META-INF/spring.schemas'</w:t>
      </w:r>
    </w:p>
    <w:p w:rsidR="00BA0D5D" w:rsidRPr="00BA0D5D" w:rsidRDefault="00BA0D5D" w:rsidP="00BA0D5D">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4302D"/>
          <w:kern w:val="0"/>
          <w:sz w:val="24"/>
          <w:szCs w:val="24"/>
        </w:rPr>
      </w:pPr>
      <w:r w:rsidRPr="00BA0D5D">
        <w:rPr>
          <w:rFonts w:ascii="Consolas" w:eastAsia="宋体" w:hAnsi="Consolas" w:cs="宋体"/>
          <w:color w:val="34302D"/>
          <w:kern w:val="0"/>
          <w:sz w:val="24"/>
          <w:szCs w:val="24"/>
        </w:rPr>
        <w:t>http\://www.foo.com/schema/jcache/jcache.xsd=com/foo/jcache.xsd</w:t>
      </w:r>
    </w:p>
    <w:p w:rsidR="00A44287" w:rsidRPr="00BA0D5D" w:rsidRDefault="00A44287"/>
    <w:sectPr w:rsidR="00A44287" w:rsidRPr="00BA0D5D" w:rsidSect="00F96E72">
      <w:pgSz w:w="11907" w:h="16839"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C99" w:rsidRDefault="00093C99" w:rsidP="00065124">
      <w:r>
        <w:separator/>
      </w:r>
    </w:p>
  </w:endnote>
  <w:endnote w:type="continuationSeparator" w:id="0">
    <w:p w:rsidR="00093C99" w:rsidRDefault="00093C99" w:rsidP="00065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C99" w:rsidRDefault="00093C99" w:rsidP="00065124">
      <w:r>
        <w:separator/>
      </w:r>
    </w:p>
  </w:footnote>
  <w:footnote w:type="continuationSeparator" w:id="0">
    <w:p w:rsidR="00093C99" w:rsidRDefault="00093C99" w:rsidP="000651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1F73"/>
    <w:multiLevelType w:val="multilevel"/>
    <w:tmpl w:val="696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842CC"/>
    <w:multiLevelType w:val="multilevel"/>
    <w:tmpl w:val="A1E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D0863"/>
    <w:multiLevelType w:val="multilevel"/>
    <w:tmpl w:val="E8FA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272B"/>
    <w:multiLevelType w:val="multilevel"/>
    <w:tmpl w:val="D2CE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E64D4"/>
    <w:multiLevelType w:val="multilevel"/>
    <w:tmpl w:val="B5E8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7717A"/>
    <w:multiLevelType w:val="multilevel"/>
    <w:tmpl w:val="307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B681C"/>
    <w:multiLevelType w:val="multilevel"/>
    <w:tmpl w:val="6B02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62F94"/>
    <w:multiLevelType w:val="multilevel"/>
    <w:tmpl w:val="F1AC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B374D"/>
    <w:multiLevelType w:val="multilevel"/>
    <w:tmpl w:val="90AE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F17895"/>
    <w:multiLevelType w:val="multilevel"/>
    <w:tmpl w:val="7178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F6A51"/>
    <w:multiLevelType w:val="multilevel"/>
    <w:tmpl w:val="C3288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200429"/>
    <w:multiLevelType w:val="multilevel"/>
    <w:tmpl w:val="735C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453EA7"/>
    <w:multiLevelType w:val="multilevel"/>
    <w:tmpl w:val="AD84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215F4"/>
    <w:multiLevelType w:val="multilevel"/>
    <w:tmpl w:val="CE9A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9E0F66"/>
    <w:multiLevelType w:val="multilevel"/>
    <w:tmpl w:val="FA90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F7C65"/>
    <w:multiLevelType w:val="multilevel"/>
    <w:tmpl w:val="1E96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CE2627"/>
    <w:multiLevelType w:val="multilevel"/>
    <w:tmpl w:val="B7A2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25404F"/>
    <w:multiLevelType w:val="multilevel"/>
    <w:tmpl w:val="A74E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FB181F"/>
    <w:multiLevelType w:val="multilevel"/>
    <w:tmpl w:val="3618A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A3469A"/>
    <w:multiLevelType w:val="multilevel"/>
    <w:tmpl w:val="65DE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0E67E8"/>
    <w:multiLevelType w:val="multilevel"/>
    <w:tmpl w:val="D434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CF34FA"/>
    <w:multiLevelType w:val="multilevel"/>
    <w:tmpl w:val="440E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B64A50"/>
    <w:multiLevelType w:val="multilevel"/>
    <w:tmpl w:val="5BF6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B57188"/>
    <w:multiLevelType w:val="multilevel"/>
    <w:tmpl w:val="9EEE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FE6727"/>
    <w:multiLevelType w:val="multilevel"/>
    <w:tmpl w:val="058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5964EF"/>
    <w:multiLevelType w:val="multilevel"/>
    <w:tmpl w:val="CC5E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EE560C"/>
    <w:multiLevelType w:val="multilevel"/>
    <w:tmpl w:val="88CC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6914F9"/>
    <w:multiLevelType w:val="multilevel"/>
    <w:tmpl w:val="AD88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242E14"/>
    <w:multiLevelType w:val="multilevel"/>
    <w:tmpl w:val="006A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707D4E"/>
    <w:multiLevelType w:val="multilevel"/>
    <w:tmpl w:val="90AE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E96144"/>
    <w:multiLevelType w:val="multilevel"/>
    <w:tmpl w:val="7A3CD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045E58"/>
    <w:multiLevelType w:val="multilevel"/>
    <w:tmpl w:val="65F6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E8659F"/>
    <w:multiLevelType w:val="multilevel"/>
    <w:tmpl w:val="82C08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1B41B1"/>
    <w:multiLevelType w:val="multilevel"/>
    <w:tmpl w:val="E64E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DA3E17"/>
    <w:multiLevelType w:val="multilevel"/>
    <w:tmpl w:val="6C62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8F7046"/>
    <w:multiLevelType w:val="multilevel"/>
    <w:tmpl w:val="07A8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CC5072"/>
    <w:multiLevelType w:val="multilevel"/>
    <w:tmpl w:val="E1C2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484D26"/>
    <w:multiLevelType w:val="multilevel"/>
    <w:tmpl w:val="C85A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C31E16"/>
    <w:multiLevelType w:val="multilevel"/>
    <w:tmpl w:val="F878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116877"/>
    <w:multiLevelType w:val="multilevel"/>
    <w:tmpl w:val="E1BA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905D53"/>
    <w:multiLevelType w:val="multilevel"/>
    <w:tmpl w:val="EFD8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B8664D"/>
    <w:multiLevelType w:val="multilevel"/>
    <w:tmpl w:val="D270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D91215"/>
    <w:multiLevelType w:val="multilevel"/>
    <w:tmpl w:val="D42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157C71"/>
    <w:multiLevelType w:val="multilevel"/>
    <w:tmpl w:val="B40A5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5421B9B"/>
    <w:multiLevelType w:val="multilevel"/>
    <w:tmpl w:val="6908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D4616A"/>
    <w:multiLevelType w:val="multilevel"/>
    <w:tmpl w:val="C456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39028A"/>
    <w:multiLevelType w:val="multilevel"/>
    <w:tmpl w:val="122C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F72788"/>
    <w:multiLevelType w:val="multilevel"/>
    <w:tmpl w:val="9F54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2D1B87"/>
    <w:multiLevelType w:val="multilevel"/>
    <w:tmpl w:val="5B9A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320E48"/>
    <w:multiLevelType w:val="multilevel"/>
    <w:tmpl w:val="3E80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6423E5"/>
    <w:multiLevelType w:val="multilevel"/>
    <w:tmpl w:val="6A58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925F9A"/>
    <w:multiLevelType w:val="multilevel"/>
    <w:tmpl w:val="E030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947535"/>
    <w:multiLevelType w:val="multilevel"/>
    <w:tmpl w:val="A43E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1C623D"/>
    <w:multiLevelType w:val="multilevel"/>
    <w:tmpl w:val="F9B8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6A0BF6"/>
    <w:multiLevelType w:val="multilevel"/>
    <w:tmpl w:val="217E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7442BC"/>
    <w:multiLevelType w:val="multilevel"/>
    <w:tmpl w:val="AD2E6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664FFC"/>
    <w:multiLevelType w:val="multilevel"/>
    <w:tmpl w:val="5A78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FA7BAB"/>
    <w:multiLevelType w:val="multilevel"/>
    <w:tmpl w:val="E030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B25326"/>
    <w:multiLevelType w:val="multilevel"/>
    <w:tmpl w:val="454C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CD6DB8"/>
    <w:multiLevelType w:val="multilevel"/>
    <w:tmpl w:val="1692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7F0EF6"/>
    <w:multiLevelType w:val="multilevel"/>
    <w:tmpl w:val="4FA8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C44773"/>
    <w:multiLevelType w:val="multilevel"/>
    <w:tmpl w:val="ABE4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FB7533"/>
    <w:multiLevelType w:val="multilevel"/>
    <w:tmpl w:val="FBCA1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FA1546"/>
    <w:multiLevelType w:val="multilevel"/>
    <w:tmpl w:val="BB8C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E67570"/>
    <w:multiLevelType w:val="multilevel"/>
    <w:tmpl w:val="90AEE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F415AE"/>
    <w:multiLevelType w:val="multilevel"/>
    <w:tmpl w:val="F0A0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503DD7"/>
    <w:multiLevelType w:val="multilevel"/>
    <w:tmpl w:val="596C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6D0C6B"/>
    <w:multiLevelType w:val="multilevel"/>
    <w:tmpl w:val="5358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DC394A"/>
    <w:multiLevelType w:val="multilevel"/>
    <w:tmpl w:val="30CC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2EA4B3F"/>
    <w:multiLevelType w:val="multilevel"/>
    <w:tmpl w:val="EFDC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1821BA"/>
    <w:multiLevelType w:val="multilevel"/>
    <w:tmpl w:val="3E4A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B40512"/>
    <w:multiLevelType w:val="multilevel"/>
    <w:tmpl w:val="63E6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5"/>
  </w:num>
  <w:num w:numId="3">
    <w:abstractNumId w:val="41"/>
  </w:num>
  <w:num w:numId="4">
    <w:abstractNumId w:val="31"/>
  </w:num>
  <w:num w:numId="5">
    <w:abstractNumId w:val="11"/>
  </w:num>
  <w:num w:numId="6">
    <w:abstractNumId w:val="58"/>
  </w:num>
  <w:num w:numId="7">
    <w:abstractNumId w:val="61"/>
  </w:num>
  <w:num w:numId="8">
    <w:abstractNumId w:val="70"/>
  </w:num>
  <w:num w:numId="9">
    <w:abstractNumId w:val="28"/>
  </w:num>
  <w:num w:numId="10">
    <w:abstractNumId w:val="9"/>
  </w:num>
  <w:num w:numId="11">
    <w:abstractNumId w:val="12"/>
  </w:num>
  <w:num w:numId="12">
    <w:abstractNumId w:val="8"/>
  </w:num>
  <w:num w:numId="13">
    <w:abstractNumId w:val="18"/>
  </w:num>
  <w:num w:numId="14">
    <w:abstractNumId w:val="24"/>
  </w:num>
  <w:num w:numId="15">
    <w:abstractNumId w:val="22"/>
  </w:num>
  <w:num w:numId="16">
    <w:abstractNumId w:val="39"/>
  </w:num>
  <w:num w:numId="17">
    <w:abstractNumId w:val="60"/>
  </w:num>
  <w:num w:numId="18">
    <w:abstractNumId w:val="10"/>
  </w:num>
  <w:num w:numId="19">
    <w:abstractNumId w:val="6"/>
  </w:num>
  <w:num w:numId="20">
    <w:abstractNumId w:val="51"/>
  </w:num>
  <w:num w:numId="21">
    <w:abstractNumId w:val="21"/>
  </w:num>
  <w:num w:numId="22">
    <w:abstractNumId w:val="27"/>
  </w:num>
  <w:num w:numId="23">
    <w:abstractNumId w:val="67"/>
  </w:num>
  <w:num w:numId="24">
    <w:abstractNumId w:val="43"/>
  </w:num>
  <w:num w:numId="25">
    <w:abstractNumId w:val="37"/>
  </w:num>
  <w:num w:numId="26">
    <w:abstractNumId w:val="63"/>
  </w:num>
  <w:num w:numId="27">
    <w:abstractNumId w:val="34"/>
  </w:num>
  <w:num w:numId="28">
    <w:abstractNumId w:val="4"/>
  </w:num>
  <w:num w:numId="29">
    <w:abstractNumId w:val="42"/>
  </w:num>
  <w:num w:numId="30">
    <w:abstractNumId w:val="26"/>
  </w:num>
  <w:num w:numId="31">
    <w:abstractNumId w:val="5"/>
  </w:num>
  <w:num w:numId="32">
    <w:abstractNumId w:val="20"/>
  </w:num>
  <w:num w:numId="33">
    <w:abstractNumId w:val="44"/>
  </w:num>
  <w:num w:numId="34">
    <w:abstractNumId w:val="32"/>
  </w:num>
  <w:num w:numId="35">
    <w:abstractNumId w:val="48"/>
  </w:num>
  <w:num w:numId="36">
    <w:abstractNumId w:val="7"/>
  </w:num>
  <w:num w:numId="37">
    <w:abstractNumId w:val="2"/>
  </w:num>
  <w:num w:numId="38">
    <w:abstractNumId w:val="53"/>
  </w:num>
  <w:num w:numId="39">
    <w:abstractNumId w:val="16"/>
  </w:num>
  <w:num w:numId="40">
    <w:abstractNumId w:val="69"/>
  </w:num>
  <w:num w:numId="41">
    <w:abstractNumId w:val="40"/>
  </w:num>
  <w:num w:numId="42">
    <w:abstractNumId w:val="56"/>
  </w:num>
  <w:num w:numId="43">
    <w:abstractNumId w:val="36"/>
  </w:num>
  <w:num w:numId="44">
    <w:abstractNumId w:val="49"/>
  </w:num>
  <w:num w:numId="45">
    <w:abstractNumId w:val="66"/>
  </w:num>
  <w:num w:numId="46">
    <w:abstractNumId w:val="35"/>
  </w:num>
  <w:num w:numId="47">
    <w:abstractNumId w:val="71"/>
  </w:num>
  <w:num w:numId="48">
    <w:abstractNumId w:val="3"/>
  </w:num>
  <w:num w:numId="49">
    <w:abstractNumId w:val="46"/>
  </w:num>
  <w:num w:numId="50">
    <w:abstractNumId w:val="47"/>
  </w:num>
  <w:num w:numId="51">
    <w:abstractNumId w:val="13"/>
  </w:num>
  <w:num w:numId="52">
    <w:abstractNumId w:val="52"/>
  </w:num>
  <w:num w:numId="53">
    <w:abstractNumId w:val="14"/>
  </w:num>
  <w:num w:numId="54">
    <w:abstractNumId w:val="68"/>
  </w:num>
  <w:num w:numId="55">
    <w:abstractNumId w:val="59"/>
  </w:num>
  <w:num w:numId="56">
    <w:abstractNumId w:val="0"/>
  </w:num>
  <w:num w:numId="57">
    <w:abstractNumId w:val="38"/>
  </w:num>
  <w:num w:numId="58">
    <w:abstractNumId w:val="15"/>
  </w:num>
  <w:num w:numId="59">
    <w:abstractNumId w:val="54"/>
  </w:num>
  <w:num w:numId="60">
    <w:abstractNumId w:val="17"/>
  </w:num>
  <w:num w:numId="61">
    <w:abstractNumId w:val="55"/>
  </w:num>
  <w:num w:numId="62">
    <w:abstractNumId w:val="50"/>
  </w:num>
  <w:num w:numId="63">
    <w:abstractNumId w:val="23"/>
  </w:num>
  <w:num w:numId="64">
    <w:abstractNumId w:val="65"/>
  </w:num>
  <w:num w:numId="65">
    <w:abstractNumId w:val="30"/>
  </w:num>
  <w:num w:numId="66">
    <w:abstractNumId w:val="25"/>
  </w:num>
  <w:num w:numId="67">
    <w:abstractNumId w:val="33"/>
  </w:num>
  <w:num w:numId="68">
    <w:abstractNumId w:val="19"/>
  </w:num>
  <w:num w:numId="69">
    <w:abstractNumId w:val="29"/>
  </w:num>
  <w:num w:numId="70">
    <w:abstractNumId w:val="64"/>
  </w:num>
  <w:num w:numId="71">
    <w:abstractNumId w:val="62"/>
  </w:num>
  <w:num w:numId="72">
    <w:abstractNumId w:val="57"/>
  </w:num>
  <w:numIdMacAtCleanup w:val="7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 alex">
    <w15:presenceInfo w15:providerId="Windows Live" w15:userId="65688149e5ebb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D5D"/>
    <w:rsid w:val="00000440"/>
    <w:rsid w:val="000109EE"/>
    <w:rsid w:val="00013442"/>
    <w:rsid w:val="000148AC"/>
    <w:rsid w:val="0001561C"/>
    <w:rsid w:val="00023538"/>
    <w:rsid w:val="00024A08"/>
    <w:rsid w:val="00065124"/>
    <w:rsid w:val="00073EA7"/>
    <w:rsid w:val="00075C37"/>
    <w:rsid w:val="00082B8E"/>
    <w:rsid w:val="00083CF6"/>
    <w:rsid w:val="00092925"/>
    <w:rsid w:val="00093C99"/>
    <w:rsid w:val="000945A0"/>
    <w:rsid w:val="000A06ED"/>
    <w:rsid w:val="000A0D07"/>
    <w:rsid w:val="000A2536"/>
    <w:rsid w:val="000A773B"/>
    <w:rsid w:val="000E0EC9"/>
    <w:rsid w:val="000E3DA0"/>
    <w:rsid w:val="00101FAC"/>
    <w:rsid w:val="001165DE"/>
    <w:rsid w:val="00117C22"/>
    <w:rsid w:val="00134B3E"/>
    <w:rsid w:val="00155DD1"/>
    <w:rsid w:val="001705F2"/>
    <w:rsid w:val="001807EF"/>
    <w:rsid w:val="00185B20"/>
    <w:rsid w:val="001934B5"/>
    <w:rsid w:val="00195A1D"/>
    <w:rsid w:val="00196ABA"/>
    <w:rsid w:val="001A7EF6"/>
    <w:rsid w:val="001D3324"/>
    <w:rsid w:val="001E0DBD"/>
    <w:rsid w:val="001E3D45"/>
    <w:rsid w:val="001E647C"/>
    <w:rsid w:val="001F4406"/>
    <w:rsid w:val="00200643"/>
    <w:rsid w:val="0020307F"/>
    <w:rsid w:val="00212ABC"/>
    <w:rsid w:val="00223CBA"/>
    <w:rsid w:val="00232CE9"/>
    <w:rsid w:val="00235F20"/>
    <w:rsid w:val="00237B47"/>
    <w:rsid w:val="002401A5"/>
    <w:rsid w:val="002543AE"/>
    <w:rsid w:val="002612E9"/>
    <w:rsid w:val="00266C63"/>
    <w:rsid w:val="002761D1"/>
    <w:rsid w:val="0028152D"/>
    <w:rsid w:val="00283E18"/>
    <w:rsid w:val="00286ACA"/>
    <w:rsid w:val="002A5CFA"/>
    <w:rsid w:val="002B28DF"/>
    <w:rsid w:val="002C65B0"/>
    <w:rsid w:val="002E1B7F"/>
    <w:rsid w:val="002E7A54"/>
    <w:rsid w:val="00304F2E"/>
    <w:rsid w:val="003243C1"/>
    <w:rsid w:val="00325B18"/>
    <w:rsid w:val="00332503"/>
    <w:rsid w:val="00340501"/>
    <w:rsid w:val="00340A6F"/>
    <w:rsid w:val="003440AE"/>
    <w:rsid w:val="0034788C"/>
    <w:rsid w:val="00352807"/>
    <w:rsid w:val="003601B4"/>
    <w:rsid w:val="00372735"/>
    <w:rsid w:val="00380867"/>
    <w:rsid w:val="0038536F"/>
    <w:rsid w:val="00385AA9"/>
    <w:rsid w:val="00386362"/>
    <w:rsid w:val="00394F6A"/>
    <w:rsid w:val="003A46C4"/>
    <w:rsid w:val="003A56FF"/>
    <w:rsid w:val="003D256D"/>
    <w:rsid w:val="003E4D4A"/>
    <w:rsid w:val="003F5E6B"/>
    <w:rsid w:val="004020D3"/>
    <w:rsid w:val="004052E3"/>
    <w:rsid w:val="00405F5E"/>
    <w:rsid w:val="004066A5"/>
    <w:rsid w:val="00407F17"/>
    <w:rsid w:val="004114A4"/>
    <w:rsid w:val="00411772"/>
    <w:rsid w:val="00414F55"/>
    <w:rsid w:val="00436F3F"/>
    <w:rsid w:val="00447C0A"/>
    <w:rsid w:val="00463974"/>
    <w:rsid w:val="00472A67"/>
    <w:rsid w:val="00475CED"/>
    <w:rsid w:val="0047734B"/>
    <w:rsid w:val="004776CF"/>
    <w:rsid w:val="004851E5"/>
    <w:rsid w:val="004A6BB4"/>
    <w:rsid w:val="004B46CA"/>
    <w:rsid w:val="004E01D2"/>
    <w:rsid w:val="004F0A98"/>
    <w:rsid w:val="004F2734"/>
    <w:rsid w:val="004F6759"/>
    <w:rsid w:val="0050464B"/>
    <w:rsid w:val="00505B7C"/>
    <w:rsid w:val="00513339"/>
    <w:rsid w:val="005228E7"/>
    <w:rsid w:val="00522D42"/>
    <w:rsid w:val="005248EF"/>
    <w:rsid w:val="00542DDB"/>
    <w:rsid w:val="00557CFB"/>
    <w:rsid w:val="005623C7"/>
    <w:rsid w:val="00576646"/>
    <w:rsid w:val="005779AF"/>
    <w:rsid w:val="0059508F"/>
    <w:rsid w:val="00596903"/>
    <w:rsid w:val="005C0455"/>
    <w:rsid w:val="005E029C"/>
    <w:rsid w:val="005E4E7A"/>
    <w:rsid w:val="005F0CDE"/>
    <w:rsid w:val="005F6FAA"/>
    <w:rsid w:val="006005B6"/>
    <w:rsid w:val="00600CC9"/>
    <w:rsid w:val="00611079"/>
    <w:rsid w:val="00613994"/>
    <w:rsid w:val="00620E09"/>
    <w:rsid w:val="00643D3E"/>
    <w:rsid w:val="006447D4"/>
    <w:rsid w:val="00652300"/>
    <w:rsid w:val="00657981"/>
    <w:rsid w:val="006877B3"/>
    <w:rsid w:val="006A73B3"/>
    <w:rsid w:val="006B0BD4"/>
    <w:rsid w:val="006D300C"/>
    <w:rsid w:val="006D7BB6"/>
    <w:rsid w:val="006E4494"/>
    <w:rsid w:val="006F2DAF"/>
    <w:rsid w:val="00707C29"/>
    <w:rsid w:val="0071232C"/>
    <w:rsid w:val="00725894"/>
    <w:rsid w:val="00733335"/>
    <w:rsid w:val="0074066D"/>
    <w:rsid w:val="00744D61"/>
    <w:rsid w:val="00762DE8"/>
    <w:rsid w:val="00797C30"/>
    <w:rsid w:val="007B63AB"/>
    <w:rsid w:val="007D4442"/>
    <w:rsid w:val="007F243E"/>
    <w:rsid w:val="007F3670"/>
    <w:rsid w:val="007F41A4"/>
    <w:rsid w:val="00813343"/>
    <w:rsid w:val="00816105"/>
    <w:rsid w:val="00822227"/>
    <w:rsid w:val="008368BB"/>
    <w:rsid w:val="0084034E"/>
    <w:rsid w:val="00840AA7"/>
    <w:rsid w:val="00846A4D"/>
    <w:rsid w:val="00847F99"/>
    <w:rsid w:val="00850FD8"/>
    <w:rsid w:val="00854CA3"/>
    <w:rsid w:val="008640E5"/>
    <w:rsid w:val="00873CE8"/>
    <w:rsid w:val="00875CF5"/>
    <w:rsid w:val="0089444E"/>
    <w:rsid w:val="008C16F1"/>
    <w:rsid w:val="008C7515"/>
    <w:rsid w:val="008D3896"/>
    <w:rsid w:val="008E110C"/>
    <w:rsid w:val="008E3FF1"/>
    <w:rsid w:val="008E5CE9"/>
    <w:rsid w:val="008E6CDD"/>
    <w:rsid w:val="008F544C"/>
    <w:rsid w:val="008F7CD3"/>
    <w:rsid w:val="00931D33"/>
    <w:rsid w:val="0094227D"/>
    <w:rsid w:val="009426D9"/>
    <w:rsid w:val="00946F44"/>
    <w:rsid w:val="00955491"/>
    <w:rsid w:val="00963D6A"/>
    <w:rsid w:val="00983E99"/>
    <w:rsid w:val="00997D93"/>
    <w:rsid w:val="009A11BA"/>
    <w:rsid w:val="009A3E7F"/>
    <w:rsid w:val="009B2FE6"/>
    <w:rsid w:val="009B3017"/>
    <w:rsid w:val="009B7C60"/>
    <w:rsid w:val="009D3E77"/>
    <w:rsid w:val="009D5BA2"/>
    <w:rsid w:val="00A24682"/>
    <w:rsid w:val="00A254DB"/>
    <w:rsid w:val="00A26F40"/>
    <w:rsid w:val="00A37CDA"/>
    <w:rsid w:val="00A409C4"/>
    <w:rsid w:val="00A420A8"/>
    <w:rsid w:val="00A44287"/>
    <w:rsid w:val="00A4599E"/>
    <w:rsid w:val="00A512B5"/>
    <w:rsid w:val="00A608C1"/>
    <w:rsid w:val="00A61F56"/>
    <w:rsid w:val="00A74722"/>
    <w:rsid w:val="00A7521B"/>
    <w:rsid w:val="00A82DA8"/>
    <w:rsid w:val="00A841D0"/>
    <w:rsid w:val="00A8435D"/>
    <w:rsid w:val="00A87D30"/>
    <w:rsid w:val="00AA698E"/>
    <w:rsid w:val="00AC457E"/>
    <w:rsid w:val="00AD43E5"/>
    <w:rsid w:val="00AE786A"/>
    <w:rsid w:val="00B05246"/>
    <w:rsid w:val="00B054FA"/>
    <w:rsid w:val="00B0720F"/>
    <w:rsid w:val="00B10F16"/>
    <w:rsid w:val="00B75A54"/>
    <w:rsid w:val="00B76694"/>
    <w:rsid w:val="00B835E9"/>
    <w:rsid w:val="00B8703C"/>
    <w:rsid w:val="00B9106B"/>
    <w:rsid w:val="00BA04F4"/>
    <w:rsid w:val="00BA0D5D"/>
    <w:rsid w:val="00BA21D4"/>
    <w:rsid w:val="00BA2E6F"/>
    <w:rsid w:val="00BA582F"/>
    <w:rsid w:val="00BA6CE9"/>
    <w:rsid w:val="00BC3457"/>
    <w:rsid w:val="00BD43F5"/>
    <w:rsid w:val="00BD5C07"/>
    <w:rsid w:val="00BE0C73"/>
    <w:rsid w:val="00BF21C4"/>
    <w:rsid w:val="00C125D7"/>
    <w:rsid w:val="00C214E0"/>
    <w:rsid w:val="00C218F4"/>
    <w:rsid w:val="00C2284E"/>
    <w:rsid w:val="00C36ACF"/>
    <w:rsid w:val="00C524F1"/>
    <w:rsid w:val="00C554B0"/>
    <w:rsid w:val="00C557C4"/>
    <w:rsid w:val="00C6055A"/>
    <w:rsid w:val="00C64BE7"/>
    <w:rsid w:val="00C67872"/>
    <w:rsid w:val="00C76EAF"/>
    <w:rsid w:val="00C94DBF"/>
    <w:rsid w:val="00C95BCB"/>
    <w:rsid w:val="00CA1DAF"/>
    <w:rsid w:val="00CA7BD0"/>
    <w:rsid w:val="00CB2427"/>
    <w:rsid w:val="00CB2C29"/>
    <w:rsid w:val="00CD094E"/>
    <w:rsid w:val="00CE1AA7"/>
    <w:rsid w:val="00CE1EC9"/>
    <w:rsid w:val="00CF3341"/>
    <w:rsid w:val="00CF36E0"/>
    <w:rsid w:val="00CF4601"/>
    <w:rsid w:val="00CF74D4"/>
    <w:rsid w:val="00D30078"/>
    <w:rsid w:val="00D36160"/>
    <w:rsid w:val="00D43227"/>
    <w:rsid w:val="00D56070"/>
    <w:rsid w:val="00D563C8"/>
    <w:rsid w:val="00D77512"/>
    <w:rsid w:val="00D81E3F"/>
    <w:rsid w:val="00D82AD3"/>
    <w:rsid w:val="00D949C7"/>
    <w:rsid w:val="00DA3080"/>
    <w:rsid w:val="00DA5199"/>
    <w:rsid w:val="00DB4A3B"/>
    <w:rsid w:val="00DC0C1E"/>
    <w:rsid w:val="00DC787D"/>
    <w:rsid w:val="00DE6510"/>
    <w:rsid w:val="00DF6EC4"/>
    <w:rsid w:val="00DF75EE"/>
    <w:rsid w:val="00E03C1D"/>
    <w:rsid w:val="00E12B39"/>
    <w:rsid w:val="00E23DA5"/>
    <w:rsid w:val="00E270D9"/>
    <w:rsid w:val="00E40F72"/>
    <w:rsid w:val="00E42C24"/>
    <w:rsid w:val="00E45A62"/>
    <w:rsid w:val="00E749A9"/>
    <w:rsid w:val="00E8310F"/>
    <w:rsid w:val="00E91AFF"/>
    <w:rsid w:val="00E96963"/>
    <w:rsid w:val="00E97F63"/>
    <w:rsid w:val="00EB40A0"/>
    <w:rsid w:val="00EC0C7D"/>
    <w:rsid w:val="00EC1292"/>
    <w:rsid w:val="00EE2218"/>
    <w:rsid w:val="00EE250E"/>
    <w:rsid w:val="00EF3030"/>
    <w:rsid w:val="00F05500"/>
    <w:rsid w:val="00F1105E"/>
    <w:rsid w:val="00F23BE8"/>
    <w:rsid w:val="00F26CEB"/>
    <w:rsid w:val="00F27904"/>
    <w:rsid w:val="00F349A1"/>
    <w:rsid w:val="00F35BCA"/>
    <w:rsid w:val="00F50501"/>
    <w:rsid w:val="00F55629"/>
    <w:rsid w:val="00F5674E"/>
    <w:rsid w:val="00F606C3"/>
    <w:rsid w:val="00F65DA7"/>
    <w:rsid w:val="00F704F7"/>
    <w:rsid w:val="00F84E11"/>
    <w:rsid w:val="00F96E72"/>
    <w:rsid w:val="00FC11B9"/>
    <w:rsid w:val="00FC6592"/>
    <w:rsid w:val="00FE0D57"/>
    <w:rsid w:val="00FE2D48"/>
    <w:rsid w:val="00FE2EAE"/>
    <w:rsid w:val="00FE7820"/>
    <w:rsid w:val="00FF3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EA4955A-D77C-49E4-A7F6-CE3512460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A0D5D"/>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BA0D5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BA0D5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BA0D5D"/>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BA0D5D"/>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qFormat/>
    <w:rsid w:val="00BA0D5D"/>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A0D5D"/>
    <w:rPr>
      <w:rFonts w:ascii="宋体" w:eastAsia="宋体" w:hAnsi="宋体" w:cs="宋体"/>
      <w:b/>
      <w:bCs/>
      <w:kern w:val="0"/>
      <w:sz w:val="36"/>
      <w:szCs w:val="36"/>
    </w:rPr>
  </w:style>
  <w:style w:type="character" w:customStyle="1" w:styleId="3Char">
    <w:name w:val="标题 3 Char"/>
    <w:basedOn w:val="a0"/>
    <w:link w:val="3"/>
    <w:uiPriority w:val="9"/>
    <w:rsid w:val="00BA0D5D"/>
    <w:rPr>
      <w:rFonts w:ascii="宋体" w:eastAsia="宋体" w:hAnsi="宋体" w:cs="宋体"/>
      <w:b/>
      <w:bCs/>
      <w:kern w:val="0"/>
      <w:sz w:val="27"/>
      <w:szCs w:val="27"/>
    </w:rPr>
  </w:style>
  <w:style w:type="character" w:customStyle="1" w:styleId="4Char">
    <w:name w:val="标题 4 Char"/>
    <w:basedOn w:val="a0"/>
    <w:link w:val="4"/>
    <w:uiPriority w:val="9"/>
    <w:rsid w:val="00BA0D5D"/>
    <w:rPr>
      <w:rFonts w:ascii="宋体" w:eastAsia="宋体" w:hAnsi="宋体" w:cs="宋体"/>
      <w:b/>
      <w:bCs/>
      <w:kern w:val="0"/>
      <w:sz w:val="24"/>
      <w:szCs w:val="24"/>
    </w:rPr>
  </w:style>
  <w:style w:type="character" w:customStyle="1" w:styleId="5Char">
    <w:name w:val="标题 5 Char"/>
    <w:basedOn w:val="a0"/>
    <w:link w:val="5"/>
    <w:uiPriority w:val="9"/>
    <w:rsid w:val="00BA0D5D"/>
    <w:rPr>
      <w:rFonts w:ascii="宋体" w:eastAsia="宋体" w:hAnsi="宋体" w:cs="宋体"/>
      <w:b/>
      <w:bCs/>
      <w:kern w:val="0"/>
      <w:sz w:val="20"/>
      <w:szCs w:val="20"/>
    </w:rPr>
  </w:style>
  <w:style w:type="character" w:customStyle="1" w:styleId="6Char">
    <w:name w:val="标题 6 Char"/>
    <w:basedOn w:val="a0"/>
    <w:link w:val="6"/>
    <w:uiPriority w:val="9"/>
    <w:rsid w:val="00BA0D5D"/>
    <w:rPr>
      <w:rFonts w:ascii="宋体" w:eastAsia="宋体" w:hAnsi="宋体" w:cs="宋体"/>
      <w:b/>
      <w:bCs/>
      <w:kern w:val="0"/>
      <w:sz w:val="15"/>
      <w:szCs w:val="15"/>
    </w:rPr>
  </w:style>
  <w:style w:type="numbering" w:customStyle="1" w:styleId="10">
    <w:name w:val="无列表1"/>
    <w:next w:val="a2"/>
    <w:uiPriority w:val="99"/>
    <w:semiHidden/>
    <w:unhideWhenUsed/>
    <w:rsid w:val="00BA0D5D"/>
  </w:style>
  <w:style w:type="paragraph" w:styleId="a3">
    <w:name w:val="Normal (Web)"/>
    <w:basedOn w:val="a"/>
    <w:uiPriority w:val="99"/>
    <w:unhideWhenUsed/>
    <w:rsid w:val="00BA0D5D"/>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BA0D5D"/>
    <w:rPr>
      <w:color w:val="0000FF"/>
      <w:u w:val="single"/>
    </w:rPr>
  </w:style>
  <w:style w:type="character" w:styleId="a5">
    <w:name w:val="FollowedHyperlink"/>
    <w:basedOn w:val="a0"/>
    <w:uiPriority w:val="99"/>
    <w:semiHidden/>
    <w:unhideWhenUsed/>
    <w:rsid w:val="00BA0D5D"/>
    <w:rPr>
      <w:color w:val="800080"/>
      <w:u w:val="single"/>
    </w:rPr>
  </w:style>
  <w:style w:type="character" w:styleId="HTML">
    <w:name w:val="HTML Code"/>
    <w:basedOn w:val="a0"/>
    <w:uiPriority w:val="99"/>
    <w:semiHidden/>
    <w:unhideWhenUsed/>
    <w:rsid w:val="00BA0D5D"/>
    <w:rPr>
      <w:rFonts w:ascii="宋体" w:eastAsia="宋体" w:hAnsi="宋体" w:cs="宋体"/>
      <w:sz w:val="24"/>
      <w:szCs w:val="24"/>
    </w:rPr>
  </w:style>
  <w:style w:type="paragraph" w:styleId="HTML0">
    <w:name w:val="HTML Preformatted"/>
    <w:basedOn w:val="a"/>
    <w:link w:val="HTMLChar"/>
    <w:uiPriority w:val="99"/>
    <w:unhideWhenUsed/>
    <w:rsid w:val="00BA0D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BA0D5D"/>
    <w:rPr>
      <w:rFonts w:ascii="宋体" w:eastAsia="宋体" w:hAnsi="宋体" w:cs="宋体"/>
      <w:kern w:val="0"/>
      <w:sz w:val="24"/>
      <w:szCs w:val="24"/>
    </w:rPr>
  </w:style>
  <w:style w:type="character" w:customStyle="1" w:styleId="preprocessor">
    <w:name w:val="preprocessor"/>
    <w:basedOn w:val="a0"/>
    <w:rsid w:val="00BA0D5D"/>
  </w:style>
  <w:style w:type="character" w:customStyle="1" w:styleId="tag">
    <w:name w:val="tag"/>
    <w:basedOn w:val="a0"/>
    <w:rsid w:val="00BA0D5D"/>
  </w:style>
  <w:style w:type="character" w:customStyle="1" w:styleId="attribute-name">
    <w:name w:val="attribute-name"/>
    <w:basedOn w:val="a0"/>
    <w:rsid w:val="00BA0D5D"/>
  </w:style>
  <w:style w:type="character" w:customStyle="1" w:styleId="string">
    <w:name w:val="string"/>
    <w:basedOn w:val="a0"/>
    <w:rsid w:val="00BA0D5D"/>
  </w:style>
  <w:style w:type="character" w:customStyle="1" w:styleId="delimiter">
    <w:name w:val="delimiter"/>
    <w:basedOn w:val="a0"/>
    <w:rsid w:val="00BA0D5D"/>
  </w:style>
  <w:style w:type="character" w:customStyle="1" w:styleId="content">
    <w:name w:val="content"/>
    <w:basedOn w:val="a0"/>
    <w:rsid w:val="00BA0D5D"/>
  </w:style>
  <w:style w:type="character" w:customStyle="1" w:styleId="comment">
    <w:name w:val="comment"/>
    <w:basedOn w:val="a0"/>
    <w:rsid w:val="00BA0D5D"/>
  </w:style>
  <w:style w:type="character" w:customStyle="1" w:styleId="keyword">
    <w:name w:val="keyword"/>
    <w:basedOn w:val="a0"/>
    <w:rsid w:val="00BA0D5D"/>
  </w:style>
  <w:style w:type="character" w:customStyle="1" w:styleId="predefined-type">
    <w:name w:val="predefined-type"/>
    <w:basedOn w:val="a0"/>
    <w:rsid w:val="00BA0D5D"/>
  </w:style>
  <w:style w:type="paragraph" w:customStyle="1" w:styleId="tableblock">
    <w:name w:val="tableblock"/>
    <w:basedOn w:val="a"/>
    <w:rsid w:val="00BA0D5D"/>
    <w:pPr>
      <w:widowControl/>
      <w:spacing w:before="100" w:beforeAutospacing="1" w:after="100" w:afterAutospacing="1"/>
      <w:jc w:val="left"/>
    </w:pPr>
    <w:rPr>
      <w:rFonts w:ascii="宋体" w:eastAsia="宋体" w:hAnsi="宋体" w:cs="宋体"/>
      <w:kern w:val="0"/>
      <w:sz w:val="24"/>
      <w:szCs w:val="24"/>
    </w:rPr>
  </w:style>
  <w:style w:type="character" w:customStyle="1" w:styleId="directive">
    <w:name w:val="directive"/>
    <w:basedOn w:val="a0"/>
    <w:rsid w:val="00BA0D5D"/>
  </w:style>
  <w:style w:type="character" w:customStyle="1" w:styleId="type">
    <w:name w:val="type"/>
    <w:basedOn w:val="a0"/>
    <w:rsid w:val="00BA0D5D"/>
  </w:style>
  <w:style w:type="character" w:customStyle="1" w:styleId="class">
    <w:name w:val="class"/>
    <w:basedOn w:val="a0"/>
    <w:rsid w:val="00BA0D5D"/>
  </w:style>
  <w:style w:type="character" w:customStyle="1" w:styleId="local-variable">
    <w:name w:val="local-variable"/>
    <w:basedOn w:val="a0"/>
    <w:rsid w:val="00BA0D5D"/>
  </w:style>
  <w:style w:type="character" w:customStyle="1" w:styleId="namespace">
    <w:name w:val="namespace"/>
    <w:basedOn w:val="a0"/>
    <w:rsid w:val="00BA0D5D"/>
  </w:style>
  <w:style w:type="character" w:customStyle="1" w:styleId="annotation">
    <w:name w:val="annotation"/>
    <w:basedOn w:val="a0"/>
    <w:rsid w:val="00BA0D5D"/>
  </w:style>
  <w:style w:type="character" w:customStyle="1" w:styleId="error">
    <w:name w:val="error"/>
    <w:basedOn w:val="a0"/>
    <w:rsid w:val="00BA0D5D"/>
  </w:style>
  <w:style w:type="character" w:customStyle="1" w:styleId="predefined-constant">
    <w:name w:val="predefined-constant"/>
    <w:basedOn w:val="a0"/>
    <w:rsid w:val="00BA0D5D"/>
  </w:style>
  <w:style w:type="character" w:customStyle="1" w:styleId="include">
    <w:name w:val="include"/>
    <w:basedOn w:val="a0"/>
    <w:rsid w:val="00BA0D5D"/>
  </w:style>
  <w:style w:type="character" w:customStyle="1" w:styleId="integer">
    <w:name w:val="integer"/>
    <w:basedOn w:val="a0"/>
    <w:rsid w:val="00BA0D5D"/>
  </w:style>
  <w:style w:type="character" w:customStyle="1" w:styleId="exception">
    <w:name w:val="exception"/>
    <w:basedOn w:val="a0"/>
    <w:rsid w:val="00BA0D5D"/>
  </w:style>
  <w:style w:type="character" w:styleId="a6">
    <w:name w:val="Emphasis"/>
    <w:basedOn w:val="a0"/>
    <w:uiPriority w:val="20"/>
    <w:qFormat/>
    <w:rsid w:val="00BA0D5D"/>
    <w:rPr>
      <w:i/>
      <w:iCs/>
    </w:rPr>
  </w:style>
  <w:style w:type="character" w:customStyle="1" w:styleId="float">
    <w:name w:val="float"/>
    <w:basedOn w:val="a0"/>
    <w:rsid w:val="00BA0D5D"/>
  </w:style>
  <w:style w:type="character" w:customStyle="1" w:styleId="char">
    <w:name w:val="char"/>
    <w:basedOn w:val="a0"/>
    <w:rsid w:val="00BA0D5D"/>
  </w:style>
  <w:style w:type="character" w:customStyle="1" w:styleId="entity">
    <w:name w:val="entity"/>
    <w:basedOn w:val="a0"/>
    <w:rsid w:val="00BA0D5D"/>
  </w:style>
  <w:style w:type="character" w:customStyle="1" w:styleId="doctype">
    <w:name w:val="doctype"/>
    <w:basedOn w:val="a0"/>
    <w:rsid w:val="00BA0D5D"/>
  </w:style>
  <w:style w:type="character" w:customStyle="1" w:styleId="1Char">
    <w:name w:val="标题 1 Char"/>
    <w:basedOn w:val="a0"/>
    <w:link w:val="1"/>
    <w:uiPriority w:val="9"/>
    <w:rsid w:val="00BA0D5D"/>
    <w:rPr>
      <w:b/>
      <w:bCs/>
      <w:kern w:val="44"/>
      <w:sz w:val="44"/>
      <w:szCs w:val="44"/>
    </w:rPr>
  </w:style>
  <w:style w:type="paragraph" w:styleId="TOC">
    <w:name w:val="TOC Heading"/>
    <w:basedOn w:val="1"/>
    <w:next w:val="a"/>
    <w:uiPriority w:val="39"/>
    <w:unhideWhenUsed/>
    <w:qFormat/>
    <w:rsid w:val="00BA0D5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A0D5D"/>
  </w:style>
  <w:style w:type="paragraph" w:styleId="20">
    <w:name w:val="toc 2"/>
    <w:basedOn w:val="a"/>
    <w:next w:val="a"/>
    <w:autoRedefine/>
    <w:uiPriority w:val="39"/>
    <w:unhideWhenUsed/>
    <w:rsid w:val="00BA0D5D"/>
    <w:pPr>
      <w:ind w:leftChars="200" w:left="420"/>
    </w:pPr>
  </w:style>
  <w:style w:type="paragraph" w:styleId="30">
    <w:name w:val="toc 3"/>
    <w:basedOn w:val="a"/>
    <w:next w:val="a"/>
    <w:autoRedefine/>
    <w:uiPriority w:val="39"/>
    <w:unhideWhenUsed/>
    <w:rsid w:val="00BA0D5D"/>
    <w:pPr>
      <w:ind w:leftChars="400" w:left="840"/>
    </w:pPr>
  </w:style>
  <w:style w:type="table" w:styleId="a7">
    <w:name w:val="Table Grid"/>
    <w:basedOn w:val="a1"/>
    <w:uiPriority w:val="39"/>
    <w:rsid w:val="00FC1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BA6C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BA6CE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9">
    <w:name w:val="Balloon Text"/>
    <w:basedOn w:val="a"/>
    <w:link w:val="Char0"/>
    <w:uiPriority w:val="99"/>
    <w:semiHidden/>
    <w:unhideWhenUsed/>
    <w:rsid w:val="0071232C"/>
    <w:rPr>
      <w:sz w:val="18"/>
      <w:szCs w:val="18"/>
    </w:rPr>
  </w:style>
  <w:style w:type="character" w:customStyle="1" w:styleId="Char0">
    <w:name w:val="批注框文本 Char"/>
    <w:basedOn w:val="a0"/>
    <w:link w:val="a9"/>
    <w:uiPriority w:val="99"/>
    <w:semiHidden/>
    <w:rsid w:val="0071232C"/>
    <w:rPr>
      <w:sz w:val="18"/>
      <w:szCs w:val="18"/>
    </w:rPr>
  </w:style>
  <w:style w:type="paragraph" w:styleId="aa">
    <w:name w:val="List Paragraph"/>
    <w:basedOn w:val="a"/>
    <w:uiPriority w:val="34"/>
    <w:qFormat/>
    <w:rsid w:val="00F349A1"/>
    <w:pPr>
      <w:ind w:firstLineChars="200" w:firstLine="420"/>
    </w:pPr>
  </w:style>
  <w:style w:type="paragraph" w:styleId="ab">
    <w:name w:val="header"/>
    <w:basedOn w:val="a"/>
    <w:link w:val="Char1"/>
    <w:uiPriority w:val="99"/>
    <w:unhideWhenUsed/>
    <w:rsid w:val="0006512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b"/>
    <w:uiPriority w:val="99"/>
    <w:rsid w:val="00065124"/>
    <w:rPr>
      <w:sz w:val="18"/>
      <w:szCs w:val="18"/>
    </w:rPr>
  </w:style>
  <w:style w:type="paragraph" w:styleId="ac">
    <w:name w:val="footer"/>
    <w:basedOn w:val="a"/>
    <w:link w:val="Char2"/>
    <w:uiPriority w:val="99"/>
    <w:unhideWhenUsed/>
    <w:rsid w:val="00065124"/>
    <w:pPr>
      <w:tabs>
        <w:tab w:val="center" w:pos="4153"/>
        <w:tab w:val="right" w:pos="8306"/>
      </w:tabs>
      <w:snapToGrid w:val="0"/>
      <w:jc w:val="left"/>
    </w:pPr>
    <w:rPr>
      <w:sz w:val="18"/>
      <w:szCs w:val="18"/>
    </w:rPr>
  </w:style>
  <w:style w:type="character" w:customStyle="1" w:styleId="Char2">
    <w:name w:val="页脚 Char"/>
    <w:basedOn w:val="a0"/>
    <w:link w:val="ac"/>
    <w:uiPriority w:val="99"/>
    <w:rsid w:val="0006512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6409">
      <w:bodyDiv w:val="1"/>
      <w:marLeft w:val="0"/>
      <w:marRight w:val="0"/>
      <w:marTop w:val="0"/>
      <w:marBottom w:val="0"/>
      <w:divBdr>
        <w:top w:val="none" w:sz="0" w:space="0" w:color="auto"/>
        <w:left w:val="none" w:sz="0" w:space="0" w:color="auto"/>
        <w:bottom w:val="none" w:sz="0" w:space="0" w:color="auto"/>
        <w:right w:val="none" w:sz="0" w:space="0" w:color="auto"/>
      </w:divBdr>
    </w:div>
    <w:div w:id="41175232">
      <w:bodyDiv w:val="1"/>
      <w:marLeft w:val="0"/>
      <w:marRight w:val="0"/>
      <w:marTop w:val="0"/>
      <w:marBottom w:val="0"/>
      <w:divBdr>
        <w:top w:val="none" w:sz="0" w:space="0" w:color="auto"/>
        <w:left w:val="none" w:sz="0" w:space="0" w:color="auto"/>
        <w:bottom w:val="none" w:sz="0" w:space="0" w:color="auto"/>
        <w:right w:val="none" w:sz="0" w:space="0" w:color="auto"/>
      </w:divBdr>
      <w:divsChild>
        <w:div w:id="762456684">
          <w:marLeft w:val="0"/>
          <w:marRight w:val="0"/>
          <w:marTop w:val="0"/>
          <w:marBottom w:val="0"/>
          <w:divBdr>
            <w:top w:val="none" w:sz="0" w:space="0" w:color="auto"/>
            <w:left w:val="none" w:sz="0" w:space="0" w:color="auto"/>
            <w:bottom w:val="none" w:sz="0" w:space="0" w:color="auto"/>
            <w:right w:val="none" w:sz="0" w:space="0" w:color="auto"/>
          </w:divBdr>
        </w:div>
      </w:divsChild>
    </w:div>
    <w:div w:id="48921173">
      <w:bodyDiv w:val="1"/>
      <w:marLeft w:val="0"/>
      <w:marRight w:val="0"/>
      <w:marTop w:val="0"/>
      <w:marBottom w:val="0"/>
      <w:divBdr>
        <w:top w:val="none" w:sz="0" w:space="0" w:color="auto"/>
        <w:left w:val="none" w:sz="0" w:space="0" w:color="auto"/>
        <w:bottom w:val="none" w:sz="0" w:space="0" w:color="auto"/>
        <w:right w:val="none" w:sz="0" w:space="0" w:color="auto"/>
      </w:divBdr>
      <w:divsChild>
        <w:div w:id="2103720629">
          <w:marLeft w:val="0"/>
          <w:marRight w:val="0"/>
          <w:marTop w:val="0"/>
          <w:marBottom w:val="0"/>
          <w:divBdr>
            <w:top w:val="none" w:sz="0" w:space="0" w:color="auto"/>
            <w:left w:val="none" w:sz="0" w:space="0" w:color="auto"/>
            <w:bottom w:val="none" w:sz="0" w:space="0" w:color="auto"/>
            <w:right w:val="none" w:sz="0" w:space="0" w:color="auto"/>
          </w:divBdr>
        </w:div>
        <w:div w:id="1127507828">
          <w:marLeft w:val="0"/>
          <w:marRight w:val="0"/>
          <w:marTop w:val="0"/>
          <w:marBottom w:val="0"/>
          <w:divBdr>
            <w:top w:val="none" w:sz="0" w:space="0" w:color="auto"/>
            <w:left w:val="none" w:sz="0" w:space="0" w:color="auto"/>
            <w:bottom w:val="none" w:sz="0" w:space="0" w:color="auto"/>
            <w:right w:val="none" w:sz="0" w:space="0" w:color="auto"/>
          </w:divBdr>
        </w:div>
      </w:divsChild>
    </w:div>
    <w:div w:id="88815856">
      <w:bodyDiv w:val="1"/>
      <w:marLeft w:val="0"/>
      <w:marRight w:val="0"/>
      <w:marTop w:val="0"/>
      <w:marBottom w:val="0"/>
      <w:divBdr>
        <w:top w:val="none" w:sz="0" w:space="0" w:color="auto"/>
        <w:left w:val="none" w:sz="0" w:space="0" w:color="auto"/>
        <w:bottom w:val="none" w:sz="0" w:space="0" w:color="auto"/>
        <w:right w:val="none" w:sz="0" w:space="0" w:color="auto"/>
      </w:divBdr>
      <w:divsChild>
        <w:div w:id="1589576595">
          <w:marLeft w:val="0"/>
          <w:marRight w:val="0"/>
          <w:marTop w:val="0"/>
          <w:marBottom w:val="60"/>
          <w:divBdr>
            <w:top w:val="none" w:sz="0" w:space="0" w:color="auto"/>
            <w:left w:val="none" w:sz="0" w:space="0" w:color="auto"/>
            <w:bottom w:val="none" w:sz="0" w:space="0" w:color="auto"/>
            <w:right w:val="none" w:sz="0" w:space="0" w:color="auto"/>
          </w:divBdr>
        </w:div>
        <w:div w:id="549343661">
          <w:marLeft w:val="0"/>
          <w:marRight w:val="0"/>
          <w:marTop w:val="0"/>
          <w:marBottom w:val="0"/>
          <w:divBdr>
            <w:top w:val="none" w:sz="0" w:space="0" w:color="auto"/>
            <w:left w:val="none" w:sz="0" w:space="0" w:color="auto"/>
            <w:bottom w:val="none" w:sz="0" w:space="0" w:color="auto"/>
            <w:right w:val="none" w:sz="0" w:space="0" w:color="auto"/>
          </w:divBdr>
        </w:div>
      </w:divsChild>
    </w:div>
    <w:div w:id="147553575">
      <w:bodyDiv w:val="1"/>
      <w:marLeft w:val="0"/>
      <w:marRight w:val="0"/>
      <w:marTop w:val="0"/>
      <w:marBottom w:val="0"/>
      <w:divBdr>
        <w:top w:val="none" w:sz="0" w:space="0" w:color="auto"/>
        <w:left w:val="none" w:sz="0" w:space="0" w:color="auto"/>
        <w:bottom w:val="none" w:sz="0" w:space="0" w:color="auto"/>
        <w:right w:val="none" w:sz="0" w:space="0" w:color="auto"/>
      </w:divBdr>
      <w:divsChild>
        <w:div w:id="1570648485">
          <w:marLeft w:val="0"/>
          <w:marRight w:val="0"/>
          <w:marTop w:val="0"/>
          <w:marBottom w:val="60"/>
          <w:divBdr>
            <w:top w:val="none" w:sz="0" w:space="0" w:color="auto"/>
            <w:left w:val="none" w:sz="0" w:space="0" w:color="auto"/>
            <w:bottom w:val="none" w:sz="0" w:space="0" w:color="auto"/>
            <w:right w:val="none" w:sz="0" w:space="0" w:color="auto"/>
          </w:divBdr>
        </w:div>
        <w:div w:id="607585344">
          <w:marLeft w:val="0"/>
          <w:marRight w:val="0"/>
          <w:marTop w:val="0"/>
          <w:marBottom w:val="0"/>
          <w:divBdr>
            <w:top w:val="none" w:sz="0" w:space="0" w:color="auto"/>
            <w:left w:val="none" w:sz="0" w:space="0" w:color="auto"/>
            <w:bottom w:val="none" w:sz="0" w:space="0" w:color="auto"/>
            <w:right w:val="none" w:sz="0" w:space="0" w:color="auto"/>
          </w:divBdr>
          <w:divsChild>
            <w:div w:id="7760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4827">
      <w:bodyDiv w:val="1"/>
      <w:marLeft w:val="0"/>
      <w:marRight w:val="0"/>
      <w:marTop w:val="0"/>
      <w:marBottom w:val="0"/>
      <w:divBdr>
        <w:top w:val="none" w:sz="0" w:space="0" w:color="auto"/>
        <w:left w:val="none" w:sz="0" w:space="0" w:color="auto"/>
        <w:bottom w:val="none" w:sz="0" w:space="0" w:color="auto"/>
        <w:right w:val="none" w:sz="0" w:space="0" w:color="auto"/>
      </w:divBdr>
    </w:div>
    <w:div w:id="187914367">
      <w:bodyDiv w:val="1"/>
      <w:marLeft w:val="0"/>
      <w:marRight w:val="0"/>
      <w:marTop w:val="0"/>
      <w:marBottom w:val="0"/>
      <w:divBdr>
        <w:top w:val="none" w:sz="0" w:space="0" w:color="auto"/>
        <w:left w:val="none" w:sz="0" w:space="0" w:color="auto"/>
        <w:bottom w:val="none" w:sz="0" w:space="0" w:color="auto"/>
        <w:right w:val="none" w:sz="0" w:space="0" w:color="auto"/>
      </w:divBdr>
    </w:div>
    <w:div w:id="200292092">
      <w:bodyDiv w:val="1"/>
      <w:marLeft w:val="0"/>
      <w:marRight w:val="0"/>
      <w:marTop w:val="0"/>
      <w:marBottom w:val="0"/>
      <w:divBdr>
        <w:top w:val="none" w:sz="0" w:space="0" w:color="auto"/>
        <w:left w:val="none" w:sz="0" w:space="0" w:color="auto"/>
        <w:bottom w:val="none" w:sz="0" w:space="0" w:color="auto"/>
        <w:right w:val="none" w:sz="0" w:space="0" w:color="auto"/>
      </w:divBdr>
      <w:divsChild>
        <w:div w:id="1886989220">
          <w:marLeft w:val="0"/>
          <w:marRight w:val="0"/>
          <w:marTop w:val="0"/>
          <w:marBottom w:val="0"/>
          <w:divBdr>
            <w:top w:val="none" w:sz="0" w:space="0" w:color="auto"/>
            <w:left w:val="none" w:sz="0" w:space="0" w:color="auto"/>
            <w:bottom w:val="none" w:sz="0" w:space="0" w:color="auto"/>
            <w:right w:val="none" w:sz="0" w:space="0" w:color="auto"/>
          </w:divBdr>
        </w:div>
        <w:div w:id="1472016631">
          <w:marLeft w:val="0"/>
          <w:marRight w:val="0"/>
          <w:marTop w:val="0"/>
          <w:marBottom w:val="0"/>
          <w:divBdr>
            <w:top w:val="none" w:sz="0" w:space="0" w:color="auto"/>
            <w:left w:val="none" w:sz="0" w:space="0" w:color="auto"/>
            <w:bottom w:val="none" w:sz="0" w:space="0" w:color="auto"/>
            <w:right w:val="none" w:sz="0" w:space="0" w:color="auto"/>
          </w:divBdr>
        </w:div>
      </w:divsChild>
    </w:div>
    <w:div w:id="206648951">
      <w:bodyDiv w:val="1"/>
      <w:marLeft w:val="0"/>
      <w:marRight w:val="0"/>
      <w:marTop w:val="0"/>
      <w:marBottom w:val="0"/>
      <w:divBdr>
        <w:top w:val="none" w:sz="0" w:space="0" w:color="auto"/>
        <w:left w:val="none" w:sz="0" w:space="0" w:color="auto"/>
        <w:bottom w:val="none" w:sz="0" w:space="0" w:color="auto"/>
        <w:right w:val="none" w:sz="0" w:space="0" w:color="auto"/>
      </w:divBdr>
      <w:divsChild>
        <w:div w:id="1751391204">
          <w:marLeft w:val="0"/>
          <w:marRight w:val="0"/>
          <w:marTop w:val="0"/>
          <w:marBottom w:val="0"/>
          <w:divBdr>
            <w:top w:val="none" w:sz="0" w:space="0" w:color="auto"/>
            <w:left w:val="none" w:sz="0" w:space="0" w:color="auto"/>
            <w:bottom w:val="none" w:sz="0" w:space="0" w:color="auto"/>
            <w:right w:val="none" w:sz="0" w:space="0" w:color="auto"/>
          </w:divBdr>
        </w:div>
      </w:divsChild>
    </w:div>
    <w:div w:id="212231240">
      <w:bodyDiv w:val="1"/>
      <w:marLeft w:val="0"/>
      <w:marRight w:val="0"/>
      <w:marTop w:val="0"/>
      <w:marBottom w:val="0"/>
      <w:divBdr>
        <w:top w:val="none" w:sz="0" w:space="0" w:color="auto"/>
        <w:left w:val="none" w:sz="0" w:space="0" w:color="auto"/>
        <w:bottom w:val="none" w:sz="0" w:space="0" w:color="auto"/>
        <w:right w:val="none" w:sz="0" w:space="0" w:color="auto"/>
      </w:divBdr>
      <w:divsChild>
        <w:div w:id="1252012081">
          <w:marLeft w:val="0"/>
          <w:marRight w:val="0"/>
          <w:marTop w:val="0"/>
          <w:marBottom w:val="60"/>
          <w:divBdr>
            <w:top w:val="none" w:sz="0" w:space="0" w:color="auto"/>
            <w:left w:val="none" w:sz="0" w:space="0" w:color="auto"/>
            <w:bottom w:val="none" w:sz="0" w:space="0" w:color="auto"/>
            <w:right w:val="none" w:sz="0" w:space="0" w:color="auto"/>
          </w:divBdr>
        </w:div>
        <w:div w:id="567768700">
          <w:marLeft w:val="0"/>
          <w:marRight w:val="0"/>
          <w:marTop w:val="0"/>
          <w:marBottom w:val="0"/>
          <w:divBdr>
            <w:top w:val="none" w:sz="0" w:space="0" w:color="auto"/>
            <w:left w:val="none" w:sz="0" w:space="0" w:color="auto"/>
            <w:bottom w:val="none" w:sz="0" w:space="0" w:color="auto"/>
            <w:right w:val="none" w:sz="0" w:space="0" w:color="auto"/>
          </w:divBdr>
          <w:divsChild>
            <w:div w:id="18982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5822">
      <w:bodyDiv w:val="1"/>
      <w:marLeft w:val="0"/>
      <w:marRight w:val="0"/>
      <w:marTop w:val="0"/>
      <w:marBottom w:val="0"/>
      <w:divBdr>
        <w:top w:val="none" w:sz="0" w:space="0" w:color="auto"/>
        <w:left w:val="none" w:sz="0" w:space="0" w:color="auto"/>
        <w:bottom w:val="none" w:sz="0" w:space="0" w:color="auto"/>
        <w:right w:val="none" w:sz="0" w:space="0" w:color="auto"/>
      </w:divBdr>
      <w:divsChild>
        <w:div w:id="2066488968">
          <w:marLeft w:val="0"/>
          <w:marRight w:val="0"/>
          <w:marTop w:val="0"/>
          <w:marBottom w:val="0"/>
          <w:divBdr>
            <w:top w:val="none" w:sz="0" w:space="0" w:color="auto"/>
            <w:left w:val="none" w:sz="0" w:space="0" w:color="auto"/>
            <w:bottom w:val="none" w:sz="0" w:space="0" w:color="auto"/>
            <w:right w:val="none" w:sz="0" w:space="0" w:color="auto"/>
          </w:divBdr>
        </w:div>
        <w:div w:id="1696006588">
          <w:marLeft w:val="0"/>
          <w:marRight w:val="0"/>
          <w:marTop w:val="0"/>
          <w:marBottom w:val="0"/>
          <w:divBdr>
            <w:top w:val="none" w:sz="0" w:space="0" w:color="auto"/>
            <w:left w:val="none" w:sz="0" w:space="0" w:color="auto"/>
            <w:bottom w:val="none" w:sz="0" w:space="0" w:color="auto"/>
            <w:right w:val="none" w:sz="0" w:space="0" w:color="auto"/>
          </w:divBdr>
        </w:div>
      </w:divsChild>
    </w:div>
    <w:div w:id="307175226">
      <w:bodyDiv w:val="1"/>
      <w:marLeft w:val="0"/>
      <w:marRight w:val="0"/>
      <w:marTop w:val="0"/>
      <w:marBottom w:val="0"/>
      <w:divBdr>
        <w:top w:val="none" w:sz="0" w:space="0" w:color="auto"/>
        <w:left w:val="none" w:sz="0" w:space="0" w:color="auto"/>
        <w:bottom w:val="none" w:sz="0" w:space="0" w:color="auto"/>
        <w:right w:val="none" w:sz="0" w:space="0" w:color="auto"/>
      </w:divBdr>
    </w:div>
    <w:div w:id="313610223">
      <w:bodyDiv w:val="1"/>
      <w:marLeft w:val="0"/>
      <w:marRight w:val="0"/>
      <w:marTop w:val="0"/>
      <w:marBottom w:val="0"/>
      <w:divBdr>
        <w:top w:val="none" w:sz="0" w:space="0" w:color="auto"/>
        <w:left w:val="none" w:sz="0" w:space="0" w:color="auto"/>
        <w:bottom w:val="none" w:sz="0" w:space="0" w:color="auto"/>
        <w:right w:val="none" w:sz="0" w:space="0" w:color="auto"/>
      </w:divBdr>
      <w:divsChild>
        <w:div w:id="1836337451">
          <w:marLeft w:val="0"/>
          <w:marRight w:val="0"/>
          <w:marTop w:val="0"/>
          <w:marBottom w:val="0"/>
          <w:divBdr>
            <w:top w:val="none" w:sz="0" w:space="0" w:color="auto"/>
            <w:left w:val="none" w:sz="0" w:space="0" w:color="auto"/>
            <w:bottom w:val="none" w:sz="0" w:space="0" w:color="auto"/>
            <w:right w:val="none" w:sz="0" w:space="0" w:color="auto"/>
          </w:divBdr>
        </w:div>
      </w:divsChild>
    </w:div>
    <w:div w:id="322468553">
      <w:bodyDiv w:val="1"/>
      <w:marLeft w:val="0"/>
      <w:marRight w:val="0"/>
      <w:marTop w:val="0"/>
      <w:marBottom w:val="0"/>
      <w:divBdr>
        <w:top w:val="none" w:sz="0" w:space="0" w:color="auto"/>
        <w:left w:val="none" w:sz="0" w:space="0" w:color="auto"/>
        <w:bottom w:val="none" w:sz="0" w:space="0" w:color="auto"/>
        <w:right w:val="none" w:sz="0" w:space="0" w:color="auto"/>
      </w:divBdr>
      <w:divsChild>
        <w:div w:id="1965653511">
          <w:marLeft w:val="0"/>
          <w:marRight w:val="0"/>
          <w:marTop w:val="0"/>
          <w:marBottom w:val="0"/>
          <w:divBdr>
            <w:top w:val="none" w:sz="0" w:space="0" w:color="auto"/>
            <w:left w:val="none" w:sz="0" w:space="0" w:color="auto"/>
            <w:bottom w:val="none" w:sz="0" w:space="0" w:color="auto"/>
            <w:right w:val="none" w:sz="0" w:space="0" w:color="auto"/>
          </w:divBdr>
        </w:div>
      </w:divsChild>
    </w:div>
    <w:div w:id="327757323">
      <w:bodyDiv w:val="1"/>
      <w:marLeft w:val="0"/>
      <w:marRight w:val="0"/>
      <w:marTop w:val="0"/>
      <w:marBottom w:val="0"/>
      <w:divBdr>
        <w:top w:val="none" w:sz="0" w:space="0" w:color="auto"/>
        <w:left w:val="none" w:sz="0" w:space="0" w:color="auto"/>
        <w:bottom w:val="none" w:sz="0" w:space="0" w:color="auto"/>
        <w:right w:val="none" w:sz="0" w:space="0" w:color="auto"/>
      </w:divBdr>
    </w:div>
    <w:div w:id="333729594">
      <w:bodyDiv w:val="1"/>
      <w:marLeft w:val="0"/>
      <w:marRight w:val="0"/>
      <w:marTop w:val="0"/>
      <w:marBottom w:val="0"/>
      <w:divBdr>
        <w:top w:val="none" w:sz="0" w:space="0" w:color="auto"/>
        <w:left w:val="none" w:sz="0" w:space="0" w:color="auto"/>
        <w:bottom w:val="none" w:sz="0" w:space="0" w:color="auto"/>
        <w:right w:val="none" w:sz="0" w:space="0" w:color="auto"/>
      </w:divBdr>
    </w:div>
    <w:div w:id="342323892">
      <w:bodyDiv w:val="1"/>
      <w:marLeft w:val="0"/>
      <w:marRight w:val="0"/>
      <w:marTop w:val="0"/>
      <w:marBottom w:val="0"/>
      <w:divBdr>
        <w:top w:val="none" w:sz="0" w:space="0" w:color="auto"/>
        <w:left w:val="none" w:sz="0" w:space="0" w:color="auto"/>
        <w:bottom w:val="none" w:sz="0" w:space="0" w:color="auto"/>
        <w:right w:val="none" w:sz="0" w:space="0" w:color="auto"/>
      </w:divBdr>
    </w:div>
    <w:div w:id="342515596">
      <w:bodyDiv w:val="1"/>
      <w:marLeft w:val="0"/>
      <w:marRight w:val="0"/>
      <w:marTop w:val="0"/>
      <w:marBottom w:val="0"/>
      <w:divBdr>
        <w:top w:val="none" w:sz="0" w:space="0" w:color="auto"/>
        <w:left w:val="none" w:sz="0" w:space="0" w:color="auto"/>
        <w:bottom w:val="none" w:sz="0" w:space="0" w:color="auto"/>
        <w:right w:val="none" w:sz="0" w:space="0" w:color="auto"/>
      </w:divBdr>
      <w:divsChild>
        <w:div w:id="1220821619">
          <w:marLeft w:val="0"/>
          <w:marRight w:val="0"/>
          <w:marTop w:val="0"/>
          <w:marBottom w:val="0"/>
          <w:divBdr>
            <w:top w:val="none" w:sz="0" w:space="0" w:color="auto"/>
            <w:left w:val="none" w:sz="0" w:space="0" w:color="auto"/>
            <w:bottom w:val="none" w:sz="0" w:space="0" w:color="auto"/>
            <w:right w:val="none" w:sz="0" w:space="0" w:color="auto"/>
          </w:divBdr>
        </w:div>
        <w:div w:id="1425422043">
          <w:marLeft w:val="0"/>
          <w:marRight w:val="0"/>
          <w:marTop w:val="0"/>
          <w:marBottom w:val="0"/>
          <w:divBdr>
            <w:top w:val="none" w:sz="0" w:space="0" w:color="auto"/>
            <w:left w:val="none" w:sz="0" w:space="0" w:color="auto"/>
            <w:bottom w:val="none" w:sz="0" w:space="0" w:color="auto"/>
            <w:right w:val="none" w:sz="0" w:space="0" w:color="auto"/>
          </w:divBdr>
        </w:div>
      </w:divsChild>
    </w:div>
    <w:div w:id="386808101">
      <w:bodyDiv w:val="1"/>
      <w:marLeft w:val="0"/>
      <w:marRight w:val="0"/>
      <w:marTop w:val="0"/>
      <w:marBottom w:val="0"/>
      <w:divBdr>
        <w:top w:val="none" w:sz="0" w:space="0" w:color="auto"/>
        <w:left w:val="none" w:sz="0" w:space="0" w:color="auto"/>
        <w:bottom w:val="none" w:sz="0" w:space="0" w:color="auto"/>
        <w:right w:val="none" w:sz="0" w:space="0" w:color="auto"/>
      </w:divBdr>
    </w:div>
    <w:div w:id="387728837">
      <w:bodyDiv w:val="1"/>
      <w:marLeft w:val="0"/>
      <w:marRight w:val="0"/>
      <w:marTop w:val="0"/>
      <w:marBottom w:val="0"/>
      <w:divBdr>
        <w:top w:val="none" w:sz="0" w:space="0" w:color="auto"/>
        <w:left w:val="none" w:sz="0" w:space="0" w:color="auto"/>
        <w:bottom w:val="none" w:sz="0" w:space="0" w:color="auto"/>
        <w:right w:val="none" w:sz="0" w:space="0" w:color="auto"/>
      </w:divBdr>
      <w:divsChild>
        <w:div w:id="1325624504">
          <w:marLeft w:val="0"/>
          <w:marRight w:val="0"/>
          <w:marTop w:val="0"/>
          <w:marBottom w:val="0"/>
          <w:divBdr>
            <w:top w:val="none" w:sz="0" w:space="0" w:color="auto"/>
            <w:left w:val="none" w:sz="0" w:space="0" w:color="auto"/>
            <w:bottom w:val="none" w:sz="0" w:space="0" w:color="auto"/>
            <w:right w:val="none" w:sz="0" w:space="0" w:color="auto"/>
          </w:divBdr>
        </w:div>
        <w:div w:id="652952478">
          <w:marLeft w:val="0"/>
          <w:marRight w:val="0"/>
          <w:marTop w:val="0"/>
          <w:marBottom w:val="0"/>
          <w:divBdr>
            <w:top w:val="none" w:sz="0" w:space="0" w:color="auto"/>
            <w:left w:val="none" w:sz="0" w:space="0" w:color="auto"/>
            <w:bottom w:val="none" w:sz="0" w:space="0" w:color="auto"/>
            <w:right w:val="none" w:sz="0" w:space="0" w:color="auto"/>
          </w:divBdr>
          <w:divsChild>
            <w:div w:id="3933538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45473013">
                  <w:marLeft w:val="0"/>
                  <w:marRight w:val="0"/>
                  <w:marTop w:val="0"/>
                  <w:marBottom w:val="0"/>
                  <w:divBdr>
                    <w:top w:val="none" w:sz="0" w:space="0" w:color="auto"/>
                    <w:left w:val="none" w:sz="0" w:space="0" w:color="auto"/>
                    <w:bottom w:val="none" w:sz="0" w:space="0" w:color="auto"/>
                    <w:right w:val="none" w:sz="0" w:space="0" w:color="auto"/>
                  </w:divBdr>
                  <w:divsChild>
                    <w:div w:id="6660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970003">
      <w:bodyDiv w:val="1"/>
      <w:marLeft w:val="0"/>
      <w:marRight w:val="0"/>
      <w:marTop w:val="0"/>
      <w:marBottom w:val="0"/>
      <w:divBdr>
        <w:top w:val="none" w:sz="0" w:space="0" w:color="auto"/>
        <w:left w:val="none" w:sz="0" w:space="0" w:color="auto"/>
        <w:bottom w:val="none" w:sz="0" w:space="0" w:color="auto"/>
        <w:right w:val="none" w:sz="0" w:space="0" w:color="auto"/>
      </w:divBdr>
    </w:div>
    <w:div w:id="428813553">
      <w:bodyDiv w:val="1"/>
      <w:marLeft w:val="0"/>
      <w:marRight w:val="0"/>
      <w:marTop w:val="0"/>
      <w:marBottom w:val="0"/>
      <w:divBdr>
        <w:top w:val="none" w:sz="0" w:space="0" w:color="auto"/>
        <w:left w:val="none" w:sz="0" w:space="0" w:color="auto"/>
        <w:bottom w:val="none" w:sz="0" w:space="0" w:color="auto"/>
        <w:right w:val="none" w:sz="0" w:space="0" w:color="auto"/>
      </w:divBdr>
    </w:div>
    <w:div w:id="439956295">
      <w:bodyDiv w:val="1"/>
      <w:marLeft w:val="0"/>
      <w:marRight w:val="0"/>
      <w:marTop w:val="0"/>
      <w:marBottom w:val="0"/>
      <w:divBdr>
        <w:top w:val="none" w:sz="0" w:space="0" w:color="auto"/>
        <w:left w:val="none" w:sz="0" w:space="0" w:color="auto"/>
        <w:bottom w:val="none" w:sz="0" w:space="0" w:color="auto"/>
        <w:right w:val="none" w:sz="0" w:space="0" w:color="auto"/>
      </w:divBdr>
    </w:div>
    <w:div w:id="461077245">
      <w:bodyDiv w:val="1"/>
      <w:marLeft w:val="0"/>
      <w:marRight w:val="0"/>
      <w:marTop w:val="0"/>
      <w:marBottom w:val="0"/>
      <w:divBdr>
        <w:top w:val="none" w:sz="0" w:space="0" w:color="auto"/>
        <w:left w:val="none" w:sz="0" w:space="0" w:color="auto"/>
        <w:bottom w:val="none" w:sz="0" w:space="0" w:color="auto"/>
        <w:right w:val="none" w:sz="0" w:space="0" w:color="auto"/>
      </w:divBdr>
      <w:divsChild>
        <w:div w:id="1605650852">
          <w:marLeft w:val="0"/>
          <w:marRight w:val="0"/>
          <w:marTop w:val="0"/>
          <w:marBottom w:val="0"/>
          <w:divBdr>
            <w:top w:val="none" w:sz="0" w:space="0" w:color="auto"/>
            <w:left w:val="none" w:sz="0" w:space="0" w:color="auto"/>
            <w:bottom w:val="none" w:sz="0" w:space="0" w:color="auto"/>
            <w:right w:val="none" w:sz="0" w:space="0" w:color="auto"/>
          </w:divBdr>
        </w:div>
        <w:div w:id="1424688789">
          <w:marLeft w:val="0"/>
          <w:marRight w:val="0"/>
          <w:marTop w:val="0"/>
          <w:marBottom w:val="0"/>
          <w:divBdr>
            <w:top w:val="none" w:sz="0" w:space="0" w:color="auto"/>
            <w:left w:val="none" w:sz="0" w:space="0" w:color="auto"/>
            <w:bottom w:val="none" w:sz="0" w:space="0" w:color="auto"/>
            <w:right w:val="none" w:sz="0" w:space="0" w:color="auto"/>
          </w:divBdr>
        </w:div>
      </w:divsChild>
    </w:div>
    <w:div w:id="477577458">
      <w:bodyDiv w:val="1"/>
      <w:marLeft w:val="0"/>
      <w:marRight w:val="0"/>
      <w:marTop w:val="0"/>
      <w:marBottom w:val="0"/>
      <w:divBdr>
        <w:top w:val="none" w:sz="0" w:space="0" w:color="auto"/>
        <w:left w:val="none" w:sz="0" w:space="0" w:color="auto"/>
        <w:bottom w:val="none" w:sz="0" w:space="0" w:color="auto"/>
        <w:right w:val="none" w:sz="0" w:space="0" w:color="auto"/>
      </w:divBdr>
      <w:divsChild>
        <w:div w:id="924806102">
          <w:marLeft w:val="0"/>
          <w:marRight w:val="0"/>
          <w:marTop w:val="0"/>
          <w:marBottom w:val="0"/>
          <w:divBdr>
            <w:top w:val="none" w:sz="0" w:space="0" w:color="auto"/>
            <w:left w:val="none" w:sz="0" w:space="0" w:color="auto"/>
            <w:bottom w:val="none" w:sz="0" w:space="0" w:color="auto"/>
            <w:right w:val="none" w:sz="0" w:space="0" w:color="auto"/>
          </w:divBdr>
        </w:div>
        <w:div w:id="447821071">
          <w:marLeft w:val="0"/>
          <w:marRight w:val="0"/>
          <w:marTop w:val="0"/>
          <w:marBottom w:val="0"/>
          <w:divBdr>
            <w:top w:val="none" w:sz="0" w:space="0" w:color="auto"/>
            <w:left w:val="none" w:sz="0" w:space="0" w:color="auto"/>
            <w:bottom w:val="none" w:sz="0" w:space="0" w:color="auto"/>
            <w:right w:val="none" w:sz="0" w:space="0" w:color="auto"/>
          </w:divBdr>
        </w:div>
      </w:divsChild>
    </w:div>
    <w:div w:id="477917014">
      <w:bodyDiv w:val="1"/>
      <w:marLeft w:val="0"/>
      <w:marRight w:val="0"/>
      <w:marTop w:val="0"/>
      <w:marBottom w:val="0"/>
      <w:divBdr>
        <w:top w:val="none" w:sz="0" w:space="0" w:color="auto"/>
        <w:left w:val="none" w:sz="0" w:space="0" w:color="auto"/>
        <w:bottom w:val="none" w:sz="0" w:space="0" w:color="auto"/>
        <w:right w:val="none" w:sz="0" w:space="0" w:color="auto"/>
      </w:divBdr>
      <w:divsChild>
        <w:div w:id="10031570">
          <w:marLeft w:val="0"/>
          <w:marRight w:val="0"/>
          <w:marTop w:val="0"/>
          <w:marBottom w:val="0"/>
          <w:divBdr>
            <w:top w:val="none" w:sz="0" w:space="0" w:color="auto"/>
            <w:left w:val="none" w:sz="0" w:space="0" w:color="auto"/>
            <w:bottom w:val="none" w:sz="0" w:space="0" w:color="auto"/>
            <w:right w:val="none" w:sz="0" w:space="0" w:color="auto"/>
          </w:divBdr>
        </w:div>
        <w:div w:id="550700151">
          <w:marLeft w:val="0"/>
          <w:marRight w:val="0"/>
          <w:marTop w:val="0"/>
          <w:marBottom w:val="0"/>
          <w:divBdr>
            <w:top w:val="none" w:sz="0" w:space="0" w:color="auto"/>
            <w:left w:val="none" w:sz="0" w:space="0" w:color="auto"/>
            <w:bottom w:val="none" w:sz="0" w:space="0" w:color="auto"/>
            <w:right w:val="none" w:sz="0" w:space="0" w:color="auto"/>
          </w:divBdr>
        </w:div>
        <w:div w:id="1562788349">
          <w:marLeft w:val="0"/>
          <w:marRight w:val="0"/>
          <w:marTop w:val="0"/>
          <w:marBottom w:val="0"/>
          <w:divBdr>
            <w:top w:val="none" w:sz="0" w:space="0" w:color="auto"/>
            <w:left w:val="none" w:sz="0" w:space="0" w:color="auto"/>
            <w:bottom w:val="none" w:sz="0" w:space="0" w:color="auto"/>
            <w:right w:val="none" w:sz="0" w:space="0" w:color="auto"/>
          </w:divBdr>
        </w:div>
      </w:divsChild>
    </w:div>
    <w:div w:id="484518435">
      <w:bodyDiv w:val="1"/>
      <w:marLeft w:val="0"/>
      <w:marRight w:val="0"/>
      <w:marTop w:val="0"/>
      <w:marBottom w:val="0"/>
      <w:divBdr>
        <w:top w:val="none" w:sz="0" w:space="0" w:color="auto"/>
        <w:left w:val="none" w:sz="0" w:space="0" w:color="auto"/>
        <w:bottom w:val="none" w:sz="0" w:space="0" w:color="auto"/>
        <w:right w:val="none" w:sz="0" w:space="0" w:color="auto"/>
      </w:divBdr>
      <w:divsChild>
        <w:div w:id="377780763">
          <w:marLeft w:val="0"/>
          <w:marRight w:val="0"/>
          <w:marTop w:val="0"/>
          <w:marBottom w:val="0"/>
          <w:divBdr>
            <w:top w:val="none" w:sz="0" w:space="0" w:color="auto"/>
            <w:left w:val="none" w:sz="0" w:space="0" w:color="auto"/>
            <w:bottom w:val="none" w:sz="0" w:space="0" w:color="auto"/>
            <w:right w:val="none" w:sz="0" w:space="0" w:color="auto"/>
          </w:divBdr>
          <w:divsChild>
            <w:div w:id="364134465">
              <w:marLeft w:val="0"/>
              <w:marRight w:val="0"/>
              <w:marTop w:val="0"/>
              <w:marBottom w:val="60"/>
              <w:divBdr>
                <w:top w:val="none" w:sz="0" w:space="0" w:color="auto"/>
                <w:left w:val="none" w:sz="0" w:space="0" w:color="auto"/>
                <w:bottom w:val="none" w:sz="0" w:space="0" w:color="auto"/>
                <w:right w:val="none" w:sz="0" w:space="0" w:color="auto"/>
              </w:divBdr>
            </w:div>
          </w:divsChild>
        </w:div>
        <w:div w:id="463162567">
          <w:marLeft w:val="0"/>
          <w:marRight w:val="0"/>
          <w:marTop w:val="0"/>
          <w:marBottom w:val="0"/>
          <w:divBdr>
            <w:top w:val="none" w:sz="0" w:space="0" w:color="auto"/>
            <w:left w:val="none" w:sz="0" w:space="0" w:color="auto"/>
            <w:bottom w:val="none" w:sz="0" w:space="0" w:color="auto"/>
            <w:right w:val="none" w:sz="0" w:space="0" w:color="auto"/>
          </w:divBdr>
        </w:div>
        <w:div w:id="118844401">
          <w:marLeft w:val="0"/>
          <w:marRight w:val="0"/>
          <w:marTop w:val="0"/>
          <w:marBottom w:val="0"/>
          <w:divBdr>
            <w:top w:val="none" w:sz="0" w:space="0" w:color="auto"/>
            <w:left w:val="none" w:sz="0" w:space="0" w:color="auto"/>
            <w:bottom w:val="none" w:sz="0" w:space="0" w:color="auto"/>
            <w:right w:val="none" w:sz="0" w:space="0" w:color="auto"/>
          </w:divBdr>
        </w:div>
      </w:divsChild>
    </w:div>
    <w:div w:id="487210390">
      <w:bodyDiv w:val="1"/>
      <w:marLeft w:val="0"/>
      <w:marRight w:val="0"/>
      <w:marTop w:val="0"/>
      <w:marBottom w:val="0"/>
      <w:divBdr>
        <w:top w:val="none" w:sz="0" w:space="0" w:color="auto"/>
        <w:left w:val="none" w:sz="0" w:space="0" w:color="auto"/>
        <w:bottom w:val="none" w:sz="0" w:space="0" w:color="auto"/>
        <w:right w:val="none" w:sz="0" w:space="0" w:color="auto"/>
      </w:divBdr>
      <w:divsChild>
        <w:div w:id="1100250617">
          <w:marLeft w:val="0"/>
          <w:marRight w:val="0"/>
          <w:marTop w:val="0"/>
          <w:marBottom w:val="0"/>
          <w:divBdr>
            <w:top w:val="none" w:sz="0" w:space="0" w:color="auto"/>
            <w:left w:val="none" w:sz="0" w:space="0" w:color="auto"/>
            <w:bottom w:val="none" w:sz="0" w:space="0" w:color="auto"/>
            <w:right w:val="none" w:sz="0" w:space="0" w:color="auto"/>
          </w:divBdr>
        </w:div>
        <w:div w:id="1819220538">
          <w:marLeft w:val="0"/>
          <w:marRight w:val="0"/>
          <w:marTop w:val="0"/>
          <w:marBottom w:val="0"/>
          <w:divBdr>
            <w:top w:val="none" w:sz="0" w:space="0" w:color="auto"/>
            <w:left w:val="none" w:sz="0" w:space="0" w:color="auto"/>
            <w:bottom w:val="none" w:sz="0" w:space="0" w:color="auto"/>
            <w:right w:val="none" w:sz="0" w:space="0" w:color="auto"/>
          </w:divBdr>
        </w:div>
        <w:div w:id="306084013">
          <w:marLeft w:val="0"/>
          <w:marRight w:val="0"/>
          <w:marTop w:val="0"/>
          <w:marBottom w:val="0"/>
          <w:divBdr>
            <w:top w:val="none" w:sz="0" w:space="0" w:color="auto"/>
            <w:left w:val="none" w:sz="0" w:space="0" w:color="auto"/>
            <w:bottom w:val="none" w:sz="0" w:space="0" w:color="auto"/>
            <w:right w:val="none" w:sz="0" w:space="0" w:color="auto"/>
          </w:divBdr>
        </w:div>
        <w:div w:id="998310519">
          <w:marLeft w:val="0"/>
          <w:marRight w:val="0"/>
          <w:marTop w:val="0"/>
          <w:marBottom w:val="0"/>
          <w:divBdr>
            <w:top w:val="none" w:sz="0" w:space="0" w:color="auto"/>
            <w:left w:val="none" w:sz="0" w:space="0" w:color="auto"/>
            <w:bottom w:val="none" w:sz="0" w:space="0" w:color="auto"/>
            <w:right w:val="none" w:sz="0" w:space="0" w:color="auto"/>
          </w:divBdr>
        </w:div>
      </w:divsChild>
    </w:div>
    <w:div w:id="504437055">
      <w:bodyDiv w:val="1"/>
      <w:marLeft w:val="0"/>
      <w:marRight w:val="0"/>
      <w:marTop w:val="0"/>
      <w:marBottom w:val="0"/>
      <w:divBdr>
        <w:top w:val="none" w:sz="0" w:space="0" w:color="auto"/>
        <w:left w:val="none" w:sz="0" w:space="0" w:color="auto"/>
        <w:bottom w:val="none" w:sz="0" w:space="0" w:color="auto"/>
        <w:right w:val="none" w:sz="0" w:space="0" w:color="auto"/>
      </w:divBdr>
    </w:div>
    <w:div w:id="549271481">
      <w:bodyDiv w:val="1"/>
      <w:marLeft w:val="0"/>
      <w:marRight w:val="0"/>
      <w:marTop w:val="0"/>
      <w:marBottom w:val="0"/>
      <w:divBdr>
        <w:top w:val="none" w:sz="0" w:space="0" w:color="auto"/>
        <w:left w:val="none" w:sz="0" w:space="0" w:color="auto"/>
        <w:bottom w:val="none" w:sz="0" w:space="0" w:color="auto"/>
        <w:right w:val="none" w:sz="0" w:space="0" w:color="auto"/>
      </w:divBdr>
    </w:div>
    <w:div w:id="573704297">
      <w:bodyDiv w:val="1"/>
      <w:marLeft w:val="0"/>
      <w:marRight w:val="0"/>
      <w:marTop w:val="0"/>
      <w:marBottom w:val="0"/>
      <w:divBdr>
        <w:top w:val="none" w:sz="0" w:space="0" w:color="auto"/>
        <w:left w:val="none" w:sz="0" w:space="0" w:color="auto"/>
        <w:bottom w:val="none" w:sz="0" w:space="0" w:color="auto"/>
        <w:right w:val="none" w:sz="0" w:space="0" w:color="auto"/>
      </w:divBdr>
      <w:divsChild>
        <w:div w:id="1592352238">
          <w:marLeft w:val="0"/>
          <w:marRight w:val="0"/>
          <w:marTop w:val="0"/>
          <w:marBottom w:val="0"/>
          <w:divBdr>
            <w:top w:val="none" w:sz="0" w:space="0" w:color="auto"/>
            <w:left w:val="none" w:sz="0" w:space="0" w:color="auto"/>
            <w:bottom w:val="none" w:sz="0" w:space="0" w:color="auto"/>
            <w:right w:val="none" w:sz="0" w:space="0" w:color="auto"/>
          </w:divBdr>
        </w:div>
      </w:divsChild>
    </w:div>
    <w:div w:id="580334799">
      <w:bodyDiv w:val="1"/>
      <w:marLeft w:val="0"/>
      <w:marRight w:val="0"/>
      <w:marTop w:val="0"/>
      <w:marBottom w:val="0"/>
      <w:divBdr>
        <w:top w:val="none" w:sz="0" w:space="0" w:color="auto"/>
        <w:left w:val="none" w:sz="0" w:space="0" w:color="auto"/>
        <w:bottom w:val="none" w:sz="0" w:space="0" w:color="auto"/>
        <w:right w:val="none" w:sz="0" w:space="0" w:color="auto"/>
      </w:divBdr>
    </w:div>
    <w:div w:id="603616846">
      <w:bodyDiv w:val="1"/>
      <w:marLeft w:val="0"/>
      <w:marRight w:val="0"/>
      <w:marTop w:val="0"/>
      <w:marBottom w:val="0"/>
      <w:divBdr>
        <w:top w:val="none" w:sz="0" w:space="0" w:color="auto"/>
        <w:left w:val="none" w:sz="0" w:space="0" w:color="auto"/>
        <w:bottom w:val="none" w:sz="0" w:space="0" w:color="auto"/>
        <w:right w:val="none" w:sz="0" w:space="0" w:color="auto"/>
      </w:divBdr>
    </w:div>
    <w:div w:id="616109252">
      <w:bodyDiv w:val="1"/>
      <w:marLeft w:val="0"/>
      <w:marRight w:val="0"/>
      <w:marTop w:val="0"/>
      <w:marBottom w:val="0"/>
      <w:divBdr>
        <w:top w:val="none" w:sz="0" w:space="0" w:color="auto"/>
        <w:left w:val="none" w:sz="0" w:space="0" w:color="auto"/>
        <w:bottom w:val="none" w:sz="0" w:space="0" w:color="auto"/>
        <w:right w:val="none" w:sz="0" w:space="0" w:color="auto"/>
      </w:divBdr>
    </w:div>
    <w:div w:id="624576787">
      <w:bodyDiv w:val="1"/>
      <w:marLeft w:val="0"/>
      <w:marRight w:val="0"/>
      <w:marTop w:val="0"/>
      <w:marBottom w:val="0"/>
      <w:divBdr>
        <w:top w:val="none" w:sz="0" w:space="0" w:color="auto"/>
        <w:left w:val="none" w:sz="0" w:space="0" w:color="auto"/>
        <w:bottom w:val="none" w:sz="0" w:space="0" w:color="auto"/>
        <w:right w:val="none" w:sz="0" w:space="0" w:color="auto"/>
      </w:divBdr>
      <w:divsChild>
        <w:div w:id="829255272">
          <w:marLeft w:val="0"/>
          <w:marRight w:val="0"/>
          <w:marTop w:val="0"/>
          <w:marBottom w:val="0"/>
          <w:divBdr>
            <w:top w:val="none" w:sz="0" w:space="0" w:color="auto"/>
            <w:left w:val="none" w:sz="0" w:space="0" w:color="auto"/>
            <w:bottom w:val="none" w:sz="0" w:space="0" w:color="auto"/>
            <w:right w:val="none" w:sz="0" w:space="0" w:color="auto"/>
          </w:divBdr>
        </w:div>
      </w:divsChild>
    </w:div>
    <w:div w:id="632830778">
      <w:bodyDiv w:val="1"/>
      <w:marLeft w:val="0"/>
      <w:marRight w:val="0"/>
      <w:marTop w:val="0"/>
      <w:marBottom w:val="0"/>
      <w:divBdr>
        <w:top w:val="none" w:sz="0" w:space="0" w:color="auto"/>
        <w:left w:val="none" w:sz="0" w:space="0" w:color="auto"/>
        <w:bottom w:val="none" w:sz="0" w:space="0" w:color="auto"/>
        <w:right w:val="none" w:sz="0" w:space="0" w:color="auto"/>
      </w:divBdr>
      <w:divsChild>
        <w:div w:id="2129618608">
          <w:marLeft w:val="0"/>
          <w:marRight w:val="0"/>
          <w:marTop w:val="0"/>
          <w:marBottom w:val="0"/>
          <w:divBdr>
            <w:top w:val="none" w:sz="0" w:space="0" w:color="auto"/>
            <w:left w:val="none" w:sz="0" w:space="0" w:color="auto"/>
            <w:bottom w:val="none" w:sz="0" w:space="0" w:color="auto"/>
            <w:right w:val="none" w:sz="0" w:space="0" w:color="auto"/>
          </w:divBdr>
        </w:div>
      </w:divsChild>
    </w:div>
    <w:div w:id="652104952">
      <w:bodyDiv w:val="1"/>
      <w:marLeft w:val="0"/>
      <w:marRight w:val="0"/>
      <w:marTop w:val="0"/>
      <w:marBottom w:val="0"/>
      <w:divBdr>
        <w:top w:val="none" w:sz="0" w:space="0" w:color="auto"/>
        <w:left w:val="none" w:sz="0" w:space="0" w:color="auto"/>
        <w:bottom w:val="none" w:sz="0" w:space="0" w:color="auto"/>
        <w:right w:val="none" w:sz="0" w:space="0" w:color="auto"/>
      </w:divBdr>
      <w:divsChild>
        <w:div w:id="1583220626">
          <w:marLeft w:val="0"/>
          <w:marRight w:val="0"/>
          <w:marTop w:val="0"/>
          <w:marBottom w:val="0"/>
          <w:divBdr>
            <w:top w:val="none" w:sz="0" w:space="0" w:color="auto"/>
            <w:left w:val="none" w:sz="0" w:space="0" w:color="auto"/>
            <w:bottom w:val="none" w:sz="0" w:space="0" w:color="auto"/>
            <w:right w:val="none" w:sz="0" w:space="0" w:color="auto"/>
          </w:divBdr>
          <w:divsChild>
            <w:div w:id="1207764755">
              <w:marLeft w:val="0"/>
              <w:marRight w:val="0"/>
              <w:marTop w:val="0"/>
              <w:marBottom w:val="0"/>
              <w:divBdr>
                <w:top w:val="none" w:sz="0" w:space="0" w:color="auto"/>
                <w:left w:val="none" w:sz="0" w:space="0" w:color="auto"/>
                <w:bottom w:val="none" w:sz="0" w:space="0" w:color="auto"/>
                <w:right w:val="none" w:sz="0" w:space="0" w:color="auto"/>
              </w:divBdr>
              <w:divsChild>
                <w:div w:id="641275031">
                  <w:marLeft w:val="0"/>
                  <w:marRight w:val="0"/>
                  <w:marTop w:val="0"/>
                  <w:marBottom w:val="0"/>
                  <w:divBdr>
                    <w:top w:val="none" w:sz="0" w:space="0" w:color="auto"/>
                    <w:left w:val="none" w:sz="0" w:space="0" w:color="auto"/>
                    <w:bottom w:val="none" w:sz="0" w:space="0" w:color="auto"/>
                    <w:right w:val="none" w:sz="0" w:space="0" w:color="auto"/>
                  </w:divBdr>
                </w:div>
                <w:div w:id="1768428679">
                  <w:marLeft w:val="0"/>
                  <w:marRight w:val="0"/>
                  <w:marTop w:val="0"/>
                  <w:marBottom w:val="0"/>
                  <w:divBdr>
                    <w:top w:val="none" w:sz="0" w:space="0" w:color="auto"/>
                    <w:left w:val="none" w:sz="0" w:space="0" w:color="auto"/>
                    <w:bottom w:val="none" w:sz="0" w:space="0" w:color="auto"/>
                    <w:right w:val="none" w:sz="0" w:space="0" w:color="auto"/>
                  </w:divBdr>
                </w:div>
                <w:div w:id="5343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6107">
          <w:marLeft w:val="0"/>
          <w:marRight w:val="0"/>
          <w:marTop w:val="0"/>
          <w:marBottom w:val="0"/>
          <w:divBdr>
            <w:top w:val="none" w:sz="0" w:space="0" w:color="auto"/>
            <w:left w:val="none" w:sz="0" w:space="0" w:color="auto"/>
            <w:bottom w:val="none" w:sz="0" w:space="0" w:color="auto"/>
            <w:right w:val="none" w:sz="0" w:space="0" w:color="auto"/>
          </w:divBdr>
          <w:divsChild>
            <w:div w:id="263851327">
              <w:marLeft w:val="0"/>
              <w:marRight w:val="0"/>
              <w:marTop w:val="0"/>
              <w:marBottom w:val="0"/>
              <w:divBdr>
                <w:top w:val="none" w:sz="0" w:space="0" w:color="auto"/>
                <w:left w:val="none" w:sz="0" w:space="0" w:color="auto"/>
                <w:bottom w:val="none" w:sz="0" w:space="0" w:color="auto"/>
                <w:right w:val="none" w:sz="0" w:space="0" w:color="auto"/>
              </w:divBdr>
              <w:divsChild>
                <w:div w:id="1986157822">
                  <w:marLeft w:val="0"/>
                  <w:marRight w:val="0"/>
                  <w:marTop w:val="0"/>
                  <w:marBottom w:val="0"/>
                  <w:divBdr>
                    <w:top w:val="none" w:sz="0" w:space="0" w:color="auto"/>
                    <w:left w:val="none" w:sz="0" w:space="0" w:color="auto"/>
                    <w:bottom w:val="none" w:sz="0" w:space="0" w:color="auto"/>
                    <w:right w:val="none" w:sz="0" w:space="0" w:color="auto"/>
                  </w:divBdr>
                </w:div>
                <w:div w:id="1583836961">
                  <w:marLeft w:val="0"/>
                  <w:marRight w:val="0"/>
                  <w:marTop w:val="0"/>
                  <w:marBottom w:val="0"/>
                  <w:divBdr>
                    <w:top w:val="none" w:sz="0" w:space="0" w:color="auto"/>
                    <w:left w:val="none" w:sz="0" w:space="0" w:color="auto"/>
                    <w:bottom w:val="none" w:sz="0" w:space="0" w:color="auto"/>
                    <w:right w:val="none" w:sz="0" w:space="0" w:color="auto"/>
                  </w:divBdr>
                  <w:divsChild>
                    <w:div w:id="368801893">
                      <w:marLeft w:val="0"/>
                      <w:marRight w:val="0"/>
                      <w:marTop w:val="0"/>
                      <w:marBottom w:val="0"/>
                      <w:divBdr>
                        <w:top w:val="none" w:sz="0" w:space="0" w:color="auto"/>
                        <w:left w:val="none" w:sz="0" w:space="0" w:color="auto"/>
                        <w:bottom w:val="none" w:sz="0" w:space="0" w:color="auto"/>
                        <w:right w:val="none" w:sz="0" w:space="0" w:color="auto"/>
                      </w:divBdr>
                    </w:div>
                    <w:div w:id="1569338278">
                      <w:marLeft w:val="0"/>
                      <w:marRight w:val="0"/>
                      <w:marTop w:val="0"/>
                      <w:marBottom w:val="0"/>
                      <w:divBdr>
                        <w:top w:val="none" w:sz="0" w:space="0" w:color="auto"/>
                        <w:left w:val="none" w:sz="0" w:space="0" w:color="auto"/>
                        <w:bottom w:val="none" w:sz="0" w:space="0" w:color="auto"/>
                        <w:right w:val="none" w:sz="0" w:space="0" w:color="auto"/>
                      </w:divBdr>
                    </w:div>
                    <w:div w:id="1192188552">
                      <w:marLeft w:val="0"/>
                      <w:marRight w:val="0"/>
                      <w:marTop w:val="0"/>
                      <w:marBottom w:val="0"/>
                      <w:divBdr>
                        <w:top w:val="none" w:sz="0" w:space="0" w:color="auto"/>
                        <w:left w:val="none" w:sz="0" w:space="0" w:color="auto"/>
                        <w:bottom w:val="none" w:sz="0" w:space="0" w:color="auto"/>
                        <w:right w:val="none" w:sz="0" w:space="0" w:color="auto"/>
                      </w:divBdr>
                    </w:div>
                    <w:div w:id="995113182">
                      <w:marLeft w:val="0"/>
                      <w:marRight w:val="0"/>
                      <w:marTop w:val="0"/>
                      <w:marBottom w:val="0"/>
                      <w:divBdr>
                        <w:top w:val="none" w:sz="0" w:space="0" w:color="auto"/>
                        <w:left w:val="none" w:sz="0" w:space="0" w:color="auto"/>
                        <w:bottom w:val="none" w:sz="0" w:space="0" w:color="auto"/>
                        <w:right w:val="none" w:sz="0" w:space="0" w:color="auto"/>
                      </w:divBdr>
                    </w:div>
                    <w:div w:id="692413920">
                      <w:marLeft w:val="0"/>
                      <w:marRight w:val="0"/>
                      <w:marTop w:val="0"/>
                      <w:marBottom w:val="0"/>
                      <w:divBdr>
                        <w:top w:val="none" w:sz="0" w:space="0" w:color="auto"/>
                        <w:left w:val="none" w:sz="0" w:space="0" w:color="auto"/>
                        <w:bottom w:val="none" w:sz="0" w:space="0" w:color="auto"/>
                        <w:right w:val="none" w:sz="0" w:space="0" w:color="auto"/>
                      </w:divBdr>
                    </w:div>
                  </w:divsChild>
                </w:div>
                <w:div w:id="1334257175">
                  <w:marLeft w:val="0"/>
                  <w:marRight w:val="0"/>
                  <w:marTop w:val="0"/>
                  <w:marBottom w:val="0"/>
                  <w:divBdr>
                    <w:top w:val="none" w:sz="0" w:space="0" w:color="auto"/>
                    <w:left w:val="none" w:sz="0" w:space="0" w:color="auto"/>
                    <w:bottom w:val="none" w:sz="0" w:space="0" w:color="auto"/>
                    <w:right w:val="none" w:sz="0" w:space="0" w:color="auto"/>
                  </w:divBdr>
                  <w:divsChild>
                    <w:div w:id="1801025588">
                      <w:marLeft w:val="0"/>
                      <w:marRight w:val="0"/>
                      <w:marTop w:val="0"/>
                      <w:marBottom w:val="0"/>
                      <w:divBdr>
                        <w:top w:val="none" w:sz="0" w:space="0" w:color="auto"/>
                        <w:left w:val="none" w:sz="0" w:space="0" w:color="auto"/>
                        <w:bottom w:val="none" w:sz="0" w:space="0" w:color="auto"/>
                        <w:right w:val="none" w:sz="0" w:space="0" w:color="auto"/>
                      </w:divBdr>
                    </w:div>
                    <w:div w:id="490024609">
                      <w:marLeft w:val="0"/>
                      <w:marRight w:val="0"/>
                      <w:marTop w:val="0"/>
                      <w:marBottom w:val="0"/>
                      <w:divBdr>
                        <w:top w:val="none" w:sz="0" w:space="0" w:color="auto"/>
                        <w:left w:val="none" w:sz="0" w:space="0" w:color="auto"/>
                        <w:bottom w:val="none" w:sz="0" w:space="0" w:color="auto"/>
                        <w:right w:val="none" w:sz="0" w:space="0" w:color="auto"/>
                      </w:divBdr>
                    </w:div>
                    <w:div w:id="2134712399">
                      <w:marLeft w:val="0"/>
                      <w:marRight w:val="0"/>
                      <w:marTop w:val="0"/>
                      <w:marBottom w:val="0"/>
                      <w:divBdr>
                        <w:top w:val="none" w:sz="0" w:space="0" w:color="auto"/>
                        <w:left w:val="none" w:sz="0" w:space="0" w:color="auto"/>
                        <w:bottom w:val="none" w:sz="0" w:space="0" w:color="auto"/>
                        <w:right w:val="none" w:sz="0" w:space="0" w:color="auto"/>
                      </w:divBdr>
                    </w:div>
                    <w:div w:id="58746021">
                      <w:marLeft w:val="0"/>
                      <w:marRight w:val="0"/>
                      <w:marTop w:val="0"/>
                      <w:marBottom w:val="0"/>
                      <w:divBdr>
                        <w:top w:val="none" w:sz="0" w:space="0" w:color="auto"/>
                        <w:left w:val="none" w:sz="0" w:space="0" w:color="auto"/>
                        <w:bottom w:val="none" w:sz="0" w:space="0" w:color="auto"/>
                        <w:right w:val="none" w:sz="0" w:space="0" w:color="auto"/>
                      </w:divBdr>
                    </w:div>
                    <w:div w:id="1376932669">
                      <w:marLeft w:val="0"/>
                      <w:marRight w:val="0"/>
                      <w:marTop w:val="0"/>
                      <w:marBottom w:val="300"/>
                      <w:divBdr>
                        <w:top w:val="none" w:sz="0" w:space="0" w:color="auto"/>
                        <w:left w:val="none" w:sz="0" w:space="0" w:color="auto"/>
                        <w:bottom w:val="none" w:sz="0" w:space="0" w:color="auto"/>
                        <w:right w:val="none" w:sz="0" w:space="0" w:color="auto"/>
                      </w:divBdr>
                      <w:divsChild>
                        <w:div w:id="919102103">
                          <w:marLeft w:val="0"/>
                          <w:marRight w:val="0"/>
                          <w:marTop w:val="0"/>
                          <w:marBottom w:val="0"/>
                          <w:divBdr>
                            <w:top w:val="none" w:sz="0" w:space="0" w:color="auto"/>
                            <w:left w:val="none" w:sz="0" w:space="0" w:color="auto"/>
                            <w:bottom w:val="none" w:sz="0" w:space="0" w:color="auto"/>
                            <w:right w:val="none" w:sz="0" w:space="0" w:color="auto"/>
                          </w:divBdr>
                        </w:div>
                      </w:divsChild>
                    </w:div>
                    <w:div w:id="1395204278">
                      <w:marLeft w:val="0"/>
                      <w:marRight w:val="0"/>
                      <w:marTop w:val="0"/>
                      <w:marBottom w:val="0"/>
                      <w:divBdr>
                        <w:top w:val="none" w:sz="0" w:space="0" w:color="auto"/>
                        <w:left w:val="none" w:sz="0" w:space="0" w:color="auto"/>
                        <w:bottom w:val="none" w:sz="0" w:space="0" w:color="auto"/>
                        <w:right w:val="none" w:sz="0" w:space="0" w:color="auto"/>
                      </w:divBdr>
                      <w:divsChild>
                        <w:div w:id="1622496706">
                          <w:marLeft w:val="0"/>
                          <w:marRight w:val="0"/>
                          <w:marTop w:val="0"/>
                          <w:marBottom w:val="0"/>
                          <w:divBdr>
                            <w:top w:val="none" w:sz="0" w:space="0" w:color="auto"/>
                            <w:left w:val="none" w:sz="0" w:space="0" w:color="auto"/>
                            <w:bottom w:val="none" w:sz="0" w:space="0" w:color="auto"/>
                            <w:right w:val="none" w:sz="0" w:space="0" w:color="auto"/>
                          </w:divBdr>
                        </w:div>
                        <w:div w:id="654190091">
                          <w:marLeft w:val="0"/>
                          <w:marRight w:val="0"/>
                          <w:marTop w:val="0"/>
                          <w:marBottom w:val="0"/>
                          <w:divBdr>
                            <w:top w:val="none" w:sz="0" w:space="0" w:color="auto"/>
                            <w:left w:val="none" w:sz="0" w:space="0" w:color="auto"/>
                            <w:bottom w:val="none" w:sz="0" w:space="0" w:color="auto"/>
                            <w:right w:val="none" w:sz="0" w:space="0" w:color="auto"/>
                          </w:divBdr>
                        </w:div>
                        <w:div w:id="1348942302">
                          <w:marLeft w:val="0"/>
                          <w:marRight w:val="0"/>
                          <w:marTop w:val="450"/>
                          <w:marBottom w:val="450"/>
                          <w:divBdr>
                            <w:top w:val="none" w:sz="0" w:space="0" w:color="auto"/>
                            <w:left w:val="single" w:sz="24" w:space="0" w:color="6DB33F"/>
                            <w:bottom w:val="none" w:sz="0" w:space="0" w:color="auto"/>
                            <w:right w:val="none" w:sz="0" w:space="0" w:color="auto"/>
                          </w:divBdr>
                        </w:div>
                        <w:div w:id="2145265932">
                          <w:marLeft w:val="0"/>
                          <w:marRight w:val="0"/>
                          <w:marTop w:val="0"/>
                          <w:marBottom w:val="0"/>
                          <w:divBdr>
                            <w:top w:val="none" w:sz="0" w:space="0" w:color="auto"/>
                            <w:left w:val="none" w:sz="0" w:space="0" w:color="auto"/>
                            <w:bottom w:val="none" w:sz="0" w:space="0" w:color="auto"/>
                            <w:right w:val="none" w:sz="0" w:space="0" w:color="auto"/>
                          </w:divBdr>
                        </w:div>
                        <w:div w:id="171771906">
                          <w:marLeft w:val="0"/>
                          <w:marRight w:val="0"/>
                          <w:marTop w:val="0"/>
                          <w:marBottom w:val="0"/>
                          <w:divBdr>
                            <w:top w:val="none" w:sz="0" w:space="0" w:color="auto"/>
                            <w:left w:val="none" w:sz="0" w:space="0" w:color="auto"/>
                            <w:bottom w:val="none" w:sz="0" w:space="0" w:color="auto"/>
                            <w:right w:val="none" w:sz="0" w:space="0" w:color="auto"/>
                          </w:divBdr>
                        </w:div>
                        <w:div w:id="902326949">
                          <w:marLeft w:val="0"/>
                          <w:marRight w:val="0"/>
                          <w:marTop w:val="0"/>
                          <w:marBottom w:val="0"/>
                          <w:divBdr>
                            <w:top w:val="none" w:sz="0" w:space="0" w:color="auto"/>
                            <w:left w:val="none" w:sz="0" w:space="0" w:color="auto"/>
                            <w:bottom w:val="none" w:sz="0" w:space="0" w:color="auto"/>
                            <w:right w:val="none" w:sz="0" w:space="0" w:color="auto"/>
                          </w:divBdr>
                        </w:div>
                        <w:div w:id="1861432250">
                          <w:marLeft w:val="0"/>
                          <w:marRight w:val="0"/>
                          <w:marTop w:val="0"/>
                          <w:marBottom w:val="0"/>
                          <w:divBdr>
                            <w:top w:val="none" w:sz="0" w:space="0" w:color="auto"/>
                            <w:left w:val="none" w:sz="0" w:space="0" w:color="auto"/>
                            <w:bottom w:val="none" w:sz="0" w:space="0" w:color="auto"/>
                            <w:right w:val="none" w:sz="0" w:space="0" w:color="auto"/>
                          </w:divBdr>
                        </w:div>
                        <w:div w:id="2043440073">
                          <w:marLeft w:val="0"/>
                          <w:marRight w:val="0"/>
                          <w:marTop w:val="0"/>
                          <w:marBottom w:val="0"/>
                          <w:divBdr>
                            <w:top w:val="none" w:sz="0" w:space="0" w:color="auto"/>
                            <w:left w:val="none" w:sz="0" w:space="0" w:color="auto"/>
                            <w:bottom w:val="none" w:sz="0" w:space="0" w:color="auto"/>
                            <w:right w:val="none" w:sz="0" w:space="0" w:color="auto"/>
                          </w:divBdr>
                        </w:div>
                        <w:div w:id="1022243748">
                          <w:marLeft w:val="0"/>
                          <w:marRight w:val="0"/>
                          <w:marTop w:val="0"/>
                          <w:marBottom w:val="0"/>
                          <w:divBdr>
                            <w:top w:val="none" w:sz="0" w:space="0" w:color="auto"/>
                            <w:left w:val="none" w:sz="0" w:space="0" w:color="auto"/>
                            <w:bottom w:val="none" w:sz="0" w:space="0" w:color="auto"/>
                            <w:right w:val="none" w:sz="0" w:space="0" w:color="auto"/>
                          </w:divBdr>
                          <w:divsChild>
                            <w:div w:id="2305095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0217679">
                                  <w:marLeft w:val="0"/>
                                  <w:marRight w:val="0"/>
                                  <w:marTop w:val="0"/>
                                  <w:marBottom w:val="300"/>
                                  <w:divBdr>
                                    <w:top w:val="none" w:sz="0" w:space="0" w:color="auto"/>
                                    <w:left w:val="none" w:sz="0" w:space="0" w:color="auto"/>
                                    <w:bottom w:val="none" w:sz="0" w:space="0" w:color="auto"/>
                                    <w:right w:val="none" w:sz="0" w:space="0" w:color="auto"/>
                                  </w:divBdr>
                                  <w:divsChild>
                                    <w:div w:id="722410202">
                                      <w:marLeft w:val="0"/>
                                      <w:marRight w:val="0"/>
                                      <w:marTop w:val="0"/>
                                      <w:marBottom w:val="0"/>
                                      <w:divBdr>
                                        <w:top w:val="none" w:sz="0" w:space="0" w:color="auto"/>
                                        <w:left w:val="none" w:sz="0" w:space="0" w:color="auto"/>
                                        <w:bottom w:val="none" w:sz="0" w:space="0" w:color="auto"/>
                                        <w:right w:val="none" w:sz="0" w:space="0" w:color="auto"/>
                                      </w:divBdr>
                                    </w:div>
                                  </w:divsChild>
                                </w:div>
                                <w:div w:id="16308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5212">
                          <w:marLeft w:val="0"/>
                          <w:marRight w:val="0"/>
                          <w:marTop w:val="0"/>
                          <w:marBottom w:val="0"/>
                          <w:divBdr>
                            <w:top w:val="none" w:sz="0" w:space="0" w:color="auto"/>
                            <w:left w:val="none" w:sz="0" w:space="0" w:color="auto"/>
                            <w:bottom w:val="none" w:sz="0" w:space="0" w:color="auto"/>
                            <w:right w:val="none" w:sz="0" w:space="0" w:color="auto"/>
                          </w:divBdr>
                        </w:div>
                      </w:divsChild>
                    </w:div>
                    <w:div w:id="1841046894">
                      <w:marLeft w:val="0"/>
                      <w:marRight w:val="0"/>
                      <w:marTop w:val="0"/>
                      <w:marBottom w:val="0"/>
                      <w:divBdr>
                        <w:top w:val="none" w:sz="0" w:space="0" w:color="auto"/>
                        <w:left w:val="none" w:sz="0" w:space="0" w:color="auto"/>
                        <w:bottom w:val="none" w:sz="0" w:space="0" w:color="auto"/>
                        <w:right w:val="none" w:sz="0" w:space="0" w:color="auto"/>
                      </w:divBdr>
                      <w:divsChild>
                        <w:div w:id="1990597190">
                          <w:marLeft w:val="0"/>
                          <w:marRight w:val="0"/>
                          <w:marTop w:val="0"/>
                          <w:marBottom w:val="0"/>
                          <w:divBdr>
                            <w:top w:val="none" w:sz="0" w:space="0" w:color="auto"/>
                            <w:left w:val="none" w:sz="0" w:space="0" w:color="auto"/>
                            <w:bottom w:val="none" w:sz="0" w:space="0" w:color="auto"/>
                            <w:right w:val="none" w:sz="0" w:space="0" w:color="auto"/>
                          </w:divBdr>
                        </w:div>
                        <w:div w:id="744180412">
                          <w:marLeft w:val="0"/>
                          <w:marRight w:val="0"/>
                          <w:marTop w:val="0"/>
                          <w:marBottom w:val="0"/>
                          <w:divBdr>
                            <w:top w:val="none" w:sz="0" w:space="0" w:color="auto"/>
                            <w:left w:val="none" w:sz="0" w:space="0" w:color="auto"/>
                            <w:bottom w:val="none" w:sz="0" w:space="0" w:color="auto"/>
                            <w:right w:val="none" w:sz="0" w:space="0" w:color="auto"/>
                          </w:divBdr>
                          <w:divsChild>
                            <w:div w:id="20975557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7815363">
                                  <w:marLeft w:val="0"/>
                                  <w:marRight w:val="0"/>
                                  <w:marTop w:val="0"/>
                                  <w:marBottom w:val="0"/>
                                  <w:divBdr>
                                    <w:top w:val="none" w:sz="0" w:space="0" w:color="auto"/>
                                    <w:left w:val="none" w:sz="0" w:space="0" w:color="auto"/>
                                    <w:bottom w:val="none" w:sz="0" w:space="0" w:color="auto"/>
                                    <w:right w:val="none" w:sz="0" w:space="0" w:color="auto"/>
                                  </w:divBdr>
                                  <w:divsChild>
                                    <w:div w:id="2032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4274">
                          <w:marLeft w:val="0"/>
                          <w:marRight w:val="0"/>
                          <w:marTop w:val="450"/>
                          <w:marBottom w:val="450"/>
                          <w:divBdr>
                            <w:top w:val="none" w:sz="0" w:space="0" w:color="auto"/>
                            <w:left w:val="single" w:sz="24" w:space="0" w:color="6DB33F"/>
                            <w:bottom w:val="none" w:sz="0" w:space="0" w:color="auto"/>
                            <w:right w:val="none" w:sz="0" w:space="0" w:color="auto"/>
                          </w:divBdr>
                          <w:divsChild>
                            <w:div w:id="1015501704">
                              <w:marLeft w:val="0"/>
                              <w:marRight w:val="0"/>
                              <w:marTop w:val="0"/>
                              <w:marBottom w:val="0"/>
                              <w:divBdr>
                                <w:top w:val="none" w:sz="0" w:space="0" w:color="auto"/>
                                <w:left w:val="none" w:sz="0" w:space="0" w:color="auto"/>
                                <w:bottom w:val="none" w:sz="0" w:space="0" w:color="auto"/>
                                <w:right w:val="none" w:sz="0" w:space="0" w:color="auto"/>
                              </w:divBdr>
                            </w:div>
                          </w:divsChild>
                        </w:div>
                        <w:div w:id="329481841">
                          <w:marLeft w:val="0"/>
                          <w:marRight w:val="0"/>
                          <w:marTop w:val="0"/>
                          <w:marBottom w:val="0"/>
                          <w:divBdr>
                            <w:top w:val="none" w:sz="0" w:space="0" w:color="auto"/>
                            <w:left w:val="none" w:sz="0" w:space="0" w:color="auto"/>
                            <w:bottom w:val="none" w:sz="0" w:space="0" w:color="auto"/>
                            <w:right w:val="none" w:sz="0" w:space="0" w:color="auto"/>
                          </w:divBdr>
                        </w:div>
                        <w:div w:id="1952779678">
                          <w:marLeft w:val="0"/>
                          <w:marRight w:val="0"/>
                          <w:marTop w:val="0"/>
                          <w:marBottom w:val="0"/>
                          <w:divBdr>
                            <w:top w:val="none" w:sz="0" w:space="0" w:color="auto"/>
                            <w:left w:val="none" w:sz="0" w:space="0" w:color="auto"/>
                            <w:bottom w:val="none" w:sz="0" w:space="0" w:color="auto"/>
                            <w:right w:val="none" w:sz="0" w:space="0" w:color="auto"/>
                          </w:divBdr>
                          <w:divsChild>
                            <w:div w:id="10006217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011708">
                                  <w:marLeft w:val="0"/>
                                  <w:marRight w:val="0"/>
                                  <w:marTop w:val="0"/>
                                  <w:marBottom w:val="0"/>
                                  <w:divBdr>
                                    <w:top w:val="none" w:sz="0" w:space="0" w:color="auto"/>
                                    <w:left w:val="none" w:sz="0" w:space="0" w:color="auto"/>
                                    <w:bottom w:val="none" w:sz="0" w:space="0" w:color="auto"/>
                                    <w:right w:val="none" w:sz="0" w:space="0" w:color="auto"/>
                                  </w:divBdr>
                                  <w:divsChild>
                                    <w:div w:id="161817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074801">
                          <w:marLeft w:val="0"/>
                          <w:marRight w:val="0"/>
                          <w:marTop w:val="0"/>
                          <w:marBottom w:val="0"/>
                          <w:divBdr>
                            <w:top w:val="none" w:sz="0" w:space="0" w:color="auto"/>
                            <w:left w:val="none" w:sz="0" w:space="0" w:color="auto"/>
                            <w:bottom w:val="none" w:sz="0" w:space="0" w:color="auto"/>
                            <w:right w:val="none" w:sz="0" w:space="0" w:color="auto"/>
                          </w:divBdr>
                        </w:div>
                        <w:div w:id="858005218">
                          <w:marLeft w:val="0"/>
                          <w:marRight w:val="0"/>
                          <w:marTop w:val="0"/>
                          <w:marBottom w:val="0"/>
                          <w:divBdr>
                            <w:top w:val="none" w:sz="0" w:space="0" w:color="auto"/>
                            <w:left w:val="none" w:sz="0" w:space="0" w:color="auto"/>
                            <w:bottom w:val="none" w:sz="0" w:space="0" w:color="auto"/>
                            <w:right w:val="none" w:sz="0" w:space="0" w:color="auto"/>
                          </w:divBdr>
                          <w:divsChild>
                            <w:div w:id="20880739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57122130">
                                  <w:marLeft w:val="0"/>
                                  <w:marRight w:val="0"/>
                                  <w:marTop w:val="0"/>
                                  <w:marBottom w:val="0"/>
                                  <w:divBdr>
                                    <w:top w:val="none" w:sz="0" w:space="0" w:color="auto"/>
                                    <w:left w:val="none" w:sz="0" w:space="0" w:color="auto"/>
                                    <w:bottom w:val="none" w:sz="0" w:space="0" w:color="auto"/>
                                    <w:right w:val="none" w:sz="0" w:space="0" w:color="auto"/>
                                  </w:divBdr>
                                  <w:divsChild>
                                    <w:div w:id="103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78719">
                          <w:marLeft w:val="0"/>
                          <w:marRight w:val="0"/>
                          <w:marTop w:val="0"/>
                          <w:marBottom w:val="0"/>
                          <w:divBdr>
                            <w:top w:val="none" w:sz="0" w:space="0" w:color="auto"/>
                            <w:left w:val="none" w:sz="0" w:space="0" w:color="auto"/>
                            <w:bottom w:val="none" w:sz="0" w:space="0" w:color="auto"/>
                            <w:right w:val="none" w:sz="0" w:space="0" w:color="auto"/>
                          </w:divBdr>
                        </w:div>
                        <w:div w:id="346097513">
                          <w:marLeft w:val="0"/>
                          <w:marRight w:val="0"/>
                          <w:marTop w:val="0"/>
                          <w:marBottom w:val="0"/>
                          <w:divBdr>
                            <w:top w:val="none" w:sz="0" w:space="0" w:color="auto"/>
                            <w:left w:val="none" w:sz="0" w:space="0" w:color="auto"/>
                            <w:bottom w:val="none" w:sz="0" w:space="0" w:color="auto"/>
                            <w:right w:val="none" w:sz="0" w:space="0" w:color="auto"/>
                          </w:divBdr>
                          <w:divsChild>
                            <w:div w:id="905533635">
                              <w:marLeft w:val="0"/>
                              <w:marRight w:val="0"/>
                              <w:marTop w:val="0"/>
                              <w:marBottom w:val="0"/>
                              <w:divBdr>
                                <w:top w:val="none" w:sz="0" w:space="0" w:color="auto"/>
                                <w:left w:val="none" w:sz="0" w:space="0" w:color="auto"/>
                                <w:bottom w:val="none" w:sz="0" w:space="0" w:color="auto"/>
                                <w:right w:val="none" w:sz="0" w:space="0" w:color="auto"/>
                              </w:divBdr>
                            </w:div>
                            <w:div w:id="1387953747">
                              <w:marLeft w:val="0"/>
                              <w:marRight w:val="0"/>
                              <w:marTop w:val="0"/>
                              <w:marBottom w:val="0"/>
                              <w:divBdr>
                                <w:top w:val="none" w:sz="0" w:space="0" w:color="auto"/>
                                <w:left w:val="none" w:sz="0" w:space="0" w:color="auto"/>
                                <w:bottom w:val="none" w:sz="0" w:space="0" w:color="auto"/>
                                <w:right w:val="none" w:sz="0" w:space="0" w:color="auto"/>
                              </w:divBdr>
                            </w:div>
                            <w:div w:id="219025084">
                              <w:marLeft w:val="0"/>
                              <w:marRight w:val="0"/>
                              <w:marTop w:val="0"/>
                              <w:marBottom w:val="0"/>
                              <w:divBdr>
                                <w:top w:val="none" w:sz="0" w:space="0" w:color="auto"/>
                                <w:left w:val="none" w:sz="0" w:space="0" w:color="auto"/>
                                <w:bottom w:val="none" w:sz="0" w:space="0" w:color="auto"/>
                                <w:right w:val="none" w:sz="0" w:space="0" w:color="auto"/>
                              </w:divBdr>
                              <w:divsChild>
                                <w:div w:id="21101937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19657156">
                                      <w:marLeft w:val="0"/>
                                      <w:marRight w:val="0"/>
                                      <w:marTop w:val="0"/>
                                      <w:marBottom w:val="0"/>
                                      <w:divBdr>
                                        <w:top w:val="none" w:sz="0" w:space="0" w:color="auto"/>
                                        <w:left w:val="none" w:sz="0" w:space="0" w:color="auto"/>
                                        <w:bottom w:val="none" w:sz="0" w:space="0" w:color="auto"/>
                                        <w:right w:val="none" w:sz="0" w:space="0" w:color="auto"/>
                                      </w:divBdr>
                                      <w:divsChild>
                                        <w:div w:id="145883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2925">
                              <w:marLeft w:val="0"/>
                              <w:marRight w:val="0"/>
                              <w:marTop w:val="0"/>
                              <w:marBottom w:val="0"/>
                              <w:divBdr>
                                <w:top w:val="none" w:sz="0" w:space="0" w:color="auto"/>
                                <w:left w:val="none" w:sz="0" w:space="0" w:color="auto"/>
                                <w:bottom w:val="none" w:sz="0" w:space="0" w:color="auto"/>
                                <w:right w:val="none" w:sz="0" w:space="0" w:color="auto"/>
                              </w:divBdr>
                            </w:div>
                            <w:div w:id="1061294312">
                              <w:marLeft w:val="0"/>
                              <w:marRight w:val="0"/>
                              <w:marTop w:val="450"/>
                              <w:marBottom w:val="450"/>
                              <w:divBdr>
                                <w:top w:val="none" w:sz="0" w:space="0" w:color="auto"/>
                                <w:left w:val="single" w:sz="24" w:space="0" w:color="6DB33F"/>
                                <w:bottom w:val="none" w:sz="0" w:space="0" w:color="auto"/>
                                <w:right w:val="none" w:sz="0" w:space="0" w:color="auto"/>
                              </w:divBdr>
                              <w:divsChild>
                                <w:div w:id="2135824062">
                                  <w:marLeft w:val="0"/>
                                  <w:marRight w:val="0"/>
                                  <w:marTop w:val="0"/>
                                  <w:marBottom w:val="0"/>
                                  <w:divBdr>
                                    <w:top w:val="none" w:sz="0" w:space="0" w:color="auto"/>
                                    <w:left w:val="none" w:sz="0" w:space="0" w:color="auto"/>
                                    <w:bottom w:val="none" w:sz="0" w:space="0" w:color="auto"/>
                                    <w:right w:val="none" w:sz="0" w:space="0" w:color="auto"/>
                                  </w:divBdr>
                                </w:div>
                                <w:div w:id="2025008212">
                                  <w:marLeft w:val="0"/>
                                  <w:marRight w:val="0"/>
                                  <w:marTop w:val="0"/>
                                  <w:marBottom w:val="0"/>
                                  <w:divBdr>
                                    <w:top w:val="none" w:sz="0" w:space="0" w:color="auto"/>
                                    <w:left w:val="none" w:sz="0" w:space="0" w:color="auto"/>
                                    <w:bottom w:val="none" w:sz="0" w:space="0" w:color="auto"/>
                                    <w:right w:val="none" w:sz="0" w:space="0" w:color="auto"/>
                                  </w:divBdr>
                                </w:div>
                              </w:divsChild>
                            </w:div>
                            <w:div w:id="814376157">
                              <w:marLeft w:val="0"/>
                              <w:marRight w:val="0"/>
                              <w:marTop w:val="0"/>
                              <w:marBottom w:val="0"/>
                              <w:divBdr>
                                <w:top w:val="none" w:sz="0" w:space="0" w:color="auto"/>
                                <w:left w:val="none" w:sz="0" w:space="0" w:color="auto"/>
                                <w:bottom w:val="none" w:sz="0" w:space="0" w:color="auto"/>
                                <w:right w:val="none" w:sz="0" w:space="0" w:color="auto"/>
                              </w:divBdr>
                            </w:div>
                          </w:divsChild>
                        </w:div>
                        <w:div w:id="744187937">
                          <w:marLeft w:val="0"/>
                          <w:marRight w:val="0"/>
                          <w:marTop w:val="0"/>
                          <w:marBottom w:val="0"/>
                          <w:divBdr>
                            <w:top w:val="none" w:sz="0" w:space="0" w:color="auto"/>
                            <w:left w:val="none" w:sz="0" w:space="0" w:color="auto"/>
                            <w:bottom w:val="none" w:sz="0" w:space="0" w:color="auto"/>
                            <w:right w:val="none" w:sz="0" w:space="0" w:color="auto"/>
                          </w:divBdr>
                          <w:divsChild>
                            <w:div w:id="1293755256">
                              <w:marLeft w:val="0"/>
                              <w:marRight w:val="0"/>
                              <w:marTop w:val="0"/>
                              <w:marBottom w:val="0"/>
                              <w:divBdr>
                                <w:top w:val="none" w:sz="0" w:space="0" w:color="auto"/>
                                <w:left w:val="none" w:sz="0" w:space="0" w:color="auto"/>
                                <w:bottom w:val="none" w:sz="0" w:space="0" w:color="auto"/>
                                <w:right w:val="none" w:sz="0" w:space="0" w:color="auto"/>
                              </w:divBdr>
                            </w:div>
                            <w:div w:id="1875538998">
                              <w:marLeft w:val="0"/>
                              <w:marRight w:val="0"/>
                              <w:marTop w:val="0"/>
                              <w:marBottom w:val="0"/>
                              <w:divBdr>
                                <w:top w:val="none" w:sz="0" w:space="0" w:color="auto"/>
                                <w:left w:val="none" w:sz="0" w:space="0" w:color="auto"/>
                                <w:bottom w:val="none" w:sz="0" w:space="0" w:color="auto"/>
                                <w:right w:val="none" w:sz="0" w:space="0" w:color="auto"/>
                              </w:divBdr>
                              <w:divsChild>
                                <w:div w:id="21178271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9118915">
                                      <w:marLeft w:val="0"/>
                                      <w:marRight w:val="0"/>
                                      <w:marTop w:val="0"/>
                                      <w:marBottom w:val="0"/>
                                      <w:divBdr>
                                        <w:top w:val="none" w:sz="0" w:space="0" w:color="auto"/>
                                        <w:left w:val="none" w:sz="0" w:space="0" w:color="auto"/>
                                        <w:bottom w:val="none" w:sz="0" w:space="0" w:color="auto"/>
                                        <w:right w:val="none" w:sz="0" w:space="0" w:color="auto"/>
                                      </w:divBdr>
                                      <w:divsChild>
                                        <w:div w:id="11194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0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5995">
                      <w:marLeft w:val="0"/>
                      <w:marRight w:val="0"/>
                      <w:marTop w:val="0"/>
                      <w:marBottom w:val="0"/>
                      <w:divBdr>
                        <w:top w:val="none" w:sz="0" w:space="0" w:color="auto"/>
                        <w:left w:val="none" w:sz="0" w:space="0" w:color="auto"/>
                        <w:bottom w:val="none" w:sz="0" w:space="0" w:color="auto"/>
                        <w:right w:val="none" w:sz="0" w:space="0" w:color="auto"/>
                      </w:divBdr>
                      <w:divsChild>
                        <w:div w:id="2048555342">
                          <w:marLeft w:val="0"/>
                          <w:marRight w:val="0"/>
                          <w:marTop w:val="0"/>
                          <w:marBottom w:val="0"/>
                          <w:divBdr>
                            <w:top w:val="none" w:sz="0" w:space="0" w:color="auto"/>
                            <w:left w:val="none" w:sz="0" w:space="0" w:color="auto"/>
                            <w:bottom w:val="none" w:sz="0" w:space="0" w:color="auto"/>
                            <w:right w:val="none" w:sz="0" w:space="0" w:color="auto"/>
                          </w:divBdr>
                        </w:div>
                        <w:div w:id="1489589176">
                          <w:marLeft w:val="0"/>
                          <w:marRight w:val="0"/>
                          <w:marTop w:val="0"/>
                          <w:marBottom w:val="0"/>
                          <w:divBdr>
                            <w:top w:val="none" w:sz="0" w:space="0" w:color="auto"/>
                            <w:left w:val="none" w:sz="0" w:space="0" w:color="auto"/>
                            <w:bottom w:val="none" w:sz="0" w:space="0" w:color="auto"/>
                            <w:right w:val="none" w:sz="0" w:space="0" w:color="auto"/>
                          </w:divBdr>
                        </w:div>
                        <w:div w:id="1294218640">
                          <w:marLeft w:val="0"/>
                          <w:marRight w:val="0"/>
                          <w:marTop w:val="0"/>
                          <w:marBottom w:val="0"/>
                          <w:divBdr>
                            <w:top w:val="none" w:sz="0" w:space="0" w:color="auto"/>
                            <w:left w:val="none" w:sz="0" w:space="0" w:color="auto"/>
                            <w:bottom w:val="none" w:sz="0" w:space="0" w:color="auto"/>
                            <w:right w:val="none" w:sz="0" w:space="0" w:color="auto"/>
                          </w:divBdr>
                          <w:divsChild>
                            <w:div w:id="1350756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1733494">
                                  <w:marLeft w:val="0"/>
                                  <w:marRight w:val="0"/>
                                  <w:marTop w:val="0"/>
                                  <w:marBottom w:val="0"/>
                                  <w:divBdr>
                                    <w:top w:val="none" w:sz="0" w:space="0" w:color="auto"/>
                                    <w:left w:val="none" w:sz="0" w:space="0" w:color="auto"/>
                                    <w:bottom w:val="none" w:sz="0" w:space="0" w:color="auto"/>
                                    <w:right w:val="none" w:sz="0" w:space="0" w:color="auto"/>
                                  </w:divBdr>
                                  <w:divsChild>
                                    <w:div w:id="1766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441047">
                          <w:marLeft w:val="0"/>
                          <w:marRight w:val="0"/>
                          <w:marTop w:val="0"/>
                          <w:marBottom w:val="0"/>
                          <w:divBdr>
                            <w:top w:val="none" w:sz="0" w:space="0" w:color="auto"/>
                            <w:left w:val="none" w:sz="0" w:space="0" w:color="auto"/>
                            <w:bottom w:val="none" w:sz="0" w:space="0" w:color="auto"/>
                            <w:right w:val="none" w:sz="0" w:space="0" w:color="auto"/>
                          </w:divBdr>
                        </w:div>
                        <w:div w:id="1448037337">
                          <w:marLeft w:val="0"/>
                          <w:marRight w:val="0"/>
                          <w:marTop w:val="0"/>
                          <w:marBottom w:val="300"/>
                          <w:divBdr>
                            <w:top w:val="none" w:sz="0" w:space="0" w:color="auto"/>
                            <w:left w:val="none" w:sz="0" w:space="0" w:color="auto"/>
                            <w:bottom w:val="none" w:sz="0" w:space="0" w:color="auto"/>
                            <w:right w:val="none" w:sz="0" w:space="0" w:color="auto"/>
                          </w:divBdr>
                          <w:divsChild>
                            <w:div w:id="236138895">
                              <w:marLeft w:val="0"/>
                              <w:marRight w:val="0"/>
                              <w:marTop w:val="0"/>
                              <w:marBottom w:val="0"/>
                              <w:divBdr>
                                <w:top w:val="none" w:sz="0" w:space="0" w:color="auto"/>
                                <w:left w:val="none" w:sz="0" w:space="0" w:color="auto"/>
                                <w:bottom w:val="none" w:sz="0" w:space="0" w:color="auto"/>
                                <w:right w:val="none" w:sz="0" w:space="0" w:color="auto"/>
                              </w:divBdr>
                            </w:div>
                          </w:divsChild>
                        </w:div>
                        <w:div w:id="1347364246">
                          <w:marLeft w:val="0"/>
                          <w:marRight w:val="0"/>
                          <w:marTop w:val="0"/>
                          <w:marBottom w:val="0"/>
                          <w:divBdr>
                            <w:top w:val="none" w:sz="0" w:space="0" w:color="auto"/>
                            <w:left w:val="none" w:sz="0" w:space="0" w:color="auto"/>
                            <w:bottom w:val="none" w:sz="0" w:space="0" w:color="auto"/>
                            <w:right w:val="none" w:sz="0" w:space="0" w:color="auto"/>
                          </w:divBdr>
                        </w:div>
                        <w:div w:id="2047637755">
                          <w:marLeft w:val="0"/>
                          <w:marRight w:val="0"/>
                          <w:marTop w:val="0"/>
                          <w:marBottom w:val="0"/>
                          <w:divBdr>
                            <w:top w:val="none" w:sz="0" w:space="0" w:color="auto"/>
                            <w:left w:val="none" w:sz="0" w:space="0" w:color="auto"/>
                            <w:bottom w:val="none" w:sz="0" w:space="0" w:color="auto"/>
                            <w:right w:val="none" w:sz="0" w:space="0" w:color="auto"/>
                          </w:divBdr>
                          <w:divsChild>
                            <w:div w:id="2547536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6826205">
                                  <w:marLeft w:val="0"/>
                                  <w:marRight w:val="0"/>
                                  <w:marTop w:val="0"/>
                                  <w:marBottom w:val="0"/>
                                  <w:divBdr>
                                    <w:top w:val="none" w:sz="0" w:space="0" w:color="auto"/>
                                    <w:left w:val="none" w:sz="0" w:space="0" w:color="auto"/>
                                    <w:bottom w:val="none" w:sz="0" w:space="0" w:color="auto"/>
                                    <w:right w:val="none" w:sz="0" w:space="0" w:color="auto"/>
                                  </w:divBdr>
                                  <w:divsChild>
                                    <w:div w:id="1510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85307">
                          <w:marLeft w:val="0"/>
                          <w:marRight w:val="0"/>
                          <w:marTop w:val="0"/>
                          <w:marBottom w:val="0"/>
                          <w:divBdr>
                            <w:top w:val="none" w:sz="0" w:space="0" w:color="auto"/>
                            <w:left w:val="none" w:sz="0" w:space="0" w:color="auto"/>
                            <w:bottom w:val="none" w:sz="0" w:space="0" w:color="auto"/>
                            <w:right w:val="none" w:sz="0" w:space="0" w:color="auto"/>
                          </w:divBdr>
                        </w:div>
                        <w:div w:id="524443881">
                          <w:marLeft w:val="0"/>
                          <w:marRight w:val="0"/>
                          <w:marTop w:val="0"/>
                          <w:marBottom w:val="0"/>
                          <w:divBdr>
                            <w:top w:val="none" w:sz="0" w:space="0" w:color="auto"/>
                            <w:left w:val="none" w:sz="0" w:space="0" w:color="auto"/>
                            <w:bottom w:val="none" w:sz="0" w:space="0" w:color="auto"/>
                            <w:right w:val="none" w:sz="0" w:space="0" w:color="auto"/>
                          </w:divBdr>
                          <w:divsChild>
                            <w:div w:id="1884436438">
                              <w:marLeft w:val="0"/>
                              <w:marRight w:val="0"/>
                              <w:marTop w:val="0"/>
                              <w:marBottom w:val="300"/>
                              <w:divBdr>
                                <w:top w:val="single" w:sz="6" w:space="15" w:color="E6E6E6"/>
                                <w:left w:val="single" w:sz="6" w:space="15" w:color="E6E6E6"/>
                                <w:bottom w:val="single" w:sz="6" w:space="15" w:color="E6E6E6"/>
                                <w:right w:val="single" w:sz="6" w:space="15" w:color="E6E6E6"/>
                              </w:divBdr>
                              <w:divsChild>
                                <w:div w:id="762147791">
                                  <w:marLeft w:val="0"/>
                                  <w:marRight w:val="0"/>
                                  <w:marTop w:val="0"/>
                                  <w:marBottom w:val="0"/>
                                  <w:divBdr>
                                    <w:top w:val="none" w:sz="0" w:space="0" w:color="auto"/>
                                    <w:left w:val="none" w:sz="0" w:space="0" w:color="auto"/>
                                    <w:bottom w:val="none" w:sz="0" w:space="0" w:color="auto"/>
                                    <w:right w:val="none" w:sz="0" w:space="0" w:color="auto"/>
                                  </w:divBdr>
                                  <w:divsChild>
                                    <w:div w:id="19587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49788">
                          <w:marLeft w:val="0"/>
                          <w:marRight w:val="0"/>
                          <w:marTop w:val="0"/>
                          <w:marBottom w:val="0"/>
                          <w:divBdr>
                            <w:top w:val="none" w:sz="0" w:space="0" w:color="auto"/>
                            <w:left w:val="none" w:sz="0" w:space="0" w:color="auto"/>
                            <w:bottom w:val="none" w:sz="0" w:space="0" w:color="auto"/>
                            <w:right w:val="none" w:sz="0" w:space="0" w:color="auto"/>
                          </w:divBdr>
                        </w:div>
                        <w:div w:id="1555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583">
                  <w:marLeft w:val="0"/>
                  <w:marRight w:val="0"/>
                  <w:marTop w:val="0"/>
                  <w:marBottom w:val="0"/>
                  <w:divBdr>
                    <w:top w:val="none" w:sz="0" w:space="0" w:color="auto"/>
                    <w:left w:val="none" w:sz="0" w:space="0" w:color="auto"/>
                    <w:bottom w:val="none" w:sz="0" w:space="0" w:color="auto"/>
                    <w:right w:val="none" w:sz="0" w:space="0" w:color="auto"/>
                  </w:divBdr>
                  <w:divsChild>
                    <w:div w:id="1563834570">
                      <w:marLeft w:val="0"/>
                      <w:marRight w:val="0"/>
                      <w:marTop w:val="0"/>
                      <w:marBottom w:val="0"/>
                      <w:divBdr>
                        <w:top w:val="none" w:sz="0" w:space="0" w:color="auto"/>
                        <w:left w:val="none" w:sz="0" w:space="0" w:color="auto"/>
                        <w:bottom w:val="none" w:sz="0" w:space="0" w:color="auto"/>
                        <w:right w:val="none" w:sz="0" w:space="0" w:color="auto"/>
                      </w:divBdr>
                    </w:div>
                    <w:div w:id="755715556">
                      <w:marLeft w:val="0"/>
                      <w:marRight w:val="0"/>
                      <w:marTop w:val="0"/>
                      <w:marBottom w:val="0"/>
                      <w:divBdr>
                        <w:top w:val="none" w:sz="0" w:space="0" w:color="auto"/>
                        <w:left w:val="none" w:sz="0" w:space="0" w:color="auto"/>
                        <w:bottom w:val="none" w:sz="0" w:space="0" w:color="auto"/>
                        <w:right w:val="none" w:sz="0" w:space="0" w:color="auto"/>
                      </w:divBdr>
                    </w:div>
                    <w:div w:id="1278949027">
                      <w:marLeft w:val="0"/>
                      <w:marRight w:val="0"/>
                      <w:marTop w:val="0"/>
                      <w:marBottom w:val="0"/>
                      <w:divBdr>
                        <w:top w:val="none" w:sz="0" w:space="0" w:color="auto"/>
                        <w:left w:val="none" w:sz="0" w:space="0" w:color="auto"/>
                        <w:bottom w:val="none" w:sz="0" w:space="0" w:color="auto"/>
                        <w:right w:val="none" w:sz="0" w:space="0" w:color="auto"/>
                      </w:divBdr>
                    </w:div>
                    <w:div w:id="655649173">
                      <w:marLeft w:val="0"/>
                      <w:marRight w:val="0"/>
                      <w:marTop w:val="0"/>
                      <w:marBottom w:val="0"/>
                      <w:divBdr>
                        <w:top w:val="none" w:sz="0" w:space="0" w:color="auto"/>
                        <w:left w:val="none" w:sz="0" w:space="0" w:color="auto"/>
                        <w:bottom w:val="none" w:sz="0" w:space="0" w:color="auto"/>
                        <w:right w:val="none" w:sz="0" w:space="0" w:color="auto"/>
                      </w:divBdr>
                    </w:div>
                    <w:div w:id="118231883">
                      <w:marLeft w:val="0"/>
                      <w:marRight w:val="0"/>
                      <w:marTop w:val="0"/>
                      <w:marBottom w:val="0"/>
                      <w:divBdr>
                        <w:top w:val="none" w:sz="0" w:space="0" w:color="auto"/>
                        <w:left w:val="none" w:sz="0" w:space="0" w:color="auto"/>
                        <w:bottom w:val="none" w:sz="0" w:space="0" w:color="auto"/>
                        <w:right w:val="none" w:sz="0" w:space="0" w:color="auto"/>
                      </w:divBdr>
                    </w:div>
                    <w:div w:id="809320016">
                      <w:marLeft w:val="0"/>
                      <w:marRight w:val="0"/>
                      <w:marTop w:val="450"/>
                      <w:marBottom w:val="450"/>
                      <w:divBdr>
                        <w:top w:val="none" w:sz="0" w:space="0" w:color="auto"/>
                        <w:left w:val="single" w:sz="24" w:space="0" w:color="6DB33F"/>
                        <w:bottom w:val="none" w:sz="0" w:space="0" w:color="auto"/>
                        <w:right w:val="none" w:sz="0" w:space="0" w:color="auto"/>
                      </w:divBdr>
                      <w:divsChild>
                        <w:div w:id="625812377">
                          <w:marLeft w:val="0"/>
                          <w:marRight w:val="0"/>
                          <w:marTop w:val="0"/>
                          <w:marBottom w:val="0"/>
                          <w:divBdr>
                            <w:top w:val="none" w:sz="0" w:space="0" w:color="auto"/>
                            <w:left w:val="none" w:sz="0" w:space="0" w:color="auto"/>
                            <w:bottom w:val="none" w:sz="0" w:space="0" w:color="auto"/>
                            <w:right w:val="none" w:sz="0" w:space="0" w:color="auto"/>
                          </w:divBdr>
                        </w:div>
                      </w:divsChild>
                    </w:div>
                    <w:div w:id="892278172">
                      <w:marLeft w:val="0"/>
                      <w:marRight w:val="0"/>
                      <w:marTop w:val="0"/>
                      <w:marBottom w:val="0"/>
                      <w:divBdr>
                        <w:top w:val="none" w:sz="0" w:space="0" w:color="auto"/>
                        <w:left w:val="none" w:sz="0" w:space="0" w:color="auto"/>
                        <w:bottom w:val="none" w:sz="0" w:space="0" w:color="auto"/>
                        <w:right w:val="none" w:sz="0" w:space="0" w:color="auto"/>
                      </w:divBdr>
                      <w:divsChild>
                        <w:div w:id="609316777">
                          <w:marLeft w:val="0"/>
                          <w:marRight w:val="0"/>
                          <w:marTop w:val="0"/>
                          <w:marBottom w:val="0"/>
                          <w:divBdr>
                            <w:top w:val="none" w:sz="0" w:space="0" w:color="auto"/>
                            <w:left w:val="none" w:sz="0" w:space="0" w:color="auto"/>
                            <w:bottom w:val="none" w:sz="0" w:space="0" w:color="auto"/>
                            <w:right w:val="none" w:sz="0" w:space="0" w:color="auto"/>
                          </w:divBdr>
                        </w:div>
                        <w:div w:id="1528641826">
                          <w:marLeft w:val="0"/>
                          <w:marRight w:val="0"/>
                          <w:marTop w:val="0"/>
                          <w:marBottom w:val="0"/>
                          <w:divBdr>
                            <w:top w:val="none" w:sz="0" w:space="0" w:color="auto"/>
                            <w:left w:val="none" w:sz="0" w:space="0" w:color="auto"/>
                            <w:bottom w:val="none" w:sz="0" w:space="0" w:color="auto"/>
                            <w:right w:val="none" w:sz="0" w:space="0" w:color="auto"/>
                          </w:divBdr>
                        </w:div>
                        <w:div w:id="1522352985">
                          <w:marLeft w:val="0"/>
                          <w:marRight w:val="0"/>
                          <w:marTop w:val="0"/>
                          <w:marBottom w:val="0"/>
                          <w:divBdr>
                            <w:top w:val="none" w:sz="0" w:space="0" w:color="auto"/>
                            <w:left w:val="none" w:sz="0" w:space="0" w:color="auto"/>
                            <w:bottom w:val="none" w:sz="0" w:space="0" w:color="auto"/>
                            <w:right w:val="none" w:sz="0" w:space="0" w:color="auto"/>
                          </w:divBdr>
                        </w:div>
                        <w:div w:id="2012874269">
                          <w:marLeft w:val="0"/>
                          <w:marRight w:val="0"/>
                          <w:marTop w:val="0"/>
                          <w:marBottom w:val="300"/>
                          <w:divBdr>
                            <w:top w:val="single" w:sz="6" w:space="15" w:color="D7D7D7"/>
                            <w:left w:val="single" w:sz="6" w:space="15" w:color="D7D7D7"/>
                            <w:bottom w:val="single" w:sz="6" w:space="15" w:color="D7D7D7"/>
                            <w:right w:val="single" w:sz="6" w:space="15" w:color="D7D7D7"/>
                          </w:divBdr>
                          <w:divsChild>
                            <w:div w:id="1182164105">
                              <w:marLeft w:val="0"/>
                              <w:marRight w:val="0"/>
                              <w:marTop w:val="0"/>
                              <w:marBottom w:val="0"/>
                              <w:divBdr>
                                <w:top w:val="none" w:sz="0" w:space="0" w:color="auto"/>
                                <w:left w:val="none" w:sz="0" w:space="0" w:color="auto"/>
                                <w:bottom w:val="none" w:sz="0" w:space="0" w:color="auto"/>
                                <w:right w:val="none" w:sz="0" w:space="0" w:color="auto"/>
                              </w:divBdr>
                              <w:divsChild>
                                <w:div w:id="999505629">
                                  <w:marLeft w:val="0"/>
                                  <w:marRight w:val="0"/>
                                  <w:marTop w:val="0"/>
                                  <w:marBottom w:val="120"/>
                                  <w:divBdr>
                                    <w:top w:val="none" w:sz="0" w:space="0" w:color="auto"/>
                                    <w:left w:val="none" w:sz="0" w:space="0" w:color="auto"/>
                                    <w:bottom w:val="none" w:sz="0" w:space="0" w:color="auto"/>
                                    <w:right w:val="none" w:sz="0" w:space="0" w:color="auto"/>
                                  </w:divBdr>
                                </w:div>
                                <w:div w:id="1051924573">
                                  <w:marLeft w:val="0"/>
                                  <w:marRight w:val="0"/>
                                  <w:marTop w:val="0"/>
                                  <w:marBottom w:val="0"/>
                                  <w:divBdr>
                                    <w:top w:val="none" w:sz="0" w:space="0" w:color="auto"/>
                                    <w:left w:val="none" w:sz="0" w:space="0" w:color="auto"/>
                                    <w:bottom w:val="none" w:sz="0" w:space="0" w:color="auto"/>
                                    <w:right w:val="none" w:sz="0" w:space="0" w:color="auto"/>
                                  </w:divBdr>
                                </w:div>
                                <w:div w:id="10843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42228">
                          <w:marLeft w:val="0"/>
                          <w:marRight w:val="0"/>
                          <w:marTop w:val="450"/>
                          <w:marBottom w:val="450"/>
                          <w:divBdr>
                            <w:top w:val="none" w:sz="0" w:space="0" w:color="auto"/>
                            <w:left w:val="single" w:sz="24" w:space="0" w:color="6DB33F"/>
                            <w:bottom w:val="none" w:sz="0" w:space="0" w:color="auto"/>
                            <w:right w:val="none" w:sz="0" w:space="0" w:color="auto"/>
                          </w:divBdr>
                        </w:div>
                        <w:div w:id="647176135">
                          <w:marLeft w:val="0"/>
                          <w:marRight w:val="0"/>
                          <w:marTop w:val="0"/>
                          <w:marBottom w:val="0"/>
                          <w:divBdr>
                            <w:top w:val="none" w:sz="0" w:space="0" w:color="auto"/>
                            <w:left w:val="none" w:sz="0" w:space="0" w:color="auto"/>
                            <w:bottom w:val="none" w:sz="0" w:space="0" w:color="auto"/>
                            <w:right w:val="none" w:sz="0" w:space="0" w:color="auto"/>
                          </w:divBdr>
                          <w:divsChild>
                            <w:div w:id="1974406723">
                              <w:marLeft w:val="0"/>
                              <w:marRight w:val="0"/>
                              <w:marTop w:val="0"/>
                              <w:marBottom w:val="0"/>
                              <w:divBdr>
                                <w:top w:val="none" w:sz="0" w:space="0" w:color="auto"/>
                                <w:left w:val="none" w:sz="0" w:space="0" w:color="auto"/>
                                <w:bottom w:val="none" w:sz="0" w:space="0" w:color="auto"/>
                                <w:right w:val="none" w:sz="0" w:space="0" w:color="auto"/>
                              </w:divBdr>
                            </w:div>
                            <w:div w:id="1006784691">
                              <w:marLeft w:val="0"/>
                              <w:marRight w:val="0"/>
                              <w:marTop w:val="0"/>
                              <w:marBottom w:val="0"/>
                              <w:divBdr>
                                <w:top w:val="none" w:sz="0" w:space="0" w:color="auto"/>
                                <w:left w:val="none" w:sz="0" w:space="0" w:color="auto"/>
                                <w:bottom w:val="none" w:sz="0" w:space="0" w:color="auto"/>
                                <w:right w:val="none" w:sz="0" w:space="0" w:color="auto"/>
                              </w:divBdr>
                            </w:div>
                            <w:div w:id="1755660940">
                              <w:marLeft w:val="0"/>
                              <w:marRight w:val="0"/>
                              <w:marTop w:val="0"/>
                              <w:marBottom w:val="0"/>
                              <w:divBdr>
                                <w:top w:val="none" w:sz="0" w:space="0" w:color="auto"/>
                                <w:left w:val="none" w:sz="0" w:space="0" w:color="auto"/>
                                <w:bottom w:val="none" w:sz="0" w:space="0" w:color="auto"/>
                                <w:right w:val="none" w:sz="0" w:space="0" w:color="auto"/>
                              </w:divBdr>
                              <w:divsChild>
                                <w:div w:id="148019713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7259027">
                                      <w:marLeft w:val="0"/>
                                      <w:marRight w:val="0"/>
                                      <w:marTop w:val="0"/>
                                      <w:marBottom w:val="0"/>
                                      <w:divBdr>
                                        <w:top w:val="none" w:sz="0" w:space="0" w:color="auto"/>
                                        <w:left w:val="none" w:sz="0" w:space="0" w:color="auto"/>
                                        <w:bottom w:val="none" w:sz="0" w:space="0" w:color="auto"/>
                                        <w:right w:val="none" w:sz="0" w:space="0" w:color="auto"/>
                                      </w:divBdr>
                                      <w:divsChild>
                                        <w:div w:id="34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76372">
                              <w:marLeft w:val="0"/>
                              <w:marRight w:val="0"/>
                              <w:marTop w:val="0"/>
                              <w:marBottom w:val="0"/>
                              <w:divBdr>
                                <w:top w:val="none" w:sz="0" w:space="0" w:color="auto"/>
                                <w:left w:val="none" w:sz="0" w:space="0" w:color="auto"/>
                                <w:bottom w:val="none" w:sz="0" w:space="0" w:color="auto"/>
                                <w:right w:val="none" w:sz="0" w:space="0" w:color="auto"/>
                              </w:divBdr>
                            </w:div>
                            <w:div w:id="1738820536">
                              <w:marLeft w:val="0"/>
                              <w:marRight w:val="0"/>
                              <w:marTop w:val="0"/>
                              <w:marBottom w:val="0"/>
                              <w:divBdr>
                                <w:top w:val="none" w:sz="0" w:space="0" w:color="auto"/>
                                <w:left w:val="none" w:sz="0" w:space="0" w:color="auto"/>
                                <w:bottom w:val="none" w:sz="0" w:space="0" w:color="auto"/>
                                <w:right w:val="none" w:sz="0" w:space="0" w:color="auto"/>
                              </w:divBdr>
                            </w:div>
                            <w:div w:id="1166507478">
                              <w:marLeft w:val="0"/>
                              <w:marRight w:val="0"/>
                              <w:marTop w:val="0"/>
                              <w:marBottom w:val="0"/>
                              <w:divBdr>
                                <w:top w:val="none" w:sz="0" w:space="0" w:color="auto"/>
                                <w:left w:val="none" w:sz="0" w:space="0" w:color="auto"/>
                                <w:bottom w:val="none" w:sz="0" w:space="0" w:color="auto"/>
                                <w:right w:val="none" w:sz="0" w:space="0" w:color="auto"/>
                              </w:divBdr>
                              <w:divsChild>
                                <w:div w:id="9485825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95436024">
                                      <w:marLeft w:val="0"/>
                                      <w:marRight w:val="0"/>
                                      <w:marTop w:val="0"/>
                                      <w:marBottom w:val="0"/>
                                      <w:divBdr>
                                        <w:top w:val="none" w:sz="0" w:space="0" w:color="auto"/>
                                        <w:left w:val="none" w:sz="0" w:space="0" w:color="auto"/>
                                        <w:bottom w:val="none" w:sz="0" w:space="0" w:color="auto"/>
                                        <w:right w:val="none" w:sz="0" w:space="0" w:color="auto"/>
                                      </w:divBdr>
                                      <w:divsChild>
                                        <w:div w:id="380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19948">
                              <w:marLeft w:val="0"/>
                              <w:marRight w:val="0"/>
                              <w:marTop w:val="0"/>
                              <w:marBottom w:val="0"/>
                              <w:divBdr>
                                <w:top w:val="none" w:sz="0" w:space="0" w:color="auto"/>
                                <w:left w:val="none" w:sz="0" w:space="0" w:color="auto"/>
                                <w:bottom w:val="none" w:sz="0" w:space="0" w:color="auto"/>
                                <w:right w:val="none" w:sz="0" w:space="0" w:color="auto"/>
                              </w:divBdr>
                            </w:div>
                            <w:div w:id="338893320">
                              <w:marLeft w:val="0"/>
                              <w:marRight w:val="0"/>
                              <w:marTop w:val="0"/>
                              <w:marBottom w:val="300"/>
                              <w:divBdr>
                                <w:top w:val="single" w:sz="6" w:space="15" w:color="D7D7D7"/>
                                <w:left w:val="single" w:sz="6" w:space="15" w:color="D7D7D7"/>
                                <w:bottom w:val="single" w:sz="6" w:space="15" w:color="D7D7D7"/>
                                <w:right w:val="single" w:sz="6" w:space="15" w:color="D7D7D7"/>
                              </w:divBdr>
                              <w:divsChild>
                                <w:div w:id="775831951">
                                  <w:marLeft w:val="0"/>
                                  <w:marRight w:val="0"/>
                                  <w:marTop w:val="0"/>
                                  <w:marBottom w:val="0"/>
                                  <w:divBdr>
                                    <w:top w:val="none" w:sz="0" w:space="0" w:color="auto"/>
                                    <w:left w:val="none" w:sz="0" w:space="0" w:color="auto"/>
                                    <w:bottom w:val="none" w:sz="0" w:space="0" w:color="auto"/>
                                    <w:right w:val="none" w:sz="0" w:space="0" w:color="auto"/>
                                  </w:divBdr>
                                  <w:divsChild>
                                    <w:div w:id="956061813">
                                      <w:marLeft w:val="0"/>
                                      <w:marRight w:val="0"/>
                                      <w:marTop w:val="0"/>
                                      <w:marBottom w:val="120"/>
                                      <w:divBdr>
                                        <w:top w:val="none" w:sz="0" w:space="0" w:color="auto"/>
                                        <w:left w:val="none" w:sz="0" w:space="0" w:color="auto"/>
                                        <w:bottom w:val="none" w:sz="0" w:space="0" w:color="auto"/>
                                        <w:right w:val="none" w:sz="0" w:space="0" w:color="auto"/>
                                      </w:divBdr>
                                    </w:div>
                                    <w:div w:id="5656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5404">
                      <w:marLeft w:val="0"/>
                      <w:marRight w:val="0"/>
                      <w:marTop w:val="0"/>
                      <w:marBottom w:val="0"/>
                      <w:divBdr>
                        <w:top w:val="none" w:sz="0" w:space="0" w:color="auto"/>
                        <w:left w:val="none" w:sz="0" w:space="0" w:color="auto"/>
                        <w:bottom w:val="none" w:sz="0" w:space="0" w:color="auto"/>
                        <w:right w:val="none" w:sz="0" w:space="0" w:color="auto"/>
                      </w:divBdr>
                      <w:divsChild>
                        <w:div w:id="410004848">
                          <w:marLeft w:val="0"/>
                          <w:marRight w:val="0"/>
                          <w:marTop w:val="0"/>
                          <w:marBottom w:val="0"/>
                          <w:divBdr>
                            <w:top w:val="none" w:sz="0" w:space="0" w:color="auto"/>
                            <w:left w:val="none" w:sz="0" w:space="0" w:color="auto"/>
                            <w:bottom w:val="none" w:sz="0" w:space="0" w:color="auto"/>
                            <w:right w:val="none" w:sz="0" w:space="0" w:color="auto"/>
                          </w:divBdr>
                        </w:div>
                        <w:div w:id="927887730">
                          <w:marLeft w:val="0"/>
                          <w:marRight w:val="0"/>
                          <w:marTop w:val="0"/>
                          <w:marBottom w:val="0"/>
                          <w:divBdr>
                            <w:top w:val="none" w:sz="0" w:space="0" w:color="auto"/>
                            <w:left w:val="none" w:sz="0" w:space="0" w:color="auto"/>
                            <w:bottom w:val="none" w:sz="0" w:space="0" w:color="auto"/>
                            <w:right w:val="none" w:sz="0" w:space="0" w:color="auto"/>
                          </w:divBdr>
                        </w:div>
                        <w:div w:id="1791631162">
                          <w:marLeft w:val="0"/>
                          <w:marRight w:val="0"/>
                          <w:marTop w:val="0"/>
                          <w:marBottom w:val="0"/>
                          <w:divBdr>
                            <w:top w:val="none" w:sz="0" w:space="0" w:color="auto"/>
                            <w:left w:val="none" w:sz="0" w:space="0" w:color="auto"/>
                            <w:bottom w:val="none" w:sz="0" w:space="0" w:color="auto"/>
                            <w:right w:val="none" w:sz="0" w:space="0" w:color="auto"/>
                          </w:divBdr>
                        </w:div>
                        <w:div w:id="155733132">
                          <w:marLeft w:val="0"/>
                          <w:marRight w:val="0"/>
                          <w:marTop w:val="0"/>
                          <w:marBottom w:val="300"/>
                          <w:divBdr>
                            <w:top w:val="single" w:sz="6" w:space="15" w:color="D7D7D7"/>
                            <w:left w:val="single" w:sz="6" w:space="15" w:color="D7D7D7"/>
                            <w:bottom w:val="single" w:sz="6" w:space="15" w:color="D7D7D7"/>
                            <w:right w:val="single" w:sz="6" w:space="15" w:color="D7D7D7"/>
                          </w:divBdr>
                          <w:divsChild>
                            <w:div w:id="162357091">
                              <w:marLeft w:val="0"/>
                              <w:marRight w:val="0"/>
                              <w:marTop w:val="0"/>
                              <w:marBottom w:val="0"/>
                              <w:divBdr>
                                <w:top w:val="none" w:sz="0" w:space="0" w:color="auto"/>
                                <w:left w:val="none" w:sz="0" w:space="0" w:color="auto"/>
                                <w:bottom w:val="none" w:sz="0" w:space="0" w:color="auto"/>
                                <w:right w:val="none" w:sz="0" w:space="0" w:color="auto"/>
                              </w:divBdr>
                              <w:divsChild>
                                <w:div w:id="1617835062">
                                  <w:marLeft w:val="0"/>
                                  <w:marRight w:val="0"/>
                                  <w:marTop w:val="0"/>
                                  <w:marBottom w:val="0"/>
                                  <w:divBdr>
                                    <w:top w:val="none" w:sz="0" w:space="0" w:color="auto"/>
                                    <w:left w:val="none" w:sz="0" w:space="0" w:color="auto"/>
                                    <w:bottom w:val="none" w:sz="0" w:space="0" w:color="auto"/>
                                    <w:right w:val="none" w:sz="0" w:space="0" w:color="auto"/>
                                  </w:divBdr>
                                  <w:divsChild>
                                    <w:div w:id="2143301508">
                                      <w:marLeft w:val="0"/>
                                      <w:marRight w:val="0"/>
                                      <w:marTop w:val="0"/>
                                      <w:marBottom w:val="60"/>
                                      <w:divBdr>
                                        <w:top w:val="none" w:sz="0" w:space="0" w:color="auto"/>
                                        <w:left w:val="none" w:sz="0" w:space="0" w:color="auto"/>
                                        <w:bottom w:val="none" w:sz="0" w:space="0" w:color="auto"/>
                                        <w:right w:val="none" w:sz="0" w:space="0" w:color="auto"/>
                                      </w:divBdr>
                                    </w:div>
                                  </w:divsChild>
                                </w:div>
                                <w:div w:id="400638345">
                                  <w:marLeft w:val="0"/>
                                  <w:marRight w:val="0"/>
                                  <w:marTop w:val="0"/>
                                  <w:marBottom w:val="0"/>
                                  <w:divBdr>
                                    <w:top w:val="none" w:sz="0" w:space="0" w:color="auto"/>
                                    <w:left w:val="none" w:sz="0" w:space="0" w:color="auto"/>
                                    <w:bottom w:val="none" w:sz="0" w:space="0" w:color="auto"/>
                                    <w:right w:val="none" w:sz="0" w:space="0" w:color="auto"/>
                                  </w:divBdr>
                                </w:div>
                                <w:div w:id="10166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59665">
                          <w:marLeft w:val="0"/>
                          <w:marRight w:val="0"/>
                          <w:marTop w:val="0"/>
                          <w:marBottom w:val="0"/>
                          <w:divBdr>
                            <w:top w:val="none" w:sz="0" w:space="0" w:color="auto"/>
                            <w:left w:val="none" w:sz="0" w:space="0" w:color="auto"/>
                            <w:bottom w:val="none" w:sz="0" w:space="0" w:color="auto"/>
                            <w:right w:val="none" w:sz="0" w:space="0" w:color="auto"/>
                          </w:divBdr>
                          <w:divsChild>
                            <w:div w:id="997807499">
                              <w:marLeft w:val="0"/>
                              <w:marRight w:val="0"/>
                              <w:marTop w:val="0"/>
                              <w:marBottom w:val="0"/>
                              <w:divBdr>
                                <w:top w:val="none" w:sz="0" w:space="0" w:color="auto"/>
                                <w:left w:val="none" w:sz="0" w:space="0" w:color="auto"/>
                                <w:bottom w:val="none" w:sz="0" w:space="0" w:color="auto"/>
                                <w:right w:val="none" w:sz="0" w:space="0" w:color="auto"/>
                              </w:divBdr>
                            </w:div>
                            <w:div w:id="1195314321">
                              <w:marLeft w:val="0"/>
                              <w:marRight w:val="0"/>
                              <w:marTop w:val="0"/>
                              <w:marBottom w:val="0"/>
                              <w:divBdr>
                                <w:top w:val="none" w:sz="0" w:space="0" w:color="auto"/>
                                <w:left w:val="none" w:sz="0" w:space="0" w:color="auto"/>
                                <w:bottom w:val="none" w:sz="0" w:space="0" w:color="auto"/>
                                <w:right w:val="none" w:sz="0" w:space="0" w:color="auto"/>
                              </w:divBdr>
                            </w:div>
                            <w:div w:id="702285670">
                              <w:marLeft w:val="0"/>
                              <w:marRight w:val="0"/>
                              <w:marTop w:val="0"/>
                              <w:marBottom w:val="0"/>
                              <w:divBdr>
                                <w:top w:val="none" w:sz="0" w:space="0" w:color="auto"/>
                                <w:left w:val="none" w:sz="0" w:space="0" w:color="auto"/>
                                <w:bottom w:val="none" w:sz="0" w:space="0" w:color="auto"/>
                                <w:right w:val="none" w:sz="0" w:space="0" w:color="auto"/>
                              </w:divBdr>
                            </w:div>
                            <w:div w:id="1017468633">
                              <w:marLeft w:val="0"/>
                              <w:marRight w:val="0"/>
                              <w:marTop w:val="0"/>
                              <w:marBottom w:val="0"/>
                              <w:divBdr>
                                <w:top w:val="none" w:sz="0" w:space="0" w:color="auto"/>
                                <w:left w:val="none" w:sz="0" w:space="0" w:color="auto"/>
                                <w:bottom w:val="none" w:sz="0" w:space="0" w:color="auto"/>
                                <w:right w:val="none" w:sz="0" w:space="0" w:color="auto"/>
                              </w:divBdr>
                              <w:divsChild>
                                <w:div w:id="12599455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3112882">
                                      <w:marLeft w:val="0"/>
                                      <w:marRight w:val="0"/>
                                      <w:marTop w:val="0"/>
                                      <w:marBottom w:val="0"/>
                                      <w:divBdr>
                                        <w:top w:val="none" w:sz="0" w:space="0" w:color="auto"/>
                                        <w:left w:val="none" w:sz="0" w:space="0" w:color="auto"/>
                                        <w:bottom w:val="none" w:sz="0" w:space="0" w:color="auto"/>
                                        <w:right w:val="none" w:sz="0" w:space="0" w:color="auto"/>
                                      </w:divBdr>
                                      <w:divsChild>
                                        <w:div w:id="17503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90327">
                              <w:marLeft w:val="0"/>
                              <w:marRight w:val="0"/>
                              <w:marTop w:val="0"/>
                              <w:marBottom w:val="0"/>
                              <w:divBdr>
                                <w:top w:val="none" w:sz="0" w:space="0" w:color="auto"/>
                                <w:left w:val="none" w:sz="0" w:space="0" w:color="auto"/>
                                <w:bottom w:val="none" w:sz="0" w:space="0" w:color="auto"/>
                                <w:right w:val="none" w:sz="0" w:space="0" w:color="auto"/>
                              </w:divBdr>
                            </w:div>
                          </w:divsChild>
                        </w:div>
                        <w:div w:id="1171604241">
                          <w:marLeft w:val="0"/>
                          <w:marRight w:val="0"/>
                          <w:marTop w:val="0"/>
                          <w:marBottom w:val="0"/>
                          <w:divBdr>
                            <w:top w:val="none" w:sz="0" w:space="0" w:color="auto"/>
                            <w:left w:val="none" w:sz="0" w:space="0" w:color="auto"/>
                            <w:bottom w:val="none" w:sz="0" w:space="0" w:color="auto"/>
                            <w:right w:val="none" w:sz="0" w:space="0" w:color="auto"/>
                          </w:divBdr>
                          <w:divsChild>
                            <w:div w:id="1231112246">
                              <w:marLeft w:val="0"/>
                              <w:marRight w:val="0"/>
                              <w:marTop w:val="0"/>
                              <w:marBottom w:val="0"/>
                              <w:divBdr>
                                <w:top w:val="none" w:sz="0" w:space="0" w:color="auto"/>
                                <w:left w:val="none" w:sz="0" w:space="0" w:color="auto"/>
                                <w:bottom w:val="none" w:sz="0" w:space="0" w:color="auto"/>
                                <w:right w:val="none" w:sz="0" w:space="0" w:color="auto"/>
                              </w:divBdr>
                            </w:div>
                            <w:div w:id="1764914943">
                              <w:marLeft w:val="0"/>
                              <w:marRight w:val="0"/>
                              <w:marTop w:val="0"/>
                              <w:marBottom w:val="0"/>
                              <w:divBdr>
                                <w:top w:val="none" w:sz="0" w:space="0" w:color="auto"/>
                                <w:left w:val="none" w:sz="0" w:space="0" w:color="auto"/>
                                <w:bottom w:val="none" w:sz="0" w:space="0" w:color="auto"/>
                                <w:right w:val="none" w:sz="0" w:space="0" w:color="auto"/>
                              </w:divBdr>
                            </w:div>
                            <w:div w:id="2041083875">
                              <w:marLeft w:val="0"/>
                              <w:marRight w:val="0"/>
                              <w:marTop w:val="0"/>
                              <w:marBottom w:val="0"/>
                              <w:divBdr>
                                <w:top w:val="none" w:sz="0" w:space="0" w:color="auto"/>
                                <w:left w:val="none" w:sz="0" w:space="0" w:color="auto"/>
                                <w:bottom w:val="none" w:sz="0" w:space="0" w:color="auto"/>
                                <w:right w:val="none" w:sz="0" w:space="0" w:color="auto"/>
                              </w:divBdr>
                              <w:divsChild>
                                <w:div w:id="19207450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9883319">
                                      <w:marLeft w:val="0"/>
                                      <w:marRight w:val="0"/>
                                      <w:marTop w:val="0"/>
                                      <w:marBottom w:val="0"/>
                                      <w:divBdr>
                                        <w:top w:val="none" w:sz="0" w:space="0" w:color="auto"/>
                                        <w:left w:val="none" w:sz="0" w:space="0" w:color="auto"/>
                                        <w:bottom w:val="none" w:sz="0" w:space="0" w:color="auto"/>
                                        <w:right w:val="none" w:sz="0" w:space="0" w:color="auto"/>
                                      </w:divBdr>
                                      <w:divsChild>
                                        <w:div w:id="9330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102204">
                              <w:marLeft w:val="0"/>
                              <w:marRight w:val="0"/>
                              <w:marTop w:val="0"/>
                              <w:marBottom w:val="0"/>
                              <w:divBdr>
                                <w:top w:val="none" w:sz="0" w:space="0" w:color="auto"/>
                                <w:left w:val="none" w:sz="0" w:space="0" w:color="auto"/>
                                <w:bottom w:val="none" w:sz="0" w:space="0" w:color="auto"/>
                                <w:right w:val="none" w:sz="0" w:space="0" w:color="auto"/>
                              </w:divBdr>
                            </w:div>
                            <w:div w:id="1832788524">
                              <w:marLeft w:val="0"/>
                              <w:marRight w:val="0"/>
                              <w:marTop w:val="0"/>
                              <w:marBottom w:val="0"/>
                              <w:divBdr>
                                <w:top w:val="none" w:sz="0" w:space="0" w:color="auto"/>
                                <w:left w:val="none" w:sz="0" w:space="0" w:color="auto"/>
                                <w:bottom w:val="none" w:sz="0" w:space="0" w:color="auto"/>
                                <w:right w:val="none" w:sz="0" w:space="0" w:color="auto"/>
                              </w:divBdr>
                              <w:divsChild>
                                <w:div w:id="45942309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62117249">
                                      <w:marLeft w:val="0"/>
                                      <w:marRight w:val="0"/>
                                      <w:marTop w:val="0"/>
                                      <w:marBottom w:val="0"/>
                                      <w:divBdr>
                                        <w:top w:val="none" w:sz="0" w:space="0" w:color="auto"/>
                                        <w:left w:val="none" w:sz="0" w:space="0" w:color="auto"/>
                                        <w:bottom w:val="none" w:sz="0" w:space="0" w:color="auto"/>
                                        <w:right w:val="none" w:sz="0" w:space="0" w:color="auto"/>
                                      </w:divBdr>
                                      <w:divsChild>
                                        <w:div w:id="16845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43880">
                              <w:marLeft w:val="0"/>
                              <w:marRight w:val="0"/>
                              <w:marTop w:val="0"/>
                              <w:marBottom w:val="0"/>
                              <w:divBdr>
                                <w:top w:val="none" w:sz="0" w:space="0" w:color="auto"/>
                                <w:left w:val="none" w:sz="0" w:space="0" w:color="auto"/>
                                <w:bottom w:val="none" w:sz="0" w:space="0" w:color="auto"/>
                                <w:right w:val="none" w:sz="0" w:space="0" w:color="auto"/>
                              </w:divBdr>
                            </w:div>
                          </w:divsChild>
                        </w:div>
                        <w:div w:id="921329304">
                          <w:marLeft w:val="0"/>
                          <w:marRight w:val="0"/>
                          <w:marTop w:val="0"/>
                          <w:marBottom w:val="0"/>
                          <w:divBdr>
                            <w:top w:val="none" w:sz="0" w:space="0" w:color="auto"/>
                            <w:left w:val="none" w:sz="0" w:space="0" w:color="auto"/>
                            <w:bottom w:val="none" w:sz="0" w:space="0" w:color="auto"/>
                            <w:right w:val="none" w:sz="0" w:space="0" w:color="auto"/>
                          </w:divBdr>
                          <w:divsChild>
                            <w:div w:id="147938153">
                              <w:marLeft w:val="0"/>
                              <w:marRight w:val="0"/>
                              <w:marTop w:val="0"/>
                              <w:marBottom w:val="0"/>
                              <w:divBdr>
                                <w:top w:val="none" w:sz="0" w:space="0" w:color="auto"/>
                                <w:left w:val="none" w:sz="0" w:space="0" w:color="auto"/>
                                <w:bottom w:val="none" w:sz="0" w:space="0" w:color="auto"/>
                                <w:right w:val="none" w:sz="0" w:space="0" w:color="auto"/>
                              </w:divBdr>
                            </w:div>
                            <w:div w:id="1352797424">
                              <w:marLeft w:val="0"/>
                              <w:marRight w:val="0"/>
                              <w:marTop w:val="0"/>
                              <w:marBottom w:val="0"/>
                              <w:divBdr>
                                <w:top w:val="none" w:sz="0" w:space="0" w:color="auto"/>
                                <w:left w:val="none" w:sz="0" w:space="0" w:color="auto"/>
                                <w:bottom w:val="none" w:sz="0" w:space="0" w:color="auto"/>
                                <w:right w:val="none" w:sz="0" w:space="0" w:color="auto"/>
                              </w:divBdr>
                              <w:divsChild>
                                <w:div w:id="21226458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262497650">
                                      <w:marLeft w:val="0"/>
                                      <w:marRight w:val="0"/>
                                      <w:marTop w:val="0"/>
                                      <w:marBottom w:val="0"/>
                                      <w:divBdr>
                                        <w:top w:val="none" w:sz="0" w:space="0" w:color="auto"/>
                                        <w:left w:val="none" w:sz="0" w:space="0" w:color="auto"/>
                                        <w:bottom w:val="none" w:sz="0" w:space="0" w:color="auto"/>
                                        <w:right w:val="none" w:sz="0" w:space="0" w:color="auto"/>
                                      </w:divBdr>
                                      <w:divsChild>
                                        <w:div w:id="197200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59402">
                              <w:marLeft w:val="0"/>
                              <w:marRight w:val="0"/>
                              <w:marTop w:val="0"/>
                              <w:marBottom w:val="0"/>
                              <w:divBdr>
                                <w:top w:val="none" w:sz="0" w:space="0" w:color="auto"/>
                                <w:left w:val="none" w:sz="0" w:space="0" w:color="auto"/>
                                <w:bottom w:val="none" w:sz="0" w:space="0" w:color="auto"/>
                                <w:right w:val="none" w:sz="0" w:space="0" w:color="auto"/>
                              </w:divBdr>
                            </w:div>
                            <w:div w:id="686834342">
                              <w:marLeft w:val="0"/>
                              <w:marRight w:val="0"/>
                              <w:marTop w:val="0"/>
                              <w:marBottom w:val="0"/>
                              <w:divBdr>
                                <w:top w:val="none" w:sz="0" w:space="0" w:color="auto"/>
                                <w:left w:val="none" w:sz="0" w:space="0" w:color="auto"/>
                                <w:bottom w:val="none" w:sz="0" w:space="0" w:color="auto"/>
                                <w:right w:val="none" w:sz="0" w:space="0" w:color="auto"/>
                              </w:divBdr>
                              <w:divsChild>
                                <w:div w:id="11983506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22348864">
                                      <w:marLeft w:val="0"/>
                                      <w:marRight w:val="0"/>
                                      <w:marTop w:val="0"/>
                                      <w:marBottom w:val="0"/>
                                      <w:divBdr>
                                        <w:top w:val="none" w:sz="0" w:space="0" w:color="auto"/>
                                        <w:left w:val="none" w:sz="0" w:space="0" w:color="auto"/>
                                        <w:bottom w:val="none" w:sz="0" w:space="0" w:color="auto"/>
                                        <w:right w:val="none" w:sz="0" w:space="0" w:color="auto"/>
                                      </w:divBdr>
                                      <w:divsChild>
                                        <w:div w:id="5293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87715">
                              <w:marLeft w:val="0"/>
                              <w:marRight w:val="0"/>
                              <w:marTop w:val="0"/>
                              <w:marBottom w:val="0"/>
                              <w:divBdr>
                                <w:top w:val="none" w:sz="0" w:space="0" w:color="auto"/>
                                <w:left w:val="none" w:sz="0" w:space="0" w:color="auto"/>
                                <w:bottom w:val="none" w:sz="0" w:space="0" w:color="auto"/>
                                <w:right w:val="none" w:sz="0" w:space="0" w:color="auto"/>
                              </w:divBdr>
                            </w:div>
                            <w:div w:id="1814056482">
                              <w:marLeft w:val="0"/>
                              <w:marRight w:val="0"/>
                              <w:marTop w:val="0"/>
                              <w:marBottom w:val="0"/>
                              <w:divBdr>
                                <w:top w:val="none" w:sz="0" w:space="0" w:color="auto"/>
                                <w:left w:val="none" w:sz="0" w:space="0" w:color="auto"/>
                                <w:bottom w:val="none" w:sz="0" w:space="0" w:color="auto"/>
                                <w:right w:val="none" w:sz="0" w:space="0" w:color="auto"/>
                              </w:divBdr>
                              <w:divsChild>
                                <w:div w:id="11626982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85119245">
                                      <w:marLeft w:val="0"/>
                                      <w:marRight w:val="0"/>
                                      <w:marTop w:val="0"/>
                                      <w:marBottom w:val="0"/>
                                      <w:divBdr>
                                        <w:top w:val="none" w:sz="0" w:space="0" w:color="auto"/>
                                        <w:left w:val="none" w:sz="0" w:space="0" w:color="auto"/>
                                        <w:bottom w:val="none" w:sz="0" w:space="0" w:color="auto"/>
                                        <w:right w:val="none" w:sz="0" w:space="0" w:color="auto"/>
                                      </w:divBdr>
                                      <w:divsChild>
                                        <w:div w:id="3990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64966">
                              <w:marLeft w:val="0"/>
                              <w:marRight w:val="0"/>
                              <w:marTop w:val="0"/>
                              <w:marBottom w:val="0"/>
                              <w:divBdr>
                                <w:top w:val="none" w:sz="0" w:space="0" w:color="auto"/>
                                <w:left w:val="none" w:sz="0" w:space="0" w:color="auto"/>
                                <w:bottom w:val="none" w:sz="0" w:space="0" w:color="auto"/>
                                <w:right w:val="none" w:sz="0" w:space="0" w:color="auto"/>
                              </w:divBdr>
                            </w:div>
                            <w:div w:id="1022629015">
                              <w:marLeft w:val="0"/>
                              <w:marRight w:val="0"/>
                              <w:marTop w:val="0"/>
                              <w:marBottom w:val="0"/>
                              <w:divBdr>
                                <w:top w:val="none" w:sz="0" w:space="0" w:color="auto"/>
                                <w:left w:val="none" w:sz="0" w:space="0" w:color="auto"/>
                                <w:bottom w:val="none" w:sz="0" w:space="0" w:color="auto"/>
                                <w:right w:val="none" w:sz="0" w:space="0" w:color="auto"/>
                              </w:divBdr>
                              <w:divsChild>
                                <w:div w:id="11702164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8636608">
                                      <w:marLeft w:val="0"/>
                                      <w:marRight w:val="0"/>
                                      <w:marTop w:val="0"/>
                                      <w:marBottom w:val="0"/>
                                      <w:divBdr>
                                        <w:top w:val="none" w:sz="0" w:space="0" w:color="auto"/>
                                        <w:left w:val="none" w:sz="0" w:space="0" w:color="auto"/>
                                        <w:bottom w:val="none" w:sz="0" w:space="0" w:color="auto"/>
                                        <w:right w:val="none" w:sz="0" w:space="0" w:color="auto"/>
                                      </w:divBdr>
                                      <w:divsChild>
                                        <w:div w:id="14119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9448">
                              <w:marLeft w:val="0"/>
                              <w:marRight w:val="0"/>
                              <w:marTop w:val="0"/>
                              <w:marBottom w:val="0"/>
                              <w:divBdr>
                                <w:top w:val="none" w:sz="0" w:space="0" w:color="auto"/>
                                <w:left w:val="none" w:sz="0" w:space="0" w:color="auto"/>
                                <w:bottom w:val="none" w:sz="0" w:space="0" w:color="auto"/>
                                <w:right w:val="none" w:sz="0" w:space="0" w:color="auto"/>
                              </w:divBdr>
                            </w:div>
                            <w:div w:id="1588926947">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sChild>
                </w:div>
                <w:div w:id="995691123">
                  <w:marLeft w:val="0"/>
                  <w:marRight w:val="0"/>
                  <w:marTop w:val="0"/>
                  <w:marBottom w:val="0"/>
                  <w:divBdr>
                    <w:top w:val="none" w:sz="0" w:space="0" w:color="auto"/>
                    <w:left w:val="none" w:sz="0" w:space="0" w:color="auto"/>
                    <w:bottom w:val="none" w:sz="0" w:space="0" w:color="auto"/>
                    <w:right w:val="none" w:sz="0" w:space="0" w:color="auto"/>
                  </w:divBdr>
                  <w:divsChild>
                    <w:div w:id="902645870">
                      <w:marLeft w:val="0"/>
                      <w:marRight w:val="0"/>
                      <w:marTop w:val="0"/>
                      <w:marBottom w:val="0"/>
                      <w:divBdr>
                        <w:top w:val="none" w:sz="0" w:space="0" w:color="auto"/>
                        <w:left w:val="none" w:sz="0" w:space="0" w:color="auto"/>
                        <w:bottom w:val="none" w:sz="0" w:space="0" w:color="auto"/>
                        <w:right w:val="none" w:sz="0" w:space="0" w:color="auto"/>
                      </w:divBdr>
                    </w:div>
                    <w:div w:id="1866401170">
                      <w:marLeft w:val="0"/>
                      <w:marRight w:val="0"/>
                      <w:marTop w:val="0"/>
                      <w:marBottom w:val="0"/>
                      <w:divBdr>
                        <w:top w:val="none" w:sz="0" w:space="0" w:color="auto"/>
                        <w:left w:val="none" w:sz="0" w:space="0" w:color="auto"/>
                        <w:bottom w:val="none" w:sz="0" w:space="0" w:color="auto"/>
                        <w:right w:val="none" w:sz="0" w:space="0" w:color="auto"/>
                      </w:divBdr>
                      <w:divsChild>
                        <w:div w:id="873467464">
                          <w:marLeft w:val="0"/>
                          <w:marRight w:val="0"/>
                          <w:marTop w:val="0"/>
                          <w:marBottom w:val="0"/>
                          <w:divBdr>
                            <w:top w:val="none" w:sz="0" w:space="0" w:color="auto"/>
                            <w:left w:val="none" w:sz="0" w:space="0" w:color="auto"/>
                            <w:bottom w:val="none" w:sz="0" w:space="0" w:color="auto"/>
                            <w:right w:val="none" w:sz="0" w:space="0" w:color="auto"/>
                          </w:divBdr>
                        </w:div>
                        <w:div w:id="1641878542">
                          <w:marLeft w:val="0"/>
                          <w:marRight w:val="0"/>
                          <w:marTop w:val="0"/>
                          <w:marBottom w:val="0"/>
                          <w:divBdr>
                            <w:top w:val="none" w:sz="0" w:space="0" w:color="auto"/>
                            <w:left w:val="none" w:sz="0" w:space="0" w:color="auto"/>
                            <w:bottom w:val="none" w:sz="0" w:space="0" w:color="auto"/>
                            <w:right w:val="none" w:sz="0" w:space="0" w:color="auto"/>
                          </w:divBdr>
                        </w:div>
                        <w:div w:id="1956525385">
                          <w:marLeft w:val="0"/>
                          <w:marRight w:val="0"/>
                          <w:marTop w:val="0"/>
                          <w:marBottom w:val="0"/>
                          <w:divBdr>
                            <w:top w:val="none" w:sz="0" w:space="0" w:color="auto"/>
                            <w:left w:val="none" w:sz="0" w:space="0" w:color="auto"/>
                            <w:bottom w:val="none" w:sz="0" w:space="0" w:color="auto"/>
                            <w:right w:val="none" w:sz="0" w:space="0" w:color="auto"/>
                          </w:divBdr>
                        </w:div>
                        <w:div w:id="2021882267">
                          <w:marLeft w:val="0"/>
                          <w:marRight w:val="0"/>
                          <w:marTop w:val="0"/>
                          <w:marBottom w:val="0"/>
                          <w:divBdr>
                            <w:top w:val="none" w:sz="0" w:space="0" w:color="auto"/>
                            <w:left w:val="none" w:sz="0" w:space="0" w:color="auto"/>
                            <w:bottom w:val="none" w:sz="0" w:space="0" w:color="auto"/>
                            <w:right w:val="none" w:sz="0" w:space="0" w:color="auto"/>
                          </w:divBdr>
                          <w:divsChild>
                            <w:div w:id="1016075583">
                              <w:marLeft w:val="0"/>
                              <w:marRight w:val="0"/>
                              <w:marTop w:val="0"/>
                              <w:marBottom w:val="0"/>
                              <w:divBdr>
                                <w:top w:val="none" w:sz="0" w:space="0" w:color="auto"/>
                                <w:left w:val="none" w:sz="0" w:space="0" w:color="auto"/>
                                <w:bottom w:val="none" w:sz="0" w:space="0" w:color="auto"/>
                                <w:right w:val="none" w:sz="0" w:space="0" w:color="auto"/>
                              </w:divBdr>
                            </w:div>
                            <w:div w:id="1169906618">
                              <w:marLeft w:val="0"/>
                              <w:marRight w:val="0"/>
                              <w:marTop w:val="0"/>
                              <w:marBottom w:val="0"/>
                              <w:divBdr>
                                <w:top w:val="none" w:sz="0" w:space="0" w:color="auto"/>
                                <w:left w:val="none" w:sz="0" w:space="0" w:color="auto"/>
                                <w:bottom w:val="none" w:sz="0" w:space="0" w:color="auto"/>
                                <w:right w:val="none" w:sz="0" w:space="0" w:color="auto"/>
                              </w:divBdr>
                              <w:divsChild>
                                <w:div w:id="16054601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26451783">
                                      <w:marLeft w:val="0"/>
                                      <w:marRight w:val="0"/>
                                      <w:marTop w:val="0"/>
                                      <w:marBottom w:val="0"/>
                                      <w:divBdr>
                                        <w:top w:val="none" w:sz="0" w:space="0" w:color="auto"/>
                                        <w:left w:val="none" w:sz="0" w:space="0" w:color="auto"/>
                                        <w:bottom w:val="none" w:sz="0" w:space="0" w:color="auto"/>
                                        <w:right w:val="none" w:sz="0" w:space="0" w:color="auto"/>
                                      </w:divBdr>
                                      <w:divsChild>
                                        <w:div w:id="3209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351211">
                              <w:marLeft w:val="0"/>
                              <w:marRight w:val="0"/>
                              <w:marTop w:val="0"/>
                              <w:marBottom w:val="0"/>
                              <w:divBdr>
                                <w:top w:val="none" w:sz="0" w:space="0" w:color="auto"/>
                                <w:left w:val="none" w:sz="0" w:space="0" w:color="auto"/>
                                <w:bottom w:val="none" w:sz="0" w:space="0" w:color="auto"/>
                                <w:right w:val="none" w:sz="0" w:space="0" w:color="auto"/>
                              </w:divBdr>
                            </w:div>
                            <w:div w:id="947733702">
                              <w:marLeft w:val="0"/>
                              <w:marRight w:val="0"/>
                              <w:marTop w:val="0"/>
                              <w:marBottom w:val="0"/>
                              <w:divBdr>
                                <w:top w:val="none" w:sz="0" w:space="0" w:color="auto"/>
                                <w:left w:val="none" w:sz="0" w:space="0" w:color="auto"/>
                                <w:bottom w:val="none" w:sz="0" w:space="0" w:color="auto"/>
                                <w:right w:val="none" w:sz="0" w:space="0" w:color="auto"/>
                              </w:divBdr>
                              <w:divsChild>
                                <w:div w:id="104544076">
                                  <w:marLeft w:val="0"/>
                                  <w:marRight w:val="0"/>
                                  <w:marTop w:val="0"/>
                                  <w:marBottom w:val="0"/>
                                  <w:divBdr>
                                    <w:top w:val="none" w:sz="0" w:space="0" w:color="auto"/>
                                    <w:left w:val="none" w:sz="0" w:space="0" w:color="auto"/>
                                    <w:bottom w:val="none" w:sz="0" w:space="0" w:color="auto"/>
                                    <w:right w:val="none" w:sz="0" w:space="0" w:color="auto"/>
                                  </w:divBdr>
                                </w:div>
                                <w:div w:id="818964902">
                                  <w:marLeft w:val="0"/>
                                  <w:marRight w:val="0"/>
                                  <w:marTop w:val="0"/>
                                  <w:marBottom w:val="0"/>
                                  <w:divBdr>
                                    <w:top w:val="none" w:sz="0" w:space="0" w:color="auto"/>
                                    <w:left w:val="none" w:sz="0" w:space="0" w:color="auto"/>
                                    <w:bottom w:val="none" w:sz="0" w:space="0" w:color="auto"/>
                                    <w:right w:val="none" w:sz="0" w:space="0" w:color="auto"/>
                                  </w:divBdr>
                                  <w:divsChild>
                                    <w:div w:id="9128131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0447220">
                                          <w:marLeft w:val="0"/>
                                          <w:marRight w:val="0"/>
                                          <w:marTop w:val="0"/>
                                          <w:marBottom w:val="0"/>
                                          <w:divBdr>
                                            <w:top w:val="none" w:sz="0" w:space="0" w:color="auto"/>
                                            <w:left w:val="none" w:sz="0" w:space="0" w:color="auto"/>
                                            <w:bottom w:val="none" w:sz="0" w:space="0" w:color="auto"/>
                                            <w:right w:val="none" w:sz="0" w:space="0" w:color="auto"/>
                                          </w:divBdr>
                                          <w:divsChild>
                                            <w:div w:id="20066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416302">
                                  <w:marLeft w:val="0"/>
                                  <w:marRight w:val="0"/>
                                  <w:marTop w:val="0"/>
                                  <w:marBottom w:val="0"/>
                                  <w:divBdr>
                                    <w:top w:val="none" w:sz="0" w:space="0" w:color="auto"/>
                                    <w:left w:val="none" w:sz="0" w:space="0" w:color="auto"/>
                                    <w:bottom w:val="none" w:sz="0" w:space="0" w:color="auto"/>
                                    <w:right w:val="none" w:sz="0" w:space="0" w:color="auto"/>
                                  </w:divBdr>
                                </w:div>
                                <w:div w:id="259290765">
                                  <w:marLeft w:val="0"/>
                                  <w:marRight w:val="0"/>
                                  <w:marTop w:val="0"/>
                                  <w:marBottom w:val="0"/>
                                  <w:divBdr>
                                    <w:top w:val="none" w:sz="0" w:space="0" w:color="auto"/>
                                    <w:left w:val="none" w:sz="0" w:space="0" w:color="auto"/>
                                    <w:bottom w:val="none" w:sz="0" w:space="0" w:color="auto"/>
                                    <w:right w:val="none" w:sz="0" w:space="0" w:color="auto"/>
                                  </w:divBdr>
                                  <w:divsChild>
                                    <w:div w:id="9624260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54511113">
                                          <w:marLeft w:val="0"/>
                                          <w:marRight w:val="0"/>
                                          <w:marTop w:val="0"/>
                                          <w:marBottom w:val="0"/>
                                          <w:divBdr>
                                            <w:top w:val="none" w:sz="0" w:space="0" w:color="auto"/>
                                            <w:left w:val="none" w:sz="0" w:space="0" w:color="auto"/>
                                            <w:bottom w:val="none" w:sz="0" w:space="0" w:color="auto"/>
                                            <w:right w:val="none" w:sz="0" w:space="0" w:color="auto"/>
                                          </w:divBdr>
                                          <w:divsChild>
                                            <w:div w:id="27860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79717">
                                  <w:marLeft w:val="0"/>
                                  <w:marRight w:val="0"/>
                                  <w:marTop w:val="0"/>
                                  <w:marBottom w:val="0"/>
                                  <w:divBdr>
                                    <w:top w:val="none" w:sz="0" w:space="0" w:color="auto"/>
                                    <w:left w:val="none" w:sz="0" w:space="0" w:color="auto"/>
                                    <w:bottom w:val="none" w:sz="0" w:space="0" w:color="auto"/>
                                    <w:right w:val="none" w:sz="0" w:space="0" w:color="auto"/>
                                  </w:divBdr>
                                </w:div>
                                <w:div w:id="1316565188">
                                  <w:marLeft w:val="0"/>
                                  <w:marRight w:val="0"/>
                                  <w:marTop w:val="0"/>
                                  <w:marBottom w:val="0"/>
                                  <w:divBdr>
                                    <w:top w:val="none" w:sz="0" w:space="0" w:color="auto"/>
                                    <w:left w:val="none" w:sz="0" w:space="0" w:color="auto"/>
                                    <w:bottom w:val="none" w:sz="0" w:space="0" w:color="auto"/>
                                    <w:right w:val="none" w:sz="0" w:space="0" w:color="auto"/>
                                  </w:divBdr>
                                  <w:divsChild>
                                    <w:div w:id="189414816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3096899">
                                          <w:marLeft w:val="0"/>
                                          <w:marRight w:val="0"/>
                                          <w:marTop w:val="0"/>
                                          <w:marBottom w:val="0"/>
                                          <w:divBdr>
                                            <w:top w:val="none" w:sz="0" w:space="0" w:color="auto"/>
                                            <w:left w:val="none" w:sz="0" w:space="0" w:color="auto"/>
                                            <w:bottom w:val="none" w:sz="0" w:space="0" w:color="auto"/>
                                            <w:right w:val="none" w:sz="0" w:space="0" w:color="auto"/>
                                          </w:divBdr>
                                          <w:divsChild>
                                            <w:div w:id="17937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91073">
                                  <w:marLeft w:val="0"/>
                                  <w:marRight w:val="0"/>
                                  <w:marTop w:val="0"/>
                                  <w:marBottom w:val="0"/>
                                  <w:divBdr>
                                    <w:top w:val="none" w:sz="0" w:space="0" w:color="auto"/>
                                    <w:left w:val="none" w:sz="0" w:space="0" w:color="auto"/>
                                    <w:bottom w:val="none" w:sz="0" w:space="0" w:color="auto"/>
                                    <w:right w:val="none" w:sz="0" w:space="0" w:color="auto"/>
                                  </w:divBdr>
                                  <w:divsChild>
                                    <w:div w:id="1854954371">
                                      <w:marLeft w:val="0"/>
                                      <w:marRight w:val="0"/>
                                      <w:marTop w:val="0"/>
                                      <w:marBottom w:val="60"/>
                                      <w:divBdr>
                                        <w:top w:val="none" w:sz="0" w:space="0" w:color="auto"/>
                                        <w:left w:val="none" w:sz="0" w:space="0" w:color="auto"/>
                                        <w:bottom w:val="none" w:sz="0" w:space="0" w:color="auto"/>
                                        <w:right w:val="none" w:sz="0" w:space="0" w:color="auto"/>
                                      </w:divBdr>
                                    </w:div>
                                    <w:div w:id="1597707503">
                                      <w:marLeft w:val="0"/>
                                      <w:marRight w:val="0"/>
                                      <w:marTop w:val="0"/>
                                      <w:marBottom w:val="0"/>
                                      <w:divBdr>
                                        <w:top w:val="none" w:sz="0" w:space="0" w:color="auto"/>
                                        <w:left w:val="none" w:sz="0" w:space="0" w:color="auto"/>
                                        <w:bottom w:val="none" w:sz="0" w:space="0" w:color="auto"/>
                                        <w:right w:val="none" w:sz="0" w:space="0" w:color="auto"/>
                                      </w:divBdr>
                                      <w:divsChild>
                                        <w:div w:id="1368021913">
                                          <w:marLeft w:val="0"/>
                                          <w:marRight w:val="0"/>
                                          <w:marTop w:val="0"/>
                                          <w:marBottom w:val="0"/>
                                          <w:divBdr>
                                            <w:top w:val="none" w:sz="0" w:space="0" w:color="auto"/>
                                            <w:left w:val="none" w:sz="0" w:space="0" w:color="auto"/>
                                            <w:bottom w:val="none" w:sz="0" w:space="0" w:color="auto"/>
                                            <w:right w:val="none" w:sz="0" w:space="0" w:color="auto"/>
                                          </w:divBdr>
                                        </w:div>
                                        <w:div w:id="404424173">
                                          <w:marLeft w:val="0"/>
                                          <w:marRight w:val="0"/>
                                          <w:marTop w:val="0"/>
                                          <w:marBottom w:val="0"/>
                                          <w:divBdr>
                                            <w:top w:val="none" w:sz="0" w:space="0" w:color="auto"/>
                                            <w:left w:val="none" w:sz="0" w:space="0" w:color="auto"/>
                                            <w:bottom w:val="none" w:sz="0" w:space="0" w:color="auto"/>
                                            <w:right w:val="none" w:sz="0" w:space="0" w:color="auto"/>
                                          </w:divBdr>
                                          <w:divsChild>
                                            <w:div w:id="15867632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80532015">
                                                  <w:marLeft w:val="0"/>
                                                  <w:marRight w:val="0"/>
                                                  <w:marTop w:val="0"/>
                                                  <w:marBottom w:val="0"/>
                                                  <w:divBdr>
                                                    <w:top w:val="none" w:sz="0" w:space="0" w:color="auto"/>
                                                    <w:left w:val="none" w:sz="0" w:space="0" w:color="auto"/>
                                                    <w:bottom w:val="none" w:sz="0" w:space="0" w:color="auto"/>
                                                    <w:right w:val="none" w:sz="0" w:space="0" w:color="auto"/>
                                                  </w:divBdr>
                                                  <w:divsChild>
                                                    <w:div w:id="5101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677762">
                                  <w:marLeft w:val="0"/>
                                  <w:marRight w:val="0"/>
                                  <w:marTop w:val="0"/>
                                  <w:marBottom w:val="0"/>
                                  <w:divBdr>
                                    <w:top w:val="none" w:sz="0" w:space="0" w:color="auto"/>
                                    <w:left w:val="none" w:sz="0" w:space="0" w:color="auto"/>
                                    <w:bottom w:val="none" w:sz="0" w:space="0" w:color="auto"/>
                                    <w:right w:val="none" w:sz="0" w:space="0" w:color="auto"/>
                                  </w:divBdr>
                                  <w:divsChild>
                                    <w:div w:id="569853278">
                                      <w:marLeft w:val="0"/>
                                      <w:marRight w:val="0"/>
                                      <w:marTop w:val="0"/>
                                      <w:marBottom w:val="60"/>
                                      <w:divBdr>
                                        <w:top w:val="none" w:sz="0" w:space="0" w:color="auto"/>
                                        <w:left w:val="none" w:sz="0" w:space="0" w:color="auto"/>
                                        <w:bottom w:val="none" w:sz="0" w:space="0" w:color="auto"/>
                                        <w:right w:val="none" w:sz="0" w:space="0" w:color="auto"/>
                                      </w:divBdr>
                                    </w:div>
                                    <w:div w:id="1029068927">
                                      <w:marLeft w:val="0"/>
                                      <w:marRight w:val="0"/>
                                      <w:marTop w:val="0"/>
                                      <w:marBottom w:val="0"/>
                                      <w:divBdr>
                                        <w:top w:val="none" w:sz="0" w:space="0" w:color="auto"/>
                                        <w:left w:val="none" w:sz="0" w:space="0" w:color="auto"/>
                                        <w:bottom w:val="none" w:sz="0" w:space="0" w:color="auto"/>
                                        <w:right w:val="none" w:sz="0" w:space="0" w:color="auto"/>
                                      </w:divBdr>
                                      <w:divsChild>
                                        <w:div w:id="913273159">
                                          <w:marLeft w:val="0"/>
                                          <w:marRight w:val="0"/>
                                          <w:marTop w:val="0"/>
                                          <w:marBottom w:val="0"/>
                                          <w:divBdr>
                                            <w:top w:val="none" w:sz="0" w:space="0" w:color="auto"/>
                                            <w:left w:val="none" w:sz="0" w:space="0" w:color="auto"/>
                                            <w:bottom w:val="none" w:sz="0" w:space="0" w:color="auto"/>
                                            <w:right w:val="none" w:sz="0" w:space="0" w:color="auto"/>
                                          </w:divBdr>
                                        </w:div>
                                        <w:div w:id="1677682897">
                                          <w:marLeft w:val="0"/>
                                          <w:marRight w:val="0"/>
                                          <w:marTop w:val="0"/>
                                          <w:marBottom w:val="0"/>
                                          <w:divBdr>
                                            <w:top w:val="none" w:sz="0" w:space="0" w:color="auto"/>
                                            <w:left w:val="none" w:sz="0" w:space="0" w:color="auto"/>
                                            <w:bottom w:val="none" w:sz="0" w:space="0" w:color="auto"/>
                                            <w:right w:val="none" w:sz="0" w:space="0" w:color="auto"/>
                                          </w:divBdr>
                                          <w:divsChild>
                                            <w:div w:id="19398263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29237217">
                                                  <w:marLeft w:val="0"/>
                                                  <w:marRight w:val="0"/>
                                                  <w:marTop w:val="0"/>
                                                  <w:marBottom w:val="0"/>
                                                  <w:divBdr>
                                                    <w:top w:val="none" w:sz="0" w:space="0" w:color="auto"/>
                                                    <w:left w:val="none" w:sz="0" w:space="0" w:color="auto"/>
                                                    <w:bottom w:val="none" w:sz="0" w:space="0" w:color="auto"/>
                                                    <w:right w:val="none" w:sz="0" w:space="0" w:color="auto"/>
                                                  </w:divBdr>
                                                  <w:divsChild>
                                                    <w:div w:id="18035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6495">
                                          <w:marLeft w:val="0"/>
                                          <w:marRight w:val="0"/>
                                          <w:marTop w:val="0"/>
                                          <w:marBottom w:val="0"/>
                                          <w:divBdr>
                                            <w:top w:val="none" w:sz="0" w:space="0" w:color="auto"/>
                                            <w:left w:val="none" w:sz="0" w:space="0" w:color="auto"/>
                                            <w:bottom w:val="none" w:sz="0" w:space="0" w:color="auto"/>
                                            <w:right w:val="none" w:sz="0" w:space="0" w:color="auto"/>
                                          </w:divBdr>
                                        </w:div>
                                        <w:div w:id="2048023126">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1956667053">
                                  <w:marLeft w:val="0"/>
                                  <w:marRight w:val="0"/>
                                  <w:marTop w:val="0"/>
                                  <w:marBottom w:val="0"/>
                                  <w:divBdr>
                                    <w:top w:val="none" w:sz="0" w:space="0" w:color="auto"/>
                                    <w:left w:val="none" w:sz="0" w:space="0" w:color="auto"/>
                                    <w:bottom w:val="none" w:sz="0" w:space="0" w:color="auto"/>
                                    <w:right w:val="none" w:sz="0" w:space="0" w:color="auto"/>
                                  </w:divBdr>
                                  <w:divsChild>
                                    <w:div w:id="1583643815">
                                      <w:marLeft w:val="0"/>
                                      <w:marRight w:val="0"/>
                                      <w:marTop w:val="0"/>
                                      <w:marBottom w:val="60"/>
                                      <w:divBdr>
                                        <w:top w:val="none" w:sz="0" w:space="0" w:color="auto"/>
                                        <w:left w:val="none" w:sz="0" w:space="0" w:color="auto"/>
                                        <w:bottom w:val="none" w:sz="0" w:space="0" w:color="auto"/>
                                        <w:right w:val="none" w:sz="0" w:space="0" w:color="auto"/>
                                      </w:divBdr>
                                    </w:div>
                                    <w:div w:id="371536576">
                                      <w:marLeft w:val="0"/>
                                      <w:marRight w:val="0"/>
                                      <w:marTop w:val="0"/>
                                      <w:marBottom w:val="0"/>
                                      <w:divBdr>
                                        <w:top w:val="none" w:sz="0" w:space="0" w:color="auto"/>
                                        <w:left w:val="none" w:sz="0" w:space="0" w:color="auto"/>
                                        <w:bottom w:val="none" w:sz="0" w:space="0" w:color="auto"/>
                                        <w:right w:val="none" w:sz="0" w:space="0" w:color="auto"/>
                                      </w:divBdr>
                                      <w:divsChild>
                                        <w:div w:id="1180894127">
                                          <w:marLeft w:val="0"/>
                                          <w:marRight w:val="0"/>
                                          <w:marTop w:val="0"/>
                                          <w:marBottom w:val="0"/>
                                          <w:divBdr>
                                            <w:top w:val="none" w:sz="0" w:space="0" w:color="auto"/>
                                            <w:left w:val="none" w:sz="0" w:space="0" w:color="auto"/>
                                            <w:bottom w:val="none" w:sz="0" w:space="0" w:color="auto"/>
                                            <w:right w:val="none" w:sz="0" w:space="0" w:color="auto"/>
                                          </w:divBdr>
                                        </w:div>
                                        <w:div w:id="615721227">
                                          <w:marLeft w:val="0"/>
                                          <w:marRight w:val="0"/>
                                          <w:marTop w:val="0"/>
                                          <w:marBottom w:val="0"/>
                                          <w:divBdr>
                                            <w:top w:val="none" w:sz="0" w:space="0" w:color="auto"/>
                                            <w:left w:val="none" w:sz="0" w:space="0" w:color="auto"/>
                                            <w:bottom w:val="none" w:sz="0" w:space="0" w:color="auto"/>
                                            <w:right w:val="none" w:sz="0" w:space="0" w:color="auto"/>
                                          </w:divBdr>
                                          <w:divsChild>
                                            <w:div w:id="150912812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41934447">
                                                  <w:marLeft w:val="0"/>
                                                  <w:marRight w:val="0"/>
                                                  <w:marTop w:val="0"/>
                                                  <w:marBottom w:val="0"/>
                                                  <w:divBdr>
                                                    <w:top w:val="none" w:sz="0" w:space="0" w:color="auto"/>
                                                    <w:left w:val="none" w:sz="0" w:space="0" w:color="auto"/>
                                                    <w:bottom w:val="none" w:sz="0" w:space="0" w:color="auto"/>
                                                    <w:right w:val="none" w:sz="0" w:space="0" w:color="auto"/>
                                                  </w:divBdr>
                                                  <w:divsChild>
                                                    <w:div w:id="15179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93495">
                                          <w:marLeft w:val="0"/>
                                          <w:marRight w:val="0"/>
                                          <w:marTop w:val="0"/>
                                          <w:marBottom w:val="0"/>
                                          <w:divBdr>
                                            <w:top w:val="none" w:sz="0" w:space="0" w:color="auto"/>
                                            <w:left w:val="none" w:sz="0" w:space="0" w:color="auto"/>
                                            <w:bottom w:val="none" w:sz="0" w:space="0" w:color="auto"/>
                                            <w:right w:val="none" w:sz="0" w:space="0" w:color="auto"/>
                                          </w:divBdr>
                                        </w:div>
                                        <w:div w:id="898705491">
                                          <w:marLeft w:val="0"/>
                                          <w:marRight w:val="0"/>
                                          <w:marTop w:val="0"/>
                                          <w:marBottom w:val="0"/>
                                          <w:divBdr>
                                            <w:top w:val="none" w:sz="0" w:space="0" w:color="auto"/>
                                            <w:left w:val="none" w:sz="0" w:space="0" w:color="auto"/>
                                            <w:bottom w:val="none" w:sz="0" w:space="0" w:color="auto"/>
                                            <w:right w:val="none" w:sz="0" w:space="0" w:color="auto"/>
                                          </w:divBdr>
                                          <w:divsChild>
                                            <w:div w:id="185803946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25403551">
                                                  <w:marLeft w:val="0"/>
                                                  <w:marRight w:val="0"/>
                                                  <w:marTop w:val="0"/>
                                                  <w:marBottom w:val="0"/>
                                                  <w:divBdr>
                                                    <w:top w:val="none" w:sz="0" w:space="0" w:color="auto"/>
                                                    <w:left w:val="none" w:sz="0" w:space="0" w:color="auto"/>
                                                    <w:bottom w:val="none" w:sz="0" w:space="0" w:color="auto"/>
                                                    <w:right w:val="none" w:sz="0" w:space="0" w:color="auto"/>
                                                  </w:divBdr>
                                                  <w:divsChild>
                                                    <w:div w:id="19332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889253">
                          <w:marLeft w:val="0"/>
                          <w:marRight w:val="0"/>
                          <w:marTop w:val="0"/>
                          <w:marBottom w:val="0"/>
                          <w:divBdr>
                            <w:top w:val="none" w:sz="0" w:space="0" w:color="auto"/>
                            <w:left w:val="none" w:sz="0" w:space="0" w:color="auto"/>
                            <w:bottom w:val="none" w:sz="0" w:space="0" w:color="auto"/>
                            <w:right w:val="none" w:sz="0" w:space="0" w:color="auto"/>
                          </w:divBdr>
                          <w:divsChild>
                            <w:div w:id="1266039935">
                              <w:marLeft w:val="0"/>
                              <w:marRight w:val="0"/>
                              <w:marTop w:val="0"/>
                              <w:marBottom w:val="0"/>
                              <w:divBdr>
                                <w:top w:val="none" w:sz="0" w:space="0" w:color="auto"/>
                                <w:left w:val="none" w:sz="0" w:space="0" w:color="auto"/>
                                <w:bottom w:val="none" w:sz="0" w:space="0" w:color="auto"/>
                                <w:right w:val="none" w:sz="0" w:space="0" w:color="auto"/>
                              </w:divBdr>
                            </w:div>
                            <w:div w:id="1583485022">
                              <w:marLeft w:val="0"/>
                              <w:marRight w:val="0"/>
                              <w:marTop w:val="0"/>
                              <w:marBottom w:val="0"/>
                              <w:divBdr>
                                <w:top w:val="none" w:sz="0" w:space="0" w:color="auto"/>
                                <w:left w:val="none" w:sz="0" w:space="0" w:color="auto"/>
                                <w:bottom w:val="none" w:sz="0" w:space="0" w:color="auto"/>
                                <w:right w:val="none" w:sz="0" w:space="0" w:color="auto"/>
                              </w:divBdr>
                            </w:div>
                            <w:div w:id="1578397219">
                              <w:marLeft w:val="0"/>
                              <w:marRight w:val="0"/>
                              <w:marTop w:val="0"/>
                              <w:marBottom w:val="0"/>
                              <w:divBdr>
                                <w:top w:val="none" w:sz="0" w:space="0" w:color="auto"/>
                                <w:left w:val="none" w:sz="0" w:space="0" w:color="auto"/>
                                <w:bottom w:val="none" w:sz="0" w:space="0" w:color="auto"/>
                                <w:right w:val="none" w:sz="0" w:space="0" w:color="auto"/>
                              </w:divBdr>
                              <w:divsChild>
                                <w:div w:id="17591347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01185270">
                                      <w:marLeft w:val="0"/>
                                      <w:marRight w:val="0"/>
                                      <w:marTop w:val="0"/>
                                      <w:marBottom w:val="0"/>
                                      <w:divBdr>
                                        <w:top w:val="none" w:sz="0" w:space="0" w:color="auto"/>
                                        <w:left w:val="none" w:sz="0" w:space="0" w:color="auto"/>
                                        <w:bottom w:val="none" w:sz="0" w:space="0" w:color="auto"/>
                                        <w:right w:val="none" w:sz="0" w:space="0" w:color="auto"/>
                                      </w:divBdr>
                                      <w:divsChild>
                                        <w:div w:id="18733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99756">
                              <w:marLeft w:val="0"/>
                              <w:marRight w:val="0"/>
                              <w:marTop w:val="0"/>
                              <w:marBottom w:val="0"/>
                              <w:divBdr>
                                <w:top w:val="none" w:sz="0" w:space="0" w:color="auto"/>
                                <w:left w:val="none" w:sz="0" w:space="0" w:color="auto"/>
                                <w:bottom w:val="none" w:sz="0" w:space="0" w:color="auto"/>
                                <w:right w:val="none" w:sz="0" w:space="0" w:color="auto"/>
                              </w:divBdr>
                            </w:div>
                            <w:div w:id="803700731">
                              <w:marLeft w:val="0"/>
                              <w:marRight w:val="0"/>
                              <w:marTop w:val="0"/>
                              <w:marBottom w:val="300"/>
                              <w:divBdr>
                                <w:top w:val="single" w:sz="6" w:space="15" w:color="D7D7D7"/>
                                <w:left w:val="single" w:sz="6" w:space="15" w:color="D7D7D7"/>
                                <w:bottom w:val="single" w:sz="6" w:space="15" w:color="D7D7D7"/>
                                <w:right w:val="single" w:sz="6" w:space="15" w:color="D7D7D7"/>
                              </w:divBdr>
                              <w:divsChild>
                                <w:div w:id="1847745717">
                                  <w:marLeft w:val="0"/>
                                  <w:marRight w:val="0"/>
                                  <w:marTop w:val="0"/>
                                  <w:marBottom w:val="0"/>
                                  <w:divBdr>
                                    <w:top w:val="none" w:sz="0" w:space="0" w:color="auto"/>
                                    <w:left w:val="none" w:sz="0" w:space="0" w:color="auto"/>
                                    <w:bottom w:val="none" w:sz="0" w:space="0" w:color="auto"/>
                                    <w:right w:val="none" w:sz="0" w:space="0" w:color="auto"/>
                                  </w:divBdr>
                                  <w:divsChild>
                                    <w:div w:id="1674915572">
                                      <w:marLeft w:val="0"/>
                                      <w:marRight w:val="0"/>
                                      <w:marTop w:val="0"/>
                                      <w:marBottom w:val="120"/>
                                      <w:divBdr>
                                        <w:top w:val="none" w:sz="0" w:space="0" w:color="auto"/>
                                        <w:left w:val="none" w:sz="0" w:space="0" w:color="auto"/>
                                        <w:bottom w:val="none" w:sz="0" w:space="0" w:color="auto"/>
                                        <w:right w:val="none" w:sz="0" w:space="0" w:color="auto"/>
                                      </w:divBdr>
                                    </w:div>
                                    <w:div w:id="1797093817">
                                      <w:marLeft w:val="0"/>
                                      <w:marRight w:val="0"/>
                                      <w:marTop w:val="0"/>
                                      <w:marBottom w:val="0"/>
                                      <w:divBdr>
                                        <w:top w:val="none" w:sz="0" w:space="0" w:color="auto"/>
                                        <w:left w:val="none" w:sz="0" w:space="0" w:color="auto"/>
                                        <w:bottom w:val="none" w:sz="0" w:space="0" w:color="auto"/>
                                        <w:right w:val="none" w:sz="0" w:space="0" w:color="auto"/>
                                      </w:divBdr>
                                    </w:div>
                                    <w:div w:id="1471242606">
                                      <w:marLeft w:val="0"/>
                                      <w:marRight w:val="0"/>
                                      <w:marTop w:val="0"/>
                                      <w:marBottom w:val="0"/>
                                      <w:divBdr>
                                        <w:top w:val="none" w:sz="0" w:space="0" w:color="auto"/>
                                        <w:left w:val="none" w:sz="0" w:space="0" w:color="auto"/>
                                        <w:bottom w:val="none" w:sz="0" w:space="0" w:color="auto"/>
                                        <w:right w:val="none" w:sz="0" w:space="0" w:color="auto"/>
                                      </w:divBdr>
                                    </w:div>
                                    <w:div w:id="1822767989">
                                      <w:marLeft w:val="0"/>
                                      <w:marRight w:val="0"/>
                                      <w:marTop w:val="0"/>
                                      <w:marBottom w:val="0"/>
                                      <w:divBdr>
                                        <w:top w:val="none" w:sz="0" w:space="0" w:color="auto"/>
                                        <w:left w:val="none" w:sz="0" w:space="0" w:color="auto"/>
                                        <w:bottom w:val="none" w:sz="0" w:space="0" w:color="auto"/>
                                        <w:right w:val="none" w:sz="0" w:space="0" w:color="auto"/>
                                      </w:divBdr>
                                    </w:div>
                                    <w:div w:id="27965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841021">
                          <w:marLeft w:val="0"/>
                          <w:marRight w:val="0"/>
                          <w:marTop w:val="0"/>
                          <w:marBottom w:val="0"/>
                          <w:divBdr>
                            <w:top w:val="none" w:sz="0" w:space="0" w:color="auto"/>
                            <w:left w:val="none" w:sz="0" w:space="0" w:color="auto"/>
                            <w:bottom w:val="none" w:sz="0" w:space="0" w:color="auto"/>
                            <w:right w:val="none" w:sz="0" w:space="0" w:color="auto"/>
                          </w:divBdr>
                          <w:divsChild>
                            <w:div w:id="1954944149">
                              <w:marLeft w:val="0"/>
                              <w:marRight w:val="0"/>
                              <w:marTop w:val="0"/>
                              <w:marBottom w:val="0"/>
                              <w:divBdr>
                                <w:top w:val="none" w:sz="0" w:space="0" w:color="auto"/>
                                <w:left w:val="none" w:sz="0" w:space="0" w:color="auto"/>
                                <w:bottom w:val="none" w:sz="0" w:space="0" w:color="auto"/>
                                <w:right w:val="none" w:sz="0" w:space="0" w:color="auto"/>
                              </w:divBdr>
                            </w:div>
                            <w:div w:id="163787607">
                              <w:marLeft w:val="0"/>
                              <w:marRight w:val="0"/>
                              <w:marTop w:val="0"/>
                              <w:marBottom w:val="0"/>
                              <w:divBdr>
                                <w:top w:val="none" w:sz="0" w:space="0" w:color="auto"/>
                                <w:left w:val="none" w:sz="0" w:space="0" w:color="auto"/>
                                <w:bottom w:val="none" w:sz="0" w:space="0" w:color="auto"/>
                                <w:right w:val="none" w:sz="0" w:space="0" w:color="auto"/>
                              </w:divBdr>
                            </w:div>
                            <w:div w:id="627206386">
                              <w:marLeft w:val="0"/>
                              <w:marRight w:val="0"/>
                              <w:marTop w:val="0"/>
                              <w:marBottom w:val="0"/>
                              <w:divBdr>
                                <w:top w:val="none" w:sz="0" w:space="0" w:color="auto"/>
                                <w:left w:val="none" w:sz="0" w:space="0" w:color="auto"/>
                                <w:bottom w:val="none" w:sz="0" w:space="0" w:color="auto"/>
                                <w:right w:val="none" w:sz="0" w:space="0" w:color="auto"/>
                              </w:divBdr>
                            </w:div>
                            <w:div w:id="1391417003">
                              <w:marLeft w:val="0"/>
                              <w:marRight w:val="0"/>
                              <w:marTop w:val="0"/>
                              <w:marBottom w:val="300"/>
                              <w:divBdr>
                                <w:top w:val="single" w:sz="6" w:space="15" w:color="D7D7D7"/>
                                <w:left w:val="single" w:sz="6" w:space="15" w:color="D7D7D7"/>
                                <w:bottom w:val="single" w:sz="6" w:space="15" w:color="D7D7D7"/>
                                <w:right w:val="single" w:sz="6" w:space="15" w:color="D7D7D7"/>
                              </w:divBdr>
                              <w:divsChild>
                                <w:div w:id="1154446043">
                                  <w:marLeft w:val="0"/>
                                  <w:marRight w:val="0"/>
                                  <w:marTop w:val="0"/>
                                  <w:marBottom w:val="0"/>
                                  <w:divBdr>
                                    <w:top w:val="none" w:sz="0" w:space="0" w:color="auto"/>
                                    <w:left w:val="none" w:sz="0" w:space="0" w:color="auto"/>
                                    <w:bottom w:val="none" w:sz="0" w:space="0" w:color="auto"/>
                                    <w:right w:val="none" w:sz="0" w:space="0" w:color="auto"/>
                                  </w:divBdr>
                                  <w:divsChild>
                                    <w:div w:id="749279265">
                                      <w:marLeft w:val="0"/>
                                      <w:marRight w:val="0"/>
                                      <w:marTop w:val="0"/>
                                      <w:marBottom w:val="120"/>
                                      <w:divBdr>
                                        <w:top w:val="none" w:sz="0" w:space="0" w:color="auto"/>
                                        <w:left w:val="none" w:sz="0" w:space="0" w:color="auto"/>
                                        <w:bottom w:val="none" w:sz="0" w:space="0" w:color="auto"/>
                                        <w:right w:val="none" w:sz="0" w:space="0" w:color="auto"/>
                                      </w:divBdr>
                                    </w:div>
                                    <w:div w:id="792360276">
                                      <w:marLeft w:val="0"/>
                                      <w:marRight w:val="0"/>
                                      <w:marTop w:val="0"/>
                                      <w:marBottom w:val="0"/>
                                      <w:divBdr>
                                        <w:top w:val="none" w:sz="0" w:space="0" w:color="auto"/>
                                        <w:left w:val="none" w:sz="0" w:space="0" w:color="auto"/>
                                        <w:bottom w:val="none" w:sz="0" w:space="0" w:color="auto"/>
                                        <w:right w:val="none" w:sz="0" w:space="0" w:color="auto"/>
                                      </w:divBdr>
                                    </w:div>
                                    <w:div w:id="1296569100">
                                      <w:marLeft w:val="0"/>
                                      <w:marRight w:val="0"/>
                                      <w:marTop w:val="0"/>
                                      <w:marBottom w:val="0"/>
                                      <w:divBdr>
                                        <w:top w:val="none" w:sz="0" w:space="0" w:color="auto"/>
                                        <w:left w:val="none" w:sz="0" w:space="0" w:color="auto"/>
                                        <w:bottom w:val="none" w:sz="0" w:space="0" w:color="auto"/>
                                        <w:right w:val="none" w:sz="0" w:space="0" w:color="auto"/>
                                      </w:divBdr>
                                    </w:div>
                                    <w:div w:id="1333873211">
                                      <w:marLeft w:val="0"/>
                                      <w:marRight w:val="0"/>
                                      <w:marTop w:val="0"/>
                                      <w:marBottom w:val="0"/>
                                      <w:divBdr>
                                        <w:top w:val="none" w:sz="0" w:space="0" w:color="auto"/>
                                        <w:left w:val="none" w:sz="0" w:space="0" w:color="auto"/>
                                        <w:bottom w:val="none" w:sz="0" w:space="0" w:color="auto"/>
                                        <w:right w:val="none" w:sz="0" w:space="0" w:color="auto"/>
                                      </w:divBdr>
                                    </w:div>
                                    <w:div w:id="15398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5043">
                              <w:marLeft w:val="0"/>
                              <w:marRight w:val="0"/>
                              <w:marTop w:val="0"/>
                              <w:marBottom w:val="0"/>
                              <w:divBdr>
                                <w:top w:val="none" w:sz="0" w:space="0" w:color="auto"/>
                                <w:left w:val="none" w:sz="0" w:space="0" w:color="auto"/>
                                <w:bottom w:val="none" w:sz="0" w:space="0" w:color="auto"/>
                                <w:right w:val="none" w:sz="0" w:space="0" w:color="auto"/>
                              </w:divBdr>
                            </w:div>
                            <w:div w:id="672030137">
                              <w:marLeft w:val="0"/>
                              <w:marRight w:val="0"/>
                              <w:marTop w:val="0"/>
                              <w:marBottom w:val="0"/>
                              <w:divBdr>
                                <w:top w:val="none" w:sz="0" w:space="0" w:color="auto"/>
                                <w:left w:val="none" w:sz="0" w:space="0" w:color="auto"/>
                                <w:bottom w:val="none" w:sz="0" w:space="0" w:color="auto"/>
                                <w:right w:val="none" w:sz="0" w:space="0" w:color="auto"/>
                              </w:divBdr>
                            </w:div>
                          </w:divsChild>
                        </w:div>
                        <w:div w:id="1197817012">
                          <w:marLeft w:val="0"/>
                          <w:marRight w:val="0"/>
                          <w:marTop w:val="0"/>
                          <w:marBottom w:val="0"/>
                          <w:divBdr>
                            <w:top w:val="none" w:sz="0" w:space="0" w:color="auto"/>
                            <w:left w:val="none" w:sz="0" w:space="0" w:color="auto"/>
                            <w:bottom w:val="none" w:sz="0" w:space="0" w:color="auto"/>
                            <w:right w:val="none" w:sz="0" w:space="0" w:color="auto"/>
                          </w:divBdr>
                          <w:divsChild>
                            <w:div w:id="377124196">
                              <w:marLeft w:val="0"/>
                              <w:marRight w:val="0"/>
                              <w:marTop w:val="0"/>
                              <w:marBottom w:val="0"/>
                              <w:divBdr>
                                <w:top w:val="none" w:sz="0" w:space="0" w:color="auto"/>
                                <w:left w:val="none" w:sz="0" w:space="0" w:color="auto"/>
                                <w:bottom w:val="none" w:sz="0" w:space="0" w:color="auto"/>
                                <w:right w:val="none" w:sz="0" w:space="0" w:color="auto"/>
                              </w:divBdr>
                            </w:div>
                            <w:div w:id="1864787672">
                              <w:marLeft w:val="0"/>
                              <w:marRight w:val="0"/>
                              <w:marTop w:val="0"/>
                              <w:marBottom w:val="0"/>
                              <w:divBdr>
                                <w:top w:val="none" w:sz="0" w:space="0" w:color="auto"/>
                                <w:left w:val="none" w:sz="0" w:space="0" w:color="auto"/>
                                <w:bottom w:val="none" w:sz="0" w:space="0" w:color="auto"/>
                                <w:right w:val="none" w:sz="0" w:space="0" w:color="auto"/>
                              </w:divBdr>
                              <w:divsChild>
                                <w:div w:id="8608220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35505908">
                                      <w:marLeft w:val="0"/>
                                      <w:marRight w:val="0"/>
                                      <w:marTop w:val="0"/>
                                      <w:marBottom w:val="0"/>
                                      <w:divBdr>
                                        <w:top w:val="none" w:sz="0" w:space="0" w:color="auto"/>
                                        <w:left w:val="none" w:sz="0" w:space="0" w:color="auto"/>
                                        <w:bottom w:val="none" w:sz="0" w:space="0" w:color="auto"/>
                                        <w:right w:val="none" w:sz="0" w:space="0" w:color="auto"/>
                                      </w:divBdr>
                                      <w:divsChild>
                                        <w:div w:id="9763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592323">
                              <w:marLeft w:val="0"/>
                              <w:marRight w:val="0"/>
                              <w:marTop w:val="0"/>
                              <w:marBottom w:val="0"/>
                              <w:divBdr>
                                <w:top w:val="none" w:sz="0" w:space="0" w:color="auto"/>
                                <w:left w:val="none" w:sz="0" w:space="0" w:color="auto"/>
                                <w:bottom w:val="none" w:sz="0" w:space="0" w:color="auto"/>
                                <w:right w:val="none" w:sz="0" w:space="0" w:color="auto"/>
                              </w:divBdr>
                            </w:div>
                            <w:div w:id="839663053">
                              <w:marLeft w:val="0"/>
                              <w:marRight w:val="0"/>
                              <w:marTop w:val="0"/>
                              <w:marBottom w:val="0"/>
                              <w:divBdr>
                                <w:top w:val="none" w:sz="0" w:space="0" w:color="auto"/>
                                <w:left w:val="none" w:sz="0" w:space="0" w:color="auto"/>
                                <w:bottom w:val="none" w:sz="0" w:space="0" w:color="auto"/>
                                <w:right w:val="none" w:sz="0" w:space="0" w:color="auto"/>
                              </w:divBdr>
                              <w:divsChild>
                                <w:div w:id="2369359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86416611">
                                      <w:marLeft w:val="0"/>
                                      <w:marRight w:val="0"/>
                                      <w:marTop w:val="0"/>
                                      <w:marBottom w:val="0"/>
                                      <w:divBdr>
                                        <w:top w:val="none" w:sz="0" w:space="0" w:color="auto"/>
                                        <w:left w:val="none" w:sz="0" w:space="0" w:color="auto"/>
                                        <w:bottom w:val="none" w:sz="0" w:space="0" w:color="auto"/>
                                        <w:right w:val="none" w:sz="0" w:space="0" w:color="auto"/>
                                      </w:divBdr>
                                      <w:divsChild>
                                        <w:div w:id="19012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05604">
                              <w:marLeft w:val="0"/>
                              <w:marRight w:val="0"/>
                              <w:marTop w:val="0"/>
                              <w:marBottom w:val="0"/>
                              <w:divBdr>
                                <w:top w:val="none" w:sz="0" w:space="0" w:color="auto"/>
                                <w:left w:val="none" w:sz="0" w:space="0" w:color="auto"/>
                                <w:bottom w:val="none" w:sz="0" w:space="0" w:color="auto"/>
                                <w:right w:val="none" w:sz="0" w:space="0" w:color="auto"/>
                              </w:divBdr>
                            </w:div>
                            <w:div w:id="1116556749">
                              <w:marLeft w:val="0"/>
                              <w:marRight w:val="0"/>
                              <w:marTop w:val="0"/>
                              <w:marBottom w:val="0"/>
                              <w:divBdr>
                                <w:top w:val="none" w:sz="0" w:space="0" w:color="auto"/>
                                <w:left w:val="none" w:sz="0" w:space="0" w:color="auto"/>
                                <w:bottom w:val="none" w:sz="0" w:space="0" w:color="auto"/>
                                <w:right w:val="none" w:sz="0" w:space="0" w:color="auto"/>
                              </w:divBdr>
                              <w:divsChild>
                                <w:div w:id="9723221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20817744">
                                      <w:marLeft w:val="0"/>
                                      <w:marRight w:val="0"/>
                                      <w:marTop w:val="0"/>
                                      <w:marBottom w:val="0"/>
                                      <w:divBdr>
                                        <w:top w:val="none" w:sz="0" w:space="0" w:color="auto"/>
                                        <w:left w:val="none" w:sz="0" w:space="0" w:color="auto"/>
                                        <w:bottom w:val="none" w:sz="0" w:space="0" w:color="auto"/>
                                        <w:right w:val="none" w:sz="0" w:space="0" w:color="auto"/>
                                      </w:divBdr>
                                      <w:divsChild>
                                        <w:div w:id="18980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28529">
                              <w:marLeft w:val="0"/>
                              <w:marRight w:val="0"/>
                              <w:marTop w:val="0"/>
                              <w:marBottom w:val="0"/>
                              <w:divBdr>
                                <w:top w:val="none" w:sz="0" w:space="0" w:color="auto"/>
                                <w:left w:val="none" w:sz="0" w:space="0" w:color="auto"/>
                                <w:bottom w:val="none" w:sz="0" w:space="0" w:color="auto"/>
                                <w:right w:val="none" w:sz="0" w:space="0" w:color="auto"/>
                              </w:divBdr>
                            </w:div>
                            <w:div w:id="1163544677">
                              <w:marLeft w:val="0"/>
                              <w:marRight w:val="0"/>
                              <w:marTop w:val="0"/>
                              <w:marBottom w:val="0"/>
                              <w:divBdr>
                                <w:top w:val="none" w:sz="0" w:space="0" w:color="auto"/>
                                <w:left w:val="none" w:sz="0" w:space="0" w:color="auto"/>
                                <w:bottom w:val="none" w:sz="0" w:space="0" w:color="auto"/>
                                <w:right w:val="none" w:sz="0" w:space="0" w:color="auto"/>
                              </w:divBdr>
                              <w:divsChild>
                                <w:div w:id="65746162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31119368">
                                      <w:marLeft w:val="0"/>
                                      <w:marRight w:val="0"/>
                                      <w:marTop w:val="0"/>
                                      <w:marBottom w:val="0"/>
                                      <w:divBdr>
                                        <w:top w:val="none" w:sz="0" w:space="0" w:color="auto"/>
                                        <w:left w:val="none" w:sz="0" w:space="0" w:color="auto"/>
                                        <w:bottom w:val="none" w:sz="0" w:space="0" w:color="auto"/>
                                        <w:right w:val="none" w:sz="0" w:space="0" w:color="auto"/>
                                      </w:divBdr>
                                      <w:divsChild>
                                        <w:div w:id="11643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345265">
                              <w:marLeft w:val="0"/>
                              <w:marRight w:val="0"/>
                              <w:marTop w:val="0"/>
                              <w:marBottom w:val="0"/>
                              <w:divBdr>
                                <w:top w:val="none" w:sz="0" w:space="0" w:color="auto"/>
                                <w:left w:val="none" w:sz="0" w:space="0" w:color="auto"/>
                                <w:bottom w:val="none" w:sz="0" w:space="0" w:color="auto"/>
                                <w:right w:val="none" w:sz="0" w:space="0" w:color="auto"/>
                              </w:divBdr>
                            </w:div>
                            <w:div w:id="709770269">
                              <w:marLeft w:val="0"/>
                              <w:marRight w:val="0"/>
                              <w:marTop w:val="0"/>
                              <w:marBottom w:val="0"/>
                              <w:divBdr>
                                <w:top w:val="none" w:sz="0" w:space="0" w:color="auto"/>
                                <w:left w:val="none" w:sz="0" w:space="0" w:color="auto"/>
                                <w:bottom w:val="none" w:sz="0" w:space="0" w:color="auto"/>
                                <w:right w:val="none" w:sz="0" w:space="0" w:color="auto"/>
                              </w:divBdr>
                            </w:div>
                            <w:div w:id="21328367">
                              <w:marLeft w:val="0"/>
                              <w:marRight w:val="0"/>
                              <w:marTop w:val="0"/>
                              <w:marBottom w:val="0"/>
                              <w:divBdr>
                                <w:top w:val="none" w:sz="0" w:space="0" w:color="auto"/>
                                <w:left w:val="none" w:sz="0" w:space="0" w:color="auto"/>
                                <w:bottom w:val="none" w:sz="0" w:space="0" w:color="auto"/>
                                <w:right w:val="none" w:sz="0" w:space="0" w:color="auto"/>
                              </w:divBdr>
                              <w:divsChild>
                                <w:div w:id="14106903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66544923">
                                      <w:marLeft w:val="0"/>
                                      <w:marRight w:val="0"/>
                                      <w:marTop w:val="0"/>
                                      <w:marBottom w:val="0"/>
                                      <w:divBdr>
                                        <w:top w:val="none" w:sz="0" w:space="0" w:color="auto"/>
                                        <w:left w:val="none" w:sz="0" w:space="0" w:color="auto"/>
                                        <w:bottom w:val="none" w:sz="0" w:space="0" w:color="auto"/>
                                        <w:right w:val="none" w:sz="0" w:space="0" w:color="auto"/>
                                      </w:divBdr>
                                      <w:divsChild>
                                        <w:div w:id="11500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9451">
                              <w:marLeft w:val="0"/>
                              <w:marRight w:val="0"/>
                              <w:marTop w:val="0"/>
                              <w:marBottom w:val="0"/>
                              <w:divBdr>
                                <w:top w:val="none" w:sz="0" w:space="0" w:color="auto"/>
                                <w:left w:val="none" w:sz="0" w:space="0" w:color="auto"/>
                                <w:bottom w:val="none" w:sz="0" w:space="0" w:color="auto"/>
                                <w:right w:val="none" w:sz="0" w:space="0" w:color="auto"/>
                              </w:divBdr>
                            </w:div>
                            <w:div w:id="1170019855">
                              <w:marLeft w:val="0"/>
                              <w:marRight w:val="0"/>
                              <w:marTop w:val="0"/>
                              <w:marBottom w:val="0"/>
                              <w:divBdr>
                                <w:top w:val="none" w:sz="0" w:space="0" w:color="auto"/>
                                <w:left w:val="none" w:sz="0" w:space="0" w:color="auto"/>
                                <w:bottom w:val="none" w:sz="0" w:space="0" w:color="auto"/>
                                <w:right w:val="none" w:sz="0" w:space="0" w:color="auto"/>
                              </w:divBdr>
                              <w:divsChild>
                                <w:div w:id="7370898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242525">
                                      <w:marLeft w:val="0"/>
                                      <w:marRight w:val="0"/>
                                      <w:marTop w:val="0"/>
                                      <w:marBottom w:val="0"/>
                                      <w:divBdr>
                                        <w:top w:val="none" w:sz="0" w:space="0" w:color="auto"/>
                                        <w:left w:val="none" w:sz="0" w:space="0" w:color="auto"/>
                                        <w:bottom w:val="none" w:sz="0" w:space="0" w:color="auto"/>
                                        <w:right w:val="none" w:sz="0" w:space="0" w:color="auto"/>
                                      </w:divBdr>
                                      <w:divsChild>
                                        <w:div w:id="69935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66217">
                      <w:marLeft w:val="0"/>
                      <w:marRight w:val="0"/>
                      <w:marTop w:val="0"/>
                      <w:marBottom w:val="0"/>
                      <w:divBdr>
                        <w:top w:val="none" w:sz="0" w:space="0" w:color="auto"/>
                        <w:left w:val="none" w:sz="0" w:space="0" w:color="auto"/>
                        <w:bottom w:val="none" w:sz="0" w:space="0" w:color="auto"/>
                        <w:right w:val="none" w:sz="0" w:space="0" w:color="auto"/>
                      </w:divBdr>
                      <w:divsChild>
                        <w:div w:id="796219203">
                          <w:marLeft w:val="0"/>
                          <w:marRight w:val="0"/>
                          <w:marTop w:val="0"/>
                          <w:marBottom w:val="0"/>
                          <w:divBdr>
                            <w:top w:val="none" w:sz="0" w:space="0" w:color="auto"/>
                            <w:left w:val="none" w:sz="0" w:space="0" w:color="auto"/>
                            <w:bottom w:val="none" w:sz="0" w:space="0" w:color="auto"/>
                            <w:right w:val="none" w:sz="0" w:space="0" w:color="auto"/>
                          </w:divBdr>
                        </w:div>
                        <w:div w:id="1190874349">
                          <w:marLeft w:val="0"/>
                          <w:marRight w:val="0"/>
                          <w:marTop w:val="0"/>
                          <w:marBottom w:val="0"/>
                          <w:divBdr>
                            <w:top w:val="none" w:sz="0" w:space="0" w:color="auto"/>
                            <w:left w:val="none" w:sz="0" w:space="0" w:color="auto"/>
                            <w:bottom w:val="none" w:sz="0" w:space="0" w:color="auto"/>
                            <w:right w:val="none" w:sz="0" w:space="0" w:color="auto"/>
                          </w:divBdr>
                          <w:divsChild>
                            <w:div w:id="1107192605">
                              <w:marLeft w:val="0"/>
                              <w:marRight w:val="0"/>
                              <w:marTop w:val="0"/>
                              <w:marBottom w:val="0"/>
                              <w:divBdr>
                                <w:top w:val="none" w:sz="0" w:space="0" w:color="auto"/>
                                <w:left w:val="none" w:sz="0" w:space="0" w:color="auto"/>
                                <w:bottom w:val="none" w:sz="0" w:space="0" w:color="auto"/>
                                <w:right w:val="none" w:sz="0" w:space="0" w:color="auto"/>
                              </w:divBdr>
                            </w:div>
                            <w:div w:id="1412315216">
                              <w:marLeft w:val="0"/>
                              <w:marRight w:val="0"/>
                              <w:marTop w:val="0"/>
                              <w:marBottom w:val="0"/>
                              <w:divBdr>
                                <w:top w:val="none" w:sz="0" w:space="0" w:color="auto"/>
                                <w:left w:val="none" w:sz="0" w:space="0" w:color="auto"/>
                                <w:bottom w:val="none" w:sz="0" w:space="0" w:color="auto"/>
                                <w:right w:val="none" w:sz="0" w:space="0" w:color="auto"/>
                              </w:divBdr>
                              <w:divsChild>
                                <w:div w:id="10819451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6562350">
                                      <w:marLeft w:val="0"/>
                                      <w:marRight w:val="0"/>
                                      <w:marTop w:val="0"/>
                                      <w:marBottom w:val="0"/>
                                      <w:divBdr>
                                        <w:top w:val="none" w:sz="0" w:space="0" w:color="auto"/>
                                        <w:left w:val="none" w:sz="0" w:space="0" w:color="auto"/>
                                        <w:bottom w:val="none" w:sz="0" w:space="0" w:color="auto"/>
                                        <w:right w:val="none" w:sz="0" w:space="0" w:color="auto"/>
                                      </w:divBdr>
                                      <w:divsChild>
                                        <w:div w:id="179706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1665">
                              <w:marLeft w:val="0"/>
                              <w:marRight w:val="0"/>
                              <w:marTop w:val="0"/>
                              <w:marBottom w:val="0"/>
                              <w:divBdr>
                                <w:top w:val="none" w:sz="0" w:space="0" w:color="auto"/>
                                <w:left w:val="none" w:sz="0" w:space="0" w:color="auto"/>
                                <w:bottom w:val="none" w:sz="0" w:space="0" w:color="auto"/>
                                <w:right w:val="none" w:sz="0" w:space="0" w:color="auto"/>
                              </w:divBdr>
                            </w:div>
                            <w:div w:id="392583041">
                              <w:marLeft w:val="0"/>
                              <w:marRight w:val="0"/>
                              <w:marTop w:val="0"/>
                              <w:marBottom w:val="0"/>
                              <w:divBdr>
                                <w:top w:val="none" w:sz="0" w:space="0" w:color="auto"/>
                                <w:left w:val="none" w:sz="0" w:space="0" w:color="auto"/>
                                <w:bottom w:val="none" w:sz="0" w:space="0" w:color="auto"/>
                                <w:right w:val="none" w:sz="0" w:space="0" w:color="auto"/>
                              </w:divBdr>
                              <w:divsChild>
                                <w:div w:id="181536513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60460897">
                                      <w:marLeft w:val="0"/>
                                      <w:marRight w:val="0"/>
                                      <w:marTop w:val="0"/>
                                      <w:marBottom w:val="0"/>
                                      <w:divBdr>
                                        <w:top w:val="none" w:sz="0" w:space="0" w:color="auto"/>
                                        <w:left w:val="none" w:sz="0" w:space="0" w:color="auto"/>
                                        <w:bottom w:val="none" w:sz="0" w:space="0" w:color="auto"/>
                                        <w:right w:val="none" w:sz="0" w:space="0" w:color="auto"/>
                                      </w:divBdr>
                                      <w:divsChild>
                                        <w:div w:id="14019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8270">
                              <w:marLeft w:val="0"/>
                              <w:marRight w:val="0"/>
                              <w:marTop w:val="0"/>
                              <w:marBottom w:val="0"/>
                              <w:divBdr>
                                <w:top w:val="none" w:sz="0" w:space="0" w:color="auto"/>
                                <w:left w:val="none" w:sz="0" w:space="0" w:color="auto"/>
                                <w:bottom w:val="none" w:sz="0" w:space="0" w:color="auto"/>
                                <w:right w:val="none" w:sz="0" w:space="0" w:color="auto"/>
                              </w:divBdr>
                            </w:div>
                            <w:div w:id="907492750">
                              <w:marLeft w:val="0"/>
                              <w:marRight w:val="0"/>
                              <w:marTop w:val="0"/>
                              <w:marBottom w:val="0"/>
                              <w:divBdr>
                                <w:top w:val="none" w:sz="0" w:space="0" w:color="auto"/>
                                <w:left w:val="none" w:sz="0" w:space="0" w:color="auto"/>
                                <w:bottom w:val="none" w:sz="0" w:space="0" w:color="auto"/>
                                <w:right w:val="none" w:sz="0" w:space="0" w:color="auto"/>
                              </w:divBdr>
                            </w:div>
                            <w:div w:id="1717580301">
                              <w:marLeft w:val="0"/>
                              <w:marRight w:val="0"/>
                              <w:marTop w:val="0"/>
                              <w:marBottom w:val="0"/>
                              <w:divBdr>
                                <w:top w:val="none" w:sz="0" w:space="0" w:color="auto"/>
                                <w:left w:val="none" w:sz="0" w:space="0" w:color="auto"/>
                                <w:bottom w:val="none" w:sz="0" w:space="0" w:color="auto"/>
                                <w:right w:val="none" w:sz="0" w:space="0" w:color="auto"/>
                              </w:divBdr>
                              <w:divsChild>
                                <w:div w:id="4697076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7560601">
                                      <w:marLeft w:val="0"/>
                                      <w:marRight w:val="0"/>
                                      <w:marTop w:val="0"/>
                                      <w:marBottom w:val="0"/>
                                      <w:divBdr>
                                        <w:top w:val="none" w:sz="0" w:space="0" w:color="auto"/>
                                        <w:left w:val="none" w:sz="0" w:space="0" w:color="auto"/>
                                        <w:bottom w:val="none" w:sz="0" w:space="0" w:color="auto"/>
                                        <w:right w:val="none" w:sz="0" w:space="0" w:color="auto"/>
                                      </w:divBdr>
                                      <w:divsChild>
                                        <w:div w:id="2007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97877">
                              <w:marLeft w:val="0"/>
                              <w:marRight w:val="0"/>
                              <w:marTop w:val="0"/>
                              <w:marBottom w:val="0"/>
                              <w:divBdr>
                                <w:top w:val="none" w:sz="0" w:space="0" w:color="auto"/>
                                <w:left w:val="none" w:sz="0" w:space="0" w:color="auto"/>
                                <w:bottom w:val="none" w:sz="0" w:space="0" w:color="auto"/>
                                <w:right w:val="none" w:sz="0" w:space="0" w:color="auto"/>
                              </w:divBdr>
                            </w:div>
                            <w:div w:id="1893149013">
                              <w:marLeft w:val="0"/>
                              <w:marRight w:val="0"/>
                              <w:marTop w:val="0"/>
                              <w:marBottom w:val="0"/>
                              <w:divBdr>
                                <w:top w:val="none" w:sz="0" w:space="0" w:color="auto"/>
                                <w:left w:val="none" w:sz="0" w:space="0" w:color="auto"/>
                                <w:bottom w:val="none" w:sz="0" w:space="0" w:color="auto"/>
                                <w:right w:val="none" w:sz="0" w:space="0" w:color="auto"/>
                              </w:divBdr>
                              <w:divsChild>
                                <w:div w:id="1123156673">
                                  <w:marLeft w:val="0"/>
                                  <w:marRight w:val="0"/>
                                  <w:marTop w:val="0"/>
                                  <w:marBottom w:val="0"/>
                                  <w:divBdr>
                                    <w:top w:val="none" w:sz="0" w:space="0" w:color="auto"/>
                                    <w:left w:val="none" w:sz="0" w:space="0" w:color="auto"/>
                                    <w:bottom w:val="none" w:sz="0" w:space="0" w:color="auto"/>
                                    <w:right w:val="none" w:sz="0" w:space="0" w:color="auto"/>
                                  </w:divBdr>
                                </w:div>
                                <w:div w:id="1624071075">
                                  <w:marLeft w:val="0"/>
                                  <w:marRight w:val="0"/>
                                  <w:marTop w:val="0"/>
                                  <w:marBottom w:val="0"/>
                                  <w:divBdr>
                                    <w:top w:val="none" w:sz="0" w:space="0" w:color="auto"/>
                                    <w:left w:val="none" w:sz="0" w:space="0" w:color="auto"/>
                                    <w:bottom w:val="none" w:sz="0" w:space="0" w:color="auto"/>
                                    <w:right w:val="none" w:sz="0" w:space="0" w:color="auto"/>
                                  </w:divBdr>
                                  <w:divsChild>
                                    <w:div w:id="4149337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86389163">
                                          <w:marLeft w:val="0"/>
                                          <w:marRight w:val="0"/>
                                          <w:marTop w:val="0"/>
                                          <w:marBottom w:val="0"/>
                                          <w:divBdr>
                                            <w:top w:val="none" w:sz="0" w:space="0" w:color="auto"/>
                                            <w:left w:val="none" w:sz="0" w:space="0" w:color="auto"/>
                                            <w:bottom w:val="none" w:sz="0" w:space="0" w:color="auto"/>
                                            <w:right w:val="none" w:sz="0" w:space="0" w:color="auto"/>
                                          </w:divBdr>
                                          <w:divsChild>
                                            <w:div w:id="100134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7053">
                                  <w:marLeft w:val="0"/>
                                  <w:marRight w:val="0"/>
                                  <w:marTop w:val="0"/>
                                  <w:marBottom w:val="0"/>
                                  <w:divBdr>
                                    <w:top w:val="none" w:sz="0" w:space="0" w:color="auto"/>
                                    <w:left w:val="none" w:sz="0" w:space="0" w:color="auto"/>
                                    <w:bottom w:val="none" w:sz="0" w:space="0" w:color="auto"/>
                                    <w:right w:val="none" w:sz="0" w:space="0" w:color="auto"/>
                                  </w:divBdr>
                                </w:div>
                                <w:div w:id="1993212334">
                                  <w:marLeft w:val="0"/>
                                  <w:marRight w:val="0"/>
                                  <w:marTop w:val="0"/>
                                  <w:marBottom w:val="0"/>
                                  <w:divBdr>
                                    <w:top w:val="none" w:sz="0" w:space="0" w:color="auto"/>
                                    <w:left w:val="none" w:sz="0" w:space="0" w:color="auto"/>
                                    <w:bottom w:val="none" w:sz="0" w:space="0" w:color="auto"/>
                                    <w:right w:val="none" w:sz="0" w:space="0" w:color="auto"/>
                                  </w:divBdr>
                                  <w:divsChild>
                                    <w:div w:id="17785236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79158904">
                                          <w:marLeft w:val="0"/>
                                          <w:marRight w:val="0"/>
                                          <w:marTop w:val="0"/>
                                          <w:marBottom w:val="0"/>
                                          <w:divBdr>
                                            <w:top w:val="none" w:sz="0" w:space="0" w:color="auto"/>
                                            <w:left w:val="none" w:sz="0" w:space="0" w:color="auto"/>
                                            <w:bottom w:val="none" w:sz="0" w:space="0" w:color="auto"/>
                                            <w:right w:val="none" w:sz="0" w:space="0" w:color="auto"/>
                                          </w:divBdr>
                                          <w:divsChild>
                                            <w:div w:id="4998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9927">
                                  <w:marLeft w:val="0"/>
                                  <w:marRight w:val="0"/>
                                  <w:marTop w:val="0"/>
                                  <w:marBottom w:val="0"/>
                                  <w:divBdr>
                                    <w:top w:val="none" w:sz="0" w:space="0" w:color="auto"/>
                                    <w:left w:val="none" w:sz="0" w:space="0" w:color="auto"/>
                                    <w:bottom w:val="none" w:sz="0" w:space="0" w:color="auto"/>
                                    <w:right w:val="none" w:sz="0" w:space="0" w:color="auto"/>
                                  </w:divBdr>
                                </w:div>
                                <w:div w:id="207958158">
                                  <w:marLeft w:val="0"/>
                                  <w:marRight w:val="0"/>
                                  <w:marTop w:val="450"/>
                                  <w:marBottom w:val="450"/>
                                  <w:divBdr>
                                    <w:top w:val="none" w:sz="0" w:space="0" w:color="auto"/>
                                    <w:left w:val="single" w:sz="24" w:space="0" w:color="6DB33F"/>
                                    <w:bottom w:val="none" w:sz="0" w:space="0" w:color="auto"/>
                                    <w:right w:val="none" w:sz="0" w:space="0" w:color="auto"/>
                                  </w:divBdr>
                                </w:div>
                                <w:div w:id="127423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16852">
                          <w:marLeft w:val="0"/>
                          <w:marRight w:val="0"/>
                          <w:marTop w:val="0"/>
                          <w:marBottom w:val="0"/>
                          <w:divBdr>
                            <w:top w:val="none" w:sz="0" w:space="0" w:color="auto"/>
                            <w:left w:val="none" w:sz="0" w:space="0" w:color="auto"/>
                            <w:bottom w:val="none" w:sz="0" w:space="0" w:color="auto"/>
                            <w:right w:val="none" w:sz="0" w:space="0" w:color="auto"/>
                          </w:divBdr>
                          <w:divsChild>
                            <w:div w:id="1240793290">
                              <w:marLeft w:val="0"/>
                              <w:marRight w:val="0"/>
                              <w:marTop w:val="0"/>
                              <w:marBottom w:val="0"/>
                              <w:divBdr>
                                <w:top w:val="none" w:sz="0" w:space="0" w:color="auto"/>
                                <w:left w:val="none" w:sz="0" w:space="0" w:color="auto"/>
                                <w:bottom w:val="none" w:sz="0" w:space="0" w:color="auto"/>
                                <w:right w:val="none" w:sz="0" w:space="0" w:color="auto"/>
                              </w:divBdr>
                            </w:div>
                            <w:div w:id="1448548522">
                              <w:marLeft w:val="0"/>
                              <w:marRight w:val="0"/>
                              <w:marTop w:val="0"/>
                              <w:marBottom w:val="0"/>
                              <w:divBdr>
                                <w:top w:val="none" w:sz="0" w:space="0" w:color="auto"/>
                                <w:left w:val="none" w:sz="0" w:space="0" w:color="auto"/>
                                <w:bottom w:val="none" w:sz="0" w:space="0" w:color="auto"/>
                                <w:right w:val="none" w:sz="0" w:space="0" w:color="auto"/>
                              </w:divBdr>
                            </w:div>
                            <w:div w:id="1223442016">
                              <w:marLeft w:val="0"/>
                              <w:marRight w:val="0"/>
                              <w:marTop w:val="0"/>
                              <w:marBottom w:val="0"/>
                              <w:divBdr>
                                <w:top w:val="none" w:sz="0" w:space="0" w:color="auto"/>
                                <w:left w:val="none" w:sz="0" w:space="0" w:color="auto"/>
                                <w:bottom w:val="none" w:sz="0" w:space="0" w:color="auto"/>
                                <w:right w:val="none" w:sz="0" w:space="0" w:color="auto"/>
                              </w:divBdr>
                              <w:divsChild>
                                <w:div w:id="4345917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17216725">
                                      <w:marLeft w:val="0"/>
                                      <w:marRight w:val="0"/>
                                      <w:marTop w:val="0"/>
                                      <w:marBottom w:val="0"/>
                                      <w:divBdr>
                                        <w:top w:val="none" w:sz="0" w:space="0" w:color="auto"/>
                                        <w:left w:val="none" w:sz="0" w:space="0" w:color="auto"/>
                                        <w:bottom w:val="none" w:sz="0" w:space="0" w:color="auto"/>
                                        <w:right w:val="none" w:sz="0" w:space="0" w:color="auto"/>
                                      </w:divBdr>
                                      <w:divsChild>
                                        <w:div w:id="138826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9021">
                              <w:marLeft w:val="0"/>
                              <w:marRight w:val="0"/>
                              <w:marTop w:val="0"/>
                              <w:marBottom w:val="0"/>
                              <w:divBdr>
                                <w:top w:val="none" w:sz="0" w:space="0" w:color="auto"/>
                                <w:left w:val="none" w:sz="0" w:space="0" w:color="auto"/>
                                <w:bottom w:val="none" w:sz="0" w:space="0" w:color="auto"/>
                                <w:right w:val="none" w:sz="0" w:space="0" w:color="auto"/>
                              </w:divBdr>
                            </w:div>
                            <w:div w:id="1478763549">
                              <w:marLeft w:val="0"/>
                              <w:marRight w:val="0"/>
                              <w:marTop w:val="0"/>
                              <w:marBottom w:val="0"/>
                              <w:divBdr>
                                <w:top w:val="none" w:sz="0" w:space="0" w:color="auto"/>
                                <w:left w:val="none" w:sz="0" w:space="0" w:color="auto"/>
                                <w:bottom w:val="none" w:sz="0" w:space="0" w:color="auto"/>
                                <w:right w:val="none" w:sz="0" w:space="0" w:color="auto"/>
                              </w:divBdr>
                              <w:divsChild>
                                <w:div w:id="14341269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65524522">
                                      <w:marLeft w:val="0"/>
                                      <w:marRight w:val="0"/>
                                      <w:marTop w:val="0"/>
                                      <w:marBottom w:val="300"/>
                                      <w:divBdr>
                                        <w:top w:val="none" w:sz="0" w:space="0" w:color="auto"/>
                                        <w:left w:val="none" w:sz="0" w:space="0" w:color="auto"/>
                                        <w:bottom w:val="none" w:sz="0" w:space="0" w:color="auto"/>
                                        <w:right w:val="none" w:sz="0" w:space="0" w:color="auto"/>
                                      </w:divBdr>
                                      <w:divsChild>
                                        <w:div w:id="1050614715">
                                          <w:marLeft w:val="0"/>
                                          <w:marRight w:val="0"/>
                                          <w:marTop w:val="0"/>
                                          <w:marBottom w:val="0"/>
                                          <w:divBdr>
                                            <w:top w:val="none" w:sz="0" w:space="0" w:color="auto"/>
                                            <w:left w:val="none" w:sz="0" w:space="0" w:color="auto"/>
                                            <w:bottom w:val="none" w:sz="0" w:space="0" w:color="auto"/>
                                            <w:right w:val="none" w:sz="0" w:space="0" w:color="auto"/>
                                          </w:divBdr>
                                        </w:div>
                                      </w:divsChild>
                                    </w:div>
                                    <w:div w:id="2020889671">
                                      <w:marLeft w:val="0"/>
                                      <w:marRight w:val="0"/>
                                      <w:marTop w:val="0"/>
                                      <w:marBottom w:val="0"/>
                                      <w:divBdr>
                                        <w:top w:val="none" w:sz="0" w:space="0" w:color="auto"/>
                                        <w:left w:val="none" w:sz="0" w:space="0" w:color="auto"/>
                                        <w:bottom w:val="none" w:sz="0" w:space="0" w:color="auto"/>
                                        <w:right w:val="none" w:sz="0" w:space="0" w:color="auto"/>
                                      </w:divBdr>
                                      <w:divsChild>
                                        <w:div w:id="22573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606736">
                              <w:marLeft w:val="0"/>
                              <w:marRight w:val="0"/>
                              <w:marTop w:val="450"/>
                              <w:marBottom w:val="450"/>
                              <w:divBdr>
                                <w:top w:val="none" w:sz="0" w:space="0" w:color="auto"/>
                                <w:left w:val="single" w:sz="24" w:space="0" w:color="6DB33F"/>
                                <w:bottom w:val="none" w:sz="0" w:space="0" w:color="auto"/>
                                <w:right w:val="none" w:sz="0" w:space="0" w:color="auto"/>
                              </w:divBdr>
                            </w:div>
                          </w:divsChild>
                        </w:div>
                        <w:div w:id="1532495794">
                          <w:marLeft w:val="0"/>
                          <w:marRight w:val="0"/>
                          <w:marTop w:val="0"/>
                          <w:marBottom w:val="0"/>
                          <w:divBdr>
                            <w:top w:val="none" w:sz="0" w:space="0" w:color="auto"/>
                            <w:left w:val="none" w:sz="0" w:space="0" w:color="auto"/>
                            <w:bottom w:val="none" w:sz="0" w:space="0" w:color="auto"/>
                            <w:right w:val="none" w:sz="0" w:space="0" w:color="auto"/>
                          </w:divBdr>
                          <w:divsChild>
                            <w:div w:id="1742632912">
                              <w:marLeft w:val="0"/>
                              <w:marRight w:val="0"/>
                              <w:marTop w:val="0"/>
                              <w:marBottom w:val="0"/>
                              <w:divBdr>
                                <w:top w:val="none" w:sz="0" w:space="0" w:color="auto"/>
                                <w:left w:val="none" w:sz="0" w:space="0" w:color="auto"/>
                                <w:bottom w:val="none" w:sz="0" w:space="0" w:color="auto"/>
                                <w:right w:val="none" w:sz="0" w:space="0" w:color="auto"/>
                              </w:divBdr>
                            </w:div>
                            <w:div w:id="424958008">
                              <w:marLeft w:val="0"/>
                              <w:marRight w:val="0"/>
                              <w:marTop w:val="0"/>
                              <w:marBottom w:val="0"/>
                              <w:divBdr>
                                <w:top w:val="none" w:sz="0" w:space="0" w:color="auto"/>
                                <w:left w:val="none" w:sz="0" w:space="0" w:color="auto"/>
                                <w:bottom w:val="none" w:sz="0" w:space="0" w:color="auto"/>
                                <w:right w:val="none" w:sz="0" w:space="0" w:color="auto"/>
                              </w:divBdr>
                              <w:divsChild>
                                <w:div w:id="11346396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83239594">
                                      <w:marLeft w:val="0"/>
                                      <w:marRight w:val="0"/>
                                      <w:marTop w:val="0"/>
                                      <w:marBottom w:val="0"/>
                                      <w:divBdr>
                                        <w:top w:val="none" w:sz="0" w:space="0" w:color="auto"/>
                                        <w:left w:val="none" w:sz="0" w:space="0" w:color="auto"/>
                                        <w:bottom w:val="none" w:sz="0" w:space="0" w:color="auto"/>
                                        <w:right w:val="none" w:sz="0" w:space="0" w:color="auto"/>
                                      </w:divBdr>
                                      <w:divsChild>
                                        <w:div w:id="6024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4858">
                              <w:marLeft w:val="0"/>
                              <w:marRight w:val="0"/>
                              <w:marTop w:val="0"/>
                              <w:marBottom w:val="0"/>
                              <w:divBdr>
                                <w:top w:val="none" w:sz="0" w:space="0" w:color="auto"/>
                                <w:left w:val="none" w:sz="0" w:space="0" w:color="auto"/>
                                <w:bottom w:val="none" w:sz="0" w:space="0" w:color="auto"/>
                                <w:right w:val="none" w:sz="0" w:space="0" w:color="auto"/>
                              </w:divBdr>
                            </w:div>
                            <w:div w:id="10113806">
                              <w:marLeft w:val="0"/>
                              <w:marRight w:val="0"/>
                              <w:marTop w:val="0"/>
                              <w:marBottom w:val="0"/>
                              <w:divBdr>
                                <w:top w:val="none" w:sz="0" w:space="0" w:color="auto"/>
                                <w:left w:val="none" w:sz="0" w:space="0" w:color="auto"/>
                                <w:bottom w:val="none" w:sz="0" w:space="0" w:color="auto"/>
                                <w:right w:val="none" w:sz="0" w:space="0" w:color="auto"/>
                              </w:divBdr>
                            </w:div>
                          </w:divsChild>
                        </w:div>
                        <w:div w:id="1806968625">
                          <w:marLeft w:val="0"/>
                          <w:marRight w:val="0"/>
                          <w:marTop w:val="0"/>
                          <w:marBottom w:val="0"/>
                          <w:divBdr>
                            <w:top w:val="none" w:sz="0" w:space="0" w:color="auto"/>
                            <w:left w:val="none" w:sz="0" w:space="0" w:color="auto"/>
                            <w:bottom w:val="none" w:sz="0" w:space="0" w:color="auto"/>
                            <w:right w:val="none" w:sz="0" w:space="0" w:color="auto"/>
                          </w:divBdr>
                          <w:divsChild>
                            <w:div w:id="1387608951">
                              <w:marLeft w:val="0"/>
                              <w:marRight w:val="0"/>
                              <w:marTop w:val="0"/>
                              <w:marBottom w:val="0"/>
                              <w:divBdr>
                                <w:top w:val="none" w:sz="0" w:space="0" w:color="auto"/>
                                <w:left w:val="none" w:sz="0" w:space="0" w:color="auto"/>
                                <w:bottom w:val="none" w:sz="0" w:space="0" w:color="auto"/>
                                <w:right w:val="none" w:sz="0" w:space="0" w:color="auto"/>
                              </w:divBdr>
                            </w:div>
                            <w:div w:id="1866091808">
                              <w:marLeft w:val="0"/>
                              <w:marRight w:val="0"/>
                              <w:marTop w:val="0"/>
                              <w:marBottom w:val="0"/>
                              <w:divBdr>
                                <w:top w:val="none" w:sz="0" w:space="0" w:color="auto"/>
                                <w:left w:val="none" w:sz="0" w:space="0" w:color="auto"/>
                                <w:bottom w:val="none" w:sz="0" w:space="0" w:color="auto"/>
                                <w:right w:val="none" w:sz="0" w:space="0" w:color="auto"/>
                              </w:divBdr>
                              <w:divsChild>
                                <w:div w:id="12641898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3448611">
                                      <w:marLeft w:val="0"/>
                                      <w:marRight w:val="0"/>
                                      <w:marTop w:val="0"/>
                                      <w:marBottom w:val="0"/>
                                      <w:divBdr>
                                        <w:top w:val="none" w:sz="0" w:space="0" w:color="auto"/>
                                        <w:left w:val="none" w:sz="0" w:space="0" w:color="auto"/>
                                        <w:bottom w:val="none" w:sz="0" w:space="0" w:color="auto"/>
                                        <w:right w:val="none" w:sz="0" w:space="0" w:color="auto"/>
                                      </w:divBdr>
                                      <w:divsChild>
                                        <w:div w:id="13447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68164">
                              <w:marLeft w:val="0"/>
                              <w:marRight w:val="0"/>
                              <w:marTop w:val="0"/>
                              <w:marBottom w:val="0"/>
                              <w:divBdr>
                                <w:top w:val="none" w:sz="0" w:space="0" w:color="auto"/>
                                <w:left w:val="none" w:sz="0" w:space="0" w:color="auto"/>
                                <w:bottom w:val="none" w:sz="0" w:space="0" w:color="auto"/>
                                <w:right w:val="none" w:sz="0" w:space="0" w:color="auto"/>
                              </w:divBdr>
                            </w:div>
                            <w:div w:id="1499074531">
                              <w:marLeft w:val="0"/>
                              <w:marRight w:val="0"/>
                              <w:marTop w:val="0"/>
                              <w:marBottom w:val="0"/>
                              <w:divBdr>
                                <w:top w:val="none" w:sz="0" w:space="0" w:color="auto"/>
                                <w:left w:val="none" w:sz="0" w:space="0" w:color="auto"/>
                                <w:bottom w:val="none" w:sz="0" w:space="0" w:color="auto"/>
                                <w:right w:val="none" w:sz="0" w:space="0" w:color="auto"/>
                              </w:divBdr>
                              <w:divsChild>
                                <w:div w:id="45818273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571791">
                                      <w:marLeft w:val="0"/>
                                      <w:marRight w:val="0"/>
                                      <w:marTop w:val="0"/>
                                      <w:marBottom w:val="0"/>
                                      <w:divBdr>
                                        <w:top w:val="none" w:sz="0" w:space="0" w:color="auto"/>
                                        <w:left w:val="none" w:sz="0" w:space="0" w:color="auto"/>
                                        <w:bottom w:val="none" w:sz="0" w:space="0" w:color="auto"/>
                                        <w:right w:val="none" w:sz="0" w:space="0" w:color="auto"/>
                                      </w:divBdr>
                                      <w:divsChild>
                                        <w:div w:id="144927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70287">
                              <w:marLeft w:val="0"/>
                              <w:marRight w:val="0"/>
                              <w:marTop w:val="0"/>
                              <w:marBottom w:val="0"/>
                              <w:divBdr>
                                <w:top w:val="none" w:sz="0" w:space="0" w:color="auto"/>
                                <w:left w:val="none" w:sz="0" w:space="0" w:color="auto"/>
                                <w:bottom w:val="none" w:sz="0" w:space="0" w:color="auto"/>
                                <w:right w:val="none" w:sz="0" w:space="0" w:color="auto"/>
                              </w:divBdr>
                              <w:divsChild>
                                <w:div w:id="5251538">
                                  <w:marLeft w:val="0"/>
                                  <w:marRight w:val="0"/>
                                  <w:marTop w:val="0"/>
                                  <w:marBottom w:val="0"/>
                                  <w:divBdr>
                                    <w:top w:val="none" w:sz="0" w:space="0" w:color="auto"/>
                                    <w:left w:val="none" w:sz="0" w:space="0" w:color="auto"/>
                                    <w:bottom w:val="none" w:sz="0" w:space="0" w:color="auto"/>
                                    <w:right w:val="none" w:sz="0" w:space="0" w:color="auto"/>
                                  </w:divBdr>
                                </w:div>
                                <w:div w:id="1980302609">
                                  <w:marLeft w:val="0"/>
                                  <w:marRight w:val="0"/>
                                  <w:marTop w:val="0"/>
                                  <w:marBottom w:val="0"/>
                                  <w:divBdr>
                                    <w:top w:val="none" w:sz="0" w:space="0" w:color="auto"/>
                                    <w:left w:val="none" w:sz="0" w:space="0" w:color="auto"/>
                                    <w:bottom w:val="none" w:sz="0" w:space="0" w:color="auto"/>
                                    <w:right w:val="none" w:sz="0" w:space="0" w:color="auto"/>
                                  </w:divBdr>
                                </w:div>
                                <w:div w:id="2009556436">
                                  <w:marLeft w:val="0"/>
                                  <w:marRight w:val="0"/>
                                  <w:marTop w:val="0"/>
                                  <w:marBottom w:val="0"/>
                                  <w:divBdr>
                                    <w:top w:val="none" w:sz="0" w:space="0" w:color="auto"/>
                                    <w:left w:val="none" w:sz="0" w:space="0" w:color="auto"/>
                                    <w:bottom w:val="none" w:sz="0" w:space="0" w:color="auto"/>
                                    <w:right w:val="none" w:sz="0" w:space="0" w:color="auto"/>
                                  </w:divBdr>
                                </w:div>
                                <w:div w:id="2107144629">
                                  <w:marLeft w:val="0"/>
                                  <w:marRight w:val="0"/>
                                  <w:marTop w:val="0"/>
                                  <w:marBottom w:val="0"/>
                                  <w:divBdr>
                                    <w:top w:val="none" w:sz="0" w:space="0" w:color="auto"/>
                                    <w:left w:val="none" w:sz="0" w:space="0" w:color="auto"/>
                                    <w:bottom w:val="none" w:sz="0" w:space="0" w:color="auto"/>
                                    <w:right w:val="none" w:sz="0" w:space="0" w:color="auto"/>
                                  </w:divBdr>
                                  <w:divsChild>
                                    <w:div w:id="2937517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0619539">
                                          <w:marLeft w:val="0"/>
                                          <w:marRight w:val="0"/>
                                          <w:marTop w:val="0"/>
                                          <w:marBottom w:val="0"/>
                                          <w:divBdr>
                                            <w:top w:val="none" w:sz="0" w:space="0" w:color="auto"/>
                                            <w:left w:val="none" w:sz="0" w:space="0" w:color="auto"/>
                                            <w:bottom w:val="none" w:sz="0" w:space="0" w:color="auto"/>
                                            <w:right w:val="none" w:sz="0" w:space="0" w:color="auto"/>
                                          </w:divBdr>
                                          <w:divsChild>
                                            <w:div w:id="18082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89899">
                                  <w:marLeft w:val="0"/>
                                  <w:marRight w:val="0"/>
                                  <w:marTop w:val="0"/>
                                  <w:marBottom w:val="0"/>
                                  <w:divBdr>
                                    <w:top w:val="none" w:sz="0" w:space="0" w:color="auto"/>
                                    <w:left w:val="none" w:sz="0" w:space="0" w:color="auto"/>
                                    <w:bottom w:val="none" w:sz="0" w:space="0" w:color="auto"/>
                                    <w:right w:val="none" w:sz="0" w:space="0" w:color="auto"/>
                                  </w:divBdr>
                                </w:div>
                                <w:div w:id="1918587614">
                                  <w:marLeft w:val="0"/>
                                  <w:marRight w:val="0"/>
                                  <w:marTop w:val="0"/>
                                  <w:marBottom w:val="0"/>
                                  <w:divBdr>
                                    <w:top w:val="none" w:sz="0" w:space="0" w:color="auto"/>
                                    <w:left w:val="none" w:sz="0" w:space="0" w:color="auto"/>
                                    <w:bottom w:val="none" w:sz="0" w:space="0" w:color="auto"/>
                                    <w:right w:val="none" w:sz="0" w:space="0" w:color="auto"/>
                                  </w:divBdr>
                                  <w:divsChild>
                                    <w:div w:id="6296255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7624588">
                                          <w:marLeft w:val="0"/>
                                          <w:marRight w:val="0"/>
                                          <w:marTop w:val="0"/>
                                          <w:marBottom w:val="0"/>
                                          <w:divBdr>
                                            <w:top w:val="none" w:sz="0" w:space="0" w:color="auto"/>
                                            <w:left w:val="none" w:sz="0" w:space="0" w:color="auto"/>
                                            <w:bottom w:val="none" w:sz="0" w:space="0" w:color="auto"/>
                                            <w:right w:val="none" w:sz="0" w:space="0" w:color="auto"/>
                                          </w:divBdr>
                                          <w:divsChild>
                                            <w:div w:id="2271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47196">
                                  <w:marLeft w:val="0"/>
                                  <w:marRight w:val="0"/>
                                  <w:marTop w:val="0"/>
                                  <w:marBottom w:val="0"/>
                                  <w:divBdr>
                                    <w:top w:val="none" w:sz="0" w:space="0" w:color="auto"/>
                                    <w:left w:val="none" w:sz="0" w:space="0" w:color="auto"/>
                                    <w:bottom w:val="none" w:sz="0" w:space="0" w:color="auto"/>
                                    <w:right w:val="none" w:sz="0" w:space="0" w:color="auto"/>
                                  </w:divBdr>
                                </w:div>
                                <w:div w:id="1466198484">
                                  <w:marLeft w:val="0"/>
                                  <w:marRight w:val="0"/>
                                  <w:marTop w:val="0"/>
                                  <w:marBottom w:val="0"/>
                                  <w:divBdr>
                                    <w:top w:val="none" w:sz="0" w:space="0" w:color="auto"/>
                                    <w:left w:val="none" w:sz="0" w:space="0" w:color="auto"/>
                                    <w:bottom w:val="none" w:sz="0" w:space="0" w:color="auto"/>
                                    <w:right w:val="none" w:sz="0" w:space="0" w:color="auto"/>
                                  </w:divBdr>
                                </w:div>
                              </w:divsChild>
                            </w:div>
                            <w:div w:id="556666666">
                              <w:marLeft w:val="0"/>
                              <w:marRight w:val="0"/>
                              <w:marTop w:val="0"/>
                              <w:marBottom w:val="0"/>
                              <w:divBdr>
                                <w:top w:val="none" w:sz="0" w:space="0" w:color="auto"/>
                                <w:left w:val="none" w:sz="0" w:space="0" w:color="auto"/>
                                <w:bottom w:val="none" w:sz="0" w:space="0" w:color="auto"/>
                                <w:right w:val="none" w:sz="0" w:space="0" w:color="auto"/>
                              </w:divBdr>
                              <w:divsChild>
                                <w:div w:id="1033336981">
                                  <w:marLeft w:val="0"/>
                                  <w:marRight w:val="0"/>
                                  <w:marTop w:val="0"/>
                                  <w:marBottom w:val="0"/>
                                  <w:divBdr>
                                    <w:top w:val="none" w:sz="0" w:space="0" w:color="auto"/>
                                    <w:left w:val="none" w:sz="0" w:space="0" w:color="auto"/>
                                    <w:bottom w:val="none" w:sz="0" w:space="0" w:color="auto"/>
                                    <w:right w:val="none" w:sz="0" w:space="0" w:color="auto"/>
                                  </w:divBdr>
                                </w:div>
                              </w:divsChild>
                            </w:div>
                            <w:div w:id="1422144101">
                              <w:marLeft w:val="0"/>
                              <w:marRight w:val="0"/>
                              <w:marTop w:val="0"/>
                              <w:marBottom w:val="0"/>
                              <w:divBdr>
                                <w:top w:val="none" w:sz="0" w:space="0" w:color="auto"/>
                                <w:left w:val="none" w:sz="0" w:space="0" w:color="auto"/>
                                <w:bottom w:val="none" w:sz="0" w:space="0" w:color="auto"/>
                                <w:right w:val="none" w:sz="0" w:space="0" w:color="auto"/>
                              </w:divBdr>
                              <w:divsChild>
                                <w:div w:id="1215460251">
                                  <w:marLeft w:val="0"/>
                                  <w:marRight w:val="0"/>
                                  <w:marTop w:val="0"/>
                                  <w:marBottom w:val="0"/>
                                  <w:divBdr>
                                    <w:top w:val="none" w:sz="0" w:space="0" w:color="auto"/>
                                    <w:left w:val="none" w:sz="0" w:space="0" w:color="auto"/>
                                    <w:bottom w:val="none" w:sz="0" w:space="0" w:color="auto"/>
                                    <w:right w:val="none" w:sz="0" w:space="0" w:color="auto"/>
                                  </w:divBdr>
                                </w:div>
                                <w:div w:id="2019917740">
                                  <w:marLeft w:val="0"/>
                                  <w:marRight w:val="0"/>
                                  <w:marTop w:val="0"/>
                                  <w:marBottom w:val="0"/>
                                  <w:divBdr>
                                    <w:top w:val="none" w:sz="0" w:space="0" w:color="auto"/>
                                    <w:left w:val="none" w:sz="0" w:space="0" w:color="auto"/>
                                    <w:bottom w:val="none" w:sz="0" w:space="0" w:color="auto"/>
                                    <w:right w:val="none" w:sz="0" w:space="0" w:color="auto"/>
                                  </w:divBdr>
                                  <w:divsChild>
                                    <w:div w:id="7061070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83840570">
                                          <w:marLeft w:val="0"/>
                                          <w:marRight w:val="0"/>
                                          <w:marTop w:val="0"/>
                                          <w:marBottom w:val="300"/>
                                          <w:divBdr>
                                            <w:top w:val="none" w:sz="0" w:space="0" w:color="auto"/>
                                            <w:left w:val="none" w:sz="0" w:space="0" w:color="auto"/>
                                            <w:bottom w:val="none" w:sz="0" w:space="0" w:color="auto"/>
                                            <w:right w:val="none" w:sz="0" w:space="0" w:color="auto"/>
                                          </w:divBdr>
                                          <w:divsChild>
                                            <w:div w:id="886718252">
                                              <w:marLeft w:val="0"/>
                                              <w:marRight w:val="0"/>
                                              <w:marTop w:val="0"/>
                                              <w:marBottom w:val="0"/>
                                              <w:divBdr>
                                                <w:top w:val="none" w:sz="0" w:space="0" w:color="auto"/>
                                                <w:left w:val="none" w:sz="0" w:space="0" w:color="auto"/>
                                                <w:bottom w:val="none" w:sz="0" w:space="0" w:color="auto"/>
                                                <w:right w:val="none" w:sz="0" w:space="0" w:color="auto"/>
                                              </w:divBdr>
                                            </w:div>
                                          </w:divsChild>
                                        </w:div>
                                        <w:div w:id="1084571900">
                                          <w:marLeft w:val="0"/>
                                          <w:marRight w:val="0"/>
                                          <w:marTop w:val="0"/>
                                          <w:marBottom w:val="0"/>
                                          <w:divBdr>
                                            <w:top w:val="none" w:sz="0" w:space="0" w:color="auto"/>
                                            <w:left w:val="none" w:sz="0" w:space="0" w:color="auto"/>
                                            <w:bottom w:val="none" w:sz="0" w:space="0" w:color="auto"/>
                                            <w:right w:val="none" w:sz="0" w:space="0" w:color="auto"/>
                                          </w:divBdr>
                                          <w:divsChild>
                                            <w:div w:id="3441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8162">
                          <w:marLeft w:val="0"/>
                          <w:marRight w:val="0"/>
                          <w:marTop w:val="0"/>
                          <w:marBottom w:val="0"/>
                          <w:divBdr>
                            <w:top w:val="none" w:sz="0" w:space="0" w:color="auto"/>
                            <w:left w:val="none" w:sz="0" w:space="0" w:color="auto"/>
                            <w:bottom w:val="none" w:sz="0" w:space="0" w:color="auto"/>
                            <w:right w:val="none" w:sz="0" w:space="0" w:color="auto"/>
                          </w:divBdr>
                          <w:divsChild>
                            <w:div w:id="661928261">
                              <w:marLeft w:val="0"/>
                              <w:marRight w:val="0"/>
                              <w:marTop w:val="0"/>
                              <w:marBottom w:val="0"/>
                              <w:divBdr>
                                <w:top w:val="none" w:sz="0" w:space="0" w:color="auto"/>
                                <w:left w:val="none" w:sz="0" w:space="0" w:color="auto"/>
                                <w:bottom w:val="none" w:sz="0" w:space="0" w:color="auto"/>
                                <w:right w:val="none" w:sz="0" w:space="0" w:color="auto"/>
                              </w:divBdr>
                            </w:div>
                            <w:div w:id="285432495">
                              <w:marLeft w:val="0"/>
                              <w:marRight w:val="0"/>
                              <w:marTop w:val="0"/>
                              <w:marBottom w:val="0"/>
                              <w:divBdr>
                                <w:top w:val="none" w:sz="0" w:space="0" w:color="auto"/>
                                <w:left w:val="none" w:sz="0" w:space="0" w:color="auto"/>
                                <w:bottom w:val="none" w:sz="0" w:space="0" w:color="auto"/>
                                <w:right w:val="none" w:sz="0" w:space="0" w:color="auto"/>
                              </w:divBdr>
                              <w:divsChild>
                                <w:div w:id="5321547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0718563">
                                      <w:marLeft w:val="0"/>
                                      <w:marRight w:val="0"/>
                                      <w:marTop w:val="0"/>
                                      <w:marBottom w:val="0"/>
                                      <w:divBdr>
                                        <w:top w:val="none" w:sz="0" w:space="0" w:color="auto"/>
                                        <w:left w:val="none" w:sz="0" w:space="0" w:color="auto"/>
                                        <w:bottom w:val="none" w:sz="0" w:space="0" w:color="auto"/>
                                        <w:right w:val="none" w:sz="0" w:space="0" w:color="auto"/>
                                      </w:divBdr>
                                      <w:divsChild>
                                        <w:div w:id="7193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49744">
                              <w:marLeft w:val="0"/>
                              <w:marRight w:val="0"/>
                              <w:marTop w:val="0"/>
                              <w:marBottom w:val="0"/>
                              <w:divBdr>
                                <w:top w:val="none" w:sz="0" w:space="0" w:color="auto"/>
                                <w:left w:val="none" w:sz="0" w:space="0" w:color="auto"/>
                                <w:bottom w:val="none" w:sz="0" w:space="0" w:color="auto"/>
                                <w:right w:val="none" w:sz="0" w:space="0" w:color="auto"/>
                              </w:divBdr>
                            </w:div>
                            <w:div w:id="1817913369">
                              <w:marLeft w:val="0"/>
                              <w:marRight w:val="0"/>
                              <w:marTop w:val="0"/>
                              <w:marBottom w:val="0"/>
                              <w:divBdr>
                                <w:top w:val="none" w:sz="0" w:space="0" w:color="auto"/>
                                <w:left w:val="none" w:sz="0" w:space="0" w:color="auto"/>
                                <w:bottom w:val="none" w:sz="0" w:space="0" w:color="auto"/>
                                <w:right w:val="none" w:sz="0" w:space="0" w:color="auto"/>
                              </w:divBdr>
                              <w:divsChild>
                                <w:div w:id="12593663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73956731">
                                      <w:marLeft w:val="0"/>
                                      <w:marRight w:val="0"/>
                                      <w:marTop w:val="0"/>
                                      <w:marBottom w:val="0"/>
                                      <w:divBdr>
                                        <w:top w:val="none" w:sz="0" w:space="0" w:color="auto"/>
                                        <w:left w:val="none" w:sz="0" w:space="0" w:color="auto"/>
                                        <w:bottom w:val="none" w:sz="0" w:space="0" w:color="auto"/>
                                        <w:right w:val="none" w:sz="0" w:space="0" w:color="auto"/>
                                      </w:divBdr>
                                      <w:divsChild>
                                        <w:div w:id="17544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199">
                              <w:marLeft w:val="0"/>
                              <w:marRight w:val="0"/>
                              <w:marTop w:val="0"/>
                              <w:marBottom w:val="0"/>
                              <w:divBdr>
                                <w:top w:val="none" w:sz="0" w:space="0" w:color="auto"/>
                                <w:left w:val="none" w:sz="0" w:space="0" w:color="auto"/>
                                <w:bottom w:val="none" w:sz="0" w:space="0" w:color="auto"/>
                                <w:right w:val="none" w:sz="0" w:space="0" w:color="auto"/>
                              </w:divBdr>
                            </w:div>
                            <w:div w:id="379862945">
                              <w:marLeft w:val="0"/>
                              <w:marRight w:val="0"/>
                              <w:marTop w:val="0"/>
                              <w:marBottom w:val="0"/>
                              <w:divBdr>
                                <w:top w:val="none" w:sz="0" w:space="0" w:color="auto"/>
                                <w:left w:val="none" w:sz="0" w:space="0" w:color="auto"/>
                                <w:bottom w:val="none" w:sz="0" w:space="0" w:color="auto"/>
                                <w:right w:val="none" w:sz="0" w:space="0" w:color="auto"/>
                              </w:divBdr>
                              <w:divsChild>
                                <w:div w:id="20225875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49819866">
                                      <w:marLeft w:val="0"/>
                                      <w:marRight w:val="0"/>
                                      <w:marTop w:val="0"/>
                                      <w:marBottom w:val="0"/>
                                      <w:divBdr>
                                        <w:top w:val="none" w:sz="0" w:space="0" w:color="auto"/>
                                        <w:left w:val="none" w:sz="0" w:space="0" w:color="auto"/>
                                        <w:bottom w:val="none" w:sz="0" w:space="0" w:color="auto"/>
                                        <w:right w:val="none" w:sz="0" w:space="0" w:color="auto"/>
                                      </w:divBdr>
                                      <w:divsChild>
                                        <w:div w:id="10027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14744">
                              <w:marLeft w:val="0"/>
                              <w:marRight w:val="0"/>
                              <w:marTop w:val="0"/>
                              <w:marBottom w:val="0"/>
                              <w:divBdr>
                                <w:top w:val="none" w:sz="0" w:space="0" w:color="auto"/>
                                <w:left w:val="none" w:sz="0" w:space="0" w:color="auto"/>
                                <w:bottom w:val="none" w:sz="0" w:space="0" w:color="auto"/>
                                <w:right w:val="none" w:sz="0" w:space="0" w:color="auto"/>
                              </w:divBdr>
                            </w:div>
                            <w:div w:id="130442802">
                              <w:marLeft w:val="0"/>
                              <w:marRight w:val="0"/>
                              <w:marTop w:val="0"/>
                              <w:marBottom w:val="0"/>
                              <w:divBdr>
                                <w:top w:val="none" w:sz="0" w:space="0" w:color="auto"/>
                                <w:left w:val="none" w:sz="0" w:space="0" w:color="auto"/>
                                <w:bottom w:val="none" w:sz="0" w:space="0" w:color="auto"/>
                                <w:right w:val="none" w:sz="0" w:space="0" w:color="auto"/>
                              </w:divBdr>
                              <w:divsChild>
                                <w:div w:id="3776322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63975999">
                                      <w:marLeft w:val="0"/>
                                      <w:marRight w:val="0"/>
                                      <w:marTop w:val="0"/>
                                      <w:marBottom w:val="0"/>
                                      <w:divBdr>
                                        <w:top w:val="none" w:sz="0" w:space="0" w:color="auto"/>
                                        <w:left w:val="none" w:sz="0" w:space="0" w:color="auto"/>
                                        <w:bottom w:val="none" w:sz="0" w:space="0" w:color="auto"/>
                                        <w:right w:val="none" w:sz="0" w:space="0" w:color="auto"/>
                                      </w:divBdr>
                                      <w:divsChild>
                                        <w:div w:id="15040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043961">
                          <w:marLeft w:val="0"/>
                          <w:marRight w:val="0"/>
                          <w:marTop w:val="0"/>
                          <w:marBottom w:val="0"/>
                          <w:divBdr>
                            <w:top w:val="none" w:sz="0" w:space="0" w:color="auto"/>
                            <w:left w:val="none" w:sz="0" w:space="0" w:color="auto"/>
                            <w:bottom w:val="none" w:sz="0" w:space="0" w:color="auto"/>
                            <w:right w:val="none" w:sz="0" w:space="0" w:color="auto"/>
                          </w:divBdr>
                          <w:divsChild>
                            <w:div w:id="822545152">
                              <w:marLeft w:val="0"/>
                              <w:marRight w:val="0"/>
                              <w:marTop w:val="0"/>
                              <w:marBottom w:val="0"/>
                              <w:divBdr>
                                <w:top w:val="none" w:sz="0" w:space="0" w:color="auto"/>
                                <w:left w:val="none" w:sz="0" w:space="0" w:color="auto"/>
                                <w:bottom w:val="none" w:sz="0" w:space="0" w:color="auto"/>
                                <w:right w:val="none" w:sz="0" w:space="0" w:color="auto"/>
                              </w:divBdr>
                            </w:div>
                            <w:div w:id="258292635">
                              <w:marLeft w:val="0"/>
                              <w:marRight w:val="0"/>
                              <w:marTop w:val="0"/>
                              <w:marBottom w:val="0"/>
                              <w:divBdr>
                                <w:top w:val="none" w:sz="0" w:space="0" w:color="auto"/>
                                <w:left w:val="none" w:sz="0" w:space="0" w:color="auto"/>
                                <w:bottom w:val="none" w:sz="0" w:space="0" w:color="auto"/>
                                <w:right w:val="none" w:sz="0" w:space="0" w:color="auto"/>
                              </w:divBdr>
                            </w:div>
                            <w:div w:id="995188339">
                              <w:marLeft w:val="0"/>
                              <w:marRight w:val="0"/>
                              <w:marTop w:val="0"/>
                              <w:marBottom w:val="0"/>
                              <w:divBdr>
                                <w:top w:val="none" w:sz="0" w:space="0" w:color="auto"/>
                                <w:left w:val="none" w:sz="0" w:space="0" w:color="auto"/>
                                <w:bottom w:val="none" w:sz="0" w:space="0" w:color="auto"/>
                                <w:right w:val="none" w:sz="0" w:space="0" w:color="auto"/>
                              </w:divBdr>
                            </w:div>
                            <w:div w:id="222446181">
                              <w:marLeft w:val="0"/>
                              <w:marRight w:val="0"/>
                              <w:marTop w:val="0"/>
                              <w:marBottom w:val="0"/>
                              <w:divBdr>
                                <w:top w:val="none" w:sz="0" w:space="0" w:color="auto"/>
                                <w:left w:val="none" w:sz="0" w:space="0" w:color="auto"/>
                                <w:bottom w:val="none" w:sz="0" w:space="0" w:color="auto"/>
                                <w:right w:val="none" w:sz="0" w:space="0" w:color="auto"/>
                              </w:divBdr>
                              <w:divsChild>
                                <w:div w:id="599141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51598063">
                                      <w:marLeft w:val="0"/>
                                      <w:marRight w:val="0"/>
                                      <w:marTop w:val="0"/>
                                      <w:marBottom w:val="0"/>
                                      <w:divBdr>
                                        <w:top w:val="none" w:sz="0" w:space="0" w:color="auto"/>
                                        <w:left w:val="none" w:sz="0" w:space="0" w:color="auto"/>
                                        <w:bottom w:val="none" w:sz="0" w:space="0" w:color="auto"/>
                                        <w:right w:val="none" w:sz="0" w:space="0" w:color="auto"/>
                                      </w:divBdr>
                                      <w:divsChild>
                                        <w:div w:id="207081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50269">
                              <w:marLeft w:val="0"/>
                              <w:marRight w:val="0"/>
                              <w:marTop w:val="0"/>
                              <w:marBottom w:val="0"/>
                              <w:divBdr>
                                <w:top w:val="none" w:sz="0" w:space="0" w:color="auto"/>
                                <w:left w:val="none" w:sz="0" w:space="0" w:color="auto"/>
                                <w:bottom w:val="none" w:sz="0" w:space="0" w:color="auto"/>
                                <w:right w:val="none" w:sz="0" w:space="0" w:color="auto"/>
                              </w:divBdr>
                            </w:div>
                            <w:div w:id="1078866832">
                              <w:marLeft w:val="0"/>
                              <w:marRight w:val="0"/>
                              <w:marTop w:val="0"/>
                              <w:marBottom w:val="0"/>
                              <w:divBdr>
                                <w:top w:val="none" w:sz="0" w:space="0" w:color="auto"/>
                                <w:left w:val="none" w:sz="0" w:space="0" w:color="auto"/>
                                <w:bottom w:val="none" w:sz="0" w:space="0" w:color="auto"/>
                                <w:right w:val="none" w:sz="0" w:space="0" w:color="auto"/>
                              </w:divBdr>
                            </w:div>
                            <w:div w:id="2120446691">
                              <w:marLeft w:val="0"/>
                              <w:marRight w:val="0"/>
                              <w:marTop w:val="0"/>
                              <w:marBottom w:val="0"/>
                              <w:divBdr>
                                <w:top w:val="none" w:sz="0" w:space="0" w:color="auto"/>
                                <w:left w:val="none" w:sz="0" w:space="0" w:color="auto"/>
                                <w:bottom w:val="none" w:sz="0" w:space="0" w:color="auto"/>
                                <w:right w:val="none" w:sz="0" w:space="0" w:color="auto"/>
                              </w:divBdr>
                              <w:divsChild>
                                <w:div w:id="15248541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8558545">
                                      <w:marLeft w:val="0"/>
                                      <w:marRight w:val="0"/>
                                      <w:marTop w:val="0"/>
                                      <w:marBottom w:val="0"/>
                                      <w:divBdr>
                                        <w:top w:val="none" w:sz="0" w:space="0" w:color="auto"/>
                                        <w:left w:val="none" w:sz="0" w:space="0" w:color="auto"/>
                                        <w:bottom w:val="none" w:sz="0" w:space="0" w:color="auto"/>
                                        <w:right w:val="none" w:sz="0" w:space="0" w:color="auto"/>
                                      </w:divBdr>
                                      <w:divsChild>
                                        <w:div w:id="9582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1223">
                              <w:marLeft w:val="0"/>
                              <w:marRight w:val="0"/>
                              <w:marTop w:val="0"/>
                              <w:marBottom w:val="0"/>
                              <w:divBdr>
                                <w:top w:val="none" w:sz="0" w:space="0" w:color="auto"/>
                                <w:left w:val="none" w:sz="0" w:space="0" w:color="auto"/>
                                <w:bottom w:val="none" w:sz="0" w:space="0" w:color="auto"/>
                                <w:right w:val="none" w:sz="0" w:space="0" w:color="auto"/>
                              </w:divBdr>
                            </w:div>
                            <w:div w:id="494034336">
                              <w:marLeft w:val="0"/>
                              <w:marRight w:val="0"/>
                              <w:marTop w:val="450"/>
                              <w:marBottom w:val="450"/>
                              <w:divBdr>
                                <w:top w:val="none" w:sz="0" w:space="0" w:color="auto"/>
                                <w:left w:val="single" w:sz="24" w:space="0" w:color="6DB33F"/>
                                <w:bottom w:val="none" w:sz="0" w:space="0" w:color="auto"/>
                                <w:right w:val="none" w:sz="0" w:space="0" w:color="auto"/>
                              </w:divBdr>
                            </w:div>
                          </w:divsChild>
                        </w:div>
                        <w:div w:id="1822380303">
                          <w:marLeft w:val="0"/>
                          <w:marRight w:val="0"/>
                          <w:marTop w:val="0"/>
                          <w:marBottom w:val="0"/>
                          <w:divBdr>
                            <w:top w:val="none" w:sz="0" w:space="0" w:color="auto"/>
                            <w:left w:val="none" w:sz="0" w:space="0" w:color="auto"/>
                            <w:bottom w:val="none" w:sz="0" w:space="0" w:color="auto"/>
                            <w:right w:val="none" w:sz="0" w:space="0" w:color="auto"/>
                          </w:divBdr>
                          <w:divsChild>
                            <w:div w:id="293295126">
                              <w:marLeft w:val="0"/>
                              <w:marRight w:val="0"/>
                              <w:marTop w:val="0"/>
                              <w:marBottom w:val="0"/>
                              <w:divBdr>
                                <w:top w:val="none" w:sz="0" w:space="0" w:color="auto"/>
                                <w:left w:val="none" w:sz="0" w:space="0" w:color="auto"/>
                                <w:bottom w:val="none" w:sz="0" w:space="0" w:color="auto"/>
                                <w:right w:val="none" w:sz="0" w:space="0" w:color="auto"/>
                              </w:divBdr>
                            </w:div>
                            <w:div w:id="1717388968">
                              <w:marLeft w:val="0"/>
                              <w:marRight w:val="0"/>
                              <w:marTop w:val="0"/>
                              <w:marBottom w:val="0"/>
                              <w:divBdr>
                                <w:top w:val="none" w:sz="0" w:space="0" w:color="auto"/>
                                <w:left w:val="none" w:sz="0" w:space="0" w:color="auto"/>
                                <w:bottom w:val="none" w:sz="0" w:space="0" w:color="auto"/>
                                <w:right w:val="none" w:sz="0" w:space="0" w:color="auto"/>
                              </w:divBdr>
                            </w:div>
                            <w:div w:id="482282375">
                              <w:marLeft w:val="0"/>
                              <w:marRight w:val="0"/>
                              <w:marTop w:val="0"/>
                              <w:marBottom w:val="0"/>
                              <w:divBdr>
                                <w:top w:val="none" w:sz="0" w:space="0" w:color="auto"/>
                                <w:left w:val="none" w:sz="0" w:space="0" w:color="auto"/>
                                <w:bottom w:val="none" w:sz="0" w:space="0" w:color="auto"/>
                                <w:right w:val="none" w:sz="0" w:space="0" w:color="auto"/>
                              </w:divBdr>
                              <w:divsChild>
                                <w:div w:id="15617920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05184768">
                                      <w:marLeft w:val="0"/>
                                      <w:marRight w:val="0"/>
                                      <w:marTop w:val="0"/>
                                      <w:marBottom w:val="0"/>
                                      <w:divBdr>
                                        <w:top w:val="none" w:sz="0" w:space="0" w:color="auto"/>
                                        <w:left w:val="none" w:sz="0" w:space="0" w:color="auto"/>
                                        <w:bottom w:val="none" w:sz="0" w:space="0" w:color="auto"/>
                                        <w:right w:val="none" w:sz="0" w:space="0" w:color="auto"/>
                                      </w:divBdr>
                                      <w:divsChild>
                                        <w:div w:id="11767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97146">
                              <w:marLeft w:val="0"/>
                              <w:marRight w:val="0"/>
                              <w:marTop w:val="0"/>
                              <w:marBottom w:val="0"/>
                              <w:divBdr>
                                <w:top w:val="none" w:sz="0" w:space="0" w:color="auto"/>
                                <w:left w:val="none" w:sz="0" w:space="0" w:color="auto"/>
                                <w:bottom w:val="none" w:sz="0" w:space="0" w:color="auto"/>
                                <w:right w:val="none" w:sz="0" w:space="0" w:color="auto"/>
                              </w:divBdr>
                            </w:div>
                            <w:div w:id="2078741521">
                              <w:marLeft w:val="0"/>
                              <w:marRight w:val="0"/>
                              <w:marTop w:val="0"/>
                              <w:marBottom w:val="0"/>
                              <w:divBdr>
                                <w:top w:val="none" w:sz="0" w:space="0" w:color="auto"/>
                                <w:left w:val="none" w:sz="0" w:space="0" w:color="auto"/>
                                <w:bottom w:val="none" w:sz="0" w:space="0" w:color="auto"/>
                                <w:right w:val="none" w:sz="0" w:space="0" w:color="auto"/>
                              </w:divBdr>
                            </w:div>
                            <w:div w:id="1119955168">
                              <w:marLeft w:val="0"/>
                              <w:marRight w:val="0"/>
                              <w:marTop w:val="0"/>
                              <w:marBottom w:val="0"/>
                              <w:divBdr>
                                <w:top w:val="none" w:sz="0" w:space="0" w:color="auto"/>
                                <w:left w:val="none" w:sz="0" w:space="0" w:color="auto"/>
                                <w:bottom w:val="none" w:sz="0" w:space="0" w:color="auto"/>
                                <w:right w:val="none" w:sz="0" w:space="0" w:color="auto"/>
                              </w:divBdr>
                              <w:divsChild>
                                <w:div w:id="10494995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437958">
                                      <w:marLeft w:val="0"/>
                                      <w:marRight w:val="0"/>
                                      <w:marTop w:val="0"/>
                                      <w:marBottom w:val="0"/>
                                      <w:divBdr>
                                        <w:top w:val="none" w:sz="0" w:space="0" w:color="auto"/>
                                        <w:left w:val="none" w:sz="0" w:space="0" w:color="auto"/>
                                        <w:bottom w:val="none" w:sz="0" w:space="0" w:color="auto"/>
                                        <w:right w:val="none" w:sz="0" w:space="0" w:color="auto"/>
                                      </w:divBdr>
                                      <w:divsChild>
                                        <w:div w:id="13836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702002">
                              <w:marLeft w:val="0"/>
                              <w:marRight w:val="0"/>
                              <w:marTop w:val="450"/>
                              <w:marBottom w:val="450"/>
                              <w:divBdr>
                                <w:top w:val="none" w:sz="0" w:space="0" w:color="auto"/>
                                <w:left w:val="single" w:sz="24" w:space="0" w:color="6DB33F"/>
                                <w:bottom w:val="none" w:sz="0" w:space="0" w:color="auto"/>
                                <w:right w:val="none" w:sz="0" w:space="0" w:color="auto"/>
                              </w:divBdr>
                            </w:div>
                            <w:div w:id="547108694">
                              <w:marLeft w:val="0"/>
                              <w:marRight w:val="0"/>
                              <w:marTop w:val="0"/>
                              <w:marBottom w:val="0"/>
                              <w:divBdr>
                                <w:top w:val="none" w:sz="0" w:space="0" w:color="auto"/>
                                <w:left w:val="none" w:sz="0" w:space="0" w:color="auto"/>
                                <w:bottom w:val="none" w:sz="0" w:space="0" w:color="auto"/>
                                <w:right w:val="none" w:sz="0" w:space="0" w:color="auto"/>
                              </w:divBdr>
                            </w:div>
                          </w:divsChild>
                        </w:div>
                        <w:div w:id="1795712884">
                          <w:marLeft w:val="0"/>
                          <w:marRight w:val="0"/>
                          <w:marTop w:val="0"/>
                          <w:marBottom w:val="0"/>
                          <w:divBdr>
                            <w:top w:val="none" w:sz="0" w:space="0" w:color="auto"/>
                            <w:left w:val="none" w:sz="0" w:space="0" w:color="auto"/>
                            <w:bottom w:val="none" w:sz="0" w:space="0" w:color="auto"/>
                            <w:right w:val="none" w:sz="0" w:space="0" w:color="auto"/>
                          </w:divBdr>
                          <w:divsChild>
                            <w:div w:id="1213035187">
                              <w:marLeft w:val="0"/>
                              <w:marRight w:val="0"/>
                              <w:marTop w:val="0"/>
                              <w:marBottom w:val="0"/>
                              <w:divBdr>
                                <w:top w:val="none" w:sz="0" w:space="0" w:color="auto"/>
                                <w:left w:val="none" w:sz="0" w:space="0" w:color="auto"/>
                                <w:bottom w:val="none" w:sz="0" w:space="0" w:color="auto"/>
                                <w:right w:val="none" w:sz="0" w:space="0" w:color="auto"/>
                              </w:divBdr>
                            </w:div>
                            <w:div w:id="945886054">
                              <w:marLeft w:val="0"/>
                              <w:marRight w:val="0"/>
                              <w:marTop w:val="0"/>
                              <w:marBottom w:val="0"/>
                              <w:divBdr>
                                <w:top w:val="none" w:sz="0" w:space="0" w:color="auto"/>
                                <w:left w:val="none" w:sz="0" w:space="0" w:color="auto"/>
                                <w:bottom w:val="none" w:sz="0" w:space="0" w:color="auto"/>
                                <w:right w:val="none" w:sz="0" w:space="0" w:color="auto"/>
                              </w:divBdr>
                              <w:divsChild>
                                <w:div w:id="10145275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24166884">
                                      <w:marLeft w:val="0"/>
                                      <w:marRight w:val="0"/>
                                      <w:marTop w:val="0"/>
                                      <w:marBottom w:val="0"/>
                                      <w:divBdr>
                                        <w:top w:val="none" w:sz="0" w:space="0" w:color="auto"/>
                                        <w:left w:val="none" w:sz="0" w:space="0" w:color="auto"/>
                                        <w:bottom w:val="none" w:sz="0" w:space="0" w:color="auto"/>
                                        <w:right w:val="none" w:sz="0" w:space="0" w:color="auto"/>
                                      </w:divBdr>
                                      <w:divsChild>
                                        <w:div w:id="18565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1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79848">
                      <w:marLeft w:val="0"/>
                      <w:marRight w:val="0"/>
                      <w:marTop w:val="0"/>
                      <w:marBottom w:val="0"/>
                      <w:divBdr>
                        <w:top w:val="none" w:sz="0" w:space="0" w:color="auto"/>
                        <w:left w:val="none" w:sz="0" w:space="0" w:color="auto"/>
                        <w:bottom w:val="none" w:sz="0" w:space="0" w:color="auto"/>
                        <w:right w:val="none" w:sz="0" w:space="0" w:color="auto"/>
                      </w:divBdr>
                      <w:divsChild>
                        <w:div w:id="1395856276">
                          <w:marLeft w:val="0"/>
                          <w:marRight w:val="0"/>
                          <w:marTop w:val="0"/>
                          <w:marBottom w:val="0"/>
                          <w:divBdr>
                            <w:top w:val="none" w:sz="0" w:space="0" w:color="auto"/>
                            <w:left w:val="none" w:sz="0" w:space="0" w:color="auto"/>
                            <w:bottom w:val="none" w:sz="0" w:space="0" w:color="auto"/>
                            <w:right w:val="none" w:sz="0" w:space="0" w:color="auto"/>
                          </w:divBdr>
                        </w:div>
                        <w:div w:id="1654412216">
                          <w:marLeft w:val="0"/>
                          <w:marRight w:val="0"/>
                          <w:marTop w:val="0"/>
                          <w:marBottom w:val="0"/>
                          <w:divBdr>
                            <w:top w:val="none" w:sz="0" w:space="0" w:color="auto"/>
                            <w:left w:val="none" w:sz="0" w:space="0" w:color="auto"/>
                            <w:bottom w:val="none" w:sz="0" w:space="0" w:color="auto"/>
                            <w:right w:val="none" w:sz="0" w:space="0" w:color="auto"/>
                          </w:divBdr>
                          <w:divsChild>
                            <w:div w:id="20610056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37804661">
                                  <w:marLeft w:val="0"/>
                                  <w:marRight w:val="0"/>
                                  <w:marTop w:val="0"/>
                                  <w:marBottom w:val="0"/>
                                  <w:divBdr>
                                    <w:top w:val="none" w:sz="0" w:space="0" w:color="auto"/>
                                    <w:left w:val="none" w:sz="0" w:space="0" w:color="auto"/>
                                    <w:bottom w:val="none" w:sz="0" w:space="0" w:color="auto"/>
                                    <w:right w:val="none" w:sz="0" w:space="0" w:color="auto"/>
                                  </w:divBdr>
                                  <w:divsChild>
                                    <w:div w:id="5598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80060">
                          <w:marLeft w:val="0"/>
                          <w:marRight w:val="0"/>
                          <w:marTop w:val="0"/>
                          <w:marBottom w:val="0"/>
                          <w:divBdr>
                            <w:top w:val="none" w:sz="0" w:space="0" w:color="auto"/>
                            <w:left w:val="none" w:sz="0" w:space="0" w:color="auto"/>
                            <w:bottom w:val="none" w:sz="0" w:space="0" w:color="auto"/>
                            <w:right w:val="none" w:sz="0" w:space="0" w:color="auto"/>
                          </w:divBdr>
                        </w:div>
                        <w:div w:id="802696376">
                          <w:marLeft w:val="0"/>
                          <w:marRight w:val="0"/>
                          <w:marTop w:val="0"/>
                          <w:marBottom w:val="0"/>
                          <w:divBdr>
                            <w:top w:val="none" w:sz="0" w:space="0" w:color="auto"/>
                            <w:left w:val="none" w:sz="0" w:space="0" w:color="auto"/>
                            <w:bottom w:val="none" w:sz="0" w:space="0" w:color="auto"/>
                            <w:right w:val="none" w:sz="0" w:space="0" w:color="auto"/>
                          </w:divBdr>
                          <w:divsChild>
                            <w:div w:id="9877097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30761770">
                                  <w:marLeft w:val="0"/>
                                  <w:marRight w:val="0"/>
                                  <w:marTop w:val="0"/>
                                  <w:marBottom w:val="0"/>
                                  <w:divBdr>
                                    <w:top w:val="none" w:sz="0" w:space="0" w:color="auto"/>
                                    <w:left w:val="none" w:sz="0" w:space="0" w:color="auto"/>
                                    <w:bottom w:val="none" w:sz="0" w:space="0" w:color="auto"/>
                                    <w:right w:val="none" w:sz="0" w:space="0" w:color="auto"/>
                                  </w:divBdr>
                                  <w:divsChild>
                                    <w:div w:id="45240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804154">
                          <w:marLeft w:val="0"/>
                          <w:marRight w:val="0"/>
                          <w:marTop w:val="450"/>
                          <w:marBottom w:val="450"/>
                          <w:divBdr>
                            <w:top w:val="none" w:sz="0" w:space="0" w:color="auto"/>
                            <w:left w:val="single" w:sz="24" w:space="0" w:color="6DB33F"/>
                            <w:bottom w:val="none" w:sz="0" w:space="0" w:color="auto"/>
                            <w:right w:val="none" w:sz="0" w:space="0" w:color="auto"/>
                          </w:divBdr>
                        </w:div>
                      </w:divsChild>
                    </w:div>
                    <w:div w:id="1132941288">
                      <w:marLeft w:val="0"/>
                      <w:marRight w:val="0"/>
                      <w:marTop w:val="0"/>
                      <w:marBottom w:val="0"/>
                      <w:divBdr>
                        <w:top w:val="none" w:sz="0" w:space="0" w:color="auto"/>
                        <w:left w:val="none" w:sz="0" w:space="0" w:color="auto"/>
                        <w:bottom w:val="none" w:sz="0" w:space="0" w:color="auto"/>
                        <w:right w:val="none" w:sz="0" w:space="0" w:color="auto"/>
                      </w:divBdr>
                      <w:divsChild>
                        <w:div w:id="1540968881">
                          <w:marLeft w:val="0"/>
                          <w:marRight w:val="0"/>
                          <w:marTop w:val="0"/>
                          <w:marBottom w:val="0"/>
                          <w:divBdr>
                            <w:top w:val="none" w:sz="0" w:space="0" w:color="auto"/>
                            <w:left w:val="none" w:sz="0" w:space="0" w:color="auto"/>
                            <w:bottom w:val="none" w:sz="0" w:space="0" w:color="auto"/>
                            <w:right w:val="none" w:sz="0" w:space="0" w:color="auto"/>
                          </w:divBdr>
                        </w:div>
                        <w:div w:id="494078365">
                          <w:marLeft w:val="0"/>
                          <w:marRight w:val="0"/>
                          <w:marTop w:val="0"/>
                          <w:marBottom w:val="0"/>
                          <w:divBdr>
                            <w:top w:val="none" w:sz="0" w:space="0" w:color="auto"/>
                            <w:left w:val="none" w:sz="0" w:space="0" w:color="auto"/>
                            <w:bottom w:val="none" w:sz="0" w:space="0" w:color="auto"/>
                            <w:right w:val="none" w:sz="0" w:space="0" w:color="auto"/>
                          </w:divBdr>
                        </w:div>
                        <w:div w:id="1109856576">
                          <w:marLeft w:val="0"/>
                          <w:marRight w:val="0"/>
                          <w:marTop w:val="0"/>
                          <w:marBottom w:val="0"/>
                          <w:divBdr>
                            <w:top w:val="none" w:sz="0" w:space="0" w:color="auto"/>
                            <w:left w:val="none" w:sz="0" w:space="0" w:color="auto"/>
                            <w:bottom w:val="none" w:sz="0" w:space="0" w:color="auto"/>
                            <w:right w:val="none" w:sz="0" w:space="0" w:color="auto"/>
                          </w:divBdr>
                          <w:divsChild>
                            <w:div w:id="5952908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74746110">
                                  <w:marLeft w:val="0"/>
                                  <w:marRight w:val="0"/>
                                  <w:marTop w:val="0"/>
                                  <w:marBottom w:val="0"/>
                                  <w:divBdr>
                                    <w:top w:val="none" w:sz="0" w:space="0" w:color="auto"/>
                                    <w:left w:val="none" w:sz="0" w:space="0" w:color="auto"/>
                                    <w:bottom w:val="none" w:sz="0" w:space="0" w:color="auto"/>
                                    <w:right w:val="none" w:sz="0" w:space="0" w:color="auto"/>
                                  </w:divBdr>
                                  <w:divsChild>
                                    <w:div w:id="1656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80335">
                          <w:marLeft w:val="0"/>
                          <w:marRight w:val="0"/>
                          <w:marTop w:val="0"/>
                          <w:marBottom w:val="0"/>
                          <w:divBdr>
                            <w:top w:val="none" w:sz="0" w:space="0" w:color="auto"/>
                            <w:left w:val="none" w:sz="0" w:space="0" w:color="auto"/>
                            <w:bottom w:val="none" w:sz="0" w:space="0" w:color="auto"/>
                            <w:right w:val="none" w:sz="0" w:space="0" w:color="auto"/>
                          </w:divBdr>
                        </w:div>
                        <w:div w:id="1509562631">
                          <w:marLeft w:val="0"/>
                          <w:marRight w:val="0"/>
                          <w:marTop w:val="0"/>
                          <w:marBottom w:val="0"/>
                          <w:divBdr>
                            <w:top w:val="none" w:sz="0" w:space="0" w:color="auto"/>
                            <w:left w:val="none" w:sz="0" w:space="0" w:color="auto"/>
                            <w:bottom w:val="none" w:sz="0" w:space="0" w:color="auto"/>
                            <w:right w:val="none" w:sz="0" w:space="0" w:color="auto"/>
                          </w:divBdr>
                        </w:div>
                        <w:div w:id="769081142">
                          <w:marLeft w:val="0"/>
                          <w:marRight w:val="0"/>
                          <w:marTop w:val="0"/>
                          <w:marBottom w:val="0"/>
                          <w:divBdr>
                            <w:top w:val="none" w:sz="0" w:space="0" w:color="auto"/>
                            <w:left w:val="none" w:sz="0" w:space="0" w:color="auto"/>
                            <w:bottom w:val="none" w:sz="0" w:space="0" w:color="auto"/>
                            <w:right w:val="none" w:sz="0" w:space="0" w:color="auto"/>
                          </w:divBdr>
                        </w:div>
                        <w:div w:id="1779446816">
                          <w:marLeft w:val="0"/>
                          <w:marRight w:val="0"/>
                          <w:marTop w:val="0"/>
                          <w:marBottom w:val="0"/>
                          <w:divBdr>
                            <w:top w:val="none" w:sz="0" w:space="0" w:color="auto"/>
                            <w:left w:val="none" w:sz="0" w:space="0" w:color="auto"/>
                            <w:bottom w:val="none" w:sz="0" w:space="0" w:color="auto"/>
                            <w:right w:val="none" w:sz="0" w:space="0" w:color="auto"/>
                          </w:divBdr>
                          <w:divsChild>
                            <w:div w:id="5978298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00256406">
                                  <w:marLeft w:val="0"/>
                                  <w:marRight w:val="0"/>
                                  <w:marTop w:val="0"/>
                                  <w:marBottom w:val="0"/>
                                  <w:divBdr>
                                    <w:top w:val="none" w:sz="0" w:space="0" w:color="auto"/>
                                    <w:left w:val="none" w:sz="0" w:space="0" w:color="auto"/>
                                    <w:bottom w:val="none" w:sz="0" w:space="0" w:color="auto"/>
                                    <w:right w:val="none" w:sz="0" w:space="0" w:color="auto"/>
                                  </w:divBdr>
                                  <w:divsChild>
                                    <w:div w:id="66266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732228">
                      <w:marLeft w:val="0"/>
                      <w:marRight w:val="0"/>
                      <w:marTop w:val="0"/>
                      <w:marBottom w:val="0"/>
                      <w:divBdr>
                        <w:top w:val="none" w:sz="0" w:space="0" w:color="auto"/>
                        <w:left w:val="none" w:sz="0" w:space="0" w:color="auto"/>
                        <w:bottom w:val="none" w:sz="0" w:space="0" w:color="auto"/>
                        <w:right w:val="none" w:sz="0" w:space="0" w:color="auto"/>
                      </w:divBdr>
                      <w:divsChild>
                        <w:div w:id="142234733">
                          <w:marLeft w:val="0"/>
                          <w:marRight w:val="0"/>
                          <w:marTop w:val="0"/>
                          <w:marBottom w:val="0"/>
                          <w:divBdr>
                            <w:top w:val="none" w:sz="0" w:space="0" w:color="auto"/>
                            <w:left w:val="none" w:sz="0" w:space="0" w:color="auto"/>
                            <w:bottom w:val="none" w:sz="0" w:space="0" w:color="auto"/>
                            <w:right w:val="none" w:sz="0" w:space="0" w:color="auto"/>
                          </w:divBdr>
                        </w:div>
                        <w:div w:id="759988118">
                          <w:marLeft w:val="0"/>
                          <w:marRight w:val="0"/>
                          <w:marTop w:val="0"/>
                          <w:marBottom w:val="0"/>
                          <w:divBdr>
                            <w:top w:val="none" w:sz="0" w:space="0" w:color="auto"/>
                            <w:left w:val="none" w:sz="0" w:space="0" w:color="auto"/>
                            <w:bottom w:val="none" w:sz="0" w:space="0" w:color="auto"/>
                            <w:right w:val="none" w:sz="0" w:space="0" w:color="auto"/>
                          </w:divBdr>
                        </w:div>
                        <w:div w:id="1242177604">
                          <w:marLeft w:val="0"/>
                          <w:marRight w:val="0"/>
                          <w:marTop w:val="0"/>
                          <w:marBottom w:val="0"/>
                          <w:divBdr>
                            <w:top w:val="none" w:sz="0" w:space="0" w:color="auto"/>
                            <w:left w:val="none" w:sz="0" w:space="0" w:color="auto"/>
                            <w:bottom w:val="none" w:sz="0" w:space="0" w:color="auto"/>
                            <w:right w:val="none" w:sz="0" w:space="0" w:color="auto"/>
                          </w:divBdr>
                        </w:div>
                        <w:div w:id="1682396002">
                          <w:marLeft w:val="0"/>
                          <w:marRight w:val="0"/>
                          <w:marTop w:val="0"/>
                          <w:marBottom w:val="0"/>
                          <w:divBdr>
                            <w:top w:val="none" w:sz="0" w:space="0" w:color="auto"/>
                            <w:left w:val="none" w:sz="0" w:space="0" w:color="auto"/>
                            <w:bottom w:val="none" w:sz="0" w:space="0" w:color="auto"/>
                            <w:right w:val="none" w:sz="0" w:space="0" w:color="auto"/>
                          </w:divBdr>
                        </w:div>
                        <w:div w:id="881752626">
                          <w:marLeft w:val="0"/>
                          <w:marRight w:val="0"/>
                          <w:marTop w:val="0"/>
                          <w:marBottom w:val="0"/>
                          <w:divBdr>
                            <w:top w:val="none" w:sz="0" w:space="0" w:color="auto"/>
                            <w:left w:val="none" w:sz="0" w:space="0" w:color="auto"/>
                            <w:bottom w:val="none" w:sz="0" w:space="0" w:color="auto"/>
                            <w:right w:val="none" w:sz="0" w:space="0" w:color="auto"/>
                          </w:divBdr>
                          <w:divsChild>
                            <w:div w:id="1983659835">
                              <w:marLeft w:val="0"/>
                              <w:marRight w:val="0"/>
                              <w:marTop w:val="0"/>
                              <w:marBottom w:val="0"/>
                              <w:divBdr>
                                <w:top w:val="none" w:sz="0" w:space="0" w:color="auto"/>
                                <w:left w:val="none" w:sz="0" w:space="0" w:color="auto"/>
                                <w:bottom w:val="none" w:sz="0" w:space="0" w:color="auto"/>
                                <w:right w:val="none" w:sz="0" w:space="0" w:color="auto"/>
                              </w:divBdr>
                            </w:div>
                            <w:div w:id="1603881121">
                              <w:marLeft w:val="0"/>
                              <w:marRight w:val="0"/>
                              <w:marTop w:val="0"/>
                              <w:marBottom w:val="0"/>
                              <w:divBdr>
                                <w:top w:val="none" w:sz="0" w:space="0" w:color="auto"/>
                                <w:left w:val="none" w:sz="0" w:space="0" w:color="auto"/>
                                <w:bottom w:val="none" w:sz="0" w:space="0" w:color="auto"/>
                                <w:right w:val="none" w:sz="0" w:space="0" w:color="auto"/>
                              </w:divBdr>
                            </w:div>
                            <w:div w:id="212426539">
                              <w:marLeft w:val="0"/>
                              <w:marRight w:val="0"/>
                              <w:marTop w:val="0"/>
                              <w:marBottom w:val="0"/>
                              <w:divBdr>
                                <w:top w:val="none" w:sz="0" w:space="0" w:color="auto"/>
                                <w:left w:val="none" w:sz="0" w:space="0" w:color="auto"/>
                                <w:bottom w:val="none" w:sz="0" w:space="0" w:color="auto"/>
                                <w:right w:val="none" w:sz="0" w:space="0" w:color="auto"/>
                              </w:divBdr>
                            </w:div>
                            <w:div w:id="163977558">
                              <w:marLeft w:val="0"/>
                              <w:marRight w:val="0"/>
                              <w:marTop w:val="0"/>
                              <w:marBottom w:val="0"/>
                              <w:divBdr>
                                <w:top w:val="none" w:sz="0" w:space="0" w:color="auto"/>
                                <w:left w:val="none" w:sz="0" w:space="0" w:color="auto"/>
                                <w:bottom w:val="none" w:sz="0" w:space="0" w:color="auto"/>
                                <w:right w:val="none" w:sz="0" w:space="0" w:color="auto"/>
                              </w:divBdr>
                            </w:div>
                            <w:div w:id="877283331">
                              <w:marLeft w:val="0"/>
                              <w:marRight w:val="0"/>
                              <w:marTop w:val="0"/>
                              <w:marBottom w:val="0"/>
                              <w:divBdr>
                                <w:top w:val="none" w:sz="0" w:space="0" w:color="auto"/>
                                <w:left w:val="none" w:sz="0" w:space="0" w:color="auto"/>
                                <w:bottom w:val="none" w:sz="0" w:space="0" w:color="auto"/>
                                <w:right w:val="none" w:sz="0" w:space="0" w:color="auto"/>
                              </w:divBdr>
                            </w:div>
                          </w:divsChild>
                        </w:div>
                        <w:div w:id="1329746966">
                          <w:marLeft w:val="0"/>
                          <w:marRight w:val="0"/>
                          <w:marTop w:val="0"/>
                          <w:marBottom w:val="0"/>
                          <w:divBdr>
                            <w:top w:val="none" w:sz="0" w:space="0" w:color="auto"/>
                            <w:left w:val="none" w:sz="0" w:space="0" w:color="auto"/>
                            <w:bottom w:val="none" w:sz="0" w:space="0" w:color="auto"/>
                            <w:right w:val="none" w:sz="0" w:space="0" w:color="auto"/>
                          </w:divBdr>
                          <w:divsChild>
                            <w:div w:id="2030332645">
                              <w:marLeft w:val="0"/>
                              <w:marRight w:val="0"/>
                              <w:marTop w:val="0"/>
                              <w:marBottom w:val="0"/>
                              <w:divBdr>
                                <w:top w:val="none" w:sz="0" w:space="0" w:color="auto"/>
                                <w:left w:val="none" w:sz="0" w:space="0" w:color="auto"/>
                                <w:bottom w:val="none" w:sz="0" w:space="0" w:color="auto"/>
                                <w:right w:val="none" w:sz="0" w:space="0" w:color="auto"/>
                              </w:divBdr>
                            </w:div>
                            <w:div w:id="307905881">
                              <w:marLeft w:val="0"/>
                              <w:marRight w:val="0"/>
                              <w:marTop w:val="450"/>
                              <w:marBottom w:val="450"/>
                              <w:divBdr>
                                <w:top w:val="none" w:sz="0" w:space="0" w:color="auto"/>
                                <w:left w:val="single" w:sz="24" w:space="0" w:color="6DB33F"/>
                                <w:bottom w:val="none" w:sz="0" w:space="0" w:color="auto"/>
                                <w:right w:val="none" w:sz="0" w:space="0" w:color="auto"/>
                              </w:divBdr>
                            </w:div>
                            <w:div w:id="40205607">
                              <w:marLeft w:val="0"/>
                              <w:marRight w:val="0"/>
                              <w:marTop w:val="0"/>
                              <w:marBottom w:val="0"/>
                              <w:divBdr>
                                <w:top w:val="none" w:sz="0" w:space="0" w:color="auto"/>
                                <w:left w:val="none" w:sz="0" w:space="0" w:color="auto"/>
                                <w:bottom w:val="none" w:sz="0" w:space="0" w:color="auto"/>
                                <w:right w:val="none" w:sz="0" w:space="0" w:color="auto"/>
                              </w:divBdr>
                            </w:div>
                            <w:div w:id="15899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43531">
                      <w:marLeft w:val="0"/>
                      <w:marRight w:val="0"/>
                      <w:marTop w:val="0"/>
                      <w:marBottom w:val="0"/>
                      <w:divBdr>
                        <w:top w:val="none" w:sz="0" w:space="0" w:color="auto"/>
                        <w:left w:val="none" w:sz="0" w:space="0" w:color="auto"/>
                        <w:bottom w:val="none" w:sz="0" w:space="0" w:color="auto"/>
                        <w:right w:val="none" w:sz="0" w:space="0" w:color="auto"/>
                      </w:divBdr>
                      <w:divsChild>
                        <w:div w:id="609169687">
                          <w:marLeft w:val="0"/>
                          <w:marRight w:val="0"/>
                          <w:marTop w:val="0"/>
                          <w:marBottom w:val="0"/>
                          <w:divBdr>
                            <w:top w:val="none" w:sz="0" w:space="0" w:color="auto"/>
                            <w:left w:val="none" w:sz="0" w:space="0" w:color="auto"/>
                            <w:bottom w:val="none" w:sz="0" w:space="0" w:color="auto"/>
                            <w:right w:val="none" w:sz="0" w:space="0" w:color="auto"/>
                          </w:divBdr>
                        </w:div>
                        <w:div w:id="1572809601">
                          <w:marLeft w:val="0"/>
                          <w:marRight w:val="0"/>
                          <w:marTop w:val="0"/>
                          <w:marBottom w:val="0"/>
                          <w:divBdr>
                            <w:top w:val="none" w:sz="0" w:space="0" w:color="auto"/>
                            <w:left w:val="none" w:sz="0" w:space="0" w:color="auto"/>
                            <w:bottom w:val="none" w:sz="0" w:space="0" w:color="auto"/>
                            <w:right w:val="none" w:sz="0" w:space="0" w:color="auto"/>
                          </w:divBdr>
                        </w:div>
                        <w:div w:id="1819374225">
                          <w:marLeft w:val="0"/>
                          <w:marRight w:val="0"/>
                          <w:marTop w:val="0"/>
                          <w:marBottom w:val="0"/>
                          <w:divBdr>
                            <w:top w:val="none" w:sz="0" w:space="0" w:color="auto"/>
                            <w:left w:val="none" w:sz="0" w:space="0" w:color="auto"/>
                            <w:bottom w:val="none" w:sz="0" w:space="0" w:color="auto"/>
                            <w:right w:val="none" w:sz="0" w:space="0" w:color="auto"/>
                          </w:divBdr>
                          <w:divsChild>
                            <w:div w:id="17528487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3297591">
                                  <w:marLeft w:val="0"/>
                                  <w:marRight w:val="0"/>
                                  <w:marTop w:val="0"/>
                                  <w:marBottom w:val="0"/>
                                  <w:divBdr>
                                    <w:top w:val="none" w:sz="0" w:space="0" w:color="auto"/>
                                    <w:left w:val="none" w:sz="0" w:space="0" w:color="auto"/>
                                    <w:bottom w:val="none" w:sz="0" w:space="0" w:color="auto"/>
                                    <w:right w:val="none" w:sz="0" w:space="0" w:color="auto"/>
                                  </w:divBdr>
                                  <w:divsChild>
                                    <w:div w:id="3848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79244">
                          <w:marLeft w:val="0"/>
                          <w:marRight w:val="0"/>
                          <w:marTop w:val="0"/>
                          <w:marBottom w:val="0"/>
                          <w:divBdr>
                            <w:top w:val="none" w:sz="0" w:space="0" w:color="auto"/>
                            <w:left w:val="none" w:sz="0" w:space="0" w:color="auto"/>
                            <w:bottom w:val="none" w:sz="0" w:space="0" w:color="auto"/>
                            <w:right w:val="none" w:sz="0" w:space="0" w:color="auto"/>
                          </w:divBdr>
                        </w:div>
                        <w:div w:id="4141652">
                          <w:marLeft w:val="0"/>
                          <w:marRight w:val="0"/>
                          <w:marTop w:val="0"/>
                          <w:marBottom w:val="300"/>
                          <w:divBdr>
                            <w:top w:val="single" w:sz="6" w:space="15" w:color="D7D7D7"/>
                            <w:left w:val="single" w:sz="6" w:space="15" w:color="D7D7D7"/>
                            <w:bottom w:val="single" w:sz="6" w:space="15" w:color="D7D7D7"/>
                            <w:right w:val="single" w:sz="6" w:space="15" w:color="D7D7D7"/>
                          </w:divBdr>
                          <w:divsChild>
                            <w:div w:id="993338527">
                              <w:marLeft w:val="0"/>
                              <w:marRight w:val="0"/>
                              <w:marTop w:val="0"/>
                              <w:marBottom w:val="0"/>
                              <w:divBdr>
                                <w:top w:val="none" w:sz="0" w:space="0" w:color="auto"/>
                                <w:left w:val="none" w:sz="0" w:space="0" w:color="auto"/>
                                <w:bottom w:val="none" w:sz="0" w:space="0" w:color="auto"/>
                                <w:right w:val="none" w:sz="0" w:space="0" w:color="auto"/>
                              </w:divBdr>
                              <w:divsChild>
                                <w:div w:id="18020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4817">
                          <w:marLeft w:val="0"/>
                          <w:marRight w:val="0"/>
                          <w:marTop w:val="0"/>
                          <w:marBottom w:val="0"/>
                          <w:divBdr>
                            <w:top w:val="none" w:sz="0" w:space="0" w:color="auto"/>
                            <w:left w:val="none" w:sz="0" w:space="0" w:color="auto"/>
                            <w:bottom w:val="none" w:sz="0" w:space="0" w:color="auto"/>
                            <w:right w:val="none" w:sz="0" w:space="0" w:color="auto"/>
                          </w:divBdr>
                          <w:divsChild>
                            <w:div w:id="1609892712">
                              <w:marLeft w:val="0"/>
                              <w:marRight w:val="0"/>
                              <w:marTop w:val="0"/>
                              <w:marBottom w:val="0"/>
                              <w:divBdr>
                                <w:top w:val="none" w:sz="0" w:space="0" w:color="auto"/>
                                <w:left w:val="none" w:sz="0" w:space="0" w:color="auto"/>
                                <w:bottom w:val="none" w:sz="0" w:space="0" w:color="auto"/>
                                <w:right w:val="none" w:sz="0" w:space="0" w:color="auto"/>
                              </w:divBdr>
                            </w:div>
                            <w:div w:id="483012044">
                              <w:marLeft w:val="0"/>
                              <w:marRight w:val="0"/>
                              <w:marTop w:val="450"/>
                              <w:marBottom w:val="450"/>
                              <w:divBdr>
                                <w:top w:val="none" w:sz="0" w:space="0" w:color="auto"/>
                                <w:left w:val="single" w:sz="24" w:space="0" w:color="6DB33F"/>
                                <w:bottom w:val="none" w:sz="0" w:space="0" w:color="auto"/>
                                <w:right w:val="none" w:sz="0" w:space="0" w:color="auto"/>
                              </w:divBdr>
                              <w:divsChild>
                                <w:div w:id="1665352221">
                                  <w:marLeft w:val="0"/>
                                  <w:marRight w:val="0"/>
                                  <w:marTop w:val="0"/>
                                  <w:marBottom w:val="0"/>
                                  <w:divBdr>
                                    <w:top w:val="none" w:sz="0" w:space="0" w:color="auto"/>
                                    <w:left w:val="none" w:sz="0" w:space="0" w:color="auto"/>
                                    <w:bottom w:val="none" w:sz="0" w:space="0" w:color="auto"/>
                                    <w:right w:val="none" w:sz="0" w:space="0" w:color="auto"/>
                                  </w:divBdr>
                                </w:div>
                              </w:divsChild>
                            </w:div>
                            <w:div w:id="1992900977">
                              <w:marLeft w:val="0"/>
                              <w:marRight w:val="0"/>
                              <w:marTop w:val="0"/>
                              <w:marBottom w:val="0"/>
                              <w:divBdr>
                                <w:top w:val="none" w:sz="0" w:space="0" w:color="auto"/>
                                <w:left w:val="none" w:sz="0" w:space="0" w:color="auto"/>
                                <w:bottom w:val="none" w:sz="0" w:space="0" w:color="auto"/>
                                <w:right w:val="none" w:sz="0" w:space="0" w:color="auto"/>
                              </w:divBdr>
                            </w:div>
                            <w:div w:id="1675763525">
                              <w:marLeft w:val="0"/>
                              <w:marRight w:val="0"/>
                              <w:marTop w:val="0"/>
                              <w:marBottom w:val="0"/>
                              <w:divBdr>
                                <w:top w:val="none" w:sz="0" w:space="0" w:color="auto"/>
                                <w:left w:val="none" w:sz="0" w:space="0" w:color="auto"/>
                                <w:bottom w:val="none" w:sz="0" w:space="0" w:color="auto"/>
                                <w:right w:val="none" w:sz="0" w:space="0" w:color="auto"/>
                              </w:divBdr>
                              <w:divsChild>
                                <w:div w:id="4884056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54205045">
                                      <w:marLeft w:val="0"/>
                                      <w:marRight w:val="0"/>
                                      <w:marTop w:val="0"/>
                                      <w:marBottom w:val="0"/>
                                      <w:divBdr>
                                        <w:top w:val="none" w:sz="0" w:space="0" w:color="auto"/>
                                        <w:left w:val="none" w:sz="0" w:space="0" w:color="auto"/>
                                        <w:bottom w:val="none" w:sz="0" w:space="0" w:color="auto"/>
                                        <w:right w:val="none" w:sz="0" w:space="0" w:color="auto"/>
                                      </w:divBdr>
                                      <w:divsChild>
                                        <w:div w:id="90958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4979">
                              <w:marLeft w:val="0"/>
                              <w:marRight w:val="0"/>
                              <w:marTop w:val="0"/>
                              <w:marBottom w:val="0"/>
                              <w:divBdr>
                                <w:top w:val="none" w:sz="0" w:space="0" w:color="auto"/>
                                <w:left w:val="none" w:sz="0" w:space="0" w:color="auto"/>
                                <w:bottom w:val="none" w:sz="0" w:space="0" w:color="auto"/>
                                <w:right w:val="none" w:sz="0" w:space="0" w:color="auto"/>
                              </w:divBdr>
                            </w:div>
                            <w:div w:id="85659570">
                              <w:marLeft w:val="0"/>
                              <w:marRight w:val="0"/>
                              <w:marTop w:val="0"/>
                              <w:marBottom w:val="0"/>
                              <w:divBdr>
                                <w:top w:val="none" w:sz="0" w:space="0" w:color="auto"/>
                                <w:left w:val="none" w:sz="0" w:space="0" w:color="auto"/>
                                <w:bottom w:val="none" w:sz="0" w:space="0" w:color="auto"/>
                                <w:right w:val="none" w:sz="0" w:space="0" w:color="auto"/>
                              </w:divBdr>
                              <w:divsChild>
                                <w:div w:id="1136607133">
                                  <w:marLeft w:val="0"/>
                                  <w:marRight w:val="0"/>
                                  <w:marTop w:val="0"/>
                                  <w:marBottom w:val="300"/>
                                  <w:divBdr>
                                    <w:top w:val="single" w:sz="6" w:space="15" w:color="E6E6E6"/>
                                    <w:left w:val="single" w:sz="6" w:space="15" w:color="E6E6E6"/>
                                    <w:bottom w:val="single" w:sz="6" w:space="15" w:color="E6E6E6"/>
                                    <w:right w:val="single" w:sz="6" w:space="15" w:color="E6E6E6"/>
                                  </w:divBdr>
                                  <w:divsChild>
                                    <w:div w:id="458381854">
                                      <w:marLeft w:val="0"/>
                                      <w:marRight w:val="0"/>
                                      <w:marTop w:val="0"/>
                                      <w:marBottom w:val="0"/>
                                      <w:divBdr>
                                        <w:top w:val="none" w:sz="0" w:space="0" w:color="auto"/>
                                        <w:left w:val="none" w:sz="0" w:space="0" w:color="auto"/>
                                        <w:bottom w:val="none" w:sz="0" w:space="0" w:color="auto"/>
                                        <w:right w:val="none" w:sz="0" w:space="0" w:color="auto"/>
                                      </w:divBdr>
                                      <w:divsChild>
                                        <w:div w:id="12837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104580">
                              <w:marLeft w:val="0"/>
                              <w:marRight w:val="0"/>
                              <w:marTop w:val="0"/>
                              <w:marBottom w:val="0"/>
                              <w:divBdr>
                                <w:top w:val="none" w:sz="0" w:space="0" w:color="auto"/>
                                <w:left w:val="none" w:sz="0" w:space="0" w:color="auto"/>
                                <w:bottom w:val="none" w:sz="0" w:space="0" w:color="auto"/>
                                <w:right w:val="none" w:sz="0" w:space="0" w:color="auto"/>
                              </w:divBdr>
                            </w:div>
                            <w:div w:id="544028298">
                              <w:marLeft w:val="0"/>
                              <w:marRight w:val="0"/>
                              <w:marTop w:val="0"/>
                              <w:marBottom w:val="0"/>
                              <w:divBdr>
                                <w:top w:val="none" w:sz="0" w:space="0" w:color="auto"/>
                                <w:left w:val="none" w:sz="0" w:space="0" w:color="auto"/>
                                <w:bottom w:val="none" w:sz="0" w:space="0" w:color="auto"/>
                                <w:right w:val="none" w:sz="0" w:space="0" w:color="auto"/>
                              </w:divBdr>
                              <w:divsChild>
                                <w:div w:id="2607205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464549286">
                                      <w:marLeft w:val="0"/>
                                      <w:marRight w:val="0"/>
                                      <w:marTop w:val="0"/>
                                      <w:marBottom w:val="0"/>
                                      <w:divBdr>
                                        <w:top w:val="none" w:sz="0" w:space="0" w:color="auto"/>
                                        <w:left w:val="none" w:sz="0" w:space="0" w:color="auto"/>
                                        <w:bottom w:val="none" w:sz="0" w:space="0" w:color="auto"/>
                                        <w:right w:val="none" w:sz="0" w:space="0" w:color="auto"/>
                                      </w:divBdr>
                                      <w:divsChild>
                                        <w:div w:id="142353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01587">
                              <w:marLeft w:val="0"/>
                              <w:marRight w:val="0"/>
                              <w:marTop w:val="0"/>
                              <w:marBottom w:val="0"/>
                              <w:divBdr>
                                <w:top w:val="none" w:sz="0" w:space="0" w:color="auto"/>
                                <w:left w:val="none" w:sz="0" w:space="0" w:color="auto"/>
                                <w:bottom w:val="none" w:sz="0" w:space="0" w:color="auto"/>
                                <w:right w:val="none" w:sz="0" w:space="0" w:color="auto"/>
                              </w:divBdr>
                            </w:div>
                            <w:div w:id="177812267">
                              <w:marLeft w:val="0"/>
                              <w:marRight w:val="0"/>
                              <w:marTop w:val="0"/>
                              <w:marBottom w:val="0"/>
                              <w:divBdr>
                                <w:top w:val="none" w:sz="0" w:space="0" w:color="auto"/>
                                <w:left w:val="none" w:sz="0" w:space="0" w:color="auto"/>
                                <w:bottom w:val="none" w:sz="0" w:space="0" w:color="auto"/>
                                <w:right w:val="none" w:sz="0" w:space="0" w:color="auto"/>
                              </w:divBdr>
                            </w:div>
                            <w:div w:id="1497375777">
                              <w:marLeft w:val="0"/>
                              <w:marRight w:val="0"/>
                              <w:marTop w:val="0"/>
                              <w:marBottom w:val="0"/>
                              <w:divBdr>
                                <w:top w:val="none" w:sz="0" w:space="0" w:color="auto"/>
                                <w:left w:val="none" w:sz="0" w:space="0" w:color="auto"/>
                                <w:bottom w:val="none" w:sz="0" w:space="0" w:color="auto"/>
                                <w:right w:val="none" w:sz="0" w:space="0" w:color="auto"/>
                              </w:divBdr>
                              <w:divsChild>
                                <w:div w:id="15327191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323481">
                                      <w:marLeft w:val="0"/>
                                      <w:marRight w:val="0"/>
                                      <w:marTop w:val="0"/>
                                      <w:marBottom w:val="0"/>
                                      <w:divBdr>
                                        <w:top w:val="none" w:sz="0" w:space="0" w:color="auto"/>
                                        <w:left w:val="none" w:sz="0" w:space="0" w:color="auto"/>
                                        <w:bottom w:val="none" w:sz="0" w:space="0" w:color="auto"/>
                                        <w:right w:val="none" w:sz="0" w:space="0" w:color="auto"/>
                                      </w:divBdr>
                                      <w:divsChild>
                                        <w:div w:id="317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48723">
                              <w:marLeft w:val="0"/>
                              <w:marRight w:val="0"/>
                              <w:marTop w:val="0"/>
                              <w:marBottom w:val="0"/>
                              <w:divBdr>
                                <w:top w:val="none" w:sz="0" w:space="0" w:color="auto"/>
                                <w:left w:val="none" w:sz="0" w:space="0" w:color="auto"/>
                                <w:bottom w:val="none" w:sz="0" w:space="0" w:color="auto"/>
                                <w:right w:val="none" w:sz="0" w:space="0" w:color="auto"/>
                              </w:divBdr>
                            </w:div>
                            <w:div w:id="1603610523">
                              <w:marLeft w:val="0"/>
                              <w:marRight w:val="0"/>
                              <w:marTop w:val="0"/>
                              <w:marBottom w:val="0"/>
                              <w:divBdr>
                                <w:top w:val="none" w:sz="0" w:space="0" w:color="auto"/>
                                <w:left w:val="none" w:sz="0" w:space="0" w:color="auto"/>
                                <w:bottom w:val="none" w:sz="0" w:space="0" w:color="auto"/>
                                <w:right w:val="none" w:sz="0" w:space="0" w:color="auto"/>
                              </w:divBdr>
                              <w:divsChild>
                                <w:div w:id="13936998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95851791">
                                      <w:marLeft w:val="0"/>
                                      <w:marRight w:val="0"/>
                                      <w:marTop w:val="0"/>
                                      <w:marBottom w:val="0"/>
                                      <w:divBdr>
                                        <w:top w:val="none" w:sz="0" w:space="0" w:color="auto"/>
                                        <w:left w:val="none" w:sz="0" w:space="0" w:color="auto"/>
                                        <w:bottom w:val="none" w:sz="0" w:space="0" w:color="auto"/>
                                        <w:right w:val="none" w:sz="0" w:space="0" w:color="auto"/>
                                      </w:divBdr>
                                      <w:divsChild>
                                        <w:div w:id="15900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95076">
                              <w:marLeft w:val="0"/>
                              <w:marRight w:val="0"/>
                              <w:marTop w:val="0"/>
                              <w:marBottom w:val="0"/>
                              <w:divBdr>
                                <w:top w:val="none" w:sz="0" w:space="0" w:color="auto"/>
                                <w:left w:val="none" w:sz="0" w:space="0" w:color="auto"/>
                                <w:bottom w:val="none" w:sz="0" w:space="0" w:color="auto"/>
                                <w:right w:val="none" w:sz="0" w:space="0" w:color="auto"/>
                              </w:divBdr>
                            </w:div>
                            <w:div w:id="293826689">
                              <w:marLeft w:val="0"/>
                              <w:marRight w:val="0"/>
                              <w:marTop w:val="450"/>
                              <w:marBottom w:val="450"/>
                              <w:divBdr>
                                <w:top w:val="none" w:sz="0" w:space="0" w:color="auto"/>
                                <w:left w:val="single" w:sz="24" w:space="0" w:color="6DB33F"/>
                                <w:bottom w:val="none" w:sz="0" w:space="0" w:color="auto"/>
                                <w:right w:val="none" w:sz="0" w:space="0" w:color="auto"/>
                              </w:divBdr>
                              <w:divsChild>
                                <w:div w:id="2066828159">
                                  <w:marLeft w:val="0"/>
                                  <w:marRight w:val="0"/>
                                  <w:marTop w:val="0"/>
                                  <w:marBottom w:val="0"/>
                                  <w:divBdr>
                                    <w:top w:val="none" w:sz="0" w:space="0" w:color="auto"/>
                                    <w:left w:val="none" w:sz="0" w:space="0" w:color="auto"/>
                                    <w:bottom w:val="none" w:sz="0" w:space="0" w:color="auto"/>
                                    <w:right w:val="none" w:sz="0" w:space="0" w:color="auto"/>
                                  </w:divBdr>
                                </w:div>
                                <w:div w:id="143648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5471">
                          <w:marLeft w:val="0"/>
                          <w:marRight w:val="0"/>
                          <w:marTop w:val="0"/>
                          <w:marBottom w:val="0"/>
                          <w:divBdr>
                            <w:top w:val="none" w:sz="0" w:space="0" w:color="auto"/>
                            <w:left w:val="none" w:sz="0" w:space="0" w:color="auto"/>
                            <w:bottom w:val="none" w:sz="0" w:space="0" w:color="auto"/>
                            <w:right w:val="none" w:sz="0" w:space="0" w:color="auto"/>
                          </w:divBdr>
                          <w:divsChild>
                            <w:div w:id="1872915429">
                              <w:marLeft w:val="0"/>
                              <w:marRight w:val="0"/>
                              <w:marTop w:val="0"/>
                              <w:marBottom w:val="0"/>
                              <w:divBdr>
                                <w:top w:val="none" w:sz="0" w:space="0" w:color="auto"/>
                                <w:left w:val="none" w:sz="0" w:space="0" w:color="auto"/>
                                <w:bottom w:val="none" w:sz="0" w:space="0" w:color="auto"/>
                                <w:right w:val="none" w:sz="0" w:space="0" w:color="auto"/>
                              </w:divBdr>
                            </w:div>
                            <w:div w:id="1176576664">
                              <w:marLeft w:val="0"/>
                              <w:marRight w:val="0"/>
                              <w:marTop w:val="0"/>
                              <w:marBottom w:val="0"/>
                              <w:divBdr>
                                <w:top w:val="none" w:sz="0" w:space="0" w:color="auto"/>
                                <w:left w:val="none" w:sz="0" w:space="0" w:color="auto"/>
                                <w:bottom w:val="none" w:sz="0" w:space="0" w:color="auto"/>
                                <w:right w:val="none" w:sz="0" w:space="0" w:color="auto"/>
                              </w:divBdr>
                            </w:div>
                            <w:div w:id="958803176">
                              <w:marLeft w:val="0"/>
                              <w:marRight w:val="0"/>
                              <w:marTop w:val="0"/>
                              <w:marBottom w:val="0"/>
                              <w:divBdr>
                                <w:top w:val="none" w:sz="0" w:space="0" w:color="auto"/>
                                <w:left w:val="none" w:sz="0" w:space="0" w:color="auto"/>
                                <w:bottom w:val="none" w:sz="0" w:space="0" w:color="auto"/>
                                <w:right w:val="none" w:sz="0" w:space="0" w:color="auto"/>
                              </w:divBdr>
                              <w:divsChild>
                                <w:div w:id="90475710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04211235">
                                      <w:marLeft w:val="0"/>
                                      <w:marRight w:val="0"/>
                                      <w:marTop w:val="0"/>
                                      <w:marBottom w:val="0"/>
                                      <w:divBdr>
                                        <w:top w:val="none" w:sz="0" w:space="0" w:color="auto"/>
                                        <w:left w:val="none" w:sz="0" w:space="0" w:color="auto"/>
                                        <w:bottom w:val="none" w:sz="0" w:space="0" w:color="auto"/>
                                        <w:right w:val="none" w:sz="0" w:space="0" w:color="auto"/>
                                      </w:divBdr>
                                      <w:divsChild>
                                        <w:div w:id="6323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0907">
                              <w:marLeft w:val="0"/>
                              <w:marRight w:val="0"/>
                              <w:marTop w:val="0"/>
                              <w:marBottom w:val="0"/>
                              <w:divBdr>
                                <w:top w:val="none" w:sz="0" w:space="0" w:color="auto"/>
                                <w:left w:val="none" w:sz="0" w:space="0" w:color="auto"/>
                                <w:bottom w:val="none" w:sz="0" w:space="0" w:color="auto"/>
                                <w:right w:val="none" w:sz="0" w:space="0" w:color="auto"/>
                              </w:divBdr>
                            </w:div>
                            <w:div w:id="1612587744">
                              <w:marLeft w:val="0"/>
                              <w:marRight w:val="0"/>
                              <w:marTop w:val="0"/>
                              <w:marBottom w:val="0"/>
                              <w:divBdr>
                                <w:top w:val="none" w:sz="0" w:space="0" w:color="auto"/>
                                <w:left w:val="none" w:sz="0" w:space="0" w:color="auto"/>
                                <w:bottom w:val="none" w:sz="0" w:space="0" w:color="auto"/>
                                <w:right w:val="none" w:sz="0" w:space="0" w:color="auto"/>
                              </w:divBdr>
                              <w:divsChild>
                                <w:div w:id="1570847527">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8001568">
                                      <w:marLeft w:val="0"/>
                                      <w:marRight w:val="0"/>
                                      <w:marTop w:val="0"/>
                                      <w:marBottom w:val="0"/>
                                      <w:divBdr>
                                        <w:top w:val="none" w:sz="0" w:space="0" w:color="auto"/>
                                        <w:left w:val="none" w:sz="0" w:space="0" w:color="auto"/>
                                        <w:bottom w:val="none" w:sz="0" w:space="0" w:color="auto"/>
                                        <w:right w:val="none" w:sz="0" w:space="0" w:color="auto"/>
                                      </w:divBdr>
                                      <w:divsChild>
                                        <w:div w:id="6199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910355">
                              <w:marLeft w:val="0"/>
                              <w:marRight w:val="0"/>
                              <w:marTop w:val="0"/>
                              <w:marBottom w:val="0"/>
                              <w:divBdr>
                                <w:top w:val="none" w:sz="0" w:space="0" w:color="auto"/>
                                <w:left w:val="none" w:sz="0" w:space="0" w:color="auto"/>
                                <w:bottom w:val="none" w:sz="0" w:space="0" w:color="auto"/>
                                <w:right w:val="none" w:sz="0" w:space="0" w:color="auto"/>
                              </w:divBdr>
                            </w:div>
                            <w:div w:id="1353605402">
                              <w:marLeft w:val="0"/>
                              <w:marRight w:val="0"/>
                              <w:marTop w:val="0"/>
                              <w:marBottom w:val="0"/>
                              <w:divBdr>
                                <w:top w:val="none" w:sz="0" w:space="0" w:color="auto"/>
                                <w:left w:val="none" w:sz="0" w:space="0" w:color="auto"/>
                                <w:bottom w:val="none" w:sz="0" w:space="0" w:color="auto"/>
                                <w:right w:val="none" w:sz="0" w:space="0" w:color="auto"/>
                              </w:divBdr>
                              <w:divsChild>
                                <w:div w:id="4384518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5182419">
                                      <w:marLeft w:val="0"/>
                                      <w:marRight w:val="0"/>
                                      <w:marTop w:val="0"/>
                                      <w:marBottom w:val="0"/>
                                      <w:divBdr>
                                        <w:top w:val="none" w:sz="0" w:space="0" w:color="auto"/>
                                        <w:left w:val="none" w:sz="0" w:space="0" w:color="auto"/>
                                        <w:bottom w:val="none" w:sz="0" w:space="0" w:color="auto"/>
                                        <w:right w:val="none" w:sz="0" w:space="0" w:color="auto"/>
                                      </w:divBdr>
                                      <w:divsChild>
                                        <w:div w:id="9793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89756">
                              <w:marLeft w:val="0"/>
                              <w:marRight w:val="0"/>
                              <w:marTop w:val="0"/>
                              <w:marBottom w:val="0"/>
                              <w:divBdr>
                                <w:top w:val="none" w:sz="0" w:space="0" w:color="auto"/>
                                <w:left w:val="none" w:sz="0" w:space="0" w:color="auto"/>
                                <w:bottom w:val="none" w:sz="0" w:space="0" w:color="auto"/>
                                <w:right w:val="none" w:sz="0" w:space="0" w:color="auto"/>
                              </w:divBdr>
                            </w:div>
                            <w:div w:id="1294605243">
                              <w:marLeft w:val="0"/>
                              <w:marRight w:val="0"/>
                              <w:marTop w:val="0"/>
                              <w:marBottom w:val="0"/>
                              <w:divBdr>
                                <w:top w:val="none" w:sz="0" w:space="0" w:color="auto"/>
                                <w:left w:val="none" w:sz="0" w:space="0" w:color="auto"/>
                                <w:bottom w:val="none" w:sz="0" w:space="0" w:color="auto"/>
                                <w:right w:val="none" w:sz="0" w:space="0" w:color="auto"/>
                              </w:divBdr>
                              <w:divsChild>
                                <w:div w:id="15082057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4440213">
                                      <w:marLeft w:val="0"/>
                                      <w:marRight w:val="0"/>
                                      <w:marTop w:val="0"/>
                                      <w:marBottom w:val="0"/>
                                      <w:divBdr>
                                        <w:top w:val="none" w:sz="0" w:space="0" w:color="auto"/>
                                        <w:left w:val="none" w:sz="0" w:space="0" w:color="auto"/>
                                        <w:bottom w:val="none" w:sz="0" w:space="0" w:color="auto"/>
                                        <w:right w:val="none" w:sz="0" w:space="0" w:color="auto"/>
                                      </w:divBdr>
                                      <w:divsChild>
                                        <w:div w:id="12114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81488">
                  <w:marLeft w:val="0"/>
                  <w:marRight w:val="0"/>
                  <w:marTop w:val="0"/>
                  <w:marBottom w:val="0"/>
                  <w:divBdr>
                    <w:top w:val="none" w:sz="0" w:space="0" w:color="auto"/>
                    <w:left w:val="none" w:sz="0" w:space="0" w:color="auto"/>
                    <w:bottom w:val="none" w:sz="0" w:space="0" w:color="auto"/>
                    <w:right w:val="none" w:sz="0" w:space="0" w:color="auto"/>
                  </w:divBdr>
                  <w:divsChild>
                    <w:div w:id="2037923600">
                      <w:marLeft w:val="0"/>
                      <w:marRight w:val="0"/>
                      <w:marTop w:val="0"/>
                      <w:marBottom w:val="0"/>
                      <w:divBdr>
                        <w:top w:val="none" w:sz="0" w:space="0" w:color="auto"/>
                        <w:left w:val="none" w:sz="0" w:space="0" w:color="auto"/>
                        <w:bottom w:val="none" w:sz="0" w:space="0" w:color="auto"/>
                        <w:right w:val="none" w:sz="0" w:space="0" w:color="auto"/>
                      </w:divBdr>
                    </w:div>
                    <w:div w:id="1586110991">
                      <w:marLeft w:val="0"/>
                      <w:marRight w:val="0"/>
                      <w:marTop w:val="0"/>
                      <w:marBottom w:val="0"/>
                      <w:divBdr>
                        <w:top w:val="none" w:sz="0" w:space="0" w:color="auto"/>
                        <w:left w:val="none" w:sz="0" w:space="0" w:color="auto"/>
                        <w:bottom w:val="none" w:sz="0" w:space="0" w:color="auto"/>
                        <w:right w:val="none" w:sz="0" w:space="0" w:color="auto"/>
                      </w:divBdr>
                    </w:div>
                    <w:div w:id="948703763">
                      <w:marLeft w:val="0"/>
                      <w:marRight w:val="0"/>
                      <w:marTop w:val="0"/>
                      <w:marBottom w:val="0"/>
                      <w:divBdr>
                        <w:top w:val="none" w:sz="0" w:space="0" w:color="auto"/>
                        <w:left w:val="none" w:sz="0" w:space="0" w:color="auto"/>
                        <w:bottom w:val="none" w:sz="0" w:space="0" w:color="auto"/>
                        <w:right w:val="none" w:sz="0" w:space="0" w:color="auto"/>
                      </w:divBdr>
                    </w:div>
                    <w:div w:id="979915907">
                      <w:marLeft w:val="0"/>
                      <w:marRight w:val="0"/>
                      <w:marTop w:val="450"/>
                      <w:marBottom w:val="450"/>
                      <w:divBdr>
                        <w:top w:val="none" w:sz="0" w:space="0" w:color="auto"/>
                        <w:left w:val="single" w:sz="24" w:space="0" w:color="6DB33F"/>
                        <w:bottom w:val="none" w:sz="0" w:space="0" w:color="auto"/>
                        <w:right w:val="none" w:sz="0" w:space="0" w:color="auto"/>
                      </w:divBdr>
                    </w:div>
                    <w:div w:id="649754861">
                      <w:marLeft w:val="0"/>
                      <w:marRight w:val="0"/>
                      <w:marTop w:val="0"/>
                      <w:marBottom w:val="0"/>
                      <w:divBdr>
                        <w:top w:val="none" w:sz="0" w:space="0" w:color="auto"/>
                        <w:left w:val="none" w:sz="0" w:space="0" w:color="auto"/>
                        <w:bottom w:val="none" w:sz="0" w:space="0" w:color="auto"/>
                        <w:right w:val="none" w:sz="0" w:space="0" w:color="auto"/>
                      </w:divBdr>
                      <w:divsChild>
                        <w:div w:id="957182398">
                          <w:marLeft w:val="0"/>
                          <w:marRight w:val="0"/>
                          <w:marTop w:val="0"/>
                          <w:marBottom w:val="0"/>
                          <w:divBdr>
                            <w:top w:val="none" w:sz="0" w:space="0" w:color="auto"/>
                            <w:left w:val="none" w:sz="0" w:space="0" w:color="auto"/>
                            <w:bottom w:val="none" w:sz="0" w:space="0" w:color="auto"/>
                            <w:right w:val="none" w:sz="0" w:space="0" w:color="auto"/>
                          </w:divBdr>
                        </w:div>
                        <w:div w:id="785656141">
                          <w:marLeft w:val="0"/>
                          <w:marRight w:val="0"/>
                          <w:marTop w:val="0"/>
                          <w:marBottom w:val="0"/>
                          <w:divBdr>
                            <w:top w:val="none" w:sz="0" w:space="0" w:color="auto"/>
                            <w:left w:val="none" w:sz="0" w:space="0" w:color="auto"/>
                            <w:bottom w:val="none" w:sz="0" w:space="0" w:color="auto"/>
                            <w:right w:val="none" w:sz="0" w:space="0" w:color="auto"/>
                          </w:divBdr>
                        </w:div>
                        <w:div w:id="1504471532">
                          <w:marLeft w:val="0"/>
                          <w:marRight w:val="0"/>
                          <w:marTop w:val="0"/>
                          <w:marBottom w:val="300"/>
                          <w:divBdr>
                            <w:top w:val="none" w:sz="0" w:space="0" w:color="auto"/>
                            <w:left w:val="none" w:sz="0" w:space="0" w:color="auto"/>
                            <w:bottom w:val="none" w:sz="0" w:space="0" w:color="auto"/>
                            <w:right w:val="none" w:sz="0" w:space="0" w:color="auto"/>
                          </w:divBdr>
                          <w:divsChild>
                            <w:div w:id="2005620327">
                              <w:marLeft w:val="0"/>
                              <w:marRight w:val="0"/>
                              <w:marTop w:val="0"/>
                              <w:marBottom w:val="0"/>
                              <w:divBdr>
                                <w:top w:val="none" w:sz="0" w:space="0" w:color="auto"/>
                                <w:left w:val="none" w:sz="0" w:space="0" w:color="auto"/>
                                <w:bottom w:val="none" w:sz="0" w:space="0" w:color="auto"/>
                                <w:right w:val="none" w:sz="0" w:space="0" w:color="auto"/>
                              </w:divBdr>
                            </w:div>
                          </w:divsChild>
                        </w:div>
                        <w:div w:id="993608345">
                          <w:marLeft w:val="0"/>
                          <w:marRight w:val="0"/>
                          <w:marTop w:val="0"/>
                          <w:marBottom w:val="0"/>
                          <w:divBdr>
                            <w:top w:val="none" w:sz="0" w:space="0" w:color="auto"/>
                            <w:left w:val="none" w:sz="0" w:space="0" w:color="auto"/>
                            <w:bottom w:val="none" w:sz="0" w:space="0" w:color="auto"/>
                            <w:right w:val="none" w:sz="0" w:space="0" w:color="auto"/>
                          </w:divBdr>
                        </w:div>
                        <w:div w:id="984046296">
                          <w:marLeft w:val="0"/>
                          <w:marRight w:val="0"/>
                          <w:marTop w:val="0"/>
                          <w:marBottom w:val="0"/>
                          <w:divBdr>
                            <w:top w:val="none" w:sz="0" w:space="0" w:color="auto"/>
                            <w:left w:val="none" w:sz="0" w:space="0" w:color="auto"/>
                            <w:bottom w:val="none" w:sz="0" w:space="0" w:color="auto"/>
                            <w:right w:val="none" w:sz="0" w:space="0" w:color="auto"/>
                          </w:divBdr>
                          <w:divsChild>
                            <w:div w:id="407919170">
                              <w:marLeft w:val="0"/>
                              <w:marRight w:val="0"/>
                              <w:marTop w:val="0"/>
                              <w:marBottom w:val="300"/>
                              <w:divBdr>
                                <w:top w:val="single" w:sz="6" w:space="15" w:color="E6E6E6"/>
                                <w:left w:val="single" w:sz="6" w:space="15" w:color="E6E6E6"/>
                                <w:bottom w:val="single" w:sz="6" w:space="15" w:color="E6E6E6"/>
                                <w:right w:val="single" w:sz="6" w:space="15" w:color="E6E6E6"/>
                              </w:divBdr>
                              <w:divsChild>
                                <w:div w:id="489103660">
                                  <w:marLeft w:val="0"/>
                                  <w:marRight w:val="0"/>
                                  <w:marTop w:val="0"/>
                                  <w:marBottom w:val="0"/>
                                  <w:divBdr>
                                    <w:top w:val="none" w:sz="0" w:space="0" w:color="auto"/>
                                    <w:left w:val="none" w:sz="0" w:space="0" w:color="auto"/>
                                    <w:bottom w:val="none" w:sz="0" w:space="0" w:color="auto"/>
                                    <w:right w:val="none" w:sz="0" w:space="0" w:color="auto"/>
                                  </w:divBdr>
                                  <w:divsChild>
                                    <w:div w:id="118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191916">
                      <w:marLeft w:val="0"/>
                      <w:marRight w:val="0"/>
                      <w:marTop w:val="0"/>
                      <w:marBottom w:val="0"/>
                      <w:divBdr>
                        <w:top w:val="none" w:sz="0" w:space="0" w:color="auto"/>
                        <w:left w:val="none" w:sz="0" w:space="0" w:color="auto"/>
                        <w:bottom w:val="none" w:sz="0" w:space="0" w:color="auto"/>
                        <w:right w:val="none" w:sz="0" w:space="0" w:color="auto"/>
                      </w:divBdr>
                      <w:divsChild>
                        <w:div w:id="1479150869">
                          <w:marLeft w:val="0"/>
                          <w:marRight w:val="0"/>
                          <w:marTop w:val="0"/>
                          <w:marBottom w:val="0"/>
                          <w:divBdr>
                            <w:top w:val="none" w:sz="0" w:space="0" w:color="auto"/>
                            <w:left w:val="none" w:sz="0" w:space="0" w:color="auto"/>
                            <w:bottom w:val="none" w:sz="0" w:space="0" w:color="auto"/>
                            <w:right w:val="none" w:sz="0" w:space="0" w:color="auto"/>
                          </w:divBdr>
                        </w:div>
                        <w:div w:id="1894077308">
                          <w:marLeft w:val="0"/>
                          <w:marRight w:val="0"/>
                          <w:marTop w:val="0"/>
                          <w:marBottom w:val="0"/>
                          <w:divBdr>
                            <w:top w:val="none" w:sz="0" w:space="0" w:color="auto"/>
                            <w:left w:val="none" w:sz="0" w:space="0" w:color="auto"/>
                            <w:bottom w:val="none" w:sz="0" w:space="0" w:color="auto"/>
                            <w:right w:val="none" w:sz="0" w:space="0" w:color="auto"/>
                          </w:divBdr>
                        </w:div>
                        <w:div w:id="1162503758">
                          <w:marLeft w:val="0"/>
                          <w:marRight w:val="0"/>
                          <w:marTop w:val="0"/>
                          <w:marBottom w:val="300"/>
                          <w:divBdr>
                            <w:top w:val="none" w:sz="0" w:space="0" w:color="auto"/>
                            <w:left w:val="none" w:sz="0" w:space="0" w:color="auto"/>
                            <w:bottom w:val="none" w:sz="0" w:space="0" w:color="auto"/>
                            <w:right w:val="none" w:sz="0" w:space="0" w:color="auto"/>
                          </w:divBdr>
                          <w:divsChild>
                            <w:div w:id="1471509727">
                              <w:marLeft w:val="0"/>
                              <w:marRight w:val="0"/>
                              <w:marTop w:val="0"/>
                              <w:marBottom w:val="0"/>
                              <w:divBdr>
                                <w:top w:val="none" w:sz="0" w:space="0" w:color="auto"/>
                                <w:left w:val="none" w:sz="0" w:space="0" w:color="auto"/>
                                <w:bottom w:val="none" w:sz="0" w:space="0" w:color="auto"/>
                                <w:right w:val="none" w:sz="0" w:space="0" w:color="auto"/>
                              </w:divBdr>
                            </w:div>
                          </w:divsChild>
                        </w:div>
                        <w:div w:id="1714842806">
                          <w:marLeft w:val="0"/>
                          <w:marRight w:val="0"/>
                          <w:marTop w:val="0"/>
                          <w:marBottom w:val="0"/>
                          <w:divBdr>
                            <w:top w:val="none" w:sz="0" w:space="0" w:color="auto"/>
                            <w:left w:val="none" w:sz="0" w:space="0" w:color="auto"/>
                            <w:bottom w:val="none" w:sz="0" w:space="0" w:color="auto"/>
                            <w:right w:val="none" w:sz="0" w:space="0" w:color="auto"/>
                          </w:divBdr>
                        </w:div>
                        <w:div w:id="1012956711">
                          <w:marLeft w:val="0"/>
                          <w:marRight w:val="0"/>
                          <w:marTop w:val="0"/>
                          <w:marBottom w:val="0"/>
                          <w:divBdr>
                            <w:top w:val="none" w:sz="0" w:space="0" w:color="auto"/>
                            <w:left w:val="none" w:sz="0" w:space="0" w:color="auto"/>
                            <w:bottom w:val="none" w:sz="0" w:space="0" w:color="auto"/>
                            <w:right w:val="none" w:sz="0" w:space="0" w:color="auto"/>
                          </w:divBdr>
                        </w:div>
                        <w:div w:id="1528177566">
                          <w:marLeft w:val="0"/>
                          <w:marRight w:val="0"/>
                          <w:marTop w:val="0"/>
                          <w:marBottom w:val="0"/>
                          <w:divBdr>
                            <w:top w:val="none" w:sz="0" w:space="0" w:color="auto"/>
                            <w:left w:val="none" w:sz="0" w:space="0" w:color="auto"/>
                            <w:bottom w:val="none" w:sz="0" w:space="0" w:color="auto"/>
                            <w:right w:val="none" w:sz="0" w:space="0" w:color="auto"/>
                          </w:divBdr>
                          <w:divsChild>
                            <w:div w:id="16859342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94193283">
                                  <w:marLeft w:val="0"/>
                                  <w:marRight w:val="0"/>
                                  <w:marTop w:val="0"/>
                                  <w:marBottom w:val="0"/>
                                  <w:divBdr>
                                    <w:top w:val="none" w:sz="0" w:space="0" w:color="auto"/>
                                    <w:left w:val="none" w:sz="0" w:space="0" w:color="auto"/>
                                    <w:bottom w:val="none" w:sz="0" w:space="0" w:color="auto"/>
                                    <w:right w:val="none" w:sz="0" w:space="0" w:color="auto"/>
                                  </w:divBdr>
                                  <w:divsChild>
                                    <w:div w:id="13856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7053">
                          <w:marLeft w:val="0"/>
                          <w:marRight w:val="0"/>
                          <w:marTop w:val="0"/>
                          <w:marBottom w:val="0"/>
                          <w:divBdr>
                            <w:top w:val="none" w:sz="0" w:space="0" w:color="auto"/>
                            <w:left w:val="none" w:sz="0" w:space="0" w:color="auto"/>
                            <w:bottom w:val="none" w:sz="0" w:space="0" w:color="auto"/>
                            <w:right w:val="none" w:sz="0" w:space="0" w:color="auto"/>
                          </w:divBdr>
                        </w:div>
                        <w:div w:id="16860146">
                          <w:marLeft w:val="0"/>
                          <w:marRight w:val="0"/>
                          <w:marTop w:val="0"/>
                          <w:marBottom w:val="0"/>
                          <w:divBdr>
                            <w:top w:val="none" w:sz="0" w:space="0" w:color="auto"/>
                            <w:left w:val="none" w:sz="0" w:space="0" w:color="auto"/>
                            <w:bottom w:val="none" w:sz="0" w:space="0" w:color="auto"/>
                            <w:right w:val="none" w:sz="0" w:space="0" w:color="auto"/>
                          </w:divBdr>
                        </w:div>
                      </w:divsChild>
                    </w:div>
                    <w:div w:id="1471098498">
                      <w:marLeft w:val="0"/>
                      <w:marRight w:val="0"/>
                      <w:marTop w:val="0"/>
                      <w:marBottom w:val="0"/>
                      <w:divBdr>
                        <w:top w:val="none" w:sz="0" w:space="0" w:color="auto"/>
                        <w:left w:val="none" w:sz="0" w:space="0" w:color="auto"/>
                        <w:bottom w:val="none" w:sz="0" w:space="0" w:color="auto"/>
                        <w:right w:val="none" w:sz="0" w:space="0" w:color="auto"/>
                      </w:divBdr>
                      <w:divsChild>
                        <w:div w:id="908810113">
                          <w:marLeft w:val="0"/>
                          <w:marRight w:val="0"/>
                          <w:marTop w:val="0"/>
                          <w:marBottom w:val="0"/>
                          <w:divBdr>
                            <w:top w:val="none" w:sz="0" w:space="0" w:color="auto"/>
                            <w:left w:val="none" w:sz="0" w:space="0" w:color="auto"/>
                            <w:bottom w:val="none" w:sz="0" w:space="0" w:color="auto"/>
                            <w:right w:val="none" w:sz="0" w:space="0" w:color="auto"/>
                          </w:divBdr>
                        </w:div>
                        <w:div w:id="191845134">
                          <w:marLeft w:val="0"/>
                          <w:marRight w:val="0"/>
                          <w:marTop w:val="0"/>
                          <w:marBottom w:val="0"/>
                          <w:divBdr>
                            <w:top w:val="none" w:sz="0" w:space="0" w:color="auto"/>
                            <w:left w:val="none" w:sz="0" w:space="0" w:color="auto"/>
                            <w:bottom w:val="none" w:sz="0" w:space="0" w:color="auto"/>
                            <w:right w:val="none" w:sz="0" w:space="0" w:color="auto"/>
                          </w:divBdr>
                        </w:div>
                      </w:divsChild>
                    </w:div>
                    <w:div w:id="577786824">
                      <w:marLeft w:val="0"/>
                      <w:marRight w:val="0"/>
                      <w:marTop w:val="0"/>
                      <w:marBottom w:val="0"/>
                      <w:divBdr>
                        <w:top w:val="none" w:sz="0" w:space="0" w:color="auto"/>
                        <w:left w:val="none" w:sz="0" w:space="0" w:color="auto"/>
                        <w:bottom w:val="none" w:sz="0" w:space="0" w:color="auto"/>
                        <w:right w:val="none" w:sz="0" w:space="0" w:color="auto"/>
                      </w:divBdr>
                      <w:divsChild>
                        <w:div w:id="1401053770">
                          <w:marLeft w:val="0"/>
                          <w:marRight w:val="0"/>
                          <w:marTop w:val="0"/>
                          <w:marBottom w:val="0"/>
                          <w:divBdr>
                            <w:top w:val="none" w:sz="0" w:space="0" w:color="auto"/>
                            <w:left w:val="none" w:sz="0" w:space="0" w:color="auto"/>
                            <w:bottom w:val="none" w:sz="0" w:space="0" w:color="auto"/>
                            <w:right w:val="none" w:sz="0" w:space="0" w:color="auto"/>
                          </w:divBdr>
                        </w:div>
                        <w:div w:id="2014451771">
                          <w:marLeft w:val="0"/>
                          <w:marRight w:val="0"/>
                          <w:marTop w:val="0"/>
                          <w:marBottom w:val="0"/>
                          <w:divBdr>
                            <w:top w:val="none" w:sz="0" w:space="0" w:color="auto"/>
                            <w:left w:val="none" w:sz="0" w:space="0" w:color="auto"/>
                            <w:bottom w:val="none" w:sz="0" w:space="0" w:color="auto"/>
                            <w:right w:val="none" w:sz="0" w:space="0" w:color="auto"/>
                          </w:divBdr>
                          <w:divsChild>
                            <w:div w:id="1599099435">
                              <w:marLeft w:val="0"/>
                              <w:marRight w:val="0"/>
                              <w:marTop w:val="0"/>
                              <w:marBottom w:val="0"/>
                              <w:divBdr>
                                <w:top w:val="none" w:sz="0" w:space="0" w:color="auto"/>
                                <w:left w:val="none" w:sz="0" w:space="0" w:color="auto"/>
                                <w:bottom w:val="none" w:sz="0" w:space="0" w:color="auto"/>
                                <w:right w:val="none" w:sz="0" w:space="0" w:color="auto"/>
                              </w:divBdr>
                            </w:div>
                            <w:div w:id="1838961695">
                              <w:marLeft w:val="0"/>
                              <w:marRight w:val="0"/>
                              <w:marTop w:val="0"/>
                              <w:marBottom w:val="0"/>
                              <w:divBdr>
                                <w:top w:val="none" w:sz="0" w:space="0" w:color="auto"/>
                                <w:left w:val="none" w:sz="0" w:space="0" w:color="auto"/>
                                <w:bottom w:val="none" w:sz="0" w:space="0" w:color="auto"/>
                                <w:right w:val="none" w:sz="0" w:space="0" w:color="auto"/>
                              </w:divBdr>
                            </w:div>
                            <w:div w:id="1526334637">
                              <w:marLeft w:val="0"/>
                              <w:marRight w:val="0"/>
                              <w:marTop w:val="0"/>
                              <w:marBottom w:val="0"/>
                              <w:divBdr>
                                <w:top w:val="none" w:sz="0" w:space="0" w:color="auto"/>
                                <w:left w:val="none" w:sz="0" w:space="0" w:color="auto"/>
                                <w:bottom w:val="none" w:sz="0" w:space="0" w:color="auto"/>
                                <w:right w:val="none" w:sz="0" w:space="0" w:color="auto"/>
                              </w:divBdr>
                            </w:div>
                            <w:div w:id="2060859706">
                              <w:marLeft w:val="0"/>
                              <w:marRight w:val="0"/>
                              <w:marTop w:val="0"/>
                              <w:marBottom w:val="0"/>
                              <w:divBdr>
                                <w:top w:val="none" w:sz="0" w:space="0" w:color="auto"/>
                                <w:left w:val="none" w:sz="0" w:space="0" w:color="auto"/>
                                <w:bottom w:val="none" w:sz="0" w:space="0" w:color="auto"/>
                                <w:right w:val="none" w:sz="0" w:space="0" w:color="auto"/>
                              </w:divBdr>
                            </w:div>
                            <w:div w:id="494302274">
                              <w:marLeft w:val="0"/>
                              <w:marRight w:val="0"/>
                              <w:marTop w:val="0"/>
                              <w:marBottom w:val="0"/>
                              <w:divBdr>
                                <w:top w:val="none" w:sz="0" w:space="0" w:color="auto"/>
                                <w:left w:val="none" w:sz="0" w:space="0" w:color="auto"/>
                                <w:bottom w:val="none" w:sz="0" w:space="0" w:color="auto"/>
                                <w:right w:val="none" w:sz="0" w:space="0" w:color="auto"/>
                              </w:divBdr>
                              <w:divsChild>
                                <w:div w:id="21924365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03626674">
                                      <w:marLeft w:val="0"/>
                                      <w:marRight w:val="0"/>
                                      <w:marTop w:val="0"/>
                                      <w:marBottom w:val="0"/>
                                      <w:divBdr>
                                        <w:top w:val="none" w:sz="0" w:space="0" w:color="auto"/>
                                        <w:left w:val="none" w:sz="0" w:space="0" w:color="auto"/>
                                        <w:bottom w:val="none" w:sz="0" w:space="0" w:color="auto"/>
                                        <w:right w:val="none" w:sz="0" w:space="0" w:color="auto"/>
                                      </w:divBdr>
                                      <w:divsChild>
                                        <w:div w:id="19761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87196">
                              <w:marLeft w:val="0"/>
                              <w:marRight w:val="0"/>
                              <w:marTop w:val="0"/>
                              <w:marBottom w:val="0"/>
                              <w:divBdr>
                                <w:top w:val="none" w:sz="0" w:space="0" w:color="auto"/>
                                <w:left w:val="none" w:sz="0" w:space="0" w:color="auto"/>
                                <w:bottom w:val="none" w:sz="0" w:space="0" w:color="auto"/>
                                <w:right w:val="none" w:sz="0" w:space="0" w:color="auto"/>
                              </w:divBdr>
                            </w:div>
                            <w:div w:id="719791219">
                              <w:marLeft w:val="0"/>
                              <w:marRight w:val="0"/>
                              <w:marTop w:val="0"/>
                              <w:marBottom w:val="0"/>
                              <w:divBdr>
                                <w:top w:val="none" w:sz="0" w:space="0" w:color="auto"/>
                                <w:left w:val="none" w:sz="0" w:space="0" w:color="auto"/>
                                <w:bottom w:val="none" w:sz="0" w:space="0" w:color="auto"/>
                                <w:right w:val="none" w:sz="0" w:space="0" w:color="auto"/>
                              </w:divBdr>
                              <w:divsChild>
                                <w:div w:id="3196973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14141690">
                                      <w:marLeft w:val="0"/>
                                      <w:marRight w:val="0"/>
                                      <w:marTop w:val="0"/>
                                      <w:marBottom w:val="0"/>
                                      <w:divBdr>
                                        <w:top w:val="none" w:sz="0" w:space="0" w:color="auto"/>
                                        <w:left w:val="none" w:sz="0" w:space="0" w:color="auto"/>
                                        <w:bottom w:val="none" w:sz="0" w:space="0" w:color="auto"/>
                                        <w:right w:val="none" w:sz="0" w:space="0" w:color="auto"/>
                                      </w:divBdr>
                                      <w:divsChild>
                                        <w:div w:id="188016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584167">
                              <w:marLeft w:val="0"/>
                              <w:marRight w:val="0"/>
                              <w:marTop w:val="0"/>
                              <w:marBottom w:val="0"/>
                              <w:divBdr>
                                <w:top w:val="none" w:sz="0" w:space="0" w:color="auto"/>
                                <w:left w:val="none" w:sz="0" w:space="0" w:color="auto"/>
                                <w:bottom w:val="none" w:sz="0" w:space="0" w:color="auto"/>
                                <w:right w:val="none" w:sz="0" w:space="0" w:color="auto"/>
                              </w:divBdr>
                            </w:div>
                          </w:divsChild>
                        </w:div>
                        <w:div w:id="1646738617">
                          <w:marLeft w:val="0"/>
                          <w:marRight w:val="0"/>
                          <w:marTop w:val="0"/>
                          <w:marBottom w:val="0"/>
                          <w:divBdr>
                            <w:top w:val="none" w:sz="0" w:space="0" w:color="auto"/>
                            <w:left w:val="none" w:sz="0" w:space="0" w:color="auto"/>
                            <w:bottom w:val="none" w:sz="0" w:space="0" w:color="auto"/>
                            <w:right w:val="none" w:sz="0" w:space="0" w:color="auto"/>
                          </w:divBdr>
                          <w:divsChild>
                            <w:div w:id="605886890">
                              <w:marLeft w:val="0"/>
                              <w:marRight w:val="0"/>
                              <w:marTop w:val="0"/>
                              <w:marBottom w:val="0"/>
                              <w:divBdr>
                                <w:top w:val="none" w:sz="0" w:space="0" w:color="auto"/>
                                <w:left w:val="none" w:sz="0" w:space="0" w:color="auto"/>
                                <w:bottom w:val="none" w:sz="0" w:space="0" w:color="auto"/>
                                <w:right w:val="none" w:sz="0" w:space="0" w:color="auto"/>
                              </w:divBdr>
                            </w:div>
                            <w:div w:id="129057066">
                              <w:marLeft w:val="0"/>
                              <w:marRight w:val="0"/>
                              <w:marTop w:val="0"/>
                              <w:marBottom w:val="0"/>
                              <w:divBdr>
                                <w:top w:val="none" w:sz="0" w:space="0" w:color="auto"/>
                                <w:left w:val="none" w:sz="0" w:space="0" w:color="auto"/>
                                <w:bottom w:val="none" w:sz="0" w:space="0" w:color="auto"/>
                                <w:right w:val="none" w:sz="0" w:space="0" w:color="auto"/>
                              </w:divBdr>
                              <w:divsChild>
                                <w:div w:id="9901380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943998866">
                                      <w:marLeft w:val="0"/>
                                      <w:marRight w:val="0"/>
                                      <w:marTop w:val="0"/>
                                      <w:marBottom w:val="0"/>
                                      <w:divBdr>
                                        <w:top w:val="none" w:sz="0" w:space="0" w:color="auto"/>
                                        <w:left w:val="none" w:sz="0" w:space="0" w:color="auto"/>
                                        <w:bottom w:val="none" w:sz="0" w:space="0" w:color="auto"/>
                                        <w:right w:val="none" w:sz="0" w:space="0" w:color="auto"/>
                                      </w:divBdr>
                                      <w:divsChild>
                                        <w:div w:id="3139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4564">
                              <w:marLeft w:val="0"/>
                              <w:marRight w:val="0"/>
                              <w:marTop w:val="0"/>
                              <w:marBottom w:val="0"/>
                              <w:divBdr>
                                <w:top w:val="none" w:sz="0" w:space="0" w:color="auto"/>
                                <w:left w:val="none" w:sz="0" w:space="0" w:color="auto"/>
                                <w:bottom w:val="none" w:sz="0" w:space="0" w:color="auto"/>
                                <w:right w:val="none" w:sz="0" w:space="0" w:color="auto"/>
                              </w:divBdr>
                            </w:div>
                            <w:div w:id="1256017648">
                              <w:marLeft w:val="0"/>
                              <w:marRight w:val="0"/>
                              <w:marTop w:val="0"/>
                              <w:marBottom w:val="0"/>
                              <w:divBdr>
                                <w:top w:val="none" w:sz="0" w:space="0" w:color="auto"/>
                                <w:left w:val="none" w:sz="0" w:space="0" w:color="auto"/>
                                <w:bottom w:val="none" w:sz="0" w:space="0" w:color="auto"/>
                                <w:right w:val="none" w:sz="0" w:space="0" w:color="auto"/>
                              </w:divBdr>
                            </w:div>
                            <w:div w:id="2027098009">
                              <w:marLeft w:val="0"/>
                              <w:marRight w:val="0"/>
                              <w:marTop w:val="0"/>
                              <w:marBottom w:val="0"/>
                              <w:divBdr>
                                <w:top w:val="none" w:sz="0" w:space="0" w:color="auto"/>
                                <w:left w:val="none" w:sz="0" w:space="0" w:color="auto"/>
                                <w:bottom w:val="none" w:sz="0" w:space="0" w:color="auto"/>
                                <w:right w:val="none" w:sz="0" w:space="0" w:color="auto"/>
                              </w:divBdr>
                              <w:divsChild>
                                <w:div w:id="13274391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30200596">
                                      <w:marLeft w:val="0"/>
                                      <w:marRight w:val="0"/>
                                      <w:marTop w:val="0"/>
                                      <w:marBottom w:val="0"/>
                                      <w:divBdr>
                                        <w:top w:val="none" w:sz="0" w:space="0" w:color="auto"/>
                                        <w:left w:val="none" w:sz="0" w:space="0" w:color="auto"/>
                                        <w:bottom w:val="none" w:sz="0" w:space="0" w:color="auto"/>
                                        <w:right w:val="none" w:sz="0" w:space="0" w:color="auto"/>
                                      </w:divBdr>
                                      <w:divsChild>
                                        <w:div w:id="19363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0278">
                          <w:marLeft w:val="0"/>
                          <w:marRight w:val="0"/>
                          <w:marTop w:val="0"/>
                          <w:marBottom w:val="0"/>
                          <w:divBdr>
                            <w:top w:val="none" w:sz="0" w:space="0" w:color="auto"/>
                            <w:left w:val="none" w:sz="0" w:space="0" w:color="auto"/>
                            <w:bottom w:val="none" w:sz="0" w:space="0" w:color="auto"/>
                            <w:right w:val="none" w:sz="0" w:space="0" w:color="auto"/>
                          </w:divBdr>
                          <w:divsChild>
                            <w:div w:id="633221542">
                              <w:marLeft w:val="0"/>
                              <w:marRight w:val="0"/>
                              <w:marTop w:val="0"/>
                              <w:marBottom w:val="0"/>
                              <w:divBdr>
                                <w:top w:val="none" w:sz="0" w:space="0" w:color="auto"/>
                                <w:left w:val="none" w:sz="0" w:space="0" w:color="auto"/>
                                <w:bottom w:val="none" w:sz="0" w:space="0" w:color="auto"/>
                                <w:right w:val="none" w:sz="0" w:space="0" w:color="auto"/>
                              </w:divBdr>
                            </w:div>
                            <w:div w:id="2044285525">
                              <w:marLeft w:val="0"/>
                              <w:marRight w:val="0"/>
                              <w:marTop w:val="0"/>
                              <w:marBottom w:val="0"/>
                              <w:divBdr>
                                <w:top w:val="none" w:sz="0" w:space="0" w:color="auto"/>
                                <w:left w:val="none" w:sz="0" w:space="0" w:color="auto"/>
                                <w:bottom w:val="none" w:sz="0" w:space="0" w:color="auto"/>
                                <w:right w:val="none" w:sz="0" w:space="0" w:color="auto"/>
                              </w:divBdr>
                              <w:divsChild>
                                <w:div w:id="688891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309429">
                                      <w:marLeft w:val="0"/>
                                      <w:marRight w:val="0"/>
                                      <w:marTop w:val="0"/>
                                      <w:marBottom w:val="0"/>
                                      <w:divBdr>
                                        <w:top w:val="none" w:sz="0" w:space="0" w:color="auto"/>
                                        <w:left w:val="none" w:sz="0" w:space="0" w:color="auto"/>
                                        <w:bottom w:val="none" w:sz="0" w:space="0" w:color="auto"/>
                                        <w:right w:val="none" w:sz="0" w:space="0" w:color="auto"/>
                                      </w:divBdr>
                                      <w:divsChild>
                                        <w:div w:id="125247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34330">
                              <w:marLeft w:val="0"/>
                              <w:marRight w:val="0"/>
                              <w:marTop w:val="0"/>
                              <w:marBottom w:val="0"/>
                              <w:divBdr>
                                <w:top w:val="none" w:sz="0" w:space="0" w:color="auto"/>
                                <w:left w:val="none" w:sz="0" w:space="0" w:color="auto"/>
                                <w:bottom w:val="none" w:sz="0" w:space="0" w:color="auto"/>
                                <w:right w:val="none" w:sz="0" w:space="0" w:color="auto"/>
                              </w:divBdr>
                            </w:div>
                            <w:div w:id="1342274824">
                              <w:marLeft w:val="0"/>
                              <w:marRight w:val="0"/>
                              <w:marTop w:val="0"/>
                              <w:marBottom w:val="0"/>
                              <w:divBdr>
                                <w:top w:val="none" w:sz="0" w:space="0" w:color="auto"/>
                                <w:left w:val="none" w:sz="0" w:space="0" w:color="auto"/>
                                <w:bottom w:val="none" w:sz="0" w:space="0" w:color="auto"/>
                                <w:right w:val="none" w:sz="0" w:space="0" w:color="auto"/>
                              </w:divBdr>
                            </w:div>
                            <w:div w:id="1806655840">
                              <w:marLeft w:val="0"/>
                              <w:marRight w:val="0"/>
                              <w:marTop w:val="0"/>
                              <w:marBottom w:val="0"/>
                              <w:divBdr>
                                <w:top w:val="none" w:sz="0" w:space="0" w:color="auto"/>
                                <w:left w:val="none" w:sz="0" w:space="0" w:color="auto"/>
                                <w:bottom w:val="none" w:sz="0" w:space="0" w:color="auto"/>
                                <w:right w:val="none" w:sz="0" w:space="0" w:color="auto"/>
                              </w:divBdr>
                              <w:divsChild>
                                <w:div w:id="4373310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59843049">
                                      <w:marLeft w:val="0"/>
                                      <w:marRight w:val="0"/>
                                      <w:marTop w:val="0"/>
                                      <w:marBottom w:val="0"/>
                                      <w:divBdr>
                                        <w:top w:val="none" w:sz="0" w:space="0" w:color="auto"/>
                                        <w:left w:val="none" w:sz="0" w:space="0" w:color="auto"/>
                                        <w:bottom w:val="none" w:sz="0" w:space="0" w:color="auto"/>
                                        <w:right w:val="none" w:sz="0" w:space="0" w:color="auto"/>
                                      </w:divBdr>
                                      <w:divsChild>
                                        <w:div w:id="108268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5316">
                          <w:marLeft w:val="0"/>
                          <w:marRight w:val="0"/>
                          <w:marTop w:val="0"/>
                          <w:marBottom w:val="0"/>
                          <w:divBdr>
                            <w:top w:val="none" w:sz="0" w:space="0" w:color="auto"/>
                            <w:left w:val="none" w:sz="0" w:space="0" w:color="auto"/>
                            <w:bottom w:val="none" w:sz="0" w:space="0" w:color="auto"/>
                            <w:right w:val="none" w:sz="0" w:space="0" w:color="auto"/>
                          </w:divBdr>
                          <w:divsChild>
                            <w:div w:id="2122141795">
                              <w:marLeft w:val="0"/>
                              <w:marRight w:val="0"/>
                              <w:marTop w:val="0"/>
                              <w:marBottom w:val="0"/>
                              <w:divBdr>
                                <w:top w:val="none" w:sz="0" w:space="0" w:color="auto"/>
                                <w:left w:val="none" w:sz="0" w:space="0" w:color="auto"/>
                                <w:bottom w:val="none" w:sz="0" w:space="0" w:color="auto"/>
                                <w:right w:val="none" w:sz="0" w:space="0" w:color="auto"/>
                              </w:divBdr>
                            </w:div>
                            <w:div w:id="531457220">
                              <w:marLeft w:val="0"/>
                              <w:marRight w:val="0"/>
                              <w:marTop w:val="0"/>
                              <w:marBottom w:val="0"/>
                              <w:divBdr>
                                <w:top w:val="none" w:sz="0" w:space="0" w:color="auto"/>
                                <w:left w:val="none" w:sz="0" w:space="0" w:color="auto"/>
                                <w:bottom w:val="none" w:sz="0" w:space="0" w:color="auto"/>
                                <w:right w:val="none" w:sz="0" w:space="0" w:color="auto"/>
                              </w:divBdr>
                              <w:divsChild>
                                <w:div w:id="1750020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0993635">
                                      <w:marLeft w:val="0"/>
                                      <w:marRight w:val="0"/>
                                      <w:marTop w:val="0"/>
                                      <w:marBottom w:val="0"/>
                                      <w:divBdr>
                                        <w:top w:val="none" w:sz="0" w:space="0" w:color="auto"/>
                                        <w:left w:val="none" w:sz="0" w:space="0" w:color="auto"/>
                                        <w:bottom w:val="none" w:sz="0" w:space="0" w:color="auto"/>
                                        <w:right w:val="none" w:sz="0" w:space="0" w:color="auto"/>
                                      </w:divBdr>
                                      <w:divsChild>
                                        <w:div w:id="1562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22384">
                              <w:marLeft w:val="0"/>
                              <w:marRight w:val="0"/>
                              <w:marTop w:val="0"/>
                              <w:marBottom w:val="0"/>
                              <w:divBdr>
                                <w:top w:val="none" w:sz="0" w:space="0" w:color="auto"/>
                                <w:left w:val="none" w:sz="0" w:space="0" w:color="auto"/>
                                <w:bottom w:val="none" w:sz="0" w:space="0" w:color="auto"/>
                                <w:right w:val="none" w:sz="0" w:space="0" w:color="auto"/>
                              </w:divBdr>
                            </w:div>
                            <w:div w:id="181629749">
                              <w:marLeft w:val="0"/>
                              <w:marRight w:val="0"/>
                              <w:marTop w:val="0"/>
                              <w:marBottom w:val="0"/>
                              <w:divBdr>
                                <w:top w:val="none" w:sz="0" w:space="0" w:color="auto"/>
                                <w:left w:val="none" w:sz="0" w:space="0" w:color="auto"/>
                                <w:bottom w:val="none" w:sz="0" w:space="0" w:color="auto"/>
                                <w:right w:val="none" w:sz="0" w:space="0" w:color="auto"/>
                              </w:divBdr>
                            </w:div>
                            <w:div w:id="2034531222">
                              <w:marLeft w:val="0"/>
                              <w:marRight w:val="0"/>
                              <w:marTop w:val="0"/>
                              <w:marBottom w:val="0"/>
                              <w:divBdr>
                                <w:top w:val="none" w:sz="0" w:space="0" w:color="auto"/>
                                <w:left w:val="none" w:sz="0" w:space="0" w:color="auto"/>
                                <w:bottom w:val="none" w:sz="0" w:space="0" w:color="auto"/>
                                <w:right w:val="none" w:sz="0" w:space="0" w:color="auto"/>
                              </w:divBdr>
                              <w:divsChild>
                                <w:div w:id="9715178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909777686">
                                      <w:marLeft w:val="0"/>
                                      <w:marRight w:val="0"/>
                                      <w:marTop w:val="0"/>
                                      <w:marBottom w:val="0"/>
                                      <w:divBdr>
                                        <w:top w:val="none" w:sz="0" w:space="0" w:color="auto"/>
                                        <w:left w:val="none" w:sz="0" w:space="0" w:color="auto"/>
                                        <w:bottom w:val="none" w:sz="0" w:space="0" w:color="auto"/>
                                        <w:right w:val="none" w:sz="0" w:space="0" w:color="auto"/>
                                      </w:divBdr>
                                      <w:divsChild>
                                        <w:div w:id="18312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26003">
                          <w:marLeft w:val="0"/>
                          <w:marRight w:val="0"/>
                          <w:marTop w:val="0"/>
                          <w:marBottom w:val="0"/>
                          <w:divBdr>
                            <w:top w:val="none" w:sz="0" w:space="0" w:color="auto"/>
                            <w:left w:val="none" w:sz="0" w:space="0" w:color="auto"/>
                            <w:bottom w:val="none" w:sz="0" w:space="0" w:color="auto"/>
                            <w:right w:val="none" w:sz="0" w:space="0" w:color="auto"/>
                          </w:divBdr>
                          <w:divsChild>
                            <w:div w:id="50007269">
                              <w:marLeft w:val="0"/>
                              <w:marRight w:val="0"/>
                              <w:marTop w:val="0"/>
                              <w:marBottom w:val="0"/>
                              <w:divBdr>
                                <w:top w:val="none" w:sz="0" w:space="0" w:color="auto"/>
                                <w:left w:val="none" w:sz="0" w:space="0" w:color="auto"/>
                                <w:bottom w:val="none" w:sz="0" w:space="0" w:color="auto"/>
                                <w:right w:val="none" w:sz="0" w:space="0" w:color="auto"/>
                              </w:divBdr>
                            </w:div>
                            <w:div w:id="998655163">
                              <w:marLeft w:val="0"/>
                              <w:marRight w:val="0"/>
                              <w:marTop w:val="450"/>
                              <w:marBottom w:val="450"/>
                              <w:divBdr>
                                <w:top w:val="none" w:sz="0" w:space="0" w:color="auto"/>
                                <w:left w:val="single" w:sz="24" w:space="0" w:color="6DB33F"/>
                                <w:bottom w:val="none" w:sz="0" w:space="0" w:color="auto"/>
                                <w:right w:val="none" w:sz="0" w:space="0" w:color="auto"/>
                              </w:divBdr>
                              <w:divsChild>
                                <w:div w:id="1261917161">
                                  <w:marLeft w:val="0"/>
                                  <w:marRight w:val="0"/>
                                  <w:marTop w:val="0"/>
                                  <w:marBottom w:val="0"/>
                                  <w:divBdr>
                                    <w:top w:val="none" w:sz="0" w:space="0" w:color="auto"/>
                                    <w:left w:val="none" w:sz="0" w:space="0" w:color="auto"/>
                                    <w:bottom w:val="none" w:sz="0" w:space="0" w:color="auto"/>
                                    <w:right w:val="none" w:sz="0" w:space="0" w:color="auto"/>
                                  </w:divBdr>
                                </w:div>
                                <w:div w:id="847209378">
                                  <w:marLeft w:val="0"/>
                                  <w:marRight w:val="0"/>
                                  <w:marTop w:val="0"/>
                                  <w:marBottom w:val="0"/>
                                  <w:divBdr>
                                    <w:top w:val="none" w:sz="0" w:space="0" w:color="auto"/>
                                    <w:left w:val="none" w:sz="0" w:space="0" w:color="auto"/>
                                    <w:bottom w:val="none" w:sz="0" w:space="0" w:color="auto"/>
                                    <w:right w:val="none" w:sz="0" w:space="0" w:color="auto"/>
                                  </w:divBdr>
                                </w:div>
                                <w:div w:id="1813214524">
                                  <w:marLeft w:val="0"/>
                                  <w:marRight w:val="0"/>
                                  <w:marTop w:val="0"/>
                                  <w:marBottom w:val="0"/>
                                  <w:divBdr>
                                    <w:top w:val="none" w:sz="0" w:space="0" w:color="auto"/>
                                    <w:left w:val="none" w:sz="0" w:space="0" w:color="auto"/>
                                    <w:bottom w:val="none" w:sz="0" w:space="0" w:color="auto"/>
                                    <w:right w:val="none" w:sz="0" w:space="0" w:color="auto"/>
                                  </w:divBdr>
                                </w:div>
                                <w:div w:id="472794094">
                                  <w:marLeft w:val="0"/>
                                  <w:marRight w:val="0"/>
                                  <w:marTop w:val="0"/>
                                  <w:marBottom w:val="0"/>
                                  <w:divBdr>
                                    <w:top w:val="none" w:sz="0" w:space="0" w:color="auto"/>
                                    <w:left w:val="none" w:sz="0" w:space="0" w:color="auto"/>
                                    <w:bottom w:val="none" w:sz="0" w:space="0" w:color="auto"/>
                                    <w:right w:val="none" w:sz="0" w:space="0" w:color="auto"/>
                                  </w:divBdr>
                                </w:div>
                                <w:div w:id="225188024">
                                  <w:marLeft w:val="0"/>
                                  <w:marRight w:val="0"/>
                                  <w:marTop w:val="0"/>
                                  <w:marBottom w:val="0"/>
                                  <w:divBdr>
                                    <w:top w:val="none" w:sz="0" w:space="0" w:color="auto"/>
                                    <w:left w:val="none" w:sz="0" w:space="0" w:color="auto"/>
                                    <w:bottom w:val="none" w:sz="0" w:space="0" w:color="auto"/>
                                    <w:right w:val="none" w:sz="0" w:space="0" w:color="auto"/>
                                  </w:divBdr>
                                </w:div>
                              </w:divsChild>
                            </w:div>
                            <w:div w:id="1757555179">
                              <w:marLeft w:val="0"/>
                              <w:marRight w:val="0"/>
                              <w:marTop w:val="0"/>
                              <w:marBottom w:val="0"/>
                              <w:divBdr>
                                <w:top w:val="none" w:sz="0" w:space="0" w:color="auto"/>
                                <w:left w:val="none" w:sz="0" w:space="0" w:color="auto"/>
                                <w:bottom w:val="none" w:sz="0" w:space="0" w:color="auto"/>
                                <w:right w:val="none" w:sz="0" w:space="0" w:color="auto"/>
                              </w:divBdr>
                            </w:div>
                            <w:div w:id="861430412">
                              <w:marLeft w:val="0"/>
                              <w:marRight w:val="0"/>
                              <w:marTop w:val="0"/>
                              <w:marBottom w:val="0"/>
                              <w:divBdr>
                                <w:top w:val="none" w:sz="0" w:space="0" w:color="auto"/>
                                <w:left w:val="none" w:sz="0" w:space="0" w:color="auto"/>
                                <w:bottom w:val="none" w:sz="0" w:space="0" w:color="auto"/>
                                <w:right w:val="none" w:sz="0" w:space="0" w:color="auto"/>
                              </w:divBdr>
                              <w:divsChild>
                                <w:div w:id="125050748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66309001">
                                      <w:marLeft w:val="0"/>
                                      <w:marRight w:val="0"/>
                                      <w:marTop w:val="0"/>
                                      <w:marBottom w:val="300"/>
                                      <w:divBdr>
                                        <w:top w:val="none" w:sz="0" w:space="0" w:color="auto"/>
                                        <w:left w:val="none" w:sz="0" w:space="0" w:color="auto"/>
                                        <w:bottom w:val="none" w:sz="0" w:space="0" w:color="auto"/>
                                        <w:right w:val="none" w:sz="0" w:space="0" w:color="auto"/>
                                      </w:divBdr>
                                      <w:divsChild>
                                        <w:div w:id="619268728">
                                          <w:marLeft w:val="0"/>
                                          <w:marRight w:val="0"/>
                                          <w:marTop w:val="0"/>
                                          <w:marBottom w:val="0"/>
                                          <w:divBdr>
                                            <w:top w:val="none" w:sz="0" w:space="0" w:color="auto"/>
                                            <w:left w:val="none" w:sz="0" w:space="0" w:color="auto"/>
                                            <w:bottom w:val="none" w:sz="0" w:space="0" w:color="auto"/>
                                            <w:right w:val="none" w:sz="0" w:space="0" w:color="auto"/>
                                          </w:divBdr>
                                        </w:div>
                                      </w:divsChild>
                                    </w:div>
                                    <w:div w:id="21355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2296">
                              <w:marLeft w:val="0"/>
                              <w:marRight w:val="0"/>
                              <w:marTop w:val="0"/>
                              <w:marBottom w:val="0"/>
                              <w:divBdr>
                                <w:top w:val="none" w:sz="0" w:space="0" w:color="auto"/>
                                <w:left w:val="none" w:sz="0" w:space="0" w:color="auto"/>
                                <w:bottom w:val="none" w:sz="0" w:space="0" w:color="auto"/>
                                <w:right w:val="none" w:sz="0" w:space="0" w:color="auto"/>
                              </w:divBdr>
                            </w:div>
                            <w:div w:id="2051494725">
                              <w:marLeft w:val="0"/>
                              <w:marRight w:val="0"/>
                              <w:marTop w:val="0"/>
                              <w:marBottom w:val="0"/>
                              <w:divBdr>
                                <w:top w:val="none" w:sz="0" w:space="0" w:color="auto"/>
                                <w:left w:val="none" w:sz="0" w:space="0" w:color="auto"/>
                                <w:bottom w:val="none" w:sz="0" w:space="0" w:color="auto"/>
                                <w:right w:val="none" w:sz="0" w:space="0" w:color="auto"/>
                              </w:divBdr>
                              <w:divsChild>
                                <w:div w:id="2293895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86500796">
                                      <w:marLeft w:val="0"/>
                                      <w:marRight w:val="0"/>
                                      <w:marTop w:val="0"/>
                                      <w:marBottom w:val="0"/>
                                      <w:divBdr>
                                        <w:top w:val="none" w:sz="0" w:space="0" w:color="auto"/>
                                        <w:left w:val="none" w:sz="0" w:space="0" w:color="auto"/>
                                        <w:bottom w:val="none" w:sz="0" w:space="0" w:color="auto"/>
                                        <w:right w:val="none" w:sz="0" w:space="0" w:color="auto"/>
                                      </w:divBdr>
                                      <w:divsChild>
                                        <w:div w:id="875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45948">
                              <w:marLeft w:val="0"/>
                              <w:marRight w:val="0"/>
                              <w:marTop w:val="0"/>
                              <w:marBottom w:val="0"/>
                              <w:divBdr>
                                <w:top w:val="none" w:sz="0" w:space="0" w:color="auto"/>
                                <w:left w:val="none" w:sz="0" w:space="0" w:color="auto"/>
                                <w:bottom w:val="none" w:sz="0" w:space="0" w:color="auto"/>
                                <w:right w:val="none" w:sz="0" w:space="0" w:color="auto"/>
                              </w:divBdr>
                            </w:div>
                            <w:div w:id="449711830">
                              <w:marLeft w:val="0"/>
                              <w:marRight w:val="0"/>
                              <w:marTop w:val="0"/>
                              <w:marBottom w:val="0"/>
                              <w:divBdr>
                                <w:top w:val="none" w:sz="0" w:space="0" w:color="auto"/>
                                <w:left w:val="none" w:sz="0" w:space="0" w:color="auto"/>
                                <w:bottom w:val="none" w:sz="0" w:space="0" w:color="auto"/>
                                <w:right w:val="none" w:sz="0" w:space="0" w:color="auto"/>
                              </w:divBdr>
                            </w:div>
                            <w:div w:id="1159006097">
                              <w:marLeft w:val="0"/>
                              <w:marRight w:val="0"/>
                              <w:marTop w:val="0"/>
                              <w:marBottom w:val="0"/>
                              <w:divBdr>
                                <w:top w:val="none" w:sz="0" w:space="0" w:color="auto"/>
                                <w:left w:val="none" w:sz="0" w:space="0" w:color="auto"/>
                                <w:bottom w:val="none" w:sz="0" w:space="0" w:color="auto"/>
                                <w:right w:val="none" w:sz="0" w:space="0" w:color="auto"/>
                              </w:divBdr>
                            </w:div>
                            <w:div w:id="213396912">
                              <w:marLeft w:val="0"/>
                              <w:marRight w:val="0"/>
                              <w:marTop w:val="0"/>
                              <w:marBottom w:val="0"/>
                              <w:divBdr>
                                <w:top w:val="none" w:sz="0" w:space="0" w:color="auto"/>
                                <w:left w:val="none" w:sz="0" w:space="0" w:color="auto"/>
                                <w:bottom w:val="none" w:sz="0" w:space="0" w:color="auto"/>
                                <w:right w:val="none" w:sz="0" w:space="0" w:color="auto"/>
                              </w:divBdr>
                              <w:divsChild>
                                <w:div w:id="16804993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9932150">
                                      <w:marLeft w:val="0"/>
                                      <w:marRight w:val="0"/>
                                      <w:marTop w:val="0"/>
                                      <w:marBottom w:val="0"/>
                                      <w:divBdr>
                                        <w:top w:val="none" w:sz="0" w:space="0" w:color="auto"/>
                                        <w:left w:val="none" w:sz="0" w:space="0" w:color="auto"/>
                                        <w:bottom w:val="none" w:sz="0" w:space="0" w:color="auto"/>
                                        <w:right w:val="none" w:sz="0" w:space="0" w:color="auto"/>
                                      </w:divBdr>
                                      <w:divsChild>
                                        <w:div w:id="11435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2155">
                              <w:marLeft w:val="0"/>
                              <w:marRight w:val="0"/>
                              <w:marTop w:val="0"/>
                              <w:marBottom w:val="0"/>
                              <w:divBdr>
                                <w:top w:val="none" w:sz="0" w:space="0" w:color="auto"/>
                                <w:left w:val="none" w:sz="0" w:space="0" w:color="auto"/>
                                <w:bottom w:val="none" w:sz="0" w:space="0" w:color="auto"/>
                                <w:right w:val="none" w:sz="0" w:space="0" w:color="auto"/>
                              </w:divBdr>
                              <w:divsChild>
                                <w:div w:id="1223249153">
                                  <w:marLeft w:val="0"/>
                                  <w:marRight w:val="0"/>
                                  <w:marTop w:val="0"/>
                                  <w:marBottom w:val="0"/>
                                  <w:divBdr>
                                    <w:top w:val="none" w:sz="0" w:space="0" w:color="auto"/>
                                    <w:left w:val="none" w:sz="0" w:space="0" w:color="auto"/>
                                    <w:bottom w:val="none" w:sz="0" w:space="0" w:color="auto"/>
                                    <w:right w:val="none" w:sz="0" w:space="0" w:color="auto"/>
                                  </w:divBdr>
                                </w:div>
                                <w:div w:id="1662196994">
                                  <w:marLeft w:val="0"/>
                                  <w:marRight w:val="0"/>
                                  <w:marTop w:val="450"/>
                                  <w:marBottom w:val="450"/>
                                  <w:divBdr>
                                    <w:top w:val="none" w:sz="0" w:space="0" w:color="auto"/>
                                    <w:left w:val="single" w:sz="24" w:space="0" w:color="6DB33F"/>
                                    <w:bottom w:val="none" w:sz="0" w:space="0" w:color="auto"/>
                                    <w:right w:val="none" w:sz="0" w:space="0" w:color="auto"/>
                                  </w:divBdr>
                                  <w:divsChild>
                                    <w:div w:id="820389531">
                                      <w:marLeft w:val="0"/>
                                      <w:marRight w:val="0"/>
                                      <w:marTop w:val="0"/>
                                      <w:marBottom w:val="0"/>
                                      <w:divBdr>
                                        <w:top w:val="none" w:sz="0" w:space="0" w:color="auto"/>
                                        <w:left w:val="none" w:sz="0" w:space="0" w:color="auto"/>
                                        <w:bottom w:val="none" w:sz="0" w:space="0" w:color="auto"/>
                                        <w:right w:val="none" w:sz="0" w:space="0" w:color="auto"/>
                                      </w:divBdr>
                                    </w:div>
                                  </w:divsChild>
                                </w:div>
                                <w:div w:id="1959603542">
                                  <w:marLeft w:val="0"/>
                                  <w:marRight w:val="0"/>
                                  <w:marTop w:val="0"/>
                                  <w:marBottom w:val="0"/>
                                  <w:divBdr>
                                    <w:top w:val="none" w:sz="0" w:space="0" w:color="auto"/>
                                    <w:left w:val="none" w:sz="0" w:space="0" w:color="auto"/>
                                    <w:bottom w:val="none" w:sz="0" w:space="0" w:color="auto"/>
                                    <w:right w:val="none" w:sz="0" w:space="0" w:color="auto"/>
                                  </w:divBdr>
                                </w:div>
                                <w:div w:id="958754182">
                                  <w:marLeft w:val="0"/>
                                  <w:marRight w:val="0"/>
                                  <w:marTop w:val="0"/>
                                  <w:marBottom w:val="0"/>
                                  <w:divBdr>
                                    <w:top w:val="none" w:sz="0" w:space="0" w:color="auto"/>
                                    <w:left w:val="none" w:sz="0" w:space="0" w:color="auto"/>
                                    <w:bottom w:val="none" w:sz="0" w:space="0" w:color="auto"/>
                                    <w:right w:val="none" w:sz="0" w:space="0" w:color="auto"/>
                                  </w:divBdr>
                                  <w:divsChild>
                                    <w:div w:id="12690027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96107873">
                                          <w:marLeft w:val="0"/>
                                          <w:marRight w:val="0"/>
                                          <w:marTop w:val="0"/>
                                          <w:marBottom w:val="0"/>
                                          <w:divBdr>
                                            <w:top w:val="none" w:sz="0" w:space="0" w:color="auto"/>
                                            <w:left w:val="none" w:sz="0" w:space="0" w:color="auto"/>
                                            <w:bottom w:val="none" w:sz="0" w:space="0" w:color="auto"/>
                                            <w:right w:val="none" w:sz="0" w:space="0" w:color="auto"/>
                                          </w:divBdr>
                                          <w:divsChild>
                                            <w:div w:id="10890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6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25126">
                      <w:marLeft w:val="0"/>
                      <w:marRight w:val="0"/>
                      <w:marTop w:val="0"/>
                      <w:marBottom w:val="0"/>
                      <w:divBdr>
                        <w:top w:val="none" w:sz="0" w:space="0" w:color="auto"/>
                        <w:left w:val="none" w:sz="0" w:space="0" w:color="auto"/>
                        <w:bottom w:val="none" w:sz="0" w:space="0" w:color="auto"/>
                        <w:right w:val="none" w:sz="0" w:space="0" w:color="auto"/>
                      </w:divBdr>
                      <w:divsChild>
                        <w:div w:id="1051030451">
                          <w:marLeft w:val="0"/>
                          <w:marRight w:val="0"/>
                          <w:marTop w:val="0"/>
                          <w:marBottom w:val="0"/>
                          <w:divBdr>
                            <w:top w:val="none" w:sz="0" w:space="0" w:color="auto"/>
                            <w:left w:val="none" w:sz="0" w:space="0" w:color="auto"/>
                            <w:bottom w:val="none" w:sz="0" w:space="0" w:color="auto"/>
                            <w:right w:val="none" w:sz="0" w:space="0" w:color="auto"/>
                          </w:divBdr>
                        </w:div>
                        <w:div w:id="1392314750">
                          <w:marLeft w:val="0"/>
                          <w:marRight w:val="0"/>
                          <w:marTop w:val="0"/>
                          <w:marBottom w:val="0"/>
                          <w:divBdr>
                            <w:top w:val="none" w:sz="0" w:space="0" w:color="auto"/>
                            <w:left w:val="none" w:sz="0" w:space="0" w:color="auto"/>
                            <w:bottom w:val="none" w:sz="0" w:space="0" w:color="auto"/>
                            <w:right w:val="none" w:sz="0" w:space="0" w:color="auto"/>
                          </w:divBdr>
                          <w:divsChild>
                            <w:div w:id="1098329916">
                              <w:marLeft w:val="0"/>
                              <w:marRight w:val="0"/>
                              <w:marTop w:val="0"/>
                              <w:marBottom w:val="0"/>
                              <w:divBdr>
                                <w:top w:val="none" w:sz="0" w:space="0" w:color="auto"/>
                                <w:left w:val="none" w:sz="0" w:space="0" w:color="auto"/>
                                <w:bottom w:val="none" w:sz="0" w:space="0" w:color="auto"/>
                                <w:right w:val="none" w:sz="0" w:space="0" w:color="auto"/>
                              </w:divBdr>
                            </w:div>
                            <w:div w:id="947395695">
                              <w:marLeft w:val="0"/>
                              <w:marRight w:val="0"/>
                              <w:marTop w:val="0"/>
                              <w:marBottom w:val="0"/>
                              <w:divBdr>
                                <w:top w:val="none" w:sz="0" w:space="0" w:color="auto"/>
                                <w:left w:val="none" w:sz="0" w:space="0" w:color="auto"/>
                                <w:bottom w:val="none" w:sz="0" w:space="0" w:color="auto"/>
                                <w:right w:val="none" w:sz="0" w:space="0" w:color="auto"/>
                              </w:divBdr>
                            </w:div>
                            <w:div w:id="1759406985">
                              <w:marLeft w:val="0"/>
                              <w:marRight w:val="0"/>
                              <w:marTop w:val="0"/>
                              <w:marBottom w:val="0"/>
                              <w:divBdr>
                                <w:top w:val="none" w:sz="0" w:space="0" w:color="auto"/>
                                <w:left w:val="none" w:sz="0" w:space="0" w:color="auto"/>
                                <w:bottom w:val="none" w:sz="0" w:space="0" w:color="auto"/>
                                <w:right w:val="none" w:sz="0" w:space="0" w:color="auto"/>
                              </w:divBdr>
                            </w:div>
                            <w:div w:id="1899322482">
                              <w:marLeft w:val="0"/>
                              <w:marRight w:val="0"/>
                              <w:marTop w:val="0"/>
                              <w:marBottom w:val="0"/>
                              <w:divBdr>
                                <w:top w:val="none" w:sz="0" w:space="0" w:color="auto"/>
                                <w:left w:val="none" w:sz="0" w:space="0" w:color="auto"/>
                                <w:bottom w:val="none" w:sz="0" w:space="0" w:color="auto"/>
                                <w:right w:val="none" w:sz="0" w:space="0" w:color="auto"/>
                              </w:divBdr>
                              <w:divsChild>
                                <w:div w:id="13814420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505873654">
                                      <w:marLeft w:val="0"/>
                                      <w:marRight w:val="0"/>
                                      <w:marTop w:val="0"/>
                                      <w:marBottom w:val="0"/>
                                      <w:divBdr>
                                        <w:top w:val="none" w:sz="0" w:space="0" w:color="auto"/>
                                        <w:left w:val="none" w:sz="0" w:space="0" w:color="auto"/>
                                        <w:bottom w:val="none" w:sz="0" w:space="0" w:color="auto"/>
                                        <w:right w:val="none" w:sz="0" w:space="0" w:color="auto"/>
                                      </w:divBdr>
                                      <w:divsChild>
                                        <w:div w:id="5551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957725">
                              <w:marLeft w:val="0"/>
                              <w:marRight w:val="0"/>
                              <w:marTop w:val="0"/>
                              <w:marBottom w:val="0"/>
                              <w:divBdr>
                                <w:top w:val="none" w:sz="0" w:space="0" w:color="auto"/>
                                <w:left w:val="none" w:sz="0" w:space="0" w:color="auto"/>
                                <w:bottom w:val="none" w:sz="0" w:space="0" w:color="auto"/>
                                <w:right w:val="none" w:sz="0" w:space="0" w:color="auto"/>
                              </w:divBdr>
                            </w:div>
                            <w:div w:id="276106532">
                              <w:marLeft w:val="0"/>
                              <w:marRight w:val="0"/>
                              <w:marTop w:val="0"/>
                              <w:marBottom w:val="0"/>
                              <w:divBdr>
                                <w:top w:val="none" w:sz="0" w:space="0" w:color="auto"/>
                                <w:left w:val="none" w:sz="0" w:space="0" w:color="auto"/>
                                <w:bottom w:val="none" w:sz="0" w:space="0" w:color="auto"/>
                                <w:right w:val="none" w:sz="0" w:space="0" w:color="auto"/>
                              </w:divBdr>
                              <w:divsChild>
                                <w:div w:id="9029142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7599407">
                                      <w:marLeft w:val="0"/>
                                      <w:marRight w:val="0"/>
                                      <w:marTop w:val="0"/>
                                      <w:marBottom w:val="0"/>
                                      <w:divBdr>
                                        <w:top w:val="none" w:sz="0" w:space="0" w:color="auto"/>
                                        <w:left w:val="none" w:sz="0" w:space="0" w:color="auto"/>
                                        <w:bottom w:val="none" w:sz="0" w:space="0" w:color="auto"/>
                                        <w:right w:val="none" w:sz="0" w:space="0" w:color="auto"/>
                                      </w:divBdr>
                                      <w:divsChild>
                                        <w:div w:id="13663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6802">
                              <w:marLeft w:val="0"/>
                              <w:marRight w:val="0"/>
                              <w:marTop w:val="0"/>
                              <w:marBottom w:val="0"/>
                              <w:divBdr>
                                <w:top w:val="none" w:sz="0" w:space="0" w:color="auto"/>
                                <w:left w:val="none" w:sz="0" w:space="0" w:color="auto"/>
                                <w:bottom w:val="none" w:sz="0" w:space="0" w:color="auto"/>
                                <w:right w:val="none" w:sz="0" w:space="0" w:color="auto"/>
                              </w:divBdr>
                            </w:div>
                            <w:div w:id="677005964">
                              <w:marLeft w:val="0"/>
                              <w:marRight w:val="0"/>
                              <w:marTop w:val="0"/>
                              <w:marBottom w:val="0"/>
                              <w:divBdr>
                                <w:top w:val="none" w:sz="0" w:space="0" w:color="auto"/>
                                <w:left w:val="none" w:sz="0" w:space="0" w:color="auto"/>
                                <w:bottom w:val="none" w:sz="0" w:space="0" w:color="auto"/>
                                <w:right w:val="none" w:sz="0" w:space="0" w:color="auto"/>
                              </w:divBdr>
                              <w:divsChild>
                                <w:div w:id="12355536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5294917">
                                      <w:marLeft w:val="0"/>
                                      <w:marRight w:val="0"/>
                                      <w:marTop w:val="0"/>
                                      <w:marBottom w:val="0"/>
                                      <w:divBdr>
                                        <w:top w:val="none" w:sz="0" w:space="0" w:color="auto"/>
                                        <w:left w:val="none" w:sz="0" w:space="0" w:color="auto"/>
                                        <w:bottom w:val="none" w:sz="0" w:space="0" w:color="auto"/>
                                        <w:right w:val="none" w:sz="0" w:space="0" w:color="auto"/>
                                      </w:divBdr>
                                      <w:divsChild>
                                        <w:div w:id="92700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6502">
                              <w:marLeft w:val="0"/>
                              <w:marRight w:val="0"/>
                              <w:marTop w:val="0"/>
                              <w:marBottom w:val="0"/>
                              <w:divBdr>
                                <w:top w:val="none" w:sz="0" w:space="0" w:color="auto"/>
                                <w:left w:val="none" w:sz="0" w:space="0" w:color="auto"/>
                                <w:bottom w:val="none" w:sz="0" w:space="0" w:color="auto"/>
                                <w:right w:val="none" w:sz="0" w:space="0" w:color="auto"/>
                              </w:divBdr>
                            </w:div>
                            <w:div w:id="1082947327">
                              <w:marLeft w:val="0"/>
                              <w:marRight w:val="0"/>
                              <w:marTop w:val="0"/>
                              <w:marBottom w:val="0"/>
                              <w:divBdr>
                                <w:top w:val="none" w:sz="0" w:space="0" w:color="auto"/>
                                <w:left w:val="none" w:sz="0" w:space="0" w:color="auto"/>
                                <w:bottom w:val="none" w:sz="0" w:space="0" w:color="auto"/>
                                <w:right w:val="none" w:sz="0" w:space="0" w:color="auto"/>
                              </w:divBdr>
                            </w:div>
                            <w:div w:id="1209606611">
                              <w:marLeft w:val="0"/>
                              <w:marRight w:val="0"/>
                              <w:marTop w:val="0"/>
                              <w:marBottom w:val="0"/>
                              <w:divBdr>
                                <w:top w:val="none" w:sz="0" w:space="0" w:color="auto"/>
                                <w:left w:val="none" w:sz="0" w:space="0" w:color="auto"/>
                                <w:bottom w:val="none" w:sz="0" w:space="0" w:color="auto"/>
                                <w:right w:val="none" w:sz="0" w:space="0" w:color="auto"/>
                              </w:divBdr>
                              <w:divsChild>
                                <w:div w:id="18224306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46954957">
                                      <w:marLeft w:val="0"/>
                                      <w:marRight w:val="0"/>
                                      <w:marTop w:val="0"/>
                                      <w:marBottom w:val="0"/>
                                      <w:divBdr>
                                        <w:top w:val="none" w:sz="0" w:space="0" w:color="auto"/>
                                        <w:left w:val="none" w:sz="0" w:space="0" w:color="auto"/>
                                        <w:bottom w:val="none" w:sz="0" w:space="0" w:color="auto"/>
                                        <w:right w:val="none" w:sz="0" w:space="0" w:color="auto"/>
                                      </w:divBdr>
                                      <w:divsChild>
                                        <w:div w:id="13937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14191">
                              <w:marLeft w:val="0"/>
                              <w:marRight w:val="0"/>
                              <w:marTop w:val="0"/>
                              <w:marBottom w:val="0"/>
                              <w:divBdr>
                                <w:top w:val="none" w:sz="0" w:space="0" w:color="auto"/>
                                <w:left w:val="none" w:sz="0" w:space="0" w:color="auto"/>
                                <w:bottom w:val="none" w:sz="0" w:space="0" w:color="auto"/>
                                <w:right w:val="none" w:sz="0" w:space="0" w:color="auto"/>
                              </w:divBdr>
                            </w:div>
                          </w:divsChild>
                        </w:div>
                        <w:div w:id="80609925">
                          <w:marLeft w:val="0"/>
                          <w:marRight w:val="0"/>
                          <w:marTop w:val="0"/>
                          <w:marBottom w:val="0"/>
                          <w:divBdr>
                            <w:top w:val="none" w:sz="0" w:space="0" w:color="auto"/>
                            <w:left w:val="none" w:sz="0" w:space="0" w:color="auto"/>
                            <w:bottom w:val="none" w:sz="0" w:space="0" w:color="auto"/>
                            <w:right w:val="none" w:sz="0" w:space="0" w:color="auto"/>
                          </w:divBdr>
                          <w:divsChild>
                            <w:div w:id="996955289">
                              <w:marLeft w:val="0"/>
                              <w:marRight w:val="0"/>
                              <w:marTop w:val="0"/>
                              <w:marBottom w:val="0"/>
                              <w:divBdr>
                                <w:top w:val="none" w:sz="0" w:space="0" w:color="auto"/>
                                <w:left w:val="none" w:sz="0" w:space="0" w:color="auto"/>
                                <w:bottom w:val="none" w:sz="0" w:space="0" w:color="auto"/>
                                <w:right w:val="none" w:sz="0" w:space="0" w:color="auto"/>
                              </w:divBdr>
                            </w:div>
                            <w:div w:id="1018626582">
                              <w:marLeft w:val="0"/>
                              <w:marRight w:val="0"/>
                              <w:marTop w:val="0"/>
                              <w:marBottom w:val="0"/>
                              <w:divBdr>
                                <w:top w:val="none" w:sz="0" w:space="0" w:color="auto"/>
                                <w:left w:val="none" w:sz="0" w:space="0" w:color="auto"/>
                                <w:bottom w:val="none" w:sz="0" w:space="0" w:color="auto"/>
                                <w:right w:val="none" w:sz="0" w:space="0" w:color="auto"/>
                              </w:divBdr>
                              <w:divsChild>
                                <w:div w:id="3305674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68053368">
                                      <w:marLeft w:val="0"/>
                                      <w:marRight w:val="0"/>
                                      <w:marTop w:val="0"/>
                                      <w:marBottom w:val="0"/>
                                      <w:divBdr>
                                        <w:top w:val="none" w:sz="0" w:space="0" w:color="auto"/>
                                        <w:left w:val="none" w:sz="0" w:space="0" w:color="auto"/>
                                        <w:bottom w:val="none" w:sz="0" w:space="0" w:color="auto"/>
                                        <w:right w:val="none" w:sz="0" w:space="0" w:color="auto"/>
                                      </w:divBdr>
                                      <w:divsChild>
                                        <w:div w:id="55970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37486">
                              <w:marLeft w:val="0"/>
                              <w:marRight w:val="0"/>
                              <w:marTop w:val="0"/>
                              <w:marBottom w:val="0"/>
                              <w:divBdr>
                                <w:top w:val="none" w:sz="0" w:space="0" w:color="auto"/>
                                <w:left w:val="none" w:sz="0" w:space="0" w:color="auto"/>
                                <w:bottom w:val="none" w:sz="0" w:space="0" w:color="auto"/>
                                <w:right w:val="none" w:sz="0" w:space="0" w:color="auto"/>
                              </w:divBdr>
                            </w:div>
                            <w:div w:id="1212571996">
                              <w:marLeft w:val="0"/>
                              <w:marRight w:val="0"/>
                              <w:marTop w:val="0"/>
                              <w:marBottom w:val="0"/>
                              <w:divBdr>
                                <w:top w:val="none" w:sz="0" w:space="0" w:color="auto"/>
                                <w:left w:val="none" w:sz="0" w:space="0" w:color="auto"/>
                                <w:bottom w:val="none" w:sz="0" w:space="0" w:color="auto"/>
                                <w:right w:val="none" w:sz="0" w:space="0" w:color="auto"/>
                              </w:divBdr>
                            </w:div>
                            <w:div w:id="449010794">
                              <w:marLeft w:val="0"/>
                              <w:marRight w:val="0"/>
                              <w:marTop w:val="0"/>
                              <w:marBottom w:val="0"/>
                              <w:divBdr>
                                <w:top w:val="none" w:sz="0" w:space="0" w:color="auto"/>
                                <w:left w:val="none" w:sz="0" w:space="0" w:color="auto"/>
                                <w:bottom w:val="none" w:sz="0" w:space="0" w:color="auto"/>
                                <w:right w:val="none" w:sz="0" w:space="0" w:color="auto"/>
                              </w:divBdr>
                            </w:div>
                            <w:div w:id="762920524">
                              <w:marLeft w:val="0"/>
                              <w:marRight w:val="0"/>
                              <w:marTop w:val="450"/>
                              <w:marBottom w:val="450"/>
                              <w:divBdr>
                                <w:top w:val="none" w:sz="0" w:space="0" w:color="auto"/>
                                <w:left w:val="single" w:sz="24" w:space="0" w:color="6DB33F"/>
                                <w:bottom w:val="none" w:sz="0" w:space="0" w:color="auto"/>
                                <w:right w:val="none" w:sz="0" w:space="0" w:color="auto"/>
                              </w:divBdr>
                            </w:div>
                            <w:div w:id="928196091">
                              <w:marLeft w:val="0"/>
                              <w:marRight w:val="0"/>
                              <w:marTop w:val="0"/>
                              <w:marBottom w:val="0"/>
                              <w:divBdr>
                                <w:top w:val="none" w:sz="0" w:space="0" w:color="auto"/>
                                <w:left w:val="none" w:sz="0" w:space="0" w:color="auto"/>
                                <w:bottom w:val="none" w:sz="0" w:space="0" w:color="auto"/>
                                <w:right w:val="none" w:sz="0" w:space="0" w:color="auto"/>
                              </w:divBdr>
                              <w:divsChild>
                                <w:div w:id="12805737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44456238">
                                      <w:marLeft w:val="0"/>
                                      <w:marRight w:val="0"/>
                                      <w:marTop w:val="0"/>
                                      <w:marBottom w:val="0"/>
                                      <w:divBdr>
                                        <w:top w:val="none" w:sz="0" w:space="0" w:color="auto"/>
                                        <w:left w:val="none" w:sz="0" w:space="0" w:color="auto"/>
                                        <w:bottom w:val="none" w:sz="0" w:space="0" w:color="auto"/>
                                        <w:right w:val="none" w:sz="0" w:space="0" w:color="auto"/>
                                      </w:divBdr>
                                      <w:divsChild>
                                        <w:div w:id="1570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96982">
                              <w:marLeft w:val="0"/>
                              <w:marRight w:val="0"/>
                              <w:marTop w:val="0"/>
                              <w:marBottom w:val="0"/>
                              <w:divBdr>
                                <w:top w:val="none" w:sz="0" w:space="0" w:color="auto"/>
                                <w:left w:val="none" w:sz="0" w:space="0" w:color="auto"/>
                                <w:bottom w:val="none" w:sz="0" w:space="0" w:color="auto"/>
                                <w:right w:val="none" w:sz="0" w:space="0" w:color="auto"/>
                              </w:divBdr>
                            </w:div>
                            <w:div w:id="212815871">
                              <w:marLeft w:val="0"/>
                              <w:marRight w:val="0"/>
                              <w:marTop w:val="0"/>
                              <w:marBottom w:val="0"/>
                              <w:divBdr>
                                <w:top w:val="none" w:sz="0" w:space="0" w:color="auto"/>
                                <w:left w:val="none" w:sz="0" w:space="0" w:color="auto"/>
                                <w:bottom w:val="none" w:sz="0" w:space="0" w:color="auto"/>
                                <w:right w:val="none" w:sz="0" w:space="0" w:color="auto"/>
                              </w:divBdr>
                              <w:divsChild>
                                <w:div w:id="114242831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05503235">
                                      <w:marLeft w:val="0"/>
                                      <w:marRight w:val="0"/>
                                      <w:marTop w:val="0"/>
                                      <w:marBottom w:val="0"/>
                                      <w:divBdr>
                                        <w:top w:val="none" w:sz="0" w:space="0" w:color="auto"/>
                                        <w:left w:val="none" w:sz="0" w:space="0" w:color="auto"/>
                                        <w:bottom w:val="none" w:sz="0" w:space="0" w:color="auto"/>
                                        <w:right w:val="none" w:sz="0" w:space="0" w:color="auto"/>
                                      </w:divBdr>
                                      <w:divsChild>
                                        <w:div w:id="6307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697121">
                              <w:marLeft w:val="0"/>
                              <w:marRight w:val="0"/>
                              <w:marTop w:val="0"/>
                              <w:marBottom w:val="0"/>
                              <w:divBdr>
                                <w:top w:val="none" w:sz="0" w:space="0" w:color="auto"/>
                                <w:left w:val="none" w:sz="0" w:space="0" w:color="auto"/>
                                <w:bottom w:val="none" w:sz="0" w:space="0" w:color="auto"/>
                                <w:right w:val="none" w:sz="0" w:space="0" w:color="auto"/>
                              </w:divBdr>
                            </w:div>
                            <w:div w:id="1332565862">
                              <w:marLeft w:val="0"/>
                              <w:marRight w:val="0"/>
                              <w:marTop w:val="0"/>
                              <w:marBottom w:val="0"/>
                              <w:divBdr>
                                <w:top w:val="none" w:sz="0" w:space="0" w:color="auto"/>
                                <w:left w:val="none" w:sz="0" w:space="0" w:color="auto"/>
                                <w:bottom w:val="none" w:sz="0" w:space="0" w:color="auto"/>
                                <w:right w:val="none" w:sz="0" w:space="0" w:color="auto"/>
                              </w:divBdr>
                              <w:divsChild>
                                <w:div w:id="17775550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99530438">
                                      <w:marLeft w:val="0"/>
                                      <w:marRight w:val="0"/>
                                      <w:marTop w:val="0"/>
                                      <w:marBottom w:val="0"/>
                                      <w:divBdr>
                                        <w:top w:val="none" w:sz="0" w:space="0" w:color="auto"/>
                                        <w:left w:val="none" w:sz="0" w:space="0" w:color="auto"/>
                                        <w:bottom w:val="none" w:sz="0" w:space="0" w:color="auto"/>
                                        <w:right w:val="none" w:sz="0" w:space="0" w:color="auto"/>
                                      </w:divBdr>
                                      <w:divsChild>
                                        <w:div w:id="2754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746835">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sChild>
                </w:div>
                <w:div w:id="1365210897">
                  <w:marLeft w:val="0"/>
                  <w:marRight w:val="0"/>
                  <w:marTop w:val="0"/>
                  <w:marBottom w:val="0"/>
                  <w:divBdr>
                    <w:top w:val="none" w:sz="0" w:space="0" w:color="auto"/>
                    <w:left w:val="none" w:sz="0" w:space="0" w:color="auto"/>
                    <w:bottom w:val="none" w:sz="0" w:space="0" w:color="auto"/>
                    <w:right w:val="none" w:sz="0" w:space="0" w:color="auto"/>
                  </w:divBdr>
                  <w:divsChild>
                    <w:div w:id="806975287">
                      <w:marLeft w:val="0"/>
                      <w:marRight w:val="0"/>
                      <w:marTop w:val="0"/>
                      <w:marBottom w:val="0"/>
                      <w:divBdr>
                        <w:top w:val="none" w:sz="0" w:space="0" w:color="auto"/>
                        <w:left w:val="none" w:sz="0" w:space="0" w:color="auto"/>
                        <w:bottom w:val="none" w:sz="0" w:space="0" w:color="auto"/>
                        <w:right w:val="none" w:sz="0" w:space="0" w:color="auto"/>
                      </w:divBdr>
                    </w:div>
                    <w:div w:id="1745957353">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sChild>
                        <w:div w:id="1583292158">
                          <w:marLeft w:val="0"/>
                          <w:marRight w:val="0"/>
                          <w:marTop w:val="0"/>
                          <w:marBottom w:val="0"/>
                          <w:divBdr>
                            <w:top w:val="none" w:sz="0" w:space="0" w:color="auto"/>
                            <w:left w:val="none" w:sz="0" w:space="0" w:color="auto"/>
                            <w:bottom w:val="none" w:sz="0" w:space="0" w:color="auto"/>
                            <w:right w:val="none" w:sz="0" w:space="0" w:color="auto"/>
                          </w:divBdr>
                        </w:div>
                        <w:div w:id="769158694">
                          <w:marLeft w:val="0"/>
                          <w:marRight w:val="0"/>
                          <w:marTop w:val="450"/>
                          <w:marBottom w:val="450"/>
                          <w:divBdr>
                            <w:top w:val="none" w:sz="0" w:space="0" w:color="auto"/>
                            <w:left w:val="single" w:sz="24" w:space="0" w:color="6DB33F"/>
                            <w:bottom w:val="none" w:sz="0" w:space="0" w:color="auto"/>
                            <w:right w:val="none" w:sz="0" w:space="0" w:color="auto"/>
                          </w:divBdr>
                          <w:divsChild>
                            <w:div w:id="280263274">
                              <w:marLeft w:val="0"/>
                              <w:marRight w:val="0"/>
                              <w:marTop w:val="0"/>
                              <w:marBottom w:val="0"/>
                              <w:divBdr>
                                <w:top w:val="none" w:sz="0" w:space="0" w:color="auto"/>
                                <w:left w:val="none" w:sz="0" w:space="0" w:color="auto"/>
                                <w:bottom w:val="none" w:sz="0" w:space="0" w:color="auto"/>
                                <w:right w:val="none" w:sz="0" w:space="0" w:color="auto"/>
                              </w:divBdr>
                            </w:div>
                            <w:div w:id="1773937769">
                              <w:marLeft w:val="0"/>
                              <w:marRight w:val="0"/>
                              <w:marTop w:val="0"/>
                              <w:marBottom w:val="0"/>
                              <w:divBdr>
                                <w:top w:val="none" w:sz="0" w:space="0" w:color="auto"/>
                                <w:left w:val="none" w:sz="0" w:space="0" w:color="auto"/>
                                <w:bottom w:val="none" w:sz="0" w:space="0" w:color="auto"/>
                                <w:right w:val="none" w:sz="0" w:space="0" w:color="auto"/>
                              </w:divBdr>
                            </w:div>
                          </w:divsChild>
                        </w:div>
                        <w:div w:id="1101560630">
                          <w:marLeft w:val="0"/>
                          <w:marRight w:val="0"/>
                          <w:marTop w:val="0"/>
                          <w:marBottom w:val="0"/>
                          <w:divBdr>
                            <w:top w:val="none" w:sz="0" w:space="0" w:color="auto"/>
                            <w:left w:val="none" w:sz="0" w:space="0" w:color="auto"/>
                            <w:bottom w:val="none" w:sz="0" w:space="0" w:color="auto"/>
                            <w:right w:val="none" w:sz="0" w:space="0" w:color="auto"/>
                          </w:divBdr>
                        </w:div>
                        <w:div w:id="1959099845">
                          <w:marLeft w:val="0"/>
                          <w:marRight w:val="0"/>
                          <w:marTop w:val="0"/>
                          <w:marBottom w:val="0"/>
                          <w:divBdr>
                            <w:top w:val="none" w:sz="0" w:space="0" w:color="auto"/>
                            <w:left w:val="none" w:sz="0" w:space="0" w:color="auto"/>
                            <w:bottom w:val="none" w:sz="0" w:space="0" w:color="auto"/>
                            <w:right w:val="none" w:sz="0" w:space="0" w:color="auto"/>
                          </w:divBdr>
                        </w:div>
                        <w:div w:id="193541272">
                          <w:marLeft w:val="0"/>
                          <w:marRight w:val="0"/>
                          <w:marTop w:val="0"/>
                          <w:marBottom w:val="0"/>
                          <w:divBdr>
                            <w:top w:val="none" w:sz="0" w:space="0" w:color="auto"/>
                            <w:left w:val="none" w:sz="0" w:space="0" w:color="auto"/>
                            <w:bottom w:val="none" w:sz="0" w:space="0" w:color="auto"/>
                            <w:right w:val="none" w:sz="0" w:space="0" w:color="auto"/>
                          </w:divBdr>
                        </w:div>
                        <w:div w:id="1804810590">
                          <w:marLeft w:val="0"/>
                          <w:marRight w:val="0"/>
                          <w:marTop w:val="0"/>
                          <w:marBottom w:val="0"/>
                          <w:divBdr>
                            <w:top w:val="none" w:sz="0" w:space="0" w:color="auto"/>
                            <w:left w:val="none" w:sz="0" w:space="0" w:color="auto"/>
                            <w:bottom w:val="none" w:sz="0" w:space="0" w:color="auto"/>
                            <w:right w:val="none" w:sz="0" w:space="0" w:color="auto"/>
                          </w:divBdr>
                          <w:divsChild>
                            <w:div w:id="1053309189">
                              <w:marLeft w:val="0"/>
                              <w:marRight w:val="0"/>
                              <w:marTop w:val="0"/>
                              <w:marBottom w:val="0"/>
                              <w:divBdr>
                                <w:top w:val="none" w:sz="0" w:space="0" w:color="auto"/>
                                <w:left w:val="none" w:sz="0" w:space="0" w:color="auto"/>
                                <w:bottom w:val="none" w:sz="0" w:space="0" w:color="auto"/>
                                <w:right w:val="none" w:sz="0" w:space="0" w:color="auto"/>
                              </w:divBdr>
                            </w:div>
                            <w:div w:id="380983791">
                              <w:marLeft w:val="0"/>
                              <w:marRight w:val="0"/>
                              <w:marTop w:val="0"/>
                              <w:marBottom w:val="0"/>
                              <w:divBdr>
                                <w:top w:val="none" w:sz="0" w:space="0" w:color="auto"/>
                                <w:left w:val="none" w:sz="0" w:space="0" w:color="auto"/>
                                <w:bottom w:val="none" w:sz="0" w:space="0" w:color="auto"/>
                                <w:right w:val="none" w:sz="0" w:space="0" w:color="auto"/>
                              </w:divBdr>
                              <w:divsChild>
                                <w:div w:id="26438982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4067618">
                                      <w:marLeft w:val="0"/>
                                      <w:marRight w:val="0"/>
                                      <w:marTop w:val="0"/>
                                      <w:marBottom w:val="0"/>
                                      <w:divBdr>
                                        <w:top w:val="none" w:sz="0" w:space="0" w:color="auto"/>
                                        <w:left w:val="none" w:sz="0" w:space="0" w:color="auto"/>
                                        <w:bottom w:val="none" w:sz="0" w:space="0" w:color="auto"/>
                                        <w:right w:val="none" w:sz="0" w:space="0" w:color="auto"/>
                                      </w:divBdr>
                                      <w:divsChild>
                                        <w:div w:id="21318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3185">
                              <w:marLeft w:val="0"/>
                              <w:marRight w:val="0"/>
                              <w:marTop w:val="0"/>
                              <w:marBottom w:val="0"/>
                              <w:divBdr>
                                <w:top w:val="none" w:sz="0" w:space="0" w:color="auto"/>
                                <w:left w:val="none" w:sz="0" w:space="0" w:color="auto"/>
                                <w:bottom w:val="none" w:sz="0" w:space="0" w:color="auto"/>
                                <w:right w:val="none" w:sz="0" w:space="0" w:color="auto"/>
                              </w:divBdr>
                            </w:div>
                            <w:div w:id="640618356">
                              <w:marLeft w:val="0"/>
                              <w:marRight w:val="0"/>
                              <w:marTop w:val="0"/>
                              <w:marBottom w:val="0"/>
                              <w:divBdr>
                                <w:top w:val="none" w:sz="0" w:space="0" w:color="auto"/>
                                <w:left w:val="none" w:sz="0" w:space="0" w:color="auto"/>
                                <w:bottom w:val="none" w:sz="0" w:space="0" w:color="auto"/>
                                <w:right w:val="none" w:sz="0" w:space="0" w:color="auto"/>
                              </w:divBdr>
                              <w:divsChild>
                                <w:div w:id="10156174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34796367">
                                      <w:marLeft w:val="0"/>
                                      <w:marRight w:val="0"/>
                                      <w:marTop w:val="0"/>
                                      <w:marBottom w:val="300"/>
                                      <w:divBdr>
                                        <w:top w:val="none" w:sz="0" w:space="0" w:color="auto"/>
                                        <w:left w:val="none" w:sz="0" w:space="0" w:color="auto"/>
                                        <w:bottom w:val="none" w:sz="0" w:space="0" w:color="auto"/>
                                        <w:right w:val="none" w:sz="0" w:space="0" w:color="auto"/>
                                      </w:divBdr>
                                      <w:divsChild>
                                        <w:div w:id="28187647">
                                          <w:marLeft w:val="0"/>
                                          <w:marRight w:val="0"/>
                                          <w:marTop w:val="0"/>
                                          <w:marBottom w:val="0"/>
                                          <w:divBdr>
                                            <w:top w:val="none" w:sz="0" w:space="0" w:color="auto"/>
                                            <w:left w:val="none" w:sz="0" w:space="0" w:color="auto"/>
                                            <w:bottom w:val="none" w:sz="0" w:space="0" w:color="auto"/>
                                            <w:right w:val="none" w:sz="0" w:space="0" w:color="auto"/>
                                          </w:divBdr>
                                        </w:div>
                                      </w:divsChild>
                                    </w:div>
                                    <w:div w:id="132021588">
                                      <w:marLeft w:val="0"/>
                                      <w:marRight w:val="0"/>
                                      <w:marTop w:val="0"/>
                                      <w:marBottom w:val="0"/>
                                      <w:divBdr>
                                        <w:top w:val="none" w:sz="0" w:space="0" w:color="auto"/>
                                        <w:left w:val="none" w:sz="0" w:space="0" w:color="auto"/>
                                        <w:bottom w:val="none" w:sz="0" w:space="0" w:color="auto"/>
                                        <w:right w:val="none" w:sz="0" w:space="0" w:color="auto"/>
                                      </w:divBdr>
                                      <w:divsChild>
                                        <w:div w:id="4750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011101">
                              <w:marLeft w:val="0"/>
                              <w:marRight w:val="0"/>
                              <w:marTop w:val="0"/>
                              <w:marBottom w:val="0"/>
                              <w:divBdr>
                                <w:top w:val="none" w:sz="0" w:space="0" w:color="auto"/>
                                <w:left w:val="none" w:sz="0" w:space="0" w:color="auto"/>
                                <w:bottom w:val="none" w:sz="0" w:space="0" w:color="auto"/>
                                <w:right w:val="none" w:sz="0" w:space="0" w:color="auto"/>
                              </w:divBdr>
                            </w:div>
                            <w:div w:id="1746680415">
                              <w:marLeft w:val="0"/>
                              <w:marRight w:val="0"/>
                              <w:marTop w:val="0"/>
                              <w:marBottom w:val="0"/>
                              <w:divBdr>
                                <w:top w:val="none" w:sz="0" w:space="0" w:color="auto"/>
                                <w:left w:val="none" w:sz="0" w:space="0" w:color="auto"/>
                                <w:bottom w:val="none" w:sz="0" w:space="0" w:color="auto"/>
                                <w:right w:val="none" w:sz="0" w:space="0" w:color="auto"/>
                              </w:divBdr>
                              <w:divsChild>
                                <w:div w:id="10857656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77436905">
                                      <w:marLeft w:val="0"/>
                                      <w:marRight w:val="0"/>
                                      <w:marTop w:val="0"/>
                                      <w:marBottom w:val="300"/>
                                      <w:divBdr>
                                        <w:top w:val="none" w:sz="0" w:space="0" w:color="auto"/>
                                        <w:left w:val="none" w:sz="0" w:space="0" w:color="auto"/>
                                        <w:bottom w:val="none" w:sz="0" w:space="0" w:color="auto"/>
                                        <w:right w:val="none" w:sz="0" w:space="0" w:color="auto"/>
                                      </w:divBdr>
                                      <w:divsChild>
                                        <w:div w:id="2053261679">
                                          <w:marLeft w:val="0"/>
                                          <w:marRight w:val="0"/>
                                          <w:marTop w:val="0"/>
                                          <w:marBottom w:val="0"/>
                                          <w:divBdr>
                                            <w:top w:val="none" w:sz="0" w:space="0" w:color="auto"/>
                                            <w:left w:val="none" w:sz="0" w:space="0" w:color="auto"/>
                                            <w:bottom w:val="none" w:sz="0" w:space="0" w:color="auto"/>
                                            <w:right w:val="none" w:sz="0" w:space="0" w:color="auto"/>
                                          </w:divBdr>
                                        </w:div>
                                      </w:divsChild>
                                    </w:div>
                                    <w:div w:id="370687662">
                                      <w:marLeft w:val="0"/>
                                      <w:marRight w:val="0"/>
                                      <w:marTop w:val="0"/>
                                      <w:marBottom w:val="0"/>
                                      <w:divBdr>
                                        <w:top w:val="none" w:sz="0" w:space="0" w:color="auto"/>
                                        <w:left w:val="none" w:sz="0" w:space="0" w:color="auto"/>
                                        <w:bottom w:val="none" w:sz="0" w:space="0" w:color="auto"/>
                                        <w:right w:val="none" w:sz="0" w:space="0" w:color="auto"/>
                                      </w:divBdr>
                                      <w:divsChild>
                                        <w:div w:id="131799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23838">
                              <w:marLeft w:val="0"/>
                              <w:marRight w:val="0"/>
                              <w:marTop w:val="0"/>
                              <w:marBottom w:val="0"/>
                              <w:divBdr>
                                <w:top w:val="none" w:sz="0" w:space="0" w:color="auto"/>
                                <w:left w:val="none" w:sz="0" w:space="0" w:color="auto"/>
                                <w:bottom w:val="none" w:sz="0" w:space="0" w:color="auto"/>
                                <w:right w:val="none" w:sz="0" w:space="0" w:color="auto"/>
                              </w:divBdr>
                            </w:div>
                          </w:divsChild>
                        </w:div>
                        <w:div w:id="422722359">
                          <w:marLeft w:val="0"/>
                          <w:marRight w:val="0"/>
                          <w:marTop w:val="0"/>
                          <w:marBottom w:val="0"/>
                          <w:divBdr>
                            <w:top w:val="none" w:sz="0" w:space="0" w:color="auto"/>
                            <w:left w:val="none" w:sz="0" w:space="0" w:color="auto"/>
                            <w:bottom w:val="none" w:sz="0" w:space="0" w:color="auto"/>
                            <w:right w:val="none" w:sz="0" w:space="0" w:color="auto"/>
                          </w:divBdr>
                          <w:divsChild>
                            <w:div w:id="1522086075">
                              <w:marLeft w:val="0"/>
                              <w:marRight w:val="0"/>
                              <w:marTop w:val="0"/>
                              <w:marBottom w:val="0"/>
                              <w:divBdr>
                                <w:top w:val="none" w:sz="0" w:space="0" w:color="auto"/>
                                <w:left w:val="none" w:sz="0" w:space="0" w:color="auto"/>
                                <w:bottom w:val="none" w:sz="0" w:space="0" w:color="auto"/>
                                <w:right w:val="none" w:sz="0" w:space="0" w:color="auto"/>
                              </w:divBdr>
                            </w:div>
                            <w:div w:id="341515658">
                              <w:marLeft w:val="0"/>
                              <w:marRight w:val="0"/>
                              <w:marTop w:val="0"/>
                              <w:marBottom w:val="0"/>
                              <w:divBdr>
                                <w:top w:val="none" w:sz="0" w:space="0" w:color="auto"/>
                                <w:left w:val="none" w:sz="0" w:space="0" w:color="auto"/>
                                <w:bottom w:val="none" w:sz="0" w:space="0" w:color="auto"/>
                                <w:right w:val="none" w:sz="0" w:space="0" w:color="auto"/>
                              </w:divBdr>
                              <w:divsChild>
                                <w:div w:id="14098857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1569837">
                                      <w:marLeft w:val="0"/>
                                      <w:marRight w:val="0"/>
                                      <w:marTop w:val="0"/>
                                      <w:marBottom w:val="0"/>
                                      <w:divBdr>
                                        <w:top w:val="none" w:sz="0" w:space="0" w:color="auto"/>
                                        <w:left w:val="none" w:sz="0" w:space="0" w:color="auto"/>
                                        <w:bottom w:val="none" w:sz="0" w:space="0" w:color="auto"/>
                                        <w:right w:val="none" w:sz="0" w:space="0" w:color="auto"/>
                                      </w:divBdr>
                                      <w:divsChild>
                                        <w:div w:id="766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32602">
                              <w:marLeft w:val="0"/>
                              <w:marRight w:val="0"/>
                              <w:marTop w:val="0"/>
                              <w:marBottom w:val="0"/>
                              <w:divBdr>
                                <w:top w:val="none" w:sz="0" w:space="0" w:color="auto"/>
                                <w:left w:val="none" w:sz="0" w:space="0" w:color="auto"/>
                                <w:bottom w:val="none" w:sz="0" w:space="0" w:color="auto"/>
                                <w:right w:val="none" w:sz="0" w:space="0" w:color="auto"/>
                              </w:divBdr>
                            </w:div>
                            <w:div w:id="671371376">
                              <w:marLeft w:val="0"/>
                              <w:marRight w:val="0"/>
                              <w:marTop w:val="0"/>
                              <w:marBottom w:val="0"/>
                              <w:divBdr>
                                <w:top w:val="none" w:sz="0" w:space="0" w:color="auto"/>
                                <w:left w:val="none" w:sz="0" w:space="0" w:color="auto"/>
                                <w:bottom w:val="none" w:sz="0" w:space="0" w:color="auto"/>
                                <w:right w:val="none" w:sz="0" w:space="0" w:color="auto"/>
                              </w:divBdr>
                              <w:divsChild>
                                <w:div w:id="3635551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6722995">
                                      <w:marLeft w:val="0"/>
                                      <w:marRight w:val="0"/>
                                      <w:marTop w:val="0"/>
                                      <w:marBottom w:val="300"/>
                                      <w:divBdr>
                                        <w:top w:val="none" w:sz="0" w:space="0" w:color="auto"/>
                                        <w:left w:val="none" w:sz="0" w:space="0" w:color="auto"/>
                                        <w:bottom w:val="none" w:sz="0" w:space="0" w:color="auto"/>
                                        <w:right w:val="none" w:sz="0" w:space="0" w:color="auto"/>
                                      </w:divBdr>
                                      <w:divsChild>
                                        <w:div w:id="776680782">
                                          <w:marLeft w:val="0"/>
                                          <w:marRight w:val="0"/>
                                          <w:marTop w:val="0"/>
                                          <w:marBottom w:val="0"/>
                                          <w:divBdr>
                                            <w:top w:val="none" w:sz="0" w:space="0" w:color="auto"/>
                                            <w:left w:val="none" w:sz="0" w:space="0" w:color="auto"/>
                                            <w:bottom w:val="none" w:sz="0" w:space="0" w:color="auto"/>
                                            <w:right w:val="none" w:sz="0" w:space="0" w:color="auto"/>
                                          </w:divBdr>
                                        </w:div>
                                      </w:divsChild>
                                    </w:div>
                                    <w:div w:id="1473015993">
                                      <w:marLeft w:val="0"/>
                                      <w:marRight w:val="0"/>
                                      <w:marTop w:val="0"/>
                                      <w:marBottom w:val="0"/>
                                      <w:divBdr>
                                        <w:top w:val="none" w:sz="0" w:space="0" w:color="auto"/>
                                        <w:left w:val="none" w:sz="0" w:space="0" w:color="auto"/>
                                        <w:bottom w:val="none" w:sz="0" w:space="0" w:color="auto"/>
                                        <w:right w:val="none" w:sz="0" w:space="0" w:color="auto"/>
                                      </w:divBdr>
                                      <w:divsChild>
                                        <w:div w:id="157931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13253">
                              <w:marLeft w:val="0"/>
                              <w:marRight w:val="0"/>
                              <w:marTop w:val="0"/>
                              <w:marBottom w:val="0"/>
                              <w:divBdr>
                                <w:top w:val="none" w:sz="0" w:space="0" w:color="auto"/>
                                <w:left w:val="none" w:sz="0" w:space="0" w:color="auto"/>
                                <w:bottom w:val="none" w:sz="0" w:space="0" w:color="auto"/>
                                <w:right w:val="none" w:sz="0" w:space="0" w:color="auto"/>
                              </w:divBdr>
                            </w:div>
                            <w:div w:id="2090929848">
                              <w:marLeft w:val="0"/>
                              <w:marRight w:val="0"/>
                              <w:marTop w:val="0"/>
                              <w:marBottom w:val="0"/>
                              <w:divBdr>
                                <w:top w:val="none" w:sz="0" w:space="0" w:color="auto"/>
                                <w:left w:val="none" w:sz="0" w:space="0" w:color="auto"/>
                                <w:bottom w:val="none" w:sz="0" w:space="0" w:color="auto"/>
                                <w:right w:val="none" w:sz="0" w:space="0" w:color="auto"/>
                              </w:divBdr>
                              <w:divsChild>
                                <w:div w:id="3929695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3233081">
                                      <w:marLeft w:val="0"/>
                                      <w:marRight w:val="0"/>
                                      <w:marTop w:val="0"/>
                                      <w:marBottom w:val="300"/>
                                      <w:divBdr>
                                        <w:top w:val="none" w:sz="0" w:space="0" w:color="auto"/>
                                        <w:left w:val="none" w:sz="0" w:space="0" w:color="auto"/>
                                        <w:bottom w:val="none" w:sz="0" w:space="0" w:color="auto"/>
                                        <w:right w:val="none" w:sz="0" w:space="0" w:color="auto"/>
                                      </w:divBdr>
                                      <w:divsChild>
                                        <w:div w:id="184828785">
                                          <w:marLeft w:val="0"/>
                                          <w:marRight w:val="0"/>
                                          <w:marTop w:val="0"/>
                                          <w:marBottom w:val="0"/>
                                          <w:divBdr>
                                            <w:top w:val="none" w:sz="0" w:space="0" w:color="auto"/>
                                            <w:left w:val="none" w:sz="0" w:space="0" w:color="auto"/>
                                            <w:bottom w:val="none" w:sz="0" w:space="0" w:color="auto"/>
                                            <w:right w:val="none" w:sz="0" w:space="0" w:color="auto"/>
                                          </w:divBdr>
                                        </w:div>
                                      </w:divsChild>
                                    </w:div>
                                    <w:div w:id="196629273">
                                      <w:marLeft w:val="0"/>
                                      <w:marRight w:val="0"/>
                                      <w:marTop w:val="0"/>
                                      <w:marBottom w:val="0"/>
                                      <w:divBdr>
                                        <w:top w:val="none" w:sz="0" w:space="0" w:color="auto"/>
                                        <w:left w:val="none" w:sz="0" w:space="0" w:color="auto"/>
                                        <w:bottom w:val="none" w:sz="0" w:space="0" w:color="auto"/>
                                        <w:right w:val="none" w:sz="0" w:space="0" w:color="auto"/>
                                      </w:divBdr>
                                      <w:divsChild>
                                        <w:div w:id="20973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55621">
                              <w:marLeft w:val="0"/>
                              <w:marRight w:val="0"/>
                              <w:marTop w:val="0"/>
                              <w:marBottom w:val="0"/>
                              <w:divBdr>
                                <w:top w:val="none" w:sz="0" w:space="0" w:color="auto"/>
                                <w:left w:val="none" w:sz="0" w:space="0" w:color="auto"/>
                                <w:bottom w:val="none" w:sz="0" w:space="0" w:color="auto"/>
                                <w:right w:val="none" w:sz="0" w:space="0" w:color="auto"/>
                              </w:divBdr>
                            </w:div>
                            <w:div w:id="1793329650">
                              <w:marLeft w:val="0"/>
                              <w:marRight w:val="0"/>
                              <w:marTop w:val="450"/>
                              <w:marBottom w:val="450"/>
                              <w:divBdr>
                                <w:top w:val="none" w:sz="0" w:space="0" w:color="auto"/>
                                <w:left w:val="single" w:sz="24" w:space="0" w:color="6DB33F"/>
                                <w:bottom w:val="none" w:sz="0" w:space="0" w:color="auto"/>
                                <w:right w:val="none" w:sz="0" w:space="0" w:color="auto"/>
                              </w:divBdr>
                            </w:div>
                          </w:divsChild>
                        </w:div>
                        <w:div w:id="1866749688">
                          <w:marLeft w:val="0"/>
                          <w:marRight w:val="0"/>
                          <w:marTop w:val="0"/>
                          <w:marBottom w:val="0"/>
                          <w:divBdr>
                            <w:top w:val="none" w:sz="0" w:space="0" w:color="auto"/>
                            <w:left w:val="none" w:sz="0" w:space="0" w:color="auto"/>
                            <w:bottom w:val="none" w:sz="0" w:space="0" w:color="auto"/>
                            <w:right w:val="none" w:sz="0" w:space="0" w:color="auto"/>
                          </w:divBdr>
                          <w:divsChild>
                            <w:div w:id="1270896571">
                              <w:marLeft w:val="0"/>
                              <w:marRight w:val="0"/>
                              <w:marTop w:val="0"/>
                              <w:marBottom w:val="0"/>
                              <w:divBdr>
                                <w:top w:val="none" w:sz="0" w:space="0" w:color="auto"/>
                                <w:left w:val="none" w:sz="0" w:space="0" w:color="auto"/>
                                <w:bottom w:val="none" w:sz="0" w:space="0" w:color="auto"/>
                                <w:right w:val="none" w:sz="0" w:space="0" w:color="auto"/>
                              </w:divBdr>
                            </w:div>
                            <w:div w:id="1134374049">
                              <w:marLeft w:val="0"/>
                              <w:marRight w:val="0"/>
                              <w:marTop w:val="0"/>
                              <w:marBottom w:val="0"/>
                              <w:divBdr>
                                <w:top w:val="none" w:sz="0" w:space="0" w:color="auto"/>
                                <w:left w:val="none" w:sz="0" w:space="0" w:color="auto"/>
                                <w:bottom w:val="none" w:sz="0" w:space="0" w:color="auto"/>
                                <w:right w:val="none" w:sz="0" w:space="0" w:color="auto"/>
                              </w:divBdr>
                            </w:div>
                            <w:div w:id="561793226">
                              <w:marLeft w:val="0"/>
                              <w:marRight w:val="0"/>
                              <w:marTop w:val="0"/>
                              <w:marBottom w:val="0"/>
                              <w:divBdr>
                                <w:top w:val="none" w:sz="0" w:space="0" w:color="auto"/>
                                <w:left w:val="none" w:sz="0" w:space="0" w:color="auto"/>
                                <w:bottom w:val="none" w:sz="0" w:space="0" w:color="auto"/>
                                <w:right w:val="none" w:sz="0" w:space="0" w:color="auto"/>
                              </w:divBdr>
                            </w:div>
                            <w:div w:id="2073380183">
                              <w:marLeft w:val="0"/>
                              <w:marRight w:val="0"/>
                              <w:marTop w:val="0"/>
                              <w:marBottom w:val="0"/>
                              <w:divBdr>
                                <w:top w:val="none" w:sz="0" w:space="0" w:color="auto"/>
                                <w:left w:val="none" w:sz="0" w:space="0" w:color="auto"/>
                                <w:bottom w:val="none" w:sz="0" w:space="0" w:color="auto"/>
                                <w:right w:val="none" w:sz="0" w:space="0" w:color="auto"/>
                              </w:divBdr>
                              <w:divsChild>
                                <w:div w:id="162072512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7833162">
                                      <w:marLeft w:val="0"/>
                                      <w:marRight w:val="0"/>
                                      <w:marTop w:val="0"/>
                                      <w:marBottom w:val="0"/>
                                      <w:divBdr>
                                        <w:top w:val="none" w:sz="0" w:space="0" w:color="auto"/>
                                        <w:left w:val="none" w:sz="0" w:space="0" w:color="auto"/>
                                        <w:bottom w:val="none" w:sz="0" w:space="0" w:color="auto"/>
                                        <w:right w:val="none" w:sz="0" w:space="0" w:color="auto"/>
                                      </w:divBdr>
                                      <w:divsChild>
                                        <w:div w:id="1972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45779">
                              <w:marLeft w:val="0"/>
                              <w:marRight w:val="0"/>
                              <w:marTop w:val="0"/>
                              <w:marBottom w:val="0"/>
                              <w:divBdr>
                                <w:top w:val="none" w:sz="0" w:space="0" w:color="auto"/>
                                <w:left w:val="none" w:sz="0" w:space="0" w:color="auto"/>
                                <w:bottom w:val="none" w:sz="0" w:space="0" w:color="auto"/>
                                <w:right w:val="none" w:sz="0" w:space="0" w:color="auto"/>
                              </w:divBdr>
                            </w:div>
                            <w:div w:id="2088452755">
                              <w:marLeft w:val="0"/>
                              <w:marRight w:val="0"/>
                              <w:marTop w:val="0"/>
                              <w:marBottom w:val="0"/>
                              <w:divBdr>
                                <w:top w:val="none" w:sz="0" w:space="0" w:color="auto"/>
                                <w:left w:val="none" w:sz="0" w:space="0" w:color="auto"/>
                                <w:bottom w:val="none" w:sz="0" w:space="0" w:color="auto"/>
                                <w:right w:val="none" w:sz="0" w:space="0" w:color="auto"/>
                              </w:divBdr>
                              <w:divsChild>
                                <w:div w:id="1322169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41049921">
                                      <w:marLeft w:val="0"/>
                                      <w:marRight w:val="0"/>
                                      <w:marTop w:val="0"/>
                                      <w:marBottom w:val="0"/>
                                      <w:divBdr>
                                        <w:top w:val="none" w:sz="0" w:space="0" w:color="auto"/>
                                        <w:left w:val="none" w:sz="0" w:space="0" w:color="auto"/>
                                        <w:bottom w:val="none" w:sz="0" w:space="0" w:color="auto"/>
                                        <w:right w:val="none" w:sz="0" w:space="0" w:color="auto"/>
                                      </w:divBdr>
                                      <w:divsChild>
                                        <w:div w:id="13362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89153">
                              <w:marLeft w:val="0"/>
                              <w:marRight w:val="0"/>
                              <w:marTop w:val="0"/>
                              <w:marBottom w:val="0"/>
                              <w:divBdr>
                                <w:top w:val="none" w:sz="0" w:space="0" w:color="auto"/>
                                <w:left w:val="none" w:sz="0" w:space="0" w:color="auto"/>
                                <w:bottom w:val="none" w:sz="0" w:space="0" w:color="auto"/>
                                <w:right w:val="none" w:sz="0" w:space="0" w:color="auto"/>
                              </w:divBdr>
                            </w:div>
                            <w:div w:id="2117210318">
                              <w:marLeft w:val="0"/>
                              <w:marRight w:val="0"/>
                              <w:marTop w:val="0"/>
                              <w:marBottom w:val="0"/>
                              <w:divBdr>
                                <w:top w:val="none" w:sz="0" w:space="0" w:color="auto"/>
                                <w:left w:val="none" w:sz="0" w:space="0" w:color="auto"/>
                                <w:bottom w:val="none" w:sz="0" w:space="0" w:color="auto"/>
                                <w:right w:val="none" w:sz="0" w:space="0" w:color="auto"/>
                              </w:divBdr>
                            </w:div>
                            <w:div w:id="1030687077">
                              <w:marLeft w:val="0"/>
                              <w:marRight w:val="0"/>
                              <w:marTop w:val="0"/>
                              <w:marBottom w:val="0"/>
                              <w:divBdr>
                                <w:top w:val="none" w:sz="0" w:space="0" w:color="auto"/>
                                <w:left w:val="none" w:sz="0" w:space="0" w:color="auto"/>
                                <w:bottom w:val="none" w:sz="0" w:space="0" w:color="auto"/>
                                <w:right w:val="none" w:sz="0" w:space="0" w:color="auto"/>
                              </w:divBdr>
                            </w:div>
                            <w:div w:id="1717436682">
                              <w:marLeft w:val="0"/>
                              <w:marRight w:val="0"/>
                              <w:marTop w:val="0"/>
                              <w:marBottom w:val="0"/>
                              <w:divBdr>
                                <w:top w:val="none" w:sz="0" w:space="0" w:color="auto"/>
                                <w:left w:val="none" w:sz="0" w:space="0" w:color="auto"/>
                                <w:bottom w:val="none" w:sz="0" w:space="0" w:color="auto"/>
                                <w:right w:val="none" w:sz="0" w:space="0" w:color="auto"/>
                              </w:divBdr>
                            </w:div>
                          </w:divsChild>
                        </w:div>
                        <w:div w:id="962617216">
                          <w:marLeft w:val="0"/>
                          <w:marRight w:val="0"/>
                          <w:marTop w:val="0"/>
                          <w:marBottom w:val="0"/>
                          <w:divBdr>
                            <w:top w:val="none" w:sz="0" w:space="0" w:color="auto"/>
                            <w:left w:val="none" w:sz="0" w:space="0" w:color="auto"/>
                            <w:bottom w:val="none" w:sz="0" w:space="0" w:color="auto"/>
                            <w:right w:val="none" w:sz="0" w:space="0" w:color="auto"/>
                          </w:divBdr>
                          <w:divsChild>
                            <w:div w:id="2106025204">
                              <w:marLeft w:val="0"/>
                              <w:marRight w:val="0"/>
                              <w:marTop w:val="0"/>
                              <w:marBottom w:val="0"/>
                              <w:divBdr>
                                <w:top w:val="none" w:sz="0" w:space="0" w:color="auto"/>
                                <w:left w:val="none" w:sz="0" w:space="0" w:color="auto"/>
                                <w:bottom w:val="none" w:sz="0" w:space="0" w:color="auto"/>
                                <w:right w:val="none" w:sz="0" w:space="0" w:color="auto"/>
                              </w:divBdr>
                            </w:div>
                            <w:div w:id="632248949">
                              <w:marLeft w:val="0"/>
                              <w:marRight w:val="0"/>
                              <w:marTop w:val="0"/>
                              <w:marBottom w:val="0"/>
                              <w:divBdr>
                                <w:top w:val="none" w:sz="0" w:space="0" w:color="auto"/>
                                <w:left w:val="none" w:sz="0" w:space="0" w:color="auto"/>
                                <w:bottom w:val="none" w:sz="0" w:space="0" w:color="auto"/>
                                <w:right w:val="none" w:sz="0" w:space="0" w:color="auto"/>
                              </w:divBdr>
                            </w:div>
                            <w:div w:id="593977905">
                              <w:marLeft w:val="0"/>
                              <w:marRight w:val="0"/>
                              <w:marTop w:val="450"/>
                              <w:marBottom w:val="450"/>
                              <w:divBdr>
                                <w:top w:val="none" w:sz="0" w:space="0" w:color="auto"/>
                                <w:left w:val="single" w:sz="24" w:space="0" w:color="6DB33F"/>
                                <w:bottom w:val="none" w:sz="0" w:space="0" w:color="auto"/>
                                <w:right w:val="none" w:sz="0" w:space="0" w:color="auto"/>
                              </w:divBdr>
                            </w:div>
                            <w:div w:id="447971277">
                              <w:marLeft w:val="0"/>
                              <w:marRight w:val="0"/>
                              <w:marTop w:val="0"/>
                              <w:marBottom w:val="0"/>
                              <w:divBdr>
                                <w:top w:val="none" w:sz="0" w:space="0" w:color="auto"/>
                                <w:left w:val="none" w:sz="0" w:space="0" w:color="auto"/>
                                <w:bottom w:val="none" w:sz="0" w:space="0" w:color="auto"/>
                                <w:right w:val="none" w:sz="0" w:space="0" w:color="auto"/>
                              </w:divBdr>
                            </w:div>
                            <w:div w:id="1219973792">
                              <w:marLeft w:val="0"/>
                              <w:marRight w:val="0"/>
                              <w:marTop w:val="0"/>
                              <w:marBottom w:val="0"/>
                              <w:divBdr>
                                <w:top w:val="none" w:sz="0" w:space="0" w:color="auto"/>
                                <w:left w:val="none" w:sz="0" w:space="0" w:color="auto"/>
                                <w:bottom w:val="none" w:sz="0" w:space="0" w:color="auto"/>
                                <w:right w:val="none" w:sz="0" w:space="0" w:color="auto"/>
                              </w:divBdr>
                            </w:div>
                            <w:div w:id="1453014969">
                              <w:marLeft w:val="0"/>
                              <w:marRight w:val="0"/>
                              <w:marTop w:val="0"/>
                              <w:marBottom w:val="0"/>
                              <w:divBdr>
                                <w:top w:val="none" w:sz="0" w:space="0" w:color="auto"/>
                                <w:left w:val="none" w:sz="0" w:space="0" w:color="auto"/>
                                <w:bottom w:val="none" w:sz="0" w:space="0" w:color="auto"/>
                                <w:right w:val="none" w:sz="0" w:space="0" w:color="auto"/>
                              </w:divBdr>
                            </w:div>
                            <w:div w:id="1780101498">
                              <w:marLeft w:val="0"/>
                              <w:marRight w:val="0"/>
                              <w:marTop w:val="0"/>
                              <w:marBottom w:val="0"/>
                              <w:divBdr>
                                <w:top w:val="none" w:sz="0" w:space="0" w:color="auto"/>
                                <w:left w:val="none" w:sz="0" w:space="0" w:color="auto"/>
                                <w:bottom w:val="none" w:sz="0" w:space="0" w:color="auto"/>
                                <w:right w:val="none" w:sz="0" w:space="0" w:color="auto"/>
                              </w:divBdr>
                            </w:div>
                          </w:divsChild>
                        </w:div>
                        <w:div w:id="719481407">
                          <w:marLeft w:val="0"/>
                          <w:marRight w:val="0"/>
                          <w:marTop w:val="0"/>
                          <w:marBottom w:val="0"/>
                          <w:divBdr>
                            <w:top w:val="none" w:sz="0" w:space="0" w:color="auto"/>
                            <w:left w:val="none" w:sz="0" w:space="0" w:color="auto"/>
                            <w:bottom w:val="none" w:sz="0" w:space="0" w:color="auto"/>
                            <w:right w:val="none" w:sz="0" w:space="0" w:color="auto"/>
                          </w:divBdr>
                          <w:divsChild>
                            <w:div w:id="1485851989">
                              <w:marLeft w:val="0"/>
                              <w:marRight w:val="0"/>
                              <w:marTop w:val="0"/>
                              <w:marBottom w:val="0"/>
                              <w:divBdr>
                                <w:top w:val="none" w:sz="0" w:space="0" w:color="auto"/>
                                <w:left w:val="none" w:sz="0" w:space="0" w:color="auto"/>
                                <w:bottom w:val="none" w:sz="0" w:space="0" w:color="auto"/>
                                <w:right w:val="none" w:sz="0" w:space="0" w:color="auto"/>
                              </w:divBdr>
                            </w:div>
                            <w:div w:id="741679588">
                              <w:marLeft w:val="0"/>
                              <w:marRight w:val="0"/>
                              <w:marTop w:val="0"/>
                              <w:marBottom w:val="0"/>
                              <w:divBdr>
                                <w:top w:val="none" w:sz="0" w:space="0" w:color="auto"/>
                                <w:left w:val="none" w:sz="0" w:space="0" w:color="auto"/>
                                <w:bottom w:val="none" w:sz="0" w:space="0" w:color="auto"/>
                                <w:right w:val="none" w:sz="0" w:space="0" w:color="auto"/>
                              </w:divBdr>
                              <w:divsChild>
                                <w:div w:id="5821835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2983706">
                                      <w:marLeft w:val="0"/>
                                      <w:marRight w:val="0"/>
                                      <w:marTop w:val="0"/>
                                      <w:marBottom w:val="0"/>
                                      <w:divBdr>
                                        <w:top w:val="none" w:sz="0" w:space="0" w:color="auto"/>
                                        <w:left w:val="none" w:sz="0" w:space="0" w:color="auto"/>
                                        <w:bottom w:val="none" w:sz="0" w:space="0" w:color="auto"/>
                                        <w:right w:val="none" w:sz="0" w:space="0" w:color="auto"/>
                                      </w:divBdr>
                                      <w:divsChild>
                                        <w:div w:id="15790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01359">
                              <w:marLeft w:val="0"/>
                              <w:marRight w:val="0"/>
                              <w:marTop w:val="0"/>
                              <w:marBottom w:val="0"/>
                              <w:divBdr>
                                <w:top w:val="none" w:sz="0" w:space="0" w:color="auto"/>
                                <w:left w:val="none" w:sz="0" w:space="0" w:color="auto"/>
                                <w:bottom w:val="none" w:sz="0" w:space="0" w:color="auto"/>
                                <w:right w:val="none" w:sz="0" w:space="0" w:color="auto"/>
                              </w:divBdr>
                            </w:div>
                            <w:div w:id="1722749278">
                              <w:marLeft w:val="0"/>
                              <w:marRight w:val="0"/>
                              <w:marTop w:val="0"/>
                              <w:marBottom w:val="0"/>
                              <w:divBdr>
                                <w:top w:val="none" w:sz="0" w:space="0" w:color="auto"/>
                                <w:left w:val="none" w:sz="0" w:space="0" w:color="auto"/>
                                <w:bottom w:val="none" w:sz="0" w:space="0" w:color="auto"/>
                                <w:right w:val="none" w:sz="0" w:space="0" w:color="auto"/>
                              </w:divBdr>
                              <w:divsChild>
                                <w:div w:id="14419951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5606476">
                                      <w:marLeft w:val="0"/>
                                      <w:marRight w:val="0"/>
                                      <w:marTop w:val="0"/>
                                      <w:marBottom w:val="0"/>
                                      <w:divBdr>
                                        <w:top w:val="none" w:sz="0" w:space="0" w:color="auto"/>
                                        <w:left w:val="none" w:sz="0" w:space="0" w:color="auto"/>
                                        <w:bottom w:val="none" w:sz="0" w:space="0" w:color="auto"/>
                                        <w:right w:val="none" w:sz="0" w:space="0" w:color="auto"/>
                                      </w:divBdr>
                                      <w:divsChild>
                                        <w:div w:id="3536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284">
                              <w:marLeft w:val="0"/>
                              <w:marRight w:val="0"/>
                              <w:marTop w:val="0"/>
                              <w:marBottom w:val="0"/>
                              <w:divBdr>
                                <w:top w:val="none" w:sz="0" w:space="0" w:color="auto"/>
                                <w:left w:val="none" w:sz="0" w:space="0" w:color="auto"/>
                                <w:bottom w:val="none" w:sz="0" w:space="0" w:color="auto"/>
                                <w:right w:val="none" w:sz="0" w:space="0" w:color="auto"/>
                              </w:divBdr>
                            </w:div>
                            <w:div w:id="1614052722">
                              <w:marLeft w:val="0"/>
                              <w:marRight w:val="0"/>
                              <w:marTop w:val="450"/>
                              <w:marBottom w:val="450"/>
                              <w:divBdr>
                                <w:top w:val="none" w:sz="0" w:space="0" w:color="auto"/>
                                <w:left w:val="single" w:sz="24" w:space="0" w:color="6DB33F"/>
                                <w:bottom w:val="none" w:sz="0" w:space="0" w:color="auto"/>
                                <w:right w:val="none" w:sz="0" w:space="0" w:color="auto"/>
                              </w:divBdr>
                              <w:divsChild>
                                <w:div w:id="3825337">
                                  <w:marLeft w:val="0"/>
                                  <w:marRight w:val="0"/>
                                  <w:marTop w:val="0"/>
                                  <w:marBottom w:val="0"/>
                                  <w:divBdr>
                                    <w:top w:val="none" w:sz="0" w:space="0" w:color="auto"/>
                                    <w:left w:val="none" w:sz="0" w:space="0" w:color="auto"/>
                                    <w:bottom w:val="none" w:sz="0" w:space="0" w:color="auto"/>
                                    <w:right w:val="none" w:sz="0" w:space="0" w:color="auto"/>
                                  </w:divBdr>
                                </w:div>
                                <w:div w:id="50542962">
                                  <w:marLeft w:val="0"/>
                                  <w:marRight w:val="0"/>
                                  <w:marTop w:val="0"/>
                                  <w:marBottom w:val="0"/>
                                  <w:divBdr>
                                    <w:top w:val="none" w:sz="0" w:space="0" w:color="auto"/>
                                    <w:left w:val="none" w:sz="0" w:space="0" w:color="auto"/>
                                    <w:bottom w:val="none" w:sz="0" w:space="0" w:color="auto"/>
                                    <w:right w:val="none" w:sz="0" w:space="0" w:color="auto"/>
                                  </w:divBdr>
                                </w:div>
                              </w:divsChild>
                            </w:div>
                            <w:div w:id="438183296">
                              <w:marLeft w:val="0"/>
                              <w:marRight w:val="0"/>
                              <w:marTop w:val="0"/>
                              <w:marBottom w:val="0"/>
                              <w:divBdr>
                                <w:top w:val="none" w:sz="0" w:space="0" w:color="auto"/>
                                <w:left w:val="none" w:sz="0" w:space="0" w:color="auto"/>
                                <w:bottom w:val="none" w:sz="0" w:space="0" w:color="auto"/>
                                <w:right w:val="none" w:sz="0" w:space="0" w:color="auto"/>
                              </w:divBdr>
                            </w:div>
                            <w:div w:id="1928423393">
                              <w:marLeft w:val="0"/>
                              <w:marRight w:val="0"/>
                              <w:marTop w:val="0"/>
                              <w:marBottom w:val="0"/>
                              <w:divBdr>
                                <w:top w:val="none" w:sz="0" w:space="0" w:color="auto"/>
                                <w:left w:val="none" w:sz="0" w:space="0" w:color="auto"/>
                                <w:bottom w:val="none" w:sz="0" w:space="0" w:color="auto"/>
                                <w:right w:val="none" w:sz="0" w:space="0" w:color="auto"/>
                              </w:divBdr>
                              <w:divsChild>
                                <w:div w:id="167341552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85616070">
                                      <w:marLeft w:val="0"/>
                                      <w:marRight w:val="0"/>
                                      <w:marTop w:val="0"/>
                                      <w:marBottom w:val="0"/>
                                      <w:divBdr>
                                        <w:top w:val="none" w:sz="0" w:space="0" w:color="auto"/>
                                        <w:left w:val="none" w:sz="0" w:space="0" w:color="auto"/>
                                        <w:bottom w:val="none" w:sz="0" w:space="0" w:color="auto"/>
                                        <w:right w:val="none" w:sz="0" w:space="0" w:color="auto"/>
                                      </w:divBdr>
                                      <w:divsChild>
                                        <w:div w:id="72302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971751">
                              <w:marLeft w:val="0"/>
                              <w:marRight w:val="0"/>
                              <w:marTop w:val="0"/>
                              <w:marBottom w:val="0"/>
                              <w:divBdr>
                                <w:top w:val="none" w:sz="0" w:space="0" w:color="auto"/>
                                <w:left w:val="none" w:sz="0" w:space="0" w:color="auto"/>
                                <w:bottom w:val="none" w:sz="0" w:space="0" w:color="auto"/>
                                <w:right w:val="none" w:sz="0" w:space="0" w:color="auto"/>
                              </w:divBdr>
                            </w:div>
                            <w:div w:id="688991223">
                              <w:marLeft w:val="0"/>
                              <w:marRight w:val="0"/>
                              <w:marTop w:val="0"/>
                              <w:marBottom w:val="0"/>
                              <w:divBdr>
                                <w:top w:val="none" w:sz="0" w:space="0" w:color="auto"/>
                                <w:left w:val="none" w:sz="0" w:space="0" w:color="auto"/>
                                <w:bottom w:val="none" w:sz="0" w:space="0" w:color="auto"/>
                                <w:right w:val="none" w:sz="0" w:space="0" w:color="auto"/>
                              </w:divBdr>
                              <w:divsChild>
                                <w:div w:id="4639328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13633752">
                                      <w:marLeft w:val="0"/>
                                      <w:marRight w:val="0"/>
                                      <w:marTop w:val="0"/>
                                      <w:marBottom w:val="0"/>
                                      <w:divBdr>
                                        <w:top w:val="none" w:sz="0" w:space="0" w:color="auto"/>
                                        <w:left w:val="none" w:sz="0" w:space="0" w:color="auto"/>
                                        <w:bottom w:val="none" w:sz="0" w:space="0" w:color="auto"/>
                                        <w:right w:val="none" w:sz="0" w:space="0" w:color="auto"/>
                                      </w:divBdr>
                                      <w:divsChild>
                                        <w:div w:id="12055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41417">
                              <w:marLeft w:val="0"/>
                              <w:marRight w:val="0"/>
                              <w:marTop w:val="0"/>
                              <w:marBottom w:val="0"/>
                              <w:divBdr>
                                <w:top w:val="none" w:sz="0" w:space="0" w:color="auto"/>
                                <w:left w:val="none" w:sz="0" w:space="0" w:color="auto"/>
                                <w:bottom w:val="none" w:sz="0" w:space="0" w:color="auto"/>
                                <w:right w:val="none" w:sz="0" w:space="0" w:color="auto"/>
                              </w:divBdr>
                            </w:div>
                            <w:div w:id="462696531">
                              <w:marLeft w:val="0"/>
                              <w:marRight w:val="0"/>
                              <w:marTop w:val="0"/>
                              <w:marBottom w:val="0"/>
                              <w:divBdr>
                                <w:top w:val="none" w:sz="0" w:space="0" w:color="auto"/>
                                <w:left w:val="none" w:sz="0" w:space="0" w:color="auto"/>
                                <w:bottom w:val="none" w:sz="0" w:space="0" w:color="auto"/>
                                <w:right w:val="none" w:sz="0" w:space="0" w:color="auto"/>
                              </w:divBdr>
                            </w:div>
                            <w:div w:id="1676613265">
                              <w:marLeft w:val="0"/>
                              <w:marRight w:val="0"/>
                              <w:marTop w:val="0"/>
                              <w:marBottom w:val="0"/>
                              <w:divBdr>
                                <w:top w:val="none" w:sz="0" w:space="0" w:color="auto"/>
                                <w:left w:val="none" w:sz="0" w:space="0" w:color="auto"/>
                                <w:bottom w:val="none" w:sz="0" w:space="0" w:color="auto"/>
                                <w:right w:val="none" w:sz="0" w:space="0" w:color="auto"/>
                              </w:divBdr>
                              <w:divsChild>
                                <w:div w:id="7342841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04127342">
                                      <w:marLeft w:val="0"/>
                                      <w:marRight w:val="0"/>
                                      <w:marTop w:val="0"/>
                                      <w:marBottom w:val="0"/>
                                      <w:divBdr>
                                        <w:top w:val="none" w:sz="0" w:space="0" w:color="auto"/>
                                        <w:left w:val="none" w:sz="0" w:space="0" w:color="auto"/>
                                        <w:bottom w:val="none" w:sz="0" w:space="0" w:color="auto"/>
                                        <w:right w:val="none" w:sz="0" w:space="0" w:color="auto"/>
                                      </w:divBdr>
                                      <w:divsChild>
                                        <w:div w:id="20012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19696">
                              <w:marLeft w:val="0"/>
                              <w:marRight w:val="0"/>
                              <w:marTop w:val="0"/>
                              <w:marBottom w:val="0"/>
                              <w:divBdr>
                                <w:top w:val="none" w:sz="0" w:space="0" w:color="auto"/>
                                <w:left w:val="none" w:sz="0" w:space="0" w:color="auto"/>
                                <w:bottom w:val="none" w:sz="0" w:space="0" w:color="auto"/>
                                <w:right w:val="none" w:sz="0" w:space="0" w:color="auto"/>
                              </w:divBdr>
                            </w:div>
                          </w:divsChild>
                        </w:div>
                        <w:div w:id="377366172">
                          <w:marLeft w:val="0"/>
                          <w:marRight w:val="0"/>
                          <w:marTop w:val="0"/>
                          <w:marBottom w:val="0"/>
                          <w:divBdr>
                            <w:top w:val="none" w:sz="0" w:space="0" w:color="auto"/>
                            <w:left w:val="none" w:sz="0" w:space="0" w:color="auto"/>
                            <w:bottom w:val="none" w:sz="0" w:space="0" w:color="auto"/>
                            <w:right w:val="none" w:sz="0" w:space="0" w:color="auto"/>
                          </w:divBdr>
                          <w:divsChild>
                            <w:div w:id="1290280300">
                              <w:marLeft w:val="0"/>
                              <w:marRight w:val="0"/>
                              <w:marTop w:val="450"/>
                              <w:marBottom w:val="450"/>
                              <w:divBdr>
                                <w:top w:val="none" w:sz="0" w:space="0" w:color="auto"/>
                                <w:left w:val="single" w:sz="24" w:space="0" w:color="6DB33F"/>
                                <w:bottom w:val="none" w:sz="0" w:space="0" w:color="auto"/>
                                <w:right w:val="none" w:sz="0" w:space="0" w:color="auto"/>
                              </w:divBdr>
                              <w:divsChild>
                                <w:div w:id="732460910">
                                  <w:marLeft w:val="0"/>
                                  <w:marRight w:val="0"/>
                                  <w:marTop w:val="0"/>
                                  <w:marBottom w:val="0"/>
                                  <w:divBdr>
                                    <w:top w:val="none" w:sz="0" w:space="0" w:color="auto"/>
                                    <w:left w:val="none" w:sz="0" w:space="0" w:color="auto"/>
                                    <w:bottom w:val="none" w:sz="0" w:space="0" w:color="auto"/>
                                    <w:right w:val="none" w:sz="0" w:space="0" w:color="auto"/>
                                  </w:divBdr>
                                </w:div>
                              </w:divsChild>
                            </w:div>
                            <w:div w:id="1033924876">
                              <w:marLeft w:val="0"/>
                              <w:marRight w:val="0"/>
                              <w:marTop w:val="0"/>
                              <w:marBottom w:val="0"/>
                              <w:divBdr>
                                <w:top w:val="none" w:sz="0" w:space="0" w:color="auto"/>
                                <w:left w:val="none" w:sz="0" w:space="0" w:color="auto"/>
                                <w:bottom w:val="none" w:sz="0" w:space="0" w:color="auto"/>
                                <w:right w:val="none" w:sz="0" w:space="0" w:color="auto"/>
                              </w:divBdr>
                            </w:div>
                            <w:div w:id="2012945432">
                              <w:marLeft w:val="0"/>
                              <w:marRight w:val="0"/>
                              <w:marTop w:val="0"/>
                              <w:marBottom w:val="0"/>
                              <w:divBdr>
                                <w:top w:val="none" w:sz="0" w:space="0" w:color="auto"/>
                                <w:left w:val="none" w:sz="0" w:space="0" w:color="auto"/>
                                <w:bottom w:val="none" w:sz="0" w:space="0" w:color="auto"/>
                                <w:right w:val="none" w:sz="0" w:space="0" w:color="auto"/>
                              </w:divBdr>
                            </w:div>
                            <w:div w:id="556936332">
                              <w:marLeft w:val="0"/>
                              <w:marRight w:val="0"/>
                              <w:marTop w:val="0"/>
                              <w:marBottom w:val="0"/>
                              <w:divBdr>
                                <w:top w:val="none" w:sz="0" w:space="0" w:color="auto"/>
                                <w:left w:val="none" w:sz="0" w:space="0" w:color="auto"/>
                                <w:bottom w:val="none" w:sz="0" w:space="0" w:color="auto"/>
                                <w:right w:val="none" w:sz="0" w:space="0" w:color="auto"/>
                              </w:divBdr>
                              <w:divsChild>
                                <w:div w:id="6770822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602043">
                                      <w:marLeft w:val="0"/>
                                      <w:marRight w:val="0"/>
                                      <w:marTop w:val="0"/>
                                      <w:marBottom w:val="0"/>
                                      <w:divBdr>
                                        <w:top w:val="none" w:sz="0" w:space="0" w:color="auto"/>
                                        <w:left w:val="none" w:sz="0" w:space="0" w:color="auto"/>
                                        <w:bottom w:val="none" w:sz="0" w:space="0" w:color="auto"/>
                                        <w:right w:val="none" w:sz="0" w:space="0" w:color="auto"/>
                                      </w:divBdr>
                                      <w:divsChild>
                                        <w:div w:id="16645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776990">
                      <w:marLeft w:val="0"/>
                      <w:marRight w:val="0"/>
                      <w:marTop w:val="0"/>
                      <w:marBottom w:val="0"/>
                      <w:divBdr>
                        <w:top w:val="none" w:sz="0" w:space="0" w:color="auto"/>
                        <w:left w:val="none" w:sz="0" w:space="0" w:color="auto"/>
                        <w:bottom w:val="none" w:sz="0" w:space="0" w:color="auto"/>
                        <w:right w:val="none" w:sz="0" w:space="0" w:color="auto"/>
                      </w:divBdr>
                      <w:divsChild>
                        <w:div w:id="47924362">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sChild>
                            <w:div w:id="71743990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91753699">
                                  <w:marLeft w:val="0"/>
                                  <w:marRight w:val="0"/>
                                  <w:marTop w:val="0"/>
                                  <w:marBottom w:val="0"/>
                                  <w:divBdr>
                                    <w:top w:val="none" w:sz="0" w:space="0" w:color="auto"/>
                                    <w:left w:val="none" w:sz="0" w:space="0" w:color="auto"/>
                                    <w:bottom w:val="none" w:sz="0" w:space="0" w:color="auto"/>
                                    <w:right w:val="none" w:sz="0" w:space="0" w:color="auto"/>
                                  </w:divBdr>
                                  <w:divsChild>
                                    <w:div w:id="214211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35225">
                          <w:marLeft w:val="0"/>
                          <w:marRight w:val="0"/>
                          <w:marTop w:val="0"/>
                          <w:marBottom w:val="0"/>
                          <w:divBdr>
                            <w:top w:val="none" w:sz="0" w:space="0" w:color="auto"/>
                            <w:left w:val="none" w:sz="0" w:space="0" w:color="auto"/>
                            <w:bottom w:val="none" w:sz="0" w:space="0" w:color="auto"/>
                            <w:right w:val="none" w:sz="0" w:space="0" w:color="auto"/>
                          </w:divBdr>
                        </w:div>
                        <w:div w:id="1200818256">
                          <w:marLeft w:val="0"/>
                          <w:marRight w:val="0"/>
                          <w:marTop w:val="0"/>
                          <w:marBottom w:val="0"/>
                          <w:divBdr>
                            <w:top w:val="none" w:sz="0" w:space="0" w:color="auto"/>
                            <w:left w:val="none" w:sz="0" w:space="0" w:color="auto"/>
                            <w:bottom w:val="none" w:sz="0" w:space="0" w:color="auto"/>
                            <w:right w:val="none" w:sz="0" w:space="0" w:color="auto"/>
                          </w:divBdr>
                        </w:div>
                        <w:div w:id="2115899453">
                          <w:marLeft w:val="0"/>
                          <w:marRight w:val="0"/>
                          <w:marTop w:val="0"/>
                          <w:marBottom w:val="0"/>
                          <w:divBdr>
                            <w:top w:val="none" w:sz="0" w:space="0" w:color="auto"/>
                            <w:left w:val="none" w:sz="0" w:space="0" w:color="auto"/>
                            <w:bottom w:val="none" w:sz="0" w:space="0" w:color="auto"/>
                            <w:right w:val="none" w:sz="0" w:space="0" w:color="auto"/>
                          </w:divBdr>
                        </w:div>
                        <w:div w:id="79568979">
                          <w:marLeft w:val="0"/>
                          <w:marRight w:val="0"/>
                          <w:marTop w:val="0"/>
                          <w:marBottom w:val="0"/>
                          <w:divBdr>
                            <w:top w:val="none" w:sz="0" w:space="0" w:color="auto"/>
                            <w:left w:val="none" w:sz="0" w:space="0" w:color="auto"/>
                            <w:bottom w:val="none" w:sz="0" w:space="0" w:color="auto"/>
                            <w:right w:val="none" w:sz="0" w:space="0" w:color="auto"/>
                          </w:divBdr>
                          <w:divsChild>
                            <w:div w:id="9014787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36111929">
                                  <w:marLeft w:val="0"/>
                                  <w:marRight w:val="0"/>
                                  <w:marTop w:val="0"/>
                                  <w:marBottom w:val="0"/>
                                  <w:divBdr>
                                    <w:top w:val="none" w:sz="0" w:space="0" w:color="auto"/>
                                    <w:left w:val="none" w:sz="0" w:space="0" w:color="auto"/>
                                    <w:bottom w:val="none" w:sz="0" w:space="0" w:color="auto"/>
                                    <w:right w:val="none" w:sz="0" w:space="0" w:color="auto"/>
                                  </w:divBdr>
                                  <w:divsChild>
                                    <w:div w:id="21123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84591">
                          <w:marLeft w:val="0"/>
                          <w:marRight w:val="0"/>
                          <w:marTop w:val="0"/>
                          <w:marBottom w:val="0"/>
                          <w:divBdr>
                            <w:top w:val="none" w:sz="0" w:space="0" w:color="auto"/>
                            <w:left w:val="none" w:sz="0" w:space="0" w:color="auto"/>
                            <w:bottom w:val="none" w:sz="0" w:space="0" w:color="auto"/>
                            <w:right w:val="none" w:sz="0" w:space="0" w:color="auto"/>
                          </w:divBdr>
                        </w:div>
                      </w:divsChild>
                    </w:div>
                    <w:div w:id="1219246399">
                      <w:marLeft w:val="0"/>
                      <w:marRight w:val="0"/>
                      <w:marTop w:val="0"/>
                      <w:marBottom w:val="0"/>
                      <w:divBdr>
                        <w:top w:val="none" w:sz="0" w:space="0" w:color="auto"/>
                        <w:left w:val="none" w:sz="0" w:space="0" w:color="auto"/>
                        <w:bottom w:val="none" w:sz="0" w:space="0" w:color="auto"/>
                        <w:right w:val="none" w:sz="0" w:space="0" w:color="auto"/>
                      </w:divBdr>
                      <w:divsChild>
                        <w:div w:id="1685477488">
                          <w:marLeft w:val="0"/>
                          <w:marRight w:val="0"/>
                          <w:marTop w:val="0"/>
                          <w:marBottom w:val="0"/>
                          <w:divBdr>
                            <w:top w:val="none" w:sz="0" w:space="0" w:color="auto"/>
                            <w:left w:val="none" w:sz="0" w:space="0" w:color="auto"/>
                            <w:bottom w:val="none" w:sz="0" w:space="0" w:color="auto"/>
                            <w:right w:val="none" w:sz="0" w:space="0" w:color="auto"/>
                          </w:divBdr>
                        </w:div>
                        <w:div w:id="105272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1655">
                  <w:marLeft w:val="0"/>
                  <w:marRight w:val="0"/>
                  <w:marTop w:val="0"/>
                  <w:marBottom w:val="0"/>
                  <w:divBdr>
                    <w:top w:val="none" w:sz="0" w:space="0" w:color="auto"/>
                    <w:left w:val="none" w:sz="0" w:space="0" w:color="auto"/>
                    <w:bottom w:val="none" w:sz="0" w:space="0" w:color="auto"/>
                    <w:right w:val="none" w:sz="0" w:space="0" w:color="auto"/>
                  </w:divBdr>
                  <w:divsChild>
                    <w:div w:id="1939672329">
                      <w:marLeft w:val="0"/>
                      <w:marRight w:val="0"/>
                      <w:marTop w:val="0"/>
                      <w:marBottom w:val="0"/>
                      <w:divBdr>
                        <w:top w:val="none" w:sz="0" w:space="0" w:color="auto"/>
                        <w:left w:val="none" w:sz="0" w:space="0" w:color="auto"/>
                        <w:bottom w:val="none" w:sz="0" w:space="0" w:color="auto"/>
                        <w:right w:val="none" w:sz="0" w:space="0" w:color="auto"/>
                      </w:divBdr>
                    </w:div>
                    <w:div w:id="577520068">
                      <w:marLeft w:val="0"/>
                      <w:marRight w:val="0"/>
                      <w:marTop w:val="0"/>
                      <w:marBottom w:val="0"/>
                      <w:divBdr>
                        <w:top w:val="none" w:sz="0" w:space="0" w:color="auto"/>
                        <w:left w:val="none" w:sz="0" w:space="0" w:color="auto"/>
                        <w:bottom w:val="none" w:sz="0" w:space="0" w:color="auto"/>
                        <w:right w:val="none" w:sz="0" w:space="0" w:color="auto"/>
                      </w:divBdr>
                    </w:div>
                    <w:div w:id="1247307908">
                      <w:marLeft w:val="0"/>
                      <w:marRight w:val="0"/>
                      <w:marTop w:val="0"/>
                      <w:marBottom w:val="0"/>
                      <w:divBdr>
                        <w:top w:val="none" w:sz="0" w:space="0" w:color="auto"/>
                        <w:left w:val="none" w:sz="0" w:space="0" w:color="auto"/>
                        <w:bottom w:val="none" w:sz="0" w:space="0" w:color="auto"/>
                        <w:right w:val="none" w:sz="0" w:space="0" w:color="auto"/>
                      </w:divBdr>
                      <w:divsChild>
                        <w:div w:id="17506173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11500068">
                              <w:marLeft w:val="0"/>
                              <w:marRight w:val="0"/>
                              <w:marTop w:val="0"/>
                              <w:marBottom w:val="300"/>
                              <w:divBdr>
                                <w:top w:val="none" w:sz="0" w:space="0" w:color="auto"/>
                                <w:left w:val="none" w:sz="0" w:space="0" w:color="auto"/>
                                <w:bottom w:val="none" w:sz="0" w:space="0" w:color="auto"/>
                                <w:right w:val="none" w:sz="0" w:space="0" w:color="auto"/>
                              </w:divBdr>
                              <w:divsChild>
                                <w:div w:id="591821331">
                                  <w:marLeft w:val="0"/>
                                  <w:marRight w:val="0"/>
                                  <w:marTop w:val="0"/>
                                  <w:marBottom w:val="0"/>
                                  <w:divBdr>
                                    <w:top w:val="none" w:sz="0" w:space="0" w:color="auto"/>
                                    <w:left w:val="none" w:sz="0" w:space="0" w:color="auto"/>
                                    <w:bottom w:val="none" w:sz="0" w:space="0" w:color="auto"/>
                                    <w:right w:val="none" w:sz="0" w:space="0" w:color="auto"/>
                                  </w:divBdr>
                                </w:div>
                              </w:divsChild>
                            </w:div>
                            <w:div w:id="16540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3332">
                      <w:marLeft w:val="0"/>
                      <w:marRight w:val="0"/>
                      <w:marTop w:val="0"/>
                      <w:marBottom w:val="0"/>
                      <w:divBdr>
                        <w:top w:val="none" w:sz="0" w:space="0" w:color="auto"/>
                        <w:left w:val="none" w:sz="0" w:space="0" w:color="auto"/>
                        <w:bottom w:val="none" w:sz="0" w:space="0" w:color="auto"/>
                        <w:right w:val="none" w:sz="0" w:space="0" w:color="auto"/>
                      </w:divBdr>
                    </w:div>
                    <w:div w:id="913588096">
                      <w:marLeft w:val="0"/>
                      <w:marRight w:val="0"/>
                      <w:marTop w:val="0"/>
                      <w:marBottom w:val="0"/>
                      <w:divBdr>
                        <w:top w:val="none" w:sz="0" w:space="0" w:color="auto"/>
                        <w:left w:val="none" w:sz="0" w:space="0" w:color="auto"/>
                        <w:bottom w:val="none" w:sz="0" w:space="0" w:color="auto"/>
                        <w:right w:val="none" w:sz="0" w:space="0" w:color="auto"/>
                      </w:divBdr>
                    </w:div>
                    <w:div w:id="530459790">
                      <w:marLeft w:val="0"/>
                      <w:marRight w:val="0"/>
                      <w:marTop w:val="0"/>
                      <w:marBottom w:val="0"/>
                      <w:divBdr>
                        <w:top w:val="none" w:sz="0" w:space="0" w:color="auto"/>
                        <w:left w:val="none" w:sz="0" w:space="0" w:color="auto"/>
                        <w:bottom w:val="none" w:sz="0" w:space="0" w:color="auto"/>
                        <w:right w:val="none" w:sz="0" w:space="0" w:color="auto"/>
                      </w:divBdr>
                    </w:div>
                    <w:div w:id="1680309772">
                      <w:marLeft w:val="0"/>
                      <w:marRight w:val="0"/>
                      <w:marTop w:val="0"/>
                      <w:marBottom w:val="0"/>
                      <w:divBdr>
                        <w:top w:val="none" w:sz="0" w:space="0" w:color="auto"/>
                        <w:left w:val="none" w:sz="0" w:space="0" w:color="auto"/>
                        <w:bottom w:val="none" w:sz="0" w:space="0" w:color="auto"/>
                        <w:right w:val="none" w:sz="0" w:space="0" w:color="auto"/>
                      </w:divBdr>
                    </w:div>
                    <w:div w:id="1865635962">
                      <w:marLeft w:val="0"/>
                      <w:marRight w:val="0"/>
                      <w:marTop w:val="0"/>
                      <w:marBottom w:val="0"/>
                      <w:divBdr>
                        <w:top w:val="none" w:sz="0" w:space="0" w:color="auto"/>
                        <w:left w:val="none" w:sz="0" w:space="0" w:color="auto"/>
                        <w:bottom w:val="none" w:sz="0" w:space="0" w:color="auto"/>
                        <w:right w:val="none" w:sz="0" w:space="0" w:color="auto"/>
                      </w:divBdr>
                      <w:divsChild>
                        <w:div w:id="8457547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21811106">
                              <w:marLeft w:val="0"/>
                              <w:marRight w:val="0"/>
                              <w:marTop w:val="0"/>
                              <w:marBottom w:val="0"/>
                              <w:divBdr>
                                <w:top w:val="none" w:sz="0" w:space="0" w:color="auto"/>
                                <w:left w:val="none" w:sz="0" w:space="0" w:color="auto"/>
                                <w:bottom w:val="none" w:sz="0" w:space="0" w:color="auto"/>
                                <w:right w:val="none" w:sz="0" w:space="0" w:color="auto"/>
                              </w:divBdr>
                              <w:divsChild>
                                <w:div w:id="7880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2143">
                      <w:marLeft w:val="0"/>
                      <w:marRight w:val="0"/>
                      <w:marTop w:val="0"/>
                      <w:marBottom w:val="0"/>
                      <w:divBdr>
                        <w:top w:val="none" w:sz="0" w:space="0" w:color="auto"/>
                        <w:left w:val="none" w:sz="0" w:space="0" w:color="auto"/>
                        <w:bottom w:val="none" w:sz="0" w:space="0" w:color="auto"/>
                        <w:right w:val="none" w:sz="0" w:space="0" w:color="auto"/>
                      </w:divBdr>
                    </w:div>
                    <w:div w:id="804541909">
                      <w:marLeft w:val="0"/>
                      <w:marRight w:val="0"/>
                      <w:marTop w:val="450"/>
                      <w:marBottom w:val="450"/>
                      <w:divBdr>
                        <w:top w:val="none" w:sz="0" w:space="0" w:color="auto"/>
                        <w:left w:val="single" w:sz="24" w:space="0" w:color="6DB33F"/>
                        <w:bottom w:val="none" w:sz="0" w:space="0" w:color="auto"/>
                        <w:right w:val="none" w:sz="0" w:space="0" w:color="auto"/>
                      </w:divBdr>
                    </w:div>
                  </w:divsChild>
                </w:div>
                <w:div w:id="1142697546">
                  <w:marLeft w:val="0"/>
                  <w:marRight w:val="0"/>
                  <w:marTop w:val="0"/>
                  <w:marBottom w:val="0"/>
                  <w:divBdr>
                    <w:top w:val="none" w:sz="0" w:space="0" w:color="auto"/>
                    <w:left w:val="none" w:sz="0" w:space="0" w:color="auto"/>
                    <w:bottom w:val="none" w:sz="0" w:space="0" w:color="auto"/>
                    <w:right w:val="none" w:sz="0" w:space="0" w:color="auto"/>
                  </w:divBdr>
                  <w:divsChild>
                    <w:div w:id="1918173510">
                      <w:marLeft w:val="0"/>
                      <w:marRight w:val="0"/>
                      <w:marTop w:val="0"/>
                      <w:marBottom w:val="0"/>
                      <w:divBdr>
                        <w:top w:val="none" w:sz="0" w:space="0" w:color="auto"/>
                        <w:left w:val="none" w:sz="0" w:space="0" w:color="auto"/>
                        <w:bottom w:val="none" w:sz="0" w:space="0" w:color="auto"/>
                        <w:right w:val="none" w:sz="0" w:space="0" w:color="auto"/>
                      </w:divBdr>
                    </w:div>
                    <w:div w:id="141623631">
                      <w:marLeft w:val="0"/>
                      <w:marRight w:val="0"/>
                      <w:marTop w:val="0"/>
                      <w:marBottom w:val="0"/>
                      <w:divBdr>
                        <w:top w:val="none" w:sz="0" w:space="0" w:color="auto"/>
                        <w:left w:val="none" w:sz="0" w:space="0" w:color="auto"/>
                        <w:bottom w:val="none" w:sz="0" w:space="0" w:color="auto"/>
                        <w:right w:val="none" w:sz="0" w:space="0" w:color="auto"/>
                      </w:divBdr>
                      <w:divsChild>
                        <w:div w:id="1843468902">
                          <w:marLeft w:val="0"/>
                          <w:marRight w:val="0"/>
                          <w:marTop w:val="0"/>
                          <w:marBottom w:val="0"/>
                          <w:divBdr>
                            <w:top w:val="none" w:sz="0" w:space="0" w:color="auto"/>
                            <w:left w:val="none" w:sz="0" w:space="0" w:color="auto"/>
                            <w:bottom w:val="none" w:sz="0" w:space="0" w:color="auto"/>
                            <w:right w:val="none" w:sz="0" w:space="0" w:color="auto"/>
                          </w:divBdr>
                        </w:div>
                        <w:div w:id="1317614637">
                          <w:marLeft w:val="0"/>
                          <w:marRight w:val="0"/>
                          <w:marTop w:val="0"/>
                          <w:marBottom w:val="0"/>
                          <w:divBdr>
                            <w:top w:val="none" w:sz="0" w:space="0" w:color="auto"/>
                            <w:left w:val="none" w:sz="0" w:space="0" w:color="auto"/>
                            <w:bottom w:val="none" w:sz="0" w:space="0" w:color="auto"/>
                            <w:right w:val="none" w:sz="0" w:space="0" w:color="auto"/>
                          </w:divBdr>
                        </w:div>
                        <w:div w:id="1134442373">
                          <w:marLeft w:val="0"/>
                          <w:marRight w:val="0"/>
                          <w:marTop w:val="450"/>
                          <w:marBottom w:val="450"/>
                          <w:divBdr>
                            <w:top w:val="none" w:sz="0" w:space="0" w:color="auto"/>
                            <w:left w:val="single" w:sz="24" w:space="0" w:color="6DB33F"/>
                            <w:bottom w:val="none" w:sz="0" w:space="0" w:color="auto"/>
                            <w:right w:val="none" w:sz="0" w:space="0" w:color="auto"/>
                          </w:divBdr>
                          <w:divsChild>
                            <w:div w:id="979458009">
                              <w:marLeft w:val="0"/>
                              <w:marRight w:val="0"/>
                              <w:marTop w:val="0"/>
                              <w:marBottom w:val="0"/>
                              <w:divBdr>
                                <w:top w:val="none" w:sz="0" w:space="0" w:color="auto"/>
                                <w:left w:val="none" w:sz="0" w:space="0" w:color="auto"/>
                                <w:bottom w:val="none" w:sz="0" w:space="0" w:color="auto"/>
                                <w:right w:val="none" w:sz="0" w:space="0" w:color="auto"/>
                              </w:divBdr>
                            </w:div>
                            <w:div w:id="1018387417">
                              <w:marLeft w:val="0"/>
                              <w:marRight w:val="0"/>
                              <w:marTop w:val="0"/>
                              <w:marBottom w:val="0"/>
                              <w:divBdr>
                                <w:top w:val="none" w:sz="0" w:space="0" w:color="auto"/>
                                <w:left w:val="none" w:sz="0" w:space="0" w:color="auto"/>
                                <w:bottom w:val="none" w:sz="0" w:space="0" w:color="auto"/>
                                <w:right w:val="none" w:sz="0" w:space="0" w:color="auto"/>
                              </w:divBdr>
                            </w:div>
                            <w:div w:id="790242975">
                              <w:marLeft w:val="0"/>
                              <w:marRight w:val="0"/>
                              <w:marTop w:val="0"/>
                              <w:marBottom w:val="0"/>
                              <w:divBdr>
                                <w:top w:val="none" w:sz="0" w:space="0" w:color="auto"/>
                                <w:left w:val="none" w:sz="0" w:space="0" w:color="auto"/>
                                <w:bottom w:val="none" w:sz="0" w:space="0" w:color="auto"/>
                                <w:right w:val="none" w:sz="0" w:space="0" w:color="auto"/>
                              </w:divBdr>
                            </w:div>
                          </w:divsChild>
                        </w:div>
                        <w:div w:id="2005429124">
                          <w:marLeft w:val="0"/>
                          <w:marRight w:val="0"/>
                          <w:marTop w:val="0"/>
                          <w:marBottom w:val="0"/>
                          <w:divBdr>
                            <w:top w:val="none" w:sz="0" w:space="0" w:color="auto"/>
                            <w:left w:val="none" w:sz="0" w:space="0" w:color="auto"/>
                            <w:bottom w:val="none" w:sz="0" w:space="0" w:color="auto"/>
                            <w:right w:val="none" w:sz="0" w:space="0" w:color="auto"/>
                          </w:divBdr>
                        </w:div>
                        <w:div w:id="1278682993">
                          <w:marLeft w:val="0"/>
                          <w:marRight w:val="0"/>
                          <w:marTop w:val="0"/>
                          <w:marBottom w:val="0"/>
                          <w:divBdr>
                            <w:top w:val="none" w:sz="0" w:space="0" w:color="auto"/>
                            <w:left w:val="none" w:sz="0" w:space="0" w:color="auto"/>
                            <w:bottom w:val="none" w:sz="0" w:space="0" w:color="auto"/>
                            <w:right w:val="none" w:sz="0" w:space="0" w:color="auto"/>
                          </w:divBdr>
                        </w:div>
                        <w:div w:id="629211477">
                          <w:marLeft w:val="0"/>
                          <w:marRight w:val="0"/>
                          <w:marTop w:val="0"/>
                          <w:marBottom w:val="0"/>
                          <w:divBdr>
                            <w:top w:val="none" w:sz="0" w:space="0" w:color="auto"/>
                            <w:left w:val="none" w:sz="0" w:space="0" w:color="auto"/>
                            <w:bottom w:val="none" w:sz="0" w:space="0" w:color="auto"/>
                            <w:right w:val="none" w:sz="0" w:space="0" w:color="auto"/>
                          </w:divBdr>
                        </w:div>
                        <w:div w:id="709650693">
                          <w:marLeft w:val="0"/>
                          <w:marRight w:val="0"/>
                          <w:marTop w:val="450"/>
                          <w:marBottom w:val="450"/>
                          <w:divBdr>
                            <w:top w:val="none" w:sz="0" w:space="0" w:color="auto"/>
                            <w:left w:val="single" w:sz="24" w:space="0" w:color="6DB33F"/>
                            <w:bottom w:val="none" w:sz="0" w:space="0" w:color="auto"/>
                            <w:right w:val="none" w:sz="0" w:space="0" w:color="auto"/>
                          </w:divBdr>
                          <w:divsChild>
                            <w:div w:id="359471886">
                              <w:marLeft w:val="0"/>
                              <w:marRight w:val="0"/>
                              <w:marTop w:val="0"/>
                              <w:marBottom w:val="60"/>
                              <w:divBdr>
                                <w:top w:val="none" w:sz="0" w:space="0" w:color="auto"/>
                                <w:left w:val="none" w:sz="0" w:space="0" w:color="auto"/>
                                <w:bottom w:val="none" w:sz="0" w:space="0" w:color="auto"/>
                                <w:right w:val="none" w:sz="0" w:space="0" w:color="auto"/>
                              </w:divBdr>
                            </w:div>
                          </w:divsChild>
                        </w:div>
                        <w:div w:id="396166200">
                          <w:marLeft w:val="0"/>
                          <w:marRight w:val="0"/>
                          <w:marTop w:val="0"/>
                          <w:marBottom w:val="60"/>
                          <w:divBdr>
                            <w:top w:val="none" w:sz="0" w:space="0" w:color="auto"/>
                            <w:left w:val="none" w:sz="0" w:space="0" w:color="auto"/>
                            <w:bottom w:val="none" w:sz="0" w:space="0" w:color="auto"/>
                            <w:right w:val="none" w:sz="0" w:space="0" w:color="auto"/>
                          </w:divBdr>
                        </w:div>
                        <w:div w:id="1753434642">
                          <w:marLeft w:val="0"/>
                          <w:marRight w:val="0"/>
                          <w:marTop w:val="0"/>
                          <w:marBottom w:val="0"/>
                          <w:divBdr>
                            <w:top w:val="none" w:sz="0" w:space="0" w:color="auto"/>
                            <w:left w:val="none" w:sz="0" w:space="0" w:color="auto"/>
                            <w:bottom w:val="none" w:sz="0" w:space="0" w:color="auto"/>
                            <w:right w:val="none" w:sz="0" w:space="0" w:color="auto"/>
                          </w:divBdr>
                        </w:div>
                        <w:div w:id="548804327">
                          <w:marLeft w:val="0"/>
                          <w:marRight w:val="0"/>
                          <w:marTop w:val="0"/>
                          <w:marBottom w:val="0"/>
                          <w:divBdr>
                            <w:top w:val="none" w:sz="0" w:space="0" w:color="auto"/>
                            <w:left w:val="none" w:sz="0" w:space="0" w:color="auto"/>
                            <w:bottom w:val="none" w:sz="0" w:space="0" w:color="auto"/>
                            <w:right w:val="none" w:sz="0" w:space="0" w:color="auto"/>
                          </w:divBdr>
                        </w:div>
                        <w:div w:id="408189440">
                          <w:marLeft w:val="0"/>
                          <w:marRight w:val="0"/>
                          <w:marTop w:val="0"/>
                          <w:marBottom w:val="0"/>
                          <w:divBdr>
                            <w:top w:val="none" w:sz="0" w:space="0" w:color="auto"/>
                            <w:left w:val="none" w:sz="0" w:space="0" w:color="auto"/>
                            <w:bottom w:val="none" w:sz="0" w:space="0" w:color="auto"/>
                            <w:right w:val="none" w:sz="0" w:space="0" w:color="auto"/>
                          </w:divBdr>
                        </w:div>
                        <w:div w:id="1805273283">
                          <w:marLeft w:val="0"/>
                          <w:marRight w:val="0"/>
                          <w:marTop w:val="0"/>
                          <w:marBottom w:val="0"/>
                          <w:divBdr>
                            <w:top w:val="none" w:sz="0" w:space="0" w:color="auto"/>
                            <w:left w:val="none" w:sz="0" w:space="0" w:color="auto"/>
                            <w:bottom w:val="none" w:sz="0" w:space="0" w:color="auto"/>
                            <w:right w:val="none" w:sz="0" w:space="0" w:color="auto"/>
                          </w:divBdr>
                        </w:div>
                        <w:div w:id="382800828">
                          <w:marLeft w:val="0"/>
                          <w:marRight w:val="0"/>
                          <w:marTop w:val="0"/>
                          <w:marBottom w:val="0"/>
                          <w:divBdr>
                            <w:top w:val="none" w:sz="0" w:space="0" w:color="auto"/>
                            <w:left w:val="none" w:sz="0" w:space="0" w:color="auto"/>
                            <w:bottom w:val="none" w:sz="0" w:space="0" w:color="auto"/>
                            <w:right w:val="none" w:sz="0" w:space="0" w:color="auto"/>
                          </w:divBdr>
                          <w:divsChild>
                            <w:div w:id="158010040">
                              <w:marLeft w:val="0"/>
                              <w:marRight w:val="0"/>
                              <w:marTop w:val="0"/>
                              <w:marBottom w:val="0"/>
                              <w:divBdr>
                                <w:top w:val="none" w:sz="0" w:space="0" w:color="auto"/>
                                <w:left w:val="none" w:sz="0" w:space="0" w:color="auto"/>
                                <w:bottom w:val="none" w:sz="0" w:space="0" w:color="auto"/>
                                <w:right w:val="none" w:sz="0" w:space="0" w:color="auto"/>
                              </w:divBdr>
                            </w:div>
                            <w:div w:id="838808242">
                              <w:marLeft w:val="0"/>
                              <w:marRight w:val="0"/>
                              <w:marTop w:val="0"/>
                              <w:marBottom w:val="0"/>
                              <w:divBdr>
                                <w:top w:val="none" w:sz="0" w:space="0" w:color="auto"/>
                                <w:left w:val="none" w:sz="0" w:space="0" w:color="auto"/>
                                <w:bottom w:val="none" w:sz="0" w:space="0" w:color="auto"/>
                                <w:right w:val="none" w:sz="0" w:space="0" w:color="auto"/>
                              </w:divBdr>
                            </w:div>
                            <w:div w:id="338392797">
                              <w:marLeft w:val="0"/>
                              <w:marRight w:val="0"/>
                              <w:marTop w:val="0"/>
                              <w:marBottom w:val="0"/>
                              <w:divBdr>
                                <w:top w:val="none" w:sz="0" w:space="0" w:color="auto"/>
                                <w:left w:val="none" w:sz="0" w:space="0" w:color="auto"/>
                                <w:bottom w:val="none" w:sz="0" w:space="0" w:color="auto"/>
                                <w:right w:val="none" w:sz="0" w:space="0" w:color="auto"/>
                              </w:divBdr>
                              <w:divsChild>
                                <w:div w:id="17018581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37820620">
                                      <w:marLeft w:val="0"/>
                                      <w:marRight w:val="0"/>
                                      <w:marTop w:val="0"/>
                                      <w:marBottom w:val="0"/>
                                      <w:divBdr>
                                        <w:top w:val="none" w:sz="0" w:space="0" w:color="auto"/>
                                        <w:left w:val="none" w:sz="0" w:space="0" w:color="auto"/>
                                        <w:bottom w:val="none" w:sz="0" w:space="0" w:color="auto"/>
                                        <w:right w:val="none" w:sz="0" w:space="0" w:color="auto"/>
                                      </w:divBdr>
                                      <w:divsChild>
                                        <w:div w:id="15736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88684">
                              <w:marLeft w:val="0"/>
                              <w:marRight w:val="0"/>
                              <w:marTop w:val="0"/>
                              <w:marBottom w:val="0"/>
                              <w:divBdr>
                                <w:top w:val="none" w:sz="0" w:space="0" w:color="auto"/>
                                <w:left w:val="none" w:sz="0" w:space="0" w:color="auto"/>
                                <w:bottom w:val="none" w:sz="0" w:space="0" w:color="auto"/>
                                <w:right w:val="none" w:sz="0" w:space="0" w:color="auto"/>
                              </w:divBdr>
                            </w:div>
                            <w:div w:id="1686710740">
                              <w:marLeft w:val="0"/>
                              <w:marRight w:val="0"/>
                              <w:marTop w:val="0"/>
                              <w:marBottom w:val="0"/>
                              <w:divBdr>
                                <w:top w:val="none" w:sz="0" w:space="0" w:color="auto"/>
                                <w:left w:val="none" w:sz="0" w:space="0" w:color="auto"/>
                                <w:bottom w:val="none" w:sz="0" w:space="0" w:color="auto"/>
                                <w:right w:val="none" w:sz="0" w:space="0" w:color="auto"/>
                              </w:divBdr>
                              <w:divsChild>
                                <w:div w:id="6800101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458568725">
                                      <w:marLeft w:val="0"/>
                                      <w:marRight w:val="0"/>
                                      <w:marTop w:val="0"/>
                                      <w:marBottom w:val="0"/>
                                      <w:divBdr>
                                        <w:top w:val="none" w:sz="0" w:space="0" w:color="auto"/>
                                        <w:left w:val="none" w:sz="0" w:space="0" w:color="auto"/>
                                        <w:bottom w:val="none" w:sz="0" w:space="0" w:color="auto"/>
                                        <w:right w:val="none" w:sz="0" w:space="0" w:color="auto"/>
                                      </w:divBdr>
                                      <w:divsChild>
                                        <w:div w:id="124151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43550">
                              <w:marLeft w:val="0"/>
                              <w:marRight w:val="0"/>
                              <w:marTop w:val="0"/>
                              <w:marBottom w:val="0"/>
                              <w:divBdr>
                                <w:top w:val="none" w:sz="0" w:space="0" w:color="auto"/>
                                <w:left w:val="none" w:sz="0" w:space="0" w:color="auto"/>
                                <w:bottom w:val="none" w:sz="0" w:space="0" w:color="auto"/>
                                <w:right w:val="none" w:sz="0" w:space="0" w:color="auto"/>
                              </w:divBdr>
                            </w:div>
                            <w:div w:id="75976795">
                              <w:marLeft w:val="0"/>
                              <w:marRight w:val="0"/>
                              <w:marTop w:val="0"/>
                              <w:marBottom w:val="0"/>
                              <w:divBdr>
                                <w:top w:val="none" w:sz="0" w:space="0" w:color="auto"/>
                                <w:left w:val="none" w:sz="0" w:space="0" w:color="auto"/>
                                <w:bottom w:val="none" w:sz="0" w:space="0" w:color="auto"/>
                                <w:right w:val="none" w:sz="0" w:space="0" w:color="auto"/>
                              </w:divBdr>
                            </w:div>
                            <w:div w:id="725646008">
                              <w:marLeft w:val="0"/>
                              <w:marRight w:val="0"/>
                              <w:marTop w:val="0"/>
                              <w:marBottom w:val="0"/>
                              <w:divBdr>
                                <w:top w:val="none" w:sz="0" w:space="0" w:color="auto"/>
                                <w:left w:val="none" w:sz="0" w:space="0" w:color="auto"/>
                                <w:bottom w:val="none" w:sz="0" w:space="0" w:color="auto"/>
                                <w:right w:val="none" w:sz="0" w:space="0" w:color="auto"/>
                              </w:divBdr>
                              <w:divsChild>
                                <w:div w:id="135715098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38324851">
                                      <w:marLeft w:val="0"/>
                                      <w:marRight w:val="0"/>
                                      <w:marTop w:val="0"/>
                                      <w:marBottom w:val="0"/>
                                      <w:divBdr>
                                        <w:top w:val="none" w:sz="0" w:space="0" w:color="auto"/>
                                        <w:left w:val="none" w:sz="0" w:space="0" w:color="auto"/>
                                        <w:bottom w:val="none" w:sz="0" w:space="0" w:color="auto"/>
                                        <w:right w:val="none" w:sz="0" w:space="0" w:color="auto"/>
                                      </w:divBdr>
                                      <w:divsChild>
                                        <w:div w:id="14494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966564">
                              <w:marLeft w:val="0"/>
                              <w:marRight w:val="0"/>
                              <w:marTop w:val="0"/>
                              <w:marBottom w:val="0"/>
                              <w:divBdr>
                                <w:top w:val="none" w:sz="0" w:space="0" w:color="auto"/>
                                <w:left w:val="none" w:sz="0" w:space="0" w:color="auto"/>
                                <w:bottom w:val="none" w:sz="0" w:space="0" w:color="auto"/>
                                <w:right w:val="none" w:sz="0" w:space="0" w:color="auto"/>
                              </w:divBdr>
                            </w:div>
                            <w:div w:id="969482329">
                              <w:marLeft w:val="0"/>
                              <w:marRight w:val="0"/>
                              <w:marTop w:val="0"/>
                              <w:marBottom w:val="0"/>
                              <w:divBdr>
                                <w:top w:val="none" w:sz="0" w:space="0" w:color="auto"/>
                                <w:left w:val="none" w:sz="0" w:space="0" w:color="auto"/>
                                <w:bottom w:val="none" w:sz="0" w:space="0" w:color="auto"/>
                                <w:right w:val="none" w:sz="0" w:space="0" w:color="auto"/>
                              </w:divBdr>
                              <w:divsChild>
                                <w:div w:id="20339941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2612877">
                                      <w:marLeft w:val="0"/>
                                      <w:marRight w:val="0"/>
                                      <w:marTop w:val="0"/>
                                      <w:marBottom w:val="0"/>
                                      <w:divBdr>
                                        <w:top w:val="none" w:sz="0" w:space="0" w:color="auto"/>
                                        <w:left w:val="none" w:sz="0" w:space="0" w:color="auto"/>
                                        <w:bottom w:val="none" w:sz="0" w:space="0" w:color="auto"/>
                                        <w:right w:val="none" w:sz="0" w:space="0" w:color="auto"/>
                                      </w:divBdr>
                                      <w:divsChild>
                                        <w:div w:id="20986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533035">
                          <w:marLeft w:val="0"/>
                          <w:marRight w:val="0"/>
                          <w:marTop w:val="0"/>
                          <w:marBottom w:val="0"/>
                          <w:divBdr>
                            <w:top w:val="none" w:sz="0" w:space="0" w:color="auto"/>
                            <w:left w:val="none" w:sz="0" w:space="0" w:color="auto"/>
                            <w:bottom w:val="none" w:sz="0" w:space="0" w:color="auto"/>
                            <w:right w:val="none" w:sz="0" w:space="0" w:color="auto"/>
                          </w:divBdr>
                          <w:divsChild>
                            <w:div w:id="2432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4769">
                      <w:marLeft w:val="0"/>
                      <w:marRight w:val="0"/>
                      <w:marTop w:val="0"/>
                      <w:marBottom w:val="0"/>
                      <w:divBdr>
                        <w:top w:val="none" w:sz="0" w:space="0" w:color="auto"/>
                        <w:left w:val="none" w:sz="0" w:space="0" w:color="auto"/>
                        <w:bottom w:val="none" w:sz="0" w:space="0" w:color="auto"/>
                        <w:right w:val="none" w:sz="0" w:space="0" w:color="auto"/>
                      </w:divBdr>
                      <w:divsChild>
                        <w:div w:id="1306163189">
                          <w:marLeft w:val="0"/>
                          <w:marRight w:val="0"/>
                          <w:marTop w:val="0"/>
                          <w:marBottom w:val="0"/>
                          <w:divBdr>
                            <w:top w:val="none" w:sz="0" w:space="0" w:color="auto"/>
                            <w:left w:val="none" w:sz="0" w:space="0" w:color="auto"/>
                            <w:bottom w:val="none" w:sz="0" w:space="0" w:color="auto"/>
                            <w:right w:val="none" w:sz="0" w:space="0" w:color="auto"/>
                          </w:divBdr>
                        </w:div>
                        <w:div w:id="405810193">
                          <w:marLeft w:val="0"/>
                          <w:marRight w:val="0"/>
                          <w:marTop w:val="0"/>
                          <w:marBottom w:val="0"/>
                          <w:divBdr>
                            <w:top w:val="none" w:sz="0" w:space="0" w:color="auto"/>
                            <w:left w:val="none" w:sz="0" w:space="0" w:color="auto"/>
                            <w:bottom w:val="none" w:sz="0" w:space="0" w:color="auto"/>
                            <w:right w:val="none" w:sz="0" w:space="0" w:color="auto"/>
                          </w:divBdr>
                        </w:div>
                        <w:div w:id="1027021202">
                          <w:marLeft w:val="0"/>
                          <w:marRight w:val="0"/>
                          <w:marTop w:val="450"/>
                          <w:marBottom w:val="450"/>
                          <w:divBdr>
                            <w:top w:val="none" w:sz="0" w:space="0" w:color="auto"/>
                            <w:left w:val="single" w:sz="24" w:space="0" w:color="6DB33F"/>
                            <w:bottom w:val="none" w:sz="0" w:space="0" w:color="auto"/>
                            <w:right w:val="none" w:sz="0" w:space="0" w:color="auto"/>
                          </w:divBdr>
                          <w:divsChild>
                            <w:div w:id="346830866">
                              <w:marLeft w:val="0"/>
                              <w:marRight w:val="0"/>
                              <w:marTop w:val="0"/>
                              <w:marBottom w:val="0"/>
                              <w:divBdr>
                                <w:top w:val="none" w:sz="0" w:space="0" w:color="auto"/>
                                <w:left w:val="none" w:sz="0" w:space="0" w:color="auto"/>
                                <w:bottom w:val="none" w:sz="0" w:space="0" w:color="auto"/>
                                <w:right w:val="none" w:sz="0" w:space="0" w:color="auto"/>
                              </w:divBdr>
                            </w:div>
                            <w:div w:id="284773501">
                              <w:marLeft w:val="0"/>
                              <w:marRight w:val="0"/>
                              <w:marTop w:val="0"/>
                              <w:marBottom w:val="0"/>
                              <w:divBdr>
                                <w:top w:val="none" w:sz="0" w:space="0" w:color="auto"/>
                                <w:left w:val="none" w:sz="0" w:space="0" w:color="auto"/>
                                <w:bottom w:val="none" w:sz="0" w:space="0" w:color="auto"/>
                                <w:right w:val="none" w:sz="0" w:space="0" w:color="auto"/>
                              </w:divBdr>
                            </w:div>
                          </w:divsChild>
                        </w:div>
                        <w:div w:id="141048723">
                          <w:marLeft w:val="0"/>
                          <w:marRight w:val="0"/>
                          <w:marTop w:val="0"/>
                          <w:marBottom w:val="0"/>
                          <w:divBdr>
                            <w:top w:val="none" w:sz="0" w:space="0" w:color="auto"/>
                            <w:left w:val="none" w:sz="0" w:space="0" w:color="auto"/>
                            <w:bottom w:val="none" w:sz="0" w:space="0" w:color="auto"/>
                            <w:right w:val="none" w:sz="0" w:space="0" w:color="auto"/>
                          </w:divBdr>
                        </w:div>
                        <w:div w:id="493837388">
                          <w:marLeft w:val="0"/>
                          <w:marRight w:val="0"/>
                          <w:marTop w:val="0"/>
                          <w:marBottom w:val="0"/>
                          <w:divBdr>
                            <w:top w:val="none" w:sz="0" w:space="0" w:color="auto"/>
                            <w:left w:val="none" w:sz="0" w:space="0" w:color="auto"/>
                            <w:bottom w:val="none" w:sz="0" w:space="0" w:color="auto"/>
                            <w:right w:val="none" w:sz="0" w:space="0" w:color="auto"/>
                          </w:divBdr>
                        </w:div>
                        <w:div w:id="1585262408">
                          <w:marLeft w:val="0"/>
                          <w:marRight w:val="0"/>
                          <w:marTop w:val="450"/>
                          <w:marBottom w:val="450"/>
                          <w:divBdr>
                            <w:top w:val="none" w:sz="0" w:space="0" w:color="auto"/>
                            <w:left w:val="single" w:sz="24" w:space="0" w:color="6DB33F"/>
                            <w:bottom w:val="none" w:sz="0" w:space="0" w:color="auto"/>
                            <w:right w:val="none" w:sz="0" w:space="0" w:color="auto"/>
                          </w:divBdr>
                        </w:div>
                        <w:div w:id="916868687">
                          <w:marLeft w:val="0"/>
                          <w:marRight w:val="0"/>
                          <w:marTop w:val="0"/>
                          <w:marBottom w:val="0"/>
                          <w:divBdr>
                            <w:top w:val="none" w:sz="0" w:space="0" w:color="auto"/>
                            <w:left w:val="none" w:sz="0" w:space="0" w:color="auto"/>
                            <w:bottom w:val="none" w:sz="0" w:space="0" w:color="auto"/>
                            <w:right w:val="none" w:sz="0" w:space="0" w:color="auto"/>
                          </w:divBdr>
                          <w:divsChild>
                            <w:div w:id="1648239149">
                              <w:marLeft w:val="0"/>
                              <w:marRight w:val="0"/>
                              <w:marTop w:val="0"/>
                              <w:marBottom w:val="0"/>
                              <w:divBdr>
                                <w:top w:val="none" w:sz="0" w:space="0" w:color="auto"/>
                                <w:left w:val="none" w:sz="0" w:space="0" w:color="auto"/>
                                <w:bottom w:val="none" w:sz="0" w:space="0" w:color="auto"/>
                                <w:right w:val="none" w:sz="0" w:space="0" w:color="auto"/>
                              </w:divBdr>
                            </w:div>
                            <w:div w:id="510147307">
                              <w:marLeft w:val="0"/>
                              <w:marRight w:val="0"/>
                              <w:marTop w:val="0"/>
                              <w:marBottom w:val="0"/>
                              <w:divBdr>
                                <w:top w:val="none" w:sz="0" w:space="0" w:color="auto"/>
                                <w:left w:val="none" w:sz="0" w:space="0" w:color="auto"/>
                                <w:bottom w:val="none" w:sz="0" w:space="0" w:color="auto"/>
                                <w:right w:val="none" w:sz="0" w:space="0" w:color="auto"/>
                              </w:divBdr>
                            </w:div>
                            <w:div w:id="1311441622">
                              <w:marLeft w:val="0"/>
                              <w:marRight w:val="0"/>
                              <w:marTop w:val="0"/>
                              <w:marBottom w:val="0"/>
                              <w:divBdr>
                                <w:top w:val="none" w:sz="0" w:space="0" w:color="auto"/>
                                <w:left w:val="none" w:sz="0" w:space="0" w:color="auto"/>
                                <w:bottom w:val="none" w:sz="0" w:space="0" w:color="auto"/>
                                <w:right w:val="none" w:sz="0" w:space="0" w:color="auto"/>
                              </w:divBdr>
                              <w:divsChild>
                                <w:div w:id="14851258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3990391">
                                      <w:marLeft w:val="0"/>
                                      <w:marRight w:val="0"/>
                                      <w:marTop w:val="0"/>
                                      <w:marBottom w:val="0"/>
                                      <w:divBdr>
                                        <w:top w:val="none" w:sz="0" w:space="0" w:color="auto"/>
                                        <w:left w:val="none" w:sz="0" w:space="0" w:color="auto"/>
                                        <w:bottom w:val="none" w:sz="0" w:space="0" w:color="auto"/>
                                        <w:right w:val="none" w:sz="0" w:space="0" w:color="auto"/>
                                      </w:divBdr>
                                      <w:divsChild>
                                        <w:div w:id="19184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29132">
                              <w:marLeft w:val="0"/>
                              <w:marRight w:val="0"/>
                              <w:marTop w:val="0"/>
                              <w:marBottom w:val="0"/>
                              <w:divBdr>
                                <w:top w:val="none" w:sz="0" w:space="0" w:color="auto"/>
                                <w:left w:val="none" w:sz="0" w:space="0" w:color="auto"/>
                                <w:bottom w:val="none" w:sz="0" w:space="0" w:color="auto"/>
                                <w:right w:val="none" w:sz="0" w:space="0" w:color="auto"/>
                              </w:divBdr>
                            </w:div>
                            <w:div w:id="303045717">
                              <w:marLeft w:val="0"/>
                              <w:marRight w:val="0"/>
                              <w:marTop w:val="0"/>
                              <w:marBottom w:val="0"/>
                              <w:divBdr>
                                <w:top w:val="none" w:sz="0" w:space="0" w:color="auto"/>
                                <w:left w:val="none" w:sz="0" w:space="0" w:color="auto"/>
                                <w:bottom w:val="none" w:sz="0" w:space="0" w:color="auto"/>
                                <w:right w:val="none" w:sz="0" w:space="0" w:color="auto"/>
                              </w:divBdr>
                            </w:div>
                            <w:div w:id="1133668755">
                              <w:marLeft w:val="0"/>
                              <w:marRight w:val="0"/>
                              <w:marTop w:val="0"/>
                              <w:marBottom w:val="0"/>
                              <w:divBdr>
                                <w:top w:val="none" w:sz="0" w:space="0" w:color="auto"/>
                                <w:left w:val="none" w:sz="0" w:space="0" w:color="auto"/>
                                <w:bottom w:val="none" w:sz="0" w:space="0" w:color="auto"/>
                                <w:right w:val="none" w:sz="0" w:space="0" w:color="auto"/>
                              </w:divBdr>
                              <w:divsChild>
                                <w:div w:id="3918569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3305014">
                                      <w:marLeft w:val="0"/>
                                      <w:marRight w:val="0"/>
                                      <w:marTop w:val="0"/>
                                      <w:marBottom w:val="0"/>
                                      <w:divBdr>
                                        <w:top w:val="none" w:sz="0" w:space="0" w:color="auto"/>
                                        <w:left w:val="none" w:sz="0" w:space="0" w:color="auto"/>
                                        <w:bottom w:val="none" w:sz="0" w:space="0" w:color="auto"/>
                                        <w:right w:val="none" w:sz="0" w:space="0" w:color="auto"/>
                                      </w:divBdr>
                                      <w:divsChild>
                                        <w:div w:id="177439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82154">
                              <w:marLeft w:val="0"/>
                              <w:marRight w:val="0"/>
                              <w:marTop w:val="0"/>
                              <w:marBottom w:val="0"/>
                              <w:divBdr>
                                <w:top w:val="none" w:sz="0" w:space="0" w:color="auto"/>
                                <w:left w:val="none" w:sz="0" w:space="0" w:color="auto"/>
                                <w:bottom w:val="none" w:sz="0" w:space="0" w:color="auto"/>
                                <w:right w:val="none" w:sz="0" w:space="0" w:color="auto"/>
                              </w:divBdr>
                            </w:div>
                            <w:div w:id="1388141710">
                              <w:marLeft w:val="0"/>
                              <w:marRight w:val="0"/>
                              <w:marTop w:val="0"/>
                              <w:marBottom w:val="0"/>
                              <w:divBdr>
                                <w:top w:val="none" w:sz="0" w:space="0" w:color="auto"/>
                                <w:left w:val="none" w:sz="0" w:space="0" w:color="auto"/>
                                <w:bottom w:val="none" w:sz="0" w:space="0" w:color="auto"/>
                                <w:right w:val="none" w:sz="0" w:space="0" w:color="auto"/>
                              </w:divBdr>
                            </w:div>
                            <w:div w:id="2004964202">
                              <w:marLeft w:val="0"/>
                              <w:marRight w:val="0"/>
                              <w:marTop w:val="0"/>
                              <w:marBottom w:val="0"/>
                              <w:divBdr>
                                <w:top w:val="none" w:sz="0" w:space="0" w:color="auto"/>
                                <w:left w:val="none" w:sz="0" w:space="0" w:color="auto"/>
                                <w:bottom w:val="none" w:sz="0" w:space="0" w:color="auto"/>
                                <w:right w:val="none" w:sz="0" w:space="0" w:color="auto"/>
                              </w:divBdr>
                              <w:divsChild>
                                <w:div w:id="267588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246573260">
                                      <w:marLeft w:val="0"/>
                                      <w:marRight w:val="0"/>
                                      <w:marTop w:val="0"/>
                                      <w:marBottom w:val="0"/>
                                      <w:divBdr>
                                        <w:top w:val="none" w:sz="0" w:space="0" w:color="auto"/>
                                        <w:left w:val="none" w:sz="0" w:space="0" w:color="auto"/>
                                        <w:bottom w:val="none" w:sz="0" w:space="0" w:color="auto"/>
                                        <w:right w:val="none" w:sz="0" w:space="0" w:color="auto"/>
                                      </w:divBdr>
                                      <w:divsChild>
                                        <w:div w:id="14066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4514">
                              <w:marLeft w:val="0"/>
                              <w:marRight w:val="0"/>
                              <w:marTop w:val="0"/>
                              <w:marBottom w:val="0"/>
                              <w:divBdr>
                                <w:top w:val="none" w:sz="0" w:space="0" w:color="auto"/>
                                <w:left w:val="none" w:sz="0" w:space="0" w:color="auto"/>
                                <w:bottom w:val="none" w:sz="0" w:space="0" w:color="auto"/>
                                <w:right w:val="none" w:sz="0" w:space="0" w:color="auto"/>
                              </w:divBdr>
                            </w:div>
                            <w:div w:id="726992205">
                              <w:marLeft w:val="0"/>
                              <w:marRight w:val="0"/>
                              <w:marTop w:val="0"/>
                              <w:marBottom w:val="0"/>
                              <w:divBdr>
                                <w:top w:val="none" w:sz="0" w:space="0" w:color="auto"/>
                                <w:left w:val="none" w:sz="0" w:space="0" w:color="auto"/>
                                <w:bottom w:val="none" w:sz="0" w:space="0" w:color="auto"/>
                                <w:right w:val="none" w:sz="0" w:space="0" w:color="auto"/>
                              </w:divBdr>
                            </w:div>
                            <w:div w:id="1917283022">
                              <w:marLeft w:val="0"/>
                              <w:marRight w:val="0"/>
                              <w:marTop w:val="0"/>
                              <w:marBottom w:val="0"/>
                              <w:divBdr>
                                <w:top w:val="none" w:sz="0" w:space="0" w:color="auto"/>
                                <w:left w:val="none" w:sz="0" w:space="0" w:color="auto"/>
                                <w:bottom w:val="none" w:sz="0" w:space="0" w:color="auto"/>
                                <w:right w:val="none" w:sz="0" w:space="0" w:color="auto"/>
                              </w:divBdr>
                            </w:div>
                            <w:div w:id="1242641063">
                              <w:marLeft w:val="0"/>
                              <w:marRight w:val="0"/>
                              <w:marTop w:val="450"/>
                              <w:marBottom w:val="450"/>
                              <w:divBdr>
                                <w:top w:val="none" w:sz="0" w:space="0" w:color="auto"/>
                                <w:left w:val="single" w:sz="24" w:space="0" w:color="6DB33F"/>
                                <w:bottom w:val="none" w:sz="0" w:space="0" w:color="auto"/>
                                <w:right w:val="none" w:sz="0" w:space="0" w:color="auto"/>
                              </w:divBdr>
                              <w:divsChild>
                                <w:div w:id="1997801242">
                                  <w:marLeft w:val="0"/>
                                  <w:marRight w:val="0"/>
                                  <w:marTop w:val="0"/>
                                  <w:marBottom w:val="0"/>
                                  <w:divBdr>
                                    <w:top w:val="none" w:sz="0" w:space="0" w:color="auto"/>
                                    <w:left w:val="none" w:sz="0" w:space="0" w:color="auto"/>
                                    <w:bottom w:val="none" w:sz="0" w:space="0" w:color="auto"/>
                                    <w:right w:val="none" w:sz="0" w:space="0" w:color="auto"/>
                                  </w:divBdr>
                                </w:div>
                                <w:div w:id="1844474215">
                                  <w:marLeft w:val="0"/>
                                  <w:marRight w:val="0"/>
                                  <w:marTop w:val="0"/>
                                  <w:marBottom w:val="0"/>
                                  <w:divBdr>
                                    <w:top w:val="none" w:sz="0" w:space="0" w:color="auto"/>
                                    <w:left w:val="none" w:sz="0" w:space="0" w:color="auto"/>
                                    <w:bottom w:val="none" w:sz="0" w:space="0" w:color="auto"/>
                                    <w:right w:val="none" w:sz="0" w:space="0" w:color="auto"/>
                                  </w:divBdr>
                                  <w:divsChild>
                                    <w:div w:id="131460476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99829449">
                                          <w:marLeft w:val="0"/>
                                          <w:marRight w:val="0"/>
                                          <w:marTop w:val="0"/>
                                          <w:marBottom w:val="0"/>
                                          <w:divBdr>
                                            <w:top w:val="none" w:sz="0" w:space="0" w:color="auto"/>
                                            <w:left w:val="none" w:sz="0" w:space="0" w:color="auto"/>
                                            <w:bottom w:val="none" w:sz="0" w:space="0" w:color="auto"/>
                                            <w:right w:val="none" w:sz="0" w:space="0" w:color="auto"/>
                                          </w:divBdr>
                                          <w:divsChild>
                                            <w:div w:id="20658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4249">
                          <w:marLeft w:val="0"/>
                          <w:marRight w:val="0"/>
                          <w:marTop w:val="0"/>
                          <w:marBottom w:val="0"/>
                          <w:divBdr>
                            <w:top w:val="none" w:sz="0" w:space="0" w:color="auto"/>
                            <w:left w:val="none" w:sz="0" w:space="0" w:color="auto"/>
                            <w:bottom w:val="none" w:sz="0" w:space="0" w:color="auto"/>
                            <w:right w:val="none" w:sz="0" w:space="0" w:color="auto"/>
                          </w:divBdr>
                          <w:divsChild>
                            <w:div w:id="1122769067">
                              <w:marLeft w:val="0"/>
                              <w:marRight w:val="0"/>
                              <w:marTop w:val="0"/>
                              <w:marBottom w:val="0"/>
                              <w:divBdr>
                                <w:top w:val="none" w:sz="0" w:space="0" w:color="auto"/>
                                <w:left w:val="none" w:sz="0" w:space="0" w:color="auto"/>
                                <w:bottom w:val="none" w:sz="0" w:space="0" w:color="auto"/>
                                <w:right w:val="none" w:sz="0" w:space="0" w:color="auto"/>
                              </w:divBdr>
                            </w:div>
                            <w:div w:id="1683625232">
                              <w:marLeft w:val="0"/>
                              <w:marRight w:val="0"/>
                              <w:marTop w:val="0"/>
                              <w:marBottom w:val="0"/>
                              <w:divBdr>
                                <w:top w:val="none" w:sz="0" w:space="0" w:color="auto"/>
                                <w:left w:val="none" w:sz="0" w:space="0" w:color="auto"/>
                                <w:bottom w:val="none" w:sz="0" w:space="0" w:color="auto"/>
                                <w:right w:val="none" w:sz="0" w:space="0" w:color="auto"/>
                              </w:divBdr>
                            </w:div>
                            <w:div w:id="121072656">
                              <w:marLeft w:val="0"/>
                              <w:marRight w:val="0"/>
                              <w:marTop w:val="0"/>
                              <w:marBottom w:val="0"/>
                              <w:divBdr>
                                <w:top w:val="none" w:sz="0" w:space="0" w:color="auto"/>
                                <w:left w:val="none" w:sz="0" w:space="0" w:color="auto"/>
                                <w:bottom w:val="none" w:sz="0" w:space="0" w:color="auto"/>
                                <w:right w:val="none" w:sz="0" w:space="0" w:color="auto"/>
                              </w:divBdr>
                            </w:div>
                            <w:div w:id="836654291">
                              <w:marLeft w:val="0"/>
                              <w:marRight w:val="0"/>
                              <w:marTop w:val="0"/>
                              <w:marBottom w:val="0"/>
                              <w:divBdr>
                                <w:top w:val="none" w:sz="0" w:space="0" w:color="auto"/>
                                <w:left w:val="none" w:sz="0" w:space="0" w:color="auto"/>
                                <w:bottom w:val="none" w:sz="0" w:space="0" w:color="auto"/>
                                <w:right w:val="none" w:sz="0" w:space="0" w:color="auto"/>
                              </w:divBdr>
                              <w:divsChild>
                                <w:div w:id="9310145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4283901">
                                      <w:marLeft w:val="0"/>
                                      <w:marRight w:val="0"/>
                                      <w:marTop w:val="0"/>
                                      <w:marBottom w:val="0"/>
                                      <w:divBdr>
                                        <w:top w:val="none" w:sz="0" w:space="0" w:color="auto"/>
                                        <w:left w:val="none" w:sz="0" w:space="0" w:color="auto"/>
                                        <w:bottom w:val="none" w:sz="0" w:space="0" w:color="auto"/>
                                        <w:right w:val="none" w:sz="0" w:space="0" w:color="auto"/>
                                      </w:divBdr>
                                      <w:divsChild>
                                        <w:div w:id="9352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26657">
                              <w:marLeft w:val="0"/>
                              <w:marRight w:val="0"/>
                              <w:marTop w:val="0"/>
                              <w:marBottom w:val="0"/>
                              <w:divBdr>
                                <w:top w:val="none" w:sz="0" w:space="0" w:color="auto"/>
                                <w:left w:val="none" w:sz="0" w:space="0" w:color="auto"/>
                                <w:bottom w:val="none" w:sz="0" w:space="0" w:color="auto"/>
                                <w:right w:val="none" w:sz="0" w:space="0" w:color="auto"/>
                              </w:divBdr>
                            </w:div>
                            <w:div w:id="1923486266">
                              <w:marLeft w:val="0"/>
                              <w:marRight w:val="0"/>
                              <w:marTop w:val="0"/>
                              <w:marBottom w:val="0"/>
                              <w:divBdr>
                                <w:top w:val="none" w:sz="0" w:space="0" w:color="auto"/>
                                <w:left w:val="none" w:sz="0" w:space="0" w:color="auto"/>
                                <w:bottom w:val="none" w:sz="0" w:space="0" w:color="auto"/>
                                <w:right w:val="none" w:sz="0" w:space="0" w:color="auto"/>
                              </w:divBdr>
                              <w:divsChild>
                                <w:div w:id="9421525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1187183">
                                      <w:marLeft w:val="0"/>
                                      <w:marRight w:val="0"/>
                                      <w:marTop w:val="0"/>
                                      <w:marBottom w:val="0"/>
                                      <w:divBdr>
                                        <w:top w:val="none" w:sz="0" w:space="0" w:color="auto"/>
                                        <w:left w:val="none" w:sz="0" w:space="0" w:color="auto"/>
                                        <w:bottom w:val="none" w:sz="0" w:space="0" w:color="auto"/>
                                        <w:right w:val="none" w:sz="0" w:space="0" w:color="auto"/>
                                      </w:divBdr>
                                      <w:divsChild>
                                        <w:div w:id="18303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59088">
                              <w:marLeft w:val="0"/>
                              <w:marRight w:val="0"/>
                              <w:marTop w:val="0"/>
                              <w:marBottom w:val="0"/>
                              <w:divBdr>
                                <w:top w:val="none" w:sz="0" w:space="0" w:color="auto"/>
                                <w:left w:val="none" w:sz="0" w:space="0" w:color="auto"/>
                                <w:bottom w:val="none" w:sz="0" w:space="0" w:color="auto"/>
                                <w:right w:val="none" w:sz="0" w:space="0" w:color="auto"/>
                              </w:divBdr>
                            </w:div>
                            <w:div w:id="544758677">
                              <w:marLeft w:val="0"/>
                              <w:marRight w:val="0"/>
                              <w:marTop w:val="0"/>
                              <w:marBottom w:val="0"/>
                              <w:divBdr>
                                <w:top w:val="none" w:sz="0" w:space="0" w:color="auto"/>
                                <w:left w:val="none" w:sz="0" w:space="0" w:color="auto"/>
                                <w:bottom w:val="none" w:sz="0" w:space="0" w:color="auto"/>
                                <w:right w:val="none" w:sz="0" w:space="0" w:color="auto"/>
                              </w:divBdr>
                            </w:div>
                            <w:div w:id="1584292438">
                              <w:marLeft w:val="0"/>
                              <w:marRight w:val="0"/>
                              <w:marTop w:val="0"/>
                              <w:marBottom w:val="0"/>
                              <w:divBdr>
                                <w:top w:val="none" w:sz="0" w:space="0" w:color="auto"/>
                                <w:left w:val="none" w:sz="0" w:space="0" w:color="auto"/>
                                <w:bottom w:val="none" w:sz="0" w:space="0" w:color="auto"/>
                                <w:right w:val="none" w:sz="0" w:space="0" w:color="auto"/>
                              </w:divBdr>
                              <w:divsChild>
                                <w:div w:id="10249419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34189970">
                                      <w:marLeft w:val="0"/>
                                      <w:marRight w:val="0"/>
                                      <w:marTop w:val="0"/>
                                      <w:marBottom w:val="0"/>
                                      <w:divBdr>
                                        <w:top w:val="none" w:sz="0" w:space="0" w:color="auto"/>
                                        <w:left w:val="none" w:sz="0" w:space="0" w:color="auto"/>
                                        <w:bottom w:val="none" w:sz="0" w:space="0" w:color="auto"/>
                                        <w:right w:val="none" w:sz="0" w:space="0" w:color="auto"/>
                                      </w:divBdr>
                                      <w:divsChild>
                                        <w:div w:id="1103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14851">
                              <w:marLeft w:val="0"/>
                              <w:marRight w:val="0"/>
                              <w:marTop w:val="450"/>
                              <w:marBottom w:val="450"/>
                              <w:divBdr>
                                <w:top w:val="none" w:sz="0" w:space="0" w:color="auto"/>
                                <w:left w:val="single" w:sz="24" w:space="0" w:color="6DB33F"/>
                                <w:bottom w:val="none" w:sz="0" w:space="0" w:color="auto"/>
                                <w:right w:val="none" w:sz="0" w:space="0" w:color="auto"/>
                              </w:divBdr>
                            </w:div>
                            <w:div w:id="1544251935">
                              <w:marLeft w:val="0"/>
                              <w:marRight w:val="0"/>
                              <w:marTop w:val="0"/>
                              <w:marBottom w:val="0"/>
                              <w:divBdr>
                                <w:top w:val="none" w:sz="0" w:space="0" w:color="auto"/>
                                <w:left w:val="none" w:sz="0" w:space="0" w:color="auto"/>
                                <w:bottom w:val="none" w:sz="0" w:space="0" w:color="auto"/>
                                <w:right w:val="none" w:sz="0" w:space="0" w:color="auto"/>
                              </w:divBdr>
                            </w:div>
                            <w:div w:id="387148116">
                              <w:marLeft w:val="0"/>
                              <w:marRight w:val="0"/>
                              <w:marTop w:val="0"/>
                              <w:marBottom w:val="0"/>
                              <w:divBdr>
                                <w:top w:val="none" w:sz="0" w:space="0" w:color="auto"/>
                                <w:left w:val="none" w:sz="0" w:space="0" w:color="auto"/>
                                <w:bottom w:val="none" w:sz="0" w:space="0" w:color="auto"/>
                                <w:right w:val="none" w:sz="0" w:space="0" w:color="auto"/>
                              </w:divBdr>
                              <w:divsChild>
                                <w:div w:id="20767776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9541942">
                                      <w:marLeft w:val="0"/>
                                      <w:marRight w:val="0"/>
                                      <w:marTop w:val="0"/>
                                      <w:marBottom w:val="0"/>
                                      <w:divBdr>
                                        <w:top w:val="none" w:sz="0" w:space="0" w:color="auto"/>
                                        <w:left w:val="none" w:sz="0" w:space="0" w:color="auto"/>
                                        <w:bottom w:val="none" w:sz="0" w:space="0" w:color="auto"/>
                                        <w:right w:val="none" w:sz="0" w:space="0" w:color="auto"/>
                                      </w:divBdr>
                                      <w:divsChild>
                                        <w:div w:id="14917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373316">
                      <w:marLeft w:val="0"/>
                      <w:marRight w:val="0"/>
                      <w:marTop w:val="0"/>
                      <w:marBottom w:val="0"/>
                      <w:divBdr>
                        <w:top w:val="none" w:sz="0" w:space="0" w:color="auto"/>
                        <w:left w:val="none" w:sz="0" w:space="0" w:color="auto"/>
                        <w:bottom w:val="none" w:sz="0" w:space="0" w:color="auto"/>
                        <w:right w:val="none" w:sz="0" w:space="0" w:color="auto"/>
                      </w:divBdr>
                      <w:divsChild>
                        <w:div w:id="314726756">
                          <w:marLeft w:val="0"/>
                          <w:marRight w:val="0"/>
                          <w:marTop w:val="0"/>
                          <w:marBottom w:val="0"/>
                          <w:divBdr>
                            <w:top w:val="none" w:sz="0" w:space="0" w:color="auto"/>
                            <w:left w:val="none" w:sz="0" w:space="0" w:color="auto"/>
                            <w:bottom w:val="none" w:sz="0" w:space="0" w:color="auto"/>
                            <w:right w:val="none" w:sz="0" w:space="0" w:color="auto"/>
                          </w:divBdr>
                        </w:div>
                        <w:div w:id="1633637875">
                          <w:marLeft w:val="0"/>
                          <w:marRight w:val="0"/>
                          <w:marTop w:val="0"/>
                          <w:marBottom w:val="0"/>
                          <w:divBdr>
                            <w:top w:val="none" w:sz="0" w:space="0" w:color="auto"/>
                            <w:left w:val="none" w:sz="0" w:space="0" w:color="auto"/>
                            <w:bottom w:val="none" w:sz="0" w:space="0" w:color="auto"/>
                            <w:right w:val="none" w:sz="0" w:space="0" w:color="auto"/>
                          </w:divBdr>
                        </w:div>
                        <w:div w:id="1974675473">
                          <w:marLeft w:val="0"/>
                          <w:marRight w:val="0"/>
                          <w:marTop w:val="0"/>
                          <w:marBottom w:val="0"/>
                          <w:divBdr>
                            <w:top w:val="none" w:sz="0" w:space="0" w:color="auto"/>
                            <w:left w:val="none" w:sz="0" w:space="0" w:color="auto"/>
                            <w:bottom w:val="none" w:sz="0" w:space="0" w:color="auto"/>
                            <w:right w:val="none" w:sz="0" w:space="0" w:color="auto"/>
                          </w:divBdr>
                        </w:div>
                        <w:div w:id="1963607121">
                          <w:marLeft w:val="0"/>
                          <w:marRight w:val="0"/>
                          <w:marTop w:val="0"/>
                          <w:marBottom w:val="0"/>
                          <w:divBdr>
                            <w:top w:val="none" w:sz="0" w:space="0" w:color="auto"/>
                            <w:left w:val="none" w:sz="0" w:space="0" w:color="auto"/>
                            <w:bottom w:val="none" w:sz="0" w:space="0" w:color="auto"/>
                            <w:right w:val="none" w:sz="0" w:space="0" w:color="auto"/>
                          </w:divBdr>
                        </w:div>
                        <w:div w:id="1643803245">
                          <w:marLeft w:val="0"/>
                          <w:marRight w:val="0"/>
                          <w:marTop w:val="0"/>
                          <w:marBottom w:val="0"/>
                          <w:divBdr>
                            <w:top w:val="none" w:sz="0" w:space="0" w:color="auto"/>
                            <w:left w:val="none" w:sz="0" w:space="0" w:color="auto"/>
                            <w:bottom w:val="none" w:sz="0" w:space="0" w:color="auto"/>
                            <w:right w:val="none" w:sz="0" w:space="0" w:color="auto"/>
                          </w:divBdr>
                        </w:div>
                        <w:div w:id="15963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0907">
                  <w:marLeft w:val="0"/>
                  <w:marRight w:val="0"/>
                  <w:marTop w:val="0"/>
                  <w:marBottom w:val="0"/>
                  <w:divBdr>
                    <w:top w:val="none" w:sz="0" w:space="0" w:color="auto"/>
                    <w:left w:val="none" w:sz="0" w:space="0" w:color="auto"/>
                    <w:bottom w:val="none" w:sz="0" w:space="0" w:color="auto"/>
                    <w:right w:val="none" w:sz="0" w:space="0" w:color="auto"/>
                  </w:divBdr>
                  <w:divsChild>
                    <w:div w:id="700087482">
                      <w:marLeft w:val="0"/>
                      <w:marRight w:val="0"/>
                      <w:marTop w:val="0"/>
                      <w:marBottom w:val="300"/>
                      <w:divBdr>
                        <w:top w:val="single" w:sz="6" w:space="15" w:color="D7D7D7"/>
                        <w:left w:val="single" w:sz="6" w:space="15" w:color="D7D7D7"/>
                        <w:bottom w:val="single" w:sz="6" w:space="15" w:color="D7D7D7"/>
                        <w:right w:val="single" w:sz="6" w:space="15" w:color="D7D7D7"/>
                      </w:divBdr>
                      <w:divsChild>
                        <w:div w:id="1447772763">
                          <w:marLeft w:val="0"/>
                          <w:marRight w:val="0"/>
                          <w:marTop w:val="0"/>
                          <w:marBottom w:val="0"/>
                          <w:divBdr>
                            <w:top w:val="none" w:sz="0" w:space="0" w:color="auto"/>
                            <w:left w:val="none" w:sz="0" w:space="0" w:color="auto"/>
                            <w:bottom w:val="none" w:sz="0" w:space="0" w:color="auto"/>
                            <w:right w:val="none" w:sz="0" w:space="0" w:color="auto"/>
                          </w:divBdr>
                          <w:divsChild>
                            <w:div w:id="1414083478">
                              <w:marLeft w:val="0"/>
                              <w:marRight w:val="0"/>
                              <w:marTop w:val="0"/>
                              <w:marBottom w:val="120"/>
                              <w:divBdr>
                                <w:top w:val="none" w:sz="0" w:space="0" w:color="auto"/>
                                <w:left w:val="none" w:sz="0" w:space="0" w:color="auto"/>
                                <w:bottom w:val="none" w:sz="0" w:space="0" w:color="auto"/>
                                <w:right w:val="none" w:sz="0" w:space="0" w:color="auto"/>
                              </w:divBdr>
                            </w:div>
                            <w:div w:id="236865124">
                              <w:marLeft w:val="0"/>
                              <w:marRight w:val="0"/>
                              <w:marTop w:val="0"/>
                              <w:marBottom w:val="0"/>
                              <w:divBdr>
                                <w:top w:val="none" w:sz="0" w:space="0" w:color="auto"/>
                                <w:left w:val="none" w:sz="0" w:space="0" w:color="auto"/>
                                <w:bottom w:val="none" w:sz="0" w:space="0" w:color="auto"/>
                                <w:right w:val="none" w:sz="0" w:space="0" w:color="auto"/>
                              </w:divBdr>
                            </w:div>
                            <w:div w:id="301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184">
                      <w:marLeft w:val="0"/>
                      <w:marRight w:val="0"/>
                      <w:marTop w:val="0"/>
                      <w:marBottom w:val="0"/>
                      <w:divBdr>
                        <w:top w:val="none" w:sz="0" w:space="0" w:color="auto"/>
                        <w:left w:val="none" w:sz="0" w:space="0" w:color="auto"/>
                        <w:bottom w:val="none" w:sz="0" w:space="0" w:color="auto"/>
                        <w:right w:val="none" w:sz="0" w:space="0" w:color="auto"/>
                      </w:divBdr>
                    </w:div>
                    <w:div w:id="598560060">
                      <w:marLeft w:val="0"/>
                      <w:marRight w:val="0"/>
                      <w:marTop w:val="450"/>
                      <w:marBottom w:val="450"/>
                      <w:divBdr>
                        <w:top w:val="none" w:sz="0" w:space="0" w:color="auto"/>
                        <w:left w:val="single" w:sz="24" w:space="0" w:color="6DB33F"/>
                        <w:bottom w:val="none" w:sz="0" w:space="0" w:color="auto"/>
                        <w:right w:val="none" w:sz="0" w:space="0" w:color="auto"/>
                      </w:divBdr>
                      <w:divsChild>
                        <w:div w:id="539055441">
                          <w:marLeft w:val="0"/>
                          <w:marRight w:val="0"/>
                          <w:marTop w:val="0"/>
                          <w:marBottom w:val="0"/>
                          <w:divBdr>
                            <w:top w:val="none" w:sz="0" w:space="0" w:color="auto"/>
                            <w:left w:val="none" w:sz="0" w:space="0" w:color="auto"/>
                            <w:bottom w:val="none" w:sz="0" w:space="0" w:color="auto"/>
                            <w:right w:val="none" w:sz="0" w:space="0" w:color="auto"/>
                          </w:divBdr>
                        </w:div>
                      </w:divsChild>
                    </w:div>
                    <w:div w:id="216943111">
                      <w:marLeft w:val="0"/>
                      <w:marRight w:val="0"/>
                      <w:marTop w:val="0"/>
                      <w:marBottom w:val="0"/>
                      <w:divBdr>
                        <w:top w:val="none" w:sz="0" w:space="0" w:color="auto"/>
                        <w:left w:val="none" w:sz="0" w:space="0" w:color="auto"/>
                        <w:bottom w:val="none" w:sz="0" w:space="0" w:color="auto"/>
                        <w:right w:val="none" w:sz="0" w:space="0" w:color="auto"/>
                      </w:divBdr>
                    </w:div>
                    <w:div w:id="1137720523">
                      <w:marLeft w:val="0"/>
                      <w:marRight w:val="0"/>
                      <w:marTop w:val="0"/>
                      <w:marBottom w:val="0"/>
                      <w:divBdr>
                        <w:top w:val="none" w:sz="0" w:space="0" w:color="auto"/>
                        <w:left w:val="none" w:sz="0" w:space="0" w:color="auto"/>
                        <w:bottom w:val="none" w:sz="0" w:space="0" w:color="auto"/>
                        <w:right w:val="none" w:sz="0" w:space="0" w:color="auto"/>
                      </w:divBdr>
                      <w:divsChild>
                        <w:div w:id="7484256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427479">
                              <w:marLeft w:val="0"/>
                              <w:marRight w:val="0"/>
                              <w:marTop w:val="0"/>
                              <w:marBottom w:val="0"/>
                              <w:divBdr>
                                <w:top w:val="none" w:sz="0" w:space="0" w:color="auto"/>
                                <w:left w:val="none" w:sz="0" w:space="0" w:color="auto"/>
                                <w:bottom w:val="none" w:sz="0" w:space="0" w:color="auto"/>
                                <w:right w:val="none" w:sz="0" w:space="0" w:color="auto"/>
                              </w:divBdr>
                              <w:divsChild>
                                <w:div w:id="5265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5778">
                      <w:marLeft w:val="0"/>
                      <w:marRight w:val="0"/>
                      <w:marTop w:val="0"/>
                      <w:marBottom w:val="0"/>
                      <w:divBdr>
                        <w:top w:val="none" w:sz="0" w:space="0" w:color="auto"/>
                        <w:left w:val="none" w:sz="0" w:space="0" w:color="auto"/>
                        <w:bottom w:val="none" w:sz="0" w:space="0" w:color="auto"/>
                        <w:right w:val="none" w:sz="0" w:space="0" w:color="auto"/>
                      </w:divBdr>
                    </w:div>
                    <w:div w:id="700478008">
                      <w:marLeft w:val="0"/>
                      <w:marRight w:val="0"/>
                      <w:marTop w:val="450"/>
                      <w:marBottom w:val="450"/>
                      <w:divBdr>
                        <w:top w:val="none" w:sz="0" w:space="0" w:color="auto"/>
                        <w:left w:val="single" w:sz="24" w:space="0" w:color="6DB33F"/>
                        <w:bottom w:val="none" w:sz="0" w:space="0" w:color="auto"/>
                        <w:right w:val="none" w:sz="0" w:space="0" w:color="auto"/>
                      </w:divBdr>
                      <w:divsChild>
                        <w:div w:id="1445687996">
                          <w:marLeft w:val="0"/>
                          <w:marRight w:val="0"/>
                          <w:marTop w:val="0"/>
                          <w:marBottom w:val="0"/>
                          <w:divBdr>
                            <w:top w:val="none" w:sz="0" w:space="0" w:color="auto"/>
                            <w:left w:val="none" w:sz="0" w:space="0" w:color="auto"/>
                            <w:bottom w:val="none" w:sz="0" w:space="0" w:color="auto"/>
                            <w:right w:val="none" w:sz="0" w:space="0" w:color="auto"/>
                          </w:divBdr>
                        </w:div>
                      </w:divsChild>
                    </w:div>
                    <w:div w:id="2036491338">
                      <w:marLeft w:val="0"/>
                      <w:marRight w:val="0"/>
                      <w:marTop w:val="0"/>
                      <w:marBottom w:val="0"/>
                      <w:divBdr>
                        <w:top w:val="none" w:sz="0" w:space="0" w:color="auto"/>
                        <w:left w:val="none" w:sz="0" w:space="0" w:color="auto"/>
                        <w:bottom w:val="none" w:sz="0" w:space="0" w:color="auto"/>
                        <w:right w:val="none" w:sz="0" w:space="0" w:color="auto"/>
                      </w:divBdr>
                      <w:divsChild>
                        <w:div w:id="1977418396">
                          <w:marLeft w:val="0"/>
                          <w:marRight w:val="0"/>
                          <w:marTop w:val="0"/>
                          <w:marBottom w:val="0"/>
                          <w:divBdr>
                            <w:top w:val="none" w:sz="0" w:space="0" w:color="auto"/>
                            <w:left w:val="none" w:sz="0" w:space="0" w:color="auto"/>
                            <w:bottom w:val="none" w:sz="0" w:space="0" w:color="auto"/>
                            <w:right w:val="none" w:sz="0" w:space="0" w:color="auto"/>
                          </w:divBdr>
                        </w:div>
                        <w:div w:id="2023817577">
                          <w:marLeft w:val="0"/>
                          <w:marRight w:val="0"/>
                          <w:marTop w:val="0"/>
                          <w:marBottom w:val="0"/>
                          <w:divBdr>
                            <w:top w:val="none" w:sz="0" w:space="0" w:color="auto"/>
                            <w:left w:val="none" w:sz="0" w:space="0" w:color="auto"/>
                            <w:bottom w:val="none" w:sz="0" w:space="0" w:color="auto"/>
                            <w:right w:val="none" w:sz="0" w:space="0" w:color="auto"/>
                          </w:divBdr>
                          <w:divsChild>
                            <w:div w:id="1774939967">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5770776">
                                  <w:marLeft w:val="0"/>
                                  <w:marRight w:val="0"/>
                                  <w:marTop w:val="0"/>
                                  <w:marBottom w:val="0"/>
                                  <w:divBdr>
                                    <w:top w:val="none" w:sz="0" w:space="0" w:color="auto"/>
                                    <w:left w:val="none" w:sz="0" w:space="0" w:color="auto"/>
                                    <w:bottom w:val="none" w:sz="0" w:space="0" w:color="auto"/>
                                    <w:right w:val="none" w:sz="0" w:space="0" w:color="auto"/>
                                  </w:divBdr>
                                  <w:divsChild>
                                    <w:div w:id="40869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0768">
                          <w:marLeft w:val="0"/>
                          <w:marRight w:val="0"/>
                          <w:marTop w:val="0"/>
                          <w:marBottom w:val="0"/>
                          <w:divBdr>
                            <w:top w:val="none" w:sz="0" w:space="0" w:color="auto"/>
                            <w:left w:val="none" w:sz="0" w:space="0" w:color="auto"/>
                            <w:bottom w:val="none" w:sz="0" w:space="0" w:color="auto"/>
                            <w:right w:val="none" w:sz="0" w:space="0" w:color="auto"/>
                          </w:divBdr>
                        </w:div>
                        <w:div w:id="931232940">
                          <w:marLeft w:val="0"/>
                          <w:marRight w:val="0"/>
                          <w:marTop w:val="450"/>
                          <w:marBottom w:val="450"/>
                          <w:divBdr>
                            <w:top w:val="none" w:sz="0" w:space="0" w:color="auto"/>
                            <w:left w:val="single" w:sz="24" w:space="0" w:color="6DB33F"/>
                            <w:bottom w:val="none" w:sz="0" w:space="0" w:color="auto"/>
                            <w:right w:val="none" w:sz="0" w:space="0" w:color="auto"/>
                          </w:divBdr>
                          <w:divsChild>
                            <w:div w:id="9264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3889">
                      <w:marLeft w:val="0"/>
                      <w:marRight w:val="0"/>
                      <w:marTop w:val="0"/>
                      <w:marBottom w:val="0"/>
                      <w:divBdr>
                        <w:top w:val="none" w:sz="0" w:space="0" w:color="auto"/>
                        <w:left w:val="none" w:sz="0" w:space="0" w:color="auto"/>
                        <w:bottom w:val="none" w:sz="0" w:space="0" w:color="auto"/>
                        <w:right w:val="none" w:sz="0" w:space="0" w:color="auto"/>
                      </w:divBdr>
                      <w:divsChild>
                        <w:div w:id="697510989">
                          <w:marLeft w:val="0"/>
                          <w:marRight w:val="0"/>
                          <w:marTop w:val="450"/>
                          <w:marBottom w:val="450"/>
                          <w:divBdr>
                            <w:top w:val="none" w:sz="0" w:space="0" w:color="auto"/>
                            <w:left w:val="single" w:sz="24" w:space="0" w:color="6DB33F"/>
                            <w:bottom w:val="none" w:sz="0" w:space="0" w:color="auto"/>
                            <w:right w:val="none" w:sz="0" w:space="0" w:color="auto"/>
                          </w:divBdr>
                          <w:divsChild>
                            <w:div w:id="32465683">
                              <w:marLeft w:val="0"/>
                              <w:marRight w:val="0"/>
                              <w:marTop w:val="0"/>
                              <w:marBottom w:val="0"/>
                              <w:divBdr>
                                <w:top w:val="none" w:sz="0" w:space="0" w:color="auto"/>
                                <w:left w:val="none" w:sz="0" w:space="0" w:color="auto"/>
                                <w:bottom w:val="none" w:sz="0" w:space="0" w:color="auto"/>
                                <w:right w:val="none" w:sz="0" w:space="0" w:color="auto"/>
                              </w:divBdr>
                            </w:div>
                          </w:divsChild>
                        </w:div>
                        <w:div w:id="266818812">
                          <w:marLeft w:val="0"/>
                          <w:marRight w:val="0"/>
                          <w:marTop w:val="0"/>
                          <w:marBottom w:val="0"/>
                          <w:divBdr>
                            <w:top w:val="none" w:sz="0" w:space="0" w:color="auto"/>
                            <w:left w:val="none" w:sz="0" w:space="0" w:color="auto"/>
                            <w:bottom w:val="none" w:sz="0" w:space="0" w:color="auto"/>
                            <w:right w:val="none" w:sz="0" w:space="0" w:color="auto"/>
                          </w:divBdr>
                        </w:div>
                        <w:div w:id="148835647">
                          <w:marLeft w:val="0"/>
                          <w:marRight w:val="0"/>
                          <w:marTop w:val="0"/>
                          <w:marBottom w:val="0"/>
                          <w:divBdr>
                            <w:top w:val="none" w:sz="0" w:space="0" w:color="auto"/>
                            <w:left w:val="none" w:sz="0" w:space="0" w:color="auto"/>
                            <w:bottom w:val="none" w:sz="0" w:space="0" w:color="auto"/>
                            <w:right w:val="none" w:sz="0" w:space="0" w:color="auto"/>
                          </w:divBdr>
                          <w:divsChild>
                            <w:div w:id="11713335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21372701">
                                  <w:marLeft w:val="0"/>
                                  <w:marRight w:val="0"/>
                                  <w:marTop w:val="0"/>
                                  <w:marBottom w:val="0"/>
                                  <w:divBdr>
                                    <w:top w:val="none" w:sz="0" w:space="0" w:color="auto"/>
                                    <w:left w:val="none" w:sz="0" w:space="0" w:color="auto"/>
                                    <w:bottom w:val="none" w:sz="0" w:space="0" w:color="auto"/>
                                    <w:right w:val="none" w:sz="0" w:space="0" w:color="auto"/>
                                  </w:divBdr>
                                  <w:divsChild>
                                    <w:div w:id="193084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234779">
                          <w:marLeft w:val="0"/>
                          <w:marRight w:val="0"/>
                          <w:marTop w:val="450"/>
                          <w:marBottom w:val="450"/>
                          <w:divBdr>
                            <w:top w:val="none" w:sz="0" w:space="0" w:color="auto"/>
                            <w:left w:val="single" w:sz="24" w:space="0" w:color="6DB33F"/>
                            <w:bottom w:val="none" w:sz="0" w:space="0" w:color="auto"/>
                            <w:right w:val="none" w:sz="0" w:space="0" w:color="auto"/>
                          </w:divBdr>
                          <w:divsChild>
                            <w:div w:id="994147951">
                              <w:marLeft w:val="0"/>
                              <w:marRight w:val="0"/>
                              <w:marTop w:val="0"/>
                              <w:marBottom w:val="0"/>
                              <w:divBdr>
                                <w:top w:val="none" w:sz="0" w:space="0" w:color="auto"/>
                                <w:left w:val="none" w:sz="0" w:space="0" w:color="auto"/>
                                <w:bottom w:val="none" w:sz="0" w:space="0" w:color="auto"/>
                                <w:right w:val="none" w:sz="0" w:space="0" w:color="auto"/>
                              </w:divBdr>
                            </w:div>
                          </w:divsChild>
                        </w:div>
                        <w:div w:id="683170184">
                          <w:marLeft w:val="0"/>
                          <w:marRight w:val="0"/>
                          <w:marTop w:val="0"/>
                          <w:marBottom w:val="0"/>
                          <w:divBdr>
                            <w:top w:val="none" w:sz="0" w:space="0" w:color="auto"/>
                            <w:left w:val="none" w:sz="0" w:space="0" w:color="auto"/>
                            <w:bottom w:val="none" w:sz="0" w:space="0" w:color="auto"/>
                            <w:right w:val="none" w:sz="0" w:space="0" w:color="auto"/>
                          </w:divBdr>
                        </w:div>
                        <w:div w:id="1059016250">
                          <w:marLeft w:val="0"/>
                          <w:marRight w:val="0"/>
                          <w:marTop w:val="0"/>
                          <w:marBottom w:val="0"/>
                          <w:divBdr>
                            <w:top w:val="none" w:sz="0" w:space="0" w:color="auto"/>
                            <w:left w:val="none" w:sz="0" w:space="0" w:color="auto"/>
                            <w:bottom w:val="none" w:sz="0" w:space="0" w:color="auto"/>
                            <w:right w:val="none" w:sz="0" w:space="0" w:color="auto"/>
                          </w:divBdr>
                          <w:divsChild>
                            <w:div w:id="19295359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2420111">
                                  <w:marLeft w:val="0"/>
                                  <w:marRight w:val="0"/>
                                  <w:marTop w:val="0"/>
                                  <w:marBottom w:val="0"/>
                                  <w:divBdr>
                                    <w:top w:val="none" w:sz="0" w:space="0" w:color="auto"/>
                                    <w:left w:val="none" w:sz="0" w:space="0" w:color="auto"/>
                                    <w:bottom w:val="none" w:sz="0" w:space="0" w:color="auto"/>
                                    <w:right w:val="none" w:sz="0" w:space="0" w:color="auto"/>
                                  </w:divBdr>
                                  <w:divsChild>
                                    <w:div w:id="15502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19934">
                          <w:marLeft w:val="0"/>
                          <w:marRight w:val="0"/>
                          <w:marTop w:val="0"/>
                          <w:marBottom w:val="0"/>
                          <w:divBdr>
                            <w:top w:val="none" w:sz="0" w:space="0" w:color="auto"/>
                            <w:left w:val="none" w:sz="0" w:space="0" w:color="auto"/>
                            <w:bottom w:val="none" w:sz="0" w:space="0" w:color="auto"/>
                            <w:right w:val="none" w:sz="0" w:space="0" w:color="auto"/>
                          </w:divBdr>
                        </w:div>
                        <w:div w:id="1871646672">
                          <w:marLeft w:val="0"/>
                          <w:marRight w:val="0"/>
                          <w:marTop w:val="0"/>
                          <w:marBottom w:val="0"/>
                          <w:divBdr>
                            <w:top w:val="none" w:sz="0" w:space="0" w:color="auto"/>
                            <w:left w:val="none" w:sz="0" w:space="0" w:color="auto"/>
                            <w:bottom w:val="none" w:sz="0" w:space="0" w:color="auto"/>
                            <w:right w:val="none" w:sz="0" w:space="0" w:color="auto"/>
                          </w:divBdr>
                          <w:divsChild>
                            <w:div w:id="21108815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3598422">
                                  <w:marLeft w:val="0"/>
                                  <w:marRight w:val="0"/>
                                  <w:marTop w:val="0"/>
                                  <w:marBottom w:val="0"/>
                                  <w:divBdr>
                                    <w:top w:val="none" w:sz="0" w:space="0" w:color="auto"/>
                                    <w:left w:val="none" w:sz="0" w:space="0" w:color="auto"/>
                                    <w:bottom w:val="none" w:sz="0" w:space="0" w:color="auto"/>
                                    <w:right w:val="none" w:sz="0" w:space="0" w:color="auto"/>
                                  </w:divBdr>
                                  <w:divsChild>
                                    <w:div w:id="18837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5721">
                          <w:marLeft w:val="0"/>
                          <w:marRight w:val="0"/>
                          <w:marTop w:val="0"/>
                          <w:marBottom w:val="0"/>
                          <w:divBdr>
                            <w:top w:val="none" w:sz="0" w:space="0" w:color="auto"/>
                            <w:left w:val="none" w:sz="0" w:space="0" w:color="auto"/>
                            <w:bottom w:val="none" w:sz="0" w:space="0" w:color="auto"/>
                            <w:right w:val="none" w:sz="0" w:space="0" w:color="auto"/>
                          </w:divBdr>
                        </w:div>
                        <w:div w:id="178127086">
                          <w:marLeft w:val="0"/>
                          <w:marRight w:val="0"/>
                          <w:marTop w:val="0"/>
                          <w:marBottom w:val="0"/>
                          <w:divBdr>
                            <w:top w:val="none" w:sz="0" w:space="0" w:color="auto"/>
                            <w:left w:val="none" w:sz="0" w:space="0" w:color="auto"/>
                            <w:bottom w:val="none" w:sz="0" w:space="0" w:color="auto"/>
                            <w:right w:val="none" w:sz="0" w:space="0" w:color="auto"/>
                          </w:divBdr>
                          <w:divsChild>
                            <w:div w:id="9773014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5694627">
                                  <w:marLeft w:val="0"/>
                                  <w:marRight w:val="0"/>
                                  <w:marTop w:val="0"/>
                                  <w:marBottom w:val="0"/>
                                  <w:divBdr>
                                    <w:top w:val="none" w:sz="0" w:space="0" w:color="auto"/>
                                    <w:left w:val="none" w:sz="0" w:space="0" w:color="auto"/>
                                    <w:bottom w:val="none" w:sz="0" w:space="0" w:color="auto"/>
                                    <w:right w:val="none" w:sz="0" w:space="0" w:color="auto"/>
                                  </w:divBdr>
                                  <w:divsChild>
                                    <w:div w:id="135661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77057">
                          <w:marLeft w:val="0"/>
                          <w:marRight w:val="0"/>
                          <w:marTop w:val="450"/>
                          <w:marBottom w:val="450"/>
                          <w:divBdr>
                            <w:top w:val="none" w:sz="0" w:space="0" w:color="auto"/>
                            <w:left w:val="single" w:sz="24" w:space="0" w:color="6DB33F"/>
                            <w:bottom w:val="none" w:sz="0" w:space="0" w:color="auto"/>
                            <w:right w:val="none" w:sz="0" w:space="0" w:color="auto"/>
                          </w:divBdr>
                          <w:divsChild>
                            <w:div w:id="912546160">
                              <w:marLeft w:val="0"/>
                              <w:marRight w:val="0"/>
                              <w:marTop w:val="0"/>
                              <w:marBottom w:val="0"/>
                              <w:divBdr>
                                <w:top w:val="none" w:sz="0" w:space="0" w:color="auto"/>
                                <w:left w:val="none" w:sz="0" w:space="0" w:color="auto"/>
                                <w:bottom w:val="none" w:sz="0" w:space="0" w:color="auto"/>
                                <w:right w:val="none" w:sz="0" w:space="0" w:color="auto"/>
                              </w:divBdr>
                            </w:div>
                            <w:div w:id="1398091964">
                              <w:marLeft w:val="0"/>
                              <w:marRight w:val="0"/>
                              <w:marTop w:val="0"/>
                              <w:marBottom w:val="0"/>
                              <w:divBdr>
                                <w:top w:val="none" w:sz="0" w:space="0" w:color="auto"/>
                                <w:left w:val="none" w:sz="0" w:space="0" w:color="auto"/>
                                <w:bottom w:val="none" w:sz="0" w:space="0" w:color="auto"/>
                                <w:right w:val="none" w:sz="0" w:space="0" w:color="auto"/>
                              </w:divBdr>
                            </w:div>
                          </w:divsChild>
                        </w:div>
                        <w:div w:id="321350929">
                          <w:marLeft w:val="0"/>
                          <w:marRight w:val="0"/>
                          <w:marTop w:val="0"/>
                          <w:marBottom w:val="0"/>
                          <w:divBdr>
                            <w:top w:val="none" w:sz="0" w:space="0" w:color="auto"/>
                            <w:left w:val="none" w:sz="0" w:space="0" w:color="auto"/>
                            <w:bottom w:val="none" w:sz="0" w:space="0" w:color="auto"/>
                            <w:right w:val="none" w:sz="0" w:space="0" w:color="auto"/>
                          </w:divBdr>
                        </w:div>
                        <w:div w:id="675963567">
                          <w:marLeft w:val="0"/>
                          <w:marRight w:val="0"/>
                          <w:marTop w:val="0"/>
                          <w:marBottom w:val="0"/>
                          <w:divBdr>
                            <w:top w:val="none" w:sz="0" w:space="0" w:color="auto"/>
                            <w:left w:val="none" w:sz="0" w:space="0" w:color="auto"/>
                            <w:bottom w:val="none" w:sz="0" w:space="0" w:color="auto"/>
                            <w:right w:val="none" w:sz="0" w:space="0" w:color="auto"/>
                          </w:divBdr>
                          <w:divsChild>
                            <w:div w:id="1109055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75385764">
                                  <w:marLeft w:val="0"/>
                                  <w:marRight w:val="0"/>
                                  <w:marTop w:val="0"/>
                                  <w:marBottom w:val="0"/>
                                  <w:divBdr>
                                    <w:top w:val="none" w:sz="0" w:space="0" w:color="auto"/>
                                    <w:left w:val="none" w:sz="0" w:space="0" w:color="auto"/>
                                    <w:bottom w:val="none" w:sz="0" w:space="0" w:color="auto"/>
                                    <w:right w:val="none" w:sz="0" w:space="0" w:color="auto"/>
                                  </w:divBdr>
                                  <w:divsChild>
                                    <w:div w:id="10654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169">
                          <w:marLeft w:val="0"/>
                          <w:marRight w:val="0"/>
                          <w:marTop w:val="0"/>
                          <w:marBottom w:val="0"/>
                          <w:divBdr>
                            <w:top w:val="none" w:sz="0" w:space="0" w:color="auto"/>
                            <w:left w:val="none" w:sz="0" w:space="0" w:color="auto"/>
                            <w:bottom w:val="none" w:sz="0" w:space="0" w:color="auto"/>
                            <w:right w:val="none" w:sz="0" w:space="0" w:color="auto"/>
                          </w:divBdr>
                        </w:div>
                        <w:div w:id="1942297510">
                          <w:marLeft w:val="0"/>
                          <w:marRight w:val="0"/>
                          <w:marTop w:val="0"/>
                          <w:marBottom w:val="0"/>
                          <w:divBdr>
                            <w:top w:val="none" w:sz="0" w:space="0" w:color="auto"/>
                            <w:left w:val="none" w:sz="0" w:space="0" w:color="auto"/>
                            <w:bottom w:val="none" w:sz="0" w:space="0" w:color="auto"/>
                            <w:right w:val="none" w:sz="0" w:space="0" w:color="auto"/>
                          </w:divBdr>
                          <w:divsChild>
                            <w:div w:id="8922734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0983180">
                                  <w:marLeft w:val="0"/>
                                  <w:marRight w:val="0"/>
                                  <w:marTop w:val="0"/>
                                  <w:marBottom w:val="0"/>
                                  <w:divBdr>
                                    <w:top w:val="none" w:sz="0" w:space="0" w:color="auto"/>
                                    <w:left w:val="none" w:sz="0" w:space="0" w:color="auto"/>
                                    <w:bottom w:val="none" w:sz="0" w:space="0" w:color="auto"/>
                                    <w:right w:val="none" w:sz="0" w:space="0" w:color="auto"/>
                                  </w:divBdr>
                                  <w:divsChild>
                                    <w:div w:id="14645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1628">
                          <w:marLeft w:val="0"/>
                          <w:marRight w:val="0"/>
                          <w:marTop w:val="450"/>
                          <w:marBottom w:val="450"/>
                          <w:divBdr>
                            <w:top w:val="none" w:sz="0" w:space="0" w:color="auto"/>
                            <w:left w:val="single" w:sz="24" w:space="0" w:color="6DB33F"/>
                            <w:bottom w:val="none" w:sz="0" w:space="0" w:color="auto"/>
                            <w:right w:val="none" w:sz="0" w:space="0" w:color="auto"/>
                          </w:divBdr>
                          <w:divsChild>
                            <w:div w:id="1210146082">
                              <w:marLeft w:val="0"/>
                              <w:marRight w:val="0"/>
                              <w:marTop w:val="0"/>
                              <w:marBottom w:val="0"/>
                              <w:divBdr>
                                <w:top w:val="none" w:sz="0" w:space="0" w:color="auto"/>
                                <w:left w:val="none" w:sz="0" w:space="0" w:color="auto"/>
                                <w:bottom w:val="none" w:sz="0" w:space="0" w:color="auto"/>
                                <w:right w:val="none" w:sz="0" w:space="0" w:color="auto"/>
                              </w:divBdr>
                            </w:div>
                            <w:div w:id="181824130">
                              <w:marLeft w:val="0"/>
                              <w:marRight w:val="0"/>
                              <w:marTop w:val="0"/>
                              <w:marBottom w:val="0"/>
                              <w:divBdr>
                                <w:top w:val="none" w:sz="0" w:space="0" w:color="auto"/>
                                <w:left w:val="none" w:sz="0" w:space="0" w:color="auto"/>
                                <w:bottom w:val="none" w:sz="0" w:space="0" w:color="auto"/>
                                <w:right w:val="none" w:sz="0" w:space="0" w:color="auto"/>
                              </w:divBdr>
                            </w:div>
                            <w:div w:id="608859722">
                              <w:marLeft w:val="0"/>
                              <w:marRight w:val="0"/>
                              <w:marTop w:val="0"/>
                              <w:marBottom w:val="0"/>
                              <w:divBdr>
                                <w:top w:val="none" w:sz="0" w:space="0" w:color="auto"/>
                                <w:left w:val="none" w:sz="0" w:space="0" w:color="auto"/>
                                <w:bottom w:val="none" w:sz="0" w:space="0" w:color="auto"/>
                                <w:right w:val="none" w:sz="0" w:space="0" w:color="auto"/>
                              </w:divBdr>
                            </w:div>
                          </w:divsChild>
                        </w:div>
                        <w:div w:id="1620141348">
                          <w:marLeft w:val="0"/>
                          <w:marRight w:val="0"/>
                          <w:marTop w:val="0"/>
                          <w:marBottom w:val="0"/>
                          <w:divBdr>
                            <w:top w:val="none" w:sz="0" w:space="0" w:color="auto"/>
                            <w:left w:val="none" w:sz="0" w:space="0" w:color="auto"/>
                            <w:bottom w:val="none" w:sz="0" w:space="0" w:color="auto"/>
                            <w:right w:val="none" w:sz="0" w:space="0" w:color="auto"/>
                          </w:divBdr>
                        </w:div>
                        <w:div w:id="1621494820">
                          <w:marLeft w:val="0"/>
                          <w:marRight w:val="0"/>
                          <w:marTop w:val="0"/>
                          <w:marBottom w:val="0"/>
                          <w:divBdr>
                            <w:top w:val="none" w:sz="0" w:space="0" w:color="auto"/>
                            <w:left w:val="none" w:sz="0" w:space="0" w:color="auto"/>
                            <w:bottom w:val="none" w:sz="0" w:space="0" w:color="auto"/>
                            <w:right w:val="none" w:sz="0" w:space="0" w:color="auto"/>
                          </w:divBdr>
                          <w:divsChild>
                            <w:div w:id="12185895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2412558">
                                  <w:marLeft w:val="0"/>
                                  <w:marRight w:val="0"/>
                                  <w:marTop w:val="0"/>
                                  <w:marBottom w:val="0"/>
                                  <w:divBdr>
                                    <w:top w:val="none" w:sz="0" w:space="0" w:color="auto"/>
                                    <w:left w:val="none" w:sz="0" w:space="0" w:color="auto"/>
                                    <w:bottom w:val="none" w:sz="0" w:space="0" w:color="auto"/>
                                    <w:right w:val="none" w:sz="0" w:space="0" w:color="auto"/>
                                  </w:divBdr>
                                  <w:divsChild>
                                    <w:div w:id="11550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41664">
                          <w:marLeft w:val="0"/>
                          <w:marRight w:val="0"/>
                          <w:marTop w:val="0"/>
                          <w:marBottom w:val="0"/>
                          <w:divBdr>
                            <w:top w:val="none" w:sz="0" w:space="0" w:color="auto"/>
                            <w:left w:val="none" w:sz="0" w:space="0" w:color="auto"/>
                            <w:bottom w:val="none" w:sz="0" w:space="0" w:color="auto"/>
                            <w:right w:val="none" w:sz="0" w:space="0" w:color="auto"/>
                          </w:divBdr>
                        </w:div>
                        <w:div w:id="1958028383">
                          <w:marLeft w:val="0"/>
                          <w:marRight w:val="0"/>
                          <w:marTop w:val="0"/>
                          <w:marBottom w:val="0"/>
                          <w:divBdr>
                            <w:top w:val="none" w:sz="0" w:space="0" w:color="auto"/>
                            <w:left w:val="none" w:sz="0" w:space="0" w:color="auto"/>
                            <w:bottom w:val="none" w:sz="0" w:space="0" w:color="auto"/>
                            <w:right w:val="none" w:sz="0" w:space="0" w:color="auto"/>
                          </w:divBdr>
                        </w:div>
                        <w:div w:id="362095021">
                          <w:marLeft w:val="0"/>
                          <w:marRight w:val="0"/>
                          <w:marTop w:val="0"/>
                          <w:marBottom w:val="0"/>
                          <w:divBdr>
                            <w:top w:val="none" w:sz="0" w:space="0" w:color="auto"/>
                            <w:left w:val="none" w:sz="0" w:space="0" w:color="auto"/>
                            <w:bottom w:val="none" w:sz="0" w:space="0" w:color="auto"/>
                            <w:right w:val="none" w:sz="0" w:space="0" w:color="auto"/>
                          </w:divBdr>
                          <w:divsChild>
                            <w:div w:id="81868878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174850">
                                  <w:marLeft w:val="0"/>
                                  <w:marRight w:val="0"/>
                                  <w:marTop w:val="0"/>
                                  <w:marBottom w:val="0"/>
                                  <w:divBdr>
                                    <w:top w:val="none" w:sz="0" w:space="0" w:color="auto"/>
                                    <w:left w:val="none" w:sz="0" w:space="0" w:color="auto"/>
                                    <w:bottom w:val="none" w:sz="0" w:space="0" w:color="auto"/>
                                    <w:right w:val="none" w:sz="0" w:space="0" w:color="auto"/>
                                  </w:divBdr>
                                  <w:divsChild>
                                    <w:div w:id="18597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631976">
                          <w:marLeft w:val="0"/>
                          <w:marRight w:val="0"/>
                          <w:marTop w:val="0"/>
                          <w:marBottom w:val="0"/>
                          <w:divBdr>
                            <w:top w:val="none" w:sz="0" w:space="0" w:color="auto"/>
                            <w:left w:val="none" w:sz="0" w:space="0" w:color="auto"/>
                            <w:bottom w:val="none" w:sz="0" w:space="0" w:color="auto"/>
                            <w:right w:val="none" w:sz="0" w:space="0" w:color="auto"/>
                          </w:divBdr>
                        </w:div>
                        <w:div w:id="547373511">
                          <w:marLeft w:val="0"/>
                          <w:marRight w:val="0"/>
                          <w:marTop w:val="0"/>
                          <w:marBottom w:val="0"/>
                          <w:divBdr>
                            <w:top w:val="none" w:sz="0" w:space="0" w:color="auto"/>
                            <w:left w:val="none" w:sz="0" w:space="0" w:color="auto"/>
                            <w:bottom w:val="none" w:sz="0" w:space="0" w:color="auto"/>
                            <w:right w:val="none" w:sz="0" w:space="0" w:color="auto"/>
                          </w:divBdr>
                        </w:div>
                        <w:div w:id="1727870271">
                          <w:marLeft w:val="0"/>
                          <w:marRight w:val="0"/>
                          <w:marTop w:val="450"/>
                          <w:marBottom w:val="450"/>
                          <w:divBdr>
                            <w:top w:val="none" w:sz="0" w:space="0" w:color="auto"/>
                            <w:left w:val="single" w:sz="24" w:space="0" w:color="6DB33F"/>
                            <w:bottom w:val="none" w:sz="0" w:space="0" w:color="auto"/>
                            <w:right w:val="none" w:sz="0" w:space="0" w:color="auto"/>
                          </w:divBdr>
                          <w:divsChild>
                            <w:div w:id="128479664">
                              <w:marLeft w:val="0"/>
                              <w:marRight w:val="0"/>
                              <w:marTop w:val="0"/>
                              <w:marBottom w:val="0"/>
                              <w:divBdr>
                                <w:top w:val="none" w:sz="0" w:space="0" w:color="auto"/>
                                <w:left w:val="none" w:sz="0" w:space="0" w:color="auto"/>
                                <w:bottom w:val="none" w:sz="0" w:space="0" w:color="auto"/>
                                <w:right w:val="none" w:sz="0" w:space="0" w:color="auto"/>
                              </w:divBdr>
                            </w:div>
                            <w:div w:id="115176792">
                              <w:marLeft w:val="0"/>
                              <w:marRight w:val="0"/>
                              <w:marTop w:val="0"/>
                              <w:marBottom w:val="0"/>
                              <w:divBdr>
                                <w:top w:val="none" w:sz="0" w:space="0" w:color="auto"/>
                                <w:left w:val="none" w:sz="0" w:space="0" w:color="auto"/>
                                <w:bottom w:val="none" w:sz="0" w:space="0" w:color="auto"/>
                                <w:right w:val="none" w:sz="0" w:space="0" w:color="auto"/>
                              </w:divBdr>
                            </w:div>
                          </w:divsChild>
                        </w:div>
                        <w:div w:id="1461142536">
                          <w:marLeft w:val="0"/>
                          <w:marRight w:val="0"/>
                          <w:marTop w:val="0"/>
                          <w:marBottom w:val="0"/>
                          <w:divBdr>
                            <w:top w:val="none" w:sz="0" w:space="0" w:color="auto"/>
                            <w:left w:val="none" w:sz="0" w:space="0" w:color="auto"/>
                            <w:bottom w:val="none" w:sz="0" w:space="0" w:color="auto"/>
                            <w:right w:val="none" w:sz="0" w:space="0" w:color="auto"/>
                          </w:divBdr>
                        </w:div>
                        <w:div w:id="829635019">
                          <w:marLeft w:val="0"/>
                          <w:marRight w:val="0"/>
                          <w:marTop w:val="0"/>
                          <w:marBottom w:val="0"/>
                          <w:divBdr>
                            <w:top w:val="none" w:sz="0" w:space="0" w:color="auto"/>
                            <w:left w:val="none" w:sz="0" w:space="0" w:color="auto"/>
                            <w:bottom w:val="none" w:sz="0" w:space="0" w:color="auto"/>
                            <w:right w:val="none" w:sz="0" w:space="0" w:color="auto"/>
                          </w:divBdr>
                          <w:divsChild>
                            <w:div w:id="3604018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45751639">
                                  <w:marLeft w:val="0"/>
                                  <w:marRight w:val="0"/>
                                  <w:marTop w:val="0"/>
                                  <w:marBottom w:val="0"/>
                                  <w:divBdr>
                                    <w:top w:val="none" w:sz="0" w:space="0" w:color="auto"/>
                                    <w:left w:val="none" w:sz="0" w:space="0" w:color="auto"/>
                                    <w:bottom w:val="none" w:sz="0" w:space="0" w:color="auto"/>
                                    <w:right w:val="none" w:sz="0" w:space="0" w:color="auto"/>
                                  </w:divBdr>
                                  <w:divsChild>
                                    <w:div w:id="1989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92477">
                          <w:marLeft w:val="0"/>
                          <w:marRight w:val="0"/>
                          <w:marTop w:val="0"/>
                          <w:marBottom w:val="0"/>
                          <w:divBdr>
                            <w:top w:val="none" w:sz="0" w:space="0" w:color="auto"/>
                            <w:left w:val="none" w:sz="0" w:space="0" w:color="auto"/>
                            <w:bottom w:val="none" w:sz="0" w:space="0" w:color="auto"/>
                            <w:right w:val="none" w:sz="0" w:space="0" w:color="auto"/>
                          </w:divBdr>
                        </w:div>
                        <w:div w:id="280577066">
                          <w:marLeft w:val="0"/>
                          <w:marRight w:val="0"/>
                          <w:marTop w:val="0"/>
                          <w:marBottom w:val="0"/>
                          <w:divBdr>
                            <w:top w:val="none" w:sz="0" w:space="0" w:color="auto"/>
                            <w:left w:val="none" w:sz="0" w:space="0" w:color="auto"/>
                            <w:bottom w:val="none" w:sz="0" w:space="0" w:color="auto"/>
                            <w:right w:val="none" w:sz="0" w:space="0" w:color="auto"/>
                          </w:divBdr>
                          <w:divsChild>
                            <w:div w:id="8223111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9550194">
                                  <w:marLeft w:val="0"/>
                                  <w:marRight w:val="0"/>
                                  <w:marTop w:val="0"/>
                                  <w:marBottom w:val="0"/>
                                  <w:divBdr>
                                    <w:top w:val="none" w:sz="0" w:space="0" w:color="auto"/>
                                    <w:left w:val="none" w:sz="0" w:space="0" w:color="auto"/>
                                    <w:bottom w:val="none" w:sz="0" w:space="0" w:color="auto"/>
                                    <w:right w:val="none" w:sz="0" w:space="0" w:color="auto"/>
                                  </w:divBdr>
                                  <w:divsChild>
                                    <w:div w:id="2073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92464">
                          <w:marLeft w:val="0"/>
                          <w:marRight w:val="0"/>
                          <w:marTop w:val="0"/>
                          <w:marBottom w:val="0"/>
                          <w:divBdr>
                            <w:top w:val="none" w:sz="0" w:space="0" w:color="auto"/>
                            <w:left w:val="none" w:sz="0" w:space="0" w:color="auto"/>
                            <w:bottom w:val="none" w:sz="0" w:space="0" w:color="auto"/>
                            <w:right w:val="none" w:sz="0" w:space="0" w:color="auto"/>
                          </w:divBdr>
                        </w:div>
                        <w:div w:id="1890871813">
                          <w:marLeft w:val="0"/>
                          <w:marRight w:val="0"/>
                          <w:marTop w:val="0"/>
                          <w:marBottom w:val="300"/>
                          <w:divBdr>
                            <w:top w:val="none" w:sz="0" w:space="0" w:color="auto"/>
                            <w:left w:val="none" w:sz="0" w:space="0" w:color="auto"/>
                            <w:bottom w:val="none" w:sz="0" w:space="0" w:color="auto"/>
                            <w:right w:val="none" w:sz="0" w:space="0" w:color="auto"/>
                          </w:divBdr>
                          <w:divsChild>
                            <w:div w:id="2071222608">
                              <w:marLeft w:val="0"/>
                              <w:marRight w:val="0"/>
                              <w:marTop w:val="0"/>
                              <w:marBottom w:val="0"/>
                              <w:divBdr>
                                <w:top w:val="none" w:sz="0" w:space="0" w:color="auto"/>
                                <w:left w:val="none" w:sz="0" w:space="0" w:color="auto"/>
                                <w:bottom w:val="none" w:sz="0" w:space="0" w:color="auto"/>
                                <w:right w:val="none" w:sz="0" w:space="0" w:color="auto"/>
                              </w:divBdr>
                            </w:div>
                          </w:divsChild>
                        </w:div>
                        <w:div w:id="620720933">
                          <w:marLeft w:val="0"/>
                          <w:marRight w:val="0"/>
                          <w:marTop w:val="450"/>
                          <w:marBottom w:val="450"/>
                          <w:divBdr>
                            <w:top w:val="none" w:sz="0" w:space="0" w:color="auto"/>
                            <w:left w:val="single" w:sz="24" w:space="0" w:color="6DB33F"/>
                            <w:bottom w:val="none" w:sz="0" w:space="0" w:color="auto"/>
                            <w:right w:val="none" w:sz="0" w:space="0" w:color="auto"/>
                          </w:divBdr>
                          <w:divsChild>
                            <w:div w:id="20293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2949">
                      <w:marLeft w:val="0"/>
                      <w:marRight w:val="0"/>
                      <w:marTop w:val="0"/>
                      <w:marBottom w:val="0"/>
                      <w:divBdr>
                        <w:top w:val="none" w:sz="0" w:space="0" w:color="auto"/>
                        <w:left w:val="none" w:sz="0" w:space="0" w:color="auto"/>
                        <w:bottom w:val="none" w:sz="0" w:space="0" w:color="auto"/>
                        <w:right w:val="none" w:sz="0" w:space="0" w:color="auto"/>
                      </w:divBdr>
                      <w:divsChild>
                        <w:div w:id="1306274749">
                          <w:marLeft w:val="0"/>
                          <w:marRight w:val="0"/>
                          <w:marTop w:val="0"/>
                          <w:marBottom w:val="0"/>
                          <w:divBdr>
                            <w:top w:val="none" w:sz="0" w:space="0" w:color="auto"/>
                            <w:left w:val="none" w:sz="0" w:space="0" w:color="auto"/>
                            <w:bottom w:val="none" w:sz="0" w:space="0" w:color="auto"/>
                            <w:right w:val="none" w:sz="0" w:space="0" w:color="auto"/>
                          </w:divBdr>
                        </w:div>
                        <w:div w:id="1999650217">
                          <w:marLeft w:val="0"/>
                          <w:marRight w:val="0"/>
                          <w:marTop w:val="0"/>
                          <w:marBottom w:val="0"/>
                          <w:divBdr>
                            <w:top w:val="none" w:sz="0" w:space="0" w:color="auto"/>
                            <w:left w:val="none" w:sz="0" w:space="0" w:color="auto"/>
                            <w:bottom w:val="none" w:sz="0" w:space="0" w:color="auto"/>
                            <w:right w:val="none" w:sz="0" w:space="0" w:color="auto"/>
                          </w:divBdr>
                        </w:div>
                        <w:div w:id="1806897359">
                          <w:marLeft w:val="0"/>
                          <w:marRight w:val="0"/>
                          <w:marTop w:val="0"/>
                          <w:marBottom w:val="0"/>
                          <w:divBdr>
                            <w:top w:val="none" w:sz="0" w:space="0" w:color="auto"/>
                            <w:left w:val="none" w:sz="0" w:space="0" w:color="auto"/>
                            <w:bottom w:val="none" w:sz="0" w:space="0" w:color="auto"/>
                            <w:right w:val="none" w:sz="0" w:space="0" w:color="auto"/>
                          </w:divBdr>
                          <w:divsChild>
                            <w:div w:id="17588660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11570942">
                                  <w:marLeft w:val="0"/>
                                  <w:marRight w:val="0"/>
                                  <w:marTop w:val="0"/>
                                  <w:marBottom w:val="0"/>
                                  <w:divBdr>
                                    <w:top w:val="none" w:sz="0" w:space="0" w:color="auto"/>
                                    <w:left w:val="none" w:sz="0" w:space="0" w:color="auto"/>
                                    <w:bottom w:val="none" w:sz="0" w:space="0" w:color="auto"/>
                                    <w:right w:val="none" w:sz="0" w:space="0" w:color="auto"/>
                                  </w:divBdr>
                                  <w:divsChild>
                                    <w:div w:id="4961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4454">
                          <w:marLeft w:val="0"/>
                          <w:marRight w:val="0"/>
                          <w:marTop w:val="0"/>
                          <w:marBottom w:val="0"/>
                          <w:divBdr>
                            <w:top w:val="none" w:sz="0" w:space="0" w:color="auto"/>
                            <w:left w:val="none" w:sz="0" w:space="0" w:color="auto"/>
                            <w:bottom w:val="none" w:sz="0" w:space="0" w:color="auto"/>
                            <w:right w:val="none" w:sz="0" w:space="0" w:color="auto"/>
                          </w:divBdr>
                        </w:div>
                        <w:div w:id="290596417">
                          <w:marLeft w:val="0"/>
                          <w:marRight w:val="0"/>
                          <w:marTop w:val="0"/>
                          <w:marBottom w:val="0"/>
                          <w:divBdr>
                            <w:top w:val="none" w:sz="0" w:space="0" w:color="auto"/>
                            <w:left w:val="none" w:sz="0" w:space="0" w:color="auto"/>
                            <w:bottom w:val="none" w:sz="0" w:space="0" w:color="auto"/>
                            <w:right w:val="none" w:sz="0" w:space="0" w:color="auto"/>
                          </w:divBdr>
                          <w:divsChild>
                            <w:div w:id="11830875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977029257">
                                  <w:marLeft w:val="0"/>
                                  <w:marRight w:val="0"/>
                                  <w:marTop w:val="0"/>
                                  <w:marBottom w:val="0"/>
                                  <w:divBdr>
                                    <w:top w:val="none" w:sz="0" w:space="0" w:color="auto"/>
                                    <w:left w:val="none" w:sz="0" w:space="0" w:color="auto"/>
                                    <w:bottom w:val="none" w:sz="0" w:space="0" w:color="auto"/>
                                    <w:right w:val="none" w:sz="0" w:space="0" w:color="auto"/>
                                  </w:divBdr>
                                  <w:divsChild>
                                    <w:div w:id="16870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162844">
                          <w:marLeft w:val="0"/>
                          <w:marRight w:val="0"/>
                          <w:marTop w:val="0"/>
                          <w:marBottom w:val="0"/>
                          <w:divBdr>
                            <w:top w:val="none" w:sz="0" w:space="0" w:color="auto"/>
                            <w:left w:val="none" w:sz="0" w:space="0" w:color="auto"/>
                            <w:bottom w:val="none" w:sz="0" w:space="0" w:color="auto"/>
                            <w:right w:val="none" w:sz="0" w:space="0" w:color="auto"/>
                          </w:divBdr>
                        </w:div>
                        <w:div w:id="874080243">
                          <w:marLeft w:val="0"/>
                          <w:marRight w:val="0"/>
                          <w:marTop w:val="0"/>
                          <w:marBottom w:val="0"/>
                          <w:divBdr>
                            <w:top w:val="none" w:sz="0" w:space="0" w:color="auto"/>
                            <w:left w:val="none" w:sz="0" w:space="0" w:color="auto"/>
                            <w:bottom w:val="none" w:sz="0" w:space="0" w:color="auto"/>
                            <w:right w:val="none" w:sz="0" w:space="0" w:color="auto"/>
                          </w:divBdr>
                          <w:divsChild>
                            <w:div w:id="21324358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806506041">
                                  <w:marLeft w:val="0"/>
                                  <w:marRight w:val="0"/>
                                  <w:marTop w:val="0"/>
                                  <w:marBottom w:val="0"/>
                                  <w:divBdr>
                                    <w:top w:val="none" w:sz="0" w:space="0" w:color="auto"/>
                                    <w:left w:val="none" w:sz="0" w:space="0" w:color="auto"/>
                                    <w:bottom w:val="none" w:sz="0" w:space="0" w:color="auto"/>
                                    <w:right w:val="none" w:sz="0" w:space="0" w:color="auto"/>
                                  </w:divBdr>
                                  <w:divsChild>
                                    <w:div w:id="9825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13207">
                      <w:marLeft w:val="0"/>
                      <w:marRight w:val="0"/>
                      <w:marTop w:val="0"/>
                      <w:marBottom w:val="0"/>
                      <w:divBdr>
                        <w:top w:val="none" w:sz="0" w:space="0" w:color="auto"/>
                        <w:left w:val="none" w:sz="0" w:space="0" w:color="auto"/>
                        <w:bottom w:val="none" w:sz="0" w:space="0" w:color="auto"/>
                        <w:right w:val="none" w:sz="0" w:space="0" w:color="auto"/>
                      </w:divBdr>
                      <w:divsChild>
                        <w:div w:id="1412970787">
                          <w:marLeft w:val="0"/>
                          <w:marRight w:val="0"/>
                          <w:marTop w:val="0"/>
                          <w:marBottom w:val="0"/>
                          <w:divBdr>
                            <w:top w:val="none" w:sz="0" w:space="0" w:color="auto"/>
                            <w:left w:val="none" w:sz="0" w:space="0" w:color="auto"/>
                            <w:bottom w:val="none" w:sz="0" w:space="0" w:color="auto"/>
                            <w:right w:val="none" w:sz="0" w:space="0" w:color="auto"/>
                          </w:divBdr>
                        </w:div>
                        <w:div w:id="609581655">
                          <w:marLeft w:val="0"/>
                          <w:marRight w:val="0"/>
                          <w:marTop w:val="0"/>
                          <w:marBottom w:val="0"/>
                          <w:divBdr>
                            <w:top w:val="none" w:sz="0" w:space="0" w:color="auto"/>
                            <w:left w:val="none" w:sz="0" w:space="0" w:color="auto"/>
                            <w:bottom w:val="none" w:sz="0" w:space="0" w:color="auto"/>
                            <w:right w:val="none" w:sz="0" w:space="0" w:color="auto"/>
                          </w:divBdr>
                          <w:divsChild>
                            <w:div w:id="5351166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582647627">
                                  <w:marLeft w:val="0"/>
                                  <w:marRight w:val="0"/>
                                  <w:marTop w:val="0"/>
                                  <w:marBottom w:val="0"/>
                                  <w:divBdr>
                                    <w:top w:val="none" w:sz="0" w:space="0" w:color="auto"/>
                                    <w:left w:val="none" w:sz="0" w:space="0" w:color="auto"/>
                                    <w:bottom w:val="none" w:sz="0" w:space="0" w:color="auto"/>
                                    <w:right w:val="none" w:sz="0" w:space="0" w:color="auto"/>
                                  </w:divBdr>
                                  <w:divsChild>
                                    <w:div w:id="30535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8295">
                          <w:marLeft w:val="0"/>
                          <w:marRight w:val="0"/>
                          <w:marTop w:val="0"/>
                          <w:marBottom w:val="0"/>
                          <w:divBdr>
                            <w:top w:val="none" w:sz="0" w:space="0" w:color="auto"/>
                            <w:left w:val="none" w:sz="0" w:space="0" w:color="auto"/>
                            <w:bottom w:val="none" w:sz="0" w:space="0" w:color="auto"/>
                            <w:right w:val="none" w:sz="0" w:space="0" w:color="auto"/>
                          </w:divBdr>
                        </w:div>
                        <w:div w:id="383335711">
                          <w:marLeft w:val="0"/>
                          <w:marRight w:val="0"/>
                          <w:marTop w:val="0"/>
                          <w:marBottom w:val="0"/>
                          <w:divBdr>
                            <w:top w:val="none" w:sz="0" w:space="0" w:color="auto"/>
                            <w:left w:val="none" w:sz="0" w:space="0" w:color="auto"/>
                            <w:bottom w:val="none" w:sz="0" w:space="0" w:color="auto"/>
                            <w:right w:val="none" w:sz="0" w:space="0" w:color="auto"/>
                          </w:divBdr>
                          <w:divsChild>
                            <w:div w:id="13204205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739713405">
                                  <w:marLeft w:val="0"/>
                                  <w:marRight w:val="0"/>
                                  <w:marTop w:val="0"/>
                                  <w:marBottom w:val="0"/>
                                  <w:divBdr>
                                    <w:top w:val="none" w:sz="0" w:space="0" w:color="auto"/>
                                    <w:left w:val="none" w:sz="0" w:space="0" w:color="auto"/>
                                    <w:bottom w:val="none" w:sz="0" w:space="0" w:color="auto"/>
                                    <w:right w:val="none" w:sz="0" w:space="0" w:color="auto"/>
                                  </w:divBdr>
                                  <w:divsChild>
                                    <w:div w:id="19165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24">
                          <w:marLeft w:val="0"/>
                          <w:marRight w:val="0"/>
                          <w:marTop w:val="0"/>
                          <w:marBottom w:val="0"/>
                          <w:divBdr>
                            <w:top w:val="none" w:sz="0" w:space="0" w:color="auto"/>
                            <w:left w:val="none" w:sz="0" w:space="0" w:color="auto"/>
                            <w:bottom w:val="none" w:sz="0" w:space="0" w:color="auto"/>
                            <w:right w:val="none" w:sz="0" w:space="0" w:color="auto"/>
                          </w:divBdr>
                        </w:div>
                        <w:div w:id="1193496033">
                          <w:marLeft w:val="0"/>
                          <w:marRight w:val="0"/>
                          <w:marTop w:val="0"/>
                          <w:marBottom w:val="0"/>
                          <w:divBdr>
                            <w:top w:val="none" w:sz="0" w:space="0" w:color="auto"/>
                            <w:left w:val="none" w:sz="0" w:space="0" w:color="auto"/>
                            <w:bottom w:val="none" w:sz="0" w:space="0" w:color="auto"/>
                            <w:right w:val="none" w:sz="0" w:space="0" w:color="auto"/>
                          </w:divBdr>
                          <w:divsChild>
                            <w:div w:id="2124291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60064269">
                                  <w:marLeft w:val="0"/>
                                  <w:marRight w:val="0"/>
                                  <w:marTop w:val="0"/>
                                  <w:marBottom w:val="300"/>
                                  <w:divBdr>
                                    <w:top w:val="none" w:sz="0" w:space="0" w:color="auto"/>
                                    <w:left w:val="none" w:sz="0" w:space="0" w:color="auto"/>
                                    <w:bottom w:val="none" w:sz="0" w:space="0" w:color="auto"/>
                                    <w:right w:val="none" w:sz="0" w:space="0" w:color="auto"/>
                                  </w:divBdr>
                                  <w:divsChild>
                                    <w:div w:id="172034958">
                                      <w:marLeft w:val="0"/>
                                      <w:marRight w:val="0"/>
                                      <w:marTop w:val="0"/>
                                      <w:marBottom w:val="0"/>
                                      <w:divBdr>
                                        <w:top w:val="none" w:sz="0" w:space="0" w:color="auto"/>
                                        <w:left w:val="none" w:sz="0" w:space="0" w:color="auto"/>
                                        <w:bottom w:val="none" w:sz="0" w:space="0" w:color="auto"/>
                                        <w:right w:val="none" w:sz="0" w:space="0" w:color="auto"/>
                                      </w:divBdr>
                                    </w:div>
                                  </w:divsChild>
                                </w:div>
                                <w:div w:id="9500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480">
                          <w:marLeft w:val="0"/>
                          <w:marRight w:val="0"/>
                          <w:marTop w:val="0"/>
                          <w:marBottom w:val="0"/>
                          <w:divBdr>
                            <w:top w:val="none" w:sz="0" w:space="0" w:color="auto"/>
                            <w:left w:val="none" w:sz="0" w:space="0" w:color="auto"/>
                            <w:bottom w:val="none" w:sz="0" w:space="0" w:color="auto"/>
                            <w:right w:val="none" w:sz="0" w:space="0" w:color="auto"/>
                          </w:divBdr>
                        </w:div>
                        <w:div w:id="817920436">
                          <w:marLeft w:val="0"/>
                          <w:marRight w:val="0"/>
                          <w:marTop w:val="0"/>
                          <w:marBottom w:val="0"/>
                          <w:divBdr>
                            <w:top w:val="none" w:sz="0" w:space="0" w:color="auto"/>
                            <w:left w:val="none" w:sz="0" w:space="0" w:color="auto"/>
                            <w:bottom w:val="none" w:sz="0" w:space="0" w:color="auto"/>
                            <w:right w:val="none" w:sz="0" w:space="0" w:color="auto"/>
                          </w:divBdr>
                        </w:div>
                        <w:div w:id="1011640249">
                          <w:marLeft w:val="0"/>
                          <w:marRight w:val="0"/>
                          <w:marTop w:val="450"/>
                          <w:marBottom w:val="450"/>
                          <w:divBdr>
                            <w:top w:val="none" w:sz="0" w:space="0" w:color="auto"/>
                            <w:left w:val="single" w:sz="24" w:space="0" w:color="6DB33F"/>
                            <w:bottom w:val="none" w:sz="0" w:space="0" w:color="auto"/>
                            <w:right w:val="none" w:sz="0" w:space="0" w:color="auto"/>
                          </w:divBdr>
                          <w:divsChild>
                            <w:div w:id="279991590">
                              <w:marLeft w:val="0"/>
                              <w:marRight w:val="0"/>
                              <w:marTop w:val="0"/>
                              <w:marBottom w:val="0"/>
                              <w:divBdr>
                                <w:top w:val="none" w:sz="0" w:space="0" w:color="auto"/>
                                <w:left w:val="none" w:sz="0" w:space="0" w:color="auto"/>
                                <w:bottom w:val="none" w:sz="0" w:space="0" w:color="auto"/>
                                <w:right w:val="none" w:sz="0" w:space="0" w:color="auto"/>
                              </w:divBdr>
                            </w:div>
                            <w:div w:id="1049035861">
                              <w:marLeft w:val="0"/>
                              <w:marRight w:val="0"/>
                              <w:marTop w:val="0"/>
                              <w:marBottom w:val="0"/>
                              <w:divBdr>
                                <w:top w:val="none" w:sz="0" w:space="0" w:color="auto"/>
                                <w:left w:val="none" w:sz="0" w:space="0" w:color="auto"/>
                                <w:bottom w:val="none" w:sz="0" w:space="0" w:color="auto"/>
                                <w:right w:val="none" w:sz="0" w:space="0" w:color="auto"/>
                              </w:divBdr>
                            </w:div>
                            <w:div w:id="874578568">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116172501">
                              <w:marLeft w:val="0"/>
                              <w:marRight w:val="0"/>
                              <w:marTop w:val="0"/>
                              <w:marBottom w:val="0"/>
                              <w:divBdr>
                                <w:top w:val="none" w:sz="0" w:space="0" w:color="auto"/>
                                <w:left w:val="none" w:sz="0" w:space="0" w:color="auto"/>
                                <w:bottom w:val="none" w:sz="0" w:space="0" w:color="auto"/>
                                <w:right w:val="none" w:sz="0" w:space="0" w:color="auto"/>
                              </w:divBdr>
                            </w:div>
                          </w:divsChild>
                        </w:div>
                        <w:div w:id="1436707885">
                          <w:marLeft w:val="0"/>
                          <w:marRight w:val="0"/>
                          <w:marTop w:val="0"/>
                          <w:marBottom w:val="0"/>
                          <w:divBdr>
                            <w:top w:val="none" w:sz="0" w:space="0" w:color="auto"/>
                            <w:left w:val="none" w:sz="0" w:space="0" w:color="auto"/>
                            <w:bottom w:val="none" w:sz="0" w:space="0" w:color="auto"/>
                            <w:right w:val="none" w:sz="0" w:space="0" w:color="auto"/>
                          </w:divBdr>
                        </w:div>
                        <w:div w:id="2146119822">
                          <w:marLeft w:val="0"/>
                          <w:marRight w:val="0"/>
                          <w:marTop w:val="0"/>
                          <w:marBottom w:val="0"/>
                          <w:divBdr>
                            <w:top w:val="none" w:sz="0" w:space="0" w:color="auto"/>
                            <w:left w:val="none" w:sz="0" w:space="0" w:color="auto"/>
                            <w:bottom w:val="none" w:sz="0" w:space="0" w:color="auto"/>
                            <w:right w:val="none" w:sz="0" w:space="0" w:color="auto"/>
                          </w:divBdr>
                          <w:divsChild>
                            <w:div w:id="132686350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76457777">
                                  <w:marLeft w:val="0"/>
                                  <w:marRight w:val="0"/>
                                  <w:marTop w:val="0"/>
                                  <w:marBottom w:val="0"/>
                                  <w:divBdr>
                                    <w:top w:val="none" w:sz="0" w:space="0" w:color="auto"/>
                                    <w:left w:val="none" w:sz="0" w:space="0" w:color="auto"/>
                                    <w:bottom w:val="none" w:sz="0" w:space="0" w:color="auto"/>
                                    <w:right w:val="none" w:sz="0" w:space="0" w:color="auto"/>
                                  </w:divBdr>
                                  <w:divsChild>
                                    <w:div w:id="5229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133589">
                          <w:marLeft w:val="0"/>
                          <w:marRight w:val="0"/>
                          <w:marTop w:val="0"/>
                          <w:marBottom w:val="0"/>
                          <w:divBdr>
                            <w:top w:val="none" w:sz="0" w:space="0" w:color="auto"/>
                            <w:left w:val="none" w:sz="0" w:space="0" w:color="auto"/>
                            <w:bottom w:val="none" w:sz="0" w:space="0" w:color="auto"/>
                            <w:right w:val="none" w:sz="0" w:space="0" w:color="auto"/>
                          </w:divBdr>
                        </w:div>
                        <w:div w:id="143863714">
                          <w:marLeft w:val="0"/>
                          <w:marRight w:val="0"/>
                          <w:marTop w:val="0"/>
                          <w:marBottom w:val="0"/>
                          <w:divBdr>
                            <w:top w:val="none" w:sz="0" w:space="0" w:color="auto"/>
                            <w:left w:val="none" w:sz="0" w:space="0" w:color="auto"/>
                            <w:bottom w:val="none" w:sz="0" w:space="0" w:color="auto"/>
                            <w:right w:val="none" w:sz="0" w:space="0" w:color="auto"/>
                          </w:divBdr>
                          <w:divsChild>
                            <w:div w:id="11696395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5548940">
                                  <w:marLeft w:val="0"/>
                                  <w:marRight w:val="0"/>
                                  <w:marTop w:val="0"/>
                                  <w:marBottom w:val="0"/>
                                  <w:divBdr>
                                    <w:top w:val="none" w:sz="0" w:space="0" w:color="auto"/>
                                    <w:left w:val="none" w:sz="0" w:space="0" w:color="auto"/>
                                    <w:bottom w:val="none" w:sz="0" w:space="0" w:color="auto"/>
                                    <w:right w:val="none" w:sz="0" w:space="0" w:color="auto"/>
                                  </w:divBdr>
                                  <w:divsChild>
                                    <w:div w:id="39370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03470">
                          <w:marLeft w:val="0"/>
                          <w:marRight w:val="0"/>
                          <w:marTop w:val="0"/>
                          <w:marBottom w:val="0"/>
                          <w:divBdr>
                            <w:top w:val="none" w:sz="0" w:space="0" w:color="auto"/>
                            <w:left w:val="none" w:sz="0" w:space="0" w:color="auto"/>
                            <w:bottom w:val="none" w:sz="0" w:space="0" w:color="auto"/>
                            <w:right w:val="none" w:sz="0" w:space="0" w:color="auto"/>
                          </w:divBdr>
                        </w:div>
                        <w:div w:id="248732458">
                          <w:marLeft w:val="0"/>
                          <w:marRight w:val="0"/>
                          <w:marTop w:val="0"/>
                          <w:marBottom w:val="0"/>
                          <w:divBdr>
                            <w:top w:val="none" w:sz="0" w:space="0" w:color="auto"/>
                            <w:left w:val="none" w:sz="0" w:space="0" w:color="auto"/>
                            <w:bottom w:val="none" w:sz="0" w:space="0" w:color="auto"/>
                            <w:right w:val="none" w:sz="0" w:space="0" w:color="auto"/>
                          </w:divBdr>
                          <w:divsChild>
                            <w:div w:id="16958828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73389056">
                                  <w:marLeft w:val="0"/>
                                  <w:marRight w:val="0"/>
                                  <w:marTop w:val="0"/>
                                  <w:marBottom w:val="0"/>
                                  <w:divBdr>
                                    <w:top w:val="none" w:sz="0" w:space="0" w:color="auto"/>
                                    <w:left w:val="none" w:sz="0" w:space="0" w:color="auto"/>
                                    <w:bottom w:val="none" w:sz="0" w:space="0" w:color="auto"/>
                                    <w:right w:val="none" w:sz="0" w:space="0" w:color="auto"/>
                                  </w:divBdr>
                                  <w:divsChild>
                                    <w:div w:id="13671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61033">
                          <w:marLeft w:val="0"/>
                          <w:marRight w:val="0"/>
                          <w:marTop w:val="0"/>
                          <w:marBottom w:val="0"/>
                          <w:divBdr>
                            <w:top w:val="none" w:sz="0" w:space="0" w:color="auto"/>
                            <w:left w:val="none" w:sz="0" w:space="0" w:color="auto"/>
                            <w:bottom w:val="none" w:sz="0" w:space="0" w:color="auto"/>
                            <w:right w:val="none" w:sz="0" w:space="0" w:color="auto"/>
                          </w:divBdr>
                        </w:div>
                        <w:div w:id="1701935458">
                          <w:marLeft w:val="0"/>
                          <w:marRight w:val="0"/>
                          <w:marTop w:val="0"/>
                          <w:marBottom w:val="0"/>
                          <w:divBdr>
                            <w:top w:val="none" w:sz="0" w:space="0" w:color="auto"/>
                            <w:left w:val="none" w:sz="0" w:space="0" w:color="auto"/>
                            <w:bottom w:val="none" w:sz="0" w:space="0" w:color="auto"/>
                            <w:right w:val="none" w:sz="0" w:space="0" w:color="auto"/>
                          </w:divBdr>
                        </w:div>
                        <w:div w:id="1987782052">
                          <w:marLeft w:val="0"/>
                          <w:marRight w:val="0"/>
                          <w:marTop w:val="0"/>
                          <w:marBottom w:val="0"/>
                          <w:divBdr>
                            <w:top w:val="none" w:sz="0" w:space="0" w:color="auto"/>
                            <w:left w:val="none" w:sz="0" w:space="0" w:color="auto"/>
                            <w:bottom w:val="none" w:sz="0" w:space="0" w:color="auto"/>
                            <w:right w:val="none" w:sz="0" w:space="0" w:color="auto"/>
                          </w:divBdr>
                          <w:divsChild>
                            <w:div w:id="8065820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508256">
                                  <w:marLeft w:val="0"/>
                                  <w:marRight w:val="0"/>
                                  <w:marTop w:val="0"/>
                                  <w:marBottom w:val="0"/>
                                  <w:divBdr>
                                    <w:top w:val="none" w:sz="0" w:space="0" w:color="auto"/>
                                    <w:left w:val="none" w:sz="0" w:space="0" w:color="auto"/>
                                    <w:bottom w:val="none" w:sz="0" w:space="0" w:color="auto"/>
                                    <w:right w:val="none" w:sz="0" w:space="0" w:color="auto"/>
                                  </w:divBdr>
                                  <w:divsChild>
                                    <w:div w:id="13782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1988">
                          <w:marLeft w:val="0"/>
                          <w:marRight w:val="0"/>
                          <w:marTop w:val="0"/>
                          <w:marBottom w:val="0"/>
                          <w:divBdr>
                            <w:top w:val="none" w:sz="0" w:space="0" w:color="auto"/>
                            <w:left w:val="none" w:sz="0" w:space="0" w:color="auto"/>
                            <w:bottom w:val="none" w:sz="0" w:space="0" w:color="auto"/>
                            <w:right w:val="none" w:sz="0" w:space="0" w:color="auto"/>
                          </w:divBdr>
                        </w:div>
                        <w:div w:id="525797256">
                          <w:marLeft w:val="0"/>
                          <w:marRight w:val="0"/>
                          <w:marTop w:val="0"/>
                          <w:marBottom w:val="0"/>
                          <w:divBdr>
                            <w:top w:val="none" w:sz="0" w:space="0" w:color="auto"/>
                            <w:left w:val="none" w:sz="0" w:space="0" w:color="auto"/>
                            <w:bottom w:val="none" w:sz="0" w:space="0" w:color="auto"/>
                            <w:right w:val="none" w:sz="0" w:space="0" w:color="auto"/>
                          </w:divBdr>
                          <w:divsChild>
                            <w:div w:id="5374735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721253006">
                                  <w:marLeft w:val="0"/>
                                  <w:marRight w:val="0"/>
                                  <w:marTop w:val="0"/>
                                  <w:marBottom w:val="300"/>
                                  <w:divBdr>
                                    <w:top w:val="none" w:sz="0" w:space="0" w:color="auto"/>
                                    <w:left w:val="none" w:sz="0" w:space="0" w:color="auto"/>
                                    <w:bottom w:val="none" w:sz="0" w:space="0" w:color="auto"/>
                                    <w:right w:val="none" w:sz="0" w:space="0" w:color="auto"/>
                                  </w:divBdr>
                                  <w:divsChild>
                                    <w:div w:id="1521118257">
                                      <w:marLeft w:val="0"/>
                                      <w:marRight w:val="0"/>
                                      <w:marTop w:val="0"/>
                                      <w:marBottom w:val="0"/>
                                      <w:divBdr>
                                        <w:top w:val="none" w:sz="0" w:space="0" w:color="auto"/>
                                        <w:left w:val="none" w:sz="0" w:space="0" w:color="auto"/>
                                        <w:bottom w:val="none" w:sz="0" w:space="0" w:color="auto"/>
                                        <w:right w:val="none" w:sz="0" w:space="0" w:color="auto"/>
                                      </w:divBdr>
                                    </w:div>
                                  </w:divsChild>
                                </w:div>
                                <w:div w:id="1199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7896">
                          <w:marLeft w:val="0"/>
                          <w:marRight w:val="0"/>
                          <w:marTop w:val="0"/>
                          <w:marBottom w:val="0"/>
                          <w:divBdr>
                            <w:top w:val="none" w:sz="0" w:space="0" w:color="auto"/>
                            <w:left w:val="none" w:sz="0" w:space="0" w:color="auto"/>
                            <w:bottom w:val="none" w:sz="0" w:space="0" w:color="auto"/>
                            <w:right w:val="none" w:sz="0" w:space="0" w:color="auto"/>
                          </w:divBdr>
                        </w:div>
                        <w:div w:id="83844978">
                          <w:marLeft w:val="0"/>
                          <w:marRight w:val="0"/>
                          <w:marTop w:val="0"/>
                          <w:marBottom w:val="0"/>
                          <w:divBdr>
                            <w:top w:val="none" w:sz="0" w:space="0" w:color="auto"/>
                            <w:left w:val="none" w:sz="0" w:space="0" w:color="auto"/>
                            <w:bottom w:val="none" w:sz="0" w:space="0" w:color="auto"/>
                            <w:right w:val="none" w:sz="0" w:space="0" w:color="auto"/>
                          </w:divBdr>
                          <w:divsChild>
                            <w:div w:id="12569410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19660629">
                                  <w:marLeft w:val="0"/>
                                  <w:marRight w:val="0"/>
                                  <w:marTop w:val="0"/>
                                  <w:marBottom w:val="300"/>
                                  <w:divBdr>
                                    <w:top w:val="none" w:sz="0" w:space="0" w:color="auto"/>
                                    <w:left w:val="none" w:sz="0" w:space="0" w:color="auto"/>
                                    <w:bottom w:val="none" w:sz="0" w:space="0" w:color="auto"/>
                                    <w:right w:val="none" w:sz="0" w:space="0" w:color="auto"/>
                                  </w:divBdr>
                                  <w:divsChild>
                                    <w:div w:id="1158956056">
                                      <w:marLeft w:val="0"/>
                                      <w:marRight w:val="0"/>
                                      <w:marTop w:val="0"/>
                                      <w:marBottom w:val="0"/>
                                      <w:divBdr>
                                        <w:top w:val="none" w:sz="0" w:space="0" w:color="auto"/>
                                        <w:left w:val="none" w:sz="0" w:space="0" w:color="auto"/>
                                        <w:bottom w:val="none" w:sz="0" w:space="0" w:color="auto"/>
                                        <w:right w:val="none" w:sz="0" w:space="0" w:color="auto"/>
                                      </w:divBdr>
                                    </w:div>
                                  </w:divsChild>
                                </w:div>
                                <w:div w:id="17939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1366">
                          <w:marLeft w:val="0"/>
                          <w:marRight w:val="0"/>
                          <w:marTop w:val="0"/>
                          <w:marBottom w:val="0"/>
                          <w:divBdr>
                            <w:top w:val="none" w:sz="0" w:space="0" w:color="auto"/>
                            <w:left w:val="none" w:sz="0" w:space="0" w:color="auto"/>
                            <w:bottom w:val="none" w:sz="0" w:space="0" w:color="auto"/>
                            <w:right w:val="none" w:sz="0" w:space="0" w:color="auto"/>
                          </w:divBdr>
                        </w:div>
                        <w:div w:id="1589381957">
                          <w:marLeft w:val="0"/>
                          <w:marRight w:val="0"/>
                          <w:marTop w:val="0"/>
                          <w:marBottom w:val="0"/>
                          <w:divBdr>
                            <w:top w:val="none" w:sz="0" w:space="0" w:color="auto"/>
                            <w:left w:val="none" w:sz="0" w:space="0" w:color="auto"/>
                            <w:bottom w:val="none" w:sz="0" w:space="0" w:color="auto"/>
                            <w:right w:val="none" w:sz="0" w:space="0" w:color="auto"/>
                          </w:divBdr>
                          <w:divsChild>
                            <w:div w:id="10127298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909463">
                                  <w:marLeft w:val="0"/>
                                  <w:marRight w:val="0"/>
                                  <w:marTop w:val="0"/>
                                  <w:marBottom w:val="0"/>
                                  <w:divBdr>
                                    <w:top w:val="none" w:sz="0" w:space="0" w:color="auto"/>
                                    <w:left w:val="none" w:sz="0" w:space="0" w:color="auto"/>
                                    <w:bottom w:val="none" w:sz="0" w:space="0" w:color="auto"/>
                                    <w:right w:val="none" w:sz="0" w:space="0" w:color="auto"/>
                                  </w:divBdr>
                                  <w:divsChild>
                                    <w:div w:id="20889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051009">
                          <w:marLeft w:val="0"/>
                          <w:marRight w:val="0"/>
                          <w:marTop w:val="0"/>
                          <w:marBottom w:val="0"/>
                          <w:divBdr>
                            <w:top w:val="none" w:sz="0" w:space="0" w:color="auto"/>
                            <w:left w:val="none" w:sz="0" w:space="0" w:color="auto"/>
                            <w:bottom w:val="none" w:sz="0" w:space="0" w:color="auto"/>
                            <w:right w:val="none" w:sz="0" w:space="0" w:color="auto"/>
                          </w:divBdr>
                        </w:div>
                        <w:div w:id="847600797">
                          <w:marLeft w:val="0"/>
                          <w:marRight w:val="0"/>
                          <w:marTop w:val="0"/>
                          <w:marBottom w:val="0"/>
                          <w:divBdr>
                            <w:top w:val="none" w:sz="0" w:space="0" w:color="auto"/>
                            <w:left w:val="none" w:sz="0" w:space="0" w:color="auto"/>
                            <w:bottom w:val="none" w:sz="0" w:space="0" w:color="auto"/>
                            <w:right w:val="none" w:sz="0" w:space="0" w:color="auto"/>
                          </w:divBdr>
                          <w:divsChild>
                            <w:div w:id="91011961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47691447">
                                  <w:marLeft w:val="0"/>
                                  <w:marRight w:val="0"/>
                                  <w:marTop w:val="0"/>
                                  <w:marBottom w:val="0"/>
                                  <w:divBdr>
                                    <w:top w:val="none" w:sz="0" w:space="0" w:color="auto"/>
                                    <w:left w:val="none" w:sz="0" w:space="0" w:color="auto"/>
                                    <w:bottom w:val="none" w:sz="0" w:space="0" w:color="auto"/>
                                    <w:right w:val="none" w:sz="0" w:space="0" w:color="auto"/>
                                  </w:divBdr>
                                  <w:divsChild>
                                    <w:div w:id="1898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145649">
                          <w:marLeft w:val="0"/>
                          <w:marRight w:val="0"/>
                          <w:marTop w:val="0"/>
                          <w:marBottom w:val="0"/>
                          <w:divBdr>
                            <w:top w:val="none" w:sz="0" w:space="0" w:color="auto"/>
                            <w:left w:val="none" w:sz="0" w:space="0" w:color="auto"/>
                            <w:bottom w:val="none" w:sz="0" w:space="0" w:color="auto"/>
                            <w:right w:val="none" w:sz="0" w:space="0" w:color="auto"/>
                          </w:divBdr>
                        </w:div>
                        <w:div w:id="1256161155">
                          <w:marLeft w:val="0"/>
                          <w:marRight w:val="0"/>
                          <w:marTop w:val="0"/>
                          <w:marBottom w:val="0"/>
                          <w:divBdr>
                            <w:top w:val="none" w:sz="0" w:space="0" w:color="auto"/>
                            <w:left w:val="none" w:sz="0" w:space="0" w:color="auto"/>
                            <w:bottom w:val="none" w:sz="0" w:space="0" w:color="auto"/>
                            <w:right w:val="none" w:sz="0" w:space="0" w:color="auto"/>
                          </w:divBdr>
                          <w:divsChild>
                            <w:div w:id="12069111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397556819">
                                  <w:marLeft w:val="0"/>
                                  <w:marRight w:val="0"/>
                                  <w:marTop w:val="0"/>
                                  <w:marBottom w:val="0"/>
                                  <w:divBdr>
                                    <w:top w:val="none" w:sz="0" w:space="0" w:color="auto"/>
                                    <w:left w:val="none" w:sz="0" w:space="0" w:color="auto"/>
                                    <w:bottom w:val="none" w:sz="0" w:space="0" w:color="auto"/>
                                    <w:right w:val="none" w:sz="0" w:space="0" w:color="auto"/>
                                  </w:divBdr>
                                  <w:divsChild>
                                    <w:div w:id="9955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07708">
                          <w:marLeft w:val="0"/>
                          <w:marRight w:val="0"/>
                          <w:marTop w:val="0"/>
                          <w:marBottom w:val="0"/>
                          <w:divBdr>
                            <w:top w:val="none" w:sz="0" w:space="0" w:color="auto"/>
                            <w:left w:val="none" w:sz="0" w:space="0" w:color="auto"/>
                            <w:bottom w:val="none" w:sz="0" w:space="0" w:color="auto"/>
                            <w:right w:val="none" w:sz="0" w:space="0" w:color="auto"/>
                          </w:divBdr>
                        </w:div>
                        <w:div w:id="519465993">
                          <w:marLeft w:val="0"/>
                          <w:marRight w:val="0"/>
                          <w:marTop w:val="0"/>
                          <w:marBottom w:val="0"/>
                          <w:divBdr>
                            <w:top w:val="none" w:sz="0" w:space="0" w:color="auto"/>
                            <w:left w:val="none" w:sz="0" w:space="0" w:color="auto"/>
                            <w:bottom w:val="none" w:sz="0" w:space="0" w:color="auto"/>
                            <w:right w:val="none" w:sz="0" w:space="0" w:color="auto"/>
                          </w:divBdr>
                          <w:divsChild>
                            <w:div w:id="14929876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415906202">
                                  <w:marLeft w:val="0"/>
                                  <w:marRight w:val="0"/>
                                  <w:marTop w:val="0"/>
                                  <w:marBottom w:val="0"/>
                                  <w:divBdr>
                                    <w:top w:val="none" w:sz="0" w:space="0" w:color="auto"/>
                                    <w:left w:val="none" w:sz="0" w:space="0" w:color="auto"/>
                                    <w:bottom w:val="none" w:sz="0" w:space="0" w:color="auto"/>
                                    <w:right w:val="none" w:sz="0" w:space="0" w:color="auto"/>
                                  </w:divBdr>
                                  <w:divsChild>
                                    <w:div w:id="13129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34544">
                      <w:marLeft w:val="0"/>
                      <w:marRight w:val="0"/>
                      <w:marTop w:val="0"/>
                      <w:marBottom w:val="0"/>
                      <w:divBdr>
                        <w:top w:val="none" w:sz="0" w:space="0" w:color="auto"/>
                        <w:left w:val="none" w:sz="0" w:space="0" w:color="auto"/>
                        <w:bottom w:val="none" w:sz="0" w:space="0" w:color="auto"/>
                        <w:right w:val="none" w:sz="0" w:space="0" w:color="auto"/>
                      </w:divBdr>
                      <w:divsChild>
                        <w:div w:id="1794980505">
                          <w:marLeft w:val="0"/>
                          <w:marRight w:val="0"/>
                          <w:marTop w:val="0"/>
                          <w:marBottom w:val="0"/>
                          <w:divBdr>
                            <w:top w:val="none" w:sz="0" w:space="0" w:color="auto"/>
                            <w:left w:val="none" w:sz="0" w:space="0" w:color="auto"/>
                            <w:bottom w:val="none" w:sz="0" w:space="0" w:color="auto"/>
                            <w:right w:val="none" w:sz="0" w:space="0" w:color="auto"/>
                          </w:divBdr>
                        </w:div>
                        <w:div w:id="38632460">
                          <w:marLeft w:val="0"/>
                          <w:marRight w:val="0"/>
                          <w:marTop w:val="0"/>
                          <w:marBottom w:val="0"/>
                          <w:divBdr>
                            <w:top w:val="none" w:sz="0" w:space="0" w:color="auto"/>
                            <w:left w:val="none" w:sz="0" w:space="0" w:color="auto"/>
                            <w:bottom w:val="none" w:sz="0" w:space="0" w:color="auto"/>
                            <w:right w:val="none" w:sz="0" w:space="0" w:color="auto"/>
                          </w:divBdr>
                          <w:divsChild>
                            <w:div w:id="7565582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1427422">
                                  <w:marLeft w:val="0"/>
                                  <w:marRight w:val="0"/>
                                  <w:marTop w:val="0"/>
                                  <w:marBottom w:val="0"/>
                                  <w:divBdr>
                                    <w:top w:val="none" w:sz="0" w:space="0" w:color="auto"/>
                                    <w:left w:val="none" w:sz="0" w:space="0" w:color="auto"/>
                                    <w:bottom w:val="none" w:sz="0" w:space="0" w:color="auto"/>
                                    <w:right w:val="none" w:sz="0" w:space="0" w:color="auto"/>
                                  </w:divBdr>
                                  <w:divsChild>
                                    <w:div w:id="65302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9579">
                          <w:marLeft w:val="0"/>
                          <w:marRight w:val="0"/>
                          <w:marTop w:val="0"/>
                          <w:marBottom w:val="0"/>
                          <w:divBdr>
                            <w:top w:val="none" w:sz="0" w:space="0" w:color="auto"/>
                            <w:left w:val="none" w:sz="0" w:space="0" w:color="auto"/>
                            <w:bottom w:val="none" w:sz="0" w:space="0" w:color="auto"/>
                            <w:right w:val="none" w:sz="0" w:space="0" w:color="auto"/>
                          </w:divBdr>
                        </w:div>
                        <w:div w:id="1111780476">
                          <w:marLeft w:val="0"/>
                          <w:marRight w:val="0"/>
                          <w:marTop w:val="0"/>
                          <w:marBottom w:val="0"/>
                          <w:divBdr>
                            <w:top w:val="none" w:sz="0" w:space="0" w:color="auto"/>
                            <w:left w:val="none" w:sz="0" w:space="0" w:color="auto"/>
                            <w:bottom w:val="none" w:sz="0" w:space="0" w:color="auto"/>
                            <w:right w:val="none" w:sz="0" w:space="0" w:color="auto"/>
                          </w:divBdr>
                          <w:divsChild>
                            <w:div w:id="12293426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1797240">
                                  <w:marLeft w:val="0"/>
                                  <w:marRight w:val="0"/>
                                  <w:marTop w:val="0"/>
                                  <w:marBottom w:val="0"/>
                                  <w:divBdr>
                                    <w:top w:val="none" w:sz="0" w:space="0" w:color="auto"/>
                                    <w:left w:val="none" w:sz="0" w:space="0" w:color="auto"/>
                                    <w:bottom w:val="none" w:sz="0" w:space="0" w:color="auto"/>
                                    <w:right w:val="none" w:sz="0" w:space="0" w:color="auto"/>
                                  </w:divBdr>
                                  <w:divsChild>
                                    <w:div w:id="1896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0119">
                          <w:marLeft w:val="0"/>
                          <w:marRight w:val="0"/>
                          <w:marTop w:val="0"/>
                          <w:marBottom w:val="0"/>
                          <w:divBdr>
                            <w:top w:val="none" w:sz="0" w:space="0" w:color="auto"/>
                            <w:left w:val="none" w:sz="0" w:space="0" w:color="auto"/>
                            <w:bottom w:val="none" w:sz="0" w:space="0" w:color="auto"/>
                            <w:right w:val="none" w:sz="0" w:space="0" w:color="auto"/>
                          </w:divBdr>
                        </w:div>
                        <w:div w:id="1647775955">
                          <w:marLeft w:val="0"/>
                          <w:marRight w:val="0"/>
                          <w:marTop w:val="0"/>
                          <w:marBottom w:val="0"/>
                          <w:divBdr>
                            <w:top w:val="none" w:sz="0" w:space="0" w:color="auto"/>
                            <w:left w:val="none" w:sz="0" w:space="0" w:color="auto"/>
                            <w:bottom w:val="none" w:sz="0" w:space="0" w:color="auto"/>
                            <w:right w:val="none" w:sz="0" w:space="0" w:color="auto"/>
                          </w:divBdr>
                          <w:divsChild>
                            <w:div w:id="10647208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581523801">
                                  <w:marLeft w:val="0"/>
                                  <w:marRight w:val="0"/>
                                  <w:marTop w:val="0"/>
                                  <w:marBottom w:val="0"/>
                                  <w:divBdr>
                                    <w:top w:val="none" w:sz="0" w:space="0" w:color="auto"/>
                                    <w:left w:val="none" w:sz="0" w:space="0" w:color="auto"/>
                                    <w:bottom w:val="none" w:sz="0" w:space="0" w:color="auto"/>
                                    <w:right w:val="none" w:sz="0" w:space="0" w:color="auto"/>
                                  </w:divBdr>
                                  <w:divsChild>
                                    <w:div w:id="19134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381082">
                      <w:marLeft w:val="0"/>
                      <w:marRight w:val="0"/>
                      <w:marTop w:val="0"/>
                      <w:marBottom w:val="0"/>
                      <w:divBdr>
                        <w:top w:val="none" w:sz="0" w:space="0" w:color="auto"/>
                        <w:left w:val="none" w:sz="0" w:space="0" w:color="auto"/>
                        <w:bottom w:val="none" w:sz="0" w:space="0" w:color="auto"/>
                        <w:right w:val="none" w:sz="0" w:space="0" w:color="auto"/>
                      </w:divBdr>
                      <w:divsChild>
                        <w:div w:id="382751809">
                          <w:marLeft w:val="0"/>
                          <w:marRight w:val="0"/>
                          <w:marTop w:val="0"/>
                          <w:marBottom w:val="0"/>
                          <w:divBdr>
                            <w:top w:val="none" w:sz="0" w:space="0" w:color="auto"/>
                            <w:left w:val="none" w:sz="0" w:space="0" w:color="auto"/>
                            <w:bottom w:val="none" w:sz="0" w:space="0" w:color="auto"/>
                            <w:right w:val="none" w:sz="0" w:space="0" w:color="auto"/>
                          </w:divBdr>
                        </w:div>
                        <w:div w:id="1125273662">
                          <w:marLeft w:val="0"/>
                          <w:marRight w:val="0"/>
                          <w:marTop w:val="0"/>
                          <w:marBottom w:val="0"/>
                          <w:divBdr>
                            <w:top w:val="none" w:sz="0" w:space="0" w:color="auto"/>
                            <w:left w:val="none" w:sz="0" w:space="0" w:color="auto"/>
                            <w:bottom w:val="none" w:sz="0" w:space="0" w:color="auto"/>
                            <w:right w:val="none" w:sz="0" w:space="0" w:color="auto"/>
                          </w:divBdr>
                          <w:divsChild>
                            <w:div w:id="8722294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62302145">
                                  <w:marLeft w:val="0"/>
                                  <w:marRight w:val="0"/>
                                  <w:marTop w:val="0"/>
                                  <w:marBottom w:val="0"/>
                                  <w:divBdr>
                                    <w:top w:val="none" w:sz="0" w:space="0" w:color="auto"/>
                                    <w:left w:val="none" w:sz="0" w:space="0" w:color="auto"/>
                                    <w:bottom w:val="none" w:sz="0" w:space="0" w:color="auto"/>
                                    <w:right w:val="none" w:sz="0" w:space="0" w:color="auto"/>
                                  </w:divBdr>
                                  <w:divsChild>
                                    <w:div w:id="19424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2394">
                          <w:marLeft w:val="0"/>
                          <w:marRight w:val="0"/>
                          <w:marTop w:val="0"/>
                          <w:marBottom w:val="0"/>
                          <w:divBdr>
                            <w:top w:val="none" w:sz="0" w:space="0" w:color="auto"/>
                            <w:left w:val="none" w:sz="0" w:space="0" w:color="auto"/>
                            <w:bottom w:val="none" w:sz="0" w:space="0" w:color="auto"/>
                            <w:right w:val="none" w:sz="0" w:space="0" w:color="auto"/>
                          </w:divBdr>
                        </w:div>
                        <w:div w:id="698316594">
                          <w:marLeft w:val="0"/>
                          <w:marRight w:val="0"/>
                          <w:marTop w:val="0"/>
                          <w:marBottom w:val="0"/>
                          <w:divBdr>
                            <w:top w:val="none" w:sz="0" w:space="0" w:color="auto"/>
                            <w:left w:val="none" w:sz="0" w:space="0" w:color="auto"/>
                            <w:bottom w:val="none" w:sz="0" w:space="0" w:color="auto"/>
                            <w:right w:val="none" w:sz="0" w:space="0" w:color="auto"/>
                          </w:divBdr>
                        </w:div>
                        <w:div w:id="1766920803">
                          <w:marLeft w:val="0"/>
                          <w:marRight w:val="0"/>
                          <w:marTop w:val="0"/>
                          <w:marBottom w:val="0"/>
                          <w:divBdr>
                            <w:top w:val="none" w:sz="0" w:space="0" w:color="auto"/>
                            <w:left w:val="none" w:sz="0" w:space="0" w:color="auto"/>
                            <w:bottom w:val="none" w:sz="0" w:space="0" w:color="auto"/>
                            <w:right w:val="none" w:sz="0" w:space="0" w:color="auto"/>
                          </w:divBdr>
                        </w:div>
                      </w:divsChild>
                    </w:div>
                    <w:div w:id="1301350668">
                      <w:marLeft w:val="0"/>
                      <w:marRight w:val="0"/>
                      <w:marTop w:val="0"/>
                      <w:marBottom w:val="0"/>
                      <w:divBdr>
                        <w:top w:val="none" w:sz="0" w:space="0" w:color="auto"/>
                        <w:left w:val="none" w:sz="0" w:space="0" w:color="auto"/>
                        <w:bottom w:val="none" w:sz="0" w:space="0" w:color="auto"/>
                        <w:right w:val="none" w:sz="0" w:space="0" w:color="auto"/>
                      </w:divBdr>
                      <w:divsChild>
                        <w:div w:id="1862933586">
                          <w:marLeft w:val="0"/>
                          <w:marRight w:val="0"/>
                          <w:marTop w:val="0"/>
                          <w:marBottom w:val="0"/>
                          <w:divBdr>
                            <w:top w:val="none" w:sz="0" w:space="0" w:color="auto"/>
                            <w:left w:val="none" w:sz="0" w:space="0" w:color="auto"/>
                            <w:bottom w:val="none" w:sz="0" w:space="0" w:color="auto"/>
                            <w:right w:val="none" w:sz="0" w:space="0" w:color="auto"/>
                          </w:divBdr>
                        </w:div>
                        <w:div w:id="75515785">
                          <w:marLeft w:val="0"/>
                          <w:marRight w:val="0"/>
                          <w:marTop w:val="0"/>
                          <w:marBottom w:val="0"/>
                          <w:divBdr>
                            <w:top w:val="none" w:sz="0" w:space="0" w:color="auto"/>
                            <w:left w:val="none" w:sz="0" w:space="0" w:color="auto"/>
                            <w:bottom w:val="none" w:sz="0" w:space="0" w:color="auto"/>
                            <w:right w:val="none" w:sz="0" w:space="0" w:color="auto"/>
                          </w:divBdr>
                        </w:div>
                        <w:div w:id="1275164425">
                          <w:marLeft w:val="0"/>
                          <w:marRight w:val="0"/>
                          <w:marTop w:val="0"/>
                          <w:marBottom w:val="0"/>
                          <w:divBdr>
                            <w:top w:val="none" w:sz="0" w:space="0" w:color="auto"/>
                            <w:left w:val="none" w:sz="0" w:space="0" w:color="auto"/>
                            <w:bottom w:val="none" w:sz="0" w:space="0" w:color="auto"/>
                            <w:right w:val="none" w:sz="0" w:space="0" w:color="auto"/>
                          </w:divBdr>
                          <w:divsChild>
                            <w:div w:id="1041535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59928372">
                                  <w:marLeft w:val="0"/>
                                  <w:marRight w:val="0"/>
                                  <w:marTop w:val="0"/>
                                  <w:marBottom w:val="300"/>
                                  <w:divBdr>
                                    <w:top w:val="none" w:sz="0" w:space="0" w:color="auto"/>
                                    <w:left w:val="none" w:sz="0" w:space="0" w:color="auto"/>
                                    <w:bottom w:val="none" w:sz="0" w:space="0" w:color="auto"/>
                                    <w:right w:val="none" w:sz="0" w:space="0" w:color="auto"/>
                                  </w:divBdr>
                                  <w:divsChild>
                                    <w:div w:id="1734887237">
                                      <w:marLeft w:val="0"/>
                                      <w:marRight w:val="0"/>
                                      <w:marTop w:val="0"/>
                                      <w:marBottom w:val="0"/>
                                      <w:divBdr>
                                        <w:top w:val="none" w:sz="0" w:space="0" w:color="auto"/>
                                        <w:left w:val="none" w:sz="0" w:space="0" w:color="auto"/>
                                        <w:bottom w:val="none" w:sz="0" w:space="0" w:color="auto"/>
                                        <w:right w:val="none" w:sz="0" w:space="0" w:color="auto"/>
                                      </w:divBdr>
                                    </w:div>
                                  </w:divsChild>
                                </w:div>
                                <w:div w:id="12032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6169">
                          <w:marLeft w:val="0"/>
                          <w:marRight w:val="0"/>
                          <w:marTop w:val="0"/>
                          <w:marBottom w:val="0"/>
                          <w:divBdr>
                            <w:top w:val="none" w:sz="0" w:space="0" w:color="auto"/>
                            <w:left w:val="none" w:sz="0" w:space="0" w:color="auto"/>
                            <w:bottom w:val="none" w:sz="0" w:space="0" w:color="auto"/>
                            <w:right w:val="none" w:sz="0" w:space="0" w:color="auto"/>
                          </w:divBdr>
                        </w:div>
                        <w:div w:id="171573361">
                          <w:marLeft w:val="0"/>
                          <w:marRight w:val="0"/>
                          <w:marTop w:val="0"/>
                          <w:marBottom w:val="0"/>
                          <w:divBdr>
                            <w:top w:val="none" w:sz="0" w:space="0" w:color="auto"/>
                            <w:left w:val="none" w:sz="0" w:space="0" w:color="auto"/>
                            <w:bottom w:val="none" w:sz="0" w:space="0" w:color="auto"/>
                            <w:right w:val="none" w:sz="0" w:space="0" w:color="auto"/>
                          </w:divBdr>
                          <w:divsChild>
                            <w:div w:id="14860516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5584532">
                                  <w:marLeft w:val="0"/>
                                  <w:marRight w:val="0"/>
                                  <w:marTop w:val="0"/>
                                  <w:marBottom w:val="0"/>
                                  <w:divBdr>
                                    <w:top w:val="none" w:sz="0" w:space="0" w:color="auto"/>
                                    <w:left w:val="none" w:sz="0" w:space="0" w:color="auto"/>
                                    <w:bottom w:val="none" w:sz="0" w:space="0" w:color="auto"/>
                                    <w:right w:val="none" w:sz="0" w:space="0" w:color="auto"/>
                                  </w:divBdr>
                                  <w:divsChild>
                                    <w:div w:id="107802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04764">
                          <w:marLeft w:val="0"/>
                          <w:marRight w:val="0"/>
                          <w:marTop w:val="450"/>
                          <w:marBottom w:val="450"/>
                          <w:divBdr>
                            <w:top w:val="none" w:sz="0" w:space="0" w:color="auto"/>
                            <w:left w:val="single" w:sz="24" w:space="0" w:color="6DB33F"/>
                            <w:bottom w:val="none" w:sz="0" w:space="0" w:color="auto"/>
                            <w:right w:val="none" w:sz="0" w:space="0" w:color="auto"/>
                          </w:divBdr>
                        </w:div>
                        <w:div w:id="1419643217">
                          <w:marLeft w:val="0"/>
                          <w:marRight w:val="0"/>
                          <w:marTop w:val="0"/>
                          <w:marBottom w:val="0"/>
                          <w:divBdr>
                            <w:top w:val="none" w:sz="0" w:space="0" w:color="auto"/>
                            <w:left w:val="none" w:sz="0" w:space="0" w:color="auto"/>
                            <w:bottom w:val="none" w:sz="0" w:space="0" w:color="auto"/>
                            <w:right w:val="none" w:sz="0" w:space="0" w:color="auto"/>
                          </w:divBdr>
                        </w:div>
                        <w:div w:id="4476316">
                          <w:marLeft w:val="0"/>
                          <w:marRight w:val="0"/>
                          <w:marTop w:val="0"/>
                          <w:marBottom w:val="0"/>
                          <w:divBdr>
                            <w:top w:val="none" w:sz="0" w:space="0" w:color="auto"/>
                            <w:left w:val="none" w:sz="0" w:space="0" w:color="auto"/>
                            <w:bottom w:val="none" w:sz="0" w:space="0" w:color="auto"/>
                            <w:right w:val="none" w:sz="0" w:space="0" w:color="auto"/>
                          </w:divBdr>
                        </w:div>
                        <w:div w:id="1994868519">
                          <w:marLeft w:val="0"/>
                          <w:marRight w:val="0"/>
                          <w:marTop w:val="0"/>
                          <w:marBottom w:val="0"/>
                          <w:divBdr>
                            <w:top w:val="none" w:sz="0" w:space="0" w:color="auto"/>
                            <w:left w:val="none" w:sz="0" w:space="0" w:color="auto"/>
                            <w:bottom w:val="none" w:sz="0" w:space="0" w:color="auto"/>
                            <w:right w:val="none" w:sz="0" w:space="0" w:color="auto"/>
                          </w:divBdr>
                          <w:divsChild>
                            <w:div w:id="1414005983">
                              <w:marLeft w:val="0"/>
                              <w:marRight w:val="0"/>
                              <w:marTop w:val="0"/>
                              <w:marBottom w:val="300"/>
                              <w:divBdr>
                                <w:top w:val="single" w:sz="6" w:space="15" w:color="E6E6E6"/>
                                <w:left w:val="single" w:sz="6" w:space="15" w:color="E6E6E6"/>
                                <w:bottom w:val="single" w:sz="6" w:space="15" w:color="E6E6E6"/>
                                <w:right w:val="single" w:sz="6" w:space="15" w:color="E6E6E6"/>
                              </w:divBdr>
                              <w:divsChild>
                                <w:div w:id="939794776">
                                  <w:marLeft w:val="0"/>
                                  <w:marRight w:val="0"/>
                                  <w:marTop w:val="0"/>
                                  <w:marBottom w:val="300"/>
                                  <w:divBdr>
                                    <w:top w:val="none" w:sz="0" w:space="0" w:color="auto"/>
                                    <w:left w:val="none" w:sz="0" w:space="0" w:color="auto"/>
                                    <w:bottom w:val="none" w:sz="0" w:space="0" w:color="auto"/>
                                    <w:right w:val="none" w:sz="0" w:space="0" w:color="auto"/>
                                  </w:divBdr>
                                  <w:divsChild>
                                    <w:div w:id="1747527627">
                                      <w:marLeft w:val="0"/>
                                      <w:marRight w:val="0"/>
                                      <w:marTop w:val="0"/>
                                      <w:marBottom w:val="0"/>
                                      <w:divBdr>
                                        <w:top w:val="none" w:sz="0" w:space="0" w:color="auto"/>
                                        <w:left w:val="none" w:sz="0" w:space="0" w:color="auto"/>
                                        <w:bottom w:val="none" w:sz="0" w:space="0" w:color="auto"/>
                                        <w:right w:val="none" w:sz="0" w:space="0" w:color="auto"/>
                                      </w:divBdr>
                                    </w:div>
                                  </w:divsChild>
                                </w:div>
                                <w:div w:id="13568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143917">
                      <w:marLeft w:val="0"/>
                      <w:marRight w:val="0"/>
                      <w:marTop w:val="0"/>
                      <w:marBottom w:val="0"/>
                      <w:divBdr>
                        <w:top w:val="none" w:sz="0" w:space="0" w:color="auto"/>
                        <w:left w:val="none" w:sz="0" w:space="0" w:color="auto"/>
                        <w:bottom w:val="none" w:sz="0" w:space="0" w:color="auto"/>
                        <w:right w:val="none" w:sz="0" w:space="0" w:color="auto"/>
                      </w:divBdr>
                      <w:divsChild>
                        <w:div w:id="618532662">
                          <w:marLeft w:val="0"/>
                          <w:marRight w:val="0"/>
                          <w:marTop w:val="0"/>
                          <w:marBottom w:val="0"/>
                          <w:divBdr>
                            <w:top w:val="none" w:sz="0" w:space="0" w:color="auto"/>
                            <w:left w:val="none" w:sz="0" w:space="0" w:color="auto"/>
                            <w:bottom w:val="none" w:sz="0" w:space="0" w:color="auto"/>
                            <w:right w:val="none" w:sz="0" w:space="0" w:color="auto"/>
                          </w:divBdr>
                        </w:div>
                        <w:div w:id="1549300418">
                          <w:marLeft w:val="0"/>
                          <w:marRight w:val="0"/>
                          <w:marTop w:val="0"/>
                          <w:marBottom w:val="0"/>
                          <w:divBdr>
                            <w:top w:val="none" w:sz="0" w:space="0" w:color="auto"/>
                            <w:left w:val="none" w:sz="0" w:space="0" w:color="auto"/>
                            <w:bottom w:val="none" w:sz="0" w:space="0" w:color="auto"/>
                            <w:right w:val="none" w:sz="0" w:space="0" w:color="auto"/>
                          </w:divBdr>
                          <w:divsChild>
                            <w:div w:id="19025182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21569188">
                                  <w:marLeft w:val="0"/>
                                  <w:marRight w:val="0"/>
                                  <w:marTop w:val="0"/>
                                  <w:marBottom w:val="0"/>
                                  <w:divBdr>
                                    <w:top w:val="none" w:sz="0" w:space="0" w:color="auto"/>
                                    <w:left w:val="none" w:sz="0" w:space="0" w:color="auto"/>
                                    <w:bottom w:val="none" w:sz="0" w:space="0" w:color="auto"/>
                                    <w:right w:val="none" w:sz="0" w:space="0" w:color="auto"/>
                                  </w:divBdr>
                                  <w:divsChild>
                                    <w:div w:id="1635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90021">
                          <w:marLeft w:val="0"/>
                          <w:marRight w:val="0"/>
                          <w:marTop w:val="0"/>
                          <w:marBottom w:val="0"/>
                          <w:divBdr>
                            <w:top w:val="none" w:sz="0" w:space="0" w:color="auto"/>
                            <w:left w:val="none" w:sz="0" w:space="0" w:color="auto"/>
                            <w:bottom w:val="none" w:sz="0" w:space="0" w:color="auto"/>
                            <w:right w:val="none" w:sz="0" w:space="0" w:color="auto"/>
                          </w:divBdr>
                        </w:div>
                        <w:div w:id="238953284">
                          <w:marLeft w:val="0"/>
                          <w:marRight w:val="0"/>
                          <w:marTop w:val="450"/>
                          <w:marBottom w:val="450"/>
                          <w:divBdr>
                            <w:top w:val="none" w:sz="0" w:space="0" w:color="auto"/>
                            <w:left w:val="single" w:sz="24" w:space="0" w:color="6DB33F"/>
                            <w:bottom w:val="none" w:sz="0" w:space="0" w:color="auto"/>
                            <w:right w:val="none" w:sz="0" w:space="0" w:color="auto"/>
                          </w:divBdr>
                          <w:divsChild>
                            <w:div w:id="202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49581">
                  <w:marLeft w:val="0"/>
                  <w:marRight w:val="0"/>
                  <w:marTop w:val="0"/>
                  <w:marBottom w:val="0"/>
                  <w:divBdr>
                    <w:top w:val="none" w:sz="0" w:space="0" w:color="auto"/>
                    <w:left w:val="none" w:sz="0" w:space="0" w:color="auto"/>
                    <w:bottom w:val="none" w:sz="0" w:space="0" w:color="auto"/>
                    <w:right w:val="none" w:sz="0" w:space="0" w:color="auto"/>
                  </w:divBdr>
                  <w:divsChild>
                    <w:div w:id="1501696796">
                      <w:marLeft w:val="0"/>
                      <w:marRight w:val="0"/>
                      <w:marTop w:val="0"/>
                      <w:marBottom w:val="0"/>
                      <w:divBdr>
                        <w:top w:val="none" w:sz="0" w:space="0" w:color="auto"/>
                        <w:left w:val="none" w:sz="0" w:space="0" w:color="auto"/>
                        <w:bottom w:val="none" w:sz="0" w:space="0" w:color="auto"/>
                        <w:right w:val="none" w:sz="0" w:space="0" w:color="auto"/>
                      </w:divBdr>
                    </w:div>
                    <w:div w:id="763696562">
                      <w:marLeft w:val="0"/>
                      <w:marRight w:val="0"/>
                      <w:marTop w:val="450"/>
                      <w:marBottom w:val="450"/>
                      <w:divBdr>
                        <w:top w:val="none" w:sz="0" w:space="0" w:color="auto"/>
                        <w:left w:val="single" w:sz="24" w:space="0" w:color="6DB33F"/>
                        <w:bottom w:val="none" w:sz="0" w:space="0" w:color="auto"/>
                        <w:right w:val="none" w:sz="0" w:space="0" w:color="auto"/>
                      </w:divBdr>
                      <w:divsChild>
                        <w:div w:id="542257484">
                          <w:marLeft w:val="0"/>
                          <w:marRight w:val="0"/>
                          <w:marTop w:val="0"/>
                          <w:marBottom w:val="0"/>
                          <w:divBdr>
                            <w:top w:val="none" w:sz="0" w:space="0" w:color="auto"/>
                            <w:left w:val="none" w:sz="0" w:space="0" w:color="auto"/>
                            <w:bottom w:val="none" w:sz="0" w:space="0" w:color="auto"/>
                            <w:right w:val="none" w:sz="0" w:space="0" w:color="auto"/>
                          </w:divBdr>
                        </w:div>
                      </w:divsChild>
                    </w:div>
                    <w:div w:id="1986811892">
                      <w:marLeft w:val="0"/>
                      <w:marRight w:val="0"/>
                      <w:marTop w:val="0"/>
                      <w:marBottom w:val="0"/>
                      <w:divBdr>
                        <w:top w:val="none" w:sz="0" w:space="0" w:color="auto"/>
                        <w:left w:val="none" w:sz="0" w:space="0" w:color="auto"/>
                        <w:bottom w:val="none" w:sz="0" w:space="0" w:color="auto"/>
                        <w:right w:val="none" w:sz="0" w:space="0" w:color="auto"/>
                      </w:divBdr>
                      <w:divsChild>
                        <w:div w:id="1651253354">
                          <w:marLeft w:val="0"/>
                          <w:marRight w:val="0"/>
                          <w:marTop w:val="0"/>
                          <w:marBottom w:val="0"/>
                          <w:divBdr>
                            <w:top w:val="none" w:sz="0" w:space="0" w:color="auto"/>
                            <w:left w:val="none" w:sz="0" w:space="0" w:color="auto"/>
                            <w:bottom w:val="none" w:sz="0" w:space="0" w:color="auto"/>
                            <w:right w:val="none" w:sz="0" w:space="0" w:color="auto"/>
                          </w:divBdr>
                        </w:div>
                        <w:div w:id="84766921">
                          <w:marLeft w:val="0"/>
                          <w:marRight w:val="0"/>
                          <w:marTop w:val="0"/>
                          <w:marBottom w:val="0"/>
                          <w:divBdr>
                            <w:top w:val="none" w:sz="0" w:space="0" w:color="auto"/>
                            <w:left w:val="none" w:sz="0" w:space="0" w:color="auto"/>
                            <w:bottom w:val="none" w:sz="0" w:space="0" w:color="auto"/>
                            <w:right w:val="none" w:sz="0" w:space="0" w:color="auto"/>
                          </w:divBdr>
                        </w:div>
                      </w:divsChild>
                    </w:div>
                    <w:div w:id="1395818126">
                      <w:marLeft w:val="0"/>
                      <w:marRight w:val="0"/>
                      <w:marTop w:val="0"/>
                      <w:marBottom w:val="0"/>
                      <w:divBdr>
                        <w:top w:val="none" w:sz="0" w:space="0" w:color="auto"/>
                        <w:left w:val="none" w:sz="0" w:space="0" w:color="auto"/>
                        <w:bottom w:val="none" w:sz="0" w:space="0" w:color="auto"/>
                        <w:right w:val="none" w:sz="0" w:space="0" w:color="auto"/>
                      </w:divBdr>
                      <w:divsChild>
                        <w:div w:id="1344285477">
                          <w:marLeft w:val="0"/>
                          <w:marRight w:val="0"/>
                          <w:marTop w:val="0"/>
                          <w:marBottom w:val="0"/>
                          <w:divBdr>
                            <w:top w:val="none" w:sz="0" w:space="0" w:color="auto"/>
                            <w:left w:val="none" w:sz="0" w:space="0" w:color="auto"/>
                            <w:bottom w:val="none" w:sz="0" w:space="0" w:color="auto"/>
                            <w:right w:val="none" w:sz="0" w:space="0" w:color="auto"/>
                          </w:divBdr>
                        </w:div>
                        <w:div w:id="1796288959">
                          <w:marLeft w:val="0"/>
                          <w:marRight w:val="0"/>
                          <w:marTop w:val="0"/>
                          <w:marBottom w:val="0"/>
                          <w:divBdr>
                            <w:top w:val="none" w:sz="0" w:space="0" w:color="auto"/>
                            <w:left w:val="none" w:sz="0" w:space="0" w:color="auto"/>
                            <w:bottom w:val="none" w:sz="0" w:space="0" w:color="auto"/>
                            <w:right w:val="none" w:sz="0" w:space="0" w:color="auto"/>
                          </w:divBdr>
                          <w:divsChild>
                            <w:div w:id="17270711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9966077">
                                  <w:marLeft w:val="0"/>
                                  <w:marRight w:val="0"/>
                                  <w:marTop w:val="0"/>
                                  <w:marBottom w:val="300"/>
                                  <w:divBdr>
                                    <w:top w:val="none" w:sz="0" w:space="0" w:color="auto"/>
                                    <w:left w:val="none" w:sz="0" w:space="0" w:color="auto"/>
                                    <w:bottom w:val="none" w:sz="0" w:space="0" w:color="auto"/>
                                    <w:right w:val="none" w:sz="0" w:space="0" w:color="auto"/>
                                  </w:divBdr>
                                  <w:divsChild>
                                    <w:div w:id="1148859079">
                                      <w:marLeft w:val="0"/>
                                      <w:marRight w:val="0"/>
                                      <w:marTop w:val="0"/>
                                      <w:marBottom w:val="0"/>
                                      <w:divBdr>
                                        <w:top w:val="none" w:sz="0" w:space="0" w:color="auto"/>
                                        <w:left w:val="none" w:sz="0" w:space="0" w:color="auto"/>
                                        <w:bottom w:val="none" w:sz="0" w:space="0" w:color="auto"/>
                                        <w:right w:val="none" w:sz="0" w:space="0" w:color="auto"/>
                                      </w:divBdr>
                                    </w:div>
                                  </w:divsChild>
                                </w:div>
                                <w:div w:id="3201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110">
                          <w:marLeft w:val="0"/>
                          <w:marRight w:val="0"/>
                          <w:marTop w:val="0"/>
                          <w:marBottom w:val="0"/>
                          <w:divBdr>
                            <w:top w:val="none" w:sz="0" w:space="0" w:color="auto"/>
                            <w:left w:val="none" w:sz="0" w:space="0" w:color="auto"/>
                            <w:bottom w:val="none" w:sz="0" w:space="0" w:color="auto"/>
                            <w:right w:val="none" w:sz="0" w:space="0" w:color="auto"/>
                          </w:divBdr>
                        </w:div>
                        <w:div w:id="1907184822">
                          <w:marLeft w:val="0"/>
                          <w:marRight w:val="0"/>
                          <w:marTop w:val="0"/>
                          <w:marBottom w:val="0"/>
                          <w:divBdr>
                            <w:top w:val="none" w:sz="0" w:space="0" w:color="auto"/>
                            <w:left w:val="none" w:sz="0" w:space="0" w:color="auto"/>
                            <w:bottom w:val="none" w:sz="0" w:space="0" w:color="auto"/>
                            <w:right w:val="none" w:sz="0" w:space="0" w:color="auto"/>
                          </w:divBdr>
                        </w:div>
                        <w:div w:id="1767732486">
                          <w:marLeft w:val="0"/>
                          <w:marRight w:val="0"/>
                          <w:marTop w:val="0"/>
                          <w:marBottom w:val="300"/>
                          <w:divBdr>
                            <w:top w:val="none" w:sz="0" w:space="0" w:color="auto"/>
                            <w:left w:val="none" w:sz="0" w:space="0" w:color="auto"/>
                            <w:bottom w:val="none" w:sz="0" w:space="0" w:color="auto"/>
                            <w:right w:val="none" w:sz="0" w:space="0" w:color="auto"/>
                          </w:divBdr>
                          <w:divsChild>
                            <w:div w:id="1917740746">
                              <w:marLeft w:val="0"/>
                              <w:marRight w:val="0"/>
                              <w:marTop w:val="0"/>
                              <w:marBottom w:val="0"/>
                              <w:divBdr>
                                <w:top w:val="none" w:sz="0" w:space="0" w:color="auto"/>
                                <w:left w:val="none" w:sz="0" w:space="0" w:color="auto"/>
                                <w:bottom w:val="none" w:sz="0" w:space="0" w:color="auto"/>
                                <w:right w:val="none" w:sz="0" w:space="0" w:color="auto"/>
                              </w:divBdr>
                            </w:div>
                          </w:divsChild>
                        </w:div>
                        <w:div w:id="257519771">
                          <w:marLeft w:val="0"/>
                          <w:marRight w:val="0"/>
                          <w:marTop w:val="0"/>
                          <w:marBottom w:val="0"/>
                          <w:divBdr>
                            <w:top w:val="none" w:sz="0" w:space="0" w:color="auto"/>
                            <w:left w:val="none" w:sz="0" w:space="0" w:color="auto"/>
                            <w:bottom w:val="none" w:sz="0" w:space="0" w:color="auto"/>
                            <w:right w:val="none" w:sz="0" w:space="0" w:color="auto"/>
                          </w:divBdr>
                        </w:div>
                        <w:div w:id="384990786">
                          <w:marLeft w:val="0"/>
                          <w:marRight w:val="0"/>
                          <w:marTop w:val="0"/>
                          <w:marBottom w:val="0"/>
                          <w:divBdr>
                            <w:top w:val="none" w:sz="0" w:space="0" w:color="auto"/>
                            <w:left w:val="none" w:sz="0" w:space="0" w:color="auto"/>
                            <w:bottom w:val="none" w:sz="0" w:space="0" w:color="auto"/>
                            <w:right w:val="none" w:sz="0" w:space="0" w:color="auto"/>
                          </w:divBdr>
                          <w:divsChild>
                            <w:div w:id="691626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7681893">
                                  <w:marLeft w:val="0"/>
                                  <w:marRight w:val="0"/>
                                  <w:marTop w:val="0"/>
                                  <w:marBottom w:val="0"/>
                                  <w:divBdr>
                                    <w:top w:val="none" w:sz="0" w:space="0" w:color="auto"/>
                                    <w:left w:val="none" w:sz="0" w:space="0" w:color="auto"/>
                                    <w:bottom w:val="none" w:sz="0" w:space="0" w:color="auto"/>
                                    <w:right w:val="none" w:sz="0" w:space="0" w:color="auto"/>
                                  </w:divBdr>
                                  <w:divsChild>
                                    <w:div w:id="3607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899507">
                          <w:marLeft w:val="0"/>
                          <w:marRight w:val="0"/>
                          <w:marTop w:val="0"/>
                          <w:marBottom w:val="0"/>
                          <w:divBdr>
                            <w:top w:val="none" w:sz="0" w:space="0" w:color="auto"/>
                            <w:left w:val="none" w:sz="0" w:space="0" w:color="auto"/>
                            <w:bottom w:val="none" w:sz="0" w:space="0" w:color="auto"/>
                            <w:right w:val="none" w:sz="0" w:space="0" w:color="auto"/>
                          </w:divBdr>
                        </w:div>
                        <w:div w:id="1459449024">
                          <w:marLeft w:val="0"/>
                          <w:marRight w:val="0"/>
                          <w:marTop w:val="0"/>
                          <w:marBottom w:val="0"/>
                          <w:divBdr>
                            <w:top w:val="none" w:sz="0" w:space="0" w:color="auto"/>
                            <w:left w:val="none" w:sz="0" w:space="0" w:color="auto"/>
                            <w:bottom w:val="none" w:sz="0" w:space="0" w:color="auto"/>
                            <w:right w:val="none" w:sz="0" w:space="0" w:color="auto"/>
                          </w:divBdr>
                          <w:divsChild>
                            <w:div w:id="125123428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34309209">
                                  <w:marLeft w:val="0"/>
                                  <w:marRight w:val="0"/>
                                  <w:marTop w:val="0"/>
                                  <w:marBottom w:val="0"/>
                                  <w:divBdr>
                                    <w:top w:val="none" w:sz="0" w:space="0" w:color="auto"/>
                                    <w:left w:val="none" w:sz="0" w:space="0" w:color="auto"/>
                                    <w:bottom w:val="none" w:sz="0" w:space="0" w:color="auto"/>
                                    <w:right w:val="none" w:sz="0" w:space="0" w:color="auto"/>
                                  </w:divBdr>
                                  <w:divsChild>
                                    <w:div w:id="5361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718700">
                          <w:marLeft w:val="0"/>
                          <w:marRight w:val="0"/>
                          <w:marTop w:val="0"/>
                          <w:marBottom w:val="0"/>
                          <w:divBdr>
                            <w:top w:val="none" w:sz="0" w:space="0" w:color="auto"/>
                            <w:left w:val="none" w:sz="0" w:space="0" w:color="auto"/>
                            <w:bottom w:val="none" w:sz="0" w:space="0" w:color="auto"/>
                            <w:right w:val="none" w:sz="0" w:space="0" w:color="auto"/>
                          </w:divBdr>
                        </w:div>
                      </w:divsChild>
                    </w:div>
                    <w:div w:id="1272932770">
                      <w:marLeft w:val="0"/>
                      <w:marRight w:val="0"/>
                      <w:marTop w:val="0"/>
                      <w:marBottom w:val="0"/>
                      <w:divBdr>
                        <w:top w:val="none" w:sz="0" w:space="0" w:color="auto"/>
                        <w:left w:val="none" w:sz="0" w:space="0" w:color="auto"/>
                        <w:bottom w:val="none" w:sz="0" w:space="0" w:color="auto"/>
                        <w:right w:val="none" w:sz="0" w:space="0" w:color="auto"/>
                      </w:divBdr>
                      <w:divsChild>
                        <w:div w:id="1003049718">
                          <w:marLeft w:val="0"/>
                          <w:marRight w:val="0"/>
                          <w:marTop w:val="0"/>
                          <w:marBottom w:val="0"/>
                          <w:divBdr>
                            <w:top w:val="none" w:sz="0" w:space="0" w:color="auto"/>
                            <w:left w:val="none" w:sz="0" w:space="0" w:color="auto"/>
                            <w:bottom w:val="none" w:sz="0" w:space="0" w:color="auto"/>
                            <w:right w:val="none" w:sz="0" w:space="0" w:color="auto"/>
                          </w:divBdr>
                        </w:div>
                        <w:div w:id="508756864">
                          <w:marLeft w:val="0"/>
                          <w:marRight w:val="0"/>
                          <w:marTop w:val="0"/>
                          <w:marBottom w:val="0"/>
                          <w:divBdr>
                            <w:top w:val="none" w:sz="0" w:space="0" w:color="auto"/>
                            <w:left w:val="none" w:sz="0" w:space="0" w:color="auto"/>
                            <w:bottom w:val="none" w:sz="0" w:space="0" w:color="auto"/>
                            <w:right w:val="none" w:sz="0" w:space="0" w:color="auto"/>
                          </w:divBdr>
                          <w:divsChild>
                            <w:div w:id="9503589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48047506">
                                  <w:marLeft w:val="0"/>
                                  <w:marRight w:val="0"/>
                                  <w:marTop w:val="0"/>
                                  <w:marBottom w:val="300"/>
                                  <w:divBdr>
                                    <w:top w:val="none" w:sz="0" w:space="0" w:color="auto"/>
                                    <w:left w:val="none" w:sz="0" w:space="0" w:color="auto"/>
                                    <w:bottom w:val="none" w:sz="0" w:space="0" w:color="auto"/>
                                    <w:right w:val="none" w:sz="0" w:space="0" w:color="auto"/>
                                  </w:divBdr>
                                  <w:divsChild>
                                    <w:div w:id="1130170384">
                                      <w:marLeft w:val="0"/>
                                      <w:marRight w:val="0"/>
                                      <w:marTop w:val="0"/>
                                      <w:marBottom w:val="0"/>
                                      <w:divBdr>
                                        <w:top w:val="none" w:sz="0" w:space="0" w:color="auto"/>
                                        <w:left w:val="none" w:sz="0" w:space="0" w:color="auto"/>
                                        <w:bottom w:val="none" w:sz="0" w:space="0" w:color="auto"/>
                                        <w:right w:val="none" w:sz="0" w:space="0" w:color="auto"/>
                                      </w:divBdr>
                                    </w:div>
                                  </w:divsChild>
                                </w:div>
                                <w:div w:id="1267469578">
                                  <w:marLeft w:val="0"/>
                                  <w:marRight w:val="0"/>
                                  <w:marTop w:val="0"/>
                                  <w:marBottom w:val="0"/>
                                  <w:divBdr>
                                    <w:top w:val="none" w:sz="0" w:space="0" w:color="auto"/>
                                    <w:left w:val="none" w:sz="0" w:space="0" w:color="auto"/>
                                    <w:bottom w:val="none" w:sz="0" w:space="0" w:color="auto"/>
                                    <w:right w:val="none" w:sz="0" w:space="0" w:color="auto"/>
                                  </w:divBdr>
                                  <w:divsChild>
                                    <w:div w:id="9472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04269">
                          <w:marLeft w:val="0"/>
                          <w:marRight w:val="0"/>
                          <w:marTop w:val="0"/>
                          <w:marBottom w:val="0"/>
                          <w:divBdr>
                            <w:top w:val="none" w:sz="0" w:space="0" w:color="auto"/>
                            <w:left w:val="none" w:sz="0" w:space="0" w:color="auto"/>
                            <w:bottom w:val="none" w:sz="0" w:space="0" w:color="auto"/>
                            <w:right w:val="none" w:sz="0" w:space="0" w:color="auto"/>
                          </w:divBdr>
                        </w:div>
                        <w:div w:id="1469585821">
                          <w:marLeft w:val="0"/>
                          <w:marRight w:val="0"/>
                          <w:marTop w:val="0"/>
                          <w:marBottom w:val="0"/>
                          <w:divBdr>
                            <w:top w:val="none" w:sz="0" w:space="0" w:color="auto"/>
                            <w:left w:val="none" w:sz="0" w:space="0" w:color="auto"/>
                            <w:bottom w:val="none" w:sz="0" w:space="0" w:color="auto"/>
                            <w:right w:val="none" w:sz="0" w:space="0" w:color="auto"/>
                          </w:divBdr>
                          <w:divsChild>
                            <w:div w:id="14895158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528106890">
                                  <w:marLeft w:val="0"/>
                                  <w:marRight w:val="0"/>
                                  <w:marTop w:val="0"/>
                                  <w:marBottom w:val="0"/>
                                  <w:divBdr>
                                    <w:top w:val="none" w:sz="0" w:space="0" w:color="auto"/>
                                    <w:left w:val="none" w:sz="0" w:space="0" w:color="auto"/>
                                    <w:bottom w:val="none" w:sz="0" w:space="0" w:color="auto"/>
                                    <w:right w:val="none" w:sz="0" w:space="0" w:color="auto"/>
                                  </w:divBdr>
                                  <w:divsChild>
                                    <w:div w:id="20487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29303">
                          <w:marLeft w:val="0"/>
                          <w:marRight w:val="0"/>
                          <w:marTop w:val="450"/>
                          <w:marBottom w:val="450"/>
                          <w:divBdr>
                            <w:top w:val="none" w:sz="0" w:space="0" w:color="auto"/>
                            <w:left w:val="single" w:sz="24" w:space="0" w:color="6DB33F"/>
                            <w:bottom w:val="none" w:sz="0" w:space="0" w:color="auto"/>
                            <w:right w:val="none" w:sz="0" w:space="0" w:color="auto"/>
                          </w:divBdr>
                        </w:div>
                        <w:div w:id="40129378">
                          <w:marLeft w:val="0"/>
                          <w:marRight w:val="0"/>
                          <w:marTop w:val="0"/>
                          <w:marBottom w:val="0"/>
                          <w:divBdr>
                            <w:top w:val="none" w:sz="0" w:space="0" w:color="auto"/>
                            <w:left w:val="none" w:sz="0" w:space="0" w:color="auto"/>
                            <w:bottom w:val="none" w:sz="0" w:space="0" w:color="auto"/>
                            <w:right w:val="none" w:sz="0" w:space="0" w:color="auto"/>
                          </w:divBdr>
                        </w:div>
                        <w:div w:id="883981094">
                          <w:marLeft w:val="0"/>
                          <w:marRight w:val="0"/>
                          <w:marTop w:val="0"/>
                          <w:marBottom w:val="0"/>
                          <w:divBdr>
                            <w:top w:val="none" w:sz="0" w:space="0" w:color="auto"/>
                            <w:left w:val="none" w:sz="0" w:space="0" w:color="auto"/>
                            <w:bottom w:val="none" w:sz="0" w:space="0" w:color="auto"/>
                            <w:right w:val="none" w:sz="0" w:space="0" w:color="auto"/>
                          </w:divBdr>
                          <w:divsChild>
                            <w:div w:id="9745301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61827997">
                                  <w:marLeft w:val="0"/>
                                  <w:marRight w:val="0"/>
                                  <w:marTop w:val="0"/>
                                  <w:marBottom w:val="0"/>
                                  <w:divBdr>
                                    <w:top w:val="none" w:sz="0" w:space="0" w:color="auto"/>
                                    <w:left w:val="none" w:sz="0" w:space="0" w:color="auto"/>
                                    <w:bottom w:val="none" w:sz="0" w:space="0" w:color="auto"/>
                                    <w:right w:val="none" w:sz="0" w:space="0" w:color="auto"/>
                                  </w:divBdr>
                                  <w:divsChild>
                                    <w:div w:id="19170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3049">
                          <w:marLeft w:val="0"/>
                          <w:marRight w:val="0"/>
                          <w:marTop w:val="450"/>
                          <w:marBottom w:val="450"/>
                          <w:divBdr>
                            <w:top w:val="none" w:sz="0" w:space="0" w:color="auto"/>
                            <w:left w:val="single" w:sz="24" w:space="0" w:color="6DB33F"/>
                            <w:bottom w:val="none" w:sz="0" w:space="0" w:color="auto"/>
                            <w:right w:val="none" w:sz="0" w:space="0" w:color="auto"/>
                          </w:divBdr>
                        </w:div>
                        <w:div w:id="1037047704">
                          <w:marLeft w:val="0"/>
                          <w:marRight w:val="0"/>
                          <w:marTop w:val="0"/>
                          <w:marBottom w:val="0"/>
                          <w:divBdr>
                            <w:top w:val="none" w:sz="0" w:space="0" w:color="auto"/>
                            <w:left w:val="none" w:sz="0" w:space="0" w:color="auto"/>
                            <w:bottom w:val="none" w:sz="0" w:space="0" w:color="auto"/>
                            <w:right w:val="none" w:sz="0" w:space="0" w:color="auto"/>
                          </w:divBdr>
                        </w:div>
                        <w:div w:id="897744536">
                          <w:marLeft w:val="0"/>
                          <w:marRight w:val="0"/>
                          <w:marTop w:val="0"/>
                          <w:marBottom w:val="0"/>
                          <w:divBdr>
                            <w:top w:val="none" w:sz="0" w:space="0" w:color="auto"/>
                            <w:left w:val="none" w:sz="0" w:space="0" w:color="auto"/>
                            <w:bottom w:val="none" w:sz="0" w:space="0" w:color="auto"/>
                            <w:right w:val="none" w:sz="0" w:space="0" w:color="auto"/>
                          </w:divBdr>
                        </w:div>
                        <w:div w:id="812677328">
                          <w:marLeft w:val="0"/>
                          <w:marRight w:val="0"/>
                          <w:marTop w:val="0"/>
                          <w:marBottom w:val="0"/>
                          <w:divBdr>
                            <w:top w:val="none" w:sz="0" w:space="0" w:color="auto"/>
                            <w:left w:val="none" w:sz="0" w:space="0" w:color="auto"/>
                            <w:bottom w:val="none" w:sz="0" w:space="0" w:color="auto"/>
                            <w:right w:val="none" w:sz="0" w:space="0" w:color="auto"/>
                          </w:divBdr>
                        </w:div>
                        <w:div w:id="381750455">
                          <w:marLeft w:val="0"/>
                          <w:marRight w:val="0"/>
                          <w:marTop w:val="450"/>
                          <w:marBottom w:val="450"/>
                          <w:divBdr>
                            <w:top w:val="none" w:sz="0" w:space="0" w:color="auto"/>
                            <w:left w:val="single" w:sz="24" w:space="0" w:color="6DB33F"/>
                            <w:bottom w:val="none" w:sz="0" w:space="0" w:color="auto"/>
                            <w:right w:val="none" w:sz="0" w:space="0" w:color="auto"/>
                          </w:divBdr>
                        </w:div>
                      </w:divsChild>
                    </w:div>
                    <w:div w:id="2022390200">
                      <w:marLeft w:val="0"/>
                      <w:marRight w:val="0"/>
                      <w:marTop w:val="0"/>
                      <w:marBottom w:val="0"/>
                      <w:divBdr>
                        <w:top w:val="none" w:sz="0" w:space="0" w:color="auto"/>
                        <w:left w:val="none" w:sz="0" w:space="0" w:color="auto"/>
                        <w:bottom w:val="none" w:sz="0" w:space="0" w:color="auto"/>
                        <w:right w:val="none" w:sz="0" w:space="0" w:color="auto"/>
                      </w:divBdr>
                      <w:divsChild>
                        <w:div w:id="161622687">
                          <w:marLeft w:val="0"/>
                          <w:marRight w:val="0"/>
                          <w:marTop w:val="0"/>
                          <w:marBottom w:val="0"/>
                          <w:divBdr>
                            <w:top w:val="none" w:sz="0" w:space="0" w:color="auto"/>
                            <w:left w:val="none" w:sz="0" w:space="0" w:color="auto"/>
                            <w:bottom w:val="none" w:sz="0" w:space="0" w:color="auto"/>
                            <w:right w:val="none" w:sz="0" w:space="0" w:color="auto"/>
                          </w:divBdr>
                        </w:div>
                        <w:div w:id="1728145604">
                          <w:marLeft w:val="0"/>
                          <w:marRight w:val="0"/>
                          <w:marTop w:val="0"/>
                          <w:marBottom w:val="0"/>
                          <w:divBdr>
                            <w:top w:val="none" w:sz="0" w:space="0" w:color="auto"/>
                            <w:left w:val="none" w:sz="0" w:space="0" w:color="auto"/>
                            <w:bottom w:val="none" w:sz="0" w:space="0" w:color="auto"/>
                            <w:right w:val="none" w:sz="0" w:space="0" w:color="auto"/>
                          </w:divBdr>
                        </w:div>
                        <w:div w:id="471021871">
                          <w:marLeft w:val="0"/>
                          <w:marRight w:val="0"/>
                          <w:marTop w:val="0"/>
                          <w:marBottom w:val="0"/>
                          <w:divBdr>
                            <w:top w:val="none" w:sz="0" w:space="0" w:color="auto"/>
                            <w:left w:val="none" w:sz="0" w:space="0" w:color="auto"/>
                            <w:bottom w:val="none" w:sz="0" w:space="0" w:color="auto"/>
                            <w:right w:val="none" w:sz="0" w:space="0" w:color="auto"/>
                          </w:divBdr>
                          <w:divsChild>
                            <w:div w:id="63787862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10682371">
                                  <w:marLeft w:val="0"/>
                                  <w:marRight w:val="0"/>
                                  <w:marTop w:val="0"/>
                                  <w:marBottom w:val="0"/>
                                  <w:divBdr>
                                    <w:top w:val="none" w:sz="0" w:space="0" w:color="auto"/>
                                    <w:left w:val="none" w:sz="0" w:space="0" w:color="auto"/>
                                    <w:bottom w:val="none" w:sz="0" w:space="0" w:color="auto"/>
                                    <w:right w:val="none" w:sz="0" w:space="0" w:color="auto"/>
                                  </w:divBdr>
                                  <w:divsChild>
                                    <w:div w:id="12522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940445">
                          <w:marLeft w:val="0"/>
                          <w:marRight w:val="0"/>
                          <w:marTop w:val="0"/>
                          <w:marBottom w:val="0"/>
                          <w:divBdr>
                            <w:top w:val="none" w:sz="0" w:space="0" w:color="auto"/>
                            <w:left w:val="none" w:sz="0" w:space="0" w:color="auto"/>
                            <w:bottom w:val="none" w:sz="0" w:space="0" w:color="auto"/>
                            <w:right w:val="none" w:sz="0" w:space="0" w:color="auto"/>
                          </w:divBdr>
                        </w:div>
                        <w:div w:id="313687032">
                          <w:marLeft w:val="0"/>
                          <w:marRight w:val="0"/>
                          <w:marTop w:val="0"/>
                          <w:marBottom w:val="0"/>
                          <w:divBdr>
                            <w:top w:val="none" w:sz="0" w:space="0" w:color="auto"/>
                            <w:left w:val="none" w:sz="0" w:space="0" w:color="auto"/>
                            <w:bottom w:val="none" w:sz="0" w:space="0" w:color="auto"/>
                            <w:right w:val="none" w:sz="0" w:space="0" w:color="auto"/>
                          </w:divBdr>
                          <w:divsChild>
                            <w:div w:id="631907401">
                              <w:marLeft w:val="0"/>
                              <w:marRight w:val="0"/>
                              <w:marTop w:val="0"/>
                              <w:marBottom w:val="300"/>
                              <w:divBdr>
                                <w:top w:val="single" w:sz="6" w:space="15" w:color="E6E6E6"/>
                                <w:left w:val="single" w:sz="6" w:space="15" w:color="E6E6E6"/>
                                <w:bottom w:val="single" w:sz="6" w:space="15" w:color="E6E6E6"/>
                                <w:right w:val="single" w:sz="6" w:space="15" w:color="E6E6E6"/>
                              </w:divBdr>
                              <w:divsChild>
                                <w:div w:id="464198278">
                                  <w:marLeft w:val="0"/>
                                  <w:marRight w:val="0"/>
                                  <w:marTop w:val="0"/>
                                  <w:marBottom w:val="0"/>
                                  <w:divBdr>
                                    <w:top w:val="none" w:sz="0" w:space="0" w:color="auto"/>
                                    <w:left w:val="none" w:sz="0" w:space="0" w:color="auto"/>
                                    <w:bottom w:val="none" w:sz="0" w:space="0" w:color="auto"/>
                                    <w:right w:val="none" w:sz="0" w:space="0" w:color="auto"/>
                                  </w:divBdr>
                                  <w:divsChild>
                                    <w:div w:id="3822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470826">
                          <w:marLeft w:val="0"/>
                          <w:marRight w:val="0"/>
                          <w:marTop w:val="450"/>
                          <w:marBottom w:val="450"/>
                          <w:divBdr>
                            <w:top w:val="none" w:sz="0" w:space="0" w:color="auto"/>
                            <w:left w:val="single" w:sz="24" w:space="0" w:color="6DB33F"/>
                            <w:bottom w:val="none" w:sz="0" w:space="0" w:color="auto"/>
                            <w:right w:val="none" w:sz="0" w:space="0" w:color="auto"/>
                          </w:divBdr>
                        </w:div>
                      </w:divsChild>
                    </w:div>
                    <w:div w:id="1043335571">
                      <w:marLeft w:val="0"/>
                      <w:marRight w:val="0"/>
                      <w:marTop w:val="0"/>
                      <w:marBottom w:val="0"/>
                      <w:divBdr>
                        <w:top w:val="none" w:sz="0" w:space="0" w:color="auto"/>
                        <w:left w:val="none" w:sz="0" w:space="0" w:color="auto"/>
                        <w:bottom w:val="none" w:sz="0" w:space="0" w:color="auto"/>
                        <w:right w:val="none" w:sz="0" w:space="0" w:color="auto"/>
                      </w:divBdr>
                      <w:divsChild>
                        <w:div w:id="1667584696">
                          <w:marLeft w:val="0"/>
                          <w:marRight w:val="0"/>
                          <w:marTop w:val="0"/>
                          <w:marBottom w:val="0"/>
                          <w:divBdr>
                            <w:top w:val="none" w:sz="0" w:space="0" w:color="auto"/>
                            <w:left w:val="none" w:sz="0" w:space="0" w:color="auto"/>
                            <w:bottom w:val="none" w:sz="0" w:space="0" w:color="auto"/>
                            <w:right w:val="none" w:sz="0" w:space="0" w:color="auto"/>
                          </w:divBdr>
                        </w:div>
                        <w:div w:id="658309503">
                          <w:marLeft w:val="0"/>
                          <w:marRight w:val="0"/>
                          <w:marTop w:val="0"/>
                          <w:marBottom w:val="0"/>
                          <w:divBdr>
                            <w:top w:val="none" w:sz="0" w:space="0" w:color="auto"/>
                            <w:left w:val="none" w:sz="0" w:space="0" w:color="auto"/>
                            <w:bottom w:val="none" w:sz="0" w:space="0" w:color="auto"/>
                            <w:right w:val="none" w:sz="0" w:space="0" w:color="auto"/>
                          </w:divBdr>
                          <w:divsChild>
                            <w:div w:id="6680221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1250909">
                                  <w:marLeft w:val="0"/>
                                  <w:marRight w:val="0"/>
                                  <w:marTop w:val="0"/>
                                  <w:marBottom w:val="0"/>
                                  <w:divBdr>
                                    <w:top w:val="none" w:sz="0" w:space="0" w:color="auto"/>
                                    <w:left w:val="none" w:sz="0" w:space="0" w:color="auto"/>
                                    <w:bottom w:val="none" w:sz="0" w:space="0" w:color="auto"/>
                                    <w:right w:val="none" w:sz="0" w:space="0" w:color="auto"/>
                                  </w:divBdr>
                                  <w:divsChild>
                                    <w:div w:id="807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71316">
                          <w:marLeft w:val="0"/>
                          <w:marRight w:val="0"/>
                          <w:marTop w:val="0"/>
                          <w:marBottom w:val="0"/>
                          <w:divBdr>
                            <w:top w:val="none" w:sz="0" w:space="0" w:color="auto"/>
                            <w:left w:val="none" w:sz="0" w:space="0" w:color="auto"/>
                            <w:bottom w:val="none" w:sz="0" w:space="0" w:color="auto"/>
                            <w:right w:val="none" w:sz="0" w:space="0" w:color="auto"/>
                          </w:divBdr>
                        </w:div>
                        <w:div w:id="1459492696">
                          <w:marLeft w:val="0"/>
                          <w:marRight w:val="0"/>
                          <w:marTop w:val="450"/>
                          <w:marBottom w:val="450"/>
                          <w:divBdr>
                            <w:top w:val="none" w:sz="0" w:space="0" w:color="auto"/>
                            <w:left w:val="single" w:sz="24" w:space="0" w:color="6DB33F"/>
                            <w:bottom w:val="none" w:sz="0" w:space="0" w:color="auto"/>
                            <w:right w:val="none" w:sz="0" w:space="0" w:color="auto"/>
                          </w:divBdr>
                        </w:div>
                        <w:div w:id="438110705">
                          <w:marLeft w:val="0"/>
                          <w:marRight w:val="0"/>
                          <w:marTop w:val="0"/>
                          <w:marBottom w:val="0"/>
                          <w:divBdr>
                            <w:top w:val="none" w:sz="0" w:space="0" w:color="auto"/>
                            <w:left w:val="none" w:sz="0" w:space="0" w:color="auto"/>
                            <w:bottom w:val="none" w:sz="0" w:space="0" w:color="auto"/>
                            <w:right w:val="none" w:sz="0" w:space="0" w:color="auto"/>
                          </w:divBdr>
                        </w:div>
                        <w:div w:id="492843559">
                          <w:marLeft w:val="0"/>
                          <w:marRight w:val="0"/>
                          <w:marTop w:val="0"/>
                          <w:marBottom w:val="0"/>
                          <w:divBdr>
                            <w:top w:val="none" w:sz="0" w:space="0" w:color="auto"/>
                            <w:left w:val="none" w:sz="0" w:space="0" w:color="auto"/>
                            <w:bottom w:val="none" w:sz="0" w:space="0" w:color="auto"/>
                            <w:right w:val="none" w:sz="0" w:space="0" w:color="auto"/>
                          </w:divBdr>
                          <w:divsChild>
                            <w:div w:id="507395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8174342">
                                  <w:marLeft w:val="0"/>
                                  <w:marRight w:val="0"/>
                                  <w:marTop w:val="0"/>
                                  <w:marBottom w:val="0"/>
                                  <w:divBdr>
                                    <w:top w:val="none" w:sz="0" w:space="0" w:color="auto"/>
                                    <w:left w:val="none" w:sz="0" w:space="0" w:color="auto"/>
                                    <w:bottom w:val="none" w:sz="0" w:space="0" w:color="auto"/>
                                    <w:right w:val="none" w:sz="0" w:space="0" w:color="auto"/>
                                  </w:divBdr>
                                  <w:divsChild>
                                    <w:div w:id="158330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42160">
                          <w:marLeft w:val="0"/>
                          <w:marRight w:val="0"/>
                          <w:marTop w:val="0"/>
                          <w:marBottom w:val="0"/>
                          <w:divBdr>
                            <w:top w:val="none" w:sz="0" w:space="0" w:color="auto"/>
                            <w:left w:val="none" w:sz="0" w:space="0" w:color="auto"/>
                            <w:bottom w:val="none" w:sz="0" w:space="0" w:color="auto"/>
                            <w:right w:val="none" w:sz="0" w:space="0" w:color="auto"/>
                          </w:divBdr>
                        </w:div>
                        <w:div w:id="1340691858">
                          <w:marLeft w:val="0"/>
                          <w:marRight w:val="0"/>
                          <w:marTop w:val="0"/>
                          <w:marBottom w:val="0"/>
                          <w:divBdr>
                            <w:top w:val="none" w:sz="0" w:space="0" w:color="auto"/>
                            <w:left w:val="none" w:sz="0" w:space="0" w:color="auto"/>
                            <w:bottom w:val="none" w:sz="0" w:space="0" w:color="auto"/>
                            <w:right w:val="none" w:sz="0" w:space="0" w:color="auto"/>
                          </w:divBdr>
                        </w:div>
                        <w:div w:id="11807995">
                          <w:marLeft w:val="0"/>
                          <w:marRight w:val="0"/>
                          <w:marTop w:val="0"/>
                          <w:marBottom w:val="0"/>
                          <w:divBdr>
                            <w:top w:val="none" w:sz="0" w:space="0" w:color="auto"/>
                            <w:left w:val="none" w:sz="0" w:space="0" w:color="auto"/>
                            <w:bottom w:val="none" w:sz="0" w:space="0" w:color="auto"/>
                            <w:right w:val="none" w:sz="0" w:space="0" w:color="auto"/>
                          </w:divBdr>
                          <w:divsChild>
                            <w:div w:id="2305014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96168832">
                                  <w:marLeft w:val="0"/>
                                  <w:marRight w:val="0"/>
                                  <w:marTop w:val="0"/>
                                  <w:marBottom w:val="0"/>
                                  <w:divBdr>
                                    <w:top w:val="none" w:sz="0" w:space="0" w:color="auto"/>
                                    <w:left w:val="none" w:sz="0" w:space="0" w:color="auto"/>
                                    <w:bottom w:val="none" w:sz="0" w:space="0" w:color="auto"/>
                                    <w:right w:val="none" w:sz="0" w:space="0" w:color="auto"/>
                                  </w:divBdr>
                                  <w:divsChild>
                                    <w:div w:id="18677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6632">
                          <w:marLeft w:val="0"/>
                          <w:marRight w:val="0"/>
                          <w:marTop w:val="0"/>
                          <w:marBottom w:val="0"/>
                          <w:divBdr>
                            <w:top w:val="none" w:sz="0" w:space="0" w:color="auto"/>
                            <w:left w:val="none" w:sz="0" w:space="0" w:color="auto"/>
                            <w:bottom w:val="none" w:sz="0" w:space="0" w:color="auto"/>
                            <w:right w:val="none" w:sz="0" w:space="0" w:color="auto"/>
                          </w:divBdr>
                        </w:div>
                        <w:div w:id="890269185">
                          <w:marLeft w:val="0"/>
                          <w:marRight w:val="0"/>
                          <w:marTop w:val="450"/>
                          <w:marBottom w:val="450"/>
                          <w:divBdr>
                            <w:top w:val="none" w:sz="0" w:space="0" w:color="auto"/>
                            <w:left w:val="single" w:sz="24" w:space="0" w:color="6DB33F"/>
                            <w:bottom w:val="none" w:sz="0" w:space="0" w:color="auto"/>
                            <w:right w:val="none" w:sz="0" w:space="0" w:color="auto"/>
                          </w:divBdr>
                          <w:divsChild>
                            <w:div w:id="976880071">
                              <w:marLeft w:val="0"/>
                              <w:marRight w:val="0"/>
                              <w:marTop w:val="0"/>
                              <w:marBottom w:val="0"/>
                              <w:divBdr>
                                <w:top w:val="none" w:sz="0" w:space="0" w:color="auto"/>
                                <w:left w:val="none" w:sz="0" w:space="0" w:color="auto"/>
                                <w:bottom w:val="none" w:sz="0" w:space="0" w:color="auto"/>
                                <w:right w:val="none" w:sz="0" w:space="0" w:color="auto"/>
                              </w:divBdr>
                            </w:div>
                            <w:div w:id="651716392">
                              <w:marLeft w:val="0"/>
                              <w:marRight w:val="0"/>
                              <w:marTop w:val="0"/>
                              <w:marBottom w:val="0"/>
                              <w:divBdr>
                                <w:top w:val="none" w:sz="0" w:space="0" w:color="auto"/>
                                <w:left w:val="none" w:sz="0" w:space="0" w:color="auto"/>
                                <w:bottom w:val="none" w:sz="0" w:space="0" w:color="auto"/>
                                <w:right w:val="none" w:sz="0" w:space="0" w:color="auto"/>
                              </w:divBdr>
                            </w:div>
                            <w:div w:id="179784136">
                              <w:marLeft w:val="0"/>
                              <w:marRight w:val="0"/>
                              <w:marTop w:val="0"/>
                              <w:marBottom w:val="0"/>
                              <w:divBdr>
                                <w:top w:val="none" w:sz="0" w:space="0" w:color="auto"/>
                                <w:left w:val="none" w:sz="0" w:space="0" w:color="auto"/>
                                <w:bottom w:val="none" w:sz="0" w:space="0" w:color="auto"/>
                                <w:right w:val="none" w:sz="0" w:space="0" w:color="auto"/>
                              </w:divBdr>
                            </w:div>
                            <w:div w:id="317534228">
                              <w:marLeft w:val="0"/>
                              <w:marRight w:val="0"/>
                              <w:marTop w:val="0"/>
                              <w:marBottom w:val="0"/>
                              <w:divBdr>
                                <w:top w:val="none" w:sz="0" w:space="0" w:color="auto"/>
                                <w:left w:val="none" w:sz="0" w:space="0" w:color="auto"/>
                                <w:bottom w:val="none" w:sz="0" w:space="0" w:color="auto"/>
                                <w:right w:val="none" w:sz="0" w:space="0" w:color="auto"/>
                              </w:divBdr>
                            </w:div>
                            <w:div w:id="1886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2135">
                      <w:marLeft w:val="0"/>
                      <w:marRight w:val="0"/>
                      <w:marTop w:val="0"/>
                      <w:marBottom w:val="0"/>
                      <w:divBdr>
                        <w:top w:val="none" w:sz="0" w:space="0" w:color="auto"/>
                        <w:left w:val="none" w:sz="0" w:space="0" w:color="auto"/>
                        <w:bottom w:val="none" w:sz="0" w:space="0" w:color="auto"/>
                        <w:right w:val="none" w:sz="0" w:space="0" w:color="auto"/>
                      </w:divBdr>
                      <w:divsChild>
                        <w:div w:id="1258714665">
                          <w:marLeft w:val="0"/>
                          <w:marRight w:val="0"/>
                          <w:marTop w:val="0"/>
                          <w:marBottom w:val="0"/>
                          <w:divBdr>
                            <w:top w:val="none" w:sz="0" w:space="0" w:color="auto"/>
                            <w:left w:val="none" w:sz="0" w:space="0" w:color="auto"/>
                            <w:bottom w:val="none" w:sz="0" w:space="0" w:color="auto"/>
                            <w:right w:val="none" w:sz="0" w:space="0" w:color="auto"/>
                          </w:divBdr>
                        </w:div>
                        <w:div w:id="570235028">
                          <w:marLeft w:val="0"/>
                          <w:marRight w:val="0"/>
                          <w:marTop w:val="0"/>
                          <w:marBottom w:val="0"/>
                          <w:divBdr>
                            <w:top w:val="none" w:sz="0" w:space="0" w:color="auto"/>
                            <w:left w:val="none" w:sz="0" w:space="0" w:color="auto"/>
                            <w:bottom w:val="none" w:sz="0" w:space="0" w:color="auto"/>
                            <w:right w:val="none" w:sz="0" w:space="0" w:color="auto"/>
                          </w:divBdr>
                        </w:div>
                        <w:div w:id="870192665">
                          <w:marLeft w:val="0"/>
                          <w:marRight w:val="0"/>
                          <w:marTop w:val="0"/>
                          <w:marBottom w:val="0"/>
                          <w:divBdr>
                            <w:top w:val="none" w:sz="0" w:space="0" w:color="auto"/>
                            <w:left w:val="none" w:sz="0" w:space="0" w:color="auto"/>
                            <w:bottom w:val="none" w:sz="0" w:space="0" w:color="auto"/>
                            <w:right w:val="none" w:sz="0" w:space="0" w:color="auto"/>
                          </w:divBdr>
                          <w:divsChild>
                            <w:div w:id="12844625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8112473">
                                  <w:marLeft w:val="0"/>
                                  <w:marRight w:val="0"/>
                                  <w:marTop w:val="0"/>
                                  <w:marBottom w:val="300"/>
                                  <w:divBdr>
                                    <w:top w:val="none" w:sz="0" w:space="0" w:color="auto"/>
                                    <w:left w:val="none" w:sz="0" w:space="0" w:color="auto"/>
                                    <w:bottom w:val="none" w:sz="0" w:space="0" w:color="auto"/>
                                    <w:right w:val="none" w:sz="0" w:space="0" w:color="auto"/>
                                  </w:divBdr>
                                  <w:divsChild>
                                    <w:div w:id="55596287">
                                      <w:marLeft w:val="0"/>
                                      <w:marRight w:val="0"/>
                                      <w:marTop w:val="0"/>
                                      <w:marBottom w:val="0"/>
                                      <w:divBdr>
                                        <w:top w:val="none" w:sz="0" w:space="0" w:color="auto"/>
                                        <w:left w:val="none" w:sz="0" w:space="0" w:color="auto"/>
                                        <w:bottom w:val="none" w:sz="0" w:space="0" w:color="auto"/>
                                        <w:right w:val="none" w:sz="0" w:space="0" w:color="auto"/>
                                      </w:divBdr>
                                    </w:div>
                                  </w:divsChild>
                                </w:div>
                                <w:div w:id="589046782">
                                  <w:marLeft w:val="0"/>
                                  <w:marRight w:val="0"/>
                                  <w:marTop w:val="0"/>
                                  <w:marBottom w:val="0"/>
                                  <w:divBdr>
                                    <w:top w:val="none" w:sz="0" w:space="0" w:color="auto"/>
                                    <w:left w:val="none" w:sz="0" w:space="0" w:color="auto"/>
                                    <w:bottom w:val="none" w:sz="0" w:space="0" w:color="auto"/>
                                    <w:right w:val="none" w:sz="0" w:space="0" w:color="auto"/>
                                  </w:divBdr>
                                  <w:divsChild>
                                    <w:div w:id="10326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3849">
                          <w:marLeft w:val="0"/>
                          <w:marRight w:val="0"/>
                          <w:marTop w:val="450"/>
                          <w:marBottom w:val="450"/>
                          <w:divBdr>
                            <w:top w:val="none" w:sz="0" w:space="0" w:color="auto"/>
                            <w:left w:val="single" w:sz="24" w:space="0" w:color="6DB33F"/>
                            <w:bottom w:val="none" w:sz="0" w:space="0" w:color="auto"/>
                            <w:right w:val="none" w:sz="0" w:space="0" w:color="auto"/>
                          </w:divBdr>
                        </w:div>
                        <w:div w:id="494104606">
                          <w:marLeft w:val="0"/>
                          <w:marRight w:val="0"/>
                          <w:marTop w:val="0"/>
                          <w:marBottom w:val="0"/>
                          <w:divBdr>
                            <w:top w:val="none" w:sz="0" w:space="0" w:color="auto"/>
                            <w:left w:val="none" w:sz="0" w:space="0" w:color="auto"/>
                            <w:bottom w:val="none" w:sz="0" w:space="0" w:color="auto"/>
                            <w:right w:val="none" w:sz="0" w:space="0" w:color="auto"/>
                          </w:divBdr>
                          <w:divsChild>
                            <w:div w:id="1519350112">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2193801">
                                  <w:marLeft w:val="0"/>
                                  <w:marRight w:val="0"/>
                                  <w:marTop w:val="0"/>
                                  <w:marBottom w:val="300"/>
                                  <w:divBdr>
                                    <w:top w:val="none" w:sz="0" w:space="0" w:color="auto"/>
                                    <w:left w:val="none" w:sz="0" w:space="0" w:color="auto"/>
                                    <w:bottom w:val="none" w:sz="0" w:space="0" w:color="auto"/>
                                    <w:right w:val="none" w:sz="0" w:space="0" w:color="auto"/>
                                  </w:divBdr>
                                  <w:divsChild>
                                    <w:div w:id="1658072795">
                                      <w:marLeft w:val="0"/>
                                      <w:marRight w:val="0"/>
                                      <w:marTop w:val="0"/>
                                      <w:marBottom w:val="0"/>
                                      <w:divBdr>
                                        <w:top w:val="none" w:sz="0" w:space="0" w:color="auto"/>
                                        <w:left w:val="none" w:sz="0" w:space="0" w:color="auto"/>
                                        <w:bottom w:val="none" w:sz="0" w:space="0" w:color="auto"/>
                                        <w:right w:val="none" w:sz="0" w:space="0" w:color="auto"/>
                                      </w:divBdr>
                                    </w:div>
                                  </w:divsChild>
                                </w:div>
                                <w:div w:id="1345355140">
                                  <w:marLeft w:val="0"/>
                                  <w:marRight w:val="0"/>
                                  <w:marTop w:val="0"/>
                                  <w:marBottom w:val="0"/>
                                  <w:divBdr>
                                    <w:top w:val="none" w:sz="0" w:space="0" w:color="auto"/>
                                    <w:left w:val="none" w:sz="0" w:space="0" w:color="auto"/>
                                    <w:bottom w:val="none" w:sz="0" w:space="0" w:color="auto"/>
                                    <w:right w:val="none" w:sz="0" w:space="0" w:color="auto"/>
                                  </w:divBdr>
                                  <w:divsChild>
                                    <w:div w:id="1982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82585">
                          <w:marLeft w:val="0"/>
                          <w:marRight w:val="0"/>
                          <w:marTop w:val="0"/>
                          <w:marBottom w:val="0"/>
                          <w:divBdr>
                            <w:top w:val="none" w:sz="0" w:space="0" w:color="auto"/>
                            <w:left w:val="none" w:sz="0" w:space="0" w:color="auto"/>
                            <w:bottom w:val="none" w:sz="0" w:space="0" w:color="auto"/>
                            <w:right w:val="none" w:sz="0" w:space="0" w:color="auto"/>
                          </w:divBdr>
                        </w:div>
                      </w:divsChild>
                    </w:div>
                    <w:div w:id="1135559366">
                      <w:marLeft w:val="0"/>
                      <w:marRight w:val="0"/>
                      <w:marTop w:val="0"/>
                      <w:marBottom w:val="0"/>
                      <w:divBdr>
                        <w:top w:val="none" w:sz="0" w:space="0" w:color="auto"/>
                        <w:left w:val="none" w:sz="0" w:space="0" w:color="auto"/>
                        <w:bottom w:val="none" w:sz="0" w:space="0" w:color="auto"/>
                        <w:right w:val="none" w:sz="0" w:space="0" w:color="auto"/>
                      </w:divBdr>
                      <w:divsChild>
                        <w:div w:id="287859346">
                          <w:marLeft w:val="0"/>
                          <w:marRight w:val="0"/>
                          <w:marTop w:val="0"/>
                          <w:marBottom w:val="0"/>
                          <w:divBdr>
                            <w:top w:val="none" w:sz="0" w:space="0" w:color="auto"/>
                            <w:left w:val="none" w:sz="0" w:space="0" w:color="auto"/>
                            <w:bottom w:val="none" w:sz="0" w:space="0" w:color="auto"/>
                            <w:right w:val="none" w:sz="0" w:space="0" w:color="auto"/>
                          </w:divBdr>
                        </w:div>
                        <w:div w:id="712075012">
                          <w:marLeft w:val="0"/>
                          <w:marRight w:val="0"/>
                          <w:marTop w:val="0"/>
                          <w:marBottom w:val="0"/>
                          <w:divBdr>
                            <w:top w:val="none" w:sz="0" w:space="0" w:color="auto"/>
                            <w:left w:val="none" w:sz="0" w:space="0" w:color="auto"/>
                            <w:bottom w:val="none" w:sz="0" w:space="0" w:color="auto"/>
                            <w:right w:val="none" w:sz="0" w:space="0" w:color="auto"/>
                          </w:divBdr>
                          <w:divsChild>
                            <w:div w:id="15242433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07262701">
                                  <w:marLeft w:val="0"/>
                                  <w:marRight w:val="0"/>
                                  <w:marTop w:val="0"/>
                                  <w:marBottom w:val="0"/>
                                  <w:divBdr>
                                    <w:top w:val="none" w:sz="0" w:space="0" w:color="auto"/>
                                    <w:left w:val="none" w:sz="0" w:space="0" w:color="auto"/>
                                    <w:bottom w:val="none" w:sz="0" w:space="0" w:color="auto"/>
                                    <w:right w:val="none" w:sz="0" w:space="0" w:color="auto"/>
                                  </w:divBdr>
                                  <w:divsChild>
                                    <w:div w:id="7461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3786">
                          <w:marLeft w:val="0"/>
                          <w:marRight w:val="0"/>
                          <w:marTop w:val="450"/>
                          <w:marBottom w:val="450"/>
                          <w:divBdr>
                            <w:top w:val="none" w:sz="0" w:space="0" w:color="auto"/>
                            <w:left w:val="single" w:sz="24" w:space="0" w:color="6DB33F"/>
                            <w:bottom w:val="none" w:sz="0" w:space="0" w:color="auto"/>
                            <w:right w:val="none" w:sz="0" w:space="0" w:color="auto"/>
                          </w:divBdr>
                        </w:div>
                        <w:div w:id="847985967">
                          <w:marLeft w:val="0"/>
                          <w:marRight w:val="0"/>
                          <w:marTop w:val="0"/>
                          <w:marBottom w:val="0"/>
                          <w:divBdr>
                            <w:top w:val="none" w:sz="0" w:space="0" w:color="auto"/>
                            <w:left w:val="none" w:sz="0" w:space="0" w:color="auto"/>
                            <w:bottom w:val="none" w:sz="0" w:space="0" w:color="auto"/>
                            <w:right w:val="none" w:sz="0" w:space="0" w:color="auto"/>
                          </w:divBdr>
                        </w:div>
                        <w:div w:id="673846527">
                          <w:marLeft w:val="0"/>
                          <w:marRight w:val="0"/>
                          <w:marTop w:val="450"/>
                          <w:marBottom w:val="450"/>
                          <w:divBdr>
                            <w:top w:val="none" w:sz="0" w:space="0" w:color="auto"/>
                            <w:left w:val="single" w:sz="24" w:space="0" w:color="6DB33F"/>
                            <w:bottom w:val="none" w:sz="0" w:space="0" w:color="auto"/>
                            <w:right w:val="none" w:sz="0" w:space="0" w:color="auto"/>
                          </w:divBdr>
                        </w:div>
                        <w:div w:id="105084212">
                          <w:marLeft w:val="0"/>
                          <w:marRight w:val="0"/>
                          <w:marTop w:val="0"/>
                          <w:marBottom w:val="0"/>
                          <w:divBdr>
                            <w:top w:val="none" w:sz="0" w:space="0" w:color="auto"/>
                            <w:left w:val="none" w:sz="0" w:space="0" w:color="auto"/>
                            <w:bottom w:val="none" w:sz="0" w:space="0" w:color="auto"/>
                            <w:right w:val="none" w:sz="0" w:space="0" w:color="auto"/>
                          </w:divBdr>
                          <w:divsChild>
                            <w:div w:id="20252856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40367877">
                                  <w:marLeft w:val="0"/>
                                  <w:marRight w:val="0"/>
                                  <w:marTop w:val="0"/>
                                  <w:marBottom w:val="300"/>
                                  <w:divBdr>
                                    <w:top w:val="none" w:sz="0" w:space="0" w:color="auto"/>
                                    <w:left w:val="none" w:sz="0" w:space="0" w:color="auto"/>
                                    <w:bottom w:val="none" w:sz="0" w:space="0" w:color="auto"/>
                                    <w:right w:val="none" w:sz="0" w:space="0" w:color="auto"/>
                                  </w:divBdr>
                                  <w:divsChild>
                                    <w:div w:id="57482449">
                                      <w:marLeft w:val="0"/>
                                      <w:marRight w:val="0"/>
                                      <w:marTop w:val="0"/>
                                      <w:marBottom w:val="0"/>
                                      <w:divBdr>
                                        <w:top w:val="none" w:sz="0" w:space="0" w:color="auto"/>
                                        <w:left w:val="none" w:sz="0" w:space="0" w:color="auto"/>
                                        <w:bottom w:val="none" w:sz="0" w:space="0" w:color="auto"/>
                                        <w:right w:val="none" w:sz="0" w:space="0" w:color="auto"/>
                                      </w:divBdr>
                                    </w:div>
                                  </w:divsChild>
                                </w:div>
                                <w:div w:id="1031884422">
                                  <w:marLeft w:val="0"/>
                                  <w:marRight w:val="0"/>
                                  <w:marTop w:val="0"/>
                                  <w:marBottom w:val="0"/>
                                  <w:divBdr>
                                    <w:top w:val="none" w:sz="0" w:space="0" w:color="auto"/>
                                    <w:left w:val="none" w:sz="0" w:space="0" w:color="auto"/>
                                    <w:bottom w:val="none" w:sz="0" w:space="0" w:color="auto"/>
                                    <w:right w:val="none" w:sz="0" w:space="0" w:color="auto"/>
                                  </w:divBdr>
                                  <w:divsChild>
                                    <w:div w:id="112384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359766">
                          <w:marLeft w:val="0"/>
                          <w:marRight w:val="0"/>
                          <w:marTop w:val="0"/>
                          <w:marBottom w:val="0"/>
                          <w:divBdr>
                            <w:top w:val="none" w:sz="0" w:space="0" w:color="auto"/>
                            <w:left w:val="none" w:sz="0" w:space="0" w:color="auto"/>
                            <w:bottom w:val="none" w:sz="0" w:space="0" w:color="auto"/>
                            <w:right w:val="none" w:sz="0" w:space="0" w:color="auto"/>
                          </w:divBdr>
                        </w:div>
                        <w:div w:id="819342744">
                          <w:marLeft w:val="0"/>
                          <w:marRight w:val="0"/>
                          <w:marTop w:val="0"/>
                          <w:marBottom w:val="0"/>
                          <w:divBdr>
                            <w:top w:val="none" w:sz="0" w:space="0" w:color="auto"/>
                            <w:left w:val="none" w:sz="0" w:space="0" w:color="auto"/>
                            <w:bottom w:val="none" w:sz="0" w:space="0" w:color="auto"/>
                            <w:right w:val="none" w:sz="0" w:space="0" w:color="auto"/>
                          </w:divBdr>
                          <w:divsChild>
                            <w:div w:id="19955972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89361864">
                                  <w:marLeft w:val="0"/>
                                  <w:marRight w:val="0"/>
                                  <w:marTop w:val="0"/>
                                  <w:marBottom w:val="300"/>
                                  <w:divBdr>
                                    <w:top w:val="none" w:sz="0" w:space="0" w:color="auto"/>
                                    <w:left w:val="none" w:sz="0" w:space="0" w:color="auto"/>
                                    <w:bottom w:val="none" w:sz="0" w:space="0" w:color="auto"/>
                                    <w:right w:val="none" w:sz="0" w:space="0" w:color="auto"/>
                                  </w:divBdr>
                                  <w:divsChild>
                                    <w:div w:id="942345732">
                                      <w:marLeft w:val="0"/>
                                      <w:marRight w:val="0"/>
                                      <w:marTop w:val="0"/>
                                      <w:marBottom w:val="0"/>
                                      <w:divBdr>
                                        <w:top w:val="none" w:sz="0" w:space="0" w:color="auto"/>
                                        <w:left w:val="none" w:sz="0" w:space="0" w:color="auto"/>
                                        <w:bottom w:val="none" w:sz="0" w:space="0" w:color="auto"/>
                                        <w:right w:val="none" w:sz="0" w:space="0" w:color="auto"/>
                                      </w:divBdr>
                                    </w:div>
                                  </w:divsChild>
                                </w:div>
                                <w:div w:id="1500196740">
                                  <w:marLeft w:val="0"/>
                                  <w:marRight w:val="0"/>
                                  <w:marTop w:val="0"/>
                                  <w:marBottom w:val="0"/>
                                  <w:divBdr>
                                    <w:top w:val="none" w:sz="0" w:space="0" w:color="auto"/>
                                    <w:left w:val="none" w:sz="0" w:space="0" w:color="auto"/>
                                    <w:bottom w:val="none" w:sz="0" w:space="0" w:color="auto"/>
                                    <w:right w:val="none" w:sz="0" w:space="0" w:color="auto"/>
                                  </w:divBdr>
                                  <w:divsChild>
                                    <w:div w:id="5484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18821">
                      <w:marLeft w:val="0"/>
                      <w:marRight w:val="0"/>
                      <w:marTop w:val="0"/>
                      <w:marBottom w:val="0"/>
                      <w:divBdr>
                        <w:top w:val="none" w:sz="0" w:space="0" w:color="auto"/>
                        <w:left w:val="none" w:sz="0" w:space="0" w:color="auto"/>
                        <w:bottom w:val="none" w:sz="0" w:space="0" w:color="auto"/>
                        <w:right w:val="none" w:sz="0" w:space="0" w:color="auto"/>
                      </w:divBdr>
                      <w:divsChild>
                        <w:div w:id="946935500">
                          <w:marLeft w:val="0"/>
                          <w:marRight w:val="0"/>
                          <w:marTop w:val="0"/>
                          <w:marBottom w:val="0"/>
                          <w:divBdr>
                            <w:top w:val="none" w:sz="0" w:space="0" w:color="auto"/>
                            <w:left w:val="none" w:sz="0" w:space="0" w:color="auto"/>
                            <w:bottom w:val="none" w:sz="0" w:space="0" w:color="auto"/>
                            <w:right w:val="none" w:sz="0" w:space="0" w:color="auto"/>
                          </w:divBdr>
                        </w:div>
                        <w:div w:id="26223590">
                          <w:marLeft w:val="0"/>
                          <w:marRight w:val="0"/>
                          <w:marTop w:val="0"/>
                          <w:marBottom w:val="0"/>
                          <w:divBdr>
                            <w:top w:val="none" w:sz="0" w:space="0" w:color="auto"/>
                            <w:left w:val="none" w:sz="0" w:space="0" w:color="auto"/>
                            <w:bottom w:val="none" w:sz="0" w:space="0" w:color="auto"/>
                            <w:right w:val="none" w:sz="0" w:space="0" w:color="auto"/>
                          </w:divBdr>
                          <w:divsChild>
                            <w:div w:id="20612473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3062641">
                                  <w:marLeft w:val="0"/>
                                  <w:marRight w:val="0"/>
                                  <w:marTop w:val="0"/>
                                  <w:marBottom w:val="300"/>
                                  <w:divBdr>
                                    <w:top w:val="none" w:sz="0" w:space="0" w:color="auto"/>
                                    <w:left w:val="none" w:sz="0" w:space="0" w:color="auto"/>
                                    <w:bottom w:val="none" w:sz="0" w:space="0" w:color="auto"/>
                                    <w:right w:val="none" w:sz="0" w:space="0" w:color="auto"/>
                                  </w:divBdr>
                                  <w:divsChild>
                                    <w:div w:id="735519558">
                                      <w:marLeft w:val="0"/>
                                      <w:marRight w:val="0"/>
                                      <w:marTop w:val="0"/>
                                      <w:marBottom w:val="0"/>
                                      <w:divBdr>
                                        <w:top w:val="none" w:sz="0" w:space="0" w:color="auto"/>
                                        <w:left w:val="none" w:sz="0" w:space="0" w:color="auto"/>
                                        <w:bottom w:val="none" w:sz="0" w:space="0" w:color="auto"/>
                                        <w:right w:val="none" w:sz="0" w:space="0" w:color="auto"/>
                                      </w:divBdr>
                                    </w:div>
                                  </w:divsChild>
                                </w:div>
                                <w:div w:id="1607695095">
                                  <w:marLeft w:val="0"/>
                                  <w:marRight w:val="0"/>
                                  <w:marTop w:val="0"/>
                                  <w:marBottom w:val="300"/>
                                  <w:divBdr>
                                    <w:top w:val="none" w:sz="0" w:space="0" w:color="auto"/>
                                    <w:left w:val="none" w:sz="0" w:space="0" w:color="auto"/>
                                    <w:bottom w:val="none" w:sz="0" w:space="0" w:color="auto"/>
                                    <w:right w:val="none" w:sz="0" w:space="0" w:color="auto"/>
                                  </w:divBdr>
                                  <w:divsChild>
                                    <w:div w:id="1675958650">
                                      <w:marLeft w:val="0"/>
                                      <w:marRight w:val="0"/>
                                      <w:marTop w:val="0"/>
                                      <w:marBottom w:val="0"/>
                                      <w:divBdr>
                                        <w:top w:val="none" w:sz="0" w:space="0" w:color="auto"/>
                                        <w:left w:val="none" w:sz="0" w:space="0" w:color="auto"/>
                                        <w:bottom w:val="none" w:sz="0" w:space="0" w:color="auto"/>
                                        <w:right w:val="none" w:sz="0" w:space="0" w:color="auto"/>
                                      </w:divBdr>
                                    </w:div>
                                  </w:divsChild>
                                </w:div>
                                <w:div w:id="268466775">
                                  <w:marLeft w:val="0"/>
                                  <w:marRight w:val="0"/>
                                  <w:marTop w:val="0"/>
                                  <w:marBottom w:val="0"/>
                                  <w:divBdr>
                                    <w:top w:val="none" w:sz="0" w:space="0" w:color="auto"/>
                                    <w:left w:val="none" w:sz="0" w:space="0" w:color="auto"/>
                                    <w:bottom w:val="none" w:sz="0" w:space="0" w:color="auto"/>
                                    <w:right w:val="none" w:sz="0" w:space="0" w:color="auto"/>
                                  </w:divBdr>
                                  <w:divsChild>
                                    <w:div w:id="2056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77707">
                          <w:marLeft w:val="0"/>
                          <w:marRight w:val="0"/>
                          <w:marTop w:val="450"/>
                          <w:marBottom w:val="450"/>
                          <w:divBdr>
                            <w:top w:val="none" w:sz="0" w:space="0" w:color="auto"/>
                            <w:left w:val="single" w:sz="24" w:space="0" w:color="6DB33F"/>
                            <w:bottom w:val="none" w:sz="0" w:space="0" w:color="auto"/>
                            <w:right w:val="none" w:sz="0" w:space="0" w:color="auto"/>
                          </w:divBdr>
                        </w:div>
                      </w:divsChild>
                    </w:div>
                    <w:div w:id="828791441">
                      <w:marLeft w:val="0"/>
                      <w:marRight w:val="0"/>
                      <w:marTop w:val="0"/>
                      <w:marBottom w:val="0"/>
                      <w:divBdr>
                        <w:top w:val="none" w:sz="0" w:space="0" w:color="auto"/>
                        <w:left w:val="none" w:sz="0" w:space="0" w:color="auto"/>
                        <w:bottom w:val="none" w:sz="0" w:space="0" w:color="auto"/>
                        <w:right w:val="none" w:sz="0" w:space="0" w:color="auto"/>
                      </w:divBdr>
                      <w:divsChild>
                        <w:div w:id="1738435617">
                          <w:marLeft w:val="0"/>
                          <w:marRight w:val="0"/>
                          <w:marTop w:val="0"/>
                          <w:marBottom w:val="0"/>
                          <w:divBdr>
                            <w:top w:val="none" w:sz="0" w:space="0" w:color="auto"/>
                            <w:left w:val="none" w:sz="0" w:space="0" w:color="auto"/>
                            <w:bottom w:val="none" w:sz="0" w:space="0" w:color="auto"/>
                            <w:right w:val="none" w:sz="0" w:space="0" w:color="auto"/>
                          </w:divBdr>
                        </w:div>
                        <w:div w:id="1905020838">
                          <w:marLeft w:val="0"/>
                          <w:marRight w:val="0"/>
                          <w:marTop w:val="450"/>
                          <w:marBottom w:val="450"/>
                          <w:divBdr>
                            <w:top w:val="none" w:sz="0" w:space="0" w:color="auto"/>
                            <w:left w:val="single" w:sz="24" w:space="0" w:color="6DB33F"/>
                            <w:bottom w:val="none" w:sz="0" w:space="0" w:color="auto"/>
                            <w:right w:val="none" w:sz="0" w:space="0" w:color="auto"/>
                          </w:divBdr>
                        </w:div>
                        <w:div w:id="950940737">
                          <w:marLeft w:val="0"/>
                          <w:marRight w:val="0"/>
                          <w:marTop w:val="0"/>
                          <w:marBottom w:val="0"/>
                          <w:divBdr>
                            <w:top w:val="none" w:sz="0" w:space="0" w:color="auto"/>
                            <w:left w:val="none" w:sz="0" w:space="0" w:color="auto"/>
                            <w:bottom w:val="none" w:sz="0" w:space="0" w:color="auto"/>
                            <w:right w:val="none" w:sz="0" w:space="0" w:color="auto"/>
                          </w:divBdr>
                        </w:div>
                        <w:div w:id="1761022348">
                          <w:marLeft w:val="0"/>
                          <w:marRight w:val="0"/>
                          <w:marTop w:val="0"/>
                          <w:marBottom w:val="0"/>
                          <w:divBdr>
                            <w:top w:val="none" w:sz="0" w:space="0" w:color="auto"/>
                            <w:left w:val="none" w:sz="0" w:space="0" w:color="auto"/>
                            <w:bottom w:val="none" w:sz="0" w:space="0" w:color="auto"/>
                            <w:right w:val="none" w:sz="0" w:space="0" w:color="auto"/>
                          </w:divBdr>
                          <w:divsChild>
                            <w:div w:id="2828124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11191934">
                                  <w:marLeft w:val="0"/>
                                  <w:marRight w:val="0"/>
                                  <w:marTop w:val="0"/>
                                  <w:marBottom w:val="0"/>
                                  <w:divBdr>
                                    <w:top w:val="none" w:sz="0" w:space="0" w:color="auto"/>
                                    <w:left w:val="none" w:sz="0" w:space="0" w:color="auto"/>
                                    <w:bottom w:val="none" w:sz="0" w:space="0" w:color="auto"/>
                                    <w:right w:val="none" w:sz="0" w:space="0" w:color="auto"/>
                                  </w:divBdr>
                                  <w:divsChild>
                                    <w:div w:id="8491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828876">
                          <w:marLeft w:val="0"/>
                          <w:marRight w:val="0"/>
                          <w:marTop w:val="0"/>
                          <w:marBottom w:val="0"/>
                          <w:divBdr>
                            <w:top w:val="none" w:sz="0" w:space="0" w:color="auto"/>
                            <w:left w:val="none" w:sz="0" w:space="0" w:color="auto"/>
                            <w:bottom w:val="none" w:sz="0" w:space="0" w:color="auto"/>
                            <w:right w:val="none" w:sz="0" w:space="0" w:color="auto"/>
                          </w:divBdr>
                        </w:div>
                        <w:div w:id="525211893">
                          <w:marLeft w:val="0"/>
                          <w:marRight w:val="0"/>
                          <w:marTop w:val="0"/>
                          <w:marBottom w:val="0"/>
                          <w:divBdr>
                            <w:top w:val="none" w:sz="0" w:space="0" w:color="auto"/>
                            <w:left w:val="none" w:sz="0" w:space="0" w:color="auto"/>
                            <w:bottom w:val="none" w:sz="0" w:space="0" w:color="auto"/>
                            <w:right w:val="none" w:sz="0" w:space="0" w:color="auto"/>
                          </w:divBdr>
                          <w:divsChild>
                            <w:div w:id="41590100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51153758">
                                  <w:marLeft w:val="0"/>
                                  <w:marRight w:val="0"/>
                                  <w:marTop w:val="0"/>
                                  <w:marBottom w:val="0"/>
                                  <w:divBdr>
                                    <w:top w:val="none" w:sz="0" w:space="0" w:color="auto"/>
                                    <w:left w:val="none" w:sz="0" w:space="0" w:color="auto"/>
                                    <w:bottom w:val="none" w:sz="0" w:space="0" w:color="auto"/>
                                    <w:right w:val="none" w:sz="0" w:space="0" w:color="auto"/>
                                  </w:divBdr>
                                  <w:divsChild>
                                    <w:div w:id="13475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4451">
                          <w:marLeft w:val="0"/>
                          <w:marRight w:val="0"/>
                          <w:marTop w:val="0"/>
                          <w:marBottom w:val="0"/>
                          <w:divBdr>
                            <w:top w:val="none" w:sz="0" w:space="0" w:color="auto"/>
                            <w:left w:val="none" w:sz="0" w:space="0" w:color="auto"/>
                            <w:bottom w:val="none" w:sz="0" w:space="0" w:color="auto"/>
                            <w:right w:val="none" w:sz="0" w:space="0" w:color="auto"/>
                          </w:divBdr>
                        </w:div>
                        <w:div w:id="1554466365">
                          <w:marLeft w:val="0"/>
                          <w:marRight w:val="0"/>
                          <w:marTop w:val="0"/>
                          <w:marBottom w:val="0"/>
                          <w:divBdr>
                            <w:top w:val="none" w:sz="0" w:space="0" w:color="auto"/>
                            <w:left w:val="none" w:sz="0" w:space="0" w:color="auto"/>
                            <w:bottom w:val="none" w:sz="0" w:space="0" w:color="auto"/>
                            <w:right w:val="none" w:sz="0" w:space="0" w:color="auto"/>
                          </w:divBdr>
                          <w:divsChild>
                            <w:div w:id="1288672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1517641">
                                  <w:marLeft w:val="0"/>
                                  <w:marRight w:val="0"/>
                                  <w:marTop w:val="0"/>
                                  <w:marBottom w:val="0"/>
                                  <w:divBdr>
                                    <w:top w:val="none" w:sz="0" w:space="0" w:color="auto"/>
                                    <w:left w:val="none" w:sz="0" w:space="0" w:color="auto"/>
                                    <w:bottom w:val="none" w:sz="0" w:space="0" w:color="auto"/>
                                    <w:right w:val="none" w:sz="0" w:space="0" w:color="auto"/>
                                  </w:divBdr>
                                  <w:divsChild>
                                    <w:div w:id="68027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87781">
                          <w:marLeft w:val="0"/>
                          <w:marRight w:val="0"/>
                          <w:marTop w:val="0"/>
                          <w:marBottom w:val="0"/>
                          <w:divBdr>
                            <w:top w:val="none" w:sz="0" w:space="0" w:color="auto"/>
                            <w:left w:val="none" w:sz="0" w:space="0" w:color="auto"/>
                            <w:bottom w:val="none" w:sz="0" w:space="0" w:color="auto"/>
                            <w:right w:val="none" w:sz="0" w:space="0" w:color="auto"/>
                          </w:divBdr>
                        </w:div>
                        <w:div w:id="521869468">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534929507">
                  <w:marLeft w:val="0"/>
                  <w:marRight w:val="0"/>
                  <w:marTop w:val="0"/>
                  <w:marBottom w:val="0"/>
                  <w:divBdr>
                    <w:top w:val="none" w:sz="0" w:space="0" w:color="auto"/>
                    <w:left w:val="none" w:sz="0" w:space="0" w:color="auto"/>
                    <w:bottom w:val="none" w:sz="0" w:space="0" w:color="auto"/>
                    <w:right w:val="none" w:sz="0" w:space="0" w:color="auto"/>
                  </w:divBdr>
                  <w:divsChild>
                    <w:div w:id="1056200407">
                      <w:marLeft w:val="0"/>
                      <w:marRight w:val="0"/>
                      <w:marTop w:val="0"/>
                      <w:marBottom w:val="0"/>
                      <w:divBdr>
                        <w:top w:val="none" w:sz="0" w:space="0" w:color="auto"/>
                        <w:left w:val="none" w:sz="0" w:space="0" w:color="auto"/>
                        <w:bottom w:val="none" w:sz="0" w:space="0" w:color="auto"/>
                        <w:right w:val="none" w:sz="0" w:space="0" w:color="auto"/>
                      </w:divBdr>
                    </w:div>
                    <w:div w:id="985276259">
                      <w:marLeft w:val="0"/>
                      <w:marRight w:val="0"/>
                      <w:marTop w:val="450"/>
                      <w:marBottom w:val="450"/>
                      <w:divBdr>
                        <w:top w:val="none" w:sz="0" w:space="0" w:color="auto"/>
                        <w:left w:val="single" w:sz="24" w:space="0" w:color="6DB33F"/>
                        <w:bottom w:val="none" w:sz="0" w:space="0" w:color="auto"/>
                        <w:right w:val="none" w:sz="0" w:space="0" w:color="auto"/>
                      </w:divBdr>
                      <w:divsChild>
                        <w:div w:id="285814982">
                          <w:marLeft w:val="0"/>
                          <w:marRight w:val="0"/>
                          <w:marTop w:val="0"/>
                          <w:marBottom w:val="0"/>
                          <w:divBdr>
                            <w:top w:val="none" w:sz="0" w:space="0" w:color="auto"/>
                            <w:left w:val="none" w:sz="0" w:space="0" w:color="auto"/>
                            <w:bottom w:val="none" w:sz="0" w:space="0" w:color="auto"/>
                            <w:right w:val="none" w:sz="0" w:space="0" w:color="auto"/>
                          </w:divBdr>
                        </w:div>
                        <w:div w:id="1555774098">
                          <w:marLeft w:val="0"/>
                          <w:marRight w:val="0"/>
                          <w:marTop w:val="0"/>
                          <w:marBottom w:val="0"/>
                          <w:divBdr>
                            <w:top w:val="none" w:sz="0" w:space="0" w:color="auto"/>
                            <w:left w:val="none" w:sz="0" w:space="0" w:color="auto"/>
                            <w:bottom w:val="none" w:sz="0" w:space="0" w:color="auto"/>
                            <w:right w:val="none" w:sz="0" w:space="0" w:color="auto"/>
                          </w:divBdr>
                          <w:divsChild>
                            <w:div w:id="455100417">
                              <w:marLeft w:val="0"/>
                              <w:marRight w:val="0"/>
                              <w:marTop w:val="0"/>
                              <w:marBottom w:val="0"/>
                              <w:divBdr>
                                <w:top w:val="single" w:sz="6" w:space="15" w:color="E6E6E6"/>
                                <w:left w:val="single" w:sz="6" w:space="15" w:color="E6E6E6"/>
                                <w:bottom w:val="single" w:sz="6" w:space="15" w:color="E6E6E6"/>
                                <w:right w:val="single" w:sz="6" w:space="15" w:color="E6E6E6"/>
                              </w:divBdr>
                              <w:divsChild>
                                <w:div w:id="2061709082">
                                  <w:marLeft w:val="0"/>
                                  <w:marRight w:val="0"/>
                                  <w:marTop w:val="0"/>
                                  <w:marBottom w:val="0"/>
                                  <w:divBdr>
                                    <w:top w:val="none" w:sz="0" w:space="0" w:color="auto"/>
                                    <w:left w:val="none" w:sz="0" w:space="0" w:color="auto"/>
                                    <w:bottom w:val="none" w:sz="0" w:space="0" w:color="auto"/>
                                    <w:right w:val="none" w:sz="0" w:space="0" w:color="auto"/>
                                  </w:divBdr>
                                  <w:divsChild>
                                    <w:div w:id="9535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448237">
                      <w:marLeft w:val="0"/>
                      <w:marRight w:val="0"/>
                      <w:marTop w:val="0"/>
                      <w:marBottom w:val="0"/>
                      <w:divBdr>
                        <w:top w:val="none" w:sz="0" w:space="0" w:color="auto"/>
                        <w:left w:val="none" w:sz="0" w:space="0" w:color="auto"/>
                        <w:bottom w:val="none" w:sz="0" w:space="0" w:color="auto"/>
                        <w:right w:val="none" w:sz="0" w:space="0" w:color="auto"/>
                      </w:divBdr>
                      <w:divsChild>
                        <w:div w:id="677998743">
                          <w:marLeft w:val="0"/>
                          <w:marRight w:val="0"/>
                          <w:marTop w:val="0"/>
                          <w:marBottom w:val="0"/>
                          <w:divBdr>
                            <w:top w:val="none" w:sz="0" w:space="0" w:color="auto"/>
                            <w:left w:val="none" w:sz="0" w:space="0" w:color="auto"/>
                            <w:bottom w:val="none" w:sz="0" w:space="0" w:color="auto"/>
                            <w:right w:val="none" w:sz="0" w:space="0" w:color="auto"/>
                          </w:divBdr>
                        </w:div>
                        <w:div w:id="1266766645">
                          <w:marLeft w:val="0"/>
                          <w:marRight w:val="0"/>
                          <w:marTop w:val="0"/>
                          <w:marBottom w:val="0"/>
                          <w:divBdr>
                            <w:top w:val="none" w:sz="0" w:space="0" w:color="auto"/>
                            <w:left w:val="none" w:sz="0" w:space="0" w:color="auto"/>
                            <w:bottom w:val="none" w:sz="0" w:space="0" w:color="auto"/>
                            <w:right w:val="none" w:sz="0" w:space="0" w:color="auto"/>
                          </w:divBdr>
                          <w:divsChild>
                            <w:div w:id="20921187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14054923">
                                  <w:marLeft w:val="0"/>
                                  <w:marRight w:val="0"/>
                                  <w:marTop w:val="0"/>
                                  <w:marBottom w:val="0"/>
                                  <w:divBdr>
                                    <w:top w:val="none" w:sz="0" w:space="0" w:color="auto"/>
                                    <w:left w:val="none" w:sz="0" w:space="0" w:color="auto"/>
                                    <w:bottom w:val="none" w:sz="0" w:space="0" w:color="auto"/>
                                    <w:right w:val="none" w:sz="0" w:space="0" w:color="auto"/>
                                  </w:divBdr>
                                  <w:divsChild>
                                    <w:div w:id="20595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806078">
                          <w:marLeft w:val="0"/>
                          <w:marRight w:val="0"/>
                          <w:marTop w:val="0"/>
                          <w:marBottom w:val="0"/>
                          <w:divBdr>
                            <w:top w:val="none" w:sz="0" w:space="0" w:color="auto"/>
                            <w:left w:val="none" w:sz="0" w:space="0" w:color="auto"/>
                            <w:bottom w:val="none" w:sz="0" w:space="0" w:color="auto"/>
                            <w:right w:val="none" w:sz="0" w:space="0" w:color="auto"/>
                          </w:divBdr>
                        </w:div>
                        <w:div w:id="647783767">
                          <w:marLeft w:val="0"/>
                          <w:marRight w:val="0"/>
                          <w:marTop w:val="0"/>
                          <w:marBottom w:val="0"/>
                          <w:divBdr>
                            <w:top w:val="none" w:sz="0" w:space="0" w:color="auto"/>
                            <w:left w:val="none" w:sz="0" w:space="0" w:color="auto"/>
                            <w:bottom w:val="none" w:sz="0" w:space="0" w:color="auto"/>
                            <w:right w:val="none" w:sz="0" w:space="0" w:color="auto"/>
                          </w:divBdr>
                          <w:divsChild>
                            <w:div w:id="4982299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89897494">
                                  <w:marLeft w:val="0"/>
                                  <w:marRight w:val="0"/>
                                  <w:marTop w:val="0"/>
                                  <w:marBottom w:val="0"/>
                                  <w:divBdr>
                                    <w:top w:val="none" w:sz="0" w:space="0" w:color="auto"/>
                                    <w:left w:val="none" w:sz="0" w:space="0" w:color="auto"/>
                                    <w:bottom w:val="none" w:sz="0" w:space="0" w:color="auto"/>
                                    <w:right w:val="none" w:sz="0" w:space="0" w:color="auto"/>
                                  </w:divBdr>
                                  <w:divsChild>
                                    <w:div w:id="20070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4894">
                          <w:marLeft w:val="0"/>
                          <w:marRight w:val="0"/>
                          <w:marTop w:val="0"/>
                          <w:marBottom w:val="0"/>
                          <w:divBdr>
                            <w:top w:val="none" w:sz="0" w:space="0" w:color="auto"/>
                            <w:left w:val="none" w:sz="0" w:space="0" w:color="auto"/>
                            <w:bottom w:val="none" w:sz="0" w:space="0" w:color="auto"/>
                            <w:right w:val="none" w:sz="0" w:space="0" w:color="auto"/>
                          </w:divBdr>
                        </w:div>
                        <w:div w:id="1342439969">
                          <w:marLeft w:val="0"/>
                          <w:marRight w:val="0"/>
                          <w:marTop w:val="0"/>
                          <w:marBottom w:val="0"/>
                          <w:divBdr>
                            <w:top w:val="none" w:sz="0" w:space="0" w:color="auto"/>
                            <w:left w:val="none" w:sz="0" w:space="0" w:color="auto"/>
                            <w:bottom w:val="none" w:sz="0" w:space="0" w:color="auto"/>
                            <w:right w:val="none" w:sz="0" w:space="0" w:color="auto"/>
                          </w:divBdr>
                          <w:divsChild>
                            <w:div w:id="19923622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30062197">
                                  <w:marLeft w:val="0"/>
                                  <w:marRight w:val="0"/>
                                  <w:marTop w:val="0"/>
                                  <w:marBottom w:val="0"/>
                                  <w:divBdr>
                                    <w:top w:val="none" w:sz="0" w:space="0" w:color="auto"/>
                                    <w:left w:val="none" w:sz="0" w:space="0" w:color="auto"/>
                                    <w:bottom w:val="none" w:sz="0" w:space="0" w:color="auto"/>
                                    <w:right w:val="none" w:sz="0" w:space="0" w:color="auto"/>
                                  </w:divBdr>
                                  <w:divsChild>
                                    <w:div w:id="9887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61061">
                          <w:marLeft w:val="0"/>
                          <w:marRight w:val="0"/>
                          <w:marTop w:val="0"/>
                          <w:marBottom w:val="0"/>
                          <w:divBdr>
                            <w:top w:val="none" w:sz="0" w:space="0" w:color="auto"/>
                            <w:left w:val="none" w:sz="0" w:space="0" w:color="auto"/>
                            <w:bottom w:val="none" w:sz="0" w:space="0" w:color="auto"/>
                            <w:right w:val="none" w:sz="0" w:space="0" w:color="auto"/>
                          </w:divBdr>
                        </w:div>
                        <w:div w:id="1969623557">
                          <w:marLeft w:val="0"/>
                          <w:marRight w:val="0"/>
                          <w:marTop w:val="0"/>
                          <w:marBottom w:val="0"/>
                          <w:divBdr>
                            <w:top w:val="none" w:sz="0" w:space="0" w:color="auto"/>
                            <w:left w:val="none" w:sz="0" w:space="0" w:color="auto"/>
                            <w:bottom w:val="none" w:sz="0" w:space="0" w:color="auto"/>
                            <w:right w:val="none" w:sz="0" w:space="0" w:color="auto"/>
                          </w:divBdr>
                          <w:divsChild>
                            <w:div w:id="16559131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474956942">
                                  <w:marLeft w:val="0"/>
                                  <w:marRight w:val="0"/>
                                  <w:marTop w:val="0"/>
                                  <w:marBottom w:val="300"/>
                                  <w:divBdr>
                                    <w:top w:val="none" w:sz="0" w:space="0" w:color="auto"/>
                                    <w:left w:val="none" w:sz="0" w:space="0" w:color="auto"/>
                                    <w:bottom w:val="none" w:sz="0" w:space="0" w:color="auto"/>
                                    <w:right w:val="none" w:sz="0" w:space="0" w:color="auto"/>
                                  </w:divBdr>
                                  <w:divsChild>
                                    <w:div w:id="1263024933">
                                      <w:marLeft w:val="0"/>
                                      <w:marRight w:val="0"/>
                                      <w:marTop w:val="0"/>
                                      <w:marBottom w:val="0"/>
                                      <w:divBdr>
                                        <w:top w:val="none" w:sz="0" w:space="0" w:color="auto"/>
                                        <w:left w:val="none" w:sz="0" w:space="0" w:color="auto"/>
                                        <w:bottom w:val="none" w:sz="0" w:space="0" w:color="auto"/>
                                        <w:right w:val="none" w:sz="0" w:space="0" w:color="auto"/>
                                      </w:divBdr>
                                    </w:div>
                                  </w:divsChild>
                                </w:div>
                                <w:div w:id="81994777">
                                  <w:marLeft w:val="0"/>
                                  <w:marRight w:val="0"/>
                                  <w:marTop w:val="0"/>
                                  <w:marBottom w:val="0"/>
                                  <w:divBdr>
                                    <w:top w:val="none" w:sz="0" w:space="0" w:color="auto"/>
                                    <w:left w:val="none" w:sz="0" w:space="0" w:color="auto"/>
                                    <w:bottom w:val="none" w:sz="0" w:space="0" w:color="auto"/>
                                    <w:right w:val="none" w:sz="0" w:space="0" w:color="auto"/>
                                  </w:divBdr>
                                  <w:divsChild>
                                    <w:div w:id="6244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17306">
                      <w:marLeft w:val="0"/>
                      <w:marRight w:val="0"/>
                      <w:marTop w:val="0"/>
                      <w:marBottom w:val="0"/>
                      <w:divBdr>
                        <w:top w:val="none" w:sz="0" w:space="0" w:color="auto"/>
                        <w:left w:val="none" w:sz="0" w:space="0" w:color="auto"/>
                        <w:bottom w:val="none" w:sz="0" w:space="0" w:color="auto"/>
                        <w:right w:val="none" w:sz="0" w:space="0" w:color="auto"/>
                      </w:divBdr>
                      <w:divsChild>
                        <w:div w:id="436565273">
                          <w:marLeft w:val="0"/>
                          <w:marRight w:val="0"/>
                          <w:marTop w:val="0"/>
                          <w:marBottom w:val="0"/>
                          <w:divBdr>
                            <w:top w:val="none" w:sz="0" w:space="0" w:color="auto"/>
                            <w:left w:val="none" w:sz="0" w:space="0" w:color="auto"/>
                            <w:bottom w:val="none" w:sz="0" w:space="0" w:color="auto"/>
                            <w:right w:val="none" w:sz="0" w:space="0" w:color="auto"/>
                          </w:divBdr>
                        </w:div>
                        <w:div w:id="177618394">
                          <w:marLeft w:val="0"/>
                          <w:marRight w:val="0"/>
                          <w:marTop w:val="0"/>
                          <w:marBottom w:val="0"/>
                          <w:divBdr>
                            <w:top w:val="none" w:sz="0" w:space="0" w:color="auto"/>
                            <w:left w:val="none" w:sz="0" w:space="0" w:color="auto"/>
                            <w:bottom w:val="none" w:sz="0" w:space="0" w:color="auto"/>
                            <w:right w:val="none" w:sz="0" w:space="0" w:color="auto"/>
                          </w:divBdr>
                          <w:divsChild>
                            <w:div w:id="5845302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0782661">
                                  <w:marLeft w:val="0"/>
                                  <w:marRight w:val="0"/>
                                  <w:marTop w:val="0"/>
                                  <w:marBottom w:val="0"/>
                                  <w:divBdr>
                                    <w:top w:val="none" w:sz="0" w:space="0" w:color="auto"/>
                                    <w:left w:val="none" w:sz="0" w:space="0" w:color="auto"/>
                                    <w:bottom w:val="none" w:sz="0" w:space="0" w:color="auto"/>
                                    <w:right w:val="none" w:sz="0" w:space="0" w:color="auto"/>
                                  </w:divBdr>
                                  <w:divsChild>
                                    <w:div w:id="19223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86670">
                          <w:marLeft w:val="0"/>
                          <w:marRight w:val="0"/>
                          <w:marTop w:val="0"/>
                          <w:marBottom w:val="0"/>
                          <w:divBdr>
                            <w:top w:val="none" w:sz="0" w:space="0" w:color="auto"/>
                            <w:left w:val="none" w:sz="0" w:space="0" w:color="auto"/>
                            <w:bottom w:val="none" w:sz="0" w:space="0" w:color="auto"/>
                            <w:right w:val="none" w:sz="0" w:space="0" w:color="auto"/>
                          </w:divBdr>
                        </w:div>
                        <w:div w:id="859273184">
                          <w:marLeft w:val="0"/>
                          <w:marRight w:val="0"/>
                          <w:marTop w:val="0"/>
                          <w:marBottom w:val="0"/>
                          <w:divBdr>
                            <w:top w:val="none" w:sz="0" w:space="0" w:color="auto"/>
                            <w:left w:val="none" w:sz="0" w:space="0" w:color="auto"/>
                            <w:bottom w:val="none" w:sz="0" w:space="0" w:color="auto"/>
                            <w:right w:val="none" w:sz="0" w:space="0" w:color="auto"/>
                          </w:divBdr>
                          <w:divsChild>
                            <w:div w:id="10764417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936716529">
                                  <w:marLeft w:val="0"/>
                                  <w:marRight w:val="0"/>
                                  <w:marTop w:val="0"/>
                                  <w:marBottom w:val="0"/>
                                  <w:divBdr>
                                    <w:top w:val="none" w:sz="0" w:space="0" w:color="auto"/>
                                    <w:left w:val="none" w:sz="0" w:space="0" w:color="auto"/>
                                    <w:bottom w:val="none" w:sz="0" w:space="0" w:color="auto"/>
                                    <w:right w:val="none" w:sz="0" w:space="0" w:color="auto"/>
                                  </w:divBdr>
                                  <w:divsChild>
                                    <w:div w:id="9555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24">
                          <w:marLeft w:val="0"/>
                          <w:marRight w:val="0"/>
                          <w:marTop w:val="0"/>
                          <w:marBottom w:val="0"/>
                          <w:divBdr>
                            <w:top w:val="none" w:sz="0" w:space="0" w:color="auto"/>
                            <w:left w:val="none" w:sz="0" w:space="0" w:color="auto"/>
                            <w:bottom w:val="none" w:sz="0" w:space="0" w:color="auto"/>
                            <w:right w:val="none" w:sz="0" w:space="0" w:color="auto"/>
                          </w:divBdr>
                        </w:div>
                        <w:div w:id="1833524457">
                          <w:marLeft w:val="0"/>
                          <w:marRight w:val="0"/>
                          <w:marTop w:val="0"/>
                          <w:marBottom w:val="0"/>
                          <w:divBdr>
                            <w:top w:val="none" w:sz="0" w:space="0" w:color="auto"/>
                            <w:left w:val="none" w:sz="0" w:space="0" w:color="auto"/>
                            <w:bottom w:val="none" w:sz="0" w:space="0" w:color="auto"/>
                            <w:right w:val="none" w:sz="0" w:space="0" w:color="auto"/>
                          </w:divBdr>
                          <w:divsChild>
                            <w:div w:id="17106394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40870357">
                                  <w:marLeft w:val="0"/>
                                  <w:marRight w:val="0"/>
                                  <w:marTop w:val="0"/>
                                  <w:marBottom w:val="0"/>
                                  <w:divBdr>
                                    <w:top w:val="none" w:sz="0" w:space="0" w:color="auto"/>
                                    <w:left w:val="none" w:sz="0" w:space="0" w:color="auto"/>
                                    <w:bottom w:val="none" w:sz="0" w:space="0" w:color="auto"/>
                                    <w:right w:val="none" w:sz="0" w:space="0" w:color="auto"/>
                                  </w:divBdr>
                                  <w:divsChild>
                                    <w:div w:id="768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416">
                          <w:marLeft w:val="0"/>
                          <w:marRight w:val="0"/>
                          <w:marTop w:val="450"/>
                          <w:marBottom w:val="450"/>
                          <w:divBdr>
                            <w:top w:val="none" w:sz="0" w:space="0" w:color="auto"/>
                            <w:left w:val="single" w:sz="24" w:space="0" w:color="6DB33F"/>
                            <w:bottom w:val="none" w:sz="0" w:space="0" w:color="auto"/>
                            <w:right w:val="none" w:sz="0" w:space="0" w:color="auto"/>
                          </w:divBdr>
                        </w:div>
                      </w:divsChild>
                    </w:div>
                    <w:div w:id="1795708918">
                      <w:marLeft w:val="0"/>
                      <w:marRight w:val="0"/>
                      <w:marTop w:val="0"/>
                      <w:marBottom w:val="0"/>
                      <w:divBdr>
                        <w:top w:val="none" w:sz="0" w:space="0" w:color="auto"/>
                        <w:left w:val="none" w:sz="0" w:space="0" w:color="auto"/>
                        <w:bottom w:val="none" w:sz="0" w:space="0" w:color="auto"/>
                        <w:right w:val="none" w:sz="0" w:space="0" w:color="auto"/>
                      </w:divBdr>
                      <w:divsChild>
                        <w:div w:id="2903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7303">
                  <w:marLeft w:val="0"/>
                  <w:marRight w:val="0"/>
                  <w:marTop w:val="0"/>
                  <w:marBottom w:val="0"/>
                  <w:divBdr>
                    <w:top w:val="none" w:sz="0" w:space="0" w:color="auto"/>
                    <w:left w:val="none" w:sz="0" w:space="0" w:color="auto"/>
                    <w:bottom w:val="none" w:sz="0" w:space="0" w:color="auto"/>
                    <w:right w:val="none" w:sz="0" w:space="0" w:color="auto"/>
                  </w:divBdr>
                  <w:divsChild>
                    <w:div w:id="1250844501">
                      <w:marLeft w:val="0"/>
                      <w:marRight w:val="0"/>
                      <w:marTop w:val="0"/>
                      <w:marBottom w:val="0"/>
                      <w:divBdr>
                        <w:top w:val="none" w:sz="0" w:space="0" w:color="auto"/>
                        <w:left w:val="none" w:sz="0" w:space="0" w:color="auto"/>
                        <w:bottom w:val="none" w:sz="0" w:space="0" w:color="auto"/>
                        <w:right w:val="none" w:sz="0" w:space="0" w:color="auto"/>
                      </w:divBdr>
                    </w:div>
                    <w:div w:id="91899870">
                      <w:marLeft w:val="0"/>
                      <w:marRight w:val="0"/>
                      <w:marTop w:val="0"/>
                      <w:marBottom w:val="0"/>
                      <w:divBdr>
                        <w:top w:val="none" w:sz="0" w:space="0" w:color="auto"/>
                        <w:left w:val="none" w:sz="0" w:space="0" w:color="auto"/>
                        <w:bottom w:val="none" w:sz="0" w:space="0" w:color="auto"/>
                        <w:right w:val="none" w:sz="0" w:space="0" w:color="auto"/>
                      </w:divBdr>
                    </w:div>
                    <w:div w:id="453448495">
                      <w:marLeft w:val="0"/>
                      <w:marRight w:val="0"/>
                      <w:marTop w:val="0"/>
                      <w:marBottom w:val="0"/>
                      <w:divBdr>
                        <w:top w:val="none" w:sz="0" w:space="0" w:color="auto"/>
                        <w:left w:val="none" w:sz="0" w:space="0" w:color="auto"/>
                        <w:bottom w:val="none" w:sz="0" w:space="0" w:color="auto"/>
                        <w:right w:val="none" w:sz="0" w:space="0" w:color="auto"/>
                      </w:divBdr>
                      <w:divsChild>
                        <w:div w:id="859391524">
                          <w:marLeft w:val="0"/>
                          <w:marRight w:val="0"/>
                          <w:marTop w:val="0"/>
                          <w:marBottom w:val="0"/>
                          <w:divBdr>
                            <w:top w:val="none" w:sz="0" w:space="0" w:color="auto"/>
                            <w:left w:val="none" w:sz="0" w:space="0" w:color="auto"/>
                            <w:bottom w:val="none" w:sz="0" w:space="0" w:color="auto"/>
                            <w:right w:val="none" w:sz="0" w:space="0" w:color="auto"/>
                          </w:divBdr>
                        </w:div>
                        <w:div w:id="2072263907">
                          <w:marLeft w:val="0"/>
                          <w:marRight w:val="0"/>
                          <w:marTop w:val="0"/>
                          <w:marBottom w:val="0"/>
                          <w:divBdr>
                            <w:top w:val="none" w:sz="0" w:space="0" w:color="auto"/>
                            <w:left w:val="none" w:sz="0" w:space="0" w:color="auto"/>
                            <w:bottom w:val="none" w:sz="0" w:space="0" w:color="auto"/>
                            <w:right w:val="none" w:sz="0" w:space="0" w:color="auto"/>
                          </w:divBdr>
                        </w:div>
                        <w:div w:id="2091805130">
                          <w:marLeft w:val="0"/>
                          <w:marRight w:val="0"/>
                          <w:marTop w:val="0"/>
                          <w:marBottom w:val="0"/>
                          <w:divBdr>
                            <w:top w:val="none" w:sz="0" w:space="0" w:color="auto"/>
                            <w:left w:val="none" w:sz="0" w:space="0" w:color="auto"/>
                            <w:bottom w:val="none" w:sz="0" w:space="0" w:color="auto"/>
                            <w:right w:val="none" w:sz="0" w:space="0" w:color="auto"/>
                          </w:divBdr>
                        </w:div>
                        <w:div w:id="2084789576">
                          <w:marLeft w:val="0"/>
                          <w:marRight w:val="0"/>
                          <w:marTop w:val="0"/>
                          <w:marBottom w:val="0"/>
                          <w:divBdr>
                            <w:top w:val="none" w:sz="0" w:space="0" w:color="auto"/>
                            <w:left w:val="none" w:sz="0" w:space="0" w:color="auto"/>
                            <w:bottom w:val="none" w:sz="0" w:space="0" w:color="auto"/>
                            <w:right w:val="none" w:sz="0" w:space="0" w:color="auto"/>
                          </w:divBdr>
                          <w:divsChild>
                            <w:div w:id="18673282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06142090">
                                  <w:marLeft w:val="0"/>
                                  <w:marRight w:val="0"/>
                                  <w:marTop w:val="0"/>
                                  <w:marBottom w:val="0"/>
                                  <w:divBdr>
                                    <w:top w:val="none" w:sz="0" w:space="0" w:color="auto"/>
                                    <w:left w:val="none" w:sz="0" w:space="0" w:color="auto"/>
                                    <w:bottom w:val="none" w:sz="0" w:space="0" w:color="auto"/>
                                    <w:right w:val="none" w:sz="0" w:space="0" w:color="auto"/>
                                  </w:divBdr>
                                  <w:divsChild>
                                    <w:div w:id="597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95150">
                          <w:marLeft w:val="0"/>
                          <w:marRight w:val="0"/>
                          <w:marTop w:val="0"/>
                          <w:marBottom w:val="0"/>
                          <w:divBdr>
                            <w:top w:val="none" w:sz="0" w:space="0" w:color="auto"/>
                            <w:left w:val="none" w:sz="0" w:space="0" w:color="auto"/>
                            <w:bottom w:val="none" w:sz="0" w:space="0" w:color="auto"/>
                            <w:right w:val="none" w:sz="0" w:space="0" w:color="auto"/>
                          </w:divBdr>
                        </w:div>
                        <w:div w:id="224076065">
                          <w:marLeft w:val="0"/>
                          <w:marRight w:val="0"/>
                          <w:marTop w:val="0"/>
                          <w:marBottom w:val="0"/>
                          <w:divBdr>
                            <w:top w:val="none" w:sz="0" w:space="0" w:color="auto"/>
                            <w:left w:val="none" w:sz="0" w:space="0" w:color="auto"/>
                            <w:bottom w:val="none" w:sz="0" w:space="0" w:color="auto"/>
                            <w:right w:val="none" w:sz="0" w:space="0" w:color="auto"/>
                          </w:divBdr>
                          <w:divsChild>
                            <w:div w:id="10913338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04753990">
                                  <w:marLeft w:val="0"/>
                                  <w:marRight w:val="0"/>
                                  <w:marTop w:val="0"/>
                                  <w:marBottom w:val="0"/>
                                  <w:divBdr>
                                    <w:top w:val="none" w:sz="0" w:space="0" w:color="auto"/>
                                    <w:left w:val="none" w:sz="0" w:space="0" w:color="auto"/>
                                    <w:bottom w:val="none" w:sz="0" w:space="0" w:color="auto"/>
                                    <w:right w:val="none" w:sz="0" w:space="0" w:color="auto"/>
                                  </w:divBdr>
                                  <w:divsChild>
                                    <w:div w:id="2992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141342">
                          <w:marLeft w:val="0"/>
                          <w:marRight w:val="0"/>
                          <w:marTop w:val="0"/>
                          <w:marBottom w:val="300"/>
                          <w:divBdr>
                            <w:top w:val="single" w:sz="6" w:space="15" w:color="D7D7D7"/>
                            <w:left w:val="single" w:sz="6" w:space="15" w:color="D7D7D7"/>
                            <w:bottom w:val="single" w:sz="6" w:space="15" w:color="D7D7D7"/>
                            <w:right w:val="single" w:sz="6" w:space="15" w:color="D7D7D7"/>
                          </w:divBdr>
                          <w:divsChild>
                            <w:div w:id="1255015357">
                              <w:marLeft w:val="0"/>
                              <w:marRight w:val="0"/>
                              <w:marTop w:val="0"/>
                              <w:marBottom w:val="0"/>
                              <w:divBdr>
                                <w:top w:val="none" w:sz="0" w:space="0" w:color="auto"/>
                                <w:left w:val="none" w:sz="0" w:space="0" w:color="auto"/>
                                <w:bottom w:val="none" w:sz="0" w:space="0" w:color="auto"/>
                                <w:right w:val="none" w:sz="0" w:space="0" w:color="auto"/>
                              </w:divBdr>
                              <w:divsChild>
                                <w:div w:id="269287851">
                                  <w:marLeft w:val="0"/>
                                  <w:marRight w:val="0"/>
                                  <w:marTop w:val="0"/>
                                  <w:marBottom w:val="120"/>
                                  <w:divBdr>
                                    <w:top w:val="none" w:sz="0" w:space="0" w:color="auto"/>
                                    <w:left w:val="none" w:sz="0" w:space="0" w:color="auto"/>
                                    <w:bottom w:val="none" w:sz="0" w:space="0" w:color="auto"/>
                                    <w:right w:val="none" w:sz="0" w:space="0" w:color="auto"/>
                                  </w:divBdr>
                                </w:div>
                                <w:div w:id="367680796">
                                  <w:marLeft w:val="0"/>
                                  <w:marRight w:val="0"/>
                                  <w:marTop w:val="0"/>
                                  <w:marBottom w:val="0"/>
                                  <w:divBdr>
                                    <w:top w:val="none" w:sz="0" w:space="0" w:color="auto"/>
                                    <w:left w:val="none" w:sz="0" w:space="0" w:color="auto"/>
                                    <w:bottom w:val="none" w:sz="0" w:space="0" w:color="auto"/>
                                    <w:right w:val="none" w:sz="0" w:space="0" w:color="auto"/>
                                  </w:divBdr>
                                </w:div>
                                <w:div w:id="704840416">
                                  <w:marLeft w:val="0"/>
                                  <w:marRight w:val="0"/>
                                  <w:marTop w:val="0"/>
                                  <w:marBottom w:val="0"/>
                                  <w:divBdr>
                                    <w:top w:val="none" w:sz="0" w:space="0" w:color="auto"/>
                                    <w:left w:val="none" w:sz="0" w:space="0" w:color="auto"/>
                                    <w:bottom w:val="none" w:sz="0" w:space="0" w:color="auto"/>
                                    <w:right w:val="none" w:sz="0" w:space="0" w:color="auto"/>
                                  </w:divBdr>
                                </w:div>
                                <w:div w:id="15980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2386">
                          <w:marLeft w:val="0"/>
                          <w:marRight w:val="0"/>
                          <w:marTop w:val="0"/>
                          <w:marBottom w:val="0"/>
                          <w:divBdr>
                            <w:top w:val="none" w:sz="0" w:space="0" w:color="auto"/>
                            <w:left w:val="none" w:sz="0" w:space="0" w:color="auto"/>
                            <w:bottom w:val="none" w:sz="0" w:space="0" w:color="auto"/>
                            <w:right w:val="none" w:sz="0" w:space="0" w:color="auto"/>
                          </w:divBdr>
                        </w:div>
                      </w:divsChild>
                    </w:div>
                    <w:div w:id="601184400">
                      <w:marLeft w:val="0"/>
                      <w:marRight w:val="0"/>
                      <w:marTop w:val="0"/>
                      <w:marBottom w:val="0"/>
                      <w:divBdr>
                        <w:top w:val="none" w:sz="0" w:space="0" w:color="auto"/>
                        <w:left w:val="none" w:sz="0" w:space="0" w:color="auto"/>
                        <w:bottom w:val="none" w:sz="0" w:space="0" w:color="auto"/>
                        <w:right w:val="none" w:sz="0" w:space="0" w:color="auto"/>
                      </w:divBdr>
                      <w:divsChild>
                        <w:div w:id="1962564810">
                          <w:marLeft w:val="0"/>
                          <w:marRight w:val="0"/>
                          <w:marTop w:val="0"/>
                          <w:marBottom w:val="0"/>
                          <w:divBdr>
                            <w:top w:val="none" w:sz="0" w:space="0" w:color="auto"/>
                            <w:left w:val="none" w:sz="0" w:space="0" w:color="auto"/>
                            <w:bottom w:val="none" w:sz="0" w:space="0" w:color="auto"/>
                            <w:right w:val="none" w:sz="0" w:space="0" w:color="auto"/>
                          </w:divBdr>
                        </w:div>
                        <w:div w:id="1259754590">
                          <w:marLeft w:val="0"/>
                          <w:marRight w:val="0"/>
                          <w:marTop w:val="0"/>
                          <w:marBottom w:val="0"/>
                          <w:divBdr>
                            <w:top w:val="none" w:sz="0" w:space="0" w:color="auto"/>
                            <w:left w:val="none" w:sz="0" w:space="0" w:color="auto"/>
                            <w:bottom w:val="none" w:sz="0" w:space="0" w:color="auto"/>
                            <w:right w:val="none" w:sz="0" w:space="0" w:color="auto"/>
                          </w:divBdr>
                        </w:div>
                        <w:div w:id="1212383058">
                          <w:marLeft w:val="0"/>
                          <w:marRight w:val="0"/>
                          <w:marTop w:val="0"/>
                          <w:marBottom w:val="0"/>
                          <w:divBdr>
                            <w:top w:val="none" w:sz="0" w:space="0" w:color="auto"/>
                            <w:left w:val="none" w:sz="0" w:space="0" w:color="auto"/>
                            <w:bottom w:val="none" w:sz="0" w:space="0" w:color="auto"/>
                            <w:right w:val="none" w:sz="0" w:space="0" w:color="auto"/>
                          </w:divBdr>
                        </w:div>
                        <w:div w:id="874536351">
                          <w:marLeft w:val="0"/>
                          <w:marRight w:val="0"/>
                          <w:marTop w:val="0"/>
                          <w:marBottom w:val="0"/>
                          <w:divBdr>
                            <w:top w:val="none" w:sz="0" w:space="0" w:color="auto"/>
                            <w:left w:val="none" w:sz="0" w:space="0" w:color="auto"/>
                            <w:bottom w:val="none" w:sz="0" w:space="0" w:color="auto"/>
                            <w:right w:val="none" w:sz="0" w:space="0" w:color="auto"/>
                          </w:divBdr>
                          <w:divsChild>
                            <w:div w:id="620185131">
                              <w:marLeft w:val="0"/>
                              <w:marRight w:val="0"/>
                              <w:marTop w:val="0"/>
                              <w:marBottom w:val="0"/>
                              <w:divBdr>
                                <w:top w:val="none" w:sz="0" w:space="0" w:color="auto"/>
                                <w:left w:val="none" w:sz="0" w:space="0" w:color="auto"/>
                                <w:bottom w:val="none" w:sz="0" w:space="0" w:color="auto"/>
                                <w:right w:val="none" w:sz="0" w:space="0" w:color="auto"/>
                              </w:divBdr>
                            </w:div>
                            <w:div w:id="1844320031">
                              <w:marLeft w:val="0"/>
                              <w:marRight w:val="0"/>
                              <w:marTop w:val="0"/>
                              <w:marBottom w:val="0"/>
                              <w:divBdr>
                                <w:top w:val="none" w:sz="0" w:space="0" w:color="auto"/>
                                <w:left w:val="none" w:sz="0" w:space="0" w:color="auto"/>
                                <w:bottom w:val="none" w:sz="0" w:space="0" w:color="auto"/>
                                <w:right w:val="none" w:sz="0" w:space="0" w:color="auto"/>
                              </w:divBdr>
                              <w:divsChild>
                                <w:div w:id="8473295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34890106">
                                      <w:marLeft w:val="0"/>
                                      <w:marRight w:val="0"/>
                                      <w:marTop w:val="0"/>
                                      <w:marBottom w:val="0"/>
                                      <w:divBdr>
                                        <w:top w:val="none" w:sz="0" w:space="0" w:color="auto"/>
                                        <w:left w:val="none" w:sz="0" w:space="0" w:color="auto"/>
                                        <w:bottom w:val="none" w:sz="0" w:space="0" w:color="auto"/>
                                        <w:right w:val="none" w:sz="0" w:space="0" w:color="auto"/>
                                      </w:divBdr>
                                      <w:divsChild>
                                        <w:div w:id="187773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72721">
                              <w:marLeft w:val="0"/>
                              <w:marRight w:val="0"/>
                              <w:marTop w:val="0"/>
                              <w:marBottom w:val="0"/>
                              <w:divBdr>
                                <w:top w:val="none" w:sz="0" w:space="0" w:color="auto"/>
                                <w:left w:val="none" w:sz="0" w:space="0" w:color="auto"/>
                                <w:bottom w:val="none" w:sz="0" w:space="0" w:color="auto"/>
                                <w:right w:val="none" w:sz="0" w:space="0" w:color="auto"/>
                              </w:divBdr>
                            </w:div>
                            <w:div w:id="237325017">
                              <w:marLeft w:val="0"/>
                              <w:marRight w:val="0"/>
                              <w:marTop w:val="0"/>
                              <w:marBottom w:val="0"/>
                              <w:divBdr>
                                <w:top w:val="none" w:sz="0" w:space="0" w:color="auto"/>
                                <w:left w:val="none" w:sz="0" w:space="0" w:color="auto"/>
                                <w:bottom w:val="none" w:sz="0" w:space="0" w:color="auto"/>
                                <w:right w:val="none" w:sz="0" w:space="0" w:color="auto"/>
                              </w:divBdr>
                              <w:divsChild>
                                <w:div w:id="17195479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56013674">
                                      <w:marLeft w:val="0"/>
                                      <w:marRight w:val="0"/>
                                      <w:marTop w:val="0"/>
                                      <w:marBottom w:val="0"/>
                                      <w:divBdr>
                                        <w:top w:val="none" w:sz="0" w:space="0" w:color="auto"/>
                                        <w:left w:val="none" w:sz="0" w:space="0" w:color="auto"/>
                                        <w:bottom w:val="none" w:sz="0" w:space="0" w:color="auto"/>
                                        <w:right w:val="none" w:sz="0" w:space="0" w:color="auto"/>
                                      </w:divBdr>
                                      <w:divsChild>
                                        <w:div w:id="193713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9716">
                              <w:marLeft w:val="0"/>
                              <w:marRight w:val="0"/>
                              <w:marTop w:val="0"/>
                              <w:marBottom w:val="0"/>
                              <w:divBdr>
                                <w:top w:val="none" w:sz="0" w:space="0" w:color="auto"/>
                                <w:left w:val="none" w:sz="0" w:space="0" w:color="auto"/>
                                <w:bottom w:val="none" w:sz="0" w:space="0" w:color="auto"/>
                                <w:right w:val="none" w:sz="0" w:space="0" w:color="auto"/>
                              </w:divBdr>
                            </w:div>
                          </w:divsChild>
                        </w:div>
                        <w:div w:id="63530078">
                          <w:marLeft w:val="0"/>
                          <w:marRight w:val="0"/>
                          <w:marTop w:val="0"/>
                          <w:marBottom w:val="0"/>
                          <w:divBdr>
                            <w:top w:val="none" w:sz="0" w:space="0" w:color="auto"/>
                            <w:left w:val="none" w:sz="0" w:space="0" w:color="auto"/>
                            <w:bottom w:val="none" w:sz="0" w:space="0" w:color="auto"/>
                            <w:right w:val="none" w:sz="0" w:space="0" w:color="auto"/>
                          </w:divBdr>
                          <w:divsChild>
                            <w:div w:id="1235311793">
                              <w:marLeft w:val="0"/>
                              <w:marRight w:val="0"/>
                              <w:marTop w:val="0"/>
                              <w:marBottom w:val="0"/>
                              <w:divBdr>
                                <w:top w:val="none" w:sz="0" w:space="0" w:color="auto"/>
                                <w:left w:val="none" w:sz="0" w:space="0" w:color="auto"/>
                                <w:bottom w:val="none" w:sz="0" w:space="0" w:color="auto"/>
                                <w:right w:val="none" w:sz="0" w:space="0" w:color="auto"/>
                              </w:divBdr>
                            </w:div>
                            <w:div w:id="1642728168">
                              <w:marLeft w:val="0"/>
                              <w:marRight w:val="0"/>
                              <w:marTop w:val="0"/>
                              <w:marBottom w:val="0"/>
                              <w:divBdr>
                                <w:top w:val="none" w:sz="0" w:space="0" w:color="auto"/>
                                <w:left w:val="none" w:sz="0" w:space="0" w:color="auto"/>
                                <w:bottom w:val="none" w:sz="0" w:space="0" w:color="auto"/>
                                <w:right w:val="none" w:sz="0" w:space="0" w:color="auto"/>
                              </w:divBdr>
                              <w:divsChild>
                                <w:div w:id="17368527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975570693">
                                      <w:marLeft w:val="0"/>
                                      <w:marRight w:val="0"/>
                                      <w:marTop w:val="0"/>
                                      <w:marBottom w:val="0"/>
                                      <w:divBdr>
                                        <w:top w:val="none" w:sz="0" w:space="0" w:color="auto"/>
                                        <w:left w:val="none" w:sz="0" w:space="0" w:color="auto"/>
                                        <w:bottom w:val="none" w:sz="0" w:space="0" w:color="auto"/>
                                        <w:right w:val="none" w:sz="0" w:space="0" w:color="auto"/>
                                      </w:divBdr>
                                      <w:divsChild>
                                        <w:div w:id="678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172338">
                          <w:marLeft w:val="0"/>
                          <w:marRight w:val="0"/>
                          <w:marTop w:val="0"/>
                          <w:marBottom w:val="0"/>
                          <w:divBdr>
                            <w:top w:val="none" w:sz="0" w:space="0" w:color="auto"/>
                            <w:left w:val="none" w:sz="0" w:space="0" w:color="auto"/>
                            <w:bottom w:val="none" w:sz="0" w:space="0" w:color="auto"/>
                            <w:right w:val="none" w:sz="0" w:space="0" w:color="auto"/>
                          </w:divBdr>
                          <w:divsChild>
                            <w:div w:id="212500127">
                              <w:marLeft w:val="0"/>
                              <w:marRight w:val="0"/>
                              <w:marTop w:val="0"/>
                              <w:marBottom w:val="0"/>
                              <w:divBdr>
                                <w:top w:val="none" w:sz="0" w:space="0" w:color="auto"/>
                                <w:left w:val="none" w:sz="0" w:space="0" w:color="auto"/>
                                <w:bottom w:val="none" w:sz="0" w:space="0" w:color="auto"/>
                                <w:right w:val="none" w:sz="0" w:space="0" w:color="auto"/>
                              </w:divBdr>
                            </w:div>
                            <w:div w:id="1175337804">
                              <w:marLeft w:val="0"/>
                              <w:marRight w:val="0"/>
                              <w:marTop w:val="0"/>
                              <w:marBottom w:val="0"/>
                              <w:divBdr>
                                <w:top w:val="none" w:sz="0" w:space="0" w:color="auto"/>
                                <w:left w:val="none" w:sz="0" w:space="0" w:color="auto"/>
                                <w:bottom w:val="none" w:sz="0" w:space="0" w:color="auto"/>
                                <w:right w:val="none" w:sz="0" w:space="0" w:color="auto"/>
                              </w:divBdr>
                              <w:divsChild>
                                <w:div w:id="2784192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5451060">
                                      <w:marLeft w:val="0"/>
                                      <w:marRight w:val="0"/>
                                      <w:marTop w:val="0"/>
                                      <w:marBottom w:val="300"/>
                                      <w:divBdr>
                                        <w:top w:val="none" w:sz="0" w:space="0" w:color="auto"/>
                                        <w:left w:val="none" w:sz="0" w:space="0" w:color="auto"/>
                                        <w:bottom w:val="none" w:sz="0" w:space="0" w:color="auto"/>
                                        <w:right w:val="none" w:sz="0" w:space="0" w:color="auto"/>
                                      </w:divBdr>
                                      <w:divsChild>
                                        <w:div w:id="1361785336">
                                          <w:marLeft w:val="0"/>
                                          <w:marRight w:val="0"/>
                                          <w:marTop w:val="0"/>
                                          <w:marBottom w:val="0"/>
                                          <w:divBdr>
                                            <w:top w:val="none" w:sz="0" w:space="0" w:color="auto"/>
                                            <w:left w:val="none" w:sz="0" w:space="0" w:color="auto"/>
                                            <w:bottom w:val="none" w:sz="0" w:space="0" w:color="auto"/>
                                            <w:right w:val="none" w:sz="0" w:space="0" w:color="auto"/>
                                          </w:divBdr>
                                        </w:div>
                                      </w:divsChild>
                                    </w:div>
                                    <w:div w:id="87079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4969">
                              <w:marLeft w:val="0"/>
                              <w:marRight w:val="0"/>
                              <w:marTop w:val="0"/>
                              <w:marBottom w:val="0"/>
                              <w:divBdr>
                                <w:top w:val="none" w:sz="0" w:space="0" w:color="auto"/>
                                <w:left w:val="none" w:sz="0" w:space="0" w:color="auto"/>
                                <w:bottom w:val="none" w:sz="0" w:space="0" w:color="auto"/>
                                <w:right w:val="none" w:sz="0" w:space="0" w:color="auto"/>
                              </w:divBdr>
                            </w:div>
                            <w:div w:id="2013331937">
                              <w:marLeft w:val="0"/>
                              <w:marRight w:val="0"/>
                              <w:marTop w:val="0"/>
                              <w:marBottom w:val="0"/>
                              <w:divBdr>
                                <w:top w:val="none" w:sz="0" w:space="0" w:color="auto"/>
                                <w:left w:val="none" w:sz="0" w:space="0" w:color="auto"/>
                                <w:bottom w:val="none" w:sz="0" w:space="0" w:color="auto"/>
                                <w:right w:val="none" w:sz="0" w:space="0" w:color="auto"/>
                              </w:divBdr>
                              <w:divsChild>
                                <w:div w:id="798914998">
                                  <w:marLeft w:val="0"/>
                                  <w:marRight w:val="0"/>
                                  <w:marTop w:val="0"/>
                                  <w:marBottom w:val="0"/>
                                  <w:divBdr>
                                    <w:top w:val="single" w:sz="6" w:space="15" w:color="E6E6E6"/>
                                    <w:left w:val="single" w:sz="6" w:space="15" w:color="E6E6E6"/>
                                    <w:bottom w:val="single" w:sz="6" w:space="15" w:color="E6E6E6"/>
                                    <w:right w:val="single" w:sz="6" w:space="15" w:color="E6E6E6"/>
                                  </w:divBdr>
                                  <w:divsChild>
                                    <w:div w:id="1184903503">
                                      <w:marLeft w:val="0"/>
                                      <w:marRight w:val="0"/>
                                      <w:marTop w:val="0"/>
                                      <w:marBottom w:val="0"/>
                                      <w:divBdr>
                                        <w:top w:val="none" w:sz="0" w:space="0" w:color="auto"/>
                                        <w:left w:val="none" w:sz="0" w:space="0" w:color="auto"/>
                                        <w:bottom w:val="none" w:sz="0" w:space="0" w:color="auto"/>
                                        <w:right w:val="none" w:sz="0" w:space="0" w:color="auto"/>
                                      </w:divBdr>
                                      <w:divsChild>
                                        <w:div w:id="79058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94632">
                              <w:marLeft w:val="0"/>
                              <w:marRight w:val="0"/>
                              <w:marTop w:val="0"/>
                              <w:marBottom w:val="0"/>
                              <w:divBdr>
                                <w:top w:val="none" w:sz="0" w:space="0" w:color="auto"/>
                                <w:left w:val="none" w:sz="0" w:space="0" w:color="auto"/>
                                <w:bottom w:val="none" w:sz="0" w:space="0" w:color="auto"/>
                                <w:right w:val="none" w:sz="0" w:space="0" w:color="auto"/>
                              </w:divBdr>
                            </w:div>
                            <w:div w:id="2105957995">
                              <w:marLeft w:val="0"/>
                              <w:marRight w:val="0"/>
                              <w:marTop w:val="0"/>
                              <w:marBottom w:val="0"/>
                              <w:divBdr>
                                <w:top w:val="none" w:sz="0" w:space="0" w:color="auto"/>
                                <w:left w:val="none" w:sz="0" w:space="0" w:color="auto"/>
                                <w:bottom w:val="none" w:sz="0" w:space="0" w:color="auto"/>
                                <w:right w:val="none" w:sz="0" w:space="0" w:color="auto"/>
                              </w:divBdr>
                              <w:divsChild>
                                <w:div w:id="5287635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0962890">
                                      <w:marLeft w:val="0"/>
                                      <w:marRight w:val="0"/>
                                      <w:marTop w:val="0"/>
                                      <w:marBottom w:val="0"/>
                                      <w:divBdr>
                                        <w:top w:val="none" w:sz="0" w:space="0" w:color="auto"/>
                                        <w:left w:val="none" w:sz="0" w:space="0" w:color="auto"/>
                                        <w:bottom w:val="none" w:sz="0" w:space="0" w:color="auto"/>
                                        <w:right w:val="none" w:sz="0" w:space="0" w:color="auto"/>
                                      </w:divBdr>
                                      <w:divsChild>
                                        <w:div w:id="11180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69872">
                              <w:marLeft w:val="0"/>
                              <w:marRight w:val="0"/>
                              <w:marTop w:val="450"/>
                              <w:marBottom w:val="450"/>
                              <w:divBdr>
                                <w:top w:val="none" w:sz="0" w:space="0" w:color="auto"/>
                                <w:left w:val="single" w:sz="24" w:space="0" w:color="6DB33F"/>
                                <w:bottom w:val="none" w:sz="0" w:space="0" w:color="auto"/>
                                <w:right w:val="none" w:sz="0" w:space="0" w:color="auto"/>
                              </w:divBdr>
                            </w:div>
                          </w:divsChild>
                        </w:div>
                        <w:div w:id="1842626385">
                          <w:marLeft w:val="0"/>
                          <w:marRight w:val="0"/>
                          <w:marTop w:val="0"/>
                          <w:marBottom w:val="0"/>
                          <w:divBdr>
                            <w:top w:val="none" w:sz="0" w:space="0" w:color="auto"/>
                            <w:left w:val="none" w:sz="0" w:space="0" w:color="auto"/>
                            <w:bottom w:val="none" w:sz="0" w:space="0" w:color="auto"/>
                            <w:right w:val="none" w:sz="0" w:space="0" w:color="auto"/>
                          </w:divBdr>
                          <w:divsChild>
                            <w:div w:id="842013914">
                              <w:marLeft w:val="0"/>
                              <w:marRight w:val="0"/>
                              <w:marTop w:val="0"/>
                              <w:marBottom w:val="0"/>
                              <w:divBdr>
                                <w:top w:val="none" w:sz="0" w:space="0" w:color="auto"/>
                                <w:left w:val="none" w:sz="0" w:space="0" w:color="auto"/>
                                <w:bottom w:val="none" w:sz="0" w:space="0" w:color="auto"/>
                                <w:right w:val="none" w:sz="0" w:space="0" w:color="auto"/>
                              </w:divBdr>
                            </w:div>
                            <w:div w:id="970282450">
                              <w:marLeft w:val="0"/>
                              <w:marRight w:val="0"/>
                              <w:marTop w:val="0"/>
                              <w:marBottom w:val="0"/>
                              <w:divBdr>
                                <w:top w:val="none" w:sz="0" w:space="0" w:color="auto"/>
                                <w:left w:val="none" w:sz="0" w:space="0" w:color="auto"/>
                                <w:bottom w:val="none" w:sz="0" w:space="0" w:color="auto"/>
                                <w:right w:val="none" w:sz="0" w:space="0" w:color="auto"/>
                              </w:divBdr>
                              <w:divsChild>
                                <w:div w:id="8193478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70320563">
                                      <w:marLeft w:val="0"/>
                                      <w:marRight w:val="0"/>
                                      <w:marTop w:val="0"/>
                                      <w:marBottom w:val="0"/>
                                      <w:divBdr>
                                        <w:top w:val="none" w:sz="0" w:space="0" w:color="auto"/>
                                        <w:left w:val="none" w:sz="0" w:space="0" w:color="auto"/>
                                        <w:bottom w:val="none" w:sz="0" w:space="0" w:color="auto"/>
                                        <w:right w:val="none" w:sz="0" w:space="0" w:color="auto"/>
                                      </w:divBdr>
                                      <w:divsChild>
                                        <w:div w:id="17201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650568">
                      <w:marLeft w:val="0"/>
                      <w:marRight w:val="0"/>
                      <w:marTop w:val="0"/>
                      <w:marBottom w:val="0"/>
                      <w:divBdr>
                        <w:top w:val="none" w:sz="0" w:space="0" w:color="auto"/>
                        <w:left w:val="none" w:sz="0" w:space="0" w:color="auto"/>
                        <w:bottom w:val="none" w:sz="0" w:space="0" w:color="auto"/>
                        <w:right w:val="none" w:sz="0" w:space="0" w:color="auto"/>
                      </w:divBdr>
                      <w:divsChild>
                        <w:div w:id="1057364560">
                          <w:marLeft w:val="0"/>
                          <w:marRight w:val="0"/>
                          <w:marTop w:val="0"/>
                          <w:marBottom w:val="0"/>
                          <w:divBdr>
                            <w:top w:val="none" w:sz="0" w:space="0" w:color="auto"/>
                            <w:left w:val="none" w:sz="0" w:space="0" w:color="auto"/>
                            <w:bottom w:val="none" w:sz="0" w:space="0" w:color="auto"/>
                            <w:right w:val="none" w:sz="0" w:space="0" w:color="auto"/>
                          </w:divBdr>
                        </w:div>
                        <w:div w:id="2044282702">
                          <w:marLeft w:val="0"/>
                          <w:marRight w:val="0"/>
                          <w:marTop w:val="0"/>
                          <w:marBottom w:val="0"/>
                          <w:divBdr>
                            <w:top w:val="none" w:sz="0" w:space="0" w:color="auto"/>
                            <w:left w:val="none" w:sz="0" w:space="0" w:color="auto"/>
                            <w:bottom w:val="none" w:sz="0" w:space="0" w:color="auto"/>
                            <w:right w:val="none" w:sz="0" w:space="0" w:color="auto"/>
                          </w:divBdr>
                        </w:div>
                        <w:div w:id="882448086">
                          <w:marLeft w:val="0"/>
                          <w:marRight w:val="0"/>
                          <w:marTop w:val="0"/>
                          <w:marBottom w:val="0"/>
                          <w:divBdr>
                            <w:top w:val="none" w:sz="0" w:space="0" w:color="auto"/>
                            <w:left w:val="none" w:sz="0" w:space="0" w:color="auto"/>
                            <w:bottom w:val="none" w:sz="0" w:space="0" w:color="auto"/>
                            <w:right w:val="none" w:sz="0" w:space="0" w:color="auto"/>
                          </w:divBdr>
                          <w:divsChild>
                            <w:div w:id="304048215">
                              <w:marLeft w:val="0"/>
                              <w:marRight w:val="0"/>
                              <w:marTop w:val="0"/>
                              <w:marBottom w:val="0"/>
                              <w:divBdr>
                                <w:top w:val="none" w:sz="0" w:space="0" w:color="auto"/>
                                <w:left w:val="none" w:sz="0" w:space="0" w:color="auto"/>
                                <w:bottom w:val="none" w:sz="0" w:space="0" w:color="auto"/>
                                <w:right w:val="none" w:sz="0" w:space="0" w:color="auto"/>
                              </w:divBdr>
                            </w:div>
                            <w:div w:id="363336443">
                              <w:marLeft w:val="0"/>
                              <w:marRight w:val="0"/>
                              <w:marTop w:val="0"/>
                              <w:marBottom w:val="0"/>
                              <w:divBdr>
                                <w:top w:val="none" w:sz="0" w:space="0" w:color="auto"/>
                                <w:left w:val="none" w:sz="0" w:space="0" w:color="auto"/>
                                <w:bottom w:val="none" w:sz="0" w:space="0" w:color="auto"/>
                                <w:right w:val="none" w:sz="0" w:space="0" w:color="auto"/>
                              </w:divBdr>
                              <w:divsChild>
                                <w:div w:id="15646334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6652106">
                                      <w:marLeft w:val="0"/>
                                      <w:marRight w:val="0"/>
                                      <w:marTop w:val="0"/>
                                      <w:marBottom w:val="0"/>
                                      <w:divBdr>
                                        <w:top w:val="none" w:sz="0" w:space="0" w:color="auto"/>
                                        <w:left w:val="none" w:sz="0" w:space="0" w:color="auto"/>
                                        <w:bottom w:val="none" w:sz="0" w:space="0" w:color="auto"/>
                                        <w:right w:val="none" w:sz="0" w:space="0" w:color="auto"/>
                                      </w:divBdr>
                                      <w:divsChild>
                                        <w:div w:id="18542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357067">
                              <w:marLeft w:val="0"/>
                              <w:marRight w:val="0"/>
                              <w:marTop w:val="0"/>
                              <w:marBottom w:val="0"/>
                              <w:divBdr>
                                <w:top w:val="none" w:sz="0" w:space="0" w:color="auto"/>
                                <w:left w:val="none" w:sz="0" w:space="0" w:color="auto"/>
                                <w:bottom w:val="none" w:sz="0" w:space="0" w:color="auto"/>
                                <w:right w:val="none" w:sz="0" w:space="0" w:color="auto"/>
                              </w:divBdr>
                            </w:div>
                            <w:div w:id="365520516">
                              <w:marLeft w:val="0"/>
                              <w:marRight w:val="0"/>
                              <w:marTop w:val="0"/>
                              <w:marBottom w:val="0"/>
                              <w:divBdr>
                                <w:top w:val="none" w:sz="0" w:space="0" w:color="auto"/>
                                <w:left w:val="none" w:sz="0" w:space="0" w:color="auto"/>
                                <w:bottom w:val="none" w:sz="0" w:space="0" w:color="auto"/>
                                <w:right w:val="none" w:sz="0" w:space="0" w:color="auto"/>
                              </w:divBdr>
                              <w:divsChild>
                                <w:div w:id="13569270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4467028">
                                      <w:marLeft w:val="0"/>
                                      <w:marRight w:val="0"/>
                                      <w:marTop w:val="0"/>
                                      <w:marBottom w:val="0"/>
                                      <w:divBdr>
                                        <w:top w:val="none" w:sz="0" w:space="0" w:color="auto"/>
                                        <w:left w:val="none" w:sz="0" w:space="0" w:color="auto"/>
                                        <w:bottom w:val="none" w:sz="0" w:space="0" w:color="auto"/>
                                        <w:right w:val="none" w:sz="0" w:space="0" w:color="auto"/>
                                      </w:divBdr>
                                      <w:divsChild>
                                        <w:div w:id="69692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167402">
                              <w:marLeft w:val="0"/>
                              <w:marRight w:val="0"/>
                              <w:marTop w:val="0"/>
                              <w:marBottom w:val="0"/>
                              <w:divBdr>
                                <w:top w:val="none" w:sz="0" w:space="0" w:color="auto"/>
                                <w:left w:val="none" w:sz="0" w:space="0" w:color="auto"/>
                                <w:bottom w:val="none" w:sz="0" w:space="0" w:color="auto"/>
                                <w:right w:val="none" w:sz="0" w:space="0" w:color="auto"/>
                              </w:divBdr>
                            </w:div>
                            <w:div w:id="1842961026">
                              <w:marLeft w:val="0"/>
                              <w:marRight w:val="0"/>
                              <w:marTop w:val="0"/>
                              <w:marBottom w:val="0"/>
                              <w:divBdr>
                                <w:top w:val="none" w:sz="0" w:space="0" w:color="auto"/>
                                <w:left w:val="none" w:sz="0" w:space="0" w:color="auto"/>
                                <w:bottom w:val="none" w:sz="0" w:space="0" w:color="auto"/>
                                <w:right w:val="none" w:sz="0" w:space="0" w:color="auto"/>
                              </w:divBdr>
                              <w:divsChild>
                                <w:div w:id="10144606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8283295">
                                      <w:marLeft w:val="0"/>
                                      <w:marRight w:val="0"/>
                                      <w:marTop w:val="0"/>
                                      <w:marBottom w:val="0"/>
                                      <w:divBdr>
                                        <w:top w:val="none" w:sz="0" w:space="0" w:color="auto"/>
                                        <w:left w:val="none" w:sz="0" w:space="0" w:color="auto"/>
                                        <w:bottom w:val="none" w:sz="0" w:space="0" w:color="auto"/>
                                        <w:right w:val="none" w:sz="0" w:space="0" w:color="auto"/>
                                      </w:divBdr>
                                      <w:divsChild>
                                        <w:div w:id="16080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496101">
                              <w:marLeft w:val="0"/>
                              <w:marRight w:val="0"/>
                              <w:marTop w:val="0"/>
                              <w:marBottom w:val="0"/>
                              <w:divBdr>
                                <w:top w:val="none" w:sz="0" w:space="0" w:color="auto"/>
                                <w:left w:val="none" w:sz="0" w:space="0" w:color="auto"/>
                                <w:bottom w:val="none" w:sz="0" w:space="0" w:color="auto"/>
                                <w:right w:val="none" w:sz="0" w:space="0" w:color="auto"/>
                              </w:divBdr>
                            </w:div>
                            <w:div w:id="1561673521">
                              <w:marLeft w:val="0"/>
                              <w:marRight w:val="0"/>
                              <w:marTop w:val="0"/>
                              <w:marBottom w:val="0"/>
                              <w:divBdr>
                                <w:top w:val="none" w:sz="0" w:space="0" w:color="auto"/>
                                <w:left w:val="none" w:sz="0" w:space="0" w:color="auto"/>
                                <w:bottom w:val="none" w:sz="0" w:space="0" w:color="auto"/>
                                <w:right w:val="none" w:sz="0" w:space="0" w:color="auto"/>
                              </w:divBdr>
                              <w:divsChild>
                                <w:div w:id="12463787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3761575">
                                      <w:marLeft w:val="0"/>
                                      <w:marRight w:val="0"/>
                                      <w:marTop w:val="0"/>
                                      <w:marBottom w:val="0"/>
                                      <w:divBdr>
                                        <w:top w:val="none" w:sz="0" w:space="0" w:color="auto"/>
                                        <w:left w:val="none" w:sz="0" w:space="0" w:color="auto"/>
                                        <w:bottom w:val="none" w:sz="0" w:space="0" w:color="auto"/>
                                        <w:right w:val="none" w:sz="0" w:space="0" w:color="auto"/>
                                      </w:divBdr>
                                      <w:divsChild>
                                        <w:div w:id="21145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028427">
                              <w:marLeft w:val="0"/>
                              <w:marRight w:val="0"/>
                              <w:marTop w:val="0"/>
                              <w:marBottom w:val="0"/>
                              <w:divBdr>
                                <w:top w:val="none" w:sz="0" w:space="0" w:color="auto"/>
                                <w:left w:val="none" w:sz="0" w:space="0" w:color="auto"/>
                                <w:bottom w:val="none" w:sz="0" w:space="0" w:color="auto"/>
                                <w:right w:val="none" w:sz="0" w:space="0" w:color="auto"/>
                              </w:divBdr>
                            </w:div>
                            <w:div w:id="517545010">
                              <w:marLeft w:val="0"/>
                              <w:marRight w:val="0"/>
                              <w:marTop w:val="450"/>
                              <w:marBottom w:val="450"/>
                              <w:divBdr>
                                <w:top w:val="none" w:sz="0" w:space="0" w:color="auto"/>
                                <w:left w:val="single" w:sz="24" w:space="0" w:color="6DB33F"/>
                                <w:bottom w:val="none" w:sz="0" w:space="0" w:color="auto"/>
                                <w:right w:val="none" w:sz="0" w:space="0" w:color="auto"/>
                              </w:divBdr>
                            </w:div>
                          </w:divsChild>
                        </w:div>
                        <w:div w:id="1547640350">
                          <w:marLeft w:val="0"/>
                          <w:marRight w:val="0"/>
                          <w:marTop w:val="0"/>
                          <w:marBottom w:val="0"/>
                          <w:divBdr>
                            <w:top w:val="none" w:sz="0" w:space="0" w:color="auto"/>
                            <w:left w:val="none" w:sz="0" w:space="0" w:color="auto"/>
                            <w:bottom w:val="none" w:sz="0" w:space="0" w:color="auto"/>
                            <w:right w:val="none" w:sz="0" w:space="0" w:color="auto"/>
                          </w:divBdr>
                          <w:divsChild>
                            <w:div w:id="620261382">
                              <w:marLeft w:val="0"/>
                              <w:marRight w:val="0"/>
                              <w:marTop w:val="0"/>
                              <w:marBottom w:val="0"/>
                              <w:divBdr>
                                <w:top w:val="none" w:sz="0" w:space="0" w:color="auto"/>
                                <w:left w:val="none" w:sz="0" w:space="0" w:color="auto"/>
                                <w:bottom w:val="none" w:sz="0" w:space="0" w:color="auto"/>
                                <w:right w:val="none" w:sz="0" w:space="0" w:color="auto"/>
                              </w:divBdr>
                            </w:div>
                            <w:div w:id="977492287">
                              <w:marLeft w:val="0"/>
                              <w:marRight w:val="0"/>
                              <w:marTop w:val="0"/>
                              <w:marBottom w:val="0"/>
                              <w:divBdr>
                                <w:top w:val="none" w:sz="0" w:space="0" w:color="auto"/>
                                <w:left w:val="none" w:sz="0" w:space="0" w:color="auto"/>
                                <w:bottom w:val="none" w:sz="0" w:space="0" w:color="auto"/>
                                <w:right w:val="none" w:sz="0" w:space="0" w:color="auto"/>
                              </w:divBdr>
                              <w:divsChild>
                                <w:div w:id="18161418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4911487">
                                      <w:marLeft w:val="0"/>
                                      <w:marRight w:val="0"/>
                                      <w:marTop w:val="0"/>
                                      <w:marBottom w:val="0"/>
                                      <w:divBdr>
                                        <w:top w:val="none" w:sz="0" w:space="0" w:color="auto"/>
                                        <w:left w:val="none" w:sz="0" w:space="0" w:color="auto"/>
                                        <w:bottom w:val="none" w:sz="0" w:space="0" w:color="auto"/>
                                        <w:right w:val="none" w:sz="0" w:space="0" w:color="auto"/>
                                      </w:divBdr>
                                      <w:divsChild>
                                        <w:div w:id="11750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2925">
                              <w:marLeft w:val="0"/>
                              <w:marRight w:val="0"/>
                              <w:marTop w:val="0"/>
                              <w:marBottom w:val="0"/>
                              <w:divBdr>
                                <w:top w:val="none" w:sz="0" w:space="0" w:color="auto"/>
                                <w:left w:val="none" w:sz="0" w:space="0" w:color="auto"/>
                                <w:bottom w:val="none" w:sz="0" w:space="0" w:color="auto"/>
                                <w:right w:val="none" w:sz="0" w:space="0" w:color="auto"/>
                              </w:divBdr>
                            </w:div>
                          </w:divsChild>
                        </w:div>
                        <w:div w:id="425806873">
                          <w:marLeft w:val="0"/>
                          <w:marRight w:val="0"/>
                          <w:marTop w:val="0"/>
                          <w:marBottom w:val="0"/>
                          <w:divBdr>
                            <w:top w:val="none" w:sz="0" w:space="0" w:color="auto"/>
                            <w:left w:val="none" w:sz="0" w:space="0" w:color="auto"/>
                            <w:bottom w:val="none" w:sz="0" w:space="0" w:color="auto"/>
                            <w:right w:val="none" w:sz="0" w:space="0" w:color="auto"/>
                          </w:divBdr>
                          <w:divsChild>
                            <w:div w:id="1811048828">
                              <w:marLeft w:val="0"/>
                              <w:marRight w:val="0"/>
                              <w:marTop w:val="0"/>
                              <w:marBottom w:val="0"/>
                              <w:divBdr>
                                <w:top w:val="none" w:sz="0" w:space="0" w:color="auto"/>
                                <w:left w:val="none" w:sz="0" w:space="0" w:color="auto"/>
                                <w:bottom w:val="none" w:sz="0" w:space="0" w:color="auto"/>
                                <w:right w:val="none" w:sz="0" w:space="0" w:color="auto"/>
                              </w:divBdr>
                            </w:div>
                            <w:div w:id="1814984118">
                              <w:marLeft w:val="0"/>
                              <w:marRight w:val="0"/>
                              <w:marTop w:val="0"/>
                              <w:marBottom w:val="0"/>
                              <w:divBdr>
                                <w:top w:val="none" w:sz="0" w:space="0" w:color="auto"/>
                                <w:left w:val="none" w:sz="0" w:space="0" w:color="auto"/>
                                <w:bottom w:val="none" w:sz="0" w:space="0" w:color="auto"/>
                                <w:right w:val="none" w:sz="0" w:space="0" w:color="auto"/>
                              </w:divBdr>
                            </w:div>
                            <w:div w:id="46072596">
                              <w:marLeft w:val="0"/>
                              <w:marRight w:val="0"/>
                              <w:marTop w:val="0"/>
                              <w:marBottom w:val="0"/>
                              <w:divBdr>
                                <w:top w:val="none" w:sz="0" w:space="0" w:color="auto"/>
                                <w:left w:val="none" w:sz="0" w:space="0" w:color="auto"/>
                                <w:bottom w:val="none" w:sz="0" w:space="0" w:color="auto"/>
                                <w:right w:val="none" w:sz="0" w:space="0" w:color="auto"/>
                              </w:divBdr>
                            </w:div>
                            <w:div w:id="604390019">
                              <w:marLeft w:val="0"/>
                              <w:marRight w:val="0"/>
                              <w:marTop w:val="0"/>
                              <w:marBottom w:val="0"/>
                              <w:divBdr>
                                <w:top w:val="none" w:sz="0" w:space="0" w:color="auto"/>
                                <w:left w:val="none" w:sz="0" w:space="0" w:color="auto"/>
                                <w:bottom w:val="none" w:sz="0" w:space="0" w:color="auto"/>
                                <w:right w:val="none" w:sz="0" w:space="0" w:color="auto"/>
                              </w:divBdr>
                            </w:div>
                            <w:div w:id="753160423">
                              <w:marLeft w:val="0"/>
                              <w:marRight w:val="0"/>
                              <w:marTop w:val="0"/>
                              <w:marBottom w:val="0"/>
                              <w:divBdr>
                                <w:top w:val="none" w:sz="0" w:space="0" w:color="auto"/>
                                <w:left w:val="none" w:sz="0" w:space="0" w:color="auto"/>
                                <w:bottom w:val="none" w:sz="0" w:space="0" w:color="auto"/>
                                <w:right w:val="none" w:sz="0" w:space="0" w:color="auto"/>
                              </w:divBdr>
                              <w:divsChild>
                                <w:div w:id="12621776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19641343">
                                      <w:marLeft w:val="0"/>
                                      <w:marRight w:val="0"/>
                                      <w:marTop w:val="0"/>
                                      <w:marBottom w:val="0"/>
                                      <w:divBdr>
                                        <w:top w:val="none" w:sz="0" w:space="0" w:color="auto"/>
                                        <w:left w:val="none" w:sz="0" w:space="0" w:color="auto"/>
                                        <w:bottom w:val="none" w:sz="0" w:space="0" w:color="auto"/>
                                        <w:right w:val="none" w:sz="0" w:space="0" w:color="auto"/>
                                      </w:divBdr>
                                      <w:divsChild>
                                        <w:div w:id="8217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11169">
                              <w:marLeft w:val="0"/>
                              <w:marRight w:val="0"/>
                              <w:marTop w:val="450"/>
                              <w:marBottom w:val="450"/>
                              <w:divBdr>
                                <w:top w:val="none" w:sz="0" w:space="0" w:color="auto"/>
                                <w:left w:val="single" w:sz="24" w:space="0" w:color="6DB33F"/>
                                <w:bottom w:val="none" w:sz="0" w:space="0" w:color="auto"/>
                                <w:right w:val="none" w:sz="0" w:space="0" w:color="auto"/>
                              </w:divBdr>
                              <w:divsChild>
                                <w:div w:id="1005400203">
                                  <w:marLeft w:val="0"/>
                                  <w:marRight w:val="0"/>
                                  <w:marTop w:val="0"/>
                                  <w:marBottom w:val="0"/>
                                  <w:divBdr>
                                    <w:top w:val="none" w:sz="0" w:space="0" w:color="auto"/>
                                    <w:left w:val="none" w:sz="0" w:space="0" w:color="auto"/>
                                    <w:bottom w:val="none" w:sz="0" w:space="0" w:color="auto"/>
                                    <w:right w:val="none" w:sz="0" w:space="0" w:color="auto"/>
                                  </w:divBdr>
                                </w:div>
                                <w:div w:id="1708336844">
                                  <w:marLeft w:val="0"/>
                                  <w:marRight w:val="0"/>
                                  <w:marTop w:val="0"/>
                                  <w:marBottom w:val="0"/>
                                  <w:divBdr>
                                    <w:top w:val="none" w:sz="0" w:space="0" w:color="auto"/>
                                    <w:left w:val="none" w:sz="0" w:space="0" w:color="auto"/>
                                    <w:bottom w:val="none" w:sz="0" w:space="0" w:color="auto"/>
                                    <w:right w:val="none" w:sz="0" w:space="0" w:color="auto"/>
                                  </w:divBdr>
                                </w:div>
                                <w:div w:id="2056388621">
                                  <w:marLeft w:val="0"/>
                                  <w:marRight w:val="0"/>
                                  <w:marTop w:val="0"/>
                                  <w:marBottom w:val="0"/>
                                  <w:divBdr>
                                    <w:top w:val="none" w:sz="0" w:space="0" w:color="auto"/>
                                    <w:left w:val="none" w:sz="0" w:space="0" w:color="auto"/>
                                    <w:bottom w:val="none" w:sz="0" w:space="0" w:color="auto"/>
                                    <w:right w:val="none" w:sz="0" w:space="0" w:color="auto"/>
                                  </w:divBdr>
                                </w:div>
                                <w:div w:id="864058442">
                                  <w:marLeft w:val="0"/>
                                  <w:marRight w:val="0"/>
                                  <w:marTop w:val="0"/>
                                  <w:marBottom w:val="0"/>
                                  <w:divBdr>
                                    <w:top w:val="none" w:sz="0" w:space="0" w:color="auto"/>
                                    <w:left w:val="none" w:sz="0" w:space="0" w:color="auto"/>
                                    <w:bottom w:val="none" w:sz="0" w:space="0" w:color="auto"/>
                                    <w:right w:val="none" w:sz="0" w:space="0" w:color="auto"/>
                                  </w:divBdr>
                                  <w:divsChild>
                                    <w:div w:id="161790953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6453369">
                                          <w:marLeft w:val="0"/>
                                          <w:marRight w:val="0"/>
                                          <w:marTop w:val="0"/>
                                          <w:marBottom w:val="0"/>
                                          <w:divBdr>
                                            <w:top w:val="none" w:sz="0" w:space="0" w:color="auto"/>
                                            <w:left w:val="none" w:sz="0" w:space="0" w:color="auto"/>
                                            <w:bottom w:val="none" w:sz="0" w:space="0" w:color="auto"/>
                                            <w:right w:val="none" w:sz="0" w:space="0" w:color="auto"/>
                                          </w:divBdr>
                                          <w:divsChild>
                                            <w:div w:id="20505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034400">
                                  <w:marLeft w:val="0"/>
                                  <w:marRight w:val="0"/>
                                  <w:marTop w:val="0"/>
                                  <w:marBottom w:val="0"/>
                                  <w:divBdr>
                                    <w:top w:val="none" w:sz="0" w:space="0" w:color="auto"/>
                                    <w:left w:val="none" w:sz="0" w:space="0" w:color="auto"/>
                                    <w:bottom w:val="none" w:sz="0" w:space="0" w:color="auto"/>
                                    <w:right w:val="none" w:sz="0" w:space="0" w:color="auto"/>
                                  </w:divBdr>
                                </w:div>
                              </w:divsChild>
                            </w:div>
                            <w:div w:id="1012103317">
                              <w:marLeft w:val="0"/>
                              <w:marRight w:val="0"/>
                              <w:marTop w:val="0"/>
                              <w:marBottom w:val="0"/>
                              <w:divBdr>
                                <w:top w:val="none" w:sz="0" w:space="0" w:color="auto"/>
                                <w:left w:val="none" w:sz="0" w:space="0" w:color="auto"/>
                                <w:bottom w:val="none" w:sz="0" w:space="0" w:color="auto"/>
                                <w:right w:val="none" w:sz="0" w:space="0" w:color="auto"/>
                              </w:divBdr>
                            </w:div>
                            <w:div w:id="128087509">
                              <w:marLeft w:val="0"/>
                              <w:marRight w:val="0"/>
                              <w:marTop w:val="0"/>
                              <w:marBottom w:val="0"/>
                              <w:divBdr>
                                <w:top w:val="none" w:sz="0" w:space="0" w:color="auto"/>
                                <w:left w:val="none" w:sz="0" w:space="0" w:color="auto"/>
                                <w:bottom w:val="none" w:sz="0" w:space="0" w:color="auto"/>
                                <w:right w:val="none" w:sz="0" w:space="0" w:color="auto"/>
                              </w:divBdr>
                              <w:divsChild>
                                <w:div w:id="934024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22029931">
                                      <w:marLeft w:val="0"/>
                                      <w:marRight w:val="0"/>
                                      <w:marTop w:val="0"/>
                                      <w:marBottom w:val="0"/>
                                      <w:divBdr>
                                        <w:top w:val="none" w:sz="0" w:space="0" w:color="auto"/>
                                        <w:left w:val="none" w:sz="0" w:space="0" w:color="auto"/>
                                        <w:bottom w:val="none" w:sz="0" w:space="0" w:color="auto"/>
                                        <w:right w:val="none" w:sz="0" w:space="0" w:color="auto"/>
                                      </w:divBdr>
                                      <w:divsChild>
                                        <w:div w:id="1633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8728">
                              <w:marLeft w:val="0"/>
                              <w:marRight w:val="0"/>
                              <w:marTop w:val="450"/>
                              <w:marBottom w:val="450"/>
                              <w:divBdr>
                                <w:top w:val="none" w:sz="0" w:space="0" w:color="auto"/>
                                <w:left w:val="single" w:sz="24" w:space="0" w:color="6DB33F"/>
                                <w:bottom w:val="none" w:sz="0" w:space="0" w:color="auto"/>
                                <w:right w:val="none" w:sz="0" w:space="0" w:color="auto"/>
                              </w:divBdr>
                            </w:div>
                          </w:divsChild>
                        </w:div>
                        <w:div w:id="1251424606">
                          <w:marLeft w:val="0"/>
                          <w:marRight w:val="0"/>
                          <w:marTop w:val="0"/>
                          <w:marBottom w:val="0"/>
                          <w:divBdr>
                            <w:top w:val="none" w:sz="0" w:space="0" w:color="auto"/>
                            <w:left w:val="none" w:sz="0" w:space="0" w:color="auto"/>
                            <w:bottom w:val="none" w:sz="0" w:space="0" w:color="auto"/>
                            <w:right w:val="none" w:sz="0" w:space="0" w:color="auto"/>
                          </w:divBdr>
                          <w:divsChild>
                            <w:div w:id="2009939531">
                              <w:marLeft w:val="0"/>
                              <w:marRight w:val="0"/>
                              <w:marTop w:val="0"/>
                              <w:marBottom w:val="0"/>
                              <w:divBdr>
                                <w:top w:val="none" w:sz="0" w:space="0" w:color="auto"/>
                                <w:left w:val="none" w:sz="0" w:space="0" w:color="auto"/>
                                <w:bottom w:val="none" w:sz="0" w:space="0" w:color="auto"/>
                                <w:right w:val="none" w:sz="0" w:space="0" w:color="auto"/>
                              </w:divBdr>
                            </w:div>
                            <w:div w:id="1866282494">
                              <w:marLeft w:val="0"/>
                              <w:marRight w:val="0"/>
                              <w:marTop w:val="0"/>
                              <w:marBottom w:val="0"/>
                              <w:divBdr>
                                <w:top w:val="none" w:sz="0" w:space="0" w:color="auto"/>
                                <w:left w:val="none" w:sz="0" w:space="0" w:color="auto"/>
                                <w:bottom w:val="none" w:sz="0" w:space="0" w:color="auto"/>
                                <w:right w:val="none" w:sz="0" w:space="0" w:color="auto"/>
                              </w:divBdr>
                              <w:divsChild>
                                <w:div w:id="1558592552">
                                  <w:marLeft w:val="0"/>
                                  <w:marRight w:val="0"/>
                                  <w:marTop w:val="0"/>
                                  <w:marBottom w:val="0"/>
                                  <w:divBdr>
                                    <w:top w:val="none" w:sz="0" w:space="0" w:color="auto"/>
                                    <w:left w:val="none" w:sz="0" w:space="0" w:color="auto"/>
                                    <w:bottom w:val="none" w:sz="0" w:space="0" w:color="auto"/>
                                    <w:right w:val="none" w:sz="0" w:space="0" w:color="auto"/>
                                  </w:divBdr>
                                </w:div>
                                <w:div w:id="1543323777">
                                  <w:marLeft w:val="0"/>
                                  <w:marRight w:val="0"/>
                                  <w:marTop w:val="0"/>
                                  <w:marBottom w:val="0"/>
                                  <w:divBdr>
                                    <w:top w:val="none" w:sz="0" w:space="0" w:color="auto"/>
                                    <w:left w:val="none" w:sz="0" w:space="0" w:color="auto"/>
                                    <w:bottom w:val="none" w:sz="0" w:space="0" w:color="auto"/>
                                    <w:right w:val="none" w:sz="0" w:space="0" w:color="auto"/>
                                  </w:divBdr>
                                </w:div>
                                <w:div w:id="1839342110">
                                  <w:marLeft w:val="0"/>
                                  <w:marRight w:val="0"/>
                                  <w:marTop w:val="0"/>
                                  <w:marBottom w:val="0"/>
                                  <w:divBdr>
                                    <w:top w:val="none" w:sz="0" w:space="0" w:color="auto"/>
                                    <w:left w:val="none" w:sz="0" w:space="0" w:color="auto"/>
                                    <w:bottom w:val="none" w:sz="0" w:space="0" w:color="auto"/>
                                    <w:right w:val="none" w:sz="0" w:space="0" w:color="auto"/>
                                  </w:divBdr>
                                  <w:divsChild>
                                    <w:div w:id="7789091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539899856">
                                          <w:marLeft w:val="0"/>
                                          <w:marRight w:val="0"/>
                                          <w:marTop w:val="0"/>
                                          <w:marBottom w:val="0"/>
                                          <w:divBdr>
                                            <w:top w:val="none" w:sz="0" w:space="0" w:color="auto"/>
                                            <w:left w:val="none" w:sz="0" w:space="0" w:color="auto"/>
                                            <w:bottom w:val="none" w:sz="0" w:space="0" w:color="auto"/>
                                            <w:right w:val="none" w:sz="0" w:space="0" w:color="auto"/>
                                          </w:divBdr>
                                          <w:divsChild>
                                            <w:div w:id="10634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37940">
                              <w:marLeft w:val="0"/>
                              <w:marRight w:val="0"/>
                              <w:marTop w:val="0"/>
                              <w:marBottom w:val="0"/>
                              <w:divBdr>
                                <w:top w:val="none" w:sz="0" w:space="0" w:color="auto"/>
                                <w:left w:val="none" w:sz="0" w:space="0" w:color="auto"/>
                                <w:bottom w:val="none" w:sz="0" w:space="0" w:color="auto"/>
                                <w:right w:val="none" w:sz="0" w:space="0" w:color="auto"/>
                              </w:divBdr>
                              <w:divsChild>
                                <w:div w:id="1851679197">
                                  <w:marLeft w:val="0"/>
                                  <w:marRight w:val="0"/>
                                  <w:marTop w:val="0"/>
                                  <w:marBottom w:val="0"/>
                                  <w:divBdr>
                                    <w:top w:val="none" w:sz="0" w:space="0" w:color="auto"/>
                                    <w:left w:val="none" w:sz="0" w:space="0" w:color="auto"/>
                                    <w:bottom w:val="none" w:sz="0" w:space="0" w:color="auto"/>
                                    <w:right w:val="none" w:sz="0" w:space="0" w:color="auto"/>
                                  </w:divBdr>
                                </w:div>
                                <w:div w:id="16740066">
                                  <w:marLeft w:val="0"/>
                                  <w:marRight w:val="0"/>
                                  <w:marTop w:val="0"/>
                                  <w:marBottom w:val="0"/>
                                  <w:divBdr>
                                    <w:top w:val="none" w:sz="0" w:space="0" w:color="auto"/>
                                    <w:left w:val="none" w:sz="0" w:space="0" w:color="auto"/>
                                    <w:bottom w:val="none" w:sz="0" w:space="0" w:color="auto"/>
                                    <w:right w:val="none" w:sz="0" w:space="0" w:color="auto"/>
                                  </w:divBdr>
                                </w:div>
                                <w:div w:id="1543635318">
                                  <w:marLeft w:val="0"/>
                                  <w:marRight w:val="0"/>
                                  <w:marTop w:val="0"/>
                                  <w:marBottom w:val="0"/>
                                  <w:divBdr>
                                    <w:top w:val="none" w:sz="0" w:space="0" w:color="auto"/>
                                    <w:left w:val="none" w:sz="0" w:space="0" w:color="auto"/>
                                    <w:bottom w:val="none" w:sz="0" w:space="0" w:color="auto"/>
                                    <w:right w:val="none" w:sz="0" w:space="0" w:color="auto"/>
                                  </w:divBdr>
                                  <w:divsChild>
                                    <w:div w:id="20657853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8035706">
                                          <w:marLeft w:val="0"/>
                                          <w:marRight w:val="0"/>
                                          <w:marTop w:val="0"/>
                                          <w:marBottom w:val="0"/>
                                          <w:divBdr>
                                            <w:top w:val="none" w:sz="0" w:space="0" w:color="auto"/>
                                            <w:left w:val="none" w:sz="0" w:space="0" w:color="auto"/>
                                            <w:bottom w:val="none" w:sz="0" w:space="0" w:color="auto"/>
                                            <w:right w:val="none" w:sz="0" w:space="0" w:color="auto"/>
                                          </w:divBdr>
                                          <w:divsChild>
                                            <w:div w:id="764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117645">
                          <w:marLeft w:val="0"/>
                          <w:marRight w:val="0"/>
                          <w:marTop w:val="0"/>
                          <w:marBottom w:val="0"/>
                          <w:divBdr>
                            <w:top w:val="none" w:sz="0" w:space="0" w:color="auto"/>
                            <w:left w:val="none" w:sz="0" w:space="0" w:color="auto"/>
                            <w:bottom w:val="none" w:sz="0" w:space="0" w:color="auto"/>
                            <w:right w:val="none" w:sz="0" w:space="0" w:color="auto"/>
                          </w:divBdr>
                          <w:divsChild>
                            <w:div w:id="1906867426">
                              <w:marLeft w:val="0"/>
                              <w:marRight w:val="0"/>
                              <w:marTop w:val="0"/>
                              <w:marBottom w:val="0"/>
                              <w:divBdr>
                                <w:top w:val="none" w:sz="0" w:space="0" w:color="auto"/>
                                <w:left w:val="none" w:sz="0" w:space="0" w:color="auto"/>
                                <w:bottom w:val="none" w:sz="0" w:space="0" w:color="auto"/>
                                <w:right w:val="none" w:sz="0" w:space="0" w:color="auto"/>
                              </w:divBdr>
                            </w:div>
                            <w:div w:id="2033605661">
                              <w:marLeft w:val="0"/>
                              <w:marRight w:val="0"/>
                              <w:marTop w:val="0"/>
                              <w:marBottom w:val="0"/>
                              <w:divBdr>
                                <w:top w:val="none" w:sz="0" w:space="0" w:color="auto"/>
                                <w:left w:val="none" w:sz="0" w:space="0" w:color="auto"/>
                                <w:bottom w:val="none" w:sz="0" w:space="0" w:color="auto"/>
                                <w:right w:val="none" w:sz="0" w:space="0" w:color="auto"/>
                              </w:divBdr>
                              <w:divsChild>
                                <w:div w:id="128480934">
                                  <w:marLeft w:val="0"/>
                                  <w:marRight w:val="0"/>
                                  <w:marTop w:val="0"/>
                                  <w:marBottom w:val="300"/>
                                  <w:divBdr>
                                    <w:top w:val="single" w:sz="6" w:space="15" w:color="E6E6E6"/>
                                    <w:left w:val="single" w:sz="6" w:space="15" w:color="E6E6E6"/>
                                    <w:bottom w:val="single" w:sz="6" w:space="15" w:color="E6E6E6"/>
                                    <w:right w:val="single" w:sz="6" w:space="15" w:color="E6E6E6"/>
                                  </w:divBdr>
                                  <w:divsChild>
                                    <w:div w:id="36857580">
                                      <w:marLeft w:val="0"/>
                                      <w:marRight w:val="0"/>
                                      <w:marTop w:val="0"/>
                                      <w:marBottom w:val="0"/>
                                      <w:divBdr>
                                        <w:top w:val="none" w:sz="0" w:space="0" w:color="auto"/>
                                        <w:left w:val="none" w:sz="0" w:space="0" w:color="auto"/>
                                        <w:bottom w:val="none" w:sz="0" w:space="0" w:color="auto"/>
                                        <w:right w:val="none" w:sz="0" w:space="0" w:color="auto"/>
                                      </w:divBdr>
                                      <w:divsChild>
                                        <w:div w:id="474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83765">
                          <w:marLeft w:val="0"/>
                          <w:marRight w:val="0"/>
                          <w:marTop w:val="0"/>
                          <w:marBottom w:val="0"/>
                          <w:divBdr>
                            <w:top w:val="none" w:sz="0" w:space="0" w:color="auto"/>
                            <w:left w:val="none" w:sz="0" w:space="0" w:color="auto"/>
                            <w:bottom w:val="none" w:sz="0" w:space="0" w:color="auto"/>
                            <w:right w:val="none" w:sz="0" w:space="0" w:color="auto"/>
                          </w:divBdr>
                          <w:divsChild>
                            <w:div w:id="2078816550">
                              <w:marLeft w:val="0"/>
                              <w:marRight w:val="0"/>
                              <w:marTop w:val="0"/>
                              <w:marBottom w:val="0"/>
                              <w:divBdr>
                                <w:top w:val="none" w:sz="0" w:space="0" w:color="auto"/>
                                <w:left w:val="none" w:sz="0" w:space="0" w:color="auto"/>
                                <w:bottom w:val="none" w:sz="0" w:space="0" w:color="auto"/>
                                <w:right w:val="none" w:sz="0" w:space="0" w:color="auto"/>
                              </w:divBdr>
                            </w:div>
                            <w:div w:id="905646814">
                              <w:marLeft w:val="0"/>
                              <w:marRight w:val="0"/>
                              <w:marTop w:val="0"/>
                              <w:marBottom w:val="0"/>
                              <w:divBdr>
                                <w:top w:val="none" w:sz="0" w:space="0" w:color="auto"/>
                                <w:left w:val="none" w:sz="0" w:space="0" w:color="auto"/>
                                <w:bottom w:val="none" w:sz="0" w:space="0" w:color="auto"/>
                                <w:right w:val="none" w:sz="0" w:space="0" w:color="auto"/>
                              </w:divBdr>
                              <w:divsChild>
                                <w:div w:id="14435688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496967711">
                                      <w:marLeft w:val="0"/>
                                      <w:marRight w:val="0"/>
                                      <w:marTop w:val="0"/>
                                      <w:marBottom w:val="0"/>
                                      <w:divBdr>
                                        <w:top w:val="none" w:sz="0" w:space="0" w:color="auto"/>
                                        <w:left w:val="none" w:sz="0" w:space="0" w:color="auto"/>
                                        <w:bottom w:val="none" w:sz="0" w:space="0" w:color="auto"/>
                                        <w:right w:val="none" w:sz="0" w:space="0" w:color="auto"/>
                                      </w:divBdr>
                                      <w:divsChild>
                                        <w:div w:id="23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621869">
                          <w:marLeft w:val="0"/>
                          <w:marRight w:val="0"/>
                          <w:marTop w:val="0"/>
                          <w:marBottom w:val="0"/>
                          <w:divBdr>
                            <w:top w:val="none" w:sz="0" w:space="0" w:color="auto"/>
                            <w:left w:val="none" w:sz="0" w:space="0" w:color="auto"/>
                            <w:bottom w:val="none" w:sz="0" w:space="0" w:color="auto"/>
                            <w:right w:val="none" w:sz="0" w:space="0" w:color="auto"/>
                          </w:divBdr>
                          <w:divsChild>
                            <w:div w:id="1734039710">
                              <w:marLeft w:val="0"/>
                              <w:marRight w:val="0"/>
                              <w:marTop w:val="0"/>
                              <w:marBottom w:val="0"/>
                              <w:divBdr>
                                <w:top w:val="none" w:sz="0" w:space="0" w:color="auto"/>
                                <w:left w:val="none" w:sz="0" w:space="0" w:color="auto"/>
                                <w:bottom w:val="none" w:sz="0" w:space="0" w:color="auto"/>
                                <w:right w:val="none" w:sz="0" w:space="0" w:color="auto"/>
                              </w:divBdr>
                            </w:div>
                            <w:div w:id="1520389163">
                              <w:marLeft w:val="0"/>
                              <w:marRight w:val="0"/>
                              <w:marTop w:val="0"/>
                              <w:marBottom w:val="0"/>
                              <w:divBdr>
                                <w:top w:val="none" w:sz="0" w:space="0" w:color="auto"/>
                                <w:left w:val="none" w:sz="0" w:space="0" w:color="auto"/>
                                <w:bottom w:val="none" w:sz="0" w:space="0" w:color="auto"/>
                                <w:right w:val="none" w:sz="0" w:space="0" w:color="auto"/>
                              </w:divBdr>
                            </w:div>
                            <w:div w:id="478500667">
                              <w:marLeft w:val="0"/>
                              <w:marRight w:val="0"/>
                              <w:marTop w:val="0"/>
                              <w:marBottom w:val="0"/>
                              <w:divBdr>
                                <w:top w:val="none" w:sz="0" w:space="0" w:color="auto"/>
                                <w:left w:val="none" w:sz="0" w:space="0" w:color="auto"/>
                                <w:bottom w:val="none" w:sz="0" w:space="0" w:color="auto"/>
                                <w:right w:val="none" w:sz="0" w:space="0" w:color="auto"/>
                              </w:divBdr>
                              <w:divsChild>
                                <w:div w:id="6178777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6111871">
                                      <w:marLeft w:val="0"/>
                                      <w:marRight w:val="0"/>
                                      <w:marTop w:val="0"/>
                                      <w:marBottom w:val="0"/>
                                      <w:divBdr>
                                        <w:top w:val="none" w:sz="0" w:space="0" w:color="auto"/>
                                        <w:left w:val="none" w:sz="0" w:space="0" w:color="auto"/>
                                        <w:bottom w:val="none" w:sz="0" w:space="0" w:color="auto"/>
                                        <w:right w:val="none" w:sz="0" w:space="0" w:color="auto"/>
                                      </w:divBdr>
                                      <w:divsChild>
                                        <w:div w:id="9195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297969">
                      <w:marLeft w:val="0"/>
                      <w:marRight w:val="0"/>
                      <w:marTop w:val="0"/>
                      <w:marBottom w:val="0"/>
                      <w:divBdr>
                        <w:top w:val="none" w:sz="0" w:space="0" w:color="auto"/>
                        <w:left w:val="none" w:sz="0" w:space="0" w:color="auto"/>
                        <w:bottom w:val="none" w:sz="0" w:space="0" w:color="auto"/>
                        <w:right w:val="none" w:sz="0" w:space="0" w:color="auto"/>
                      </w:divBdr>
                      <w:divsChild>
                        <w:div w:id="1158886292">
                          <w:marLeft w:val="0"/>
                          <w:marRight w:val="0"/>
                          <w:marTop w:val="0"/>
                          <w:marBottom w:val="0"/>
                          <w:divBdr>
                            <w:top w:val="none" w:sz="0" w:space="0" w:color="auto"/>
                            <w:left w:val="none" w:sz="0" w:space="0" w:color="auto"/>
                            <w:bottom w:val="none" w:sz="0" w:space="0" w:color="auto"/>
                            <w:right w:val="none" w:sz="0" w:space="0" w:color="auto"/>
                          </w:divBdr>
                        </w:div>
                        <w:div w:id="772551009">
                          <w:marLeft w:val="0"/>
                          <w:marRight w:val="0"/>
                          <w:marTop w:val="0"/>
                          <w:marBottom w:val="0"/>
                          <w:divBdr>
                            <w:top w:val="none" w:sz="0" w:space="0" w:color="auto"/>
                            <w:left w:val="none" w:sz="0" w:space="0" w:color="auto"/>
                            <w:bottom w:val="none" w:sz="0" w:space="0" w:color="auto"/>
                            <w:right w:val="none" w:sz="0" w:space="0" w:color="auto"/>
                          </w:divBdr>
                          <w:divsChild>
                            <w:div w:id="1562985402">
                              <w:marLeft w:val="0"/>
                              <w:marRight w:val="0"/>
                              <w:marTop w:val="0"/>
                              <w:marBottom w:val="0"/>
                              <w:divBdr>
                                <w:top w:val="none" w:sz="0" w:space="0" w:color="auto"/>
                                <w:left w:val="none" w:sz="0" w:space="0" w:color="auto"/>
                                <w:bottom w:val="none" w:sz="0" w:space="0" w:color="auto"/>
                                <w:right w:val="none" w:sz="0" w:space="0" w:color="auto"/>
                              </w:divBdr>
                            </w:div>
                            <w:div w:id="1701203225">
                              <w:marLeft w:val="0"/>
                              <w:marRight w:val="0"/>
                              <w:marTop w:val="0"/>
                              <w:marBottom w:val="0"/>
                              <w:divBdr>
                                <w:top w:val="none" w:sz="0" w:space="0" w:color="auto"/>
                                <w:left w:val="none" w:sz="0" w:space="0" w:color="auto"/>
                                <w:bottom w:val="none" w:sz="0" w:space="0" w:color="auto"/>
                                <w:right w:val="none" w:sz="0" w:space="0" w:color="auto"/>
                              </w:divBdr>
                              <w:divsChild>
                                <w:div w:id="16934578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54573867">
                                      <w:marLeft w:val="0"/>
                                      <w:marRight w:val="0"/>
                                      <w:marTop w:val="0"/>
                                      <w:marBottom w:val="0"/>
                                      <w:divBdr>
                                        <w:top w:val="none" w:sz="0" w:space="0" w:color="auto"/>
                                        <w:left w:val="none" w:sz="0" w:space="0" w:color="auto"/>
                                        <w:bottom w:val="none" w:sz="0" w:space="0" w:color="auto"/>
                                        <w:right w:val="none" w:sz="0" w:space="0" w:color="auto"/>
                                      </w:divBdr>
                                      <w:divsChild>
                                        <w:div w:id="11075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09074">
                              <w:marLeft w:val="0"/>
                              <w:marRight w:val="0"/>
                              <w:marTop w:val="0"/>
                              <w:marBottom w:val="0"/>
                              <w:divBdr>
                                <w:top w:val="none" w:sz="0" w:space="0" w:color="auto"/>
                                <w:left w:val="none" w:sz="0" w:space="0" w:color="auto"/>
                                <w:bottom w:val="none" w:sz="0" w:space="0" w:color="auto"/>
                                <w:right w:val="none" w:sz="0" w:space="0" w:color="auto"/>
                              </w:divBdr>
                            </w:div>
                            <w:div w:id="398787665">
                              <w:marLeft w:val="0"/>
                              <w:marRight w:val="0"/>
                              <w:marTop w:val="450"/>
                              <w:marBottom w:val="450"/>
                              <w:divBdr>
                                <w:top w:val="none" w:sz="0" w:space="0" w:color="auto"/>
                                <w:left w:val="single" w:sz="24" w:space="0" w:color="6DB33F"/>
                                <w:bottom w:val="none" w:sz="0" w:space="0" w:color="auto"/>
                                <w:right w:val="none" w:sz="0" w:space="0" w:color="auto"/>
                              </w:divBdr>
                            </w:div>
                          </w:divsChild>
                        </w:div>
                        <w:div w:id="1930459015">
                          <w:marLeft w:val="0"/>
                          <w:marRight w:val="0"/>
                          <w:marTop w:val="0"/>
                          <w:marBottom w:val="0"/>
                          <w:divBdr>
                            <w:top w:val="none" w:sz="0" w:space="0" w:color="auto"/>
                            <w:left w:val="none" w:sz="0" w:space="0" w:color="auto"/>
                            <w:bottom w:val="none" w:sz="0" w:space="0" w:color="auto"/>
                            <w:right w:val="none" w:sz="0" w:space="0" w:color="auto"/>
                          </w:divBdr>
                          <w:divsChild>
                            <w:div w:id="1976640146">
                              <w:marLeft w:val="0"/>
                              <w:marRight w:val="0"/>
                              <w:marTop w:val="0"/>
                              <w:marBottom w:val="0"/>
                              <w:divBdr>
                                <w:top w:val="none" w:sz="0" w:space="0" w:color="auto"/>
                                <w:left w:val="none" w:sz="0" w:space="0" w:color="auto"/>
                                <w:bottom w:val="none" w:sz="0" w:space="0" w:color="auto"/>
                                <w:right w:val="none" w:sz="0" w:space="0" w:color="auto"/>
                              </w:divBdr>
                            </w:div>
                            <w:div w:id="167528444">
                              <w:marLeft w:val="0"/>
                              <w:marRight w:val="0"/>
                              <w:marTop w:val="0"/>
                              <w:marBottom w:val="0"/>
                              <w:divBdr>
                                <w:top w:val="none" w:sz="0" w:space="0" w:color="auto"/>
                                <w:left w:val="none" w:sz="0" w:space="0" w:color="auto"/>
                                <w:bottom w:val="none" w:sz="0" w:space="0" w:color="auto"/>
                                <w:right w:val="none" w:sz="0" w:space="0" w:color="auto"/>
                              </w:divBdr>
                              <w:divsChild>
                                <w:div w:id="6914194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3689451">
                                      <w:marLeft w:val="0"/>
                                      <w:marRight w:val="0"/>
                                      <w:marTop w:val="0"/>
                                      <w:marBottom w:val="0"/>
                                      <w:divBdr>
                                        <w:top w:val="none" w:sz="0" w:space="0" w:color="auto"/>
                                        <w:left w:val="none" w:sz="0" w:space="0" w:color="auto"/>
                                        <w:bottom w:val="none" w:sz="0" w:space="0" w:color="auto"/>
                                        <w:right w:val="none" w:sz="0" w:space="0" w:color="auto"/>
                                      </w:divBdr>
                                      <w:divsChild>
                                        <w:div w:id="12467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393633">
                              <w:marLeft w:val="0"/>
                              <w:marRight w:val="0"/>
                              <w:marTop w:val="0"/>
                              <w:marBottom w:val="0"/>
                              <w:divBdr>
                                <w:top w:val="none" w:sz="0" w:space="0" w:color="auto"/>
                                <w:left w:val="none" w:sz="0" w:space="0" w:color="auto"/>
                                <w:bottom w:val="none" w:sz="0" w:space="0" w:color="auto"/>
                                <w:right w:val="none" w:sz="0" w:space="0" w:color="auto"/>
                              </w:divBdr>
                            </w:div>
                            <w:div w:id="968169166">
                              <w:marLeft w:val="0"/>
                              <w:marRight w:val="0"/>
                              <w:marTop w:val="0"/>
                              <w:marBottom w:val="0"/>
                              <w:divBdr>
                                <w:top w:val="none" w:sz="0" w:space="0" w:color="auto"/>
                                <w:left w:val="none" w:sz="0" w:space="0" w:color="auto"/>
                                <w:bottom w:val="none" w:sz="0" w:space="0" w:color="auto"/>
                                <w:right w:val="none" w:sz="0" w:space="0" w:color="auto"/>
                              </w:divBdr>
                              <w:divsChild>
                                <w:div w:id="16836234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48901778">
                                      <w:marLeft w:val="0"/>
                                      <w:marRight w:val="0"/>
                                      <w:marTop w:val="0"/>
                                      <w:marBottom w:val="0"/>
                                      <w:divBdr>
                                        <w:top w:val="none" w:sz="0" w:space="0" w:color="auto"/>
                                        <w:left w:val="none" w:sz="0" w:space="0" w:color="auto"/>
                                        <w:bottom w:val="none" w:sz="0" w:space="0" w:color="auto"/>
                                        <w:right w:val="none" w:sz="0" w:space="0" w:color="auto"/>
                                      </w:divBdr>
                                      <w:divsChild>
                                        <w:div w:id="18580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457769">
                          <w:marLeft w:val="0"/>
                          <w:marRight w:val="0"/>
                          <w:marTop w:val="0"/>
                          <w:marBottom w:val="0"/>
                          <w:divBdr>
                            <w:top w:val="none" w:sz="0" w:space="0" w:color="auto"/>
                            <w:left w:val="none" w:sz="0" w:space="0" w:color="auto"/>
                            <w:bottom w:val="none" w:sz="0" w:space="0" w:color="auto"/>
                            <w:right w:val="none" w:sz="0" w:space="0" w:color="auto"/>
                          </w:divBdr>
                          <w:divsChild>
                            <w:div w:id="574823425">
                              <w:marLeft w:val="0"/>
                              <w:marRight w:val="0"/>
                              <w:marTop w:val="0"/>
                              <w:marBottom w:val="0"/>
                              <w:divBdr>
                                <w:top w:val="none" w:sz="0" w:space="0" w:color="auto"/>
                                <w:left w:val="none" w:sz="0" w:space="0" w:color="auto"/>
                                <w:bottom w:val="none" w:sz="0" w:space="0" w:color="auto"/>
                                <w:right w:val="none" w:sz="0" w:space="0" w:color="auto"/>
                              </w:divBdr>
                            </w:div>
                            <w:div w:id="695816977">
                              <w:marLeft w:val="0"/>
                              <w:marRight w:val="0"/>
                              <w:marTop w:val="0"/>
                              <w:marBottom w:val="0"/>
                              <w:divBdr>
                                <w:top w:val="none" w:sz="0" w:space="0" w:color="auto"/>
                                <w:left w:val="none" w:sz="0" w:space="0" w:color="auto"/>
                                <w:bottom w:val="none" w:sz="0" w:space="0" w:color="auto"/>
                                <w:right w:val="none" w:sz="0" w:space="0" w:color="auto"/>
                              </w:divBdr>
                              <w:divsChild>
                                <w:div w:id="13134838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080307">
                                      <w:marLeft w:val="0"/>
                                      <w:marRight w:val="0"/>
                                      <w:marTop w:val="0"/>
                                      <w:marBottom w:val="0"/>
                                      <w:divBdr>
                                        <w:top w:val="none" w:sz="0" w:space="0" w:color="auto"/>
                                        <w:left w:val="none" w:sz="0" w:space="0" w:color="auto"/>
                                        <w:bottom w:val="none" w:sz="0" w:space="0" w:color="auto"/>
                                        <w:right w:val="none" w:sz="0" w:space="0" w:color="auto"/>
                                      </w:divBdr>
                                      <w:divsChild>
                                        <w:div w:id="15630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30802">
                              <w:marLeft w:val="0"/>
                              <w:marRight w:val="0"/>
                              <w:marTop w:val="0"/>
                              <w:marBottom w:val="0"/>
                              <w:divBdr>
                                <w:top w:val="none" w:sz="0" w:space="0" w:color="auto"/>
                                <w:left w:val="none" w:sz="0" w:space="0" w:color="auto"/>
                                <w:bottom w:val="none" w:sz="0" w:space="0" w:color="auto"/>
                                <w:right w:val="none" w:sz="0" w:space="0" w:color="auto"/>
                              </w:divBdr>
                            </w:div>
                            <w:div w:id="1876382135">
                              <w:marLeft w:val="0"/>
                              <w:marRight w:val="0"/>
                              <w:marTop w:val="450"/>
                              <w:marBottom w:val="450"/>
                              <w:divBdr>
                                <w:top w:val="none" w:sz="0" w:space="0" w:color="auto"/>
                                <w:left w:val="single" w:sz="24" w:space="0" w:color="6DB33F"/>
                                <w:bottom w:val="none" w:sz="0" w:space="0" w:color="auto"/>
                                <w:right w:val="none" w:sz="0" w:space="0" w:color="auto"/>
                              </w:divBdr>
                            </w:div>
                            <w:div w:id="124661267">
                              <w:marLeft w:val="0"/>
                              <w:marRight w:val="0"/>
                              <w:marTop w:val="0"/>
                              <w:marBottom w:val="0"/>
                              <w:divBdr>
                                <w:top w:val="none" w:sz="0" w:space="0" w:color="auto"/>
                                <w:left w:val="none" w:sz="0" w:space="0" w:color="auto"/>
                                <w:bottom w:val="none" w:sz="0" w:space="0" w:color="auto"/>
                                <w:right w:val="none" w:sz="0" w:space="0" w:color="auto"/>
                              </w:divBdr>
                            </w:div>
                            <w:div w:id="2019649756">
                              <w:marLeft w:val="0"/>
                              <w:marRight w:val="0"/>
                              <w:marTop w:val="450"/>
                              <w:marBottom w:val="450"/>
                              <w:divBdr>
                                <w:top w:val="none" w:sz="0" w:space="0" w:color="auto"/>
                                <w:left w:val="single" w:sz="24" w:space="0" w:color="6DB33F"/>
                                <w:bottom w:val="none" w:sz="0" w:space="0" w:color="auto"/>
                                <w:right w:val="none" w:sz="0" w:space="0" w:color="auto"/>
                              </w:divBdr>
                              <w:divsChild>
                                <w:div w:id="1200894097">
                                  <w:marLeft w:val="0"/>
                                  <w:marRight w:val="0"/>
                                  <w:marTop w:val="0"/>
                                  <w:marBottom w:val="0"/>
                                  <w:divBdr>
                                    <w:top w:val="none" w:sz="0" w:space="0" w:color="auto"/>
                                    <w:left w:val="none" w:sz="0" w:space="0" w:color="auto"/>
                                    <w:bottom w:val="none" w:sz="0" w:space="0" w:color="auto"/>
                                    <w:right w:val="none" w:sz="0" w:space="0" w:color="auto"/>
                                  </w:divBdr>
                                </w:div>
                                <w:div w:id="11678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90073">
                      <w:marLeft w:val="0"/>
                      <w:marRight w:val="0"/>
                      <w:marTop w:val="0"/>
                      <w:marBottom w:val="0"/>
                      <w:divBdr>
                        <w:top w:val="none" w:sz="0" w:space="0" w:color="auto"/>
                        <w:left w:val="none" w:sz="0" w:space="0" w:color="auto"/>
                        <w:bottom w:val="none" w:sz="0" w:space="0" w:color="auto"/>
                        <w:right w:val="none" w:sz="0" w:space="0" w:color="auto"/>
                      </w:divBdr>
                      <w:divsChild>
                        <w:div w:id="14161845">
                          <w:marLeft w:val="0"/>
                          <w:marRight w:val="0"/>
                          <w:marTop w:val="0"/>
                          <w:marBottom w:val="0"/>
                          <w:divBdr>
                            <w:top w:val="none" w:sz="0" w:space="0" w:color="auto"/>
                            <w:left w:val="none" w:sz="0" w:space="0" w:color="auto"/>
                            <w:bottom w:val="none" w:sz="0" w:space="0" w:color="auto"/>
                            <w:right w:val="none" w:sz="0" w:space="0" w:color="auto"/>
                          </w:divBdr>
                        </w:div>
                        <w:div w:id="1220870839">
                          <w:marLeft w:val="0"/>
                          <w:marRight w:val="0"/>
                          <w:marTop w:val="0"/>
                          <w:marBottom w:val="0"/>
                          <w:divBdr>
                            <w:top w:val="none" w:sz="0" w:space="0" w:color="auto"/>
                            <w:left w:val="none" w:sz="0" w:space="0" w:color="auto"/>
                            <w:bottom w:val="none" w:sz="0" w:space="0" w:color="auto"/>
                            <w:right w:val="none" w:sz="0" w:space="0" w:color="auto"/>
                          </w:divBdr>
                          <w:divsChild>
                            <w:div w:id="3752259">
                              <w:marLeft w:val="0"/>
                              <w:marRight w:val="0"/>
                              <w:marTop w:val="0"/>
                              <w:marBottom w:val="0"/>
                              <w:divBdr>
                                <w:top w:val="none" w:sz="0" w:space="0" w:color="auto"/>
                                <w:left w:val="none" w:sz="0" w:space="0" w:color="auto"/>
                                <w:bottom w:val="none" w:sz="0" w:space="0" w:color="auto"/>
                                <w:right w:val="none" w:sz="0" w:space="0" w:color="auto"/>
                              </w:divBdr>
                            </w:div>
                            <w:div w:id="295718212">
                              <w:marLeft w:val="0"/>
                              <w:marRight w:val="0"/>
                              <w:marTop w:val="0"/>
                              <w:marBottom w:val="0"/>
                              <w:divBdr>
                                <w:top w:val="none" w:sz="0" w:space="0" w:color="auto"/>
                                <w:left w:val="none" w:sz="0" w:space="0" w:color="auto"/>
                                <w:bottom w:val="none" w:sz="0" w:space="0" w:color="auto"/>
                                <w:right w:val="none" w:sz="0" w:space="0" w:color="auto"/>
                              </w:divBdr>
                              <w:divsChild>
                                <w:div w:id="12499980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71666118">
                                      <w:marLeft w:val="0"/>
                                      <w:marRight w:val="0"/>
                                      <w:marTop w:val="0"/>
                                      <w:marBottom w:val="0"/>
                                      <w:divBdr>
                                        <w:top w:val="none" w:sz="0" w:space="0" w:color="auto"/>
                                        <w:left w:val="none" w:sz="0" w:space="0" w:color="auto"/>
                                        <w:bottom w:val="none" w:sz="0" w:space="0" w:color="auto"/>
                                        <w:right w:val="none" w:sz="0" w:space="0" w:color="auto"/>
                                      </w:divBdr>
                                      <w:divsChild>
                                        <w:div w:id="13033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0717">
                              <w:marLeft w:val="0"/>
                              <w:marRight w:val="0"/>
                              <w:marTop w:val="0"/>
                              <w:marBottom w:val="0"/>
                              <w:divBdr>
                                <w:top w:val="none" w:sz="0" w:space="0" w:color="auto"/>
                                <w:left w:val="none" w:sz="0" w:space="0" w:color="auto"/>
                                <w:bottom w:val="none" w:sz="0" w:space="0" w:color="auto"/>
                                <w:right w:val="none" w:sz="0" w:space="0" w:color="auto"/>
                              </w:divBdr>
                            </w:div>
                            <w:div w:id="975377907">
                              <w:marLeft w:val="0"/>
                              <w:marRight w:val="0"/>
                              <w:marTop w:val="0"/>
                              <w:marBottom w:val="0"/>
                              <w:divBdr>
                                <w:top w:val="none" w:sz="0" w:space="0" w:color="auto"/>
                                <w:left w:val="none" w:sz="0" w:space="0" w:color="auto"/>
                                <w:bottom w:val="none" w:sz="0" w:space="0" w:color="auto"/>
                                <w:right w:val="none" w:sz="0" w:space="0" w:color="auto"/>
                              </w:divBdr>
                              <w:divsChild>
                                <w:div w:id="18902622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2635977">
                                      <w:marLeft w:val="0"/>
                                      <w:marRight w:val="0"/>
                                      <w:marTop w:val="0"/>
                                      <w:marBottom w:val="0"/>
                                      <w:divBdr>
                                        <w:top w:val="none" w:sz="0" w:space="0" w:color="auto"/>
                                        <w:left w:val="none" w:sz="0" w:space="0" w:color="auto"/>
                                        <w:bottom w:val="none" w:sz="0" w:space="0" w:color="auto"/>
                                        <w:right w:val="none" w:sz="0" w:space="0" w:color="auto"/>
                                      </w:divBdr>
                                      <w:divsChild>
                                        <w:div w:id="315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92750">
                              <w:marLeft w:val="0"/>
                              <w:marRight w:val="0"/>
                              <w:marTop w:val="0"/>
                              <w:marBottom w:val="0"/>
                              <w:divBdr>
                                <w:top w:val="none" w:sz="0" w:space="0" w:color="auto"/>
                                <w:left w:val="none" w:sz="0" w:space="0" w:color="auto"/>
                                <w:bottom w:val="none" w:sz="0" w:space="0" w:color="auto"/>
                                <w:right w:val="none" w:sz="0" w:space="0" w:color="auto"/>
                              </w:divBdr>
                            </w:div>
                            <w:div w:id="41904515">
                              <w:marLeft w:val="0"/>
                              <w:marRight w:val="0"/>
                              <w:marTop w:val="450"/>
                              <w:marBottom w:val="450"/>
                              <w:divBdr>
                                <w:top w:val="none" w:sz="0" w:space="0" w:color="auto"/>
                                <w:left w:val="single" w:sz="24" w:space="0" w:color="6DB33F"/>
                                <w:bottom w:val="none" w:sz="0" w:space="0" w:color="auto"/>
                                <w:right w:val="none" w:sz="0" w:space="0" w:color="auto"/>
                              </w:divBdr>
                            </w:div>
                            <w:div w:id="919146199">
                              <w:marLeft w:val="0"/>
                              <w:marRight w:val="0"/>
                              <w:marTop w:val="0"/>
                              <w:marBottom w:val="0"/>
                              <w:divBdr>
                                <w:top w:val="none" w:sz="0" w:space="0" w:color="auto"/>
                                <w:left w:val="none" w:sz="0" w:space="0" w:color="auto"/>
                                <w:bottom w:val="none" w:sz="0" w:space="0" w:color="auto"/>
                                <w:right w:val="none" w:sz="0" w:space="0" w:color="auto"/>
                              </w:divBdr>
                              <w:divsChild>
                                <w:div w:id="1603144129">
                                  <w:marLeft w:val="0"/>
                                  <w:marRight w:val="0"/>
                                  <w:marTop w:val="0"/>
                                  <w:marBottom w:val="0"/>
                                  <w:divBdr>
                                    <w:top w:val="none" w:sz="0" w:space="0" w:color="auto"/>
                                    <w:left w:val="none" w:sz="0" w:space="0" w:color="auto"/>
                                    <w:bottom w:val="none" w:sz="0" w:space="0" w:color="auto"/>
                                    <w:right w:val="none" w:sz="0" w:space="0" w:color="auto"/>
                                  </w:divBdr>
                                </w:div>
                                <w:div w:id="720711196">
                                  <w:marLeft w:val="0"/>
                                  <w:marRight w:val="0"/>
                                  <w:marTop w:val="0"/>
                                  <w:marBottom w:val="0"/>
                                  <w:divBdr>
                                    <w:top w:val="none" w:sz="0" w:space="0" w:color="auto"/>
                                    <w:left w:val="none" w:sz="0" w:space="0" w:color="auto"/>
                                    <w:bottom w:val="none" w:sz="0" w:space="0" w:color="auto"/>
                                    <w:right w:val="none" w:sz="0" w:space="0" w:color="auto"/>
                                  </w:divBdr>
                                </w:div>
                                <w:div w:id="545720345">
                                  <w:marLeft w:val="0"/>
                                  <w:marRight w:val="0"/>
                                  <w:marTop w:val="0"/>
                                  <w:marBottom w:val="0"/>
                                  <w:divBdr>
                                    <w:top w:val="none" w:sz="0" w:space="0" w:color="auto"/>
                                    <w:left w:val="none" w:sz="0" w:space="0" w:color="auto"/>
                                    <w:bottom w:val="none" w:sz="0" w:space="0" w:color="auto"/>
                                    <w:right w:val="none" w:sz="0" w:space="0" w:color="auto"/>
                                  </w:divBdr>
                                  <w:divsChild>
                                    <w:div w:id="1778206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20425699">
                                          <w:marLeft w:val="0"/>
                                          <w:marRight w:val="0"/>
                                          <w:marTop w:val="0"/>
                                          <w:marBottom w:val="0"/>
                                          <w:divBdr>
                                            <w:top w:val="none" w:sz="0" w:space="0" w:color="auto"/>
                                            <w:left w:val="none" w:sz="0" w:space="0" w:color="auto"/>
                                            <w:bottom w:val="none" w:sz="0" w:space="0" w:color="auto"/>
                                            <w:right w:val="none" w:sz="0" w:space="0" w:color="auto"/>
                                          </w:divBdr>
                                          <w:divsChild>
                                            <w:div w:id="18004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891138">
                                  <w:marLeft w:val="0"/>
                                  <w:marRight w:val="0"/>
                                  <w:marTop w:val="0"/>
                                  <w:marBottom w:val="0"/>
                                  <w:divBdr>
                                    <w:top w:val="none" w:sz="0" w:space="0" w:color="auto"/>
                                    <w:left w:val="none" w:sz="0" w:space="0" w:color="auto"/>
                                    <w:bottom w:val="none" w:sz="0" w:space="0" w:color="auto"/>
                                    <w:right w:val="none" w:sz="0" w:space="0" w:color="auto"/>
                                  </w:divBdr>
                                </w:div>
                                <w:div w:id="538469363">
                                  <w:marLeft w:val="0"/>
                                  <w:marRight w:val="0"/>
                                  <w:marTop w:val="450"/>
                                  <w:marBottom w:val="450"/>
                                  <w:divBdr>
                                    <w:top w:val="none" w:sz="0" w:space="0" w:color="auto"/>
                                    <w:left w:val="single" w:sz="24" w:space="0" w:color="6DB33F"/>
                                    <w:bottom w:val="none" w:sz="0" w:space="0" w:color="auto"/>
                                    <w:right w:val="none" w:sz="0" w:space="0" w:color="auto"/>
                                  </w:divBdr>
                                  <w:divsChild>
                                    <w:div w:id="322855349">
                                      <w:marLeft w:val="0"/>
                                      <w:marRight w:val="0"/>
                                      <w:marTop w:val="0"/>
                                      <w:marBottom w:val="0"/>
                                      <w:divBdr>
                                        <w:top w:val="none" w:sz="0" w:space="0" w:color="auto"/>
                                        <w:left w:val="none" w:sz="0" w:space="0" w:color="auto"/>
                                        <w:bottom w:val="none" w:sz="0" w:space="0" w:color="auto"/>
                                        <w:right w:val="none" w:sz="0" w:space="0" w:color="auto"/>
                                      </w:divBdr>
                                    </w:div>
                                    <w:div w:id="2052805322">
                                      <w:marLeft w:val="0"/>
                                      <w:marRight w:val="0"/>
                                      <w:marTop w:val="0"/>
                                      <w:marBottom w:val="0"/>
                                      <w:divBdr>
                                        <w:top w:val="none" w:sz="0" w:space="0" w:color="auto"/>
                                        <w:left w:val="none" w:sz="0" w:space="0" w:color="auto"/>
                                        <w:bottom w:val="none" w:sz="0" w:space="0" w:color="auto"/>
                                        <w:right w:val="none" w:sz="0" w:space="0" w:color="auto"/>
                                      </w:divBdr>
                                    </w:div>
                                  </w:divsChild>
                                </w:div>
                                <w:div w:id="2013868555">
                                  <w:marLeft w:val="0"/>
                                  <w:marRight w:val="0"/>
                                  <w:marTop w:val="0"/>
                                  <w:marBottom w:val="0"/>
                                  <w:divBdr>
                                    <w:top w:val="none" w:sz="0" w:space="0" w:color="auto"/>
                                    <w:left w:val="none" w:sz="0" w:space="0" w:color="auto"/>
                                    <w:bottom w:val="none" w:sz="0" w:space="0" w:color="auto"/>
                                    <w:right w:val="none" w:sz="0" w:space="0" w:color="auto"/>
                                  </w:divBdr>
                                </w:div>
                                <w:div w:id="792016343">
                                  <w:marLeft w:val="0"/>
                                  <w:marRight w:val="0"/>
                                  <w:marTop w:val="0"/>
                                  <w:marBottom w:val="0"/>
                                  <w:divBdr>
                                    <w:top w:val="none" w:sz="0" w:space="0" w:color="auto"/>
                                    <w:left w:val="none" w:sz="0" w:space="0" w:color="auto"/>
                                    <w:bottom w:val="none" w:sz="0" w:space="0" w:color="auto"/>
                                    <w:right w:val="none" w:sz="0" w:space="0" w:color="auto"/>
                                  </w:divBdr>
                                  <w:divsChild>
                                    <w:div w:id="1407329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75471330">
                                          <w:marLeft w:val="0"/>
                                          <w:marRight w:val="0"/>
                                          <w:marTop w:val="0"/>
                                          <w:marBottom w:val="0"/>
                                          <w:divBdr>
                                            <w:top w:val="none" w:sz="0" w:space="0" w:color="auto"/>
                                            <w:left w:val="none" w:sz="0" w:space="0" w:color="auto"/>
                                            <w:bottom w:val="none" w:sz="0" w:space="0" w:color="auto"/>
                                            <w:right w:val="none" w:sz="0" w:space="0" w:color="auto"/>
                                          </w:divBdr>
                                          <w:divsChild>
                                            <w:div w:id="15768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25003">
                                  <w:marLeft w:val="0"/>
                                  <w:marRight w:val="0"/>
                                  <w:marTop w:val="450"/>
                                  <w:marBottom w:val="450"/>
                                  <w:divBdr>
                                    <w:top w:val="none" w:sz="0" w:space="0" w:color="auto"/>
                                    <w:left w:val="single" w:sz="24" w:space="0" w:color="6DB33F"/>
                                    <w:bottom w:val="none" w:sz="0" w:space="0" w:color="auto"/>
                                    <w:right w:val="none" w:sz="0" w:space="0" w:color="auto"/>
                                  </w:divBdr>
                                </w:div>
                                <w:div w:id="347759144">
                                  <w:marLeft w:val="0"/>
                                  <w:marRight w:val="0"/>
                                  <w:marTop w:val="0"/>
                                  <w:marBottom w:val="0"/>
                                  <w:divBdr>
                                    <w:top w:val="none" w:sz="0" w:space="0" w:color="auto"/>
                                    <w:left w:val="none" w:sz="0" w:space="0" w:color="auto"/>
                                    <w:bottom w:val="none" w:sz="0" w:space="0" w:color="auto"/>
                                    <w:right w:val="none" w:sz="0" w:space="0" w:color="auto"/>
                                  </w:divBdr>
                                  <w:divsChild>
                                    <w:div w:id="1564367043">
                                      <w:marLeft w:val="0"/>
                                      <w:marRight w:val="0"/>
                                      <w:marTop w:val="0"/>
                                      <w:marBottom w:val="60"/>
                                      <w:divBdr>
                                        <w:top w:val="none" w:sz="0" w:space="0" w:color="auto"/>
                                        <w:left w:val="none" w:sz="0" w:space="0" w:color="auto"/>
                                        <w:bottom w:val="none" w:sz="0" w:space="0" w:color="auto"/>
                                        <w:right w:val="none" w:sz="0" w:space="0" w:color="auto"/>
                                      </w:divBdr>
                                    </w:div>
                                    <w:div w:id="140462502">
                                      <w:marLeft w:val="0"/>
                                      <w:marRight w:val="0"/>
                                      <w:marTop w:val="0"/>
                                      <w:marBottom w:val="0"/>
                                      <w:divBdr>
                                        <w:top w:val="none" w:sz="0" w:space="0" w:color="auto"/>
                                        <w:left w:val="none" w:sz="0" w:space="0" w:color="auto"/>
                                        <w:bottom w:val="none" w:sz="0" w:space="0" w:color="auto"/>
                                        <w:right w:val="none" w:sz="0" w:space="0" w:color="auto"/>
                                      </w:divBdr>
                                      <w:divsChild>
                                        <w:div w:id="1128282453">
                                          <w:marLeft w:val="0"/>
                                          <w:marRight w:val="0"/>
                                          <w:marTop w:val="0"/>
                                          <w:marBottom w:val="0"/>
                                          <w:divBdr>
                                            <w:top w:val="none" w:sz="0" w:space="0" w:color="auto"/>
                                            <w:left w:val="none" w:sz="0" w:space="0" w:color="auto"/>
                                            <w:bottom w:val="none" w:sz="0" w:space="0" w:color="auto"/>
                                            <w:right w:val="none" w:sz="0" w:space="0" w:color="auto"/>
                                          </w:divBdr>
                                        </w:div>
                                        <w:div w:id="203102311">
                                          <w:marLeft w:val="0"/>
                                          <w:marRight w:val="0"/>
                                          <w:marTop w:val="0"/>
                                          <w:marBottom w:val="0"/>
                                          <w:divBdr>
                                            <w:top w:val="none" w:sz="0" w:space="0" w:color="auto"/>
                                            <w:left w:val="none" w:sz="0" w:space="0" w:color="auto"/>
                                            <w:bottom w:val="none" w:sz="0" w:space="0" w:color="auto"/>
                                            <w:right w:val="none" w:sz="0" w:space="0" w:color="auto"/>
                                          </w:divBdr>
                                        </w:div>
                                        <w:div w:id="183829774">
                                          <w:marLeft w:val="0"/>
                                          <w:marRight w:val="0"/>
                                          <w:marTop w:val="0"/>
                                          <w:marBottom w:val="0"/>
                                          <w:divBdr>
                                            <w:top w:val="none" w:sz="0" w:space="0" w:color="auto"/>
                                            <w:left w:val="none" w:sz="0" w:space="0" w:color="auto"/>
                                            <w:bottom w:val="none" w:sz="0" w:space="0" w:color="auto"/>
                                            <w:right w:val="none" w:sz="0" w:space="0" w:color="auto"/>
                                          </w:divBdr>
                                          <w:divsChild>
                                            <w:div w:id="17831094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495876040">
                                                  <w:marLeft w:val="0"/>
                                                  <w:marRight w:val="0"/>
                                                  <w:marTop w:val="0"/>
                                                  <w:marBottom w:val="0"/>
                                                  <w:divBdr>
                                                    <w:top w:val="none" w:sz="0" w:space="0" w:color="auto"/>
                                                    <w:left w:val="none" w:sz="0" w:space="0" w:color="auto"/>
                                                    <w:bottom w:val="none" w:sz="0" w:space="0" w:color="auto"/>
                                                    <w:right w:val="none" w:sz="0" w:space="0" w:color="auto"/>
                                                  </w:divBdr>
                                                  <w:divsChild>
                                                    <w:div w:id="60268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5770">
                                          <w:marLeft w:val="0"/>
                                          <w:marRight w:val="0"/>
                                          <w:marTop w:val="0"/>
                                          <w:marBottom w:val="0"/>
                                          <w:divBdr>
                                            <w:top w:val="none" w:sz="0" w:space="0" w:color="auto"/>
                                            <w:left w:val="none" w:sz="0" w:space="0" w:color="auto"/>
                                            <w:bottom w:val="none" w:sz="0" w:space="0" w:color="auto"/>
                                            <w:right w:val="none" w:sz="0" w:space="0" w:color="auto"/>
                                          </w:divBdr>
                                        </w:div>
                                        <w:div w:id="2097511674">
                                          <w:marLeft w:val="0"/>
                                          <w:marRight w:val="0"/>
                                          <w:marTop w:val="0"/>
                                          <w:marBottom w:val="0"/>
                                          <w:divBdr>
                                            <w:top w:val="none" w:sz="0" w:space="0" w:color="auto"/>
                                            <w:left w:val="none" w:sz="0" w:space="0" w:color="auto"/>
                                            <w:bottom w:val="none" w:sz="0" w:space="0" w:color="auto"/>
                                            <w:right w:val="none" w:sz="0" w:space="0" w:color="auto"/>
                                          </w:divBdr>
                                          <w:divsChild>
                                            <w:div w:id="71966870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35899699">
                                                  <w:marLeft w:val="0"/>
                                                  <w:marRight w:val="0"/>
                                                  <w:marTop w:val="0"/>
                                                  <w:marBottom w:val="0"/>
                                                  <w:divBdr>
                                                    <w:top w:val="none" w:sz="0" w:space="0" w:color="auto"/>
                                                    <w:left w:val="none" w:sz="0" w:space="0" w:color="auto"/>
                                                    <w:bottom w:val="none" w:sz="0" w:space="0" w:color="auto"/>
                                                    <w:right w:val="none" w:sz="0" w:space="0" w:color="auto"/>
                                                  </w:divBdr>
                                                  <w:divsChild>
                                                    <w:div w:id="13301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01490">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1191988576">
                          <w:marLeft w:val="0"/>
                          <w:marRight w:val="0"/>
                          <w:marTop w:val="0"/>
                          <w:marBottom w:val="0"/>
                          <w:divBdr>
                            <w:top w:val="none" w:sz="0" w:space="0" w:color="auto"/>
                            <w:left w:val="none" w:sz="0" w:space="0" w:color="auto"/>
                            <w:bottom w:val="none" w:sz="0" w:space="0" w:color="auto"/>
                            <w:right w:val="none" w:sz="0" w:space="0" w:color="auto"/>
                          </w:divBdr>
                          <w:divsChild>
                            <w:div w:id="1084036092">
                              <w:marLeft w:val="0"/>
                              <w:marRight w:val="0"/>
                              <w:marTop w:val="0"/>
                              <w:marBottom w:val="0"/>
                              <w:divBdr>
                                <w:top w:val="none" w:sz="0" w:space="0" w:color="auto"/>
                                <w:left w:val="none" w:sz="0" w:space="0" w:color="auto"/>
                                <w:bottom w:val="none" w:sz="0" w:space="0" w:color="auto"/>
                                <w:right w:val="none" w:sz="0" w:space="0" w:color="auto"/>
                              </w:divBdr>
                            </w:div>
                            <w:div w:id="830948437">
                              <w:marLeft w:val="0"/>
                              <w:marRight w:val="0"/>
                              <w:marTop w:val="0"/>
                              <w:marBottom w:val="0"/>
                              <w:divBdr>
                                <w:top w:val="none" w:sz="0" w:space="0" w:color="auto"/>
                                <w:left w:val="none" w:sz="0" w:space="0" w:color="auto"/>
                                <w:bottom w:val="none" w:sz="0" w:space="0" w:color="auto"/>
                                <w:right w:val="none" w:sz="0" w:space="0" w:color="auto"/>
                              </w:divBdr>
                            </w:div>
                            <w:div w:id="300772534">
                              <w:marLeft w:val="0"/>
                              <w:marRight w:val="0"/>
                              <w:marTop w:val="0"/>
                              <w:marBottom w:val="0"/>
                              <w:divBdr>
                                <w:top w:val="none" w:sz="0" w:space="0" w:color="auto"/>
                                <w:left w:val="none" w:sz="0" w:space="0" w:color="auto"/>
                                <w:bottom w:val="none" w:sz="0" w:space="0" w:color="auto"/>
                                <w:right w:val="none" w:sz="0" w:space="0" w:color="auto"/>
                              </w:divBdr>
                            </w:div>
                            <w:div w:id="359015554">
                              <w:marLeft w:val="0"/>
                              <w:marRight w:val="0"/>
                              <w:marTop w:val="0"/>
                              <w:marBottom w:val="0"/>
                              <w:divBdr>
                                <w:top w:val="none" w:sz="0" w:space="0" w:color="auto"/>
                                <w:left w:val="none" w:sz="0" w:space="0" w:color="auto"/>
                                <w:bottom w:val="none" w:sz="0" w:space="0" w:color="auto"/>
                                <w:right w:val="none" w:sz="0" w:space="0" w:color="auto"/>
                              </w:divBdr>
                              <w:divsChild>
                                <w:div w:id="153133948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84958430">
                                      <w:marLeft w:val="0"/>
                                      <w:marRight w:val="0"/>
                                      <w:marTop w:val="0"/>
                                      <w:marBottom w:val="0"/>
                                      <w:divBdr>
                                        <w:top w:val="none" w:sz="0" w:space="0" w:color="auto"/>
                                        <w:left w:val="none" w:sz="0" w:space="0" w:color="auto"/>
                                        <w:bottom w:val="none" w:sz="0" w:space="0" w:color="auto"/>
                                        <w:right w:val="none" w:sz="0" w:space="0" w:color="auto"/>
                                      </w:divBdr>
                                      <w:divsChild>
                                        <w:div w:id="727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5276">
                              <w:marLeft w:val="0"/>
                              <w:marRight w:val="0"/>
                              <w:marTop w:val="0"/>
                              <w:marBottom w:val="0"/>
                              <w:divBdr>
                                <w:top w:val="none" w:sz="0" w:space="0" w:color="auto"/>
                                <w:left w:val="none" w:sz="0" w:space="0" w:color="auto"/>
                                <w:bottom w:val="none" w:sz="0" w:space="0" w:color="auto"/>
                                <w:right w:val="none" w:sz="0" w:space="0" w:color="auto"/>
                              </w:divBdr>
                            </w:div>
                          </w:divsChild>
                        </w:div>
                        <w:div w:id="1374816181">
                          <w:marLeft w:val="0"/>
                          <w:marRight w:val="0"/>
                          <w:marTop w:val="0"/>
                          <w:marBottom w:val="0"/>
                          <w:divBdr>
                            <w:top w:val="none" w:sz="0" w:space="0" w:color="auto"/>
                            <w:left w:val="none" w:sz="0" w:space="0" w:color="auto"/>
                            <w:bottom w:val="none" w:sz="0" w:space="0" w:color="auto"/>
                            <w:right w:val="none" w:sz="0" w:space="0" w:color="auto"/>
                          </w:divBdr>
                          <w:divsChild>
                            <w:div w:id="79913610">
                              <w:marLeft w:val="0"/>
                              <w:marRight w:val="0"/>
                              <w:marTop w:val="0"/>
                              <w:marBottom w:val="0"/>
                              <w:divBdr>
                                <w:top w:val="none" w:sz="0" w:space="0" w:color="auto"/>
                                <w:left w:val="none" w:sz="0" w:space="0" w:color="auto"/>
                                <w:bottom w:val="none" w:sz="0" w:space="0" w:color="auto"/>
                                <w:right w:val="none" w:sz="0" w:space="0" w:color="auto"/>
                              </w:divBdr>
                            </w:div>
                            <w:div w:id="311525059">
                              <w:marLeft w:val="0"/>
                              <w:marRight w:val="0"/>
                              <w:marTop w:val="0"/>
                              <w:marBottom w:val="0"/>
                              <w:divBdr>
                                <w:top w:val="none" w:sz="0" w:space="0" w:color="auto"/>
                                <w:left w:val="none" w:sz="0" w:space="0" w:color="auto"/>
                                <w:bottom w:val="none" w:sz="0" w:space="0" w:color="auto"/>
                                <w:right w:val="none" w:sz="0" w:space="0" w:color="auto"/>
                              </w:divBdr>
                              <w:divsChild>
                                <w:div w:id="1543979372">
                                  <w:marLeft w:val="0"/>
                                  <w:marRight w:val="0"/>
                                  <w:marTop w:val="0"/>
                                  <w:marBottom w:val="0"/>
                                  <w:divBdr>
                                    <w:top w:val="none" w:sz="0" w:space="0" w:color="auto"/>
                                    <w:left w:val="none" w:sz="0" w:space="0" w:color="auto"/>
                                    <w:bottom w:val="none" w:sz="0" w:space="0" w:color="auto"/>
                                    <w:right w:val="none" w:sz="0" w:space="0" w:color="auto"/>
                                  </w:divBdr>
                                </w:div>
                                <w:div w:id="232012723">
                                  <w:marLeft w:val="0"/>
                                  <w:marRight w:val="0"/>
                                  <w:marTop w:val="0"/>
                                  <w:marBottom w:val="0"/>
                                  <w:divBdr>
                                    <w:top w:val="none" w:sz="0" w:space="0" w:color="auto"/>
                                    <w:left w:val="none" w:sz="0" w:space="0" w:color="auto"/>
                                    <w:bottom w:val="none" w:sz="0" w:space="0" w:color="auto"/>
                                    <w:right w:val="none" w:sz="0" w:space="0" w:color="auto"/>
                                  </w:divBdr>
                                  <w:divsChild>
                                    <w:div w:id="1861122685">
                                      <w:marLeft w:val="0"/>
                                      <w:marRight w:val="0"/>
                                      <w:marTop w:val="0"/>
                                      <w:marBottom w:val="60"/>
                                      <w:divBdr>
                                        <w:top w:val="none" w:sz="0" w:space="0" w:color="auto"/>
                                        <w:left w:val="none" w:sz="0" w:space="0" w:color="auto"/>
                                        <w:bottom w:val="none" w:sz="0" w:space="0" w:color="auto"/>
                                        <w:right w:val="none" w:sz="0" w:space="0" w:color="auto"/>
                                      </w:divBdr>
                                    </w:div>
                                    <w:div w:id="1675643062">
                                      <w:marLeft w:val="0"/>
                                      <w:marRight w:val="0"/>
                                      <w:marTop w:val="0"/>
                                      <w:marBottom w:val="0"/>
                                      <w:divBdr>
                                        <w:top w:val="none" w:sz="0" w:space="0" w:color="auto"/>
                                        <w:left w:val="none" w:sz="0" w:space="0" w:color="auto"/>
                                        <w:bottom w:val="none" w:sz="0" w:space="0" w:color="auto"/>
                                        <w:right w:val="none" w:sz="0" w:space="0" w:color="auto"/>
                                      </w:divBdr>
                                      <w:divsChild>
                                        <w:div w:id="924416482">
                                          <w:marLeft w:val="0"/>
                                          <w:marRight w:val="0"/>
                                          <w:marTop w:val="0"/>
                                          <w:marBottom w:val="0"/>
                                          <w:divBdr>
                                            <w:top w:val="none" w:sz="0" w:space="0" w:color="auto"/>
                                            <w:left w:val="none" w:sz="0" w:space="0" w:color="auto"/>
                                            <w:bottom w:val="none" w:sz="0" w:space="0" w:color="auto"/>
                                            <w:right w:val="none" w:sz="0" w:space="0" w:color="auto"/>
                                          </w:divBdr>
                                        </w:div>
                                        <w:div w:id="122238452">
                                          <w:marLeft w:val="0"/>
                                          <w:marRight w:val="0"/>
                                          <w:marTop w:val="0"/>
                                          <w:marBottom w:val="0"/>
                                          <w:divBdr>
                                            <w:top w:val="none" w:sz="0" w:space="0" w:color="auto"/>
                                            <w:left w:val="none" w:sz="0" w:space="0" w:color="auto"/>
                                            <w:bottom w:val="none" w:sz="0" w:space="0" w:color="auto"/>
                                            <w:right w:val="none" w:sz="0" w:space="0" w:color="auto"/>
                                          </w:divBdr>
                                        </w:div>
                                        <w:div w:id="606930556">
                                          <w:marLeft w:val="0"/>
                                          <w:marRight w:val="0"/>
                                          <w:marTop w:val="0"/>
                                          <w:marBottom w:val="0"/>
                                          <w:divBdr>
                                            <w:top w:val="none" w:sz="0" w:space="0" w:color="auto"/>
                                            <w:left w:val="none" w:sz="0" w:space="0" w:color="auto"/>
                                            <w:bottom w:val="none" w:sz="0" w:space="0" w:color="auto"/>
                                            <w:right w:val="none" w:sz="0" w:space="0" w:color="auto"/>
                                          </w:divBdr>
                                          <w:divsChild>
                                            <w:div w:id="16799636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8410851">
                                                  <w:marLeft w:val="0"/>
                                                  <w:marRight w:val="0"/>
                                                  <w:marTop w:val="0"/>
                                                  <w:marBottom w:val="0"/>
                                                  <w:divBdr>
                                                    <w:top w:val="none" w:sz="0" w:space="0" w:color="auto"/>
                                                    <w:left w:val="none" w:sz="0" w:space="0" w:color="auto"/>
                                                    <w:bottom w:val="none" w:sz="0" w:space="0" w:color="auto"/>
                                                    <w:right w:val="none" w:sz="0" w:space="0" w:color="auto"/>
                                                  </w:divBdr>
                                                  <w:divsChild>
                                                    <w:div w:id="19989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388393">
                                          <w:marLeft w:val="0"/>
                                          <w:marRight w:val="0"/>
                                          <w:marTop w:val="0"/>
                                          <w:marBottom w:val="0"/>
                                          <w:divBdr>
                                            <w:top w:val="none" w:sz="0" w:space="0" w:color="auto"/>
                                            <w:left w:val="none" w:sz="0" w:space="0" w:color="auto"/>
                                            <w:bottom w:val="none" w:sz="0" w:space="0" w:color="auto"/>
                                            <w:right w:val="none" w:sz="0" w:space="0" w:color="auto"/>
                                          </w:divBdr>
                                        </w:div>
                                        <w:div w:id="1797486300">
                                          <w:marLeft w:val="0"/>
                                          <w:marRight w:val="0"/>
                                          <w:marTop w:val="0"/>
                                          <w:marBottom w:val="0"/>
                                          <w:divBdr>
                                            <w:top w:val="none" w:sz="0" w:space="0" w:color="auto"/>
                                            <w:left w:val="none" w:sz="0" w:space="0" w:color="auto"/>
                                            <w:bottom w:val="none" w:sz="0" w:space="0" w:color="auto"/>
                                            <w:right w:val="none" w:sz="0" w:space="0" w:color="auto"/>
                                          </w:divBdr>
                                          <w:divsChild>
                                            <w:div w:id="20662902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197997">
                                                  <w:marLeft w:val="0"/>
                                                  <w:marRight w:val="0"/>
                                                  <w:marTop w:val="0"/>
                                                  <w:marBottom w:val="0"/>
                                                  <w:divBdr>
                                                    <w:top w:val="none" w:sz="0" w:space="0" w:color="auto"/>
                                                    <w:left w:val="none" w:sz="0" w:space="0" w:color="auto"/>
                                                    <w:bottom w:val="none" w:sz="0" w:space="0" w:color="auto"/>
                                                    <w:right w:val="none" w:sz="0" w:space="0" w:color="auto"/>
                                                  </w:divBdr>
                                                  <w:divsChild>
                                                    <w:div w:id="7463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0682">
                                          <w:marLeft w:val="0"/>
                                          <w:marRight w:val="0"/>
                                          <w:marTop w:val="0"/>
                                          <w:marBottom w:val="0"/>
                                          <w:divBdr>
                                            <w:top w:val="none" w:sz="0" w:space="0" w:color="auto"/>
                                            <w:left w:val="none" w:sz="0" w:space="0" w:color="auto"/>
                                            <w:bottom w:val="none" w:sz="0" w:space="0" w:color="auto"/>
                                            <w:right w:val="none" w:sz="0" w:space="0" w:color="auto"/>
                                          </w:divBdr>
                                        </w:div>
                                        <w:div w:id="235406539">
                                          <w:marLeft w:val="0"/>
                                          <w:marRight w:val="0"/>
                                          <w:marTop w:val="0"/>
                                          <w:marBottom w:val="0"/>
                                          <w:divBdr>
                                            <w:top w:val="none" w:sz="0" w:space="0" w:color="auto"/>
                                            <w:left w:val="none" w:sz="0" w:space="0" w:color="auto"/>
                                            <w:bottom w:val="none" w:sz="0" w:space="0" w:color="auto"/>
                                            <w:right w:val="none" w:sz="0" w:space="0" w:color="auto"/>
                                          </w:divBdr>
                                          <w:divsChild>
                                            <w:div w:id="16223451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15297193">
                                                  <w:marLeft w:val="0"/>
                                                  <w:marRight w:val="0"/>
                                                  <w:marTop w:val="0"/>
                                                  <w:marBottom w:val="300"/>
                                                  <w:divBdr>
                                                    <w:top w:val="none" w:sz="0" w:space="0" w:color="auto"/>
                                                    <w:left w:val="none" w:sz="0" w:space="0" w:color="auto"/>
                                                    <w:bottom w:val="none" w:sz="0" w:space="0" w:color="auto"/>
                                                    <w:right w:val="none" w:sz="0" w:space="0" w:color="auto"/>
                                                  </w:divBdr>
                                                  <w:divsChild>
                                                    <w:div w:id="630598712">
                                                      <w:marLeft w:val="0"/>
                                                      <w:marRight w:val="0"/>
                                                      <w:marTop w:val="0"/>
                                                      <w:marBottom w:val="0"/>
                                                      <w:divBdr>
                                                        <w:top w:val="none" w:sz="0" w:space="0" w:color="auto"/>
                                                        <w:left w:val="none" w:sz="0" w:space="0" w:color="auto"/>
                                                        <w:bottom w:val="none" w:sz="0" w:space="0" w:color="auto"/>
                                                        <w:right w:val="none" w:sz="0" w:space="0" w:color="auto"/>
                                                      </w:divBdr>
                                                    </w:div>
                                                  </w:divsChild>
                                                </w:div>
                                                <w:div w:id="1463570290">
                                                  <w:marLeft w:val="0"/>
                                                  <w:marRight w:val="0"/>
                                                  <w:marTop w:val="0"/>
                                                  <w:marBottom w:val="0"/>
                                                  <w:divBdr>
                                                    <w:top w:val="none" w:sz="0" w:space="0" w:color="auto"/>
                                                    <w:left w:val="none" w:sz="0" w:space="0" w:color="auto"/>
                                                    <w:bottom w:val="none" w:sz="0" w:space="0" w:color="auto"/>
                                                    <w:right w:val="none" w:sz="0" w:space="0" w:color="auto"/>
                                                  </w:divBdr>
                                                  <w:divsChild>
                                                    <w:div w:id="6951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32280">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516893549">
                                  <w:marLeft w:val="0"/>
                                  <w:marRight w:val="0"/>
                                  <w:marTop w:val="0"/>
                                  <w:marBottom w:val="0"/>
                                  <w:divBdr>
                                    <w:top w:val="none" w:sz="0" w:space="0" w:color="auto"/>
                                    <w:left w:val="none" w:sz="0" w:space="0" w:color="auto"/>
                                    <w:bottom w:val="none" w:sz="0" w:space="0" w:color="auto"/>
                                    <w:right w:val="none" w:sz="0" w:space="0" w:color="auto"/>
                                  </w:divBdr>
                                  <w:divsChild>
                                    <w:div w:id="1685283754">
                                      <w:marLeft w:val="0"/>
                                      <w:marRight w:val="0"/>
                                      <w:marTop w:val="0"/>
                                      <w:marBottom w:val="60"/>
                                      <w:divBdr>
                                        <w:top w:val="none" w:sz="0" w:space="0" w:color="auto"/>
                                        <w:left w:val="none" w:sz="0" w:space="0" w:color="auto"/>
                                        <w:bottom w:val="none" w:sz="0" w:space="0" w:color="auto"/>
                                        <w:right w:val="none" w:sz="0" w:space="0" w:color="auto"/>
                                      </w:divBdr>
                                    </w:div>
                                    <w:div w:id="1888250498">
                                      <w:marLeft w:val="0"/>
                                      <w:marRight w:val="0"/>
                                      <w:marTop w:val="0"/>
                                      <w:marBottom w:val="0"/>
                                      <w:divBdr>
                                        <w:top w:val="none" w:sz="0" w:space="0" w:color="auto"/>
                                        <w:left w:val="none" w:sz="0" w:space="0" w:color="auto"/>
                                        <w:bottom w:val="none" w:sz="0" w:space="0" w:color="auto"/>
                                        <w:right w:val="none" w:sz="0" w:space="0" w:color="auto"/>
                                      </w:divBdr>
                                      <w:divsChild>
                                        <w:div w:id="264120032">
                                          <w:marLeft w:val="0"/>
                                          <w:marRight w:val="0"/>
                                          <w:marTop w:val="0"/>
                                          <w:marBottom w:val="0"/>
                                          <w:divBdr>
                                            <w:top w:val="none" w:sz="0" w:space="0" w:color="auto"/>
                                            <w:left w:val="none" w:sz="0" w:space="0" w:color="auto"/>
                                            <w:bottom w:val="none" w:sz="0" w:space="0" w:color="auto"/>
                                            <w:right w:val="none" w:sz="0" w:space="0" w:color="auto"/>
                                          </w:divBdr>
                                        </w:div>
                                        <w:div w:id="1960457098">
                                          <w:marLeft w:val="0"/>
                                          <w:marRight w:val="0"/>
                                          <w:marTop w:val="0"/>
                                          <w:marBottom w:val="0"/>
                                          <w:divBdr>
                                            <w:top w:val="none" w:sz="0" w:space="0" w:color="auto"/>
                                            <w:left w:val="none" w:sz="0" w:space="0" w:color="auto"/>
                                            <w:bottom w:val="none" w:sz="0" w:space="0" w:color="auto"/>
                                            <w:right w:val="none" w:sz="0" w:space="0" w:color="auto"/>
                                          </w:divBdr>
                                        </w:div>
                                        <w:div w:id="274366175">
                                          <w:marLeft w:val="0"/>
                                          <w:marRight w:val="0"/>
                                          <w:marTop w:val="0"/>
                                          <w:marBottom w:val="0"/>
                                          <w:divBdr>
                                            <w:top w:val="none" w:sz="0" w:space="0" w:color="auto"/>
                                            <w:left w:val="none" w:sz="0" w:space="0" w:color="auto"/>
                                            <w:bottom w:val="none" w:sz="0" w:space="0" w:color="auto"/>
                                            <w:right w:val="none" w:sz="0" w:space="0" w:color="auto"/>
                                          </w:divBdr>
                                          <w:divsChild>
                                            <w:div w:id="3535750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12893117">
                                                  <w:marLeft w:val="0"/>
                                                  <w:marRight w:val="0"/>
                                                  <w:marTop w:val="0"/>
                                                  <w:marBottom w:val="0"/>
                                                  <w:divBdr>
                                                    <w:top w:val="none" w:sz="0" w:space="0" w:color="auto"/>
                                                    <w:left w:val="none" w:sz="0" w:space="0" w:color="auto"/>
                                                    <w:bottom w:val="none" w:sz="0" w:space="0" w:color="auto"/>
                                                    <w:right w:val="none" w:sz="0" w:space="0" w:color="auto"/>
                                                  </w:divBdr>
                                                  <w:divsChild>
                                                    <w:div w:id="12233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404413">
                              <w:marLeft w:val="0"/>
                              <w:marRight w:val="0"/>
                              <w:marTop w:val="0"/>
                              <w:marBottom w:val="0"/>
                              <w:divBdr>
                                <w:top w:val="none" w:sz="0" w:space="0" w:color="auto"/>
                                <w:left w:val="none" w:sz="0" w:space="0" w:color="auto"/>
                                <w:bottom w:val="none" w:sz="0" w:space="0" w:color="auto"/>
                                <w:right w:val="none" w:sz="0" w:space="0" w:color="auto"/>
                              </w:divBdr>
                              <w:divsChild>
                                <w:div w:id="851379338">
                                  <w:marLeft w:val="0"/>
                                  <w:marRight w:val="0"/>
                                  <w:marTop w:val="0"/>
                                  <w:marBottom w:val="0"/>
                                  <w:divBdr>
                                    <w:top w:val="none" w:sz="0" w:space="0" w:color="auto"/>
                                    <w:left w:val="none" w:sz="0" w:space="0" w:color="auto"/>
                                    <w:bottom w:val="none" w:sz="0" w:space="0" w:color="auto"/>
                                    <w:right w:val="none" w:sz="0" w:space="0" w:color="auto"/>
                                  </w:divBdr>
                                </w:div>
                                <w:div w:id="1004287438">
                                  <w:marLeft w:val="0"/>
                                  <w:marRight w:val="0"/>
                                  <w:marTop w:val="0"/>
                                  <w:marBottom w:val="0"/>
                                  <w:divBdr>
                                    <w:top w:val="none" w:sz="0" w:space="0" w:color="auto"/>
                                    <w:left w:val="none" w:sz="0" w:space="0" w:color="auto"/>
                                    <w:bottom w:val="none" w:sz="0" w:space="0" w:color="auto"/>
                                    <w:right w:val="none" w:sz="0" w:space="0" w:color="auto"/>
                                  </w:divBdr>
                                  <w:divsChild>
                                    <w:div w:id="7488867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821969">
                                          <w:marLeft w:val="0"/>
                                          <w:marRight w:val="0"/>
                                          <w:marTop w:val="0"/>
                                          <w:marBottom w:val="300"/>
                                          <w:divBdr>
                                            <w:top w:val="none" w:sz="0" w:space="0" w:color="auto"/>
                                            <w:left w:val="none" w:sz="0" w:space="0" w:color="auto"/>
                                            <w:bottom w:val="none" w:sz="0" w:space="0" w:color="auto"/>
                                            <w:right w:val="none" w:sz="0" w:space="0" w:color="auto"/>
                                          </w:divBdr>
                                          <w:divsChild>
                                            <w:div w:id="486363358">
                                              <w:marLeft w:val="0"/>
                                              <w:marRight w:val="0"/>
                                              <w:marTop w:val="0"/>
                                              <w:marBottom w:val="0"/>
                                              <w:divBdr>
                                                <w:top w:val="none" w:sz="0" w:space="0" w:color="auto"/>
                                                <w:left w:val="none" w:sz="0" w:space="0" w:color="auto"/>
                                                <w:bottom w:val="none" w:sz="0" w:space="0" w:color="auto"/>
                                                <w:right w:val="none" w:sz="0" w:space="0" w:color="auto"/>
                                              </w:divBdr>
                                            </w:div>
                                          </w:divsChild>
                                        </w:div>
                                        <w:div w:id="1105226605">
                                          <w:marLeft w:val="0"/>
                                          <w:marRight w:val="0"/>
                                          <w:marTop w:val="0"/>
                                          <w:marBottom w:val="300"/>
                                          <w:divBdr>
                                            <w:top w:val="none" w:sz="0" w:space="0" w:color="auto"/>
                                            <w:left w:val="none" w:sz="0" w:space="0" w:color="auto"/>
                                            <w:bottom w:val="none" w:sz="0" w:space="0" w:color="auto"/>
                                            <w:right w:val="none" w:sz="0" w:space="0" w:color="auto"/>
                                          </w:divBdr>
                                          <w:divsChild>
                                            <w:div w:id="1482575452">
                                              <w:marLeft w:val="0"/>
                                              <w:marRight w:val="0"/>
                                              <w:marTop w:val="0"/>
                                              <w:marBottom w:val="0"/>
                                              <w:divBdr>
                                                <w:top w:val="none" w:sz="0" w:space="0" w:color="auto"/>
                                                <w:left w:val="none" w:sz="0" w:space="0" w:color="auto"/>
                                                <w:bottom w:val="none" w:sz="0" w:space="0" w:color="auto"/>
                                                <w:right w:val="none" w:sz="0" w:space="0" w:color="auto"/>
                                              </w:divBdr>
                                            </w:div>
                                          </w:divsChild>
                                        </w:div>
                                        <w:div w:id="1616062449">
                                          <w:marLeft w:val="0"/>
                                          <w:marRight w:val="0"/>
                                          <w:marTop w:val="0"/>
                                          <w:marBottom w:val="300"/>
                                          <w:divBdr>
                                            <w:top w:val="none" w:sz="0" w:space="0" w:color="auto"/>
                                            <w:left w:val="none" w:sz="0" w:space="0" w:color="auto"/>
                                            <w:bottom w:val="none" w:sz="0" w:space="0" w:color="auto"/>
                                            <w:right w:val="none" w:sz="0" w:space="0" w:color="auto"/>
                                          </w:divBdr>
                                          <w:divsChild>
                                            <w:div w:id="1302155379">
                                              <w:marLeft w:val="0"/>
                                              <w:marRight w:val="0"/>
                                              <w:marTop w:val="0"/>
                                              <w:marBottom w:val="0"/>
                                              <w:divBdr>
                                                <w:top w:val="none" w:sz="0" w:space="0" w:color="auto"/>
                                                <w:left w:val="none" w:sz="0" w:space="0" w:color="auto"/>
                                                <w:bottom w:val="none" w:sz="0" w:space="0" w:color="auto"/>
                                                <w:right w:val="none" w:sz="0" w:space="0" w:color="auto"/>
                                              </w:divBdr>
                                            </w:div>
                                          </w:divsChild>
                                        </w:div>
                                        <w:div w:id="280578021">
                                          <w:marLeft w:val="0"/>
                                          <w:marRight w:val="0"/>
                                          <w:marTop w:val="0"/>
                                          <w:marBottom w:val="0"/>
                                          <w:divBdr>
                                            <w:top w:val="none" w:sz="0" w:space="0" w:color="auto"/>
                                            <w:left w:val="none" w:sz="0" w:space="0" w:color="auto"/>
                                            <w:bottom w:val="none" w:sz="0" w:space="0" w:color="auto"/>
                                            <w:right w:val="none" w:sz="0" w:space="0" w:color="auto"/>
                                          </w:divBdr>
                                          <w:divsChild>
                                            <w:div w:id="153422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099260">
                  <w:marLeft w:val="0"/>
                  <w:marRight w:val="0"/>
                  <w:marTop w:val="0"/>
                  <w:marBottom w:val="0"/>
                  <w:divBdr>
                    <w:top w:val="none" w:sz="0" w:space="0" w:color="auto"/>
                    <w:left w:val="none" w:sz="0" w:space="0" w:color="auto"/>
                    <w:bottom w:val="none" w:sz="0" w:space="0" w:color="auto"/>
                    <w:right w:val="none" w:sz="0" w:space="0" w:color="auto"/>
                  </w:divBdr>
                  <w:divsChild>
                    <w:div w:id="1474328704">
                      <w:marLeft w:val="0"/>
                      <w:marRight w:val="0"/>
                      <w:marTop w:val="0"/>
                      <w:marBottom w:val="0"/>
                      <w:divBdr>
                        <w:top w:val="none" w:sz="0" w:space="0" w:color="auto"/>
                        <w:left w:val="none" w:sz="0" w:space="0" w:color="auto"/>
                        <w:bottom w:val="none" w:sz="0" w:space="0" w:color="auto"/>
                        <w:right w:val="none" w:sz="0" w:space="0" w:color="auto"/>
                      </w:divBdr>
                    </w:div>
                    <w:div w:id="2134712194">
                      <w:marLeft w:val="0"/>
                      <w:marRight w:val="0"/>
                      <w:marTop w:val="0"/>
                      <w:marBottom w:val="0"/>
                      <w:divBdr>
                        <w:top w:val="none" w:sz="0" w:space="0" w:color="auto"/>
                        <w:left w:val="none" w:sz="0" w:space="0" w:color="auto"/>
                        <w:bottom w:val="none" w:sz="0" w:space="0" w:color="auto"/>
                        <w:right w:val="none" w:sz="0" w:space="0" w:color="auto"/>
                      </w:divBdr>
                    </w:div>
                    <w:div w:id="1443914468">
                      <w:marLeft w:val="0"/>
                      <w:marRight w:val="0"/>
                      <w:marTop w:val="0"/>
                      <w:marBottom w:val="0"/>
                      <w:divBdr>
                        <w:top w:val="none" w:sz="0" w:space="0" w:color="auto"/>
                        <w:left w:val="none" w:sz="0" w:space="0" w:color="auto"/>
                        <w:bottom w:val="none" w:sz="0" w:space="0" w:color="auto"/>
                        <w:right w:val="none" w:sz="0" w:space="0" w:color="auto"/>
                      </w:divBdr>
                    </w:div>
                    <w:div w:id="767654435">
                      <w:marLeft w:val="0"/>
                      <w:marRight w:val="0"/>
                      <w:marTop w:val="0"/>
                      <w:marBottom w:val="0"/>
                      <w:divBdr>
                        <w:top w:val="none" w:sz="0" w:space="0" w:color="auto"/>
                        <w:left w:val="none" w:sz="0" w:space="0" w:color="auto"/>
                        <w:bottom w:val="none" w:sz="0" w:space="0" w:color="auto"/>
                        <w:right w:val="none" w:sz="0" w:space="0" w:color="auto"/>
                      </w:divBdr>
                      <w:divsChild>
                        <w:div w:id="1921330843">
                          <w:marLeft w:val="0"/>
                          <w:marRight w:val="0"/>
                          <w:marTop w:val="0"/>
                          <w:marBottom w:val="0"/>
                          <w:divBdr>
                            <w:top w:val="none" w:sz="0" w:space="0" w:color="auto"/>
                            <w:left w:val="none" w:sz="0" w:space="0" w:color="auto"/>
                            <w:bottom w:val="none" w:sz="0" w:space="0" w:color="auto"/>
                            <w:right w:val="none" w:sz="0" w:space="0" w:color="auto"/>
                          </w:divBdr>
                        </w:div>
                        <w:div w:id="282157712">
                          <w:marLeft w:val="0"/>
                          <w:marRight w:val="0"/>
                          <w:marTop w:val="0"/>
                          <w:marBottom w:val="0"/>
                          <w:divBdr>
                            <w:top w:val="none" w:sz="0" w:space="0" w:color="auto"/>
                            <w:left w:val="none" w:sz="0" w:space="0" w:color="auto"/>
                            <w:bottom w:val="none" w:sz="0" w:space="0" w:color="auto"/>
                            <w:right w:val="none" w:sz="0" w:space="0" w:color="auto"/>
                          </w:divBdr>
                        </w:div>
                        <w:div w:id="1667248133">
                          <w:marLeft w:val="0"/>
                          <w:marRight w:val="0"/>
                          <w:marTop w:val="0"/>
                          <w:marBottom w:val="0"/>
                          <w:divBdr>
                            <w:top w:val="none" w:sz="0" w:space="0" w:color="auto"/>
                            <w:left w:val="none" w:sz="0" w:space="0" w:color="auto"/>
                            <w:bottom w:val="none" w:sz="0" w:space="0" w:color="auto"/>
                            <w:right w:val="none" w:sz="0" w:space="0" w:color="auto"/>
                          </w:divBdr>
                        </w:div>
                        <w:div w:id="1805657013">
                          <w:marLeft w:val="0"/>
                          <w:marRight w:val="0"/>
                          <w:marTop w:val="0"/>
                          <w:marBottom w:val="0"/>
                          <w:divBdr>
                            <w:top w:val="none" w:sz="0" w:space="0" w:color="auto"/>
                            <w:left w:val="none" w:sz="0" w:space="0" w:color="auto"/>
                            <w:bottom w:val="none" w:sz="0" w:space="0" w:color="auto"/>
                            <w:right w:val="none" w:sz="0" w:space="0" w:color="auto"/>
                          </w:divBdr>
                          <w:divsChild>
                            <w:div w:id="13047709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39586084">
                                  <w:marLeft w:val="0"/>
                                  <w:marRight w:val="0"/>
                                  <w:marTop w:val="0"/>
                                  <w:marBottom w:val="0"/>
                                  <w:divBdr>
                                    <w:top w:val="none" w:sz="0" w:space="0" w:color="auto"/>
                                    <w:left w:val="none" w:sz="0" w:space="0" w:color="auto"/>
                                    <w:bottom w:val="none" w:sz="0" w:space="0" w:color="auto"/>
                                    <w:right w:val="none" w:sz="0" w:space="0" w:color="auto"/>
                                  </w:divBdr>
                                  <w:divsChild>
                                    <w:div w:id="144993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1666">
                          <w:marLeft w:val="0"/>
                          <w:marRight w:val="0"/>
                          <w:marTop w:val="0"/>
                          <w:marBottom w:val="0"/>
                          <w:divBdr>
                            <w:top w:val="none" w:sz="0" w:space="0" w:color="auto"/>
                            <w:left w:val="none" w:sz="0" w:space="0" w:color="auto"/>
                            <w:bottom w:val="none" w:sz="0" w:space="0" w:color="auto"/>
                            <w:right w:val="none" w:sz="0" w:space="0" w:color="auto"/>
                          </w:divBdr>
                        </w:div>
                        <w:div w:id="584146178">
                          <w:marLeft w:val="0"/>
                          <w:marRight w:val="0"/>
                          <w:marTop w:val="0"/>
                          <w:marBottom w:val="0"/>
                          <w:divBdr>
                            <w:top w:val="none" w:sz="0" w:space="0" w:color="auto"/>
                            <w:left w:val="none" w:sz="0" w:space="0" w:color="auto"/>
                            <w:bottom w:val="none" w:sz="0" w:space="0" w:color="auto"/>
                            <w:right w:val="none" w:sz="0" w:space="0" w:color="auto"/>
                          </w:divBdr>
                          <w:divsChild>
                            <w:div w:id="17801059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89105152">
                                  <w:marLeft w:val="0"/>
                                  <w:marRight w:val="0"/>
                                  <w:marTop w:val="0"/>
                                  <w:marBottom w:val="0"/>
                                  <w:divBdr>
                                    <w:top w:val="none" w:sz="0" w:space="0" w:color="auto"/>
                                    <w:left w:val="none" w:sz="0" w:space="0" w:color="auto"/>
                                    <w:bottom w:val="none" w:sz="0" w:space="0" w:color="auto"/>
                                    <w:right w:val="none" w:sz="0" w:space="0" w:color="auto"/>
                                  </w:divBdr>
                                  <w:divsChild>
                                    <w:div w:id="15571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16623">
                          <w:marLeft w:val="0"/>
                          <w:marRight w:val="0"/>
                          <w:marTop w:val="0"/>
                          <w:marBottom w:val="0"/>
                          <w:divBdr>
                            <w:top w:val="none" w:sz="0" w:space="0" w:color="auto"/>
                            <w:left w:val="none" w:sz="0" w:space="0" w:color="auto"/>
                            <w:bottom w:val="none" w:sz="0" w:space="0" w:color="auto"/>
                            <w:right w:val="none" w:sz="0" w:space="0" w:color="auto"/>
                          </w:divBdr>
                        </w:div>
                        <w:div w:id="1626157667">
                          <w:marLeft w:val="0"/>
                          <w:marRight w:val="0"/>
                          <w:marTop w:val="0"/>
                          <w:marBottom w:val="0"/>
                          <w:divBdr>
                            <w:top w:val="none" w:sz="0" w:space="0" w:color="auto"/>
                            <w:left w:val="none" w:sz="0" w:space="0" w:color="auto"/>
                            <w:bottom w:val="none" w:sz="0" w:space="0" w:color="auto"/>
                            <w:right w:val="none" w:sz="0" w:space="0" w:color="auto"/>
                          </w:divBdr>
                        </w:div>
                        <w:div w:id="948051560">
                          <w:marLeft w:val="0"/>
                          <w:marRight w:val="0"/>
                          <w:marTop w:val="0"/>
                          <w:marBottom w:val="0"/>
                          <w:divBdr>
                            <w:top w:val="none" w:sz="0" w:space="0" w:color="auto"/>
                            <w:left w:val="none" w:sz="0" w:space="0" w:color="auto"/>
                            <w:bottom w:val="none" w:sz="0" w:space="0" w:color="auto"/>
                            <w:right w:val="none" w:sz="0" w:space="0" w:color="auto"/>
                          </w:divBdr>
                          <w:divsChild>
                            <w:div w:id="135799750">
                              <w:marLeft w:val="0"/>
                              <w:marRight w:val="0"/>
                              <w:marTop w:val="0"/>
                              <w:marBottom w:val="0"/>
                              <w:divBdr>
                                <w:top w:val="none" w:sz="0" w:space="0" w:color="auto"/>
                                <w:left w:val="none" w:sz="0" w:space="0" w:color="auto"/>
                                <w:bottom w:val="none" w:sz="0" w:space="0" w:color="auto"/>
                                <w:right w:val="none" w:sz="0" w:space="0" w:color="auto"/>
                              </w:divBdr>
                            </w:div>
                            <w:div w:id="590748095">
                              <w:marLeft w:val="0"/>
                              <w:marRight w:val="0"/>
                              <w:marTop w:val="0"/>
                              <w:marBottom w:val="0"/>
                              <w:divBdr>
                                <w:top w:val="none" w:sz="0" w:space="0" w:color="auto"/>
                                <w:left w:val="none" w:sz="0" w:space="0" w:color="auto"/>
                                <w:bottom w:val="none" w:sz="0" w:space="0" w:color="auto"/>
                                <w:right w:val="none" w:sz="0" w:space="0" w:color="auto"/>
                              </w:divBdr>
                              <w:divsChild>
                                <w:div w:id="14296164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6269618">
                                      <w:marLeft w:val="0"/>
                                      <w:marRight w:val="0"/>
                                      <w:marTop w:val="0"/>
                                      <w:marBottom w:val="300"/>
                                      <w:divBdr>
                                        <w:top w:val="none" w:sz="0" w:space="0" w:color="auto"/>
                                        <w:left w:val="none" w:sz="0" w:space="0" w:color="auto"/>
                                        <w:bottom w:val="none" w:sz="0" w:space="0" w:color="auto"/>
                                        <w:right w:val="none" w:sz="0" w:space="0" w:color="auto"/>
                                      </w:divBdr>
                                      <w:divsChild>
                                        <w:div w:id="1935943489">
                                          <w:marLeft w:val="0"/>
                                          <w:marRight w:val="0"/>
                                          <w:marTop w:val="0"/>
                                          <w:marBottom w:val="0"/>
                                          <w:divBdr>
                                            <w:top w:val="none" w:sz="0" w:space="0" w:color="auto"/>
                                            <w:left w:val="none" w:sz="0" w:space="0" w:color="auto"/>
                                            <w:bottom w:val="none" w:sz="0" w:space="0" w:color="auto"/>
                                            <w:right w:val="none" w:sz="0" w:space="0" w:color="auto"/>
                                          </w:divBdr>
                                        </w:div>
                                      </w:divsChild>
                                    </w:div>
                                    <w:div w:id="1821578734">
                                      <w:marLeft w:val="0"/>
                                      <w:marRight w:val="0"/>
                                      <w:marTop w:val="0"/>
                                      <w:marBottom w:val="0"/>
                                      <w:divBdr>
                                        <w:top w:val="none" w:sz="0" w:space="0" w:color="auto"/>
                                        <w:left w:val="none" w:sz="0" w:space="0" w:color="auto"/>
                                        <w:bottom w:val="none" w:sz="0" w:space="0" w:color="auto"/>
                                        <w:right w:val="none" w:sz="0" w:space="0" w:color="auto"/>
                                      </w:divBdr>
                                      <w:divsChild>
                                        <w:div w:id="1247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11985">
                              <w:marLeft w:val="0"/>
                              <w:marRight w:val="0"/>
                              <w:marTop w:val="450"/>
                              <w:marBottom w:val="450"/>
                              <w:divBdr>
                                <w:top w:val="none" w:sz="0" w:space="0" w:color="auto"/>
                                <w:left w:val="single" w:sz="24" w:space="0" w:color="6DB33F"/>
                                <w:bottom w:val="none" w:sz="0" w:space="0" w:color="auto"/>
                                <w:right w:val="none" w:sz="0" w:space="0" w:color="auto"/>
                              </w:divBdr>
                            </w:div>
                            <w:div w:id="553545663">
                              <w:marLeft w:val="0"/>
                              <w:marRight w:val="0"/>
                              <w:marTop w:val="0"/>
                              <w:marBottom w:val="0"/>
                              <w:divBdr>
                                <w:top w:val="none" w:sz="0" w:space="0" w:color="auto"/>
                                <w:left w:val="none" w:sz="0" w:space="0" w:color="auto"/>
                                <w:bottom w:val="none" w:sz="0" w:space="0" w:color="auto"/>
                                <w:right w:val="none" w:sz="0" w:space="0" w:color="auto"/>
                              </w:divBdr>
                            </w:div>
                            <w:div w:id="481849876">
                              <w:marLeft w:val="0"/>
                              <w:marRight w:val="0"/>
                              <w:marTop w:val="0"/>
                              <w:marBottom w:val="0"/>
                              <w:divBdr>
                                <w:top w:val="none" w:sz="0" w:space="0" w:color="auto"/>
                                <w:left w:val="none" w:sz="0" w:space="0" w:color="auto"/>
                                <w:bottom w:val="none" w:sz="0" w:space="0" w:color="auto"/>
                                <w:right w:val="none" w:sz="0" w:space="0" w:color="auto"/>
                              </w:divBdr>
                            </w:div>
                            <w:div w:id="1192458066">
                              <w:marLeft w:val="0"/>
                              <w:marRight w:val="0"/>
                              <w:marTop w:val="450"/>
                              <w:marBottom w:val="450"/>
                              <w:divBdr>
                                <w:top w:val="none" w:sz="0" w:space="0" w:color="auto"/>
                                <w:left w:val="single" w:sz="24" w:space="0" w:color="6DB33F"/>
                                <w:bottom w:val="none" w:sz="0" w:space="0" w:color="auto"/>
                                <w:right w:val="none" w:sz="0" w:space="0" w:color="auto"/>
                              </w:divBdr>
                            </w:div>
                            <w:div w:id="1062100171">
                              <w:marLeft w:val="0"/>
                              <w:marRight w:val="0"/>
                              <w:marTop w:val="0"/>
                              <w:marBottom w:val="0"/>
                              <w:divBdr>
                                <w:top w:val="none" w:sz="0" w:space="0" w:color="auto"/>
                                <w:left w:val="none" w:sz="0" w:space="0" w:color="auto"/>
                                <w:bottom w:val="none" w:sz="0" w:space="0" w:color="auto"/>
                                <w:right w:val="none" w:sz="0" w:space="0" w:color="auto"/>
                              </w:divBdr>
                            </w:div>
                            <w:div w:id="2077824675">
                              <w:marLeft w:val="0"/>
                              <w:marRight w:val="0"/>
                              <w:marTop w:val="0"/>
                              <w:marBottom w:val="0"/>
                              <w:divBdr>
                                <w:top w:val="none" w:sz="0" w:space="0" w:color="auto"/>
                                <w:left w:val="none" w:sz="0" w:space="0" w:color="auto"/>
                                <w:bottom w:val="none" w:sz="0" w:space="0" w:color="auto"/>
                                <w:right w:val="none" w:sz="0" w:space="0" w:color="auto"/>
                              </w:divBdr>
                              <w:divsChild>
                                <w:div w:id="10458298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53563594">
                                      <w:marLeft w:val="0"/>
                                      <w:marRight w:val="0"/>
                                      <w:marTop w:val="0"/>
                                      <w:marBottom w:val="0"/>
                                      <w:divBdr>
                                        <w:top w:val="none" w:sz="0" w:space="0" w:color="auto"/>
                                        <w:left w:val="none" w:sz="0" w:space="0" w:color="auto"/>
                                        <w:bottom w:val="none" w:sz="0" w:space="0" w:color="auto"/>
                                        <w:right w:val="none" w:sz="0" w:space="0" w:color="auto"/>
                                      </w:divBdr>
                                      <w:divsChild>
                                        <w:div w:id="185060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71161">
                              <w:marLeft w:val="0"/>
                              <w:marRight w:val="0"/>
                              <w:marTop w:val="450"/>
                              <w:marBottom w:val="450"/>
                              <w:divBdr>
                                <w:top w:val="none" w:sz="0" w:space="0" w:color="auto"/>
                                <w:left w:val="single" w:sz="24" w:space="0" w:color="6DB33F"/>
                                <w:bottom w:val="none" w:sz="0" w:space="0" w:color="auto"/>
                                <w:right w:val="none" w:sz="0" w:space="0" w:color="auto"/>
                              </w:divBdr>
                            </w:div>
                            <w:div w:id="2001499780">
                              <w:marLeft w:val="0"/>
                              <w:marRight w:val="0"/>
                              <w:marTop w:val="0"/>
                              <w:marBottom w:val="0"/>
                              <w:divBdr>
                                <w:top w:val="none" w:sz="0" w:space="0" w:color="auto"/>
                                <w:left w:val="none" w:sz="0" w:space="0" w:color="auto"/>
                                <w:bottom w:val="none" w:sz="0" w:space="0" w:color="auto"/>
                                <w:right w:val="none" w:sz="0" w:space="0" w:color="auto"/>
                              </w:divBdr>
                            </w:div>
                            <w:div w:id="297298782">
                              <w:marLeft w:val="0"/>
                              <w:marRight w:val="0"/>
                              <w:marTop w:val="0"/>
                              <w:marBottom w:val="0"/>
                              <w:divBdr>
                                <w:top w:val="none" w:sz="0" w:space="0" w:color="auto"/>
                                <w:left w:val="none" w:sz="0" w:space="0" w:color="auto"/>
                                <w:bottom w:val="none" w:sz="0" w:space="0" w:color="auto"/>
                                <w:right w:val="none" w:sz="0" w:space="0" w:color="auto"/>
                              </w:divBdr>
                              <w:divsChild>
                                <w:div w:id="13676333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31767319">
                                      <w:marLeft w:val="0"/>
                                      <w:marRight w:val="0"/>
                                      <w:marTop w:val="0"/>
                                      <w:marBottom w:val="300"/>
                                      <w:divBdr>
                                        <w:top w:val="none" w:sz="0" w:space="0" w:color="auto"/>
                                        <w:left w:val="none" w:sz="0" w:space="0" w:color="auto"/>
                                        <w:bottom w:val="none" w:sz="0" w:space="0" w:color="auto"/>
                                        <w:right w:val="none" w:sz="0" w:space="0" w:color="auto"/>
                                      </w:divBdr>
                                      <w:divsChild>
                                        <w:div w:id="1288857095">
                                          <w:marLeft w:val="0"/>
                                          <w:marRight w:val="0"/>
                                          <w:marTop w:val="0"/>
                                          <w:marBottom w:val="0"/>
                                          <w:divBdr>
                                            <w:top w:val="none" w:sz="0" w:space="0" w:color="auto"/>
                                            <w:left w:val="none" w:sz="0" w:space="0" w:color="auto"/>
                                            <w:bottom w:val="none" w:sz="0" w:space="0" w:color="auto"/>
                                            <w:right w:val="none" w:sz="0" w:space="0" w:color="auto"/>
                                          </w:divBdr>
                                        </w:div>
                                      </w:divsChild>
                                    </w:div>
                                    <w:div w:id="156271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8686">
                              <w:marLeft w:val="0"/>
                              <w:marRight w:val="0"/>
                              <w:marTop w:val="0"/>
                              <w:marBottom w:val="0"/>
                              <w:divBdr>
                                <w:top w:val="none" w:sz="0" w:space="0" w:color="auto"/>
                                <w:left w:val="none" w:sz="0" w:space="0" w:color="auto"/>
                                <w:bottom w:val="none" w:sz="0" w:space="0" w:color="auto"/>
                                <w:right w:val="none" w:sz="0" w:space="0" w:color="auto"/>
                              </w:divBdr>
                            </w:div>
                            <w:div w:id="1510217648">
                              <w:marLeft w:val="0"/>
                              <w:marRight w:val="0"/>
                              <w:marTop w:val="0"/>
                              <w:marBottom w:val="0"/>
                              <w:divBdr>
                                <w:top w:val="none" w:sz="0" w:space="0" w:color="auto"/>
                                <w:left w:val="none" w:sz="0" w:space="0" w:color="auto"/>
                                <w:bottom w:val="none" w:sz="0" w:space="0" w:color="auto"/>
                                <w:right w:val="none" w:sz="0" w:space="0" w:color="auto"/>
                              </w:divBdr>
                            </w:div>
                          </w:divsChild>
                        </w:div>
                        <w:div w:id="979461149">
                          <w:marLeft w:val="0"/>
                          <w:marRight w:val="0"/>
                          <w:marTop w:val="0"/>
                          <w:marBottom w:val="0"/>
                          <w:divBdr>
                            <w:top w:val="none" w:sz="0" w:space="0" w:color="auto"/>
                            <w:left w:val="none" w:sz="0" w:space="0" w:color="auto"/>
                            <w:bottom w:val="none" w:sz="0" w:space="0" w:color="auto"/>
                            <w:right w:val="none" w:sz="0" w:space="0" w:color="auto"/>
                          </w:divBdr>
                          <w:divsChild>
                            <w:div w:id="248662612">
                              <w:marLeft w:val="0"/>
                              <w:marRight w:val="0"/>
                              <w:marTop w:val="0"/>
                              <w:marBottom w:val="0"/>
                              <w:divBdr>
                                <w:top w:val="none" w:sz="0" w:space="0" w:color="auto"/>
                                <w:left w:val="none" w:sz="0" w:space="0" w:color="auto"/>
                                <w:bottom w:val="none" w:sz="0" w:space="0" w:color="auto"/>
                                <w:right w:val="none" w:sz="0" w:space="0" w:color="auto"/>
                              </w:divBdr>
                            </w:div>
                            <w:div w:id="990905836">
                              <w:marLeft w:val="0"/>
                              <w:marRight w:val="0"/>
                              <w:marTop w:val="0"/>
                              <w:marBottom w:val="0"/>
                              <w:divBdr>
                                <w:top w:val="none" w:sz="0" w:space="0" w:color="auto"/>
                                <w:left w:val="none" w:sz="0" w:space="0" w:color="auto"/>
                                <w:bottom w:val="none" w:sz="0" w:space="0" w:color="auto"/>
                                <w:right w:val="none" w:sz="0" w:space="0" w:color="auto"/>
                              </w:divBdr>
                              <w:divsChild>
                                <w:div w:id="3051675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97203920">
                                      <w:marLeft w:val="0"/>
                                      <w:marRight w:val="0"/>
                                      <w:marTop w:val="0"/>
                                      <w:marBottom w:val="300"/>
                                      <w:divBdr>
                                        <w:top w:val="none" w:sz="0" w:space="0" w:color="auto"/>
                                        <w:left w:val="none" w:sz="0" w:space="0" w:color="auto"/>
                                        <w:bottom w:val="none" w:sz="0" w:space="0" w:color="auto"/>
                                        <w:right w:val="none" w:sz="0" w:space="0" w:color="auto"/>
                                      </w:divBdr>
                                      <w:divsChild>
                                        <w:div w:id="421611201">
                                          <w:marLeft w:val="0"/>
                                          <w:marRight w:val="0"/>
                                          <w:marTop w:val="0"/>
                                          <w:marBottom w:val="0"/>
                                          <w:divBdr>
                                            <w:top w:val="none" w:sz="0" w:space="0" w:color="auto"/>
                                            <w:left w:val="none" w:sz="0" w:space="0" w:color="auto"/>
                                            <w:bottom w:val="none" w:sz="0" w:space="0" w:color="auto"/>
                                            <w:right w:val="none" w:sz="0" w:space="0" w:color="auto"/>
                                          </w:divBdr>
                                        </w:div>
                                      </w:divsChild>
                                    </w:div>
                                    <w:div w:id="1298875531">
                                      <w:marLeft w:val="0"/>
                                      <w:marRight w:val="0"/>
                                      <w:marTop w:val="0"/>
                                      <w:marBottom w:val="0"/>
                                      <w:divBdr>
                                        <w:top w:val="none" w:sz="0" w:space="0" w:color="auto"/>
                                        <w:left w:val="none" w:sz="0" w:space="0" w:color="auto"/>
                                        <w:bottom w:val="none" w:sz="0" w:space="0" w:color="auto"/>
                                        <w:right w:val="none" w:sz="0" w:space="0" w:color="auto"/>
                                      </w:divBdr>
                                      <w:divsChild>
                                        <w:div w:id="2141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50927">
                              <w:marLeft w:val="0"/>
                              <w:marRight w:val="0"/>
                              <w:marTop w:val="0"/>
                              <w:marBottom w:val="0"/>
                              <w:divBdr>
                                <w:top w:val="none" w:sz="0" w:space="0" w:color="auto"/>
                                <w:left w:val="none" w:sz="0" w:space="0" w:color="auto"/>
                                <w:bottom w:val="none" w:sz="0" w:space="0" w:color="auto"/>
                                <w:right w:val="none" w:sz="0" w:space="0" w:color="auto"/>
                              </w:divBdr>
                            </w:div>
                            <w:div w:id="1817409584">
                              <w:marLeft w:val="0"/>
                              <w:marRight w:val="0"/>
                              <w:marTop w:val="0"/>
                              <w:marBottom w:val="0"/>
                              <w:divBdr>
                                <w:top w:val="none" w:sz="0" w:space="0" w:color="auto"/>
                                <w:left w:val="none" w:sz="0" w:space="0" w:color="auto"/>
                                <w:bottom w:val="none" w:sz="0" w:space="0" w:color="auto"/>
                                <w:right w:val="none" w:sz="0" w:space="0" w:color="auto"/>
                              </w:divBdr>
                              <w:divsChild>
                                <w:div w:id="96353828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83648738">
                                      <w:marLeft w:val="0"/>
                                      <w:marRight w:val="0"/>
                                      <w:marTop w:val="0"/>
                                      <w:marBottom w:val="0"/>
                                      <w:divBdr>
                                        <w:top w:val="none" w:sz="0" w:space="0" w:color="auto"/>
                                        <w:left w:val="none" w:sz="0" w:space="0" w:color="auto"/>
                                        <w:bottom w:val="none" w:sz="0" w:space="0" w:color="auto"/>
                                        <w:right w:val="none" w:sz="0" w:space="0" w:color="auto"/>
                                      </w:divBdr>
                                      <w:divsChild>
                                        <w:div w:id="8717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42408">
                              <w:marLeft w:val="0"/>
                              <w:marRight w:val="0"/>
                              <w:marTop w:val="0"/>
                              <w:marBottom w:val="0"/>
                              <w:divBdr>
                                <w:top w:val="none" w:sz="0" w:space="0" w:color="auto"/>
                                <w:left w:val="none" w:sz="0" w:space="0" w:color="auto"/>
                                <w:bottom w:val="none" w:sz="0" w:space="0" w:color="auto"/>
                                <w:right w:val="none" w:sz="0" w:space="0" w:color="auto"/>
                              </w:divBdr>
                            </w:div>
                            <w:div w:id="1130828976">
                              <w:marLeft w:val="0"/>
                              <w:marRight w:val="0"/>
                              <w:marTop w:val="450"/>
                              <w:marBottom w:val="450"/>
                              <w:divBdr>
                                <w:top w:val="none" w:sz="0" w:space="0" w:color="auto"/>
                                <w:left w:val="single" w:sz="24" w:space="0" w:color="6DB33F"/>
                                <w:bottom w:val="none" w:sz="0" w:space="0" w:color="auto"/>
                                <w:right w:val="none" w:sz="0" w:space="0" w:color="auto"/>
                              </w:divBdr>
                              <w:divsChild>
                                <w:div w:id="329676724">
                                  <w:marLeft w:val="0"/>
                                  <w:marRight w:val="0"/>
                                  <w:marTop w:val="0"/>
                                  <w:marBottom w:val="0"/>
                                  <w:divBdr>
                                    <w:top w:val="none" w:sz="0" w:space="0" w:color="auto"/>
                                    <w:left w:val="none" w:sz="0" w:space="0" w:color="auto"/>
                                    <w:bottom w:val="none" w:sz="0" w:space="0" w:color="auto"/>
                                    <w:right w:val="none" w:sz="0" w:space="0" w:color="auto"/>
                                  </w:divBdr>
                                </w:div>
                                <w:div w:id="1906210783">
                                  <w:marLeft w:val="0"/>
                                  <w:marRight w:val="0"/>
                                  <w:marTop w:val="0"/>
                                  <w:marBottom w:val="0"/>
                                  <w:divBdr>
                                    <w:top w:val="none" w:sz="0" w:space="0" w:color="auto"/>
                                    <w:left w:val="none" w:sz="0" w:space="0" w:color="auto"/>
                                    <w:bottom w:val="none" w:sz="0" w:space="0" w:color="auto"/>
                                    <w:right w:val="none" w:sz="0" w:space="0" w:color="auto"/>
                                  </w:divBdr>
                                  <w:divsChild>
                                    <w:div w:id="37100313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6743914">
                                          <w:marLeft w:val="0"/>
                                          <w:marRight w:val="0"/>
                                          <w:marTop w:val="0"/>
                                          <w:marBottom w:val="0"/>
                                          <w:divBdr>
                                            <w:top w:val="none" w:sz="0" w:space="0" w:color="auto"/>
                                            <w:left w:val="none" w:sz="0" w:space="0" w:color="auto"/>
                                            <w:bottom w:val="none" w:sz="0" w:space="0" w:color="auto"/>
                                            <w:right w:val="none" w:sz="0" w:space="0" w:color="auto"/>
                                          </w:divBdr>
                                          <w:divsChild>
                                            <w:div w:id="14330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2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3100">
                          <w:marLeft w:val="0"/>
                          <w:marRight w:val="0"/>
                          <w:marTop w:val="0"/>
                          <w:marBottom w:val="0"/>
                          <w:divBdr>
                            <w:top w:val="none" w:sz="0" w:space="0" w:color="auto"/>
                            <w:left w:val="none" w:sz="0" w:space="0" w:color="auto"/>
                            <w:bottom w:val="none" w:sz="0" w:space="0" w:color="auto"/>
                            <w:right w:val="none" w:sz="0" w:space="0" w:color="auto"/>
                          </w:divBdr>
                          <w:divsChild>
                            <w:div w:id="1185291840">
                              <w:marLeft w:val="0"/>
                              <w:marRight w:val="0"/>
                              <w:marTop w:val="0"/>
                              <w:marBottom w:val="0"/>
                              <w:divBdr>
                                <w:top w:val="none" w:sz="0" w:space="0" w:color="auto"/>
                                <w:left w:val="none" w:sz="0" w:space="0" w:color="auto"/>
                                <w:bottom w:val="none" w:sz="0" w:space="0" w:color="auto"/>
                                <w:right w:val="none" w:sz="0" w:space="0" w:color="auto"/>
                              </w:divBdr>
                            </w:div>
                            <w:div w:id="389622357">
                              <w:marLeft w:val="0"/>
                              <w:marRight w:val="0"/>
                              <w:marTop w:val="0"/>
                              <w:marBottom w:val="0"/>
                              <w:divBdr>
                                <w:top w:val="none" w:sz="0" w:space="0" w:color="auto"/>
                                <w:left w:val="none" w:sz="0" w:space="0" w:color="auto"/>
                                <w:bottom w:val="none" w:sz="0" w:space="0" w:color="auto"/>
                                <w:right w:val="none" w:sz="0" w:space="0" w:color="auto"/>
                              </w:divBdr>
                            </w:div>
                            <w:div w:id="1876232669">
                              <w:marLeft w:val="0"/>
                              <w:marRight w:val="0"/>
                              <w:marTop w:val="0"/>
                              <w:marBottom w:val="0"/>
                              <w:divBdr>
                                <w:top w:val="none" w:sz="0" w:space="0" w:color="auto"/>
                                <w:left w:val="none" w:sz="0" w:space="0" w:color="auto"/>
                                <w:bottom w:val="none" w:sz="0" w:space="0" w:color="auto"/>
                                <w:right w:val="none" w:sz="0" w:space="0" w:color="auto"/>
                              </w:divBdr>
                              <w:divsChild>
                                <w:div w:id="4500500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88244235">
                                      <w:marLeft w:val="0"/>
                                      <w:marRight w:val="0"/>
                                      <w:marTop w:val="0"/>
                                      <w:marBottom w:val="0"/>
                                      <w:divBdr>
                                        <w:top w:val="none" w:sz="0" w:space="0" w:color="auto"/>
                                        <w:left w:val="none" w:sz="0" w:space="0" w:color="auto"/>
                                        <w:bottom w:val="none" w:sz="0" w:space="0" w:color="auto"/>
                                        <w:right w:val="none" w:sz="0" w:space="0" w:color="auto"/>
                                      </w:divBdr>
                                      <w:divsChild>
                                        <w:div w:id="277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663424">
                              <w:marLeft w:val="0"/>
                              <w:marRight w:val="0"/>
                              <w:marTop w:val="0"/>
                              <w:marBottom w:val="0"/>
                              <w:divBdr>
                                <w:top w:val="none" w:sz="0" w:space="0" w:color="auto"/>
                                <w:left w:val="none" w:sz="0" w:space="0" w:color="auto"/>
                                <w:bottom w:val="none" w:sz="0" w:space="0" w:color="auto"/>
                                <w:right w:val="none" w:sz="0" w:space="0" w:color="auto"/>
                              </w:divBdr>
                            </w:div>
                            <w:div w:id="789740345">
                              <w:marLeft w:val="0"/>
                              <w:marRight w:val="0"/>
                              <w:marTop w:val="0"/>
                              <w:marBottom w:val="0"/>
                              <w:divBdr>
                                <w:top w:val="none" w:sz="0" w:space="0" w:color="auto"/>
                                <w:left w:val="none" w:sz="0" w:space="0" w:color="auto"/>
                                <w:bottom w:val="none" w:sz="0" w:space="0" w:color="auto"/>
                                <w:right w:val="none" w:sz="0" w:space="0" w:color="auto"/>
                              </w:divBdr>
                            </w:div>
                            <w:div w:id="289747996">
                              <w:marLeft w:val="0"/>
                              <w:marRight w:val="0"/>
                              <w:marTop w:val="0"/>
                              <w:marBottom w:val="0"/>
                              <w:divBdr>
                                <w:top w:val="none" w:sz="0" w:space="0" w:color="auto"/>
                                <w:left w:val="none" w:sz="0" w:space="0" w:color="auto"/>
                                <w:bottom w:val="none" w:sz="0" w:space="0" w:color="auto"/>
                                <w:right w:val="none" w:sz="0" w:space="0" w:color="auto"/>
                              </w:divBdr>
                              <w:divsChild>
                                <w:div w:id="84805938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90180173">
                                      <w:marLeft w:val="0"/>
                                      <w:marRight w:val="0"/>
                                      <w:marTop w:val="0"/>
                                      <w:marBottom w:val="0"/>
                                      <w:divBdr>
                                        <w:top w:val="none" w:sz="0" w:space="0" w:color="auto"/>
                                        <w:left w:val="none" w:sz="0" w:space="0" w:color="auto"/>
                                        <w:bottom w:val="none" w:sz="0" w:space="0" w:color="auto"/>
                                        <w:right w:val="none" w:sz="0" w:space="0" w:color="auto"/>
                                      </w:divBdr>
                                      <w:divsChild>
                                        <w:div w:id="1498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391642">
                              <w:marLeft w:val="0"/>
                              <w:marRight w:val="0"/>
                              <w:marTop w:val="0"/>
                              <w:marBottom w:val="0"/>
                              <w:divBdr>
                                <w:top w:val="none" w:sz="0" w:space="0" w:color="auto"/>
                                <w:left w:val="none" w:sz="0" w:space="0" w:color="auto"/>
                                <w:bottom w:val="none" w:sz="0" w:space="0" w:color="auto"/>
                                <w:right w:val="none" w:sz="0" w:space="0" w:color="auto"/>
                              </w:divBdr>
                            </w:div>
                            <w:div w:id="218397563">
                              <w:marLeft w:val="0"/>
                              <w:marRight w:val="0"/>
                              <w:marTop w:val="0"/>
                              <w:marBottom w:val="0"/>
                              <w:divBdr>
                                <w:top w:val="none" w:sz="0" w:space="0" w:color="auto"/>
                                <w:left w:val="none" w:sz="0" w:space="0" w:color="auto"/>
                                <w:bottom w:val="none" w:sz="0" w:space="0" w:color="auto"/>
                                <w:right w:val="none" w:sz="0" w:space="0" w:color="auto"/>
                              </w:divBdr>
                              <w:divsChild>
                                <w:div w:id="1378881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8622153">
                                      <w:marLeft w:val="0"/>
                                      <w:marRight w:val="0"/>
                                      <w:marTop w:val="0"/>
                                      <w:marBottom w:val="0"/>
                                      <w:divBdr>
                                        <w:top w:val="none" w:sz="0" w:space="0" w:color="auto"/>
                                        <w:left w:val="none" w:sz="0" w:space="0" w:color="auto"/>
                                        <w:bottom w:val="none" w:sz="0" w:space="0" w:color="auto"/>
                                        <w:right w:val="none" w:sz="0" w:space="0" w:color="auto"/>
                                      </w:divBdr>
                                      <w:divsChild>
                                        <w:div w:id="3391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179682">
                          <w:marLeft w:val="0"/>
                          <w:marRight w:val="0"/>
                          <w:marTop w:val="0"/>
                          <w:marBottom w:val="0"/>
                          <w:divBdr>
                            <w:top w:val="none" w:sz="0" w:space="0" w:color="auto"/>
                            <w:left w:val="none" w:sz="0" w:space="0" w:color="auto"/>
                            <w:bottom w:val="none" w:sz="0" w:space="0" w:color="auto"/>
                            <w:right w:val="none" w:sz="0" w:space="0" w:color="auto"/>
                          </w:divBdr>
                          <w:divsChild>
                            <w:div w:id="1379934131">
                              <w:marLeft w:val="0"/>
                              <w:marRight w:val="0"/>
                              <w:marTop w:val="0"/>
                              <w:marBottom w:val="0"/>
                              <w:divBdr>
                                <w:top w:val="none" w:sz="0" w:space="0" w:color="auto"/>
                                <w:left w:val="none" w:sz="0" w:space="0" w:color="auto"/>
                                <w:bottom w:val="none" w:sz="0" w:space="0" w:color="auto"/>
                                <w:right w:val="none" w:sz="0" w:space="0" w:color="auto"/>
                              </w:divBdr>
                            </w:div>
                            <w:div w:id="1944874445">
                              <w:marLeft w:val="0"/>
                              <w:marRight w:val="0"/>
                              <w:marTop w:val="0"/>
                              <w:marBottom w:val="0"/>
                              <w:divBdr>
                                <w:top w:val="none" w:sz="0" w:space="0" w:color="auto"/>
                                <w:left w:val="none" w:sz="0" w:space="0" w:color="auto"/>
                                <w:bottom w:val="none" w:sz="0" w:space="0" w:color="auto"/>
                                <w:right w:val="none" w:sz="0" w:space="0" w:color="auto"/>
                              </w:divBdr>
                              <w:divsChild>
                                <w:div w:id="18901426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18268098">
                                      <w:marLeft w:val="0"/>
                                      <w:marRight w:val="0"/>
                                      <w:marTop w:val="0"/>
                                      <w:marBottom w:val="0"/>
                                      <w:divBdr>
                                        <w:top w:val="none" w:sz="0" w:space="0" w:color="auto"/>
                                        <w:left w:val="none" w:sz="0" w:space="0" w:color="auto"/>
                                        <w:bottom w:val="none" w:sz="0" w:space="0" w:color="auto"/>
                                        <w:right w:val="none" w:sz="0" w:space="0" w:color="auto"/>
                                      </w:divBdr>
                                      <w:divsChild>
                                        <w:div w:id="55215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859025">
                              <w:marLeft w:val="0"/>
                              <w:marRight w:val="0"/>
                              <w:marTop w:val="0"/>
                              <w:marBottom w:val="0"/>
                              <w:divBdr>
                                <w:top w:val="none" w:sz="0" w:space="0" w:color="auto"/>
                                <w:left w:val="none" w:sz="0" w:space="0" w:color="auto"/>
                                <w:bottom w:val="none" w:sz="0" w:space="0" w:color="auto"/>
                                <w:right w:val="none" w:sz="0" w:space="0" w:color="auto"/>
                              </w:divBdr>
                            </w:div>
                            <w:div w:id="7438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80739">
                      <w:marLeft w:val="0"/>
                      <w:marRight w:val="0"/>
                      <w:marTop w:val="0"/>
                      <w:marBottom w:val="0"/>
                      <w:divBdr>
                        <w:top w:val="none" w:sz="0" w:space="0" w:color="auto"/>
                        <w:left w:val="none" w:sz="0" w:space="0" w:color="auto"/>
                        <w:bottom w:val="none" w:sz="0" w:space="0" w:color="auto"/>
                        <w:right w:val="none" w:sz="0" w:space="0" w:color="auto"/>
                      </w:divBdr>
                      <w:divsChild>
                        <w:div w:id="938828292">
                          <w:marLeft w:val="0"/>
                          <w:marRight w:val="0"/>
                          <w:marTop w:val="0"/>
                          <w:marBottom w:val="0"/>
                          <w:divBdr>
                            <w:top w:val="none" w:sz="0" w:space="0" w:color="auto"/>
                            <w:left w:val="none" w:sz="0" w:space="0" w:color="auto"/>
                            <w:bottom w:val="none" w:sz="0" w:space="0" w:color="auto"/>
                            <w:right w:val="none" w:sz="0" w:space="0" w:color="auto"/>
                          </w:divBdr>
                        </w:div>
                        <w:div w:id="2063403417">
                          <w:marLeft w:val="0"/>
                          <w:marRight w:val="0"/>
                          <w:marTop w:val="0"/>
                          <w:marBottom w:val="0"/>
                          <w:divBdr>
                            <w:top w:val="none" w:sz="0" w:space="0" w:color="auto"/>
                            <w:left w:val="none" w:sz="0" w:space="0" w:color="auto"/>
                            <w:bottom w:val="none" w:sz="0" w:space="0" w:color="auto"/>
                            <w:right w:val="none" w:sz="0" w:space="0" w:color="auto"/>
                          </w:divBdr>
                          <w:divsChild>
                            <w:div w:id="7200572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382295411">
                                  <w:marLeft w:val="0"/>
                                  <w:marRight w:val="0"/>
                                  <w:marTop w:val="0"/>
                                  <w:marBottom w:val="0"/>
                                  <w:divBdr>
                                    <w:top w:val="none" w:sz="0" w:space="0" w:color="auto"/>
                                    <w:left w:val="none" w:sz="0" w:space="0" w:color="auto"/>
                                    <w:bottom w:val="none" w:sz="0" w:space="0" w:color="auto"/>
                                    <w:right w:val="none" w:sz="0" w:space="0" w:color="auto"/>
                                  </w:divBdr>
                                  <w:divsChild>
                                    <w:div w:id="169588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19158">
                          <w:marLeft w:val="0"/>
                          <w:marRight w:val="0"/>
                          <w:marTop w:val="0"/>
                          <w:marBottom w:val="0"/>
                          <w:divBdr>
                            <w:top w:val="none" w:sz="0" w:space="0" w:color="auto"/>
                            <w:left w:val="none" w:sz="0" w:space="0" w:color="auto"/>
                            <w:bottom w:val="none" w:sz="0" w:space="0" w:color="auto"/>
                            <w:right w:val="none" w:sz="0" w:space="0" w:color="auto"/>
                          </w:divBdr>
                        </w:div>
                        <w:div w:id="2115324839">
                          <w:marLeft w:val="0"/>
                          <w:marRight w:val="0"/>
                          <w:marTop w:val="450"/>
                          <w:marBottom w:val="450"/>
                          <w:divBdr>
                            <w:top w:val="none" w:sz="0" w:space="0" w:color="auto"/>
                            <w:left w:val="single" w:sz="24" w:space="0" w:color="6DB33F"/>
                            <w:bottom w:val="none" w:sz="0" w:space="0" w:color="auto"/>
                            <w:right w:val="none" w:sz="0" w:space="0" w:color="auto"/>
                          </w:divBdr>
                        </w:div>
                        <w:div w:id="1727027007">
                          <w:marLeft w:val="0"/>
                          <w:marRight w:val="0"/>
                          <w:marTop w:val="0"/>
                          <w:marBottom w:val="0"/>
                          <w:divBdr>
                            <w:top w:val="none" w:sz="0" w:space="0" w:color="auto"/>
                            <w:left w:val="none" w:sz="0" w:space="0" w:color="auto"/>
                            <w:bottom w:val="none" w:sz="0" w:space="0" w:color="auto"/>
                            <w:right w:val="none" w:sz="0" w:space="0" w:color="auto"/>
                          </w:divBdr>
                        </w:div>
                        <w:div w:id="1780563422">
                          <w:marLeft w:val="0"/>
                          <w:marRight w:val="0"/>
                          <w:marTop w:val="450"/>
                          <w:marBottom w:val="450"/>
                          <w:divBdr>
                            <w:top w:val="none" w:sz="0" w:space="0" w:color="auto"/>
                            <w:left w:val="single" w:sz="24" w:space="0" w:color="6DB33F"/>
                            <w:bottom w:val="none" w:sz="0" w:space="0" w:color="auto"/>
                            <w:right w:val="none" w:sz="0" w:space="0" w:color="auto"/>
                          </w:divBdr>
                          <w:divsChild>
                            <w:div w:id="558976923">
                              <w:marLeft w:val="0"/>
                              <w:marRight w:val="0"/>
                              <w:marTop w:val="0"/>
                              <w:marBottom w:val="0"/>
                              <w:divBdr>
                                <w:top w:val="none" w:sz="0" w:space="0" w:color="auto"/>
                                <w:left w:val="none" w:sz="0" w:space="0" w:color="auto"/>
                                <w:bottom w:val="none" w:sz="0" w:space="0" w:color="auto"/>
                                <w:right w:val="none" w:sz="0" w:space="0" w:color="auto"/>
                              </w:divBdr>
                            </w:div>
                            <w:div w:id="2071800914">
                              <w:marLeft w:val="0"/>
                              <w:marRight w:val="0"/>
                              <w:marTop w:val="0"/>
                              <w:marBottom w:val="0"/>
                              <w:divBdr>
                                <w:top w:val="none" w:sz="0" w:space="0" w:color="auto"/>
                                <w:left w:val="none" w:sz="0" w:space="0" w:color="auto"/>
                                <w:bottom w:val="none" w:sz="0" w:space="0" w:color="auto"/>
                                <w:right w:val="none" w:sz="0" w:space="0" w:color="auto"/>
                              </w:divBdr>
                            </w:div>
                            <w:div w:id="1238395089">
                              <w:marLeft w:val="0"/>
                              <w:marRight w:val="0"/>
                              <w:marTop w:val="0"/>
                              <w:marBottom w:val="0"/>
                              <w:divBdr>
                                <w:top w:val="none" w:sz="0" w:space="0" w:color="auto"/>
                                <w:left w:val="none" w:sz="0" w:space="0" w:color="auto"/>
                                <w:bottom w:val="none" w:sz="0" w:space="0" w:color="auto"/>
                                <w:right w:val="none" w:sz="0" w:space="0" w:color="auto"/>
                              </w:divBdr>
                            </w:div>
                          </w:divsChild>
                        </w:div>
                        <w:div w:id="2072149461">
                          <w:marLeft w:val="0"/>
                          <w:marRight w:val="0"/>
                          <w:marTop w:val="0"/>
                          <w:marBottom w:val="0"/>
                          <w:divBdr>
                            <w:top w:val="none" w:sz="0" w:space="0" w:color="auto"/>
                            <w:left w:val="none" w:sz="0" w:space="0" w:color="auto"/>
                            <w:bottom w:val="none" w:sz="0" w:space="0" w:color="auto"/>
                            <w:right w:val="none" w:sz="0" w:space="0" w:color="auto"/>
                          </w:divBdr>
                        </w:div>
                        <w:div w:id="1615013946">
                          <w:marLeft w:val="0"/>
                          <w:marRight w:val="0"/>
                          <w:marTop w:val="0"/>
                          <w:marBottom w:val="0"/>
                          <w:divBdr>
                            <w:top w:val="none" w:sz="0" w:space="0" w:color="auto"/>
                            <w:left w:val="none" w:sz="0" w:space="0" w:color="auto"/>
                            <w:bottom w:val="none" w:sz="0" w:space="0" w:color="auto"/>
                            <w:right w:val="none" w:sz="0" w:space="0" w:color="auto"/>
                          </w:divBdr>
                          <w:divsChild>
                            <w:div w:id="17230197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8854448">
                                  <w:marLeft w:val="0"/>
                                  <w:marRight w:val="0"/>
                                  <w:marTop w:val="0"/>
                                  <w:marBottom w:val="0"/>
                                  <w:divBdr>
                                    <w:top w:val="none" w:sz="0" w:space="0" w:color="auto"/>
                                    <w:left w:val="none" w:sz="0" w:space="0" w:color="auto"/>
                                    <w:bottom w:val="none" w:sz="0" w:space="0" w:color="auto"/>
                                    <w:right w:val="none" w:sz="0" w:space="0" w:color="auto"/>
                                  </w:divBdr>
                                  <w:divsChild>
                                    <w:div w:id="28804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098283">
                          <w:marLeft w:val="0"/>
                          <w:marRight w:val="0"/>
                          <w:marTop w:val="0"/>
                          <w:marBottom w:val="0"/>
                          <w:divBdr>
                            <w:top w:val="none" w:sz="0" w:space="0" w:color="auto"/>
                            <w:left w:val="none" w:sz="0" w:space="0" w:color="auto"/>
                            <w:bottom w:val="none" w:sz="0" w:space="0" w:color="auto"/>
                            <w:right w:val="none" w:sz="0" w:space="0" w:color="auto"/>
                          </w:divBdr>
                        </w:div>
                      </w:divsChild>
                    </w:div>
                    <w:div w:id="1638486990">
                      <w:marLeft w:val="0"/>
                      <w:marRight w:val="0"/>
                      <w:marTop w:val="0"/>
                      <w:marBottom w:val="0"/>
                      <w:divBdr>
                        <w:top w:val="none" w:sz="0" w:space="0" w:color="auto"/>
                        <w:left w:val="none" w:sz="0" w:space="0" w:color="auto"/>
                        <w:bottom w:val="none" w:sz="0" w:space="0" w:color="auto"/>
                        <w:right w:val="none" w:sz="0" w:space="0" w:color="auto"/>
                      </w:divBdr>
                      <w:divsChild>
                        <w:div w:id="326131168">
                          <w:marLeft w:val="0"/>
                          <w:marRight w:val="0"/>
                          <w:marTop w:val="0"/>
                          <w:marBottom w:val="0"/>
                          <w:divBdr>
                            <w:top w:val="none" w:sz="0" w:space="0" w:color="auto"/>
                            <w:left w:val="none" w:sz="0" w:space="0" w:color="auto"/>
                            <w:bottom w:val="none" w:sz="0" w:space="0" w:color="auto"/>
                            <w:right w:val="none" w:sz="0" w:space="0" w:color="auto"/>
                          </w:divBdr>
                        </w:div>
                        <w:div w:id="1979337214">
                          <w:marLeft w:val="0"/>
                          <w:marRight w:val="0"/>
                          <w:marTop w:val="0"/>
                          <w:marBottom w:val="0"/>
                          <w:divBdr>
                            <w:top w:val="none" w:sz="0" w:space="0" w:color="auto"/>
                            <w:left w:val="none" w:sz="0" w:space="0" w:color="auto"/>
                            <w:bottom w:val="none" w:sz="0" w:space="0" w:color="auto"/>
                            <w:right w:val="none" w:sz="0" w:space="0" w:color="auto"/>
                          </w:divBdr>
                        </w:div>
                        <w:div w:id="94910809">
                          <w:marLeft w:val="0"/>
                          <w:marRight w:val="0"/>
                          <w:marTop w:val="0"/>
                          <w:marBottom w:val="0"/>
                          <w:divBdr>
                            <w:top w:val="none" w:sz="0" w:space="0" w:color="auto"/>
                            <w:left w:val="none" w:sz="0" w:space="0" w:color="auto"/>
                            <w:bottom w:val="none" w:sz="0" w:space="0" w:color="auto"/>
                            <w:right w:val="none" w:sz="0" w:space="0" w:color="auto"/>
                          </w:divBdr>
                          <w:divsChild>
                            <w:div w:id="1418217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08551244">
                                  <w:marLeft w:val="0"/>
                                  <w:marRight w:val="0"/>
                                  <w:marTop w:val="0"/>
                                  <w:marBottom w:val="0"/>
                                  <w:divBdr>
                                    <w:top w:val="none" w:sz="0" w:space="0" w:color="auto"/>
                                    <w:left w:val="none" w:sz="0" w:space="0" w:color="auto"/>
                                    <w:bottom w:val="none" w:sz="0" w:space="0" w:color="auto"/>
                                    <w:right w:val="none" w:sz="0" w:space="0" w:color="auto"/>
                                  </w:divBdr>
                                  <w:divsChild>
                                    <w:div w:id="741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940106">
                          <w:marLeft w:val="0"/>
                          <w:marRight w:val="0"/>
                          <w:marTop w:val="0"/>
                          <w:marBottom w:val="0"/>
                          <w:divBdr>
                            <w:top w:val="none" w:sz="0" w:space="0" w:color="auto"/>
                            <w:left w:val="none" w:sz="0" w:space="0" w:color="auto"/>
                            <w:bottom w:val="none" w:sz="0" w:space="0" w:color="auto"/>
                            <w:right w:val="none" w:sz="0" w:space="0" w:color="auto"/>
                          </w:divBdr>
                        </w:div>
                        <w:div w:id="1490899511">
                          <w:marLeft w:val="0"/>
                          <w:marRight w:val="0"/>
                          <w:marTop w:val="0"/>
                          <w:marBottom w:val="0"/>
                          <w:divBdr>
                            <w:top w:val="none" w:sz="0" w:space="0" w:color="auto"/>
                            <w:left w:val="none" w:sz="0" w:space="0" w:color="auto"/>
                            <w:bottom w:val="none" w:sz="0" w:space="0" w:color="auto"/>
                            <w:right w:val="none" w:sz="0" w:space="0" w:color="auto"/>
                          </w:divBdr>
                          <w:divsChild>
                            <w:div w:id="12666162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16053430">
                                  <w:marLeft w:val="0"/>
                                  <w:marRight w:val="0"/>
                                  <w:marTop w:val="0"/>
                                  <w:marBottom w:val="0"/>
                                  <w:divBdr>
                                    <w:top w:val="none" w:sz="0" w:space="0" w:color="auto"/>
                                    <w:left w:val="none" w:sz="0" w:space="0" w:color="auto"/>
                                    <w:bottom w:val="none" w:sz="0" w:space="0" w:color="auto"/>
                                    <w:right w:val="none" w:sz="0" w:space="0" w:color="auto"/>
                                  </w:divBdr>
                                  <w:divsChild>
                                    <w:div w:id="19221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847839">
                          <w:marLeft w:val="0"/>
                          <w:marRight w:val="0"/>
                          <w:marTop w:val="0"/>
                          <w:marBottom w:val="0"/>
                          <w:divBdr>
                            <w:top w:val="none" w:sz="0" w:space="0" w:color="auto"/>
                            <w:left w:val="none" w:sz="0" w:space="0" w:color="auto"/>
                            <w:bottom w:val="none" w:sz="0" w:space="0" w:color="auto"/>
                            <w:right w:val="none" w:sz="0" w:space="0" w:color="auto"/>
                          </w:divBdr>
                        </w:div>
                        <w:div w:id="1180772604">
                          <w:marLeft w:val="0"/>
                          <w:marRight w:val="0"/>
                          <w:marTop w:val="450"/>
                          <w:marBottom w:val="450"/>
                          <w:divBdr>
                            <w:top w:val="none" w:sz="0" w:space="0" w:color="auto"/>
                            <w:left w:val="single" w:sz="24" w:space="0" w:color="6DB33F"/>
                            <w:bottom w:val="none" w:sz="0" w:space="0" w:color="auto"/>
                            <w:right w:val="none" w:sz="0" w:space="0" w:color="auto"/>
                          </w:divBdr>
                        </w:div>
                      </w:divsChild>
                    </w:div>
                    <w:div w:id="699088916">
                      <w:marLeft w:val="0"/>
                      <w:marRight w:val="0"/>
                      <w:marTop w:val="0"/>
                      <w:marBottom w:val="0"/>
                      <w:divBdr>
                        <w:top w:val="none" w:sz="0" w:space="0" w:color="auto"/>
                        <w:left w:val="none" w:sz="0" w:space="0" w:color="auto"/>
                        <w:bottom w:val="none" w:sz="0" w:space="0" w:color="auto"/>
                        <w:right w:val="none" w:sz="0" w:space="0" w:color="auto"/>
                      </w:divBdr>
                      <w:divsChild>
                        <w:div w:id="764155791">
                          <w:marLeft w:val="0"/>
                          <w:marRight w:val="0"/>
                          <w:marTop w:val="0"/>
                          <w:marBottom w:val="0"/>
                          <w:divBdr>
                            <w:top w:val="none" w:sz="0" w:space="0" w:color="auto"/>
                            <w:left w:val="none" w:sz="0" w:space="0" w:color="auto"/>
                            <w:bottom w:val="none" w:sz="0" w:space="0" w:color="auto"/>
                            <w:right w:val="none" w:sz="0" w:space="0" w:color="auto"/>
                          </w:divBdr>
                        </w:div>
                        <w:div w:id="1329023244">
                          <w:marLeft w:val="0"/>
                          <w:marRight w:val="0"/>
                          <w:marTop w:val="0"/>
                          <w:marBottom w:val="0"/>
                          <w:divBdr>
                            <w:top w:val="none" w:sz="0" w:space="0" w:color="auto"/>
                            <w:left w:val="none" w:sz="0" w:space="0" w:color="auto"/>
                            <w:bottom w:val="none" w:sz="0" w:space="0" w:color="auto"/>
                            <w:right w:val="none" w:sz="0" w:space="0" w:color="auto"/>
                          </w:divBdr>
                        </w:div>
                        <w:div w:id="53509467">
                          <w:marLeft w:val="0"/>
                          <w:marRight w:val="0"/>
                          <w:marTop w:val="0"/>
                          <w:marBottom w:val="0"/>
                          <w:divBdr>
                            <w:top w:val="none" w:sz="0" w:space="0" w:color="auto"/>
                            <w:left w:val="none" w:sz="0" w:space="0" w:color="auto"/>
                            <w:bottom w:val="none" w:sz="0" w:space="0" w:color="auto"/>
                            <w:right w:val="none" w:sz="0" w:space="0" w:color="auto"/>
                          </w:divBdr>
                          <w:divsChild>
                            <w:div w:id="7602993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6685762">
                                  <w:marLeft w:val="0"/>
                                  <w:marRight w:val="0"/>
                                  <w:marTop w:val="0"/>
                                  <w:marBottom w:val="0"/>
                                  <w:divBdr>
                                    <w:top w:val="none" w:sz="0" w:space="0" w:color="auto"/>
                                    <w:left w:val="none" w:sz="0" w:space="0" w:color="auto"/>
                                    <w:bottom w:val="none" w:sz="0" w:space="0" w:color="auto"/>
                                    <w:right w:val="none" w:sz="0" w:space="0" w:color="auto"/>
                                  </w:divBdr>
                                  <w:divsChild>
                                    <w:div w:id="19885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4657">
                  <w:marLeft w:val="0"/>
                  <w:marRight w:val="0"/>
                  <w:marTop w:val="0"/>
                  <w:marBottom w:val="0"/>
                  <w:divBdr>
                    <w:top w:val="none" w:sz="0" w:space="0" w:color="auto"/>
                    <w:left w:val="none" w:sz="0" w:space="0" w:color="auto"/>
                    <w:bottom w:val="none" w:sz="0" w:space="0" w:color="auto"/>
                    <w:right w:val="none" w:sz="0" w:space="0" w:color="auto"/>
                  </w:divBdr>
                  <w:divsChild>
                    <w:div w:id="937298922">
                      <w:marLeft w:val="0"/>
                      <w:marRight w:val="0"/>
                      <w:marTop w:val="0"/>
                      <w:marBottom w:val="0"/>
                      <w:divBdr>
                        <w:top w:val="none" w:sz="0" w:space="0" w:color="auto"/>
                        <w:left w:val="none" w:sz="0" w:space="0" w:color="auto"/>
                        <w:bottom w:val="none" w:sz="0" w:space="0" w:color="auto"/>
                        <w:right w:val="none" w:sz="0" w:space="0" w:color="auto"/>
                      </w:divBdr>
                    </w:div>
                    <w:div w:id="752699197">
                      <w:marLeft w:val="0"/>
                      <w:marRight w:val="0"/>
                      <w:marTop w:val="0"/>
                      <w:marBottom w:val="0"/>
                      <w:divBdr>
                        <w:top w:val="none" w:sz="0" w:space="0" w:color="auto"/>
                        <w:left w:val="none" w:sz="0" w:space="0" w:color="auto"/>
                        <w:bottom w:val="none" w:sz="0" w:space="0" w:color="auto"/>
                        <w:right w:val="none" w:sz="0" w:space="0" w:color="auto"/>
                      </w:divBdr>
                    </w:div>
                    <w:div w:id="2015499674">
                      <w:marLeft w:val="0"/>
                      <w:marRight w:val="0"/>
                      <w:marTop w:val="0"/>
                      <w:marBottom w:val="0"/>
                      <w:divBdr>
                        <w:top w:val="none" w:sz="0" w:space="0" w:color="auto"/>
                        <w:left w:val="none" w:sz="0" w:space="0" w:color="auto"/>
                        <w:bottom w:val="none" w:sz="0" w:space="0" w:color="auto"/>
                        <w:right w:val="none" w:sz="0" w:space="0" w:color="auto"/>
                      </w:divBdr>
                      <w:divsChild>
                        <w:div w:id="14639613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06360934">
                              <w:marLeft w:val="0"/>
                              <w:marRight w:val="0"/>
                              <w:marTop w:val="0"/>
                              <w:marBottom w:val="0"/>
                              <w:divBdr>
                                <w:top w:val="none" w:sz="0" w:space="0" w:color="auto"/>
                                <w:left w:val="none" w:sz="0" w:space="0" w:color="auto"/>
                                <w:bottom w:val="none" w:sz="0" w:space="0" w:color="auto"/>
                                <w:right w:val="none" w:sz="0" w:space="0" w:color="auto"/>
                              </w:divBdr>
                              <w:divsChild>
                                <w:div w:id="249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86257">
                      <w:marLeft w:val="0"/>
                      <w:marRight w:val="0"/>
                      <w:marTop w:val="0"/>
                      <w:marBottom w:val="0"/>
                      <w:divBdr>
                        <w:top w:val="none" w:sz="0" w:space="0" w:color="auto"/>
                        <w:left w:val="none" w:sz="0" w:space="0" w:color="auto"/>
                        <w:bottom w:val="none" w:sz="0" w:space="0" w:color="auto"/>
                        <w:right w:val="none" w:sz="0" w:space="0" w:color="auto"/>
                      </w:divBdr>
                    </w:div>
                    <w:div w:id="1279333552">
                      <w:marLeft w:val="0"/>
                      <w:marRight w:val="0"/>
                      <w:marTop w:val="0"/>
                      <w:marBottom w:val="0"/>
                      <w:divBdr>
                        <w:top w:val="none" w:sz="0" w:space="0" w:color="auto"/>
                        <w:left w:val="none" w:sz="0" w:space="0" w:color="auto"/>
                        <w:bottom w:val="none" w:sz="0" w:space="0" w:color="auto"/>
                        <w:right w:val="none" w:sz="0" w:space="0" w:color="auto"/>
                      </w:divBdr>
                      <w:divsChild>
                        <w:div w:id="124552873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800577">
                              <w:marLeft w:val="0"/>
                              <w:marRight w:val="0"/>
                              <w:marTop w:val="0"/>
                              <w:marBottom w:val="0"/>
                              <w:divBdr>
                                <w:top w:val="none" w:sz="0" w:space="0" w:color="auto"/>
                                <w:left w:val="none" w:sz="0" w:space="0" w:color="auto"/>
                                <w:bottom w:val="none" w:sz="0" w:space="0" w:color="auto"/>
                                <w:right w:val="none" w:sz="0" w:space="0" w:color="auto"/>
                              </w:divBdr>
                              <w:divsChild>
                                <w:div w:id="93967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85470">
                      <w:marLeft w:val="0"/>
                      <w:marRight w:val="0"/>
                      <w:marTop w:val="0"/>
                      <w:marBottom w:val="0"/>
                      <w:divBdr>
                        <w:top w:val="none" w:sz="0" w:space="0" w:color="auto"/>
                        <w:left w:val="none" w:sz="0" w:space="0" w:color="auto"/>
                        <w:bottom w:val="none" w:sz="0" w:space="0" w:color="auto"/>
                        <w:right w:val="none" w:sz="0" w:space="0" w:color="auto"/>
                      </w:divBdr>
                    </w:div>
                  </w:divsChild>
                </w:div>
                <w:div w:id="1306930481">
                  <w:marLeft w:val="0"/>
                  <w:marRight w:val="0"/>
                  <w:marTop w:val="0"/>
                  <w:marBottom w:val="0"/>
                  <w:divBdr>
                    <w:top w:val="none" w:sz="0" w:space="0" w:color="auto"/>
                    <w:left w:val="none" w:sz="0" w:space="0" w:color="auto"/>
                    <w:bottom w:val="none" w:sz="0" w:space="0" w:color="auto"/>
                    <w:right w:val="none" w:sz="0" w:space="0" w:color="auto"/>
                  </w:divBdr>
                  <w:divsChild>
                    <w:div w:id="895629083">
                      <w:marLeft w:val="0"/>
                      <w:marRight w:val="0"/>
                      <w:marTop w:val="0"/>
                      <w:marBottom w:val="0"/>
                      <w:divBdr>
                        <w:top w:val="none" w:sz="0" w:space="0" w:color="auto"/>
                        <w:left w:val="none" w:sz="0" w:space="0" w:color="auto"/>
                        <w:bottom w:val="none" w:sz="0" w:space="0" w:color="auto"/>
                        <w:right w:val="none" w:sz="0" w:space="0" w:color="auto"/>
                      </w:divBdr>
                    </w:div>
                    <w:div w:id="382946140">
                      <w:marLeft w:val="0"/>
                      <w:marRight w:val="0"/>
                      <w:marTop w:val="0"/>
                      <w:marBottom w:val="0"/>
                      <w:divBdr>
                        <w:top w:val="none" w:sz="0" w:space="0" w:color="auto"/>
                        <w:left w:val="none" w:sz="0" w:space="0" w:color="auto"/>
                        <w:bottom w:val="none" w:sz="0" w:space="0" w:color="auto"/>
                        <w:right w:val="none" w:sz="0" w:space="0" w:color="auto"/>
                      </w:divBdr>
                    </w:div>
                    <w:div w:id="889418197">
                      <w:marLeft w:val="0"/>
                      <w:marRight w:val="0"/>
                      <w:marTop w:val="0"/>
                      <w:marBottom w:val="0"/>
                      <w:divBdr>
                        <w:top w:val="none" w:sz="0" w:space="0" w:color="auto"/>
                        <w:left w:val="none" w:sz="0" w:space="0" w:color="auto"/>
                        <w:bottom w:val="none" w:sz="0" w:space="0" w:color="auto"/>
                        <w:right w:val="none" w:sz="0" w:space="0" w:color="auto"/>
                      </w:divBdr>
                    </w:div>
                    <w:div w:id="741875610">
                      <w:marLeft w:val="0"/>
                      <w:marRight w:val="0"/>
                      <w:marTop w:val="0"/>
                      <w:marBottom w:val="0"/>
                      <w:divBdr>
                        <w:top w:val="none" w:sz="0" w:space="0" w:color="auto"/>
                        <w:left w:val="none" w:sz="0" w:space="0" w:color="auto"/>
                        <w:bottom w:val="none" w:sz="0" w:space="0" w:color="auto"/>
                        <w:right w:val="none" w:sz="0" w:space="0" w:color="auto"/>
                      </w:divBdr>
                      <w:divsChild>
                        <w:div w:id="873734895">
                          <w:marLeft w:val="0"/>
                          <w:marRight w:val="0"/>
                          <w:marTop w:val="0"/>
                          <w:marBottom w:val="0"/>
                          <w:divBdr>
                            <w:top w:val="none" w:sz="0" w:space="0" w:color="auto"/>
                            <w:left w:val="none" w:sz="0" w:space="0" w:color="auto"/>
                            <w:bottom w:val="none" w:sz="0" w:space="0" w:color="auto"/>
                            <w:right w:val="none" w:sz="0" w:space="0" w:color="auto"/>
                          </w:divBdr>
                        </w:div>
                        <w:div w:id="2110661683">
                          <w:marLeft w:val="0"/>
                          <w:marRight w:val="0"/>
                          <w:marTop w:val="0"/>
                          <w:marBottom w:val="0"/>
                          <w:divBdr>
                            <w:top w:val="none" w:sz="0" w:space="0" w:color="auto"/>
                            <w:left w:val="none" w:sz="0" w:space="0" w:color="auto"/>
                            <w:bottom w:val="none" w:sz="0" w:space="0" w:color="auto"/>
                            <w:right w:val="none" w:sz="0" w:space="0" w:color="auto"/>
                          </w:divBdr>
                        </w:div>
                        <w:div w:id="1418165688">
                          <w:marLeft w:val="0"/>
                          <w:marRight w:val="0"/>
                          <w:marTop w:val="0"/>
                          <w:marBottom w:val="0"/>
                          <w:divBdr>
                            <w:top w:val="none" w:sz="0" w:space="0" w:color="auto"/>
                            <w:left w:val="none" w:sz="0" w:space="0" w:color="auto"/>
                            <w:bottom w:val="none" w:sz="0" w:space="0" w:color="auto"/>
                            <w:right w:val="none" w:sz="0" w:space="0" w:color="auto"/>
                          </w:divBdr>
                        </w:div>
                        <w:div w:id="444079057">
                          <w:marLeft w:val="0"/>
                          <w:marRight w:val="0"/>
                          <w:marTop w:val="0"/>
                          <w:marBottom w:val="0"/>
                          <w:divBdr>
                            <w:top w:val="none" w:sz="0" w:space="0" w:color="auto"/>
                            <w:left w:val="none" w:sz="0" w:space="0" w:color="auto"/>
                            <w:bottom w:val="none" w:sz="0" w:space="0" w:color="auto"/>
                            <w:right w:val="none" w:sz="0" w:space="0" w:color="auto"/>
                          </w:divBdr>
                        </w:div>
                        <w:div w:id="859975266">
                          <w:marLeft w:val="0"/>
                          <w:marRight w:val="0"/>
                          <w:marTop w:val="0"/>
                          <w:marBottom w:val="0"/>
                          <w:divBdr>
                            <w:top w:val="none" w:sz="0" w:space="0" w:color="auto"/>
                            <w:left w:val="none" w:sz="0" w:space="0" w:color="auto"/>
                            <w:bottom w:val="none" w:sz="0" w:space="0" w:color="auto"/>
                            <w:right w:val="none" w:sz="0" w:space="0" w:color="auto"/>
                          </w:divBdr>
                          <w:divsChild>
                            <w:div w:id="21408754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419758350">
                                  <w:marLeft w:val="0"/>
                                  <w:marRight w:val="0"/>
                                  <w:marTop w:val="0"/>
                                  <w:marBottom w:val="0"/>
                                  <w:divBdr>
                                    <w:top w:val="none" w:sz="0" w:space="0" w:color="auto"/>
                                    <w:left w:val="none" w:sz="0" w:space="0" w:color="auto"/>
                                    <w:bottom w:val="none" w:sz="0" w:space="0" w:color="auto"/>
                                    <w:right w:val="none" w:sz="0" w:space="0" w:color="auto"/>
                                  </w:divBdr>
                                  <w:divsChild>
                                    <w:div w:id="8227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29809">
                          <w:marLeft w:val="0"/>
                          <w:marRight w:val="0"/>
                          <w:marTop w:val="0"/>
                          <w:marBottom w:val="0"/>
                          <w:divBdr>
                            <w:top w:val="none" w:sz="0" w:space="0" w:color="auto"/>
                            <w:left w:val="none" w:sz="0" w:space="0" w:color="auto"/>
                            <w:bottom w:val="none" w:sz="0" w:space="0" w:color="auto"/>
                            <w:right w:val="none" w:sz="0" w:space="0" w:color="auto"/>
                          </w:divBdr>
                        </w:div>
                        <w:div w:id="955909333">
                          <w:marLeft w:val="0"/>
                          <w:marRight w:val="0"/>
                          <w:marTop w:val="0"/>
                          <w:marBottom w:val="0"/>
                          <w:divBdr>
                            <w:top w:val="none" w:sz="0" w:space="0" w:color="auto"/>
                            <w:left w:val="none" w:sz="0" w:space="0" w:color="auto"/>
                            <w:bottom w:val="none" w:sz="0" w:space="0" w:color="auto"/>
                            <w:right w:val="none" w:sz="0" w:space="0" w:color="auto"/>
                          </w:divBdr>
                          <w:divsChild>
                            <w:div w:id="501236438">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528301">
                                  <w:marLeft w:val="0"/>
                                  <w:marRight w:val="0"/>
                                  <w:marTop w:val="0"/>
                                  <w:marBottom w:val="300"/>
                                  <w:divBdr>
                                    <w:top w:val="none" w:sz="0" w:space="0" w:color="auto"/>
                                    <w:left w:val="none" w:sz="0" w:space="0" w:color="auto"/>
                                    <w:bottom w:val="none" w:sz="0" w:space="0" w:color="auto"/>
                                    <w:right w:val="none" w:sz="0" w:space="0" w:color="auto"/>
                                  </w:divBdr>
                                  <w:divsChild>
                                    <w:div w:id="1816487546">
                                      <w:marLeft w:val="0"/>
                                      <w:marRight w:val="0"/>
                                      <w:marTop w:val="0"/>
                                      <w:marBottom w:val="0"/>
                                      <w:divBdr>
                                        <w:top w:val="none" w:sz="0" w:space="0" w:color="auto"/>
                                        <w:left w:val="none" w:sz="0" w:space="0" w:color="auto"/>
                                        <w:bottom w:val="none" w:sz="0" w:space="0" w:color="auto"/>
                                        <w:right w:val="none" w:sz="0" w:space="0" w:color="auto"/>
                                      </w:divBdr>
                                    </w:div>
                                  </w:divsChild>
                                </w:div>
                                <w:div w:id="1674214686">
                                  <w:marLeft w:val="0"/>
                                  <w:marRight w:val="0"/>
                                  <w:marTop w:val="0"/>
                                  <w:marBottom w:val="0"/>
                                  <w:divBdr>
                                    <w:top w:val="none" w:sz="0" w:space="0" w:color="auto"/>
                                    <w:left w:val="none" w:sz="0" w:space="0" w:color="auto"/>
                                    <w:bottom w:val="none" w:sz="0" w:space="0" w:color="auto"/>
                                    <w:right w:val="none" w:sz="0" w:space="0" w:color="auto"/>
                                  </w:divBdr>
                                  <w:divsChild>
                                    <w:div w:id="11530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28543">
                          <w:marLeft w:val="0"/>
                          <w:marRight w:val="0"/>
                          <w:marTop w:val="0"/>
                          <w:marBottom w:val="0"/>
                          <w:divBdr>
                            <w:top w:val="none" w:sz="0" w:space="0" w:color="auto"/>
                            <w:left w:val="none" w:sz="0" w:space="0" w:color="auto"/>
                            <w:bottom w:val="none" w:sz="0" w:space="0" w:color="auto"/>
                            <w:right w:val="none" w:sz="0" w:space="0" w:color="auto"/>
                          </w:divBdr>
                        </w:div>
                        <w:div w:id="34619947">
                          <w:marLeft w:val="0"/>
                          <w:marRight w:val="0"/>
                          <w:marTop w:val="0"/>
                          <w:marBottom w:val="0"/>
                          <w:divBdr>
                            <w:top w:val="none" w:sz="0" w:space="0" w:color="auto"/>
                            <w:left w:val="none" w:sz="0" w:space="0" w:color="auto"/>
                            <w:bottom w:val="none" w:sz="0" w:space="0" w:color="auto"/>
                            <w:right w:val="none" w:sz="0" w:space="0" w:color="auto"/>
                          </w:divBdr>
                          <w:divsChild>
                            <w:div w:id="16934125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1779808">
                                  <w:marLeft w:val="0"/>
                                  <w:marRight w:val="0"/>
                                  <w:marTop w:val="0"/>
                                  <w:marBottom w:val="0"/>
                                  <w:divBdr>
                                    <w:top w:val="none" w:sz="0" w:space="0" w:color="auto"/>
                                    <w:left w:val="none" w:sz="0" w:space="0" w:color="auto"/>
                                    <w:bottom w:val="none" w:sz="0" w:space="0" w:color="auto"/>
                                    <w:right w:val="none" w:sz="0" w:space="0" w:color="auto"/>
                                  </w:divBdr>
                                  <w:divsChild>
                                    <w:div w:id="20113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49058">
                          <w:marLeft w:val="0"/>
                          <w:marRight w:val="0"/>
                          <w:marTop w:val="0"/>
                          <w:marBottom w:val="0"/>
                          <w:divBdr>
                            <w:top w:val="none" w:sz="0" w:space="0" w:color="auto"/>
                            <w:left w:val="none" w:sz="0" w:space="0" w:color="auto"/>
                            <w:bottom w:val="none" w:sz="0" w:space="0" w:color="auto"/>
                            <w:right w:val="none" w:sz="0" w:space="0" w:color="auto"/>
                          </w:divBdr>
                        </w:div>
                        <w:div w:id="1745689096">
                          <w:marLeft w:val="0"/>
                          <w:marRight w:val="0"/>
                          <w:marTop w:val="0"/>
                          <w:marBottom w:val="0"/>
                          <w:divBdr>
                            <w:top w:val="none" w:sz="0" w:space="0" w:color="auto"/>
                            <w:left w:val="none" w:sz="0" w:space="0" w:color="auto"/>
                            <w:bottom w:val="none" w:sz="0" w:space="0" w:color="auto"/>
                            <w:right w:val="none" w:sz="0" w:space="0" w:color="auto"/>
                          </w:divBdr>
                          <w:divsChild>
                            <w:div w:id="153446247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79596009">
                                  <w:marLeft w:val="0"/>
                                  <w:marRight w:val="0"/>
                                  <w:marTop w:val="0"/>
                                  <w:marBottom w:val="0"/>
                                  <w:divBdr>
                                    <w:top w:val="none" w:sz="0" w:space="0" w:color="auto"/>
                                    <w:left w:val="none" w:sz="0" w:space="0" w:color="auto"/>
                                    <w:bottom w:val="none" w:sz="0" w:space="0" w:color="auto"/>
                                    <w:right w:val="none" w:sz="0" w:space="0" w:color="auto"/>
                                  </w:divBdr>
                                  <w:divsChild>
                                    <w:div w:id="21051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9897">
                          <w:marLeft w:val="0"/>
                          <w:marRight w:val="0"/>
                          <w:marTop w:val="0"/>
                          <w:marBottom w:val="0"/>
                          <w:divBdr>
                            <w:top w:val="none" w:sz="0" w:space="0" w:color="auto"/>
                            <w:left w:val="none" w:sz="0" w:space="0" w:color="auto"/>
                            <w:bottom w:val="none" w:sz="0" w:space="0" w:color="auto"/>
                            <w:right w:val="none" w:sz="0" w:space="0" w:color="auto"/>
                          </w:divBdr>
                        </w:div>
                        <w:div w:id="1573849952">
                          <w:marLeft w:val="0"/>
                          <w:marRight w:val="0"/>
                          <w:marTop w:val="0"/>
                          <w:marBottom w:val="0"/>
                          <w:divBdr>
                            <w:top w:val="none" w:sz="0" w:space="0" w:color="auto"/>
                            <w:left w:val="none" w:sz="0" w:space="0" w:color="auto"/>
                            <w:bottom w:val="none" w:sz="0" w:space="0" w:color="auto"/>
                            <w:right w:val="none" w:sz="0" w:space="0" w:color="auto"/>
                          </w:divBdr>
                        </w:div>
                        <w:div w:id="40256476">
                          <w:marLeft w:val="0"/>
                          <w:marRight w:val="0"/>
                          <w:marTop w:val="0"/>
                          <w:marBottom w:val="0"/>
                          <w:divBdr>
                            <w:top w:val="none" w:sz="0" w:space="0" w:color="auto"/>
                            <w:left w:val="none" w:sz="0" w:space="0" w:color="auto"/>
                            <w:bottom w:val="none" w:sz="0" w:space="0" w:color="auto"/>
                            <w:right w:val="none" w:sz="0" w:space="0" w:color="auto"/>
                          </w:divBdr>
                          <w:divsChild>
                            <w:div w:id="9895549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26891135">
                                  <w:marLeft w:val="0"/>
                                  <w:marRight w:val="0"/>
                                  <w:marTop w:val="0"/>
                                  <w:marBottom w:val="300"/>
                                  <w:divBdr>
                                    <w:top w:val="none" w:sz="0" w:space="0" w:color="auto"/>
                                    <w:left w:val="none" w:sz="0" w:space="0" w:color="auto"/>
                                    <w:bottom w:val="none" w:sz="0" w:space="0" w:color="auto"/>
                                    <w:right w:val="none" w:sz="0" w:space="0" w:color="auto"/>
                                  </w:divBdr>
                                  <w:divsChild>
                                    <w:div w:id="1674992456">
                                      <w:marLeft w:val="0"/>
                                      <w:marRight w:val="0"/>
                                      <w:marTop w:val="0"/>
                                      <w:marBottom w:val="0"/>
                                      <w:divBdr>
                                        <w:top w:val="none" w:sz="0" w:space="0" w:color="auto"/>
                                        <w:left w:val="none" w:sz="0" w:space="0" w:color="auto"/>
                                        <w:bottom w:val="none" w:sz="0" w:space="0" w:color="auto"/>
                                        <w:right w:val="none" w:sz="0" w:space="0" w:color="auto"/>
                                      </w:divBdr>
                                    </w:div>
                                  </w:divsChild>
                                </w:div>
                                <w:div w:id="2066757654">
                                  <w:marLeft w:val="0"/>
                                  <w:marRight w:val="0"/>
                                  <w:marTop w:val="0"/>
                                  <w:marBottom w:val="0"/>
                                  <w:divBdr>
                                    <w:top w:val="none" w:sz="0" w:space="0" w:color="auto"/>
                                    <w:left w:val="none" w:sz="0" w:space="0" w:color="auto"/>
                                    <w:bottom w:val="none" w:sz="0" w:space="0" w:color="auto"/>
                                    <w:right w:val="none" w:sz="0" w:space="0" w:color="auto"/>
                                  </w:divBdr>
                                  <w:divsChild>
                                    <w:div w:id="4510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40814">
                          <w:marLeft w:val="0"/>
                          <w:marRight w:val="0"/>
                          <w:marTop w:val="0"/>
                          <w:marBottom w:val="0"/>
                          <w:divBdr>
                            <w:top w:val="none" w:sz="0" w:space="0" w:color="auto"/>
                            <w:left w:val="none" w:sz="0" w:space="0" w:color="auto"/>
                            <w:bottom w:val="none" w:sz="0" w:space="0" w:color="auto"/>
                            <w:right w:val="none" w:sz="0" w:space="0" w:color="auto"/>
                          </w:divBdr>
                        </w:div>
                        <w:div w:id="1698850999">
                          <w:marLeft w:val="0"/>
                          <w:marRight w:val="0"/>
                          <w:marTop w:val="0"/>
                          <w:marBottom w:val="0"/>
                          <w:divBdr>
                            <w:top w:val="none" w:sz="0" w:space="0" w:color="auto"/>
                            <w:left w:val="none" w:sz="0" w:space="0" w:color="auto"/>
                            <w:bottom w:val="none" w:sz="0" w:space="0" w:color="auto"/>
                            <w:right w:val="none" w:sz="0" w:space="0" w:color="auto"/>
                          </w:divBdr>
                          <w:divsChild>
                            <w:div w:id="1689530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4392260">
                                  <w:marLeft w:val="0"/>
                                  <w:marRight w:val="0"/>
                                  <w:marTop w:val="0"/>
                                  <w:marBottom w:val="0"/>
                                  <w:divBdr>
                                    <w:top w:val="none" w:sz="0" w:space="0" w:color="auto"/>
                                    <w:left w:val="none" w:sz="0" w:space="0" w:color="auto"/>
                                    <w:bottom w:val="none" w:sz="0" w:space="0" w:color="auto"/>
                                    <w:right w:val="none" w:sz="0" w:space="0" w:color="auto"/>
                                  </w:divBdr>
                                  <w:divsChild>
                                    <w:div w:id="6071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59783">
                          <w:marLeft w:val="0"/>
                          <w:marRight w:val="0"/>
                          <w:marTop w:val="0"/>
                          <w:marBottom w:val="0"/>
                          <w:divBdr>
                            <w:top w:val="none" w:sz="0" w:space="0" w:color="auto"/>
                            <w:left w:val="none" w:sz="0" w:space="0" w:color="auto"/>
                            <w:bottom w:val="none" w:sz="0" w:space="0" w:color="auto"/>
                            <w:right w:val="none" w:sz="0" w:space="0" w:color="auto"/>
                          </w:divBdr>
                        </w:div>
                        <w:div w:id="1547373538">
                          <w:marLeft w:val="0"/>
                          <w:marRight w:val="0"/>
                          <w:marTop w:val="0"/>
                          <w:marBottom w:val="0"/>
                          <w:divBdr>
                            <w:top w:val="none" w:sz="0" w:space="0" w:color="auto"/>
                            <w:left w:val="none" w:sz="0" w:space="0" w:color="auto"/>
                            <w:bottom w:val="none" w:sz="0" w:space="0" w:color="auto"/>
                            <w:right w:val="none" w:sz="0" w:space="0" w:color="auto"/>
                          </w:divBdr>
                        </w:div>
                        <w:div w:id="959534859">
                          <w:marLeft w:val="0"/>
                          <w:marRight w:val="0"/>
                          <w:marTop w:val="0"/>
                          <w:marBottom w:val="0"/>
                          <w:divBdr>
                            <w:top w:val="none" w:sz="0" w:space="0" w:color="auto"/>
                            <w:left w:val="none" w:sz="0" w:space="0" w:color="auto"/>
                            <w:bottom w:val="none" w:sz="0" w:space="0" w:color="auto"/>
                            <w:right w:val="none" w:sz="0" w:space="0" w:color="auto"/>
                          </w:divBdr>
                          <w:divsChild>
                            <w:div w:id="17204020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8109338">
                                  <w:marLeft w:val="0"/>
                                  <w:marRight w:val="0"/>
                                  <w:marTop w:val="0"/>
                                  <w:marBottom w:val="300"/>
                                  <w:divBdr>
                                    <w:top w:val="none" w:sz="0" w:space="0" w:color="auto"/>
                                    <w:left w:val="none" w:sz="0" w:space="0" w:color="auto"/>
                                    <w:bottom w:val="none" w:sz="0" w:space="0" w:color="auto"/>
                                    <w:right w:val="none" w:sz="0" w:space="0" w:color="auto"/>
                                  </w:divBdr>
                                  <w:divsChild>
                                    <w:div w:id="1887719165">
                                      <w:marLeft w:val="0"/>
                                      <w:marRight w:val="0"/>
                                      <w:marTop w:val="0"/>
                                      <w:marBottom w:val="0"/>
                                      <w:divBdr>
                                        <w:top w:val="none" w:sz="0" w:space="0" w:color="auto"/>
                                        <w:left w:val="none" w:sz="0" w:space="0" w:color="auto"/>
                                        <w:bottom w:val="none" w:sz="0" w:space="0" w:color="auto"/>
                                        <w:right w:val="none" w:sz="0" w:space="0" w:color="auto"/>
                                      </w:divBdr>
                                    </w:div>
                                  </w:divsChild>
                                </w:div>
                                <w:div w:id="292060455">
                                  <w:marLeft w:val="0"/>
                                  <w:marRight w:val="0"/>
                                  <w:marTop w:val="0"/>
                                  <w:marBottom w:val="0"/>
                                  <w:divBdr>
                                    <w:top w:val="none" w:sz="0" w:space="0" w:color="auto"/>
                                    <w:left w:val="none" w:sz="0" w:space="0" w:color="auto"/>
                                    <w:bottom w:val="none" w:sz="0" w:space="0" w:color="auto"/>
                                    <w:right w:val="none" w:sz="0" w:space="0" w:color="auto"/>
                                  </w:divBdr>
                                  <w:divsChild>
                                    <w:div w:id="2005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5322">
                          <w:marLeft w:val="0"/>
                          <w:marRight w:val="0"/>
                          <w:marTop w:val="0"/>
                          <w:marBottom w:val="0"/>
                          <w:divBdr>
                            <w:top w:val="none" w:sz="0" w:space="0" w:color="auto"/>
                            <w:left w:val="none" w:sz="0" w:space="0" w:color="auto"/>
                            <w:bottom w:val="none" w:sz="0" w:space="0" w:color="auto"/>
                            <w:right w:val="none" w:sz="0" w:space="0" w:color="auto"/>
                          </w:divBdr>
                        </w:div>
                        <w:div w:id="1699426394">
                          <w:marLeft w:val="0"/>
                          <w:marRight w:val="0"/>
                          <w:marTop w:val="0"/>
                          <w:marBottom w:val="0"/>
                          <w:divBdr>
                            <w:top w:val="none" w:sz="0" w:space="0" w:color="auto"/>
                            <w:left w:val="none" w:sz="0" w:space="0" w:color="auto"/>
                            <w:bottom w:val="none" w:sz="0" w:space="0" w:color="auto"/>
                            <w:right w:val="none" w:sz="0" w:space="0" w:color="auto"/>
                          </w:divBdr>
                          <w:divsChild>
                            <w:div w:id="6211572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91465261">
                                  <w:marLeft w:val="0"/>
                                  <w:marRight w:val="0"/>
                                  <w:marTop w:val="0"/>
                                  <w:marBottom w:val="0"/>
                                  <w:divBdr>
                                    <w:top w:val="none" w:sz="0" w:space="0" w:color="auto"/>
                                    <w:left w:val="none" w:sz="0" w:space="0" w:color="auto"/>
                                    <w:bottom w:val="none" w:sz="0" w:space="0" w:color="auto"/>
                                    <w:right w:val="none" w:sz="0" w:space="0" w:color="auto"/>
                                  </w:divBdr>
                                  <w:divsChild>
                                    <w:div w:id="8125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8647">
                          <w:marLeft w:val="0"/>
                          <w:marRight w:val="0"/>
                          <w:marTop w:val="0"/>
                          <w:marBottom w:val="0"/>
                          <w:divBdr>
                            <w:top w:val="none" w:sz="0" w:space="0" w:color="auto"/>
                            <w:left w:val="none" w:sz="0" w:space="0" w:color="auto"/>
                            <w:bottom w:val="none" w:sz="0" w:space="0" w:color="auto"/>
                            <w:right w:val="none" w:sz="0" w:space="0" w:color="auto"/>
                          </w:divBdr>
                        </w:div>
                        <w:div w:id="1098015518">
                          <w:marLeft w:val="0"/>
                          <w:marRight w:val="0"/>
                          <w:marTop w:val="450"/>
                          <w:marBottom w:val="450"/>
                          <w:divBdr>
                            <w:top w:val="none" w:sz="0" w:space="0" w:color="auto"/>
                            <w:left w:val="single" w:sz="24" w:space="0" w:color="6DB33F"/>
                            <w:bottom w:val="none" w:sz="0" w:space="0" w:color="auto"/>
                            <w:right w:val="none" w:sz="0" w:space="0" w:color="auto"/>
                          </w:divBdr>
                        </w:div>
                      </w:divsChild>
                    </w:div>
                    <w:div w:id="808471375">
                      <w:marLeft w:val="0"/>
                      <w:marRight w:val="0"/>
                      <w:marTop w:val="0"/>
                      <w:marBottom w:val="0"/>
                      <w:divBdr>
                        <w:top w:val="none" w:sz="0" w:space="0" w:color="auto"/>
                        <w:left w:val="none" w:sz="0" w:space="0" w:color="auto"/>
                        <w:bottom w:val="none" w:sz="0" w:space="0" w:color="auto"/>
                        <w:right w:val="none" w:sz="0" w:space="0" w:color="auto"/>
                      </w:divBdr>
                      <w:divsChild>
                        <w:div w:id="2031910241">
                          <w:marLeft w:val="0"/>
                          <w:marRight w:val="0"/>
                          <w:marTop w:val="0"/>
                          <w:marBottom w:val="0"/>
                          <w:divBdr>
                            <w:top w:val="none" w:sz="0" w:space="0" w:color="auto"/>
                            <w:left w:val="none" w:sz="0" w:space="0" w:color="auto"/>
                            <w:bottom w:val="none" w:sz="0" w:space="0" w:color="auto"/>
                            <w:right w:val="none" w:sz="0" w:space="0" w:color="auto"/>
                          </w:divBdr>
                        </w:div>
                        <w:div w:id="907568132">
                          <w:marLeft w:val="0"/>
                          <w:marRight w:val="0"/>
                          <w:marTop w:val="450"/>
                          <w:marBottom w:val="450"/>
                          <w:divBdr>
                            <w:top w:val="none" w:sz="0" w:space="0" w:color="auto"/>
                            <w:left w:val="single" w:sz="24" w:space="0" w:color="6DB33F"/>
                            <w:bottom w:val="none" w:sz="0" w:space="0" w:color="auto"/>
                            <w:right w:val="none" w:sz="0" w:space="0" w:color="auto"/>
                          </w:divBdr>
                        </w:div>
                        <w:div w:id="85271946">
                          <w:marLeft w:val="0"/>
                          <w:marRight w:val="0"/>
                          <w:marTop w:val="0"/>
                          <w:marBottom w:val="0"/>
                          <w:divBdr>
                            <w:top w:val="none" w:sz="0" w:space="0" w:color="auto"/>
                            <w:left w:val="none" w:sz="0" w:space="0" w:color="auto"/>
                            <w:bottom w:val="none" w:sz="0" w:space="0" w:color="auto"/>
                            <w:right w:val="none" w:sz="0" w:space="0" w:color="auto"/>
                          </w:divBdr>
                        </w:div>
                        <w:div w:id="1524780871">
                          <w:marLeft w:val="0"/>
                          <w:marRight w:val="0"/>
                          <w:marTop w:val="0"/>
                          <w:marBottom w:val="0"/>
                          <w:divBdr>
                            <w:top w:val="none" w:sz="0" w:space="0" w:color="auto"/>
                            <w:left w:val="none" w:sz="0" w:space="0" w:color="auto"/>
                            <w:bottom w:val="none" w:sz="0" w:space="0" w:color="auto"/>
                            <w:right w:val="none" w:sz="0" w:space="0" w:color="auto"/>
                          </w:divBdr>
                        </w:div>
                        <w:div w:id="1209336619">
                          <w:marLeft w:val="0"/>
                          <w:marRight w:val="0"/>
                          <w:marTop w:val="0"/>
                          <w:marBottom w:val="0"/>
                          <w:divBdr>
                            <w:top w:val="none" w:sz="0" w:space="0" w:color="auto"/>
                            <w:left w:val="none" w:sz="0" w:space="0" w:color="auto"/>
                            <w:bottom w:val="none" w:sz="0" w:space="0" w:color="auto"/>
                            <w:right w:val="none" w:sz="0" w:space="0" w:color="auto"/>
                          </w:divBdr>
                          <w:divsChild>
                            <w:div w:id="16298976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9863364">
                                  <w:marLeft w:val="0"/>
                                  <w:marRight w:val="0"/>
                                  <w:marTop w:val="0"/>
                                  <w:marBottom w:val="0"/>
                                  <w:divBdr>
                                    <w:top w:val="none" w:sz="0" w:space="0" w:color="auto"/>
                                    <w:left w:val="none" w:sz="0" w:space="0" w:color="auto"/>
                                    <w:bottom w:val="none" w:sz="0" w:space="0" w:color="auto"/>
                                    <w:right w:val="none" w:sz="0" w:space="0" w:color="auto"/>
                                  </w:divBdr>
                                  <w:divsChild>
                                    <w:div w:id="204131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07486">
                          <w:marLeft w:val="0"/>
                          <w:marRight w:val="0"/>
                          <w:marTop w:val="0"/>
                          <w:marBottom w:val="0"/>
                          <w:divBdr>
                            <w:top w:val="none" w:sz="0" w:space="0" w:color="auto"/>
                            <w:left w:val="none" w:sz="0" w:space="0" w:color="auto"/>
                            <w:bottom w:val="none" w:sz="0" w:space="0" w:color="auto"/>
                            <w:right w:val="none" w:sz="0" w:space="0" w:color="auto"/>
                          </w:divBdr>
                        </w:div>
                        <w:div w:id="804856352">
                          <w:marLeft w:val="0"/>
                          <w:marRight w:val="0"/>
                          <w:marTop w:val="0"/>
                          <w:marBottom w:val="0"/>
                          <w:divBdr>
                            <w:top w:val="none" w:sz="0" w:space="0" w:color="auto"/>
                            <w:left w:val="none" w:sz="0" w:space="0" w:color="auto"/>
                            <w:bottom w:val="none" w:sz="0" w:space="0" w:color="auto"/>
                            <w:right w:val="none" w:sz="0" w:space="0" w:color="auto"/>
                          </w:divBdr>
                          <w:divsChild>
                            <w:div w:id="12231021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97010036">
                                  <w:marLeft w:val="0"/>
                                  <w:marRight w:val="0"/>
                                  <w:marTop w:val="0"/>
                                  <w:marBottom w:val="0"/>
                                  <w:divBdr>
                                    <w:top w:val="none" w:sz="0" w:space="0" w:color="auto"/>
                                    <w:left w:val="none" w:sz="0" w:space="0" w:color="auto"/>
                                    <w:bottom w:val="none" w:sz="0" w:space="0" w:color="auto"/>
                                    <w:right w:val="none" w:sz="0" w:space="0" w:color="auto"/>
                                  </w:divBdr>
                                  <w:divsChild>
                                    <w:div w:id="13456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29180">
                          <w:marLeft w:val="0"/>
                          <w:marRight w:val="0"/>
                          <w:marTop w:val="0"/>
                          <w:marBottom w:val="0"/>
                          <w:divBdr>
                            <w:top w:val="none" w:sz="0" w:space="0" w:color="auto"/>
                            <w:left w:val="none" w:sz="0" w:space="0" w:color="auto"/>
                            <w:bottom w:val="none" w:sz="0" w:space="0" w:color="auto"/>
                            <w:right w:val="none" w:sz="0" w:space="0" w:color="auto"/>
                          </w:divBdr>
                        </w:div>
                        <w:div w:id="425006823">
                          <w:marLeft w:val="0"/>
                          <w:marRight w:val="0"/>
                          <w:marTop w:val="0"/>
                          <w:marBottom w:val="0"/>
                          <w:divBdr>
                            <w:top w:val="none" w:sz="0" w:space="0" w:color="auto"/>
                            <w:left w:val="none" w:sz="0" w:space="0" w:color="auto"/>
                            <w:bottom w:val="none" w:sz="0" w:space="0" w:color="auto"/>
                            <w:right w:val="none" w:sz="0" w:space="0" w:color="auto"/>
                          </w:divBdr>
                        </w:div>
                        <w:div w:id="1317683006">
                          <w:marLeft w:val="0"/>
                          <w:marRight w:val="0"/>
                          <w:marTop w:val="0"/>
                          <w:marBottom w:val="0"/>
                          <w:divBdr>
                            <w:top w:val="none" w:sz="0" w:space="0" w:color="auto"/>
                            <w:left w:val="none" w:sz="0" w:space="0" w:color="auto"/>
                            <w:bottom w:val="none" w:sz="0" w:space="0" w:color="auto"/>
                            <w:right w:val="none" w:sz="0" w:space="0" w:color="auto"/>
                          </w:divBdr>
                          <w:divsChild>
                            <w:div w:id="4039134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00829529">
                                  <w:marLeft w:val="0"/>
                                  <w:marRight w:val="0"/>
                                  <w:marTop w:val="0"/>
                                  <w:marBottom w:val="0"/>
                                  <w:divBdr>
                                    <w:top w:val="none" w:sz="0" w:space="0" w:color="auto"/>
                                    <w:left w:val="none" w:sz="0" w:space="0" w:color="auto"/>
                                    <w:bottom w:val="none" w:sz="0" w:space="0" w:color="auto"/>
                                    <w:right w:val="none" w:sz="0" w:space="0" w:color="auto"/>
                                  </w:divBdr>
                                  <w:divsChild>
                                    <w:div w:id="7307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73067">
                          <w:marLeft w:val="0"/>
                          <w:marRight w:val="0"/>
                          <w:marTop w:val="0"/>
                          <w:marBottom w:val="0"/>
                          <w:divBdr>
                            <w:top w:val="none" w:sz="0" w:space="0" w:color="auto"/>
                            <w:left w:val="none" w:sz="0" w:space="0" w:color="auto"/>
                            <w:bottom w:val="none" w:sz="0" w:space="0" w:color="auto"/>
                            <w:right w:val="none" w:sz="0" w:space="0" w:color="auto"/>
                          </w:divBdr>
                        </w:div>
                        <w:div w:id="2061321459">
                          <w:marLeft w:val="0"/>
                          <w:marRight w:val="0"/>
                          <w:marTop w:val="0"/>
                          <w:marBottom w:val="0"/>
                          <w:divBdr>
                            <w:top w:val="none" w:sz="0" w:space="0" w:color="auto"/>
                            <w:left w:val="none" w:sz="0" w:space="0" w:color="auto"/>
                            <w:bottom w:val="none" w:sz="0" w:space="0" w:color="auto"/>
                            <w:right w:val="none" w:sz="0" w:space="0" w:color="auto"/>
                          </w:divBdr>
                        </w:div>
                        <w:div w:id="1830752871">
                          <w:marLeft w:val="0"/>
                          <w:marRight w:val="0"/>
                          <w:marTop w:val="0"/>
                          <w:marBottom w:val="0"/>
                          <w:divBdr>
                            <w:top w:val="none" w:sz="0" w:space="0" w:color="auto"/>
                            <w:left w:val="none" w:sz="0" w:space="0" w:color="auto"/>
                            <w:bottom w:val="none" w:sz="0" w:space="0" w:color="auto"/>
                            <w:right w:val="none" w:sz="0" w:space="0" w:color="auto"/>
                          </w:divBdr>
                          <w:divsChild>
                            <w:div w:id="16889482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2600360">
                                  <w:marLeft w:val="0"/>
                                  <w:marRight w:val="0"/>
                                  <w:marTop w:val="0"/>
                                  <w:marBottom w:val="0"/>
                                  <w:divBdr>
                                    <w:top w:val="none" w:sz="0" w:space="0" w:color="auto"/>
                                    <w:left w:val="none" w:sz="0" w:space="0" w:color="auto"/>
                                    <w:bottom w:val="none" w:sz="0" w:space="0" w:color="auto"/>
                                    <w:right w:val="none" w:sz="0" w:space="0" w:color="auto"/>
                                  </w:divBdr>
                                  <w:divsChild>
                                    <w:div w:id="109740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79600">
                          <w:marLeft w:val="0"/>
                          <w:marRight w:val="0"/>
                          <w:marTop w:val="0"/>
                          <w:marBottom w:val="0"/>
                          <w:divBdr>
                            <w:top w:val="none" w:sz="0" w:space="0" w:color="auto"/>
                            <w:left w:val="none" w:sz="0" w:space="0" w:color="auto"/>
                            <w:bottom w:val="none" w:sz="0" w:space="0" w:color="auto"/>
                            <w:right w:val="none" w:sz="0" w:space="0" w:color="auto"/>
                          </w:divBdr>
                        </w:div>
                        <w:div w:id="1109349062">
                          <w:marLeft w:val="0"/>
                          <w:marRight w:val="0"/>
                          <w:marTop w:val="450"/>
                          <w:marBottom w:val="450"/>
                          <w:divBdr>
                            <w:top w:val="none" w:sz="0" w:space="0" w:color="auto"/>
                            <w:left w:val="single" w:sz="24" w:space="0" w:color="6DB33F"/>
                            <w:bottom w:val="none" w:sz="0" w:space="0" w:color="auto"/>
                            <w:right w:val="none" w:sz="0" w:space="0" w:color="auto"/>
                          </w:divBdr>
                        </w:div>
                        <w:div w:id="1808429526">
                          <w:marLeft w:val="0"/>
                          <w:marRight w:val="0"/>
                          <w:marTop w:val="0"/>
                          <w:marBottom w:val="0"/>
                          <w:divBdr>
                            <w:top w:val="none" w:sz="0" w:space="0" w:color="auto"/>
                            <w:left w:val="none" w:sz="0" w:space="0" w:color="auto"/>
                            <w:bottom w:val="none" w:sz="0" w:space="0" w:color="auto"/>
                            <w:right w:val="none" w:sz="0" w:space="0" w:color="auto"/>
                          </w:divBdr>
                          <w:divsChild>
                            <w:div w:id="251553903">
                              <w:marLeft w:val="0"/>
                              <w:marRight w:val="0"/>
                              <w:marTop w:val="0"/>
                              <w:marBottom w:val="0"/>
                              <w:divBdr>
                                <w:top w:val="none" w:sz="0" w:space="0" w:color="auto"/>
                                <w:left w:val="none" w:sz="0" w:space="0" w:color="auto"/>
                                <w:bottom w:val="none" w:sz="0" w:space="0" w:color="auto"/>
                                <w:right w:val="none" w:sz="0" w:space="0" w:color="auto"/>
                              </w:divBdr>
                            </w:div>
                            <w:div w:id="2086604527">
                              <w:marLeft w:val="0"/>
                              <w:marRight w:val="0"/>
                              <w:marTop w:val="0"/>
                              <w:marBottom w:val="0"/>
                              <w:divBdr>
                                <w:top w:val="none" w:sz="0" w:space="0" w:color="auto"/>
                                <w:left w:val="none" w:sz="0" w:space="0" w:color="auto"/>
                                <w:bottom w:val="none" w:sz="0" w:space="0" w:color="auto"/>
                                <w:right w:val="none" w:sz="0" w:space="0" w:color="auto"/>
                              </w:divBdr>
                              <w:divsChild>
                                <w:div w:id="4768413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2955287">
                                      <w:marLeft w:val="0"/>
                                      <w:marRight w:val="0"/>
                                      <w:marTop w:val="0"/>
                                      <w:marBottom w:val="0"/>
                                      <w:divBdr>
                                        <w:top w:val="none" w:sz="0" w:space="0" w:color="auto"/>
                                        <w:left w:val="none" w:sz="0" w:space="0" w:color="auto"/>
                                        <w:bottom w:val="none" w:sz="0" w:space="0" w:color="auto"/>
                                        <w:right w:val="none" w:sz="0" w:space="0" w:color="auto"/>
                                      </w:divBdr>
                                      <w:divsChild>
                                        <w:div w:id="41832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10940">
                              <w:marLeft w:val="0"/>
                              <w:marRight w:val="0"/>
                              <w:marTop w:val="0"/>
                              <w:marBottom w:val="0"/>
                              <w:divBdr>
                                <w:top w:val="none" w:sz="0" w:space="0" w:color="auto"/>
                                <w:left w:val="none" w:sz="0" w:space="0" w:color="auto"/>
                                <w:bottom w:val="none" w:sz="0" w:space="0" w:color="auto"/>
                                <w:right w:val="none" w:sz="0" w:space="0" w:color="auto"/>
                              </w:divBdr>
                            </w:div>
                            <w:div w:id="515852542">
                              <w:marLeft w:val="0"/>
                              <w:marRight w:val="0"/>
                              <w:marTop w:val="0"/>
                              <w:marBottom w:val="0"/>
                              <w:divBdr>
                                <w:top w:val="none" w:sz="0" w:space="0" w:color="auto"/>
                                <w:left w:val="none" w:sz="0" w:space="0" w:color="auto"/>
                                <w:bottom w:val="none" w:sz="0" w:space="0" w:color="auto"/>
                                <w:right w:val="none" w:sz="0" w:space="0" w:color="auto"/>
                              </w:divBdr>
                            </w:div>
                            <w:div w:id="1173298107">
                              <w:marLeft w:val="0"/>
                              <w:marRight w:val="0"/>
                              <w:marTop w:val="0"/>
                              <w:marBottom w:val="0"/>
                              <w:divBdr>
                                <w:top w:val="none" w:sz="0" w:space="0" w:color="auto"/>
                                <w:left w:val="none" w:sz="0" w:space="0" w:color="auto"/>
                                <w:bottom w:val="none" w:sz="0" w:space="0" w:color="auto"/>
                                <w:right w:val="none" w:sz="0" w:space="0" w:color="auto"/>
                              </w:divBdr>
                              <w:divsChild>
                                <w:div w:id="18574228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37696311">
                                      <w:marLeft w:val="0"/>
                                      <w:marRight w:val="0"/>
                                      <w:marTop w:val="0"/>
                                      <w:marBottom w:val="0"/>
                                      <w:divBdr>
                                        <w:top w:val="none" w:sz="0" w:space="0" w:color="auto"/>
                                        <w:left w:val="none" w:sz="0" w:space="0" w:color="auto"/>
                                        <w:bottom w:val="none" w:sz="0" w:space="0" w:color="auto"/>
                                        <w:right w:val="none" w:sz="0" w:space="0" w:color="auto"/>
                                      </w:divBdr>
                                      <w:divsChild>
                                        <w:div w:id="13469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44962">
                              <w:marLeft w:val="0"/>
                              <w:marRight w:val="0"/>
                              <w:marTop w:val="0"/>
                              <w:marBottom w:val="0"/>
                              <w:divBdr>
                                <w:top w:val="none" w:sz="0" w:space="0" w:color="auto"/>
                                <w:left w:val="none" w:sz="0" w:space="0" w:color="auto"/>
                                <w:bottom w:val="none" w:sz="0" w:space="0" w:color="auto"/>
                                <w:right w:val="none" w:sz="0" w:space="0" w:color="auto"/>
                              </w:divBdr>
                            </w:div>
                            <w:div w:id="1494177246">
                              <w:marLeft w:val="0"/>
                              <w:marRight w:val="0"/>
                              <w:marTop w:val="0"/>
                              <w:marBottom w:val="0"/>
                              <w:divBdr>
                                <w:top w:val="none" w:sz="0" w:space="0" w:color="auto"/>
                                <w:left w:val="none" w:sz="0" w:space="0" w:color="auto"/>
                                <w:bottom w:val="none" w:sz="0" w:space="0" w:color="auto"/>
                                <w:right w:val="none" w:sz="0" w:space="0" w:color="auto"/>
                              </w:divBdr>
                            </w:div>
                            <w:div w:id="758873300">
                              <w:marLeft w:val="0"/>
                              <w:marRight w:val="0"/>
                              <w:marTop w:val="0"/>
                              <w:marBottom w:val="0"/>
                              <w:divBdr>
                                <w:top w:val="none" w:sz="0" w:space="0" w:color="auto"/>
                                <w:left w:val="none" w:sz="0" w:space="0" w:color="auto"/>
                                <w:bottom w:val="none" w:sz="0" w:space="0" w:color="auto"/>
                                <w:right w:val="none" w:sz="0" w:space="0" w:color="auto"/>
                              </w:divBdr>
                              <w:divsChild>
                                <w:div w:id="3285577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6390981">
                                      <w:marLeft w:val="0"/>
                                      <w:marRight w:val="0"/>
                                      <w:marTop w:val="0"/>
                                      <w:marBottom w:val="0"/>
                                      <w:divBdr>
                                        <w:top w:val="none" w:sz="0" w:space="0" w:color="auto"/>
                                        <w:left w:val="none" w:sz="0" w:space="0" w:color="auto"/>
                                        <w:bottom w:val="none" w:sz="0" w:space="0" w:color="auto"/>
                                        <w:right w:val="none" w:sz="0" w:space="0" w:color="auto"/>
                                      </w:divBdr>
                                      <w:divsChild>
                                        <w:div w:id="11690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20221">
                              <w:marLeft w:val="0"/>
                              <w:marRight w:val="0"/>
                              <w:marTop w:val="0"/>
                              <w:marBottom w:val="0"/>
                              <w:divBdr>
                                <w:top w:val="none" w:sz="0" w:space="0" w:color="auto"/>
                                <w:left w:val="none" w:sz="0" w:space="0" w:color="auto"/>
                                <w:bottom w:val="none" w:sz="0" w:space="0" w:color="auto"/>
                                <w:right w:val="none" w:sz="0" w:space="0" w:color="auto"/>
                              </w:divBdr>
                            </w:div>
                            <w:div w:id="933636224">
                              <w:marLeft w:val="0"/>
                              <w:marRight w:val="0"/>
                              <w:marTop w:val="0"/>
                              <w:marBottom w:val="0"/>
                              <w:divBdr>
                                <w:top w:val="none" w:sz="0" w:space="0" w:color="auto"/>
                                <w:left w:val="none" w:sz="0" w:space="0" w:color="auto"/>
                                <w:bottom w:val="none" w:sz="0" w:space="0" w:color="auto"/>
                                <w:right w:val="none" w:sz="0" w:space="0" w:color="auto"/>
                              </w:divBdr>
                            </w:div>
                            <w:div w:id="1247030998">
                              <w:marLeft w:val="0"/>
                              <w:marRight w:val="0"/>
                              <w:marTop w:val="0"/>
                              <w:marBottom w:val="0"/>
                              <w:divBdr>
                                <w:top w:val="none" w:sz="0" w:space="0" w:color="auto"/>
                                <w:left w:val="none" w:sz="0" w:space="0" w:color="auto"/>
                                <w:bottom w:val="none" w:sz="0" w:space="0" w:color="auto"/>
                                <w:right w:val="none" w:sz="0" w:space="0" w:color="auto"/>
                              </w:divBdr>
                            </w:div>
                            <w:div w:id="1126855181">
                              <w:marLeft w:val="0"/>
                              <w:marRight w:val="0"/>
                              <w:marTop w:val="0"/>
                              <w:marBottom w:val="0"/>
                              <w:divBdr>
                                <w:top w:val="none" w:sz="0" w:space="0" w:color="auto"/>
                                <w:left w:val="none" w:sz="0" w:space="0" w:color="auto"/>
                                <w:bottom w:val="none" w:sz="0" w:space="0" w:color="auto"/>
                                <w:right w:val="none" w:sz="0" w:space="0" w:color="auto"/>
                              </w:divBdr>
                              <w:divsChild>
                                <w:div w:id="1552209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33328192">
                                      <w:marLeft w:val="0"/>
                                      <w:marRight w:val="0"/>
                                      <w:marTop w:val="0"/>
                                      <w:marBottom w:val="0"/>
                                      <w:divBdr>
                                        <w:top w:val="none" w:sz="0" w:space="0" w:color="auto"/>
                                        <w:left w:val="none" w:sz="0" w:space="0" w:color="auto"/>
                                        <w:bottom w:val="none" w:sz="0" w:space="0" w:color="auto"/>
                                        <w:right w:val="none" w:sz="0" w:space="0" w:color="auto"/>
                                      </w:divBdr>
                                      <w:divsChild>
                                        <w:div w:id="18191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467039">
                              <w:marLeft w:val="0"/>
                              <w:marRight w:val="0"/>
                              <w:marTop w:val="450"/>
                              <w:marBottom w:val="450"/>
                              <w:divBdr>
                                <w:top w:val="none" w:sz="0" w:space="0" w:color="auto"/>
                                <w:left w:val="single" w:sz="24" w:space="0" w:color="6DB33F"/>
                                <w:bottom w:val="none" w:sz="0" w:space="0" w:color="auto"/>
                                <w:right w:val="none" w:sz="0" w:space="0" w:color="auto"/>
                              </w:divBdr>
                            </w:div>
                            <w:div w:id="1919513881">
                              <w:marLeft w:val="0"/>
                              <w:marRight w:val="0"/>
                              <w:marTop w:val="0"/>
                              <w:marBottom w:val="0"/>
                              <w:divBdr>
                                <w:top w:val="none" w:sz="0" w:space="0" w:color="auto"/>
                                <w:left w:val="none" w:sz="0" w:space="0" w:color="auto"/>
                                <w:bottom w:val="none" w:sz="0" w:space="0" w:color="auto"/>
                                <w:right w:val="none" w:sz="0" w:space="0" w:color="auto"/>
                              </w:divBdr>
                            </w:div>
                          </w:divsChild>
                        </w:div>
                        <w:div w:id="1863590450">
                          <w:marLeft w:val="0"/>
                          <w:marRight w:val="0"/>
                          <w:marTop w:val="0"/>
                          <w:marBottom w:val="0"/>
                          <w:divBdr>
                            <w:top w:val="none" w:sz="0" w:space="0" w:color="auto"/>
                            <w:left w:val="none" w:sz="0" w:space="0" w:color="auto"/>
                            <w:bottom w:val="none" w:sz="0" w:space="0" w:color="auto"/>
                            <w:right w:val="none" w:sz="0" w:space="0" w:color="auto"/>
                          </w:divBdr>
                          <w:divsChild>
                            <w:div w:id="938370089">
                              <w:marLeft w:val="0"/>
                              <w:marRight w:val="0"/>
                              <w:marTop w:val="0"/>
                              <w:marBottom w:val="0"/>
                              <w:divBdr>
                                <w:top w:val="none" w:sz="0" w:space="0" w:color="auto"/>
                                <w:left w:val="none" w:sz="0" w:space="0" w:color="auto"/>
                                <w:bottom w:val="none" w:sz="0" w:space="0" w:color="auto"/>
                                <w:right w:val="none" w:sz="0" w:space="0" w:color="auto"/>
                              </w:divBdr>
                            </w:div>
                            <w:div w:id="1799570698">
                              <w:marLeft w:val="0"/>
                              <w:marRight w:val="0"/>
                              <w:marTop w:val="0"/>
                              <w:marBottom w:val="0"/>
                              <w:divBdr>
                                <w:top w:val="none" w:sz="0" w:space="0" w:color="auto"/>
                                <w:left w:val="none" w:sz="0" w:space="0" w:color="auto"/>
                                <w:bottom w:val="none" w:sz="0" w:space="0" w:color="auto"/>
                                <w:right w:val="none" w:sz="0" w:space="0" w:color="auto"/>
                              </w:divBdr>
                              <w:divsChild>
                                <w:div w:id="18856731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67905263">
                                      <w:marLeft w:val="0"/>
                                      <w:marRight w:val="0"/>
                                      <w:marTop w:val="0"/>
                                      <w:marBottom w:val="0"/>
                                      <w:divBdr>
                                        <w:top w:val="none" w:sz="0" w:space="0" w:color="auto"/>
                                        <w:left w:val="none" w:sz="0" w:space="0" w:color="auto"/>
                                        <w:bottom w:val="none" w:sz="0" w:space="0" w:color="auto"/>
                                        <w:right w:val="none" w:sz="0" w:space="0" w:color="auto"/>
                                      </w:divBdr>
                                      <w:divsChild>
                                        <w:div w:id="6943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10379">
                              <w:marLeft w:val="0"/>
                              <w:marRight w:val="0"/>
                              <w:marTop w:val="0"/>
                              <w:marBottom w:val="0"/>
                              <w:divBdr>
                                <w:top w:val="none" w:sz="0" w:space="0" w:color="auto"/>
                                <w:left w:val="none" w:sz="0" w:space="0" w:color="auto"/>
                                <w:bottom w:val="none" w:sz="0" w:space="0" w:color="auto"/>
                                <w:right w:val="none" w:sz="0" w:space="0" w:color="auto"/>
                              </w:divBdr>
                            </w:div>
                            <w:div w:id="261498645">
                              <w:marLeft w:val="0"/>
                              <w:marRight w:val="0"/>
                              <w:marTop w:val="0"/>
                              <w:marBottom w:val="0"/>
                              <w:divBdr>
                                <w:top w:val="none" w:sz="0" w:space="0" w:color="auto"/>
                                <w:left w:val="none" w:sz="0" w:space="0" w:color="auto"/>
                                <w:bottom w:val="none" w:sz="0" w:space="0" w:color="auto"/>
                                <w:right w:val="none" w:sz="0" w:space="0" w:color="auto"/>
                              </w:divBdr>
                            </w:div>
                          </w:divsChild>
                        </w:div>
                        <w:div w:id="739254551">
                          <w:marLeft w:val="0"/>
                          <w:marRight w:val="0"/>
                          <w:marTop w:val="0"/>
                          <w:marBottom w:val="0"/>
                          <w:divBdr>
                            <w:top w:val="none" w:sz="0" w:space="0" w:color="auto"/>
                            <w:left w:val="none" w:sz="0" w:space="0" w:color="auto"/>
                            <w:bottom w:val="none" w:sz="0" w:space="0" w:color="auto"/>
                            <w:right w:val="none" w:sz="0" w:space="0" w:color="auto"/>
                          </w:divBdr>
                          <w:divsChild>
                            <w:div w:id="1928343332">
                              <w:marLeft w:val="0"/>
                              <w:marRight w:val="0"/>
                              <w:marTop w:val="0"/>
                              <w:marBottom w:val="0"/>
                              <w:divBdr>
                                <w:top w:val="none" w:sz="0" w:space="0" w:color="auto"/>
                                <w:left w:val="none" w:sz="0" w:space="0" w:color="auto"/>
                                <w:bottom w:val="none" w:sz="0" w:space="0" w:color="auto"/>
                                <w:right w:val="none" w:sz="0" w:space="0" w:color="auto"/>
                              </w:divBdr>
                            </w:div>
                            <w:div w:id="819423771">
                              <w:marLeft w:val="0"/>
                              <w:marRight w:val="0"/>
                              <w:marTop w:val="0"/>
                              <w:marBottom w:val="0"/>
                              <w:divBdr>
                                <w:top w:val="none" w:sz="0" w:space="0" w:color="auto"/>
                                <w:left w:val="none" w:sz="0" w:space="0" w:color="auto"/>
                                <w:bottom w:val="none" w:sz="0" w:space="0" w:color="auto"/>
                                <w:right w:val="none" w:sz="0" w:space="0" w:color="auto"/>
                              </w:divBdr>
                              <w:divsChild>
                                <w:div w:id="8918930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3617175">
                                      <w:marLeft w:val="0"/>
                                      <w:marRight w:val="0"/>
                                      <w:marTop w:val="0"/>
                                      <w:marBottom w:val="0"/>
                                      <w:divBdr>
                                        <w:top w:val="none" w:sz="0" w:space="0" w:color="auto"/>
                                        <w:left w:val="none" w:sz="0" w:space="0" w:color="auto"/>
                                        <w:bottom w:val="none" w:sz="0" w:space="0" w:color="auto"/>
                                        <w:right w:val="none" w:sz="0" w:space="0" w:color="auto"/>
                                      </w:divBdr>
                                      <w:divsChild>
                                        <w:div w:id="2362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4506">
                          <w:marLeft w:val="0"/>
                          <w:marRight w:val="0"/>
                          <w:marTop w:val="0"/>
                          <w:marBottom w:val="0"/>
                          <w:divBdr>
                            <w:top w:val="none" w:sz="0" w:space="0" w:color="auto"/>
                            <w:left w:val="none" w:sz="0" w:space="0" w:color="auto"/>
                            <w:bottom w:val="none" w:sz="0" w:space="0" w:color="auto"/>
                            <w:right w:val="none" w:sz="0" w:space="0" w:color="auto"/>
                          </w:divBdr>
                          <w:divsChild>
                            <w:div w:id="281960378">
                              <w:marLeft w:val="0"/>
                              <w:marRight w:val="0"/>
                              <w:marTop w:val="0"/>
                              <w:marBottom w:val="0"/>
                              <w:divBdr>
                                <w:top w:val="none" w:sz="0" w:space="0" w:color="auto"/>
                                <w:left w:val="none" w:sz="0" w:space="0" w:color="auto"/>
                                <w:bottom w:val="none" w:sz="0" w:space="0" w:color="auto"/>
                                <w:right w:val="none" w:sz="0" w:space="0" w:color="auto"/>
                              </w:divBdr>
                            </w:div>
                            <w:div w:id="321783069">
                              <w:marLeft w:val="0"/>
                              <w:marRight w:val="0"/>
                              <w:marTop w:val="0"/>
                              <w:marBottom w:val="0"/>
                              <w:divBdr>
                                <w:top w:val="none" w:sz="0" w:space="0" w:color="auto"/>
                                <w:left w:val="none" w:sz="0" w:space="0" w:color="auto"/>
                                <w:bottom w:val="none" w:sz="0" w:space="0" w:color="auto"/>
                                <w:right w:val="none" w:sz="0" w:space="0" w:color="auto"/>
                              </w:divBdr>
                              <w:divsChild>
                                <w:div w:id="15697314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6074557">
                                      <w:marLeft w:val="0"/>
                                      <w:marRight w:val="0"/>
                                      <w:marTop w:val="0"/>
                                      <w:marBottom w:val="0"/>
                                      <w:divBdr>
                                        <w:top w:val="none" w:sz="0" w:space="0" w:color="auto"/>
                                        <w:left w:val="none" w:sz="0" w:space="0" w:color="auto"/>
                                        <w:bottom w:val="none" w:sz="0" w:space="0" w:color="auto"/>
                                        <w:right w:val="none" w:sz="0" w:space="0" w:color="auto"/>
                                      </w:divBdr>
                                      <w:divsChild>
                                        <w:div w:id="4105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31455">
                              <w:marLeft w:val="0"/>
                              <w:marRight w:val="0"/>
                              <w:marTop w:val="0"/>
                              <w:marBottom w:val="0"/>
                              <w:divBdr>
                                <w:top w:val="none" w:sz="0" w:space="0" w:color="auto"/>
                                <w:left w:val="none" w:sz="0" w:space="0" w:color="auto"/>
                                <w:bottom w:val="none" w:sz="0" w:space="0" w:color="auto"/>
                                <w:right w:val="none" w:sz="0" w:space="0" w:color="auto"/>
                              </w:divBdr>
                            </w:div>
                            <w:div w:id="204028299">
                              <w:marLeft w:val="0"/>
                              <w:marRight w:val="0"/>
                              <w:marTop w:val="0"/>
                              <w:marBottom w:val="0"/>
                              <w:divBdr>
                                <w:top w:val="none" w:sz="0" w:space="0" w:color="auto"/>
                                <w:left w:val="none" w:sz="0" w:space="0" w:color="auto"/>
                                <w:bottom w:val="none" w:sz="0" w:space="0" w:color="auto"/>
                                <w:right w:val="none" w:sz="0" w:space="0" w:color="auto"/>
                              </w:divBdr>
                            </w:div>
                            <w:div w:id="591352748">
                              <w:marLeft w:val="0"/>
                              <w:marRight w:val="0"/>
                              <w:marTop w:val="0"/>
                              <w:marBottom w:val="0"/>
                              <w:divBdr>
                                <w:top w:val="none" w:sz="0" w:space="0" w:color="auto"/>
                                <w:left w:val="none" w:sz="0" w:space="0" w:color="auto"/>
                                <w:bottom w:val="none" w:sz="0" w:space="0" w:color="auto"/>
                                <w:right w:val="none" w:sz="0" w:space="0" w:color="auto"/>
                              </w:divBdr>
                              <w:divsChild>
                                <w:div w:id="16968841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8507653">
                                      <w:marLeft w:val="0"/>
                                      <w:marRight w:val="0"/>
                                      <w:marTop w:val="0"/>
                                      <w:marBottom w:val="0"/>
                                      <w:divBdr>
                                        <w:top w:val="none" w:sz="0" w:space="0" w:color="auto"/>
                                        <w:left w:val="none" w:sz="0" w:space="0" w:color="auto"/>
                                        <w:bottom w:val="none" w:sz="0" w:space="0" w:color="auto"/>
                                        <w:right w:val="none" w:sz="0" w:space="0" w:color="auto"/>
                                      </w:divBdr>
                                      <w:divsChild>
                                        <w:div w:id="7327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19547">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446895810">
                      <w:marLeft w:val="0"/>
                      <w:marRight w:val="0"/>
                      <w:marTop w:val="0"/>
                      <w:marBottom w:val="0"/>
                      <w:divBdr>
                        <w:top w:val="none" w:sz="0" w:space="0" w:color="auto"/>
                        <w:left w:val="none" w:sz="0" w:space="0" w:color="auto"/>
                        <w:bottom w:val="none" w:sz="0" w:space="0" w:color="auto"/>
                        <w:right w:val="none" w:sz="0" w:space="0" w:color="auto"/>
                      </w:divBdr>
                      <w:divsChild>
                        <w:div w:id="608196977">
                          <w:marLeft w:val="0"/>
                          <w:marRight w:val="0"/>
                          <w:marTop w:val="0"/>
                          <w:marBottom w:val="0"/>
                          <w:divBdr>
                            <w:top w:val="none" w:sz="0" w:space="0" w:color="auto"/>
                            <w:left w:val="none" w:sz="0" w:space="0" w:color="auto"/>
                            <w:bottom w:val="none" w:sz="0" w:space="0" w:color="auto"/>
                            <w:right w:val="none" w:sz="0" w:space="0" w:color="auto"/>
                          </w:divBdr>
                        </w:div>
                        <w:div w:id="1796096279">
                          <w:marLeft w:val="0"/>
                          <w:marRight w:val="0"/>
                          <w:marTop w:val="0"/>
                          <w:marBottom w:val="0"/>
                          <w:divBdr>
                            <w:top w:val="none" w:sz="0" w:space="0" w:color="auto"/>
                            <w:left w:val="none" w:sz="0" w:space="0" w:color="auto"/>
                            <w:bottom w:val="none" w:sz="0" w:space="0" w:color="auto"/>
                            <w:right w:val="none" w:sz="0" w:space="0" w:color="auto"/>
                          </w:divBdr>
                        </w:div>
                        <w:div w:id="791676761">
                          <w:marLeft w:val="0"/>
                          <w:marRight w:val="0"/>
                          <w:marTop w:val="0"/>
                          <w:marBottom w:val="0"/>
                          <w:divBdr>
                            <w:top w:val="none" w:sz="0" w:space="0" w:color="auto"/>
                            <w:left w:val="none" w:sz="0" w:space="0" w:color="auto"/>
                            <w:bottom w:val="none" w:sz="0" w:space="0" w:color="auto"/>
                            <w:right w:val="none" w:sz="0" w:space="0" w:color="auto"/>
                          </w:divBdr>
                        </w:div>
                        <w:div w:id="2055419291">
                          <w:marLeft w:val="0"/>
                          <w:marRight w:val="0"/>
                          <w:marTop w:val="0"/>
                          <w:marBottom w:val="0"/>
                          <w:divBdr>
                            <w:top w:val="none" w:sz="0" w:space="0" w:color="auto"/>
                            <w:left w:val="none" w:sz="0" w:space="0" w:color="auto"/>
                            <w:bottom w:val="none" w:sz="0" w:space="0" w:color="auto"/>
                            <w:right w:val="none" w:sz="0" w:space="0" w:color="auto"/>
                          </w:divBdr>
                        </w:div>
                      </w:divsChild>
                    </w:div>
                    <w:div w:id="49883460">
                      <w:marLeft w:val="0"/>
                      <w:marRight w:val="0"/>
                      <w:marTop w:val="0"/>
                      <w:marBottom w:val="0"/>
                      <w:divBdr>
                        <w:top w:val="none" w:sz="0" w:space="0" w:color="auto"/>
                        <w:left w:val="none" w:sz="0" w:space="0" w:color="auto"/>
                        <w:bottom w:val="none" w:sz="0" w:space="0" w:color="auto"/>
                        <w:right w:val="none" w:sz="0" w:space="0" w:color="auto"/>
                      </w:divBdr>
                      <w:divsChild>
                        <w:div w:id="322321673">
                          <w:marLeft w:val="0"/>
                          <w:marRight w:val="0"/>
                          <w:marTop w:val="0"/>
                          <w:marBottom w:val="0"/>
                          <w:divBdr>
                            <w:top w:val="none" w:sz="0" w:space="0" w:color="auto"/>
                            <w:left w:val="none" w:sz="0" w:space="0" w:color="auto"/>
                            <w:bottom w:val="none" w:sz="0" w:space="0" w:color="auto"/>
                            <w:right w:val="none" w:sz="0" w:space="0" w:color="auto"/>
                          </w:divBdr>
                        </w:div>
                        <w:div w:id="551426374">
                          <w:marLeft w:val="0"/>
                          <w:marRight w:val="0"/>
                          <w:marTop w:val="0"/>
                          <w:marBottom w:val="0"/>
                          <w:divBdr>
                            <w:top w:val="none" w:sz="0" w:space="0" w:color="auto"/>
                            <w:left w:val="none" w:sz="0" w:space="0" w:color="auto"/>
                            <w:bottom w:val="none" w:sz="0" w:space="0" w:color="auto"/>
                            <w:right w:val="none" w:sz="0" w:space="0" w:color="auto"/>
                          </w:divBdr>
                        </w:div>
                        <w:div w:id="62259439">
                          <w:marLeft w:val="0"/>
                          <w:marRight w:val="0"/>
                          <w:marTop w:val="0"/>
                          <w:marBottom w:val="0"/>
                          <w:divBdr>
                            <w:top w:val="none" w:sz="0" w:space="0" w:color="auto"/>
                            <w:left w:val="none" w:sz="0" w:space="0" w:color="auto"/>
                            <w:bottom w:val="none" w:sz="0" w:space="0" w:color="auto"/>
                            <w:right w:val="none" w:sz="0" w:space="0" w:color="auto"/>
                          </w:divBdr>
                          <w:divsChild>
                            <w:div w:id="21054168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35164820">
                                  <w:marLeft w:val="0"/>
                                  <w:marRight w:val="0"/>
                                  <w:marTop w:val="0"/>
                                  <w:marBottom w:val="0"/>
                                  <w:divBdr>
                                    <w:top w:val="none" w:sz="0" w:space="0" w:color="auto"/>
                                    <w:left w:val="none" w:sz="0" w:space="0" w:color="auto"/>
                                    <w:bottom w:val="none" w:sz="0" w:space="0" w:color="auto"/>
                                    <w:right w:val="none" w:sz="0" w:space="0" w:color="auto"/>
                                  </w:divBdr>
                                  <w:divsChild>
                                    <w:div w:id="6075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3098">
                          <w:marLeft w:val="0"/>
                          <w:marRight w:val="0"/>
                          <w:marTop w:val="0"/>
                          <w:marBottom w:val="0"/>
                          <w:divBdr>
                            <w:top w:val="none" w:sz="0" w:space="0" w:color="auto"/>
                            <w:left w:val="none" w:sz="0" w:space="0" w:color="auto"/>
                            <w:bottom w:val="none" w:sz="0" w:space="0" w:color="auto"/>
                            <w:right w:val="none" w:sz="0" w:space="0" w:color="auto"/>
                          </w:divBdr>
                        </w:div>
                      </w:divsChild>
                    </w:div>
                    <w:div w:id="853493704">
                      <w:marLeft w:val="0"/>
                      <w:marRight w:val="0"/>
                      <w:marTop w:val="0"/>
                      <w:marBottom w:val="0"/>
                      <w:divBdr>
                        <w:top w:val="none" w:sz="0" w:space="0" w:color="auto"/>
                        <w:left w:val="none" w:sz="0" w:space="0" w:color="auto"/>
                        <w:bottom w:val="none" w:sz="0" w:space="0" w:color="auto"/>
                        <w:right w:val="none" w:sz="0" w:space="0" w:color="auto"/>
                      </w:divBdr>
                      <w:divsChild>
                        <w:div w:id="911162877">
                          <w:marLeft w:val="0"/>
                          <w:marRight w:val="0"/>
                          <w:marTop w:val="0"/>
                          <w:marBottom w:val="0"/>
                          <w:divBdr>
                            <w:top w:val="none" w:sz="0" w:space="0" w:color="auto"/>
                            <w:left w:val="none" w:sz="0" w:space="0" w:color="auto"/>
                            <w:bottom w:val="none" w:sz="0" w:space="0" w:color="auto"/>
                            <w:right w:val="none" w:sz="0" w:space="0" w:color="auto"/>
                          </w:divBdr>
                        </w:div>
                        <w:div w:id="856112657">
                          <w:marLeft w:val="0"/>
                          <w:marRight w:val="0"/>
                          <w:marTop w:val="0"/>
                          <w:marBottom w:val="0"/>
                          <w:divBdr>
                            <w:top w:val="none" w:sz="0" w:space="0" w:color="auto"/>
                            <w:left w:val="none" w:sz="0" w:space="0" w:color="auto"/>
                            <w:bottom w:val="none" w:sz="0" w:space="0" w:color="auto"/>
                            <w:right w:val="none" w:sz="0" w:space="0" w:color="auto"/>
                          </w:divBdr>
                        </w:div>
                        <w:div w:id="791442771">
                          <w:marLeft w:val="0"/>
                          <w:marRight w:val="0"/>
                          <w:marTop w:val="0"/>
                          <w:marBottom w:val="0"/>
                          <w:divBdr>
                            <w:top w:val="none" w:sz="0" w:space="0" w:color="auto"/>
                            <w:left w:val="none" w:sz="0" w:space="0" w:color="auto"/>
                            <w:bottom w:val="none" w:sz="0" w:space="0" w:color="auto"/>
                            <w:right w:val="none" w:sz="0" w:space="0" w:color="auto"/>
                          </w:divBdr>
                        </w:div>
                        <w:div w:id="487600971">
                          <w:marLeft w:val="0"/>
                          <w:marRight w:val="0"/>
                          <w:marTop w:val="0"/>
                          <w:marBottom w:val="0"/>
                          <w:divBdr>
                            <w:top w:val="none" w:sz="0" w:space="0" w:color="auto"/>
                            <w:left w:val="none" w:sz="0" w:space="0" w:color="auto"/>
                            <w:bottom w:val="none" w:sz="0" w:space="0" w:color="auto"/>
                            <w:right w:val="none" w:sz="0" w:space="0" w:color="auto"/>
                          </w:divBdr>
                        </w:div>
                        <w:div w:id="1683506875">
                          <w:marLeft w:val="0"/>
                          <w:marRight w:val="0"/>
                          <w:marTop w:val="0"/>
                          <w:marBottom w:val="0"/>
                          <w:divBdr>
                            <w:top w:val="none" w:sz="0" w:space="0" w:color="auto"/>
                            <w:left w:val="none" w:sz="0" w:space="0" w:color="auto"/>
                            <w:bottom w:val="none" w:sz="0" w:space="0" w:color="auto"/>
                            <w:right w:val="none" w:sz="0" w:space="0" w:color="auto"/>
                          </w:divBdr>
                        </w:div>
                        <w:div w:id="752581442">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796262971">
                  <w:marLeft w:val="0"/>
                  <w:marRight w:val="0"/>
                  <w:marTop w:val="0"/>
                  <w:marBottom w:val="0"/>
                  <w:divBdr>
                    <w:top w:val="none" w:sz="0" w:space="0" w:color="auto"/>
                    <w:left w:val="none" w:sz="0" w:space="0" w:color="auto"/>
                    <w:bottom w:val="none" w:sz="0" w:space="0" w:color="auto"/>
                    <w:right w:val="none" w:sz="0" w:space="0" w:color="auto"/>
                  </w:divBdr>
                  <w:divsChild>
                    <w:div w:id="908732911">
                      <w:marLeft w:val="0"/>
                      <w:marRight w:val="0"/>
                      <w:marTop w:val="0"/>
                      <w:marBottom w:val="0"/>
                      <w:divBdr>
                        <w:top w:val="none" w:sz="0" w:space="0" w:color="auto"/>
                        <w:left w:val="none" w:sz="0" w:space="0" w:color="auto"/>
                        <w:bottom w:val="none" w:sz="0" w:space="0" w:color="auto"/>
                        <w:right w:val="none" w:sz="0" w:space="0" w:color="auto"/>
                      </w:divBdr>
                    </w:div>
                    <w:div w:id="1209494998">
                      <w:marLeft w:val="0"/>
                      <w:marRight w:val="0"/>
                      <w:marTop w:val="0"/>
                      <w:marBottom w:val="0"/>
                      <w:divBdr>
                        <w:top w:val="none" w:sz="0" w:space="0" w:color="auto"/>
                        <w:left w:val="none" w:sz="0" w:space="0" w:color="auto"/>
                        <w:bottom w:val="none" w:sz="0" w:space="0" w:color="auto"/>
                        <w:right w:val="none" w:sz="0" w:space="0" w:color="auto"/>
                      </w:divBdr>
                    </w:div>
                    <w:div w:id="1629361776">
                      <w:marLeft w:val="0"/>
                      <w:marRight w:val="0"/>
                      <w:marTop w:val="0"/>
                      <w:marBottom w:val="0"/>
                      <w:divBdr>
                        <w:top w:val="none" w:sz="0" w:space="0" w:color="auto"/>
                        <w:left w:val="none" w:sz="0" w:space="0" w:color="auto"/>
                        <w:bottom w:val="none" w:sz="0" w:space="0" w:color="auto"/>
                        <w:right w:val="none" w:sz="0" w:space="0" w:color="auto"/>
                      </w:divBdr>
                    </w:div>
                    <w:div w:id="66389614">
                      <w:marLeft w:val="0"/>
                      <w:marRight w:val="0"/>
                      <w:marTop w:val="0"/>
                      <w:marBottom w:val="0"/>
                      <w:divBdr>
                        <w:top w:val="none" w:sz="0" w:space="0" w:color="auto"/>
                        <w:left w:val="none" w:sz="0" w:space="0" w:color="auto"/>
                        <w:bottom w:val="none" w:sz="0" w:space="0" w:color="auto"/>
                        <w:right w:val="none" w:sz="0" w:space="0" w:color="auto"/>
                      </w:divBdr>
                      <w:divsChild>
                        <w:div w:id="1668557617">
                          <w:marLeft w:val="0"/>
                          <w:marRight w:val="0"/>
                          <w:marTop w:val="0"/>
                          <w:marBottom w:val="0"/>
                          <w:divBdr>
                            <w:top w:val="none" w:sz="0" w:space="0" w:color="auto"/>
                            <w:left w:val="none" w:sz="0" w:space="0" w:color="auto"/>
                            <w:bottom w:val="none" w:sz="0" w:space="0" w:color="auto"/>
                            <w:right w:val="none" w:sz="0" w:space="0" w:color="auto"/>
                          </w:divBdr>
                        </w:div>
                        <w:div w:id="10841315">
                          <w:marLeft w:val="0"/>
                          <w:marRight w:val="0"/>
                          <w:marTop w:val="0"/>
                          <w:marBottom w:val="0"/>
                          <w:divBdr>
                            <w:top w:val="none" w:sz="0" w:space="0" w:color="auto"/>
                            <w:left w:val="none" w:sz="0" w:space="0" w:color="auto"/>
                            <w:bottom w:val="none" w:sz="0" w:space="0" w:color="auto"/>
                            <w:right w:val="none" w:sz="0" w:space="0" w:color="auto"/>
                          </w:divBdr>
                        </w:div>
                        <w:div w:id="1807040269">
                          <w:marLeft w:val="0"/>
                          <w:marRight w:val="0"/>
                          <w:marTop w:val="0"/>
                          <w:marBottom w:val="0"/>
                          <w:divBdr>
                            <w:top w:val="none" w:sz="0" w:space="0" w:color="auto"/>
                            <w:left w:val="none" w:sz="0" w:space="0" w:color="auto"/>
                            <w:bottom w:val="none" w:sz="0" w:space="0" w:color="auto"/>
                            <w:right w:val="none" w:sz="0" w:space="0" w:color="auto"/>
                          </w:divBdr>
                        </w:div>
                        <w:div w:id="2121484357">
                          <w:marLeft w:val="0"/>
                          <w:marRight w:val="0"/>
                          <w:marTop w:val="0"/>
                          <w:marBottom w:val="0"/>
                          <w:divBdr>
                            <w:top w:val="none" w:sz="0" w:space="0" w:color="auto"/>
                            <w:left w:val="none" w:sz="0" w:space="0" w:color="auto"/>
                            <w:bottom w:val="none" w:sz="0" w:space="0" w:color="auto"/>
                            <w:right w:val="none" w:sz="0" w:space="0" w:color="auto"/>
                          </w:divBdr>
                        </w:div>
                        <w:div w:id="405225385">
                          <w:marLeft w:val="0"/>
                          <w:marRight w:val="0"/>
                          <w:marTop w:val="0"/>
                          <w:marBottom w:val="0"/>
                          <w:divBdr>
                            <w:top w:val="none" w:sz="0" w:space="0" w:color="auto"/>
                            <w:left w:val="none" w:sz="0" w:space="0" w:color="auto"/>
                            <w:bottom w:val="none" w:sz="0" w:space="0" w:color="auto"/>
                            <w:right w:val="none" w:sz="0" w:space="0" w:color="auto"/>
                          </w:divBdr>
                        </w:div>
                        <w:div w:id="1665427156">
                          <w:marLeft w:val="0"/>
                          <w:marRight w:val="0"/>
                          <w:marTop w:val="0"/>
                          <w:marBottom w:val="0"/>
                          <w:divBdr>
                            <w:top w:val="none" w:sz="0" w:space="0" w:color="auto"/>
                            <w:left w:val="none" w:sz="0" w:space="0" w:color="auto"/>
                            <w:bottom w:val="none" w:sz="0" w:space="0" w:color="auto"/>
                            <w:right w:val="none" w:sz="0" w:space="0" w:color="auto"/>
                          </w:divBdr>
                        </w:div>
                        <w:div w:id="380441701">
                          <w:marLeft w:val="0"/>
                          <w:marRight w:val="0"/>
                          <w:marTop w:val="0"/>
                          <w:marBottom w:val="0"/>
                          <w:divBdr>
                            <w:top w:val="none" w:sz="0" w:space="0" w:color="auto"/>
                            <w:left w:val="none" w:sz="0" w:space="0" w:color="auto"/>
                            <w:bottom w:val="none" w:sz="0" w:space="0" w:color="auto"/>
                            <w:right w:val="none" w:sz="0" w:space="0" w:color="auto"/>
                          </w:divBdr>
                          <w:divsChild>
                            <w:div w:id="18282097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9720938">
                                  <w:marLeft w:val="0"/>
                                  <w:marRight w:val="0"/>
                                  <w:marTop w:val="0"/>
                                  <w:marBottom w:val="0"/>
                                  <w:divBdr>
                                    <w:top w:val="none" w:sz="0" w:space="0" w:color="auto"/>
                                    <w:left w:val="none" w:sz="0" w:space="0" w:color="auto"/>
                                    <w:bottom w:val="none" w:sz="0" w:space="0" w:color="auto"/>
                                    <w:right w:val="none" w:sz="0" w:space="0" w:color="auto"/>
                                  </w:divBdr>
                                  <w:divsChild>
                                    <w:div w:id="17707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19455">
                          <w:marLeft w:val="0"/>
                          <w:marRight w:val="0"/>
                          <w:marTop w:val="0"/>
                          <w:marBottom w:val="0"/>
                          <w:divBdr>
                            <w:top w:val="none" w:sz="0" w:space="0" w:color="auto"/>
                            <w:left w:val="none" w:sz="0" w:space="0" w:color="auto"/>
                            <w:bottom w:val="none" w:sz="0" w:space="0" w:color="auto"/>
                            <w:right w:val="none" w:sz="0" w:space="0" w:color="auto"/>
                          </w:divBdr>
                        </w:div>
                        <w:div w:id="1271624798">
                          <w:marLeft w:val="0"/>
                          <w:marRight w:val="0"/>
                          <w:marTop w:val="0"/>
                          <w:marBottom w:val="0"/>
                          <w:divBdr>
                            <w:top w:val="none" w:sz="0" w:space="0" w:color="auto"/>
                            <w:left w:val="none" w:sz="0" w:space="0" w:color="auto"/>
                            <w:bottom w:val="none" w:sz="0" w:space="0" w:color="auto"/>
                            <w:right w:val="none" w:sz="0" w:space="0" w:color="auto"/>
                          </w:divBdr>
                          <w:divsChild>
                            <w:div w:id="2194406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3772404">
                                  <w:marLeft w:val="0"/>
                                  <w:marRight w:val="0"/>
                                  <w:marTop w:val="0"/>
                                  <w:marBottom w:val="0"/>
                                  <w:divBdr>
                                    <w:top w:val="none" w:sz="0" w:space="0" w:color="auto"/>
                                    <w:left w:val="none" w:sz="0" w:space="0" w:color="auto"/>
                                    <w:bottom w:val="none" w:sz="0" w:space="0" w:color="auto"/>
                                    <w:right w:val="none" w:sz="0" w:space="0" w:color="auto"/>
                                  </w:divBdr>
                                  <w:divsChild>
                                    <w:div w:id="6117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245943">
                          <w:marLeft w:val="0"/>
                          <w:marRight w:val="0"/>
                          <w:marTop w:val="0"/>
                          <w:marBottom w:val="0"/>
                          <w:divBdr>
                            <w:top w:val="none" w:sz="0" w:space="0" w:color="auto"/>
                            <w:left w:val="none" w:sz="0" w:space="0" w:color="auto"/>
                            <w:bottom w:val="none" w:sz="0" w:space="0" w:color="auto"/>
                            <w:right w:val="none" w:sz="0" w:space="0" w:color="auto"/>
                          </w:divBdr>
                        </w:div>
                        <w:div w:id="1084450063">
                          <w:marLeft w:val="0"/>
                          <w:marRight w:val="0"/>
                          <w:marTop w:val="450"/>
                          <w:marBottom w:val="450"/>
                          <w:divBdr>
                            <w:top w:val="none" w:sz="0" w:space="0" w:color="auto"/>
                            <w:left w:val="single" w:sz="24" w:space="0" w:color="6DB33F"/>
                            <w:bottom w:val="none" w:sz="0" w:space="0" w:color="auto"/>
                            <w:right w:val="none" w:sz="0" w:space="0" w:color="auto"/>
                          </w:divBdr>
                          <w:divsChild>
                            <w:div w:id="14660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278105">
          <w:marLeft w:val="0"/>
          <w:marRight w:val="0"/>
          <w:marTop w:val="0"/>
          <w:marBottom w:val="0"/>
          <w:divBdr>
            <w:top w:val="single" w:sz="6" w:space="0" w:color="EFEFED"/>
            <w:left w:val="none" w:sz="0" w:space="0" w:color="auto"/>
            <w:bottom w:val="none" w:sz="0" w:space="0" w:color="auto"/>
            <w:right w:val="none" w:sz="0" w:space="0" w:color="auto"/>
          </w:divBdr>
          <w:divsChild>
            <w:div w:id="1531146861">
              <w:marLeft w:val="0"/>
              <w:marRight w:val="0"/>
              <w:marTop w:val="0"/>
              <w:marBottom w:val="0"/>
              <w:divBdr>
                <w:top w:val="none" w:sz="0" w:space="0" w:color="auto"/>
                <w:left w:val="none" w:sz="0" w:space="0" w:color="auto"/>
                <w:bottom w:val="none" w:sz="0" w:space="0" w:color="auto"/>
                <w:right w:val="none" w:sz="0" w:space="0" w:color="auto"/>
              </w:divBdr>
              <w:divsChild>
                <w:div w:id="478035464">
                  <w:marLeft w:val="0"/>
                  <w:marRight w:val="0"/>
                  <w:marTop w:val="0"/>
                  <w:marBottom w:val="0"/>
                  <w:divBdr>
                    <w:top w:val="none" w:sz="0" w:space="0" w:color="auto"/>
                    <w:left w:val="none" w:sz="0" w:space="0" w:color="auto"/>
                    <w:bottom w:val="none" w:sz="0" w:space="0" w:color="auto"/>
                    <w:right w:val="none" w:sz="0" w:space="0" w:color="auto"/>
                  </w:divBdr>
                </w:div>
                <w:div w:id="332607641">
                  <w:marLeft w:val="0"/>
                  <w:marRight w:val="0"/>
                  <w:marTop w:val="0"/>
                  <w:marBottom w:val="0"/>
                  <w:divBdr>
                    <w:top w:val="none" w:sz="0" w:space="0" w:color="auto"/>
                    <w:left w:val="none" w:sz="0" w:space="0" w:color="auto"/>
                    <w:bottom w:val="none" w:sz="0" w:space="0" w:color="auto"/>
                    <w:right w:val="none" w:sz="0" w:space="0" w:color="auto"/>
                  </w:divBdr>
                </w:div>
                <w:div w:id="1295253842">
                  <w:marLeft w:val="0"/>
                  <w:marRight w:val="0"/>
                  <w:marTop w:val="0"/>
                  <w:marBottom w:val="0"/>
                  <w:divBdr>
                    <w:top w:val="none" w:sz="0" w:space="0" w:color="auto"/>
                    <w:left w:val="none" w:sz="0" w:space="0" w:color="auto"/>
                    <w:bottom w:val="none" w:sz="0" w:space="0" w:color="auto"/>
                    <w:right w:val="none" w:sz="0" w:space="0" w:color="auto"/>
                  </w:divBdr>
                  <w:divsChild>
                    <w:div w:id="1994723795">
                      <w:marLeft w:val="0"/>
                      <w:marRight w:val="0"/>
                      <w:marTop w:val="0"/>
                      <w:marBottom w:val="0"/>
                      <w:divBdr>
                        <w:top w:val="none" w:sz="0" w:space="0" w:color="auto"/>
                        <w:left w:val="none" w:sz="0" w:space="0" w:color="auto"/>
                        <w:bottom w:val="none" w:sz="0" w:space="0" w:color="auto"/>
                        <w:right w:val="none" w:sz="0" w:space="0" w:color="auto"/>
                      </w:divBdr>
                    </w:div>
                  </w:divsChild>
                </w:div>
                <w:div w:id="1755079753">
                  <w:marLeft w:val="0"/>
                  <w:marRight w:val="0"/>
                  <w:marTop w:val="0"/>
                  <w:marBottom w:val="0"/>
                  <w:divBdr>
                    <w:top w:val="none" w:sz="0" w:space="0" w:color="auto"/>
                    <w:left w:val="none" w:sz="0" w:space="0" w:color="auto"/>
                    <w:bottom w:val="none" w:sz="0" w:space="0" w:color="auto"/>
                    <w:right w:val="none" w:sz="0" w:space="0" w:color="auto"/>
                  </w:divBdr>
                  <w:divsChild>
                    <w:div w:id="1016804378">
                      <w:marLeft w:val="0"/>
                      <w:marRight w:val="0"/>
                      <w:marTop w:val="0"/>
                      <w:marBottom w:val="0"/>
                      <w:divBdr>
                        <w:top w:val="none" w:sz="0" w:space="0" w:color="auto"/>
                        <w:left w:val="none" w:sz="0" w:space="0" w:color="auto"/>
                        <w:bottom w:val="none" w:sz="0" w:space="0" w:color="auto"/>
                        <w:right w:val="none" w:sz="0" w:space="0" w:color="auto"/>
                      </w:divBdr>
                    </w:div>
                    <w:div w:id="682973497">
                      <w:marLeft w:val="0"/>
                      <w:marRight w:val="0"/>
                      <w:marTop w:val="0"/>
                      <w:marBottom w:val="0"/>
                      <w:divBdr>
                        <w:top w:val="none" w:sz="0" w:space="0" w:color="auto"/>
                        <w:left w:val="none" w:sz="0" w:space="0" w:color="auto"/>
                        <w:bottom w:val="none" w:sz="0" w:space="0" w:color="auto"/>
                        <w:right w:val="none" w:sz="0" w:space="0" w:color="auto"/>
                      </w:divBdr>
                      <w:divsChild>
                        <w:div w:id="208599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95892718">
                              <w:marLeft w:val="0"/>
                              <w:marRight w:val="0"/>
                              <w:marTop w:val="0"/>
                              <w:marBottom w:val="0"/>
                              <w:divBdr>
                                <w:top w:val="none" w:sz="0" w:space="0" w:color="auto"/>
                                <w:left w:val="none" w:sz="0" w:space="0" w:color="auto"/>
                                <w:bottom w:val="none" w:sz="0" w:space="0" w:color="auto"/>
                                <w:right w:val="none" w:sz="0" w:space="0" w:color="auto"/>
                              </w:divBdr>
                              <w:divsChild>
                                <w:div w:id="15916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5469">
                      <w:marLeft w:val="0"/>
                      <w:marRight w:val="0"/>
                      <w:marTop w:val="0"/>
                      <w:marBottom w:val="0"/>
                      <w:divBdr>
                        <w:top w:val="none" w:sz="0" w:space="0" w:color="auto"/>
                        <w:left w:val="none" w:sz="0" w:space="0" w:color="auto"/>
                        <w:bottom w:val="none" w:sz="0" w:space="0" w:color="auto"/>
                        <w:right w:val="none" w:sz="0" w:space="0" w:color="auto"/>
                      </w:divBdr>
                    </w:div>
                    <w:div w:id="278924606">
                      <w:marLeft w:val="0"/>
                      <w:marRight w:val="0"/>
                      <w:marTop w:val="0"/>
                      <w:marBottom w:val="0"/>
                      <w:divBdr>
                        <w:top w:val="none" w:sz="0" w:space="0" w:color="auto"/>
                        <w:left w:val="none" w:sz="0" w:space="0" w:color="auto"/>
                        <w:bottom w:val="none" w:sz="0" w:space="0" w:color="auto"/>
                        <w:right w:val="none" w:sz="0" w:space="0" w:color="auto"/>
                      </w:divBdr>
                      <w:divsChild>
                        <w:div w:id="12762072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7486975">
                              <w:marLeft w:val="0"/>
                              <w:marRight w:val="0"/>
                              <w:marTop w:val="0"/>
                              <w:marBottom w:val="0"/>
                              <w:divBdr>
                                <w:top w:val="none" w:sz="0" w:space="0" w:color="auto"/>
                                <w:left w:val="none" w:sz="0" w:space="0" w:color="auto"/>
                                <w:bottom w:val="none" w:sz="0" w:space="0" w:color="auto"/>
                                <w:right w:val="none" w:sz="0" w:space="0" w:color="auto"/>
                              </w:divBdr>
                              <w:divsChild>
                                <w:div w:id="11430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8786">
                      <w:marLeft w:val="0"/>
                      <w:marRight w:val="0"/>
                      <w:marTop w:val="0"/>
                      <w:marBottom w:val="0"/>
                      <w:divBdr>
                        <w:top w:val="none" w:sz="0" w:space="0" w:color="auto"/>
                        <w:left w:val="none" w:sz="0" w:space="0" w:color="auto"/>
                        <w:bottom w:val="none" w:sz="0" w:space="0" w:color="auto"/>
                        <w:right w:val="none" w:sz="0" w:space="0" w:color="auto"/>
                      </w:divBdr>
                    </w:div>
                    <w:div w:id="743259716">
                      <w:marLeft w:val="0"/>
                      <w:marRight w:val="0"/>
                      <w:marTop w:val="0"/>
                      <w:marBottom w:val="0"/>
                      <w:divBdr>
                        <w:top w:val="none" w:sz="0" w:space="0" w:color="auto"/>
                        <w:left w:val="none" w:sz="0" w:space="0" w:color="auto"/>
                        <w:bottom w:val="none" w:sz="0" w:space="0" w:color="auto"/>
                        <w:right w:val="none" w:sz="0" w:space="0" w:color="auto"/>
                      </w:divBdr>
                    </w:div>
                    <w:div w:id="1398170437">
                      <w:marLeft w:val="0"/>
                      <w:marRight w:val="0"/>
                      <w:marTop w:val="0"/>
                      <w:marBottom w:val="0"/>
                      <w:divBdr>
                        <w:top w:val="none" w:sz="0" w:space="0" w:color="auto"/>
                        <w:left w:val="none" w:sz="0" w:space="0" w:color="auto"/>
                        <w:bottom w:val="none" w:sz="0" w:space="0" w:color="auto"/>
                        <w:right w:val="none" w:sz="0" w:space="0" w:color="auto"/>
                      </w:divBdr>
                    </w:div>
                    <w:div w:id="1632513213">
                      <w:marLeft w:val="0"/>
                      <w:marRight w:val="0"/>
                      <w:marTop w:val="0"/>
                      <w:marBottom w:val="0"/>
                      <w:divBdr>
                        <w:top w:val="none" w:sz="0" w:space="0" w:color="auto"/>
                        <w:left w:val="none" w:sz="0" w:space="0" w:color="auto"/>
                        <w:bottom w:val="none" w:sz="0" w:space="0" w:color="auto"/>
                        <w:right w:val="none" w:sz="0" w:space="0" w:color="auto"/>
                      </w:divBdr>
                    </w:div>
                    <w:div w:id="1592008738">
                      <w:marLeft w:val="0"/>
                      <w:marRight w:val="0"/>
                      <w:marTop w:val="0"/>
                      <w:marBottom w:val="0"/>
                      <w:divBdr>
                        <w:top w:val="none" w:sz="0" w:space="0" w:color="auto"/>
                        <w:left w:val="none" w:sz="0" w:space="0" w:color="auto"/>
                        <w:bottom w:val="none" w:sz="0" w:space="0" w:color="auto"/>
                        <w:right w:val="none" w:sz="0" w:space="0" w:color="auto"/>
                      </w:divBdr>
                    </w:div>
                    <w:div w:id="1044451348">
                      <w:marLeft w:val="0"/>
                      <w:marRight w:val="0"/>
                      <w:marTop w:val="450"/>
                      <w:marBottom w:val="450"/>
                      <w:divBdr>
                        <w:top w:val="none" w:sz="0" w:space="0" w:color="auto"/>
                        <w:left w:val="single" w:sz="24" w:space="0" w:color="6DB33F"/>
                        <w:bottom w:val="none" w:sz="0" w:space="0" w:color="auto"/>
                        <w:right w:val="none" w:sz="0" w:space="0" w:color="auto"/>
                      </w:divBdr>
                    </w:div>
                  </w:divsChild>
                </w:div>
                <w:div w:id="596906239">
                  <w:marLeft w:val="0"/>
                  <w:marRight w:val="0"/>
                  <w:marTop w:val="0"/>
                  <w:marBottom w:val="0"/>
                  <w:divBdr>
                    <w:top w:val="none" w:sz="0" w:space="0" w:color="auto"/>
                    <w:left w:val="none" w:sz="0" w:space="0" w:color="auto"/>
                    <w:bottom w:val="none" w:sz="0" w:space="0" w:color="auto"/>
                    <w:right w:val="none" w:sz="0" w:space="0" w:color="auto"/>
                  </w:divBdr>
                  <w:divsChild>
                    <w:div w:id="1624461252">
                      <w:marLeft w:val="0"/>
                      <w:marRight w:val="0"/>
                      <w:marTop w:val="0"/>
                      <w:marBottom w:val="0"/>
                      <w:divBdr>
                        <w:top w:val="none" w:sz="0" w:space="0" w:color="auto"/>
                        <w:left w:val="none" w:sz="0" w:space="0" w:color="auto"/>
                        <w:bottom w:val="none" w:sz="0" w:space="0" w:color="auto"/>
                        <w:right w:val="none" w:sz="0" w:space="0" w:color="auto"/>
                      </w:divBdr>
                    </w:div>
                    <w:div w:id="2062171627">
                      <w:marLeft w:val="0"/>
                      <w:marRight w:val="0"/>
                      <w:marTop w:val="0"/>
                      <w:marBottom w:val="0"/>
                      <w:divBdr>
                        <w:top w:val="none" w:sz="0" w:space="0" w:color="auto"/>
                        <w:left w:val="none" w:sz="0" w:space="0" w:color="auto"/>
                        <w:bottom w:val="none" w:sz="0" w:space="0" w:color="auto"/>
                        <w:right w:val="none" w:sz="0" w:space="0" w:color="auto"/>
                      </w:divBdr>
                    </w:div>
                    <w:div w:id="1076245139">
                      <w:marLeft w:val="0"/>
                      <w:marRight w:val="0"/>
                      <w:marTop w:val="0"/>
                      <w:marBottom w:val="0"/>
                      <w:divBdr>
                        <w:top w:val="none" w:sz="0" w:space="0" w:color="auto"/>
                        <w:left w:val="none" w:sz="0" w:space="0" w:color="auto"/>
                        <w:bottom w:val="none" w:sz="0" w:space="0" w:color="auto"/>
                        <w:right w:val="none" w:sz="0" w:space="0" w:color="auto"/>
                      </w:divBdr>
                      <w:divsChild>
                        <w:div w:id="2145615753">
                          <w:marLeft w:val="0"/>
                          <w:marRight w:val="0"/>
                          <w:marTop w:val="0"/>
                          <w:marBottom w:val="0"/>
                          <w:divBdr>
                            <w:top w:val="none" w:sz="0" w:space="0" w:color="auto"/>
                            <w:left w:val="none" w:sz="0" w:space="0" w:color="auto"/>
                            <w:bottom w:val="none" w:sz="0" w:space="0" w:color="auto"/>
                            <w:right w:val="none" w:sz="0" w:space="0" w:color="auto"/>
                          </w:divBdr>
                        </w:div>
                        <w:div w:id="1367562047">
                          <w:marLeft w:val="0"/>
                          <w:marRight w:val="0"/>
                          <w:marTop w:val="0"/>
                          <w:marBottom w:val="0"/>
                          <w:divBdr>
                            <w:top w:val="none" w:sz="0" w:space="0" w:color="auto"/>
                            <w:left w:val="none" w:sz="0" w:space="0" w:color="auto"/>
                            <w:bottom w:val="none" w:sz="0" w:space="0" w:color="auto"/>
                            <w:right w:val="none" w:sz="0" w:space="0" w:color="auto"/>
                          </w:divBdr>
                        </w:div>
                      </w:divsChild>
                    </w:div>
                    <w:div w:id="1942369059">
                      <w:marLeft w:val="0"/>
                      <w:marRight w:val="0"/>
                      <w:marTop w:val="0"/>
                      <w:marBottom w:val="0"/>
                      <w:divBdr>
                        <w:top w:val="none" w:sz="0" w:space="0" w:color="auto"/>
                        <w:left w:val="none" w:sz="0" w:space="0" w:color="auto"/>
                        <w:bottom w:val="none" w:sz="0" w:space="0" w:color="auto"/>
                        <w:right w:val="none" w:sz="0" w:space="0" w:color="auto"/>
                      </w:divBdr>
                      <w:divsChild>
                        <w:div w:id="939752466">
                          <w:marLeft w:val="0"/>
                          <w:marRight w:val="0"/>
                          <w:marTop w:val="0"/>
                          <w:marBottom w:val="0"/>
                          <w:divBdr>
                            <w:top w:val="none" w:sz="0" w:space="0" w:color="auto"/>
                            <w:left w:val="none" w:sz="0" w:space="0" w:color="auto"/>
                            <w:bottom w:val="none" w:sz="0" w:space="0" w:color="auto"/>
                            <w:right w:val="none" w:sz="0" w:space="0" w:color="auto"/>
                          </w:divBdr>
                        </w:div>
                        <w:div w:id="1911428811">
                          <w:marLeft w:val="0"/>
                          <w:marRight w:val="0"/>
                          <w:marTop w:val="0"/>
                          <w:marBottom w:val="0"/>
                          <w:divBdr>
                            <w:top w:val="none" w:sz="0" w:space="0" w:color="auto"/>
                            <w:left w:val="none" w:sz="0" w:space="0" w:color="auto"/>
                            <w:bottom w:val="none" w:sz="0" w:space="0" w:color="auto"/>
                            <w:right w:val="none" w:sz="0" w:space="0" w:color="auto"/>
                          </w:divBdr>
                        </w:div>
                        <w:div w:id="1899438912">
                          <w:marLeft w:val="0"/>
                          <w:marRight w:val="0"/>
                          <w:marTop w:val="0"/>
                          <w:marBottom w:val="0"/>
                          <w:divBdr>
                            <w:top w:val="none" w:sz="0" w:space="0" w:color="auto"/>
                            <w:left w:val="none" w:sz="0" w:space="0" w:color="auto"/>
                            <w:bottom w:val="none" w:sz="0" w:space="0" w:color="auto"/>
                            <w:right w:val="none" w:sz="0" w:space="0" w:color="auto"/>
                          </w:divBdr>
                        </w:div>
                      </w:divsChild>
                    </w:div>
                    <w:div w:id="2023507415">
                      <w:marLeft w:val="0"/>
                      <w:marRight w:val="0"/>
                      <w:marTop w:val="0"/>
                      <w:marBottom w:val="0"/>
                      <w:divBdr>
                        <w:top w:val="none" w:sz="0" w:space="0" w:color="auto"/>
                        <w:left w:val="none" w:sz="0" w:space="0" w:color="auto"/>
                        <w:bottom w:val="none" w:sz="0" w:space="0" w:color="auto"/>
                        <w:right w:val="none" w:sz="0" w:space="0" w:color="auto"/>
                      </w:divBdr>
                      <w:divsChild>
                        <w:div w:id="1654137394">
                          <w:marLeft w:val="0"/>
                          <w:marRight w:val="0"/>
                          <w:marTop w:val="0"/>
                          <w:marBottom w:val="0"/>
                          <w:divBdr>
                            <w:top w:val="none" w:sz="0" w:space="0" w:color="auto"/>
                            <w:left w:val="none" w:sz="0" w:space="0" w:color="auto"/>
                            <w:bottom w:val="none" w:sz="0" w:space="0" w:color="auto"/>
                            <w:right w:val="none" w:sz="0" w:space="0" w:color="auto"/>
                          </w:divBdr>
                        </w:div>
                      </w:divsChild>
                    </w:div>
                    <w:div w:id="2029982824">
                      <w:marLeft w:val="0"/>
                      <w:marRight w:val="0"/>
                      <w:marTop w:val="0"/>
                      <w:marBottom w:val="0"/>
                      <w:divBdr>
                        <w:top w:val="none" w:sz="0" w:space="0" w:color="auto"/>
                        <w:left w:val="none" w:sz="0" w:space="0" w:color="auto"/>
                        <w:bottom w:val="none" w:sz="0" w:space="0" w:color="auto"/>
                        <w:right w:val="none" w:sz="0" w:space="0" w:color="auto"/>
                      </w:divBdr>
                      <w:divsChild>
                        <w:div w:id="2007515160">
                          <w:marLeft w:val="0"/>
                          <w:marRight w:val="0"/>
                          <w:marTop w:val="0"/>
                          <w:marBottom w:val="0"/>
                          <w:divBdr>
                            <w:top w:val="none" w:sz="0" w:space="0" w:color="auto"/>
                            <w:left w:val="none" w:sz="0" w:space="0" w:color="auto"/>
                            <w:bottom w:val="none" w:sz="0" w:space="0" w:color="auto"/>
                            <w:right w:val="none" w:sz="0" w:space="0" w:color="auto"/>
                          </w:divBdr>
                        </w:div>
                        <w:div w:id="2070490979">
                          <w:marLeft w:val="0"/>
                          <w:marRight w:val="0"/>
                          <w:marTop w:val="0"/>
                          <w:marBottom w:val="0"/>
                          <w:divBdr>
                            <w:top w:val="none" w:sz="0" w:space="0" w:color="auto"/>
                            <w:left w:val="none" w:sz="0" w:space="0" w:color="auto"/>
                            <w:bottom w:val="none" w:sz="0" w:space="0" w:color="auto"/>
                            <w:right w:val="none" w:sz="0" w:space="0" w:color="auto"/>
                          </w:divBdr>
                        </w:div>
                      </w:divsChild>
                    </w:div>
                    <w:div w:id="1248076413">
                      <w:marLeft w:val="0"/>
                      <w:marRight w:val="0"/>
                      <w:marTop w:val="0"/>
                      <w:marBottom w:val="0"/>
                      <w:divBdr>
                        <w:top w:val="none" w:sz="0" w:space="0" w:color="auto"/>
                        <w:left w:val="none" w:sz="0" w:space="0" w:color="auto"/>
                        <w:bottom w:val="none" w:sz="0" w:space="0" w:color="auto"/>
                        <w:right w:val="none" w:sz="0" w:space="0" w:color="auto"/>
                      </w:divBdr>
                      <w:divsChild>
                        <w:div w:id="1460495846">
                          <w:marLeft w:val="0"/>
                          <w:marRight w:val="0"/>
                          <w:marTop w:val="0"/>
                          <w:marBottom w:val="0"/>
                          <w:divBdr>
                            <w:top w:val="none" w:sz="0" w:space="0" w:color="auto"/>
                            <w:left w:val="none" w:sz="0" w:space="0" w:color="auto"/>
                            <w:bottom w:val="none" w:sz="0" w:space="0" w:color="auto"/>
                            <w:right w:val="none" w:sz="0" w:space="0" w:color="auto"/>
                          </w:divBdr>
                        </w:div>
                        <w:div w:id="1038359002">
                          <w:marLeft w:val="0"/>
                          <w:marRight w:val="0"/>
                          <w:marTop w:val="0"/>
                          <w:marBottom w:val="0"/>
                          <w:divBdr>
                            <w:top w:val="none" w:sz="0" w:space="0" w:color="auto"/>
                            <w:left w:val="none" w:sz="0" w:space="0" w:color="auto"/>
                            <w:bottom w:val="none" w:sz="0" w:space="0" w:color="auto"/>
                            <w:right w:val="none" w:sz="0" w:space="0" w:color="auto"/>
                          </w:divBdr>
                        </w:div>
                      </w:divsChild>
                    </w:div>
                    <w:div w:id="312875858">
                      <w:marLeft w:val="0"/>
                      <w:marRight w:val="0"/>
                      <w:marTop w:val="0"/>
                      <w:marBottom w:val="0"/>
                      <w:divBdr>
                        <w:top w:val="none" w:sz="0" w:space="0" w:color="auto"/>
                        <w:left w:val="none" w:sz="0" w:space="0" w:color="auto"/>
                        <w:bottom w:val="none" w:sz="0" w:space="0" w:color="auto"/>
                        <w:right w:val="none" w:sz="0" w:space="0" w:color="auto"/>
                      </w:divBdr>
                      <w:divsChild>
                        <w:div w:id="770004890">
                          <w:marLeft w:val="0"/>
                          <w:marRight w:val="0"/>
                          <w:marTop w:val="0"/>
                          <w:marBottom w:val="0"/>
                          <w:divBdr>
                            <w:top w:val="none" w:sz="0" w:space="0" w:color="auto"/>
                            <w:left w:val="none" w:sz="0" w:space="0" w:color="auto"/>
                            <w:bottom w:val="none" w:sz="0" w:space="0" w:color="auto"/>
                            <w:right w:val="none" w:sz="0" w:space="0" w:color="auto"/>
                          </w:divBdr>
                        </w:div>
                        <w:div w:id="12515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6837">
                  <w:marLeft w:val="0"/>
                  <w:marRight w:val="0"/>
                  <w:marTop w:val="0"/>
                  <w:marBottom w:val="0"/>
                  <w:divBdr>
                    <w:top w:val="none" w:sz="0" w:space="0" w:color="auto"/>
                    <w:left w:val="none" w:sz="0" w:space="0" w:color="auto"/>
                    <w:bottom w:val="none" w:sz="0" w:space="0" w:color="auto"/>
                    <w:right w:val="none" w:sz="0" w:space="0" w:color="auto"/>
                  </w:divBdr>
                  <w:divsChild>
                    <w:div w:id="345401570">
                      <w:marLeft w:val="0"/>
                      <w:marRight w:val="0"/>
                      <w:marTop w:val="0"/>
                      <w:marBottom w:val="0"/>
                      <w:divBdr>
                        <w:top w:val="none" w:sz="0" w:space="0" w:color="auto"/>
                        <w:left w:val="none" w:sz="0" w:space="0" w:color="auto"/>
                        <w:bottom w:val="none" w:sz="0" w:space="0" w:color="auto"/>
                        <w:right w:val="none" w:sz="0" w:space="0" w:color="auto"/>
                      </w:divBdr>
                    </w:div>
                    <w:div w:id="1672440789">
                      <w:marLeft w:val="0"/>
                      <w:marRight w:val="0"/>
                      <w:marTop w:val="0"/>
                      <w:marBottom w:val="0"/>
                      <w:divBdr>
                        <w:top w:val="none" w:sz="0" w:space="0" w:color="auto"/>
                        <w:left w:val="none" w:sz="0" w:space="0" w:color="auto"/>
                        <w:bottom w:val="none" w:sz="0" w:space="0" w:color="auto"/>
                        <w:right w:val="none" w:sz="0" w:space="0" w:color="auto"/>
                      </w:divBdr>
                      <w:divsChild>
                        <w:div w:id="20559304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327947435">
                              <w:marLeft w:val="0"/>
                              <w:marRight w:val="0"/>
                              <w:marTop w:val="0"/>
                              <w:marBottom w:val="0"/>
                              <w:divBdr>
                                <w:top w:val="none" w:sz="0" w:space="0" w:color="auto"/>
                                <w:left w:val="none" w:sz="0" w:space="0" w:color="auto"/>
                                <w:bottom w:val="none" w:sz="0" w:space="0" w:color="auto"/>
                                <w:right w:val="none" w:sz="0" w:space="0" w:color="auto"/>
                              </w:divBdr>
                              <w:divsChild>
                                <w:div w:id="11966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14538">
                      <w:marLeft w:val="0"/>
                      <w:marRight w:val="0"/>
                      <w:marTop w:val="0"/>
                      <w:marBottom w:val="0"/>
                      <w:divBdr>
                        <w:top w:val="none" w:sz="0" w:space="0" w:color="auto"/>
                        <w:left w:val="none" w:sz="0" w:space="0" w:color="auto"/>
                        <w:bottom w:val="none" w:sz="0" w:space="0" w:color="auto"/>
                        <w:right w:val="none" w:sz="0" w:space="0" w:color="auto"/>
                      </w:divBdr>
                    </w:div>
                    <w:div w:id="1361004588">
                      <w:marLeft w:val="0"/>
                      <w:marRight w:val="0"/>
                      <w:marTop w:val="0"/>
                      <w:marBottom w:val="0"/>
                      <w:divBdr>
                        <w:top w:val="none" w:sz="0" w:space="0" w:color="auto"/>
                        <w:left w:val="none" w:sz="0" w:space="0" w:color="auto"/>
                        <w:bottom w:val="none" w:sz="0" w:space="0" w:color="auto"/>
                        <w:right w:val="none" w:sz="0" w:space="0" w:color="auto"/>
                      </w:divBdr>
                    </w:div>
                    <w:div w:id="1852379892">
                      <w:marLeft w:val="0"/>
                      <w:marRight w:val="0"/>
                      <w:marTop w:val="0"/>
                      <w:marBottom w:val="0"/>
                      <w:divBdr>
                        <w:top w:val="none" w:sz="0" w:space="0" w:color="auto"/>
                        <w:left w:val="none" w:sz="0" w:space="0" w:color="auto"/>
                        <w:bottom w:val="none" w:sz="0" w:space="0" w:color="auto"/>
                        <w:right w:val="none" w:sz="0" w:space="0" w:color="auto"/>
                      </w:divBdr>
                      <w:divsChild>
                        <w:div w:id="13513764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90401565">
                              <w:marLeft w:val="0"/>
                              <w:marRight w:val="0"/>
                              <w:marTop w:val="0"/>
                              <w:marBottom w:val="0"/>
                              <w:divBdr>
                                <w:top w:val="none" w:sz="0" w:space="0" w:color="auto"/>
                                <w:left w:val="none" w:sz="0" w:space="0" w:color="auto"/>
                                <w:bottom w:val="none" w:sz="0" w:space="0" w:color="auto"/>
                                <w:right w:val="none" w:sz="0" w:space="0" w:color="auto"/>
                              </w:divBdr>
                              <w:divsChild>
                                <w:div w:id="12723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957445">
                      <w:marLeft w:val="0"/>
                      <w:marRight w:val="0"/>
                      <w:marTop w:val="0"/>
                      <w:marBottom w:val="0"/>
                      <w:divBdr>
                        <w:top w:val="none" w:sz="0" w:space="0" w:color="auto"/>
                        <w:left w:val="none" w:sz="0" w:space="0" w:color="auto"/>
                        <w:bottom w:val="none" w:sz="0" w:space="0" w:color="auto"/>
                        <w:right w:val="none" w:sz="0" w:space="0" w:color="auto"/>
                      </w:divBdr>
                    </w:div>
                    <w:div w:id="1241020875">
                      <w:marLeft w:val="0"/>
                      <w:marRight w:val="0"/>
                      <w:marTop w:val="0"/>
                      <w:marBottom w:val="0"/>
                      <w:divBdr>
                        <w:top w:val="none" w:sz="0" w:space="0" w:color="auto"/>
                        <w:left w:val="none" w:sz="0" w:space="0" w:color="auto"/>
                        <w:bottom w:val="none" w:sz="0" w:space="0" w:color="auto"/>
                        <w:right w:val="none" w:sz="0" w:space="0" w:color="auto"/>
                      </w:divBdr>
                    </w:div>
                    <w:div w:id="420107603">
                      <w:marLeft w:val="0"/>
                      <w:marRight w:val="0"/>
                      <w:marTop w:val="0"/>
                      <w:marBottom w:val="0"/>
                      <w:divBdr>
                        <w:top w:val="none" w:sz="0" w:space="0" w:color="auto"/>
                        <w:left w:val="none" w:sz="0" w:space="0" w:color="auto"/>
                        <w:bottom w:val="none" w:sz="0" w:space="0" w:color="auto"/>
                        <w:right w:val="none" w:sz="0" w:space="0" w:color="auto"/>
                      </w:divBdr>
                    </w:div>
                    <w:div w:id="1158884764">
                      <w:marLeft w:val="0"/>
                      <w:marRight w:val="0"/>
                      <w:marTop w:val="0"/>
                      <w:marBottom w:val="0"/>
                      <w:divBdr>
                        <w:top w:val="none" w:sz="0" w:space="0" w:color="auto"/>
                        <w:left w:val="none" w:sz="0" w:space="0" w:color="auto"/>
                        <w:bottom w:val="none" w:sz="0" w:space="0" w:color="auto"/>
                        <w:right w:val="none" w:sz="0" w:space="0" w:color="auto"/>
                      </w:divBdr>
                      <w:divsChild>
                        <w:div w:id="19316939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21294461">
                              <w:marLeft w:val="0"/>
                              <w:marRight w:val="0"/>
                              <w:marTop w:val="0"/>
                              <w:marBottom w:val="0"/>
                              <w:divBdr>
                                <w:top w:val="none" w:sz="0" w:space="0" w:color="auto"/>
                                <w:left w:val="none" w:sz="0" w:space="0" w:color="auto"/>
                                <w:bottom w:val="none" w:sz="0" w:space="0" w:color="auto"/>
                                <w:right w:val="none" w:sz="0" w:space="0" w:color="auto"/>
                              </w:divBdr>
                              <w:divsChild>
                                <w:div w:id="660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51558">
                      <w:marLeft w:val="0"/>
                      <w:marRight w:val="0"/>
                      <w:marTop w:val="0"/>
                      <w:marBottom w:val="0"/>
                      <w:divBdr>
                        <w:top w:val="none" w:sz="0" w:space="0" w:color="auto"/>
                        <w:left w:val="none" w:sz="0" w:space="0" w:color="auto"/>
                        <w:bottom w:val="none" w:sz="0" w:space="0" w:color="auto"/>
                        <w:right w:val="none" w:sz="0" w:space="0" w:color="auto"/>
                      </w:divBdr>
                    </w:div>
                    <w:div w:id="652027309">
                      <w:marLeft w:val="0"/>
                      <w:marRight w:val="0"/>
                      <w:marTop w:val="0"/>
                      <w:marBottom w:val="0"/>
                      <w:divBdr>
                        <w:top w:val="none" w:sz="0" w:space="0" w:color="auto"/>
                        <w:left w:val="none" w:sz="0" w:space="0" w:color="auto"/>
                        <w:bottom w:val="none" w:sz="0" w:space="0" w:color="auto"/>
                        <w:right w:val="none" w:sz="0" w:space="0" w:color="auto"/>
                      </w:divBdr>
                      <w:divsChild>
                        <w:div w:id="7690064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87987908">
                              <w:marLeft w:val="0"/>
                              <w:marRight w:val="0"/>
                              <w:marTop w:val="0"/>
                              <w:marBottom w:val="300"/>
                              <w:divBdr>
                                <w:top w:val="none" w:sz="0" w:space="0" w:color="auto"/>
                                <w:left w:val="none" w:sz="0" w:space="0" w:color="auto"/>
                                <w:bottom w:val="none" w:sz="0" w:space="0" w:color="auto"/>
                                <w:right w:val="none" w:sz="0" w:space="0" w:color="auto"/>
                              </w:divBdr>
                              <w:divsChild>
                                <w:div w:id="1498031706">
                                  <w:marLeft w:val="0"/>
                                  <w:marRight w:val="0"/>
                                  <w:marTop w:val="0"/>
                                  <w:marBottom w:val="0"/>
                                  <w:divBdr>
                                    <w:top w:val="none" w:sz="0" w:space="0" w:color="auto"/>
                                    <w:left w:val="none" w:sz="0" w:space="0" w:color="auto"/>
                                    <w:bottom w:val="none" w:sz="0" w:space="0" w:color="auto"/>
                                    <w:right w:val="none" w:sz="0" w:space="0" w:color="auto"/>
                                  </w:divBdr>
                                </w:div>
                              </w:divsChild>
                            </w:div>
                            <w:div w:id="1726174115">
                              <w:marLeft w:val="0"/>
                              <w:marRight w:val="0"/>
                              <w:marTop w:val="0"/>
                              <w:marBottom w:val="0"/>
                              <w:divBdr>
                                <w:top w:val="none" w:sz="0" w:space="0" w:color="auto"/>
                                <w:left w:val="none" w:sz="0" w:space="0" w:color="auto"/>
                                <w:bottom w:val="none" w:sz="0" w:space="0" w:color="auto"/>
                                <w:right w:val="none" w:sz="0" w:space="0" w:color="auto"/>
                              </w:divBdr>
                              <w:divsChild>
                                <w:div w:id="12250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39765">
                      <w:marLeft w:val="0"/>
                      <w:marRight w:val="0"/>
                      <w:marTop w:val="0"/>
                      <w:marBottom w:val="0"/>
                      <w:divBdr>
                        <w:top w:val="none" w:sz="0" w:space="0" w:color="auto"/>
                        <w:left w:val="none" w:sz="0" w:space="0" w:color="auto"/>
                        <w:bottom w:val="none" w:sz="0" w:space="0" w:color="auto"/>
                        <w:right w:val="none" w:sz="0" w:space="0" w:color="auto"/>
                      </w:divBdr>
                    </w:div>
                  </w:divsChild>
                </w:div>
                <w:div w:id="1200319541">
                  <w:marLeft w:val="0"/>
                  <w:marRight w:val="0"/>
                  <w:marTop w:val="0"/>
                  <w:marBottom w:val="0"/>
                  <w:divBdr>
                    <w:top w:val="none" w:sz="0" w:space="0" w:color="auto"/>
                    <w:left w:val="none" w:sz="0" w:space="0" w:color="auto"/>
                    <w:bottom w:val="none" w:sz="0" w:space="0" w:color="auto"/>
                    <w:right w:val="none" w:sz="0" w:space="0" w:color="auto"/>
                  </w:divBdr>
                  <w:divsChild>
                    <w:div w:id="2013948440">
                      <w:marLeft w:val="0"/>
                      <w:marRight w:val="0"/>
                      <w:marTop w:val="0"/>
                      <w:marBottom w:val="0"/>
                      <w:divBdr>
                        <w:top w:val="none" w:sz="0" w:space="0" w:color="auto"/>
                        <w:left w:val="none" w:sz="0" w:space="0" w:color="auto"/>
                        <w:bottom w:val="none" w:sz="0" w:space="0" w:color="auto"/>
                        <w:right w:val="none" w:sz="0" w:space="0" w:color="auto"/>
                      </w:divBdr>
                    </w:div>
                    <w:div w:id="320159549">
                      <w:marLeft w:val="0"/>
                      <w:marRight w:val="0"/>
                      <w:marTop w:val="0"/>
                      <w:marBottom w:val="0"/>
                      <w:divBdr>
                        <w:top w:val="none" w:sz="0" w:space="0" w:color="auto"/>
                        <w:left w:val="none" w:sz="0" w:space="0" w:color="auto"/>
                        <w:bottom w:val="none" w:sz="0" w:space="0" w:color="auto"/>
                        <w:right w:val="none" w:sz="0" w:space="0" w:color="auto"/>
                      </w:divBdr>
                      <w:divsChild>
                        <w:div w:id="11396165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1358143">
                              <w:marLeft w:val="0"/>
                              <w:marRight w:val="0"/>
                              <w:marTop w:val="0"/>
                              <w:marBottom w:val="0"/>
                              <w:divBdr>
                                <w:top w:val="none" w:sz="0" w:space="0" w:color="auto"/>
                                <w:left w:val="none" w:sz="0" w:space="0" w:color="auto"/>
                                <w:bottom w:val="none" w:sz="0" w:space="0" w:color="auto"/>
                                <w:right w:val="none" w:sz="0" w:space="0" w:color="auto"/>
                              </w:divBdr>
                              <w:divsChild>
                                <w:div w:id="131152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78872">
                      <w:marLeft w:val="0"/>
                      <w:marRight w:val="0"/>
                      <w:marTop w:val="0"/>
                      <w:marBottom w:val="0"/>
                      <w:divBdr>
                        <w:top w:val="none" w:sz="0" w:space="0" w:color="auto"/>
                        <w:left w:val="none" w:sz="0" w:space="0" w:color="auto"/>
                        <w:bottom w:val="none" w:sz="0" w:space="0" w:color="auto"/>
                        <w:right w:val="none" w:sz="0" w:space="0" w:color="auto"/>
                      </w:divBdr>
                    </w:div>
                    <w:div w:id="1050349326">
                      <w:marLeft w:val="0"/>
                      <w:marRight w:val="0"/>
                      <w:marTop w:val="0"/>
                      <w:marBottom w:val="0"/>
                      <w:divBdr>
                        <w:top w:val="none" w:sz="0" w:space="0" w:color="auto"/>
                        <w:left w:val="none" w:sz="0" w:space="0" w:color="auto"/>
                        <w:bottom w:val="none" w:sz="0" w:space="0" w:color="auto"/>
                        <w:right w:val="none" w:sz="0" w:space="0" w:color="auto"/>
                      </w:divBdr>
                    </w:div>
                    <w:div w:id="300816558">
                      <w:marLeft w:val="0"/>
                      <w:marRight w:val="0"/>
                      <w:marTop w:val="0"/>
                      <w:marBottom w:val="0"/>
                      <w:divBdr>
                        <w:top w:val="none" w:sz="0" w:space="0" w:color="auto"/>
                        <w:left w:val="none" w:sz="0" w:space="0" w:color="auto"/>
                        <w:bottom w:val="none" w:sz="0" w:space="0" w:color="auto"/>
                        <w:right w:val="none" w:sz="0" w:space="0" w:color="auto"/>
                      </w:divBdr>
                    </w:div>
                  </w:divsChild>
                </w:div>
                <w:div w:id="353457779">
                  <w:marLeft w:val="0"/>
                  <w:marRight w:val="0"/>
                  <w:marTop w:val="0"/>
                  <w:marBottom w:val="0"/>
                  <w:divBdr>
                    <w:top w:val="none" w:sz="0" w:space="0" w:color="auto"/>
                    <w:left w:val="none" w:sz="0" w:space="0" w:color="auto"/>
                    <w:bottom w:val="none" w:sz="0" w:space="0" w:color="auto"/>
                    <w:right w:val="none" w:sz="0" w:space="0" w:color="auto"/>
                  </w:divBdr>
                  <w:divsChild>
                    <w:div w:id="1361515878">
                      <w:marLeft w:val="0"/>
                      <w:marRight w:val="0"/>
                      <w:marTop w:val="0"/>
                      <w:marBottom w:val="0"/>
                      <w:divBdr>
                        <w:top w:val="none" w:sz="0" w:space="0" w:color="auto"/>
                        <w:left w:val="none" w:sz="0" w:space="0" w:color="auto"/>
                        <w:bottom w:val="none" w:sz="0" w:space="0" w:color="auto"/>
                        <w:right w:val="none" w:sz="0" w:space="0" w:color="auto"/>
                      </w:divBdr>
                    </w:div>
                    <w:div w:id="1728458745">
                      <w:marLeft w:val="0"/>
                      <w:marRight w:val="0"/>
                      <w:marTop w:val="0"/>
                      <w:marBottom w:val="0"/>
                      <w:divBdr>
                        <w:top w:val="none" w:sz="0" w:space="0" w:color="auto"/>
                        <w:left w:val="none" w:sz="0" w:space="0" w:color="auto"/>
                        <w:bottom w:val="none" w:sz="0" w:space="0" w:color="auto"/>
                        <w:right w:val="none" w:sz="0" w:space="0" w:color="auto"/>
                      </w:divBdr>
                    </w:div>
                    <w:div w:id="225334828">
                      <w:marLeft w:val="0"/>
                      <w:marRight w:val="0"/>
                      <w:marTop w:val="0"/>
                      <w:marBottom w:val="0"/>
                      <w:divBdr>
                        <w:top w:val="none" w:sz="0" w:space="0" w:color="auto"/>
                        <w:left w:val="none" w:sz="0" w:space="0" w:color="auto"/>
                        <w:bottom w:val="none" w:sz="0" w:space="0" w:color="auto"/>
                        <w:right w:val="none" w:sz="0" w:space="0" w:color="auto"/>
                      </w:divBdr>
                      <w:divsChild>
                        <w:div w:id="8627442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0969437">
                              <w:marLeft w:val="0"/>
                              <w:marRight w:val="0"/>
                              <w:marTop w:val="0"/>
                              <w:marBottom w:val="0"/>
                              <w:divBdr>
                                <w:top w:val="none" w:sz="0" w:space="0" w:color="auto"/>
                                <w:left w:val="none" w:sz="0" w:space="0" w:color="auto"/>
                                <w:bottom w:val="none" w:sz="0" w:space="0" w:color="auto"/>
                                <w:right w:val="none" w:sz="0" w:space="0" w:color="auto"/>
                              </w:divBdr>
                              <w:divsChild>
                                <w:div w:id="18521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9484">
                      <w:marLeft w:val="0"/>
                      <w:marRight w:val="0"/>
                      <w:marTop w:val="0"/>
                      <w:marBottom w:val="0"/>
                      <w:divBdr>
                        <w:top w:val="none" w:sz="0" w:space="0" w:color="auto"/>
                        <w:left w:val="none" w:sz="0" w:space="0" w:color="auto"/>
                        <w:bottom w:val="none" w:sz="0" w:space="0" w:color="auto"/>
                        <w:right w:val="none" w:sz="0" w:space="0" w:color="auto"/>
                      </w:divBdr>
                    </w:div>
                    <w:div w:id="1662079357">
                      <w:marLeft w:val="0"/>
                      <w:marRight w:val="0"/>
                      <w:marTop w:val="0"/>
                      <w:marBottom w:val="0"/>
                      <w:divBdr>
                        <w:top w:val="none" w:sz="0" w:space="0" w:color="auto"/>
                        <w:left w:val="none" w:sz="0" w:space="0" w:color="auto"/>
                        <w:bottom w:val="none" w:sz="0" w:space="0" w:color="auto"/>
                        <w:right w:val="none" w:sz="0" w:space="0" w:color="auto"/>
                      </w:divBdr>
                    </w:div>
                    <w:div w:id="463742976">
                      <w:marLeft w:val="0"/>
                      <w:marRight w:val="0"/>
                      <w:marTop w:val="0"/>
                      <w:marBottom w:val="0"/>
                      <w:divBdr>
                        <w:top w:val="none" w:sz="0" w:space="0" w:color="auto"/>
                        <w:left w:val="none" w:sz="0" w:space="0" w:color="auto"/>
                        <w:bottom w:val="none" w:sz="0" w:space="0" w:color="auto"/>
                        <w:right w:val="none" w:sz="0" w:space="0" w:color="auto"/>
                      </w:divBdr>
                      <w:divsChild>
                        <w:div w:id="2659634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61545298">
                              <w:marLeft w:val="0"/>
                              <w:marRight w:val="0"/>
                              <w:marTop w:val="0"/>
                              <w:marBottom w:val="300"/>
                              <w:divBdr>
                                <w:top w:val="none" w:sz="0" w:space="0" w:color="auto"/>
                                <w:left w:val="none" w:sz="0" w:space="0" w:color="auto"/>
                                <w:bottom w:val="none" w:sz="0" w:space="0" w:color="auto"/>
                                <w:right w:val="none" w:sz="0" w:space="0" w:color="auto"/>
                              </w:divBdr>
                              <w:divsChild>
                                <w:div w:id="1258371934">
                                  <w:marLeft w:val="0"/>
                                  <w:marRight w:val="0"/>
                                  <w:marTop w:val="0"/>
                                  <w:marBottom w:val="0"/>
                                  <w:divBdr>
                                    <w:top w:val="none" w:sz="0" w:space="0" w:color="auto"/>
                                    <w:left w:val="none" w:sz="0" w:space="0" w:color="auto"/>
                                    <w:bottom w:val="none" w:sz="0" w:space="0" w:color="auto"/>
                                    <w:right w:val="none" w:sz="0" w:space="0" w:color="auto"/>
                                  </w:divBdr>
                                </w:div>
                              </w:divsChild>
                            </w:div>
                            <w:div w:id="1042098863">
                              <w:marLeft w:val="0"/>
                              <w:marRight w:val="0"/>
                              <w:marTop w:val="0"/>
                              <w:marBottom w:val="0"/>
                              <w:divBdr>
                                <w:top w:val="none" w:sz="0" w:space="0" w:color="auto"/>
                                <w:left w:val="none" w:sz="0" w:space="0" w:color="auto"/>
                                <w:bottom w:val="none" w:sz="0" w:space="0" w:color="auto"/>
                                <w:right w:val="none" w:sz="0" w:space="0" w:color="auto"/>
                              </w:divBdr>
                              <w:divsChild>
                                <w:div w:id="7362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9488">
                  <w:marLeft w:val="0"/>
                  <w:marRight w:val="0"/>
                  <w:marTop w:val="0"/>
                  <w:marBottom w:val="0"/>
                  <w:divBdr>
                    <w:top w:val="none" w:sz="0" w:space="0" w:color="auto"/>
                    <w:left w:val="none" w:sz="0" w:space="0" w:color="auto"/>
                    <w:bottom w:val="none" w:sz="0" w:space="0" w:color="auto"/>
                    <w:right w:val="none" w:sz="0" w:space="0" w:color="auto"/>
                  </w:divBdr>
                  <w:divsChild>
                    <w:div w:id="774906874">
                      <w:marLeft w:val="0"/>
                      <w:marRight w:val="0"/>
                      <w:marTop w:val="0"/>
                      <w:marBottom w:val="0"/>
                      <w:divBdr>
                        <w:top w:val="none" w:sz="0" w:space="0" w:color="auto"/>
                        <w:left w:val="none" w:sz="0" w:space="0" w:color="auto"/>
                        <w:bottom w:val="none" w:sz="0" w:space="0" w:color="auto"/>
                        <w:right w:val="none" w:sz="0" w:space="0" w:color="auto"/>
                      </w:divBdr>
                    </w:div>
                    <w:div w:id="660738464">
                      <w:marLeft w:val="0"/>
                      <w:marRight w:val="0"/>
                      <w:marTop w:val="0"/>
                      <w:marBottom w:val="0"/>
                      <w:divBdr>
                        <w:top w:val="none" w:sz="0" w:space="0" w:color="auto"/>
                        <w:left w:val="none" w:sz="0" w:space="0" w:color="auto"/>
                        <w:bottom w:val="none" w:sz="0" w:space="0" w:color="auto"/>
                        <w:right w:val="none" w:sz="0" w:space="0" w:color="auto"/>
                      </w:divBdr>
                      <w:divsChild>
                        <w:div w:id="784664988">
                          <w:marLeft w:val="0"/>
                          <w:marRight w:val="0"/>
                          <w:marTop w:val="0"/>
                          <w:marBottom w:val="0"/>
                          <w:divBdr>
                            <w:top w:val="none" w:sz="0" w:space="0" w:color="auto"/>
                            <w:left w:val="none" w:sz="0" w:space="0" w:color="auto"/>
                            <w:bottom w:val="none" w:sz="0" w:space="0" w:color="auto"/>
                            <w:right w:val="none" w:sz="0" w:space="0" w:color="auto"/>
                          </w:divBdr>
                        </w:div>
                        <w:div w:id="792670812">
                          <w:marLeft w:val="0"/>
                          <w:marRight w:val="0"/>
                          <w:marTop w:val="0"/>
                          <w:marBottom w:val="0"/>
                          <w:divBdr>
                            <w:top w:val="none" w:sz="0" w:space="0" w:color="auto"/>
                            <w:left w:val="none" w:sz="0" w:space="0" w:color="auto"/>
                            <w:bottom w:val="none" w:sz="0" w:space="0" w:color="auto"/>
                            <w:right w:val="none" w:sz="0" w:space="0" w:color="auto"/>
                          </w:divBdr>
                        </w:div>
                        <w:div w:id="1423836891">
                          <w:marLeft w:val="0"/>
                          <w:marRight w:val="0"/>
                          <w:marTop w:val="0"/>
                          <w:marBottom w:val="0"/>
                          <w:divBdr>
                            <w:top w:val="none" w:sz="0" w:space="0" w:color="auto"/>
                            <w:left w:val="none" w:sz="0" w:space="0" w:color="auto"/>
                            <w:bottom w:val="none" w:sz="0" w:space="0" w:color="auto"/>
                            <w:right w:val="none" w:sz="0" w:space="0" w:color="auto"/>
                          </w:divBdr>
                          <w:divsChild>
                            <w:div w:id="155373497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70816933">
                                  <w:marLeft w:val="0"/>
                                  <w:marRight w:val="0"/>
                                  <w:marTop w:val="0"/>
                                  <w:marBottom w:val="0"/>
                                  <w:divBdr>
                                    <w:top w:val="none" w:sz="0" w:space="0" w:color="auto"/>
                                    <w:left w:val="none" w:sz="0" w:space="0" w:color="auto"/>
                                    <w:bottom w:val="none" w:sz="0" w:space="0" w:color="auto"/>
                                    <w:right w:val="none" w:sz="0" w:space="0" w:color="auto"/>
                                  </w:divBdr>
                                  <w:divsChild>
                                    <w:div w:id="607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022982">
                          <w:marLeft w:val="0"/>
                          <w:marRight w:val="0"/>
                          <w:marTop w:val="0"/>
                          <w:marBottom w:val="0"/>
                          <w:divBdr>
                            <w:top w:val="none" w:sz="0" w:space="0" w:color="auto"/>
                            <w:left w:val="none" w:sz="0" w:space="0" w:color="auto"/>
                            <w:bottom w:val="none" w:sz="0" w:space="0" w:color="auto"/>
                            <w:right w:val="none" w:sz="0" w:space="0" w:color="auto"/>
                          </w:divBdr>
                        </w:div>
                        <w:div w:id="469634917">
                          <w:marLeft w:val="0"/>
                          <w:marRight w:val="0"/>
                          <w:marTop w:val="0"/>
                          <w:marBottom w:val="0"/>
                          <w:divBdr>
                            <w:top w:val="none" w:sz="0" w:space="0" w:color="auto"/>
                            <w:left w:val="none" w:sz="0" w:space="0" w:color="auto"/>
                            <w:bottom w:val="none" w:sz="0" w:space="0" w:color="auto"/>
                            <w:right w:val="none" w:sz="0" w:space="0" w:color="auto"/>
                          </w:divBdr>
                          <w:divsChild>
                            <w:div w:id="21165593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885533685">
                                  <w:marLeft w:val="0"/>
                                  <w:marRight w:val="0"/>
                                  <w:marTop w:val="0"/>
                                  <w:marBottom w:val="0"/>
                                  <w:divBdr>
                                    <w:top w:val="none" w:sz="0" w:space="0" w:color="auto"/>
                                    <w:left w:val="none" w:sz="0" w:space="0" w:color="auto"/>
                                    <w:bottom w:val="none" w:sz="0" w:space="0" w:color="auto"/>
                                    <w:right w:val="none" w:sz="0" w:space="0" w:color="auto"/>
                                  </w:divBdr>
                                  <w:divsChild>
                                    <w:div w:id="307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94608">
                          <w:marLeft w:val="0"/>
                          <w:marRight w:val="0"/>
                          <w:marTop w:val="0"/>
                          <w:marBottom w:val="0"/>
                          <w:divBdr>
                            <w:top w:val="none" w:sz="0" w:space="0" w:color="auto"/>
                            <w:left w:val="none" w:sz="0" w:space="0" w:color="auto"/>
                            <w:bottom w:val="none" w:sz="0" w:space="0" w:color="auto"/>
                            <w:right w:val="none" w:sz="0" w:space="0" w:color="auto"/>
                          </w:divBdr>
                        </w:div>
                        <w:div w:id="516038497">
                          <w:marLeft w:val="0"/>
                          <w:marRight w:val="0"/>
                          <w:marTop w:val="0"/>
                          <w:marBottom w:val="0"/>
                          <w:divBdr>
                            <w:top w:val="none" w:sz="0" w:space="0" w:color="auto"/>
                            <w:left w:val="none" w:sz="0" w:space="0" w:color="auto"/>
                            <w:bottom w:val="none" w:sz="0" w:space="0" w:color="auto"/>
                            <w:right w:val="none" w:sz="0" w:space="0" w:color="auto"/>
                          </w:divBdr>
                        </w:div>
                        <w:div w:id="886571295">
                          <w:marLeft w:val="0"/>
                          <w:marRight w:val="0"/>
                          <w:marTop w:val="0"/>
                          <w:marBottom w:val="300"/>
                          <w:divBdr>
                            <w:top w:val="none" w:sz="0" w:space="0" w:color="auto"/>
                            <w:left w:val="none" w:sz="0" w:space="0" w:color="auto"/>
                            <w:bottom w:val="none" w:sz="0" w:space="0" w:color="auto"/>
                            <w:right w:val="none" w:sz="0" w:space="0" w:color="auto"/>
                          </w:divBdr>
                          <w:divsChild>
                            <w:div w:id="1662008142">
                              <w:marLeft w:val="0"/>
                              <w:marRight w:val="0"/>
                              <w:marTop w:val="0"/>
                              <w:marBottom w:val="0"/>
                              <w:divBdr>
                                <w:top w:val="none" w:sz="0" w:space="0" w:color="auto"/>
                                <w:left w:val="none" w:sz="0" w:space="0" w:color="auto"/>
                                <w:bottom w:val="none" w:sz="0" w:space="0" w:color="auto"/>
                                <w:right w:val="none" w:sz="0" w:space="0" w:color="auto"/>
                              </w:divBdr>
                            </w:div>
                          </w:divsChild>
                        </w:div>
                        <w:div w:id="297761800">
                          <w:marLeft w:val="0"/>
                          <w:marRight w:val="0"/>
                          <w:marTop w:val="0"/>
                          <w:marBottom w:val="0"/>
                          <w:divBdr>
                            <w:top w:val="none" w:sz="0" w:space="0" w:color="auto"/>
                            <w:left w:val="none" w:sz="0" w:space="0" w:color="auto"/>
                            <w:bottom w:val="none" w:sz="0" w:space="0" w:color="auto"/>
                            <w:right w:val="none" w:sz="0" w:space="0" w:color="auto"/>
                          </w:divBdr>
                        </w:div>
                        <w:div w:id="860779239">
                          <w:marLeft w:val="0"/>
                          <w:marRight w:val="0"/>
                          <w:marTop w:val="0"/>
                          <w:marBottom w:val="0"/>
                          <w:divBdr>
                            <w:top w:val="none" w:sz="0" w:space="0" w:color="auto"/>
                            <w:left w:val="none" w:sz="0" w:space="0" w:color="auto"/>
                            <w:bottom w:val="none" w:sz="0" w:space="0" w:color="auto"/>
                            <w:right w:val="none" w:sz="0" w:space="0" w:color="auto"/>
                          </w:divBdr>
                          <w:divsChild>
                            <w:div w:id="1900743941">
                              <w:marLeft w:val="0"/>
                              <w:marRight w:val="0"/>
                              <w:marTop w:val="0"/>
                              <w:marBottom w:val="0"/>
                              <w:divBdr>
                                <w:top w:val="none" w:sz="0" w:space="0" w:color="auto"/>
                                <w:left w:val="none" w:sz="0" w:space="0" w:color="auto"/>
                                <w:bottom w:val="none" w:sz="0" w:space="0" w:color="auto"/>
                                <w:right w:val="none" w:sz="0" w:space="0" w:color="auto"/>
                              </w:divBdr>
                            </w:div>
                            <w:div w:id="360713426">
                              <w:marLeft w:val="0"/>
                              <w:marRight w:val="0"/>
                              <w:marTop w:val="0"/>
                              <w:marBottom w:val="0"/>
                              <w:divBdr>
                                <w:top w:val="none" w:sz="0" w:space="0" w:color="auto"/>
                                <w:left w:val="none" w:sz="0" w:space="0" w:color="auto"/>
                                <w:bottom w:val="none" w:sz="0" w:space="0" w:color="auto"/>
                                <w:right w:val="none" w:sz="0" w:space="0" w:color="auto"/>
                              </w:divBdr>
                            </w:div>
                            <w:div w:id="846797602">
                              <w:marLeft w:val="0"/>
                              <w:marRight w:val="0"/>
                              <w:marTop w:val="0"/>
                              <w:marBottom w:val="0"/>
                              <w:divBdr>
                                <w:top w:val="none" w:sz="0" w:space="0" w:color="auto"/>
                                <w:left w:val="none" w:sz="0" w:space="0" w:color="auto"/>
                                <w:bottom w:val="none" w:sz="0" w:space="0" w:color="auto"/>
                                <w:right w:val="none" w:sz="0" w:space="0" w:color="auto"/>
                              </w:divBdr>
                              <w:divsChild>
                                <w:div w:id="12675384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8813046">
                                      <w:marLeft w:val="0"/>
                                      <w:marRight w:val="0"/>
                                      <w:marTop w:val="0"/>
                                      <w:marBottom w:val="0"/>
                                      <w:divBdr>
                                        <w:top w:val="none" w:sz="0" w:space="0" w:color="auto"/>
                                        <w:left w:val="none" w:sz="0" w:space="0" w:color="auto"/>
                                        <w:bottom w:val="none" w:sz="0" w:space="0" w:color="auto"/>
                                        <w:right w:val="none" w:sz="0" w:space="0" w:color="auto"/>
                                      </w:divBdr>
                                      <w:divsChild>
                                        <w:div w:id="12919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27670">
                              <w:marLeft w:val="0"/>
                              <w:marRight w:val="0"/>
                              <w:marTop w:val="0"/>
                              <w:marBottom w:val="0"/>
                              <w:divBdr>
                                <w:top w:val="none" w:sz="0" w:space="0" w:color="auto"/>
                                <w:left w:val="none" w:sz="0" w:space="0" w:color="auto"/>
                                <w:bottom w:val="none" w:sz="0" w:space="0" w:color="auto"/>
                                <w:right w:val="none" w:sz="0" w:space="0" w:color="auto"/>
                              </w:divBdr>
                            </w:div>
                            <w:div w:id="222329499">
                              <w:marLeft w:val="0"/>
                              <w:marRight w:val="0"/>
                              <w:marTop w:val="0"/>
                              <w:marBottom w:val="0"/>
                              <w:divBdr>
                                <w:top w:val="none" w:sz="0" w:space="0" w:color="auto"/>
                                <w:left w:val="none" w:sz="0" w:space="0" w:color="auto"/>
                                <w:bottom w:val="none" w:sz="0" w:space="0" w:color="auto"/>
                                <w:right w:val="none" w:sz="0" w:space="0" w:color="auto"/>
                              </w:divBdr>
                              <w:divsChild>
                                <w:div w:id="18265111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357656840">
                                      <w:marLeft w:val="0"/>
                                      <w:marRight w:val="0"/>
                                      <w:marTop w:val="0"/>
                                      <w:marBottom w:val="0"/>
                                      <w:divBdr>
                                        <w:top w:val="none" w:sz="0" w:space="0" w:color="auto"/>
                                        <w:left w:val="none" w:sz="0" w:space="0" w:color="auto"/>
                                        <w:bottom w:val="none" w:sz="0" w:space="0" w:color="auto"/>
                                        <w:right w:val="none" w:sz="0" w:space="0" w:color="auto"/>
                                      </w:divBdr>
                                      <w:divsChild>
                                        <w:div w:id="11691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3624">
                      <w:marLeft w:val="0"/>
                      <w:marRight w:val="0"/>
                      <w:marTop w:val="0"/>
                      <w:marBottom w:val="0"/>
                      <w:divBdr>
                        <w:top w:val="none" w:sz="0" w:space="0" w:color="auto"/>
                        <w:left w:val="none" w:sz="0" w:space="0" w:color="auto"/>
                        <w:bottom w:val="none" w:sz="0" w:space="0" w:color="auto"/>
                        <w:right w:val="none" w:sz="0" w:space="0" w:color="auto"/>
                      </w:divBdr>
                      <w:divsChild>
                        <w:div w:id="1177958111">
                          <w:marLeft w:val="0"/>
                          <w:marRight w:val="0"/>
                          <w:marTop w:val="0"/>
                          <w:marBottom w:val="0"/>
                          <w:divBdr>
                            <w:top w:val="none" w:sz="0" w:space="0" w:color="auto"/>
                            <w:left w:val="none" w:sz="0" w:space="0" w:color="auto"/>
                            <w:bottom w:val="none" w:sz="0" w:space="0" w:color="auto"/>
                            <w:right w:val="none" w:sz="0" w:space="0" w:color="auto"/>
                          </w:divBdr>
                        </w:div>
                        <w:div w:id="788865079">
                          <w:marLeft w:val="0"/>
                          <w:marRight w:val="0"/>
                          <w:marTop w:val="0"/>
                          <w:marBottom w:val="0"/>
                          <w:divBdr>
                            <w:top w:val="none" w:sz="0" w:space="0" w:color="auto"/>
                            <w:left w:val="none" w:sz="0" w:space="0" w:color="auto"/>
                            <w:bottom w:val="none" w:sz="0" w:space="0" w:color="auto"/>
                            <w:right w:val="none" w:sz="0" w:space="0" w:color="auto"/>
                          </w:divBdr>
                        </w:div>
                        <w:div w:id="1583830320">
                          <w:marLeft w:val="0"/>
                          <w:marRight w:val="0"/>
                          <w:marTop w:val="0"/>
                          <w:marBottom w:val="0"/>
                          <w:divBdr>
                            <w:top w:val="none" w:sz="0" w:space="0" w:color="auto"/>
                            <w:left w:val="none" w:sz="0" w:space="0" w:color="auto"/>
                            <w:bottom w:val="none" w:sz="0" w:space="0" w:color="auto"/>
                            <w:right w:val="none" w:sz="0" w:space="0" w:color="auto"/>
                          </w:divBdr>
                        </w:div>
                        <w:div w:id="516314627">
                          <w:marLeft w:val="0"/>
                          <w:marRight w:val="0"/>
                          <w:marTop w:val="0"/>
                          <w:marBottom w:val="0"/>
                          <w:divBdr>
                            <w:top w:val="none" w:sz="0" w:space="0" w:color="auto"/>
                            <w:left w:val="none" w:sz="0" w:space="0" w:color="auto"/>
                            <w:bottom w:val="none" w:sz="0" w:space="0" w:color="auto"/>
                            <w:right w:val="none" w:sz="0" w:space="0" w:color="auto"/>
                          </w:divBdr>
                          <w:divsChild>
                            <w:div w:id="889194724">
                              <w:marLeft w:val="0"/>
                              <w:marRight w:val="0"/>
                              <w:marTop w:val="0"/>
                              <w:marBottom w:val="0"/>
                              <w:divBdr>
                                <w:top w:val="none" w:sz="0" w:space="0" w:color="auto"/>
                                <w:left w:val="none" w:sz="0" w:space="0" w:color="auto"/>
                                <w:bottom w:val="none" w:sz="0" w:space="0" w:color="auto"/>
                                <w:right w:val="none" w:sz="0" w:space="0" w:color="auto"/>
                              </w:divBdr>
                            </w:div>
                            <w:div w:id="1333332041">
                              <w:marLeft w:val="0"/>
                              <w:marRight w:val="0"/>
                              <w:marTop w:val="0"/>
                              <w:marBottom w:val="0"/>
                              <w:divBdr>
                                <w:top w:val="none" w:sz="0" w:space="0" w:color="auto"/>
                                <w:left w:val="none" w:sz="0" w:space="0" w:color="auto"/>
                                <w:bottom w:val="none" w:sz="0" w:space="0" w:color="auto"/>
                                <w:right w:val="none" w:sz="0" w:space="0" w:color="auto"/>
                              </w:divBdr>
                              <w:divsChild>
                                <w:div w:id="5600188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6856016">
                                      <w:marLeft w:val="0"/>
                                      <w:marRight w:val="0"/>
                                      <w:marTop w:val="0"/>
                                      <w:marBottom w:val="0"/>
                                      <w:divBdr>
                                        <w:top w:val="none" w:sz="0" w:space="0" w:color="auto"/>
                                        <w:left w:val="none" w:sz="0" w:space="0" w:color="auto"/>
                                        <w:bottom w:val="none" w:sz="0" w:space="0" w:color="auto"/>
                                        <w:right w:val="none" w:sz="0" w:space="0" w:color="auto"/>
                                      </w:divBdr>
                                      <w:divsChild>
                                        <w:div w:id="3716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5463">
                              <w:marLeft w:val="0"/>
                              <w:marRight w:val="0"/>
                              <w:marTop w:val="0"/>
                              <w:marBottom w:val="0"/>
                              <w:divBdr>
                                <w:top w:val="none" w:sz="0" w:space="0" w:color="auto"/>
                                <w:left w:val="none" w:sz="0" w:space="0" w:color="auto"/>
                                <w:bottom w:val="none" w:sz="0" w:space="0" w:color="auto"/>
                                <w:right w:val="none" w:sz="0" w:space="0" w:color="auto"/>
                              </w:divBdr>
                            </w:div>
                            <w:div w:id="802770954">
                              <w:marLeft w:val="0"/>
                              <w:marRight w:val="0"/>
                              <w:marTop w:val="0"/>
                              <w:marBottom w:val="0"/>
                              <w:divBdr>
                                <w:top w:val="none" w:sz="0" w:space="0" w:color="auto"/>
                                <w:left w:val="none" w:sz="0" w:space="0" w:color="auto"/>
                                <w:bottom w:val="none" w:sz="0" w:space="0" w:color="auto"/>
                                <w:right w:val="none" w:sz="0" w:space="0" w:color="auto"/>
                              </w:divBdr>
                              <w:divsChild>
                                <w:div w:id="643240913">
                                  <w:marLeft w:val="0"/>
                                  <w:marRight w:val="0"/>
                                  <w:marTop w:val="0"/>
                                  <w:marBottom w:val="0"/>
                                  <w:divBdr>
                                    <w:top w:val="none" w:sz="0" w:space="0" w:color="auto"/>
                                    <w:left w:val="none" w:sz="0" w:space="0" w:color="auto"/>
                                    <w:bottom w:val="none" w:sz="0" w:space="0" w:color="auto"/>
                                    <w:right w:val="none" w:sz="0" w:space="0" w:color="auto"/>
                                  </w:divBdr>
                                </w:div>
                                <w:div w:id="1462767008">
                                  <w:marLeft w:val="0"/>
                                  <w:marRight w:val="0"/>
                                  <w:marTop w:val="0"/>
                                  <w:marBottom w:val="0"/>
                                  <w:divBdr>
                                    <w:top w:val="none" w:sz="0" w:space="0" w:color="auto"/>
                                    <w:left w:val="none" w:sz="0" w:space="0" w:color="auto"/>
                                    <w:bottom w:val="none" w:sz="0" w:space="0" w:color="auto"/>
                                    <w:right w:val="none" w:sz="0" w:space="0" w:color="auto"/>
                                  </w:divBdr>
                                </w:div>
                                <w:div w:id="8314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80808">
                          <w:marLeft w:val="0"/>
                          <w:marRight w:val="0"/>
                          <w:marTop w:val="0"/>
                          <w:marBottom w:val="0"/>
                          <w:divBdr>
                            <w:top w:val="none" w:sz="0" w:space="0" w:color="auto"/>
                            <w:left w:val="none" w:sz="0" w:space="0" w:color="auto"/>
                            <w:bottom w:val="none" w:sz="0" w:space="0" w:color="auto"/>
                            <w:right w:val="none" w:sz="0" w:space="0" w:color="auto"/>
                          </w:divBdr>
                          <w:divsChild>
                            <w:div w:id="1085374210">
                              <w:marLeft w:val="0"/>
                              <w:marRight w:val="0"/>
                              <w:marTop w:val="0"/>
                              <w:marBottom w:val="0"/>
                              <w:divBdr>
                                <w:top w:val="none" w:sz="0" w:space="0" w:color="auto"/>
                                <w:left w:val="none" w:sz="0" w:space="0" w:color="auto"/>
                                <w:bottom w:val="none" w:sz="0" w:space="0" w:color="auto"/>
                                <w:right w:val="none" w:sz="0" w:space="0" w:color="auto"/>
                              </w:divBdr>
                            </w:div>
                            <w:div w:id="2821476">
                              <w:marLeft w:val="0"/>
                              <w:marRight w:val="0"/>
                              <w:marTop w:val="0"/>
                              <w:marBottom w:val="0"/>
                              <w:divBdr>
                                <w:top w:val="none" w:sz="0" w:space="0" w:color="auto"/>
                                <w:left w:val="none" w:sz="0" w:space="0" w:color="auto"/>
                                <w:bottom w:val="none" w:sz="0" w:space="0" w:color="auto"/>
                                <w:right w:val="none" w:sz="0" w:space="0" w:color="auto"/>
                              </w:divBdr>
                              <w:divsChild>
                                <w:div w:id="207474225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4264179">
                                      <w:marLeft w:val="0"/>
                                      <w:marRight w:val="0"/>
                                      <w:marTop w:val="0"/>
                                      <w:marBottom w:val="0"/>
                                      <w:divBdr>
                                        <w:top w:val="none" w:sz="0" w:space="0" w:color="auto"/>
                                        <w:left w:val="none" w:sz="0" w:space="0" w:color="auto"/>
                                        <w:bottom w:val="none" w:sz="0" w:space="0" w:color="auto"/>
                                        <w:right w:val="none" w:sz="0" w:space="0" w:color="auto"/>
                                      </w:divBdr>
                                      <w:divsChild>
                                        <w:div w:id="3712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79874">
                              <w:marLeft w:val="0"/>
                              <w:marRight w:val="0"/>
                              <w:marTop w:val="0"/>
                              <w:marBottom w:val="0"/>
                              <w:divBdr>
                                <w:top w:val="none" w:sz="0" w:space="0" w:color="auto"/>
                                <w:left w:val="none" w:sz="0" w:space="0" w:color="auto"/>
                                <w:bottom w:val="none" w:sz="0" w:space="0" w:color="auto"/>
                                <w:right w:val="none" w:sz="0" w:space="0" w:color="auto"/>
                              </w:divBdr>
                            </w:div>
                            <w:div w:id="1595819900">
                              <w:marLeft w:val="0"/>
                              <w:marRight w:val="0"/>
                              <w:marTop w:val="450"/>
                              <w:marBottom w:val="450"/>
                              <w:divBdr>
                                <w:top w:val="none" w:sz="0" w:space="0" w:color="auto"/>
                                <w:left w:val="single" w:sz="24" w:space="0" w:color="6DB33F"/>
                                <w:bottom w:val="none" w:sz="0" w:space="0" w:color="auto"/>
                                <w:right w:val="none" w:sz="0" w:space="0" w:color="auto"/>
                              </w:divBdr>
                            </w:div>
                            <w:div w:id="2047876241">
                              <w:marLeft w:val="0"/>
                              <w:marRight w:val="0"/>
                              <w:marTop w:val="0"/>
                              <w:marBottom w:val="0"/>
                              <w:divBdr>
                                <w:top w:val="none" w:sz="0" w:space="0" w:color="auto"/>
                                <w:left w:val="none" w:sz="0" w:space="0" w:color="auto"/>
                                <w:bottom w:val="none" w:sz="0" w:space="0" w:color="auto"/>
                                <w:right w:val="none" w:sz="0" w:space="0" w:color="auto"/>
                              </w:divBdr>
                            </w:div>
                          </w:divsChild>
                        </w:div>
                        <w:div w:id="2058429418">
                          <w:marLeft w:val="0"/>
                          <w:marRight w:val="0"/>
                          <w:marTop w:val="0"/>
                          <w:marBottom w:val="0"/>
                          <w:divBdr>
                            <w:top w:val="none" w:sz="0" w:space="0" w:color="auto"/>
                            <w:left w:val="none" w:sz="0" w:space="0" w:color="auto"/>
                            <w:bottom w:val="none" w:sz="0" w:space="0" w:color="auto"/>
                            <w:right w:val="none" w:sz="0" w:space="0" w:color="auto"/>
                          </w:divBdr>
                          <w:divsChild>
                            <w:div w:id="868109983">
                              <w:marLeft w:val="0"/>
                              <w:marRight w:val="0"/>
                              <w:marTop w:val="0"/>
                              <w:marBottom w:val="0"/>
                              <w:divBdr>
                                <w:top w:val="none" w:sz="0" w:space="0" w:color="auto"/>
                                <w:left w:val="none" w:sz="0" w:space="0" w:color="auto"/>
                                <w:bottom w:val="none" w:sz="0" w:space="0" w:color="auto"/>
                                <w:right w:val="none" w:sz="0" w:space="0" w:color="auto"/>
                              </w:divBdr>
                            </w:div>
                            <w:div w:id="1037704439">
                              <w:marLeft w:val="0"/>
                              <w:marRight w:val="0"/>
                              <w:marTop w:val="0"/>
                              <w:marBottom w:val="0"/>
                              <w:divBdr>
                                <w:top w:val="none" w:sz="0" w:space="0" w:color="auto"/>
                                <w:left w:val="none" w:sz="0" w:space="0" w:color="auto"/>
                                <w:bottom w:val="none" w:sz="0" w:space="0" w:color="auto"/>
                                <w:right w:val="none" w:sz="0" w:space="0" w:color="auto"/>
                              </w:divBdr>
                            </w:div>
                            <w:div w:id="1028337373">
                              <w:marLeft w:val="0"/>
                              <w:marRight w:val="0"/>
                              <w:marTop w:val="450"/>
                              <w:marBottom w:val="450"/>
                              <w:divBdr>
                                <w:top w:val="none" w:sz="0" w:space="0" w:color="auto"/>
                                <w:left w:val="single" w:sz="24" w:space="0" w:color="6DB33F"/>
                                <w:bottom w:val="none" w:sz="0" w:space="0" w:color="auto"/>
                                <w:right w:val="none" w:sz="0" w:space="0" w:color="auto"/>
                              </w:divBdr>
                              <w:divsChild>
                                <w:div w:id="871456735">
                                  <w:marLeft w:val="0"/>
                                  <w:marRight w:val="0"/>
                                  <w:marTop w:val="0"/>
                                  <w:marBottom w:val="0"/>
                                  <w:divBdr>
                                    <w:top w:val="none" w:sz="0" w:space="0" w:color="auto"/>
                                    <w:left w:val="none" w:sz="0" w:space="0" w:color="auto"/>
                                    <w:bottom w:val="none" w:sz="0" w:space="0" w:color="auto"/>
                                    <w:right w:val="none" w:sz="0" w:space="0" w:color="auto"/>
                                  </w:divBdr>
                                </w:div>
                                <w:div w:id="107430761">
                                  <w:marLeft w:val="0"/>
                                  <w:marRight w:val="0"/>
                                  <w:marTop w:val="0"/>
                                  <w:marBottom w:val="0"/>
                                  <w:divBdr>
                                    <w:top w:val="none" w:sz="0" w:space="0" w:color="auto"/>
                                    <w:left w:val="none" w:sz="0" w:space="0" w:color="auto"/>
                                    <w:bottom w:val="none" w:sz="0" w:space="0" w:color="auto"/>
                                    <w:right w:val="none" w:sz="0" w:space="0" w:color="auto"/>
                                  </w:divBdr>
                                </w:div>
                              </w:divsChild>
                            </w:div>
                            <w:div w:id="1728916870">
                              <w:marLeft w:val="0"/>
                              <w:marRight w:val="0"/>
                              <w:marTop w:val="0"/>
                              <w:marBottom w:val="0"/>
                              <w:divBdr>
                                <w:top w:val="none" w:sz="0" w:space="0" w:color="auto"/>
                                <w:left w:val="none" w:sz="0" w:space="0" w:color="auto"/>
                                <w:bottom w:val="none" w:sz="0" w:space="0" w:color="auto"/>
                                <w:right w:val="none" w:sz="0" w:space="0" w:color="auto"/>
                              </w:divBdr>
                            </w:div>
                            <w:div w:id="2100983426">
                              <w:marLeft w:val="0"/>
                              <w:marRight w:val="0"/>
                              <w:marTop w:val="0"/>
                              <w:marBottom w:val="0"/>
                              <w:divBdr>
                                <w:top w:val="none" w:sz="0" w:space="0" w:color="auto"/>
                                <w:left w:val="none" w:sz="0" w:space="0" w:color="auto"/>
                                <w:bottom w:val="none" w:sz="0" w:space="0" w:color="auto"/>
                                <w:right w:val="none" w:sz="0" w:space="0" w:color="auto"/>
                              </w:divBdr>
                              <w:divsChild>
                                <w:div w:id="4069966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92939778">
                                      <w:marLeft w:val="0"/>
                                      <w:marRight w:val="0"/>
                                      <w:marTop w:val="0"/>
                                      <w:marBottom w:val="0"/>
                                      <w:divBdr>
                                        <w:top w:val="none" w:sz="0" w:space="0" w:color="auto"/>
                                        <w:left w:val="none" w:sz="0" w:space="0" w:color="auto"/>
                                        <w:bottom w:val="none" w:sz="0" w:space="0" w:color="auto"/>
                                        <w:right w:val="none" w:sz="0" w:space="0" w:color="auto"/>
                                      </w:divBdr>
                                      <w:divsChild>
                                        <w:div w:id="35601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692459">
                              <w:marLeft w:val="0"/>
                              <w:marRight w:val="0"/>
                              <w:marTop w:val="0"/>
                              <w:marBottom w:val="0"/>
                              <w:divBdr>
                                <w:top w:val="none" w:sz="0" w:space="0" w:color="auto"/>
                                <w:left w:val="none" w:sz="0" w:space="0" w:color="auto"/>
                                <w:bottom w:val="none" w:sz="0" w:space="0" w:color="auto"/>
                                <w:right w:val="none" w:sz="0" w:space="0" w:color="auto"/>
                              </w:divBdr>
                            </w:div>
                            <w:div w:id="1432511592">
                              <w:marLeft w:val="0"/>
                              <w:marRight w:val="0"/>
                              <w:marTop w:val="0"/>
                              <w:marBottom w:val="300"/>
                              <w:divBdr>
                                <w:top w:val="none" w:sz="0" w:space="0" w:color="auto"/>
                                <w:left w:val="none" w:sz="0" w:space="0" w:color="auto"/>
                                <w:bottom w:val="none" w:sz="0" w:space="0" w:color="auto"/>
                                <w:right w:val="none" w:sz="0" w:space="0" w:color="auto"/>
                              </w:divBdr>
                              <w:divsChild>
                                <w:div w:id="110175417">
                                  <w:marLeft w:val="0"/>
                                  <w:marRight w:val="0"/>
                                  <w:marTop w:val="0"/>
                                  <w:marBottom w:val="0"/>
                                  <w:divBdr>
                                    <w:top w:val="none" w:sz="0" w:space="0" w:color="auto"/>
                                    <w:left w:val="none" w:sz="0" w:space="0" w:color="auto"/>
                                    <w:bottom w:val="none" w:sz="0" w:space="0" w:color="auto"/>
                                    <w:right w:val="none" w:sz="0" w:space="0" w:color="auto"/>
                                  </w:divBdr>
                                </w:div>
                              </w:divsChild>
                            </w:div>
                            <w:div w:id="20579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4078">
                      <w:marLeft w:val="0"/>
                      <w:marRight w:val="0"/>
                      <w:marTop w:val="0"/>
                      <w:marBottom w:val="0"/>
                      <w:divBdr>
                        <w:top w:val="none" w:sz="0" w:space="0" w:color="auto"/>
                        <w:left w:val="none" w:sz="0" w:space="0" w:color="auto"/>
                        <w:bottom w:val="none" w:sz="0" w:space="0" w:color="auto"/>
                        <w:right w:val="none" w:sz="0" w:space="0" w:color="auto"/>
                      </w:divBdr>
                      <w:divsChild>
                        <w:div w:id="788469754">
                          <w:marLeft w:val="0"/>
                          <w:marRight w:val="0"/>
                          <w:marTop w:val="0"/>
                          <w:marBottom w:val="0"/>
                          <w:divBdr>
                            <w:top w:val="none" w:sz="0" w:space="0" w:color="auto"/>
                            <w:left w:val="none" w:sz="0" w:space="0" w:color="auto"/>
                            <w:bottom w:val="none" w:sz="0" w:space="0" w:color="auto"/>
                            <w:right w:val="none" w:sz="0" w:space="0" w:color="auto"/>
                          </w:divBdr>
                        </w:div>
                        <w:div w:id="1601569839">
                          <w:marLeft w:val="0"/>
                          <w:marRight w:val="0"/>
                          <w:marTop w:val="0"/>
                          <w:marBottom w:val="0"/>
                          <w:divBdr>
                            <w:top w:val="none" w:sz="0" w:space="0" w:color="auto"/>
                            <w:left w:val="none" w:sz="0" w:space="0" w:color="auto"/>
                            <w:bottom w:val="none" w:sz="0" w:space="0" w:color="auto"/>
                            <w:right w:val="none" w:sz="0" w:space="0" w:color="auto"/>
                          </w:divBdr>
                        </w:div>
                        <w:div w:id="2049262169">
                          <w:marLeft w:val="0"/>
                          <w:marRight w:val="0"/>
                          <w:marTop w:val="0"/>
                          <w:marBottom w:val="0"/>
                          <w:divBdr>
                            <w:top w:val="none" w:sz="0" w:space="0" w:color="auto"/>
                            <w:left w:val="none" w:sz="0" w:space="0" w:color="auto"/>
                            <w:bottom w:val="none" w:sz="0" w:space="0" w:color="auto"/>
                            <w:right w:val="none" w:sz="0" w:space="0" w:color="auto"/>
                          </w:divBdr>
                          <w:divsChild>
                            <w:div w:id="10642593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14270990">
                                  <w:marLeft w:val="0"/>
                                  <w:marRight w:val="0"/>
                                  <w:marTop w:val="0"/>
                                  <w:marBottom w:val="300"/>
                                  <w:divBdr>
                                    <w:top w:val="none" w:sz="0" w:space="0" w:color="auto"/>
                                    <w:left w:val="none" w:sz="0" w:space="0" w:color="auto"/>
                                    <w:bottom w:val="none" w:sz="0" w:space="0" w:color="auto"/>
                                    <w:right w:val="none" w:sz="0" w:space="0" w:color="auto"/>
                                  </w:divBdr>
                                  <w:divsChild>
                                    <w:div w:id="2082681028">
                                      <w:marLeft w:val="0"/>
                                      <w:marRight w:val="0"/>
                                      <w:marTop w:val="0"/>
                                      <w:marBottom w:val="0"/>
                                      <w:divBdr>
                                        <w:top w:val="none" w:sz="0" w:space="0" w:color="auto"/>
                                        <w:left w:val="none" w:sz="0" w:space="0" w:color="auto"/>
                                        <w:bottom w:val="none" w:sz="0" w:space="0" w:color="auto"/>
                                        <w:right w:val="none" w:sz="0" w:space="0" w:color="auto"/>
                                      </w:divBdr>
                                    </w:div>
                                  </w:divsChild>
                                </w:div>
                                <w:div w:id="1315528999">
                                  <w:marLeft w:val="0"/>
                                  <w:marRight w:val="0"/>
                                  <w:marTop w:val="0"/>
                                  <w:marBottom w:val="0"/>
                                  <w:divBdr>
                                    <w:top w:val="none" w:sz="0" w:space="0" w:color="auto"/>
                                    <w:left w:val="none" w:sz="0" w:space="0" w:color="auto"/>
                                    <w:bottom w:val="none" w:sz="0" w:space="0" w:color="auto"/>
                                    <w:right w:val="none" w:sz="0" w:space="0" w:color="auto"/>
                                  </w:divBdr>
                                  <w:divsChild>
                                    <w:div w:id="12860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243055">
                          <w:marLeft w:val="0"/>
                          <w:marRight w:val="0"/>
                          <w:marTop w:val="0"/>
                          <w:marBottom w:val="0"/>
                          <w:divBdr>
                            <w:top w:val="none" w:sz="0" w:space="0" w:color="auto"/>
                            <w:left w:val="none" w:sz="0" w:space="0" w:color="auto"/>
                            <w:bottom w:val="none" w:sz="0" w:space="0" w:color="auto"/>
                            <w:right w:val="none" w:sz="0" w:space="0" w:color="auto"/>
                          </w:divBdr>
                        </w:div>
                        <w:div w:id="1622030186">
                          <w:marLeft w:val="0"/>
                          <w:marRight w:val="0"/>
                          <w:marTop w:val="0"/>
                          <w:marBottom w:val="0"/>
                          <w:divBdr>
                            <w:top w:val="none" w:sz="0" w:space="0" w:color="auto"/>
                            <w:left w:val="none" w:sz="0" w:space="0" w:color="auto"/>
                            <w:bottom w:val="none" w:sz="0" w:space="0" w:color="auto"/>
                            <w:right w:val="none" w:sz="0" w:space="0" w:color="auto"/>
                          </w:divBdr>
                          <w:divsChild>
                            <w:div w:id="21426471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755977436">
                                  <w:marLeft w:val="0"/>
                                  <w:marRight w:val="0"/>
                                  <w:marTop w:val="0"/>
                                  <w:marBottom w:val="300"/>
                                  <w:divBdr>
                                    <w:top w:val="none" w:sz="0" w:space="0" w:color="auto"/>
                                    <w:left w:val="none" w:sz="0" w:space="0" w:color="auto"/>
                                    <w:bottom w:val="none" w:sz="0" w:space="0" w:color="auto"/>
                                    <w:right w:val="none" w:sz="0" w:space="0" w:color="auto"/>
                                  </w:divBdr>
                                  <w:divsChild>
                                    <w:div w:id="290484213">
                                      <w:marLeft w:val="0"/>
                                      <w:marRight w:val="0"/>
                                      <w:marTop w:val="0"/>
                                      <w:marBottom w:val="0"/>
                                      <w:divBdr>
                                        <w:top w:val="none" w:sz="0" w:space="0" w:color="auto"/>
                                        <w:left w:val="none" w:sz="0" w:space="0" w:color="auto"/>
                                        <w:bottom w:val="none" w:sz="0" w:space="0" w:color="auto"/>
                                        <w:right w:val="none" w:sz="0" w:space="0" w:color="auto"/>
                                      </w:divBdr>
                                    </w:div>
                                  </w:divsChild>
                                </w:div>
                                <w:div w:id="162933956">
                                  <w:marLeft w:val="0"/>
                                  <w:marRight w:val="0"/>
                                  <w:marTop w:val="0"/>
                                  <w:marBottom w:val="0"/>
                                  <w:divBdr>
                                    <w:top w:val="none" w:sz="0" w:space="0" w:color="auto"/>
                                    <w:left w:val="none" w:sz="0" w:space="0" w:color="auto"/>
                                    <w:bottom w:val="none" w:sz="0" w:space="0" w:color="auto"/>
                                    <w:right w:val="none" w:sz="0" w:space="0" w:color="auto"/>
                                  </w:divBdr>
                                  <w:divsChild>
                                    <w:div w:id="8896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14900">
                          <w:marLeft w:val="0"/>
                          <w:marRight w:val="0"/>
                          <w:marTop w:val="0"/>
                          <w:marBottom w:val="0"/>
                          <w:divBdr>
                            <w:top w:val="none" w:sz="0" w:space="0" w:color="auto"/>
                            <w:left w:val="none" w:sz="0" w:space="0" w:color="auto"/>
                            <w:bottom w:val="none" w:sz="0" w:space="0" w:color="auto"/>
                            <w:right w:val="none" w:sz="0" w:space="0" w:color="auto"/>
                          </w:divBdr>
                        </w:div>
                        <w:div w:id="1049382892">
                          <w:marLeft w:val="0"/>
                          <w:marRight w:val="0"/>
                          <w:marTop w:val="0"/>
                          <w:marBottom w:val="0"/>
                          <w:divBdr>
                            <w:top w:val="none" w:sz="0" w:space="0" w:color="auto"/>
                            <w:left w:val="none" w:sz="0" w:space="0" w:color="auto"/>
                            <w:bottom w:val="none" w:sz="0" w:space="0" w:color="auto"/>
                            <w:right w:val="none" w:sz="0" w:space="0" w:color="auto"/>
                          </w:divBdr>
                          <w:divsChild>
                            <w:div w:id="16422257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00383854">
                                  <w:marLeft w:val="0"/>
                                  <w:marRight w:val="0"/>
                                  <w:marTop w:val="0"/>
                                  <w:marBottom w:val="300"/>
                                  <w:divBdr>
                                    <w:top w:val="none" w:sz="0" w:space="0" w:color="auto"/>
                                    <w:left w:val="none" w:sz="0" w:space="0" w:color="auto"/>
                                    <w:bottom w:val="none" w:sz="0" w:space="0" w:color="auto"/>
                                    <w:right w:val="none" w:sz="0" w:space="0" w:color="auto"/>
                                  </w:divBdr>
                                  <w:divsChild>
                                    <w:div w:id="1615595511">
                                      <w:marLeft w:val="0"/>
                                      <w:marRight w:val="0"/>
                                      <w:marTop w:val="0"/>
                                      <w:marBottom w:val="0"/>
                                      <w:divBdr>
                                        <w:top w:val="none" w:sz="0" w:space="0" w:color="auto"/>
                                        <w:left w:val="none" w:sz="0" w:space="0" w:color="auto"/>
                                        <w:bottom w:val="none" w:sz="0" w:space="0" w:color="auto"/>
                                        <w:right w:val="none" w:sz="0" w:space="0" w:color="auto"/>
                                      </w:divBdr>
                                    </w:div>
                                  </w:divsChild>
                                </w:div>
                                <w:div w:id="1872721600">
                                  <w:marLeft w:val="0"/>
                                  <w:marRight w:val="0"/>
                                  <w:marTop w:val="0"/>
                                  <w:marBottom w:val="0"/>
                                  <w:divBdr>
                                    <w:top w:val="none" w:sz="0" w:space="0" w:color="auto"/>
                                    <w:left w:val="none" w:sz="0" w:space="0" w:color="auto"/>
                                    <w:bottom w:val="none" w:sz="0" w:space="0" w:color="auto"/>
                                    <w:right w:val="none" w:sz="0" w:space="0" w:color="auto"/>
                                  </w:divBdr>
                                  <w:divsChild>
                                    <w:div w:id="173527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092511">
          <w:marLeft w:val="0"/>
          <w:marRight w:val="0"/>
          <w:marTop w:val="0"/>
          <w:marBottom w:val="0"/>
          <w:divBdr>
            <w:top w:val="single" w:sz="6" w:space="0" w:color="EFEFED"/>
            <w:left w:val="none" w:sz="0" w:space="0" w:color="auto"/>
            <w:bottom w:val="none" w:sz="0" w:space="0" w:color="auto"/>
            <w:right w:val="none" w:sz="0" w:space="0" w:color="auto"/>
          </w:divBdr>
          <w:divsChild>
            <w:div w:id="1562672351">
              <w:marLeft w:val="0"/>
              <w:marRight w:val="0"/>
              <w:marTop w:val="0"/>
              <w:marBottom w:val="0"/>
              <w:divBdr>
                <w:top w:val="none" w:sz="0" w:space="0" w:color="auto"/>
                <w:left w:val="none" w:sz="0" w:space="0" w:color="auto"/>
                <w:bottom w:val="none" w:sz="0" w:space="0" w:color="auto"/>
                <w:right w:val="none" w:sz="0" w:space="0" w:color="auto"/>
              </w:divBdr>
              <w:divsChild>
                <w:div w:id="1960262639">
                  <w:marLeft w:val="0"/>
                  <w:marRight w:val="0"/>
                  <w:marTop w:val="0"/>
                  <w:marBottom w:val="0"/>
                  <w:divBdr>
                    <w:top w:val="none" w:sz="0" w:space="0" w:color="auto"/>
                    <w:left w:val="none" w:sz="0" w:space="0" w:color="auto"/>
                    <w:bottom w:val="none" w:sz="0" w:space="0" w:color="auto"/>
                    <w:right w:val="none" w:sz="0" w:space="0" w:color="auto"/>
                  </w:divBdr>
                </w:div>
                <w:div w:id="1184244294">
                  <w:marLeft w:val="0"/>
                  <w:marRight w:val="0"/>
                  <w:marTop w:val="0"/>
                  <w:marBottom w:val="0"/>
                  <w:divBdr>
                    <w:top w:val="none" w:sz="0" w:space="0" w:color="auto"/>
                    <w:left w:val="none" w:sz="0" w:space="0" w:color="auto"/>
                    <w:bottom w:val="none" w:sz="0" w:space="0" w:color="auto"/>
                    <w:right w:val="none" w:sz="0" w:space="0" w:color="auto"/>
                  </w:divBdr>
                </w:div>
                <w:div w:id="1952743009">
                  <w:marLeft w:val="0"/>
                  <w:marRight w:val="0"/>
                  <w:marTop w:val="0"/>
                  <w:marBottom w:val="0"/>
                  <w:divBdr>
                    <w:top w:val="none" w:sz="0" w:space="0" w:color="auto"/>
                    <w:left w:val="none" w:sz="0" w:space="0" w:color="auto"/>
                    <w:bottom w:val="none" w:sz="0" w:space="0" w:color="auto"/>
                    <w:right w:val="none" w:sz="0" w:space="0" w:color="auto"/>
                  </w:divBdr>
                </w:div>
                <w:div w:id="1999916156">
                  <w:marLeft w:val="0"/>
                  <w:marRight w:val="0"/>
                  <w:marTop w:val="0"/>
                  <w:marBottom w:val="0"/>
                  <w:divBdr>
                    <w:top w:val="none" w:sz="0" w:space="0" w:color="auto"/>
                    <w:left w:val="none" w:sz="0" w:space="0" w:color="auto"/>
                    <w:bottom w:val="none" w:sz="0" w:space="0" w:color="auto"/>
                    <w:right w:val="none" w:sz="0" w:space="0" w:color="auto"/>
                  </w:divBdr>
                </w:div>
                <w:div w:id="713313203">
                  <w:marLeft w:val="0"/>
                  <w:marRight w:val="0"/>
                  <w:marTop w:val="0"/>
                  <w:marBottom w:val="300"/>
                  <w:divBdr>
                    <w:top w:val="single" w:sz="6" w:space="15" w:color="D7D7D7"/>
                    <w:left w:val="single" w:sz="6" w:space="15" w:color="D7D7D7"/>
                    <w:bottom w:val="single" w:sz="6" w:space="15" w:color="D7D7D7"/>
                    <w:right w:val="single" w:sz="6" w:space="15" w:color="D7D7D7"/>
                  </w:divBdr>
                  <w:divsChild>
                    <w:div w:id="1940872516">
                      <w:marLeft w:val="0"/>
                      <w:marRight w:val="0"/>
                      <w:marTop w:val="0"/>
                      <w:marBottom w:val="0"/>
                      <w:divBdr>
                        <w:top w:val="none" w:sz="0" w:space="0" w:color="auto"/>
                        <w:left w:val="none" w:sz="0" w:space="0" w:color="auto"/>
                        <w:bottom w:val="none" w:sz="0" w:space="0" w:color="auto"/>
                        <w:right w:val="none" w:sz="0" w:space="0" w:color="auto"/>
                      </w:divBdr>
                      <w:divsChild>
                        <w:div w:id="1285425085">
                          <w:marLeft w:val="0"/>
                          <w:marRight w:val="0"/>
                          <w:marTop w:val="0"/>
                          <w:marBottom w:val="120"/>
                          <w:divBdr>
                            <w:top w:val="none" w:sz="0" w:space="0" w:color="auto"/>
                            <w:left w:val="none" w:sz="0" w:space="0" w:color="auto"/>
                            <w:bottom w:val="none" w:sz="0" w:space="0" w:color="auto"/>
                            <w:right w:val="none" w:sz="0" w:space="0" w:color="auto"/>
                          </w:divBdr>
                        </w:div>
                        <w:div w:id="2004427825">
                          <w:marLeft w:val="0"/>
                          <w:marRight w:val="0"/>
                          <w:marTop w:val="0"/>
                          <w:marBottom w:val="0"/>
                          <w:divBdr>
                            <w:top w:val="none" w:sz="0" w:space="0" w:color="auto"/>
                            <w:left w:val="none" w:sz="0" w:space="0" w:color="auto"/>
                            <w:bottom w:val="none" w:sz="0" w:space="0" w:color="auto"/>
                            <w:right w:val="none" w:sz="0" w:space="0" w:color="auto"/>
                          </w:divBdr>
                        </w:div>
                        <w:div w:id="124933989">
                          <w:marLeft w:val="0"/>
                          <w:marRight w:val="0"/>
                          <w:marTop w:val="0"/>
                          <w:marBottom w:val="0"/>
                          <w:divBdr>
                            <w:top w:val="none" w:sz="0" w:space="0" w:color="auto"/>
                            <w:left w:val="none" w:sz="0" w:space="0" w:color="auto"/>
                            <w:bottom w:val="none" w:sz="0" w:space="0" w:color="auto"/>
                            <w:right w:val="none" w:sz="0" w:space="0" w:color="auto"/>
                          </w:divBdr>
                        </w:div>
                        <w:div w:id="14920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8404">
                  <w:marLeft w:val="0"/>
                  <w:marRight w:val="0"/>
                  <w:marTop w:val="0"/>
                  <w:marBottom w:val="0"/>
                  <w:divBdr>
                    <w:top w:val="none" w:sz="0" w:space="0" w:color="auto"/>
                    <w:left w:val="none" w:sz="0" w:space="0" w:color="auto"/>
                    <w:bottom w:val="none" w:sz="0" w:space="0" w:color="auto"/>
                    <w:right w:val="none" w:sz="0" w:space="0" w:color="auto"/>
                  </w:divBdr>
                  <w:divsChild>
                    <w:div w:id="661012569">
                      <w:marLeft w:val="0"/>
                      <w:marRight w:val="0"/>
                      <w:marTop w:val="0"/>
                      <w:marBottom w:val="0"/>
                      <w:divBdr>
                        <w:top w:val="none" w:sz="0" w:space="0" w:color="auto"/>
                        <w:left w:val="none" w:sz="0" w:space="0" w:color="auto"/>
                        <w:bottom w:val="none" w:sz="0" w:space="0" w:color="auto"/>
                        <w:right w:val="none" w:sz="0" w:space="0" w:color="auto"/>
                      </w:divBdr>
                    </w:div>
                    <w:div w:id="985862843">
                      <w:marLeft w:val="0"/>
                      <w:marRight w:val="0"/>
                      <w:marTop w:val="0"/>
                      <w:marBottom w:val="0"/>
                      <w:divBdr>
                        <w:top w:val="none" w:sz="0" w:space="0" w:color="auto"/>
                        <w:left w:val="none" w:sz="0" w:space="0" w:color="auto"/>
                        <w:bottom w:val="none" w:sz="0" w:space="0" w:color="auto"/>
                        <w:right w:val="none" w:sz="0" w:space="0" w:color="auto"/>
                      </w:divBdr>
                    </w:div>
                    <w:div w:id="1558012803">
                      <w:marLeft w:val="0"/>
                      <w:marRight w:val="0"/>
                      <w:marTop w:val="0"/>
                      <w:marBottom w:val="0"/>
                      <w:divBdr>
                        <w:top w:val="none" w:sz="0" w:space="0" w:color="auto"/>
                        <w:left w:val="none" w:sz="0" w:space="0" w:color="auto"/>
                        <w:bottom w:val="none" w:sz="0" w:space="0" w:color="auto"/>
                        <w:right w:val="none" w:sz="0" w:space="0" w:color="auto"/>
                      </w:divBdr>
                      <w:divsChild>
                        <w:div w:id="141127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8576979">
                              <w:marLeft w:val="0"/>
                              <w:marRight w:val="0"/>
                              <w:marTop w:val="0"/>
                              <w:marBottom w:val="0"/>
                              <w:divBdr>
                                <w:top w:val="none" w:sz="0" w:space="0" w:color="auto"/>
                                <w:left w:val="none" w:sz="0" w:space="0" w:color="auto"/>
                                <w:bottom w:val="none" w:sz="0" w:space="0" w:color="auto"/>
                                <w:right w:val="none" w:sz="0" w:space="0" w:color="auto"/>
                              </w:divBdr>
                              <w:divsChild>
                                <w:div w:id="3869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21355">
                      <w:marLeft w:val="0"/>
                      <w:marRight w:val="0"/>
                      <w:marTop w:val="0"/>
                      <w:marBottom w:val="0"/>
                      <w:divBdr>
                        <w:top w:val="none" w:sz="0" w:space="0" w:color="auto"/>
                        <w:left w:val="none" w:sz="0" w:space="0" w:color="auto"/>
                        <w:bottom w:val="none" w:sz="0" w:space="0" w:color="auto"/>
                        <w:right w:val="none" w:sz="0" w:space="0" w:color="auto"/>
                      </w:divBdr>
                    </w:div>
                    <w:div w:id="1952593418">
                      <w:marLeft w:val="0"/>
                      <w:marRight w:val="0"/>
                      <w:marTop w:val="0"/>
                      <w:marBottom w:val="0"/>
                      <w:divBdr>
                        <w:top w:val="none" w:sz="0" w:space="0" w:color="auto"/>
                        <w:left w:val="none" w:sz="0" w:space="0" w:color="auto"/>
                        <w:bottom w:val="none" w:sz="0" w:space="0" w:color="auto"/>
                        <w:right w:val="none" w:sz="0" w:space="0" w:color="auto"/>
                      </w:divBdr>
                    </w:div>
                    <w:div w:id="1218318428">
                      <w:marLeft w:val="0"/>
                      <w:marRight w:val="0"/>
                      <w:marTop w:val="0"/>
                      <w:marBottom w:val="0"/>
                      <w:divBdr>
                        <w:top w:val="none" w:sz="0" w:space="0" w:color="auto"/>
                        <w:left w:val="none" w:sz="0" w:space="0" w:color="auto"/>
                        <w:bottom w:val="none" w:sz="0" w:space="0" w:color="auto"/>
                        <w:right w:val="none" w:sz="0" w:space="0" w:color="auto"/>
                      </w:divBdr>
                    </w:div>
                    <w:div w:id="1842966700">
                      <w:marLeft w:val="0"/>
                      <w:marRight w:val="0"/>
                      <w:marTop w:val="0"/>
                      <w:marBottom w:val="0"/>
                      <w:divBdr>
                        <w:top w:val="none" w:sz="0" w:space="0" w:color="auto"/>
                        <w:left w:val="none" w:sz="0" w:space="0" w:color="auto"/>
                        <w:bottom w:val="none" w:sz="0" w:space="0" w:color="auto"/>
                        <w:right w:val="none" w:sz="0" w:space="0" w:color="auto"/>
                      </w:divBdr>
                      <w:divsChild>
                        <w:div w:id="17876557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17332065">
                              <w:marLeft w:val="0"/>
                              <w:marRight w:val="0"/>
                              <w:marTop w:val="0"/>
                              <w:marBottom w:val="0"/>
                              <w:divBdr>
                                <w:top w:val="none" w:sz="0" w:space="0" w:color="auto"/>
                                <w:left w:val="none" w:sz="0" w:space="0" w:color="auto"/>
                                <w:bottom w:val="none" w:sz="0" w:space="0" w:color="auto"/>
                                <w:right w:val="none" w:sz="0" w:space="0" w:color="auto"/>
                              </w:divBdr>
                              <w:divsChild>
                                <w:div w:id="77883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63098">
                      <w:marLeft w:val="0"/>
                      <w:marRight w:val="0"/>
                      <w:marTop w:val="0"/>
                      <w:marBottom w:val="0"/>
                      <w:divBdr>
                        <w:top w:val="none" w:sz="0" w:space="0" w:color="auto"/>
                        <w:left w:val="none" w:sz="0" w:space="0" w:color="auto"/>
                        <w:bottom w:val="none" w:sz="0" w:space="0" w:color="auto"/>
                        <w:right w:val="none" w:sz="0" w:space="0" w:color="auto"/>
                      </w:divBdr>
                    </w:div>
                    <w:div w:id="2096971183">
                      <w:marLeft w:val="0"/>
                      <w:marRight w:val="0"/>
                      <w:marTop w:val="0"/>
                      <w:marBottom w:val="0"/>
                      <w:divBdr>
                        <w:top w:val="none" w:sz="0" w:space="0" w:color="auto"/>
                        <w:left w:val="none" w:sz="0" w:space="0" w:color="auto"/>
                        <w:bottom w:val="none" w:sz="0" w:space="0" w:color="auto"/>
                        <w:right w:val="none" w:sz="0" w:space="0" w:color="auto"/>
                      </w:divBdr>
                    </w:div>
                    <w:div w:id="1470978501">
                      <w:marLeft w:val="0"/>
                      <w:marRight w:val="0"/>
                      <w:marTop w:val="0"/>
                      <w:marBottom w:val="0"/>
                      <w:divBdr>
                        <w:top w:val="none" w:sz="0" w:space="0" w:color="auto"/>
                        <w:left w:val="none" w:sz="0" w:space="0" w:color="auto"/>
                        <w:bottom w:val="none" w:sz="0" w:space="0" w:color="auto"/>
                        <w:right w:val="none" w:sz="0" w:space="0" w:color="auto"/>
                      </w:divBdr>
                      <w:divsChild>
                        <w:div w:id="5294950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579104163">
                              <w:marLeft w:val="0"/>
                              <w:marRight w:val="0"/>
                              <w:marTop w:val="0"/>
                              <w:marBottom w:val="0"/>
                              <w:divBdr>
                                <w:top w:val="none" w:sz="0" w:space="0" w:color="auto"/>
                                <w:left w:val="none" w:sz="0" w:space="0" w:color="auto"/>
                                <w:bottom w:val="none" w:sz="0" w:space="0" w:color="auto"/>
                                <w:right w:val="none" w:sz="0" w:space="0" w:color="auto"/>
                              </w:divBdr>
                              <w:divsChild>
                                <w:div w:id="18753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0799">
                      <w:marLeft w:val="0"/>
                      <w:marRight w:val="0"/>
                      <w:marTop w:val="0"/>
                      <w:marBottom w:val="0"/>
                      <w:divBdr>
                        <w:top w:val="none" w:sz="0" w:space="0" w:color="auto"/>
                        <w:left w:val="none" w:sz="0" w:space="0" w:color="auto"/>
                        <w:bottom w:val="none" w:sz="0" w:space="0" w:color="auto"/>
                        <w:right w:val="none" w:sz="0" w:space="0" w:color="auto"/>
                      </w:divBdr>
                    </w:div>
                  </w:divsChild>
                </w:div>
                <w:div w:id="72505979">
                  <w:marLeft w:val="0"/>
                  <w:marRight w:val="0"/>
                  <w:marTop w:val="0"/>
                  <w:marBottom w:val="0"/>
                  <w:divBdr>
                    <w:top w:val="none" w:sz="0" w:space="0" w:color="auto"/>
                    <w:left w:val="none" w:sz="0" w:space="0" w:color="auto"/>
                    <w:bottom w:val="none" w:sz="0" w:space="0" w:color="auto"/>
                    <w:right w:val="none" w:sz="0" w:space="0" w:color="auto"/>
                  </w:divBdr>
                  <w:divsChild>
                    <w:div w:id="1869365581">
                      <w:marLeft w:val="0"/>
                      <w:marRight w:val="0"/>
                      <w:marTop w:val="0"/>
                      <w:marBottom w:val="0"/>
                      <w:divBdr>
                        <w:top w:val="none" w:sz="0" w:space="0" w:color="auto"/>
                        <w:left w:val="none" w:sz="0" w:space="0" w:color="auto"/>
                        <w:bottom w:val="none" w:sz="0" w:space="0" w:color="auto"/>
                        <w:right w:val="none" w:sz="0" w:space="0" w:color="auto"/>
                      </w:divBdr>
                    </w:div>
                    <w:div w:id="818574674">
                      <w:marLeft w:val="0"/>
                      <w:marRight w:val="0"/>
                      <w:marTop w:val="0"/>
                      <w:marBottom w:val="0"/>
                      <w:divBdr>
                        <w:top w:val="none" w:sz="0" w:space="0" w:color="auto"/>
                        <w:left w:val="none" w:sz="0" w:space="0" w:color="auto"/>
                        <w:bottom w:val="none" w:sz="0" w:space="0" w:color="auto"/>
                        <w:right w:val="none" w:sz="0" w:space="0" w:color="auto"/>
                      </w:divBdr>
                    </w:div>
                  </w:divsChild>
                </w:div>
                <w:div w:id="1477457662">
                  <w:marLeft w:val="0"/>
                  <w:marRight w:val="0"/>
                  <w:marTop w:val="0"/>
                  <w:marBottom w:val="0"/>
                  <w:divBdr>
                    <w:top w:val="none" w:sz="0" w:space="0" w:color="auto"/>
                    <w:left w:val="none" w:sz="0" w:space="0" w:color="auto"/>
                    <w:bottom w:val="none" w:sz="0" w:space="0" w:color="auto"/>
                    <w:right w:val="none" w:sz="0" w:space="0" w:color="auto"/>
                  </w:divBdr>
                  <w:divsChild>
                    <w:div w:id="1065176483">
                      <w:marLeft w:val="0"/>
                      <w:marRight w:val="0"/>
                      <w:marTop w:val="0"/>
                      <w:marBottom w:val="0"/>
                      <w:divBdr>
                        <w:top w:val="none" w:sz="0" w:space="0" w:color="auto"/>
                        <w:left w:val="none" w:sz="0" w:space="0" w:color="auto"/>
                        <w:bottom w:val="none" w:sz="0" w:space="0" w:color="auto"/>
                        <w:right w:val="none" w:sz="0" w:space="0" w:color="auto"/>
                      </w:divBdr>
                    </w:div>
                    <w:div w:id="1942564668">
                      <w:marLeft w:val="0"/>
                      <w:marRight w:val="0"/>
                      <w:marTop w:val="0"/>
                      <w:marBottom w:val="0"/>
                      <w:divBdr>
                        <w:top w:val="none" w:sz="0" w:space="0" w:color="auto"/>
                        <w:left w:val="none" w:sz="0" w:space="0" w:color="auto"/>
                        <w:bottom w:val="none" w:sz="0" w:space="0" w:color="auto"/>
                        <w:right w:val="none" w:sz="0" w:space="0" w:color="auto"/>
                      </w:divBdr>
                    </w:div>
                    <w:div w:id="942031235">
                      <w:marLeft w:val="0"/>
                      <w:marRight w:val="0"/>
                      <w:marTop w:val="0"/>
                      <w:marBottom w:val="0"/>
                      <w:divBdr>
                        <w:top w:val="none" w:sz="0" w:space="0" w:color="auto"/>
                        <w:left w:val="none" w:sz="0" w:space="0" w:color="auto"/>
                        <w:bottom w:val="none" w:sz="0" w:space="0" w:color="auto"/>
                        <w:right w:val="none" w:sz="0" w:space="0" w:color="auto"/>
                      </w:divBdr>
                    </w:div>
                    <w:div w:id="686255641">
                      <w:marLeft w:val="0"/>
                      <w:marRight w:val="0"/>
                      <w:marTop w:val="0"/>
                      <w:marBottom w:val="0"/>
                      <w:divBdr>
                        <w:top w:val="none" w:sz="0" w:space="0" w:color="auto"/>
                        <w:left w:val="none" w:sz="0" w:space="0" w:color="auto"/>
                        <w:bottom w:val="none" w:sz="0" w:space="0" w:color="auto"/>
                        <w:right w:val="none" w:sz="0" w:space="0" w:color="auto"/>
                      </w:divBdr>
                      <w:divsChild>
                        <w:div w:id="1609655291">
                          <w:marLeft w:val="0"/>
                          <w:marRight w:val="0"/>
                          <w:marTop w:val="0"/>
                          <w:marBottom w:val="0"/>
                          <w:divBdr>
                            <w:top w:val="none" w:sz="0" w:space="0" w:color="auto"/>
                            <w:left w:val="none" w:sz="0" w:space="0" w:color="auto"/>
                            <w:bottom w:val="none" w:sz="0" w:space="0" w:color="auto"/>
                            <w:right w:val="none" w:sz="0" w:space="0" w:color="auto"/>
                          </w:divBdr>
                        </w:div>
                        <w:div w:id="1803766419">
                          <w:marLeft w:val="0"/>
                          <w:marRight w:val="0"/>
                          <w:marTop w:val="0"/>
                          <w:marBottom w:val="0"/>
                          <w:divBdr>
                            <w:top w:val="none" w:sz="0" w:space="0" w:color="auto"/>
                            <w:left w:val="none" w:sz="0" w:space="0" w:color="auto"/>
                            <w:bottom w:val="none" w:sz="0" w:space="0" w:color="auto"/>
                            <w:right w:val="none" w:sz="0" w:space="0" w:color="auto"/>
                          </w:divBdr>
                        </w:div>
                        <w:div w:id="221525844">
                          <w:marLeft w:val="0"/>
                          <w:marRight w:val="0"/>
                          <w:marTop w:val="0"/>
                          <w:marBottom w:val="0"/>
                          <w:divBdr>
                            <w:top w:val="none" w:sz="0" w:space="0" w:color="auto"/>
                            <w:left w:val="none" w:sz="0" w:space="0" w:color="auto"/>
                            <w:bottom w:val="none" w:sz="0" w:space="0" w:color="auto"/>
                            <w:right w:val="none" w:sz="0" w:space="0" w:color="auto"/>
                          </w:divBdr>
                        </w:div>
                        <w:div w:id="410006879">
                          <w:marLeft w:val="0"/>
                          <w:marRight w:val="0"/>
                          <w:marTop w:val="0"/>
                          <w:marBottom w:val="0"/>
                          <w:divBdr>
                            <w:top w:val="none" w:sz="0" w:space="0" w:color="auto"/>
                            <w:left w:val="none" w:sz="0" w:space="0" w:color="auto"/>
                            <w:bottom w:val="none" w:sz="0" w:space="0" w:color="auto"/>
                            <w:right w:val="none" w:sz="0" w:space="0" w:color="auto"/>
                          </w:divBdr>
                          <w:divsChild>
                            <w:div w:id="18164843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01584842">
                                  <w:marLeft w:val="0"/>
                                  <w:marRight w:val="0"/>
                                  <w:marTop w:val="0"/>
                                  <w:marBottom w:val="300"/>
                                  <w:divBdr>
                                    <w:top w:val="none" w:sz="0" w:space="0" w:color="auto"/>
                                    <w:left w:val="none" w:sz="0" w:space="0" w:color="auto"/>
                                    <w:bottom w:val="none" w:sz="0" w:space="0" w:color="auto"/>
                                    <w:right w:val="none" w:sz="0" w:space="0" w:color="auto"/>
                                  </w:divBdr>
                                  <w:divsChild>
                                    <w:div w:id="770971976">
                                      <w:marLeft w:val="0"/>
                                      <w:marRight w:val="0"/>
                                      <w:marTop w:val="0"/>
                                      <w:marBottom w:val="0"/>
                                      <w:divBdr>
                                        <w:top w:val="none" w:sz="0" w:space="0" w:color="auto"/>
                                        <w:left w:val="none" w:sz="0" w:space="0" w:color="auto"/>
                                        <w:bottom w:val="none" w:sz="0" w:space="0" w:color="auto"/>
                                        <w:right w:val="none" w:sz="0" w:space="0" w:color="auto"/>
                                      </w:divBdr>
                                    </w:div>
                                  </w:divsChild>
                                </w:div>
                                <w:div w:id="1796826956">
                                  <w:marLeft w:val="0"/>
                                  <w:marRight w:val="0"/>
                                  <w:marTop w:val="0"/>
                                  <w:marBottom w:val="0"/>
                                  <w:divBdr>
                                    <w:top w:val="none" w:sz="0" w:space="0" w:color="auto"/>
                                    <w:left w:val="none" w:sz="0" w:space="0" w:color="auto"/>
                                    <w:bottom w:val="none" w:sz="0" w:space="0" w:color="auto"/>
                                    <w:right w:val="none" w:sz="0" w:space="0" w:color="auto"/>
                                  </w:divBdr>
                                  <w:divsChild>
                                    <w:div w:id="7499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37516">
                          <w:marLeft w:val="0"/>
                          <w:marRight w:val="0"/>
                          <w:marTop w:val="0"/>
                          <w:marBottom w:val="0"/>
                          <w:divBdr>
                            <w:top w:val="none" w:sz="0" w:space="0" w:color="auto"/>
                            <w:left w:val="none" w:sz="0" w:space="0" w:color="auto"/>
                            <w:bottom w:val="none" w:sz="0" w:space="0" w:color="auto"/>
                            <w:right w:val="none" w:sz="0" w:space="0" w:color="auto"/>
                          </w:divBdr>
                        </w:div>
                        <w:div w:id="2032602521">
                          <w:marLeft w:val="0"/>
                          <w:marRight w:val="0"/>
                          <w:marTop w:val="0"/>
                          <w:marBottom w:val="0"/>
                          <w:divBdr>
                            <w:top w:val="none" w:sz="0" w:space="0" w:color="auto"/>
                            <w:left w:val="none" w:sz="0" w:space="0" w:color="auto"/>
                            <w:bottom w:val="none" w:sz="0" w:space="0" w:color="auto"/>
                            <w:right w:val="none" w:sz="0" w:space="0" w:color="auto"/>
                          </w:divBdr>
                          <w:divsChild>
                            <w:div w:id="15133725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128050">
                                  <w:marLeft w:val="0"/>
                                  <w:marRight w:val="0"/>
                                  <w:marTop w:val="0"/>
                                  <w:marBottom w:val="0"/>
                                  <w:divBdr>
                                    <w:top w:val="none" w:sz="0" w:space="0" w:color="auto"/>
                                    <w:left w:val="none" w:sz="0" w:space="0" w:color="auto"/>
                                    <w:bottom w:val="none" w:sz="0" w:space="0" w:color="auto"/>
                                    <w:right w:val="none" w:sz="0" w:space="0" w:color="auto"/>
                                  </w:divBdr>
                                  <w:divsChild>
                                    <w:div w:id="119157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465494">
                      <w:marLeft w:val="0"/>
                      <w:marRight w:val="0"/>
                      <w:marTop w:val="0"/>
                      <w:marBottom w:val="0"/>
                      <w:divBdr>
                        <w:top w:val="none" w:sz="0" w:space="0" w:color="auto"/>
                        <w:left w:val="none" w:sz="0" w:space="0" w:color="auto"/>
                        <w:bottom w:val="none" w:sz="0" w:space="0" w:color="auto"/>
                        <w:right w:val="none" w:sz="0" w:space="0" w:color="auto"/>
                      </w:divBdr>
                      <w:divsChild>
                        <w:div w:id="1897008560">
                          <w:marLeft w:val="0"/>
                          <w:marRight w:val="0"/>
                          <w:marTop w:val="0"/>
                          <w:marBottom w:val="0"/>
                          <w:divBdr>
                            <w:top w:val="none" w:sz="0" w:space="0" w:color="auto"/>
                            <w:left w:val="none" w:sz="0" w:space="0" w:color="auto"/>
                            <w:bottom w:val="none" w:sz="0" w:space="0" w:color="auto"/>
                            <w:right w:val="none" w:sz="0" w:space="0" w:color="auto"/>
                          </w:divBdr>
                        </w:div>
                        <w:div w:id="532233926">
                          <w:marLeft w:val="0"/>
                          <w:marRight w:val="0"/>
                          <w:marTop w:val="0"/>
                          <w:marBottom w:val="0"/>
                          <w:divBdr>
                            <w:top w:val="none" w:sz="0" w:space="0" w:color="auto"/>
                            <w:left w:val="none" w:sz="0" w:space="0" w:color="auto"/>
                            <w:bottom w:val="none" w:sz="0" w:space="0" w:color="auto"/>
                            <w:right w:val="none" w:sz="0" w:space="0" w:color="auto"/>
                          </w:divBdr>
                        </w:div>
                        <w:div w:id="595552506">
                          <w:marLeft w:val="0"/>
                          <w:marRight w:val="0"/>
                          <w:marTop w:val="0"/>
                          <w:marBottom w:val="0"/>
                          <w:divBdr>
                            <w:top w:val="none" w:sz="0" w:space="0" w:color="auto"/>
                            <w:left w:val="none" w:sz="0" w:space="0" w:color="auto"/>
                            <w:bottom w:val="none" w:sz="0" w:space="0" w:color="auto"/>
                            <w:right w:val="none" w:sz="0" w:space="0" w:color="auto"/>
                          </w:divBdr>
                        </w:div>
                        <w:div w:id="1677417449">
                          <w:marLeft w:val="0"/>
                          <w:marRight w:val="0"/>
                          <w:marTop w:val="0"/>
                          <w:marBottom w:val="0"/>
                          <w:divBdr>
                            <w:top w:val="none" w:sz="0" w:space="0" w:color="auto"/>
                            <w:left w:val="none" w:sz="0" w:space="0" w:color="auto"/>
                            <w:bottom w:val="none" w:sz="0" w:space="0" w:color="auto"/>
                            <w:right w:val="none" w:sz="0" w:space="0" w:color="auto"/>
                          </w:divBdr>
                        </w:div>
                        <w:div w:id="374895717">
                          <w:marLeft w:val="0"/>
                          <w:marRight w:val="0"/>
                          <w:marTop w:val="0"/>
                          <w:marBottom w:val="0"/>
                          <w:divBdr>
                            <w:top w:val="none" w:sz="0" w:space="0" w:color="auto"/>
                            <w:left w:val="none" w:sz="0" w:space="0" w:color="auto"/>
                            <w:bottom w:val="none" w:sz="0" w:space="0" w:color="auto"/>
                            <w:right w:val="none" w:sz="0" w:space="0" w:color="auto"/>
                          </w:divBdr>
                        </w:div>
                        <w:div w:id="253369372">
                          <w:marLeft w:val="0"/>
                          <w:marRight w:val="0"/>
                          <w:marTop w:val="0"/>
                          <w:marBottom w:val="0"/>
                          <w:divBdr>
                            <w:top w:val="none" w:sz="0" w:space="0" w:color="auto"/>
                            <w:left w:val="none" w:sz="0" w:space="0" w:color="auto"/>
                            <w:bottom w:val="none" w:sz="0" w:space="0" w:color="auto"/>
                            <w:right w:val="none" w:sz="0" w:space="0" w:color="auto"/>
                          </w:divBdr>
                          <w:divsChild>
                            <w:div w:id="20293278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6614618">
                                  <w:marLeft w:val="0"/>
                                  <w:marRight w:val="0"/>
                                  <w:marTop w:val="0"/>
                                  <w:marBottom w:val="0"/>
                                  <w:divBdr>
                                    <w:top w:val="none" w:sz="0" w:space="0" w:color="auto"/>
                                    <w:left w:val="none" w:sz="0" w:space="0" w:color="auto"/>
                                    <w:bottom w:val="none" w:sz="0" w:space="0" w:color="auto"/>
                                    <w:right w:val="none" w:sz="0" w:space="0" w:color="auto"/>
                                  </w:divBdr>
                                  <w:divsChild>
                                    <w:div w:id="20019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2920">
                          <w:marLeft w:val="0"/>
                          <w:marRight w:val="0"/>
                          <w:marTop w:val="0"/>
                          <w:marBottom w:val="0"/>
                          <w:divBdr>
                            <w:top w:val="none" w:sz="0" w:space="0" w:color="auto"/>
                            <w:left w:val="none" w:sz="0" w:space="0" w:color="auto"/>
                            <w:bottom w:val="none" w:sz="0" w:space="0" w:color="auto"/>
                            <w:right w:val="none" w:sz="0" w:space="0" w:color="auto"/>
                          </w:divBdr>
                        </w:div>
                        <w:div w:id="2140606890">
                          <w:marLeft w:val="0"/>
                          <w:marRight w:val="0"/>
                          <w:marTop w:val="0"/>
                          <w:marBottom w:val="0"/>
                          <w:divBdr>
                            <w:top w:val="none" w:sz="0" w:space="0" w:color="auto"/>
                            <w:left w:val="none" w:sz="0" w:space="0" w:color="auto"/>
                            <w:bottom w:val="none" w:sz="0" w:space="0" w:color="auto"/>
                            <w:right w:val="none" w:sz="0" w:space="0" w:color="auto"/>
                          </w:divBdr>
                          <w:divsChild>
                            <w:div w:id="20558833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8530091">
                                  <w:marLeft w:val="0"/>
                                  <w:marRight w:val="0"/>
                                  <w:marTop w:val="0"/>
                                  <w:marBottom w:val="0"/>
                                  <w:divBdr>
                                    <w:top w:val="none" w:sz="0" w:space="0" w:color="auto"/>
                                    <w:left w:val="none" w:sz="0" w:space="0" w:color="auto"/>
                                    <w:bottom w:val="none" w:sz="0" w:space="0" w:color="auto"/>
                                    <w:right w:val="none" w:sz="0" w:space="0" w:color="auto"/>
                                  </w:divBdr>
                                  <w:divsChild>
                                    <w:div w:id="10799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08861">
                          <w:marLeft w:val="0"/>
                          <w:marRight w:val="0"/>
                          <w:marTop w:val="0"/>
                          <w:marBottom w:val="0"/>
                          <w:divBdr>
                            <w:top w:val="none" w:sz="0" w:space="0" w:color="auto"/>
                            <w:left w:val="none" w:sz="0" w:space="0" w:color="auto"/>
                            <w:bottom w:val="none" w:sz="0" w:space="0" w:color="auto"/>
                            <w:right w:val="none" w:sz="0" w:space="0" w:color="auto"/>
                          </w:divBdr>
                        </w:div>
                        <w:div w:id="1250894136">
                          <w:marLeft w:val="0"/>
                          <w:marRight w:val="0"/>
                          <w:marTop w:val="0"/>
                          <w:marBottom w:val="0"/>
                          <w:divBdr>
                            <w:top w:val="none" w:sz="0" w:space="0" w:color="auto"/>
                            <w:left w:val="none" w:sz="0" w:space="0" w:color="auto"/>
                            <w:bottom w:val="none" w:sz="0" w:space="0" w:color="auto"/>
                            <w:right w:val="none" w:sz="0" w:space="0" w:color="auto"/>
                          </w:divBdr>
                          <w:divsChild>
                            <w:div w:id="6761577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37801778">
                                  <w:marLeft w:val="0"/>
                                  <w:marRight w:val="0"/>
                                  <w:marTop w:val="0"/>
                                  <w:marBottom w:val="0"/>
                                  <w:divBdr>
                                    <w:top w:val="none" w:sz="0" w:space="0" w:color="auto"/>
                                    <w:left w:val="none" w:sz="0" w:space="0" w:color="auto"/>
                                    <w:bottom w:val="none" w:sz="0" w:space="0" w:color="auto"/>
                                    <w:right w:val="none" w:sz="0" w:space="0" w:color="auto"/>
                                  </w:divBdr>
                                  <w:divsChild>
                                    <w:div w:id="97355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96813">
                          <w:marLeft w:val="0"/>
                          <w:marRight w:val="0"/>
                          <w:marTop w:val="0"/>
                          <w:marBottom w:val="0"/>
                          <w:divBdr>
                            <w:top w:val="none" w:sz="0" w:space="0" w:color="auto"/>
                            <w:left w:val="none" w:sz="0" w:space="0" w:color="auto"/>
                            <w:bottom w:val="none" w:sz="0" w:space="0" w:color="auto"/>
                            <w:right w:val="none" w:sz="0" w:space="0" w:color="auto"/>
                          </w:divBdr>
                          <w:divsChild>
                            <w:div w:id="1929578684">
                              <w:marLeft w:val="0"/>
                              <w:marRight w:val="0"/>
                              <w:marTop w:val="0"/>
                              <w:marBottom w:val="0"/>
                              <w:divBdr>
                                <w:top w:val="none" w:sz="0" w:space="0" w:color="auto"/>
                                <w:left w:val="none" w:sz="0" w:space="0" w:color="auto"/>
                                <w:bottom w:val="none" w:sz="0" w:space="0" w:color="auto"/>
                                <w:right w:val="none" w:sz="0" w:space="0" w:color="auto"/>
                              </w:divBdr>
                            </w:div>
                            <w:div w:id="396900964">
                              <w:marLeft w:val="0"/>
                              <w:marRight w:val="0"/>
                              <w:marTop w:val="0"/>
                              <w:marBottom w:val="0"/>
                              <w:divBdr>
                                <w:top w:val="none" w:sz="0" w:space="0" w:color="auto"/>
                                <w:left w:val="none" w:sz="0" w:space="0" w:color="auto"/>
                                <w:bottom w:val="none" w:sz="0" w:space="0" w:color="auto"/>
                                <w:right w:val="none" w:sz="0" w:space="0" w:color="auto"/>
                              </w:divBdr>
                            </w:div>
                            <w:div w:id="517739447">
                              <w:marLeft w:val="0"/>
                              <w:marRight w:val="0"/>
                              <w:marTop w:val="0"/>
                              <w:marBottom w:val="0"/>
                              <w:divBdr>
                                <w:top w:val="none" w:sz="0" w:space="0" w:color="auto"/>
                                <w:left w:val="none" w:sz="0" w:space="0" w:color="auto"/>
                                <w:bottom w:val="none" w:sz="0" w:space="0" w:color="auto"/>
                                <w:right w:val="none" w:sz="0" w:space="0" w:color="auto"/>
                              </w:divBdr>
                            </w:div>
                            <w:div w:id="1381439630">
                              <w:marLeft w:val="0"/>
                              <w:marRight w:val="0"/>
                              <w:marTop w:val="0"/>
                              <w:marBottom w:val="0"/>
                              <w:divBdr>
                                <w:top w:val="none" w:sz="0" w:space="0" w:color="auto"/>
                                <w:left w:val="none" w:sz="0" w:space="0" w:color="auto"/>
                                <w:bottom w:val="none" w:sz="0" w:space="0" w:color="auto"/>
                                <w:right w:val="none" w:sz="0" w:space="0" w:color="auto"/>
                              </w:divBdr>
                            </w:div>
                            <w:div w:id="277025555">
                              <w:marLeft w:val="0"/>
                              <w:marRight w:val="0"/>
                              <w:marTop w:val="0"/>
                              <w:marBottom w:val="0"/>
                              <w:divBdr>
                                <w:top w:val="none" w:sz="0" w:space="0" w:color="auto"/>
                                <w:left w:val="none" w:sz="0" w:space="0" w:color="auto"/>
                                <w:bottom w:val="none" w:sz="0" w:space="0" w:color="auto"/>
                                <w:right w:val="none" w:sz="0" w:space="0" w:color="auto"/>
                              </w:divBdr>
                            </w:div>
                            <w:div w:id="1141773760">
                              <w:marLeft w:val="0"/>
                              <w:marRight w:val="0"/>
                              <w:marTop w:val="0"/>
                              <w:marBottom w:val="0"/>
                              <w:divBdr>
                                <w:top w:val="none" w:sz="0" w:space="0" w:color="auto"/>
                                <w:left w:val="none" w:sz="0" w:space="0" w:color="auto"/>
                                <w:bottom w:val="none" w:sz="0" w:space="0" w:color="auto"/>
                                <w:right w:val="none" w:sz="0" w:space="0" w:color="auto"/>
                              </w:divBdr>
                              <w:divsChild>
                                <w:div w:id="7697413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7076087">
                                      <w:marLeft w:val="0"/>
                                      <w:marRight w:val="0"/>
                                      <w:marTop w:val="0"/>
                                      <w:marBottom w:val="0"/>
                                      <w:divBdr>
                                        <w:top w:val="none" w:sz="0" w:space="0" w:color="auto"/>
                                        <w:left w:val="none" w:sz="0" w:space="0" w:color="auto"/>
                                        <w:bottom w:val="none" w:sz="0" w:space="0" w:color="auto"/>
                                        <w:right w:val="none" w:sz="0" w:space="0" w:color="auto"/>
                                      </w:divBdr>
                                      <w:divsChild>
                                        <w:div w:id="11097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5800">
                              <w:marLeft w:val="0"/>
                              <w:marRight w:val="0"/>
                              <w:marTop w:val="0"/>
                              <w:marBottom w:val="0"/>
                              <w:divBdr>
                                <w:top w:val="none" w:sz="0" w:space="0" w:color="auto"/>
                                <w:left w:val="none" w:sz="0" w:space="0" w:color="auto"/>
                                <w:bottom w:val="none" w:sz="0" w:space="0" w:color="auto"/>
                                <w:right w:val="none" w:sz="0" w:space="0" w:color="auto"/>
                              </w:divBdr>
                            </w:div>
                            <w:div w:id="897740642">
                              <w:marLeft w:val="0"/>
                              <w:marRight w:val="0"/>
                              <w:marTop w:val="0"/>
                              <w:marBottom w:val="0"/>
                              <w:divBdr>
                                <w:top w:val="none" w:sz="0" w:space="0" w:color="auto"/>
                                <w:left w:val="none" w:sz="0" w:space="0" w:color="auto"/>
                                <w:bottom w:val="none" w:sz="0" w:space="0" w:color="auto"/>
                                <w:right w:val="none" w:sz="0" w:space="0" w:color="auto"/>
                              </w:divBdr>
                              <w:divsChild>
                                <w:div w:id="19347052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90423837">
                                      <w:marLeft w:val="0"/>
                                      <w:marRight w:val="0"/>
                                      <w:marTop w:val="0"/>
                                      <w:marBottom w:val="0"/>
                                      <w:divBdr>
                                        <w:top w:val="none" w:sz="0" w:space="0" w:color="auto"/>
                                        <w:left w:val="none" w:sz="0" w:space="0" w:color="auto"/>
                                        <w:bottom w:val="none" w:sz="0" w:space="0" w:color="auto"/>
                                        <w:right w:val="none" w:sz="0" w:space="0" w:color="auto"/>
                                      </w:divBdr>
                                      <w:divsChild>
                                        <w:div w:id="1275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468306">
                              <w:marLeft w:val="0"/>
                              <w:marRight w:val="0"/>
                              <w:marTop w:val="0"/>
                              <w:marBottom w:val="0"/>
                              <w:divBdr>
                                <w:top w:val="none" w:sz="0" w:space="0" w:color="auto"/>
                                <w:left w:val="none" w:sz="0" w:space="0" w:color="auto"/>
                                <w:bottom w:val="none" w:sz="0" w:space="0" w:color="auto"/>
                                <w:right w:val="none" w:sz="0" w:space="0" w:color="auto"/>
                              </w:divBdr>
                            </w:div>
                            <w:div w:id="1668904890">
                              <w:marLeft w:val="0"/>
                              <w:marRight w:val="0"/>
                              <w:marTop w:val="0"/>
                              <w:marBottom w:val="0"/>
                              <w:divBdr>
                                <w:top w:val="none" w:sz="0" w:space="0" w:color="auto"/>
                                <w:left w:val="none" w:sz="0" w:space="0" w:color="auto"/>
                                <w:bottom w:val="none" w:sz="0" w:space="0" w:color="auto"/>
                                <w:right w:val="none" w:sz="0" w:space="0" w:color="auto"/>
                              </w:divBdr>
                              <w:divsChild>
                                <w:div w:id="12480807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30454478">
                                      <w:marLeft w:val="0"/>
                                      <w:marRight w:val="0"/>
                                      <w:marTop w:val="0"/>
                                      <w:marBottom w:val="0"/>
                                      <w:divBdr>
                                        <w:top w:val="none" w:sz="0" w:space="0" w:color="auto"/>
                                        <w:left w:val="none" w:sz="0" w:space="0" w:color="auto"/>
                                        <w:bottom w:val="none" w:sz="0" w:space="0" w:color="auto"/>
                                        <w:right w:val="none" w:sz="0" w:space="0" w:color="auto"/>
                                      </w:divBdr>
                                      <w:divsChild>
                                        <w:div w:id="6961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35331">
                              <w:marLeft w:val="0"/>
                              <w:marRight w:val="0"/>
                              <w:marTop w:val="0"/>
                              <w:marBottom w:val="0"/>
                              <w:divBdr>
                                <w:top w:val="none" w:sz="0" w:space="0" w:color="auto"/>
                                <w:left w:val="none" w:sz="0" w:space="0" w:color="auto"/>
                                <w:bottom w:val="none" w:sz="0" w:space="0" w:color="auto"/>
                                <w:right w:val="none" w:sz="0" w:space="0" w:color="auto"/>
                              </w:divBdr>
                            </w:div>
                            <w:div w:id="1317565998">
                              <w:marLeft w:val="0"/>
                              <w:marRight w:val="0"/>
                              <w:marTop w:val="0"/>
                              <w:marBottom w:val="0"/>
                              <w:divBdr>
                                <w:top w:val="none" w:sz="0" w:space="0" w:color="auto"/>
                                <w:left w:val="none" w:sz="0" w:space="0" w:color="auto"/>
                                <w:bottom w:val="none" w:sz="0" w:space="0" w:color="auto"/>
                                <w:right w:val="none" w:sz="0" w:space="0" w:color="auto"/>
                              </w:divBdr>
                              <w:divsChild>
                                <w:div w:id="9031010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8245507">
                                      <w:marLeft w:val="0"/>
                                      <w:marRight w:val="0"/>
                                      <w:marTop w:val="0"/>
                                      <w:marBottom w:val="0"/>
                                      <w:divBdr>
                                        <w:top w:val="none" w:sz="0" w:space="0" w:color="auto"/>
                                        <w:left w:val="none" w:sz="0" w:space="0" w:color="auto"/>
                                        <w:bottom w:val="none" w:sz="0" w:space="0" w:color="auto"/>
                                        <w:right w:val="none" w:sz="0" w:space="0" w:color="auto"/>
                                      </w:divBdr>
                                      <w:divsChild>
                                        <w:div w:id="1108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0526">
                              <w:marLeft w:val="0"/>
                              <w:marRight w:val="0"/>
                              <w:marTop w:val="0"/>
                              <w:marBottom w:val="0"/>
                              <w:divBdr>
                                <w:top w:val="none" w:sz="0" w:space="0" w:color="auto"/>
                                <w:left w:val="none" w:sz="0" w:space="0" w:color="auto"/>
                                <w:bottom w:val="none" w:sz="0" w:space="0" w:color="auto"/>
                                <w:right w:val="none" w:sz="0" w:space="0" w:color="auto"/>
                              </w:divBdr>
                              <w:divsChild>
                                <w:div w:id="1876383969">
                                  <w:marLeft w:val="0"/>
                                  <w:marRight w:val="0"/>
                                  <w:marTop w:val="0"/>
                                  <w:marBottom w:val="0"/>
                                  <w:divBdr>
                                    <w:top w:val="none" w:sz="0" w:space="0" w:color="auto"/>
                                    <w:left w:val="none" w:sz="0" w:space="0" w:color="auto"/>
                                    <w:bottom w:val="none" w:sz="0" w:space="0" w:color="auto"/>
                                    <w:right w:val="none" w:sz="0" w:space="0" w:color="auto"/>
                                  </w:divBdr>
                                </w:div>
                                <w:div w:id="1125662940">
                                  <w:marLeft w:val="0"/>
                                  <w:marRight w:val="0"/>
                                  <w:marTop w:val="0"/>
                                  <w:marBottom w:val="0"/>
                                  <w:divBdr>
                                    <w:top w:val="none" w:sz="0" w:space="0" w:color="auto"/>
                                    <w:left w:val="none" w:sz="0" w:space="0" w:color="auto"/>
                                    <w:bottom w:val="none" w:sz="0" w:space="0" w:color="auto"/>
                                    <w:right w:val="none" w:sz="0" w:space="0" w:color="auto"/>
                                  </w:divBdr>
                                </w:div>
                                <w:div w:id="637153950">
                                  <w:marLeft w:val="0"/>
                                  <w:marRight w:val="0"/>
                                  <w:marTop w:val="0"/>
                                  <w:marBottom w:val="0"/>
                                  <w:divBdr>
                                    <w:top w:val="none" w:sz="0" w:space="0" w:color="auto"/>
                                    <w:left w:val="none" w:sz="0" w:space="0" w:color="auto"/>
                                    <w:bottom w:val="none" w:sz="0" w:space="0" w:color="auto"/>
                                    <w:right w:val="none" w:sz="0" w:space="0" w:color="auto"/>
                                  </w:divBdr>
                                  <w:divsChild>
                                    <w:div w:id="1364128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26270803">
                                          <w:marLeft w:val="0"/>
                                          <w:marRight w:val="0"/>
                                          <w:marTop w:val="0"/>
                                          <w:marBottom w:val="0"/>
                                          <w:divBdr>
                                            <w:top w:val="none" w:sz="0" w:space="0" w:color="auto"/>
                                            <w:left w:val="none" w:sz="0" w:space="0" w:color="auto"/>
                                            <w:bottom w:val="none" w:sz="0" w:space="0" w:color="auto"/>
                                            <w:right w:val="none" w:sz="0" w:space="0" w:color="auto"/>
                                          </w:divBdr>
                                          <w:divsChild>
                                            <w:div w:id="16430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747048">
                                  <w:marLeft w:val="0"/>
                                  <w:marRight w:val="0"/>
                                  <w:marTop w:val="0"/>
                                  <w:marBottom w:val="0"/>
                                  <w:divBdr>
                                    <w:top w:val="none" w:sz="0" w:space="0" w:color="auto"/>
                                    <w:left w:val="none" w:sz="0" w:space="0" w:color="auto"/>
                                    <w:bottom w:val="none" w:sz="0" w:space="0" w:color="auto"/>
                                    <w:right w:val="none" w:sz="0" w:space="0" w:color="auto"/>
                                  </w:divBdr>
                                </w:div>
                                <w:div w:id="389960208">
                                  <w:marLeft w:val="0"/>
                                  <w:marRight w:val="0"/>
                                  <w:marTop w:val="0"/>
                                  <w:marBottom w:val="0"/>
                                  <w:divBdr>
                                    <w:top w:val="none" w:sz="0" w:space="0" w:color="auto"/>
                                    <w:left w:val="none" w:sz="0" w:space="0" w:color="auto"/>
                                    <w:bottom w:val="none" w:sz="0" w:space="0" w:color="auto"/>
                                    <w:right w:val="none" w:sz="0" w:space="0" w:color="auto"/>
                                  </w:divBdr>
                                </w:div>
                                <w:div w:id="619649240">
                                  <w:marLeft w:val="0"/>
                                  <w:marRight w:val="0"/>
                                  <w:marTop w:val="0"/>
                                  <w:marBottom w:val="0"/>
                                  <w:divBdr>
                                    <w:top w:val="none" w:sz="0" w:space="0" w:color="auto"/>
                                    <w:left w:val="none" w:sz="0" w:space="0" w:color="auto"/>
                                    <w:bottom w:val="none" w:sz="0" w:space="0" w:color="auto"/>
                                    <w:right w:val="none" w:sz="0" w:space="0" w:color="auto"/>
                                  </w:divBdr>
                                  <w:divsChild>
                                    <w:div w:id="10944006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861822474">
                                          <w:marLeft w:val="0"/>
                                          <w:marRight w:val="0"/>
                                          <w:marTop w:val="0"/>
                                          <w:marBottom w:val="0"/>
                                          <w:divBdr>
                                            <w:top w:val="none" w:sz="0" w:space="0" w:color="auto"/>
                                            <w:left w:val="none" w:sz="0" w:space="0" w:color="auto"/>
                                            <w:bottom w:val="none" w:sz="0" w:space="0" w:color="auto"/>
                                            <w:right w:val="none" w:sz="0" w:space="0" w:color="auto"/>
                                          </w:divBdr>
                                          <w:divsChild>
                                            <w:div w:id="163964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44591">
                                  <w:marLeft w:val="0"/>
                                  <w:marRight w:val="0"/>
                                  <w:marTop w:val="0"/>
                                  <w:marBottom w:val="0"/>
                                  <w:divBdr>
                                    <w:top w:val="none" w:sz="0" w:space="0" w:color="auto"/>
                                    <w:left w:val="none" w:sz="0" w:space="0" w:color="auto"/>
                                    <w:bottom w:val="none" w:sz="0" w:space="0" w:color="auto"/>
                                    <w:right w:val="none" w:sz="0" w:space="0" w:color="auto"/>
                                  </w:divBdr>
                                </w:div>
                                <w:div w:id="708723898">
                                  <w:marLeft w:val="0"/>
                                  <w:marRight w:val="0"/>
                                  <w:marTop w:val="0"/>
                                  <w:marBottom w:val="0"/>
                                  <w:divBdr>
                                    <w:top w:val="none" w:sz="0" w:space="0" w:color="auto"/>
                                    <w:left w:val="none" w:sz="0" w:space="0" w:color="auto"/>
                                    <w:bottom w:val="none" w:sz="0" w:space="0" w:color="auto"/>
                                    <w:right w:val="none" w:sz="0" w:space="0" w:color="auto"/>
                                  </w:divBdr>
                                  <w:divsChild>
                                    <w:div w:id="3828700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57958819">
                                          <w:marLeft w:val="0"/>
                                          <w:marRight w:val="0"/>
                                          <w:marTop w:val="0"/>
                                          <w:marBottom w:val="0"/>
                                          <w:divBdr>
                                            <w:top w:val="none" w:sz="0" w:space="0" w:color="auto"/>
                                            <w:left w:val="none" w:sz="0" w:space="0" w:color="auto"/>
                                            <w:bottom w:val="none" w:sz="0" w:space="0" w:color="auto"/>
                                            <w:right w:val="none" w:sz="0" w:space="0" w:color="auto"/>
                                          </w:divBdr>
                                          <w:divsChild>
                                            <w:div w:id="14258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7299">
                  <w:marLeft w:val="0"/>
                  <w:marRight w:val="0"/>
                  <w:marTop w:val="0"/>
                  <w:marBottom w:val="0"/>
                  <w:divBdr>
                    <w:top w:val="none" w:sz="0" w:space="0" w:color="auto"/>
                    <w:left w:val="none" w:sz="0" w:space="0" w:color="auto"/>
                    <w:bottom w:val="none" w:sz="0" w:space="0" w:color="auto"/>
                    <w:right w:val="none" w:sz="0" w:space="0" w:color="auto"/>
                  </w:divBdr>
                  <w:divsChild>
                    <w:div w:id="1052919553">
                      <w:marLeft w:val="0"/>
                      <w:marRight w:val="0"/>
                      <w:marTop w:val="0"/>
                      <w:marBottom w:val="0"/>
                      <w:divBdr>
                        <w:top w:val="none" w:sz="0" w:space="0" w:color="auto"/>
                        <w:left w:val="none" w:sz="0" w:space="0" w:color="auto"/>
                        <w:bottom w:val="none" w:sz="0" w:space="0" w:color="auto"/>
                        <w:right w:val="none" w:sz="0" w:space="0" w:color="auto"/>
                      </w:divBdr>
                    </w:div>
                    <w:div w:id="1235237421">
                      <w:marLeft w:val="0"/>
                      <w:marRight w:val="0"/>
                      <w:marTop w:val="0"/>
                      <w:marBottom w:val="0"/>
                      <w:divBdr>
                        <w:top w:val="none" w:sz="0" w:space="0" w:color="auto"/>
                        <w:left w:val="none" w:sz="0" w:space="0" w:color="auto"/>
                        <w:bottom w:val="none" w:sz="0" w:space="0" w:color="auto"/>
                        <w:right w:val="none" w:sz="0" w:space="0" w:color="auto"/>
                      </w:divBdr>
                      <w:divsChild>
                        <w:div w:id="242958248">
                          <w:marLeft w:val="0"/>
                          <w:marRight w:val="0"/>
                          <w:marTop w:val="0"/>
                          <w:marBottom w:val="0"/>
                          <w:divBdr>
                            <w:top w:val="none" w:sz="0" w:space="0" w:color="auto"/>
                            <w:left w:val="none" w:sz="0" w:space="0" w:color="auto"/>
                            <w:bottom w:val="none" w:sz="0" w:space="0" w:color="auto"/>
                            <w:right w:val="none" w:sz="0" w:space="0" w:color="auto"/>
                          </w:divBdr>
                        </w:div>
                        <w:div w:id="1580628016">
                          <w:marLeft w:val="0"/>
                          <w:marRight w:val="0"/>
                          <w:marTop w:val="0"/>
                          <w:marBottom w:val="0"/>
                          <w:divBdr>
                            <w:top w:val="none" w:sz="0" w:space="0" w:color="auto"/>
                            <w:left w:val="none" w:sz="0" w:space="0" w:color="auto"/>
                            <w:bottom w:val="none" w:sz="0" w:space="0" w:color="auto"/>
                            <w:right w:val="none" w:sz="0" w:space="0" w:color="auto"/>
                          </w:divBdr>
                          <w:divsChild>
                            <w:div w:id="13859817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24000100">
                                  <w:marLeft w:val="0"/>
                                  <w:marRight w:val="0"/>
                                  <w:marTop w:val="0"/>
                                  <w:marBottom w:val="0"/>
                                  <w:divBdr>
                                    <w:top w:val="none" w:sz="0" w:space="0" w:color="auto"/>
                                    <w:left w:val="none" w:sz="0" w:space="0" w:color="auto"/>
                                    <w:bottom w:val="none" w:sz="0" w:space="0" w:color="auto"/>
                                    <w:right w:val="none" w:sz="0" w:space="0" w:color="auto"/>
                                  </w:divBdr>
                                  <w:divsChild>
                                    <w:div w:id="9641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60397">
                          <w:marLeft w:val="0"/>
                          <w:marRight w:val="0"/>
                          <w:marTop w:val="0"/>
                          <w:marBottom w:val="0"/>
                          <w:divBdr>
                            <w:top w:val="none" w:sz="0" w:space="0" w:color="auto"/>
                            <w:left w:val="none" w:sz="0" w:space="0" w:color="auto"/>
                            <w:bottom w:val="none" w:sz="0" w:space="0" w:color="auto"/>
                            <w:right w:val="none" w:sz="0" w:space="0" w:color="auto"/>
                          </w:divBdr>
                        </w:div>
                        <w:div w:id="2106923584">
                          <w:marLeft w:val="0"/>
                          <w:marRight w:val="0"/>
                          <w:marTop w:val="0"/>
                          <w:marBottom w:val="0"/>
                          <w:divBdr>
                            <w:top w:val="none" w:sz="0" w:space="0" w:color="auto"/>
                            <w:left w:val="none" w:sz="0" w:space="0" w:color="auto"/>
                            <w:bottom w:val="none" w:sz="0" w:space="0" w:color="auto"/>
                            <w:right w:val="none" w:sz="0" w:space="0" w:color="auto"/>
                          </w:divBdr>
                        </w:div>
                        <w:div w:id="605116991">
                          <w:marLeft w:val="0"/>
                          <w:marRight w:val="0"/>
                          <w:marTop w:val="0"/>
                          <w:marBottom w:val="0"/>
                          <w:divBdr>
                            <w:top w:val="none" w:sz="0" w:space="0" w:color="auto"/>
                            <w:left w:val="none" w:sz="0" w:space="0" w:color="auto"/>
                            <w:bottom w:val="none" w:sz="0" w:space="0" w:color="auto"/>
                            <w:right w:val="none" w:sz="0" w:space="0" w:color="auto"/>
                          </w:divBdr>
                        </w:div>
                        <w:div w:id="1321494564">
                          <w:marLeft w:val="0"/>
                          <w:marRight w:val="0"/>
                          <w:marTop w:val="0"/>
                          <w:marBottom w:val="0"/>
                          <w:divBdr>
                            <w:top w:val="none" w:sz="0" w:space="0" w:color="auto"/>
                            <w:left w:val="none" w:sz="0" w:space="0" w:color="auto"/>
                            <w:bottom w:val="none" w:sz="0" w:space="0" w:color="auto"/>
                            <w:right w:val="none" w:sz="0" w:space="0" w:color="auto"/>
                          </w:divBdr>
                          <w:divsChild>
                            <w:div w:id="9037624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299652">
                                  <w:marLeft w:val="0"/>
                                  <w:marRight w:val="0"/>
                                  <w:marTop w:val="0"/>
                                  <w:marBottom w:val="0"/>
                                  <w:divBdr>
                                    <w:top w:val="none" w:sz="0" w:space="0" w:color="auto"/>
                                    <w:left w:val="none" w:sz="0" w:space="0" w:color="auto"/>
                                    <w:bottom w:val="none" w:sz="0" w:space="0" w:color="auto"/>
                                    <w:right w:val="none" w:sz="0" w:space="0" w:color="auto"/>
                                  </w:divBdr>
                                  <w:divsChild>
                                    <w:div w:id="12173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89149">
                      <w:marLeft w:val="0"/>
                      <w:marRight w:val="0"/>
                      <w:marTop w:val="0"/>
                      <w:marBottom w:val="0"/>
                      <w:divBdr>
                        <w:top w:val="none" w:sz="0" w:space="0" w:color="auto"/>
                        <w:left w:val="none" w:sz="0" w:space="0" w:color="auto"/>
                        <w:bottom w:val="none" w:sz="0" w:space="0" w:color="auto"/>
                        <w:right w:val="none" w:sz="0" w:space="0" w:color="auto"/>
                      </w:divBdr>
                      <w:divsChild>
                        <w:div w:id="1474836760">
                          <w:marLeft w:val="0"/>
                          <w:marRight w:val="0"/>
                          <w:marTop w:val="0"/>
                          <w:marBottom w:val="0"/>
                          <w:divBdr>
                            <w:top w:val="none" w:sz="0" w:space="0" w:color="auto"/>
                            <w:left w:val="none" w:sz="0" w:space="0" w:color="auto"/>
                            <w:bottom w:val="none" w:sz="0" w:space="0" w:color="auto"/>
                            <w:right w:val="none" w:sz="0" w:space="0" w:color="auto"/>
                          </w:divBdr>
                        </w:div>
                        <w:div w:id="1460143595">
                          <w:marLeft w:val="0"/>
                          <w:marRight w:val="0"/>
                          <w:marTop w:val="0"/>
                          <w:marBottom w:val="0"/>
                          <w:divBdr>
                            <w:top w:val="none" w:sz="0" w:space="0" w:color="auto"/>
                            <w:left w:val="none" w:sz="0" w:space="0" w:color="auto"/>
                            <w:bottom w:val="none" w:sz="0" w:space="0" w:color="auto"/>
                            <w:right w:val="none" w:sz="0" w:space="0" w:color="auto"/>
                          </w:divBdr>
                          <w:divsChild>
                            <w:div w:id="6304010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09202461">
                                  <w:marLeft w:val="0"/>
                                  <w:marRight w:val="0"/>
                                  <w:marTop w:val="0"/>
                                  <w:marBottom w:val="0"/>
                                  <w:divBdr>
                                    <w:top w:val="none" w:sz="0" w:space="0" w:color="auto"/>
                                    <w:left w:val="none" w:sz="0" w:space="0" w:color="auto"/>
                                    <w:bottom w:val="none" w:sz="0" w:space="0" w:color="auto"/>
                                    <w:right w:val="none" w:sz="0" w:space="0" w:color="auto"/>
                                  </w:divBdr>
                                  <w:divsChild>
                                    <w:div w:id="15201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827998">
                          <w:marLeft w:val="0"/>
                          <w:marRight w:val="0"/>
                          <w:marTop w:val="0"/>
                          <w:marBottom w:val="0"/>
                          <w:divBdr>
                            <w:top w:val="none" w:sz="0" w:space="0" w:color="auto"/>
                            <w:left w:val="none" w:sz="0" w:space="0" w:color="auto"/>
                            <w:bottom w:val="none" w:sz="0" w:space="0" w:color="auto"/>
                            <w:right w:val="none" w:sz="0" w:space="0" w:color="auto"/>
                          </w:divBdr>
                        </w:div>
                        <w:div w:id="1062679952">
                          <w:marLeft w:val="0"/>
                          <w:marRight w:val="0"/>
                          <w:marTop w:val="0"/>
                          <w:marBottom w:val="0"/>
                          <w:divBdr>
                            <w:top w:val="none" w:sz="0" w:space="0" w:color="auto"/>
                            <w:left w:val="none" w:sz="0" w:space="0" w:color="auto"/>
                            <w:bottom w:val="none" w:sz="0" w:space="0" w:color="auto"/>
                            <w:right w:val="none" w:sz="0" w:space="0" w:color="auto"/>
                          </w:divBdr>
                        </w:div>
                        <w:div w:id="1564876997">
                          <w:marLeft w:val="0"/>
                          <w:marRight w:val="0"/>
                          <w:marTop w:val="0"/>
                          <w:marBottom w:val="0"/>
                          <w:divBdr>
                            <w:top w:val="none" w:sz="0" w:space="0" w:color="auto"/>
                            <w:left w:val="none" w:sz="0" w:space="0" w:color="auto"/>
                            <w:bottom w:val="none" w:sz="0" w:space="0" w:color="auto"/>
                            <w:right w:val="none" w:sz="0" w:space="0" w:color="auto"/>
                          </w:divBdr>
                          <w:divsChild>
                            <w:div w:id="17498867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8630514">
                                  <w:marLeft w:val="0"/>
                                  <w:marRight w:val="0"/>
                                  <w:marTop w:val="0"/>
                                  <w:marBottom w:val="0"/>
                                  <w:divBdr>
                                    <w:top w:val="none" w:sz="0" w:space="0" w:color="auto"/>
                                    <w:left w:val="none" w:sz="0" w:space="0" w:color="auto"/>
                                    <w:bottom w:val="none" w:sz="0" w:space="0" w:color="auto"/>
                                    <w:right w:val="none" w:sz="0" w:space="0" w:color="auto"/>
                                  </w:divBdr>
                                  <w:divsChild>
                                    <w:div w:id="16308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70272">
                      <w:marLeft w:val="0"/>
                      <w:marRight w:val="0"/>
                      <w:marTop w:val="0"/>
                      <w:marBottom w:val="0"/>
                      <w:divBdr>
                        <w:top w:val="none" w:sz="0" w:space="0" w:color="auto"/>
                        <w:left w:val="none" w:sz="0" w:space="0" w:color="auto"/>
                        <w:bottom w:val="none" w:sz="0" w:space="0" w:color="auto"/>
                        <w:right w:val="none" w:sz="0" w:space="0" w:color="auto"/>
                      </w:divBdr>
                      <w:divsChild>
                        <w:div w:id="190841761">
                          <w:marLeft w:val="0"/>
                          <w:marRight w:val="0"/>
                          <w:marTop w:val="0"/>
                          <w:marBottom w:val="0"/>
                          <w:divBdr>
                            <w:top w:val="none" w:sz="0" w:space="0" w:color="auto"/>
                            <w:left w:val="none" w:sz="0" w:space="0" w:color="auto"/>
                            <w:bottom w:val="none" w:sz="0" w:space="0" w:color="auto"/>
                            <w:right w:val="none" w:sz="0" w:space="0" w:color="auto"/>
                          </w:divBdr>
                        </w:div>
                        <w:div w:id="1866288976">
                          <w:marLeft w:val="0"/>
                          <w:marRight w:val="0"/>
                          <w:marTop w:val="0"/>
                          <w:marBottom w:val="0"/>
                          <w:divBdr>
                            <w:top w:val="none" w:sz="0" w:space="0" w:color="auto"/>
                            <w:left w:val="none" w:sz="0" w:space="0" w:color="auto"/>
                            <w:bottom w:val="none" w:sz="0" w:space="0" w:color="auto"/>
                            <w:right w:val="none" w:sz="0" w:space="0" w:color="auto"/>
                          </w:divBdr>
                          <w:divsChild>
                            <w:div w:id="221005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3968608">
                                  <w:marLeft w:val="0"/>
                                  <w:marRight w:val="0"/>
                                  <w:marTop w:val="0"/>
                                  <w:marBottom w:val="0"/>
                                  <w:divBdr>
                                    <w:top w:val="none" w:sz="0" w:space="0" w:color="auto"/>
                                    <w:left w:val="none" w:sz="0" w:space="0" w:color="auto"/>
                                    <w:bottom w:val="none" w:sz="0" w:space="0" w:color="auto"/>
                                    <w:right w:val="none" w:sz="0" w:space="0" w:color="auto"/>
                                  </w:divBdr>
                                  <w:divsChild>
                                    <w:div w:id="11314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240974">
                          <w:marLeft w:val="0"/>
                          <w:marRight w:val="0"/>
                          <w:marTop w:val="0"/>
                          <w:marBottom w:val="0"/>
                          <w:divBdr>
                            <w:top w:val="none" w:sz="0" w:space="0" w:color="auto"/>
                            <w:left w:val="none" w:sz="0" w:space="0" w:color="auto"/>
                            <w:bottom w:val="none" w:sz="0" w:space="0" w:color="auto"/>
                            <w:right w:val="none" w:sz="0" w:space="0" w:color="auto"/>
                          </w:divBdr>
                        </w:div>
                        <w:div w:id="130709844">
                          <w:marLeft w:val="0"/>
                          <w:marRight w:val="0"/>
                          <w:marTop w:val="0"/>
                          <w:marBottom w:val="0"/>
                          <w:divBdr>
                            <w:top w:val="none" w:sz="0" w:space="0" w:color="auto"/>
                            <w:left w:val="none" w:sz="0" w:space="0" w:color="auto"/>
                            <w:bottom w:val="none" w:sz="0" w:space="0" w:color="auto"/>
                            <w:right w:val="none" w:sz="0" w:space="0" w:color="auto"/>
                          </w:divBdr>
                        </w:div>
                        <w:div w:id="113256799">
                          <w:marLeft w:val="0"/>
                          <w:marRight w:val="0"/>
                          <w:marTop w:val="450"/>
                          <w:marBottom w:val="450"/>
                          <w:divBdr>
                            <w:top w:val="none" w:sz="0" w:space="0" w:color="auto"/>
                            <w:left w:val="single" w:sz="24" w:space="0" w:color="6DB33F"/>
                            <w:bottom w:val="none" w:sz="0" w:space="0" w:color="auto"/>
                            <w:right w:val="none" w:sz="0" w:space="0" w:color="auto"/>
                          </w:divBdr>
                        </w:div>
                        <w:div w:id="1262449535">
                          <w:marLeft w:val="0"/>
                          <w:marRight w:val="0"/>
                          <w:marTop w:val="0"/>
                          <w:marBottom w:val="0"/>
                          <w:divBdr>
                            <w:top w:val="none" w:sz="0" w:space="0" w:color="auto"/>
                            <w:left w:val="none" w:sz="0" w:space="0" w:color="auto"/>
                            <w:bottom w:val="none" w:sz="0" w:space="0" w:color="auto"/>
                            <w:right w:val="none" w:sz="0" w:space="0" w:color="auto"/>
                          </w:divBdr>
                          <w:divsChild>
                            <w:div w:id="685668144">
                              <w:marLeft w:val="0"/>
                              <w:marRight w:val="0"/>
                              <w:marTop w:val="0"/>
                              <w:marBottom w:val="0"/>
                              <w:divBdr>
                                <w:top w:val="none" w:sz="0" w:space="0" w:color="auto"/>
                                <w:left w:val="none" w:sz="0" w:space="0" w:color="auto"/>
                                <w:bottom w:val="none" w:sz="0" w:space="0" w:color="auto"/>
                                <w:right w:val="none" w:sz="0" w:space="0" w:color="auto"/>
                              </w:divBdr>
                            </w:div>
                            <w:div w:id="1288974168">
                              <w:marLeft w:val="0"/>
                              <w:marRight w:val="0"/>
                              <w:marTop w:val="0"/>
                              <w:marBottom w:val="0"/>
                              <w:divBdr>
                                <w:top w:val="none" w:sz="0" w:space="0" w:color="auto"/>
                                <w:left w:val="none" w:sz="0" w:space="0" w:color="auto"/>
                                <w:bottom w:val="none" w:sz="0" w:space="0" w:color="auto"/>
                                <w:right w:val="none" w:sz="0" w:space="0" w:color="auto"/>
                              </w:divBdr>
                              <w:divsChild>
                                <w:div w:id="14244941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5888787">
                                      <w:marLeft w:val="0"/>
                                      <w:marRight w:val="0"/>
                                      <w:marTop w:val="0"/>
                                      <w:marBottom w:val="0"/>
                                      <w:divBdr>
                                        <w:top w:val="none" w:sz="0" w:space="0" w:color="auto"/>
                                        <w:left w:val="none" w:sz="0" w:space="0" w:color="auto"/>
                                        <w:bottom w:val="none" w:sz="0" w:space="0" w:color="auto"/>
                                        <w:right w:val="none" w:sz="0" w:space="0" w:color="auto"/>
                                      </w:divBdr>
                                      <w:divsChild>
                                        <w:div w:id="5338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0887">
                      <w:marLeft w:val="0"/>
                      <w:marRight w:val="0"/>
                      <w:marTop w:val="0"/>
                      <w:marBottom w:val="0"/>
                      <w:divBdr>
                        <w:top w:val="none" w:sz="0" w:space="0" w:color="auto"/>
                        <w:left w:val="none" w:sz="0" w:space="0" w:color="auto"/>
                        <w:bottom w:val="none" w:sz="0" w:space="0" w:color="auto"/>
                        <w:right w:val="none" w:sz="0" w:space="0" w:color="auto"/>
                      </w:divBdr>
                      <w:divsChild>
                        <w:div w:id="90663830">
                          <w:marLeft w:val="0"/>
                          <w:marRight w:val="0"/>
                          <w:marTop w:val="0"/>
                          <w:marBottom w:val="0"/>
                          <w:divBdr>
                            <w:top w:val="none" w:sz="0" w:space="0" w:color="auto"/>
                            <w:left w:val="none" w:sz="0" w:space="0" w:color="auto"/>
                            <w:bottom w:val="none" w:sz="0" w:space="0" w:color="auto"/>
                            <w:right w:val="none" w:sz="0" w:space="0" w:color="auto"/>
                          </w:divBdr>
                        </w:div>
                        <w:div w:id="1146822173">
                          <w:marLeft w:val="0"/>
                          <w:marRight w:val="0"/>
                          <w:marTop w:val="0"/>
                          <w:marBottom w:val="0"/>
                          <w:divBdr>
                            <w:top w:val="none" w:sz="0" w:space="0" w:color="auto"/>
                            <w:left w:val="none" w:sz="0" w:space="0" w:color="auto"/>
                            <w:bottom w:val="none" w:sz="0" w:space="0" w:color="auto"/>
                            <w:right w:val="none" w:sz="0" w:space="0" w:color="auto"/>
                          </w:divBdr>
                          <w:divsChild>
                            <w:div w:id="20550371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48397797">
                                  <w:marLeft w:val="0"/>
                                  <w:marRight w:val="0"/>
                                  <w:marTop w:val="0"/>
                                  <w:marBottom w:val="0"/>
                                  <w:divBdr>
                                    <w:top w:val="none" w:sz="0" w:space="0" w:color="auto"/>
                                    <w:left w:val="none" w:sz="0" w:space="0" w:color="auto"/>
                                    <w:bottom w:val="none" w:sz="0" w:space="0" w:color="auto"/>
                                    <w:right w:val="none" w:sz="0" w:space="0" w:color="auto"/>
                                  </w:divBdr>
                                  <w:divsChild>
                                    <w:div w:id="195887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65287">
                          <w:marLeft w:val="0"/>
                          <w:marRight w:val="0"/>
                          <w:marTop w:val="0"/>
                          <w:marBottom w:val="0"/>
                          <w:divBdr>
                            <w:top w:val="none" w:sz="0" w:space="0" w:color="auto"/>
                            <w:left w:val="none" w:sz="0" w:space="0" w:color="auto"/>
                            <w:bottom w:val="none" w:sz="0" w:space="0" w:color="auto"/>
                            <w:right w:val="none" w:sz="0" w:space="0" w:color="auto"/>
                          </w:divBdr>
                        </w:div>
                        <w:div w:id="879632826">
                          <w:marLeft w:val="0"/>
                          <w:marRight w:val="0"/>
                          <w:marTop w:val="0"/>
                          <w:marBottom w:val="0"/>
                          <w:divBdr>
                            <w:top w:val="none" w:sz="0" w:space="0" w:color="auto"/>
                            <w:left w:val="none" w:sz="0" w:space="0" w:color="auto"/>
                            <w:bottom w:val="none" w:sz="0" w:space="0" w:color="auto"/>
                            <w:right w:val="none" w:sz="0" w:space="0" w:color="auto"/>
                          </w:divBdr>
                        </w:div>
                      </w:divsChild>
                    </w:div>
                    <w:div w:id="135221900">
                      <w:marLeft w:val="0"/>
                      <w:marRight w:val="0"/>
                      <w:marTop w:val="0"/>
                      <w:marBottom w:val="0"/>
                      <w:divBdr>
                        <w:top w:val="none" w:sz="0" w:space="0" w:color="auto"/>
                        <w:left w:val="none" w:sz="0" w:space="0" w:color="auto"/>
                        <w:bottom w:val="none" w:sz="0" w:space="0" w:color="auto"/>
                        <w:right w:val="none" w:sz="0" w:space="0" w:color="auto"/>
                      </w:divBdr>
                      <w:divsChild>
                        <w:div w:id="1880433496">
                          <w:marLeft w:val="0"/>
                          <w:marRight w:val="0"/>
                          <w:marTop w:val="0"/>
                          <w:marBottom w:val="0"/>
                          <w:divBdr>
                            <w:top w:val="none" w:sz="0" w:space="0" w:color="auto"/>
                            <w:left w:val="none" w:sz="0" w:space="0" w:color="auto"/>
                            <w:bottom w:val="none" w:sz="0" w:space="0" w:color="auto"/>
                            <w:right w:val="none" w:sz="0" w:space="0" w:color="auto"/>
                          </w:divBdr>
                        </w:div>
                        <w:div w:id="74478120">
                          <w:marLeft w:val="0"/>
                          <w:marRight w:val="0"/>
                          <w:marTop w:val="450"/>
                          <w:marBottom w:val="450"/>
                          <w:divBdr>
                            <w:top w:val="none" w:sz="0" w:space="0" w:color="auto"/>
                            <w:left w:val="single" w:sz="24" w:space="0" w:color="6DB33F"/>
                            <w:bottom w:val="none" w:sz="0" w:space="0" w:color="auto"/>
                            <w:right w:val="none" w:sz="0" w:space="0" w:color="auto"/>
                          </w:divBdr>
                        </w:div>
                        <w:div w:id="566918641">
                          <w:marLeft w:val="0"/>
                          <w:marRight w:val="0"/>
                          <w:marTop w:val="0"/>
                          <w:marBottom w:val="0"/>
                          <w:divBdr>
                            <w:top w:val="none" w:sz="0" w:space="0" w:color="auto"/>
                            <w:left w:val="none" w:sz="0" w:space="0" w:color="auto"/>
                            <w:bottom w:val="none" w:sz="0" w:space="0" w:color="auto"/>
                            <w:right w:val="none" w:sz="0" w:space="0" w:color="auto"/>
                          </w:divBdr>
                        </w:div>
                        <w:div w:id="45766063">
                          <w:marLeft w:val="0"/>
                          <w:marRight w:val="0"/>
                          <w:marTop w:val="0"/>
                          <w:marBottom w:val="0"/>
                          <w:divBdr>
                            <w:top w:val="none" w:sz="0" w:space="0" w:color="auto"/>
                            <w:left w:val="none" w:sz="0" w:space="0" w:color="auto"/>
                            <w:bottom w:val="none" w:sz="0" w:space="0" w:color="auto"/>
                            <w:right w:val="none" w:sz="0" w:space="0" w:color="auto"/>
                          </w:divBdr>
                          <w:divsChild>
                            <w:div w:id="16908323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4412455">
                                  <w:marLeft w:val="0"/>
                                  <w:marRight w:val="0"/>
                                  <w:marTop w:val="0"/>
                                  <w:marBottom w:val="0"/>
                                  <w:divBdr>
                                    <w:top w:val="none" w:sz="0" w:space="0" w:color="auto"/>
                                    <w:left w:val="none" w:sz="0" w:space="0" w:color="auto"/>
                                    <w:bottom w:val="none" w:sz="0" w:space="0" w:color="auto"/>
                                    <w:right w:val="none" w:sz="0" w:space="0" w:color="auto"/>
                                  </w:divBdr>
                                  <w:divsChild>
                                    <w:div w:id="6629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53883">
                          <w:marLeft w:val="0"/>
                          <w:marRight w:val="0"/>
                          <w:marTop w:val="0"/>
                          <w:marBottom w:val="0"/>
                          <w:divBdr>
                            <w:top w:val="none" w:sz="0" w:space="0" w:color="auto"/>
                            <w:left w:val="none" w:sz="0" w:space="0" w:color="auto"/>
                            <w:bottom w:val="none" w:sz="0" w:space="0" w:color="auto"/>
                            <w:right w:val="none" w:sz="0" w:space="0" w:color="auto"/>
                          </w:divBdr>
                        </w:div>
                        <w:div w:id="331959558">
                          <w:marLeft w:val="0"/>
                          <w:marRight w:val="0"/>
                          <w:marTop w:val="0"/>
                          <w:marBottom w:val="0"/>
                          <w:divBdr>
                            <w:top w:val="none" w:sz="0" w:space="0" w:color="auto"/>
                            <w:left w:val="none" w:sz="0" w:space="0" w:color="auto"/>
                            <w:bottom w:val="none" w:sz="0" w:space="0" w:color="auto"/>
                            <w:right w:val="none" w:sz="0" w:space="0" w:color="auto"/>
                          </w:divBdr>
                          <w:divsChild>
                            <w:div w:id="12602885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95843698">
                                  <w:marLeft w:val="0"/>
                                  <w:marRight w:val="0"/>
                                  <w:marTop w:val="0"/>
                                  <w:marBottom w:val="0"/>
                                  <w:divBdr>
                                    <w:top w:val="none" w:sz="0" w:space="0" w:color="auto"/>
                                    <w:left w:val="none" w:sz="0" w:space="0" w:color="auto"/>
                                    <w:bottom w:val="none" w:sz="0" w:space="0" w:color="auto"/>
                                    <w:right w:val="none" w:sz="0" w:space="0" w:color="auto"/>
                                  </w:divBdr>
                                  <w:divsChild>
                                    <w:div w:id="19732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07885">
                          <w:marLeft w:val="0"/>
                          <w:marRight w:val="0"/>
                          <w:marTop w:val="0"/>
                          <w:marBottom w:val="0"/>
                          <w:divBdr>
                            <w:top w:val="none" w:sz="0" w:space="0" w:color="auto"/>
                            <w:left w:val="none" w:sz="0" w:space="0" w:color="auto"/>
                            <w:bottom w:val="none" w:sz="0" w:space="0" w:color="auto"/>
                            <w:right w:val="none" w:sz="0" w:space="0" w:color="auto"/>
                          </w:divBdr>
                        </w:div>
                        <w:div w:id="1246183806">
                          <w:marLeft w:val="0"/>
                          <w:marRight w:val="0"/>
                          <w:marTop w:val="0"/>
                          <w:marBottom w:val="0"/>
                          <w:divBdr>
                            <w:top w:val="none" w:sz="0" w:space="0" w:color="auto"/>
                            <w:left w:val="none" w:sz="0" w:space="0" w:color="auto"/>
                            <w:bottom w:val="none" w:sz="0" w:space="0" w:color="auto"/>
                            <w:right w:val="none" w:sz="0" w:space="0" w:color="auto"/>
                          </w:divBdr>
                        </w:div>
                      </w:divsChild>
                    </w:div>
                    <w:div w:id="1574705917">
                      <w:marLeft w:val="0"/>
                      <w:marRight w:val="0"/>
                      <w:marTop w:val="0"/>
                      <w:marBottom w:val="0"/>
                      <w:divBdr>
                        <w:top w:val="none" w:sz="0" w:space="0" w:color="auto"/>
                        <w:left w:val="none" w:sz="0" w:space="0" w:color="auto"/>
                        <w:bottom w:val="none" w:sz="0" w:space="0" w:color="auto"/>
                        <w:right w:val="none" w:sz="0" w:space="0" w:color="auto"/>
                      </w:divBdr>
                      <w:divsChild>
                        <w:div w:id="1427310649">
                          <w:marLeft w:val="0"/>
                          <w:marRight w:val="0"/>
                          <w:marTop w:val="0"/>
                          <w:marBottom w:val="0"/>
                          <w:divBdr>
                            <w:top w:val="none" w:sz="0" w:space="0" w:color="auto"/>
                            <w:left w:val="none" w:sz="0" w:space="0" w:color="auto"/>
                            <w:bottom w:val="none" w:sz="0" w:space="0" w:color="auto"/>
                            <w:right w:val="none" w:sz="0" w:space="0" w:color="auto"/>
                          </w:divBdr>
                        </w:div>
                        <w:div w:id="1053044923">
                          <w:marLeft w:val="0"/>
                          <w:marRight w:val="0"/>
                          <w:marTop w:val="0"/>
                          <w:marBottom w:val="0"/>
                          <w:divBdr>
                            <w:top w:val="none" w:sz="0" w:space="0" w:color="auto"/>
                            <w:left w:val="none" w:sz="0" w:space="0" w:color="auto"/>
                            <w:bottom w:val="none" w:sz="0" w:space="0" w:color="auto"/>
                            <w:right w:val="none" w:sz="0" w:space="0" w:color="auto"/>
                          </w:divBdr>
                          <w:divsChild>
                            <w:div w:id="6442864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0815022">
                                  <w:marLeft w:val="0"/>
                                  <w:marRight w:val="0"/>
                                  <w:marTop w:val="0"/>
                                  <w:marBottom w:val="0"/>
                                  <w:divBdr>
                                    <w:top w:val="none" w:sz="0" w:space="0" w:color="auto"/>
                                    <w:left w:val="none" w:sz="0" w:space="0" w:color="auto"/>
                                    <w:bottom w:val="none" w:sz="0" w:space="0" w:color="auto"/>
                                    <w:right w:val="none" w:sz="0" w:space="0" w:color="auto"/>
                                  </w:divBdr>
                                  <w:divsChild>
                                    <w:div w:id="2097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6799">
                          <w:marLeft w:val="0"/>
                          <w:marRight w:val="0"/>
                          <w:marTop w:val="0"/>
                          <w:marBottom w:val="0"/>
                          <w:divBdr>
                            <w:top w:val="none" w:sz="0" w:space="0" w:color="auto"/>
                            <w:left w:val="none" w:sz="0" w:space="0" w:color="auto"/>
                            <w:bottom w:val="none" w:sz="0" w:space="0" w:color="auto"/>
                            <w:right w:val="none" w:sz="0" w:space="0" w:color="auto"/>
                          </w:divBdr>
                        </w:div>
                        <w:div w:id="32316046">
                          <w:marLeft w:val="0"/>
                          <w:marRight w:val="0"/>
                          <w:marTop w:val="0"/>
                          <w:marBottom w:val="0"/>
                          <w:divBdr>
                            <w:top w:val="none" w:sz="0" w:space="0" w:color="auto"/>
                            <w:left w:val="none" w:sz="0" w:space="0" w:color="auto"/>
                            <w:bottom w:val="none" w:sz="0" w:space="0" w:color="auto"/>
                            <w:right w:val="none" w:sz="0" w:space="0" w:color="auto"/>
                          </w:divBdr>
                        </w:div>
                        <w:div w:id="1941378010">
                          <w:marLeft w:val="0"/>
                          <w:marRight w:val="0"/>
                          <w:marTop w:val="0"/>
                          <w:marBottom w:val="0"/>
                          <w:divBdr>
                            <w:top w:val="none" w:sz="0" w:space="0" w:color="auto"/>
                            <w:left w:val="none" w:sz="0" w:space="0" w:color="auto"/>
                            <w:bottom w:val="none" w:sz="0" w:space="0" w:color="auto"/>
                            <w:right w:val="none" w:sz="0" w:space="0" w:color="auto"/>
                          </w:divBdr>
                          <w:divsChild>
                            <w:div w:id="16623520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49039601">
                                  <w:marLeft w:val="0"/>
                                  <w:marRight w:val="0"/>
                                  <w:marTop w:val="0"/>
                                  <w:marBottom w:val="0"/>
                                  <w:divBdr>
                                    <w:top w:val="none" w:sz="0" w:space="0" w:color="auto"/>
                                    <w:left w:val="none" w:sz="0" w:space="0" w:color="auto"/>
                                    <w:bottom w:val="none" w:sz="0" w:space="0" w:color="auto"/>
                                    <w:right w:val="none" w:sz="0" w:space="0" w:color="auto"/>
                                  </w:divBdr>
                                  <w:divsChild>
                                    <w:div w:id="11445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87172">
                          <w:marLeft w:val="0"/>
                          <w:marRight w:val="0"/>
                          <w:marTop w:val="0"/>
                          <w:marBottom w:val="0"/>
                          <w:divBdr>
                            <w:top w:val="none" w:sz="0" w:space="0" w:color="auto"/>
                            <w:left w:val="none" w:sz="0" w:space="0" w:color="auto"/>
                            <w:bottom w:val="none" w:sz="0" w:space="0" w:color="auto"/>
                            <w:right w:val="none" w:sz="0" w:space="0" w:color="auto"/>
                          </w:divBdr>
                        </w:div>
                        <w:div w:id="5387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1405">
                  <w:marLeft w:val="0"/>
                  <w:marRight w:val="0"/>
                  <w:marTop w:val="0"/>
                  <w:marBottom w:val="0"/>
                  <w:divBdr>
                    <w:top w:val="none" w:sz="0" w:space="0" w:color="auto"/>
                    <w:left w:val="none" w:sz="0" w:space="0" w:color="auto"/>
                    <w:bottom w:val="none" w:sz="0" w:space="0" w:color="auto"/>
                    <w:right w:val="none" w:sz="0" w:space="0" w:color="auto"/>
                  </w:divBdr>
                  <w:divsChild>
                    <w:div w:id="277570532">
                      <w:marLeft w:val="0"/>
                      <w:marRight w:val="0"/>
                      <w:marTop w:val="0"/>
                      <w:marBottom w:val="0"/>
                      <w:divBdr>
                        <w:top w:val="none" w:sz="0" w:space="0" w:color="auto"/>
                        <w:left w:val="none" w:sz="0" w:space="0" w:color="auto"/>
                        <w:bottom w:val="none" w:sz="0" w:space="0" w:color="auto"/>
                        <w:right w:val="none" w:sz="0" w:space="0" w:color="auto"/>
                      </w:divBdr>
                    </w:div>
                    <w:div w:id="1164125760">
                      <w:marLeft w:val="0"/>
                      <w:marRight w:val="0"/>
                      <w:marTop w:val="0"/>
                      <w:marBottom w:val="0"/>
                      <w:divBdr>
                        <w:top w:val="none" w:sz="0" w:space="0" w:color="auto"/>
                        <w:left w:val="none" w:sz="0" w:space="0" w:color="auto"/>
                        <w:bottom w:val="none" w:sz="0" w:space="0" w:color="auto"/>
                        <w:right w:val="none" w:sz="0" w:space="0" w:color="auto"/>
                      </w:divBdr>
                    </w:div>
                    <w:div w:id="175466990">
                      <w:marLeft w:val="0"/>
                      <w:marRight w:val="0"/>
                      <w:marTop w:val="0"/>
                      <w:marBottom w:val="0"/>
                      <w:divBdr>
                        <w:top w:val="none" w:sz="0" w:space="0" w:color="auto"/>
                        <w:left w:val="none" w:sz="0" w:space="0" w:color="auto"/>
                        <w:bottom w:val="none" w:sz="0" w:space="0" w:color="auto"/>
                        <w:right w:val="none" w:sz="0" w:space="0" w:color="auto"/>
                      </w:divBdr>
                    </w:div>
                    <w:div w:id="255208528">
                      <w:marLeft w:val="0"/>
                      <w:marRight w:val="0"/>
                      <w:marTop w:val="0"/>
                      <w:marBottom w:val="0"/>
                      <w:divBdr>
                        <w:top w:val="none" w:sz="0" w:space="0" w:color="auto"/>
                        <w:left w:val="none" w:sz="0" w:space="0" w:color="auto"/>
                        <w:bottom w:val="none" w:sz="0" w:space="0" w:color="auto"/>
                        <w:right w:val="none" w:sz="0" w:space="0" w:color="auto"/>
                      </w:divBdr>
                      <w:divsChild>
                        <w:div w:id="50353473">
                          <w:marLeft w:val="0"/>
                          <w:marRight w:val="0"/>
                          <w:marTop w:val="0"/>
                          <w:marBottom w:val="0"/>
                          <w:divBdr>
                            <w:top w:val="none" w:sz="0" w:space="0" w:color="auto"/>
                            <w:left w:val="none" w:sz="0" w:space="0" w:color="auto"/>
                            <w:bottom w:val="none" w:sz="0" w:space="0" w:color="auto"/>
                            <w:right w:val="none" w:sz="0" w:space="0" w:color="auto"/>
                          </w:divBdr>
                        </w:div>
                        <w:div w:id="1759399121">
                          <w:marLeft w:val="0"/>
                          <w:marRight w:val="0"/>
                          <w:marTop w:val="0"/>
                          <w:marBottom w:val="0"/>
                          <w:divBdr>
                            <w:top w:val="none" w:sz="0" w:space="0" w:color="auto"/>
                            <w:left w:val="none" w:sz="0" w:space="0" w:color="auto"/>
                            <w:bottom w:val="none" w:sz="0" w:space="0" w:color="auto"/>
                            <w:right w:val="none" w:sz="0" w:space="0" w:color="auto"/>
                          </w:divBdr>
                          <w:divsChild>
                            <w:div w:id="10419055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20217540">
                                  <w:marLeft w:val="0"/>
                                  <w:marRight w:val="0"/>
                                  <w:marTop w:val="0"/>
                                  <w:marBottom w:val="0"/>
                                  <w:divBdr>
                                    <w:top w:val="none" w:sz="0" w:space="0" w:color="auto"/>
                                    <w:left w:val="none" w:sz="0" w:space="0" w:color="auto"/>
                                    <w:bottom w:val="none" w:sz="0" w:space="0" w:color="auto"/>
                                    <w:right w:val="none" w:sz="0" w:space="0" w:color="auto"/>
                                  </w:divBdr>
                                  <w:divsChild>
                                    <w:div w:id="8158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4536">
                          <w:marLeft w:val="0"/>
                          <w:marRight w:val="0"/>
                          <w:marTop w:val="0"/>
                          <w:marBottom w:val="0"/>
                          <w:divBdr>
                            <w:top w:val="none" w:sz="0" w:space="0" w:color="auto"/>
                            <w:left w:val="none" w:sz="0" w:space="0" w:color="auto"/>
                            <w:bottom w:val="none" w:sz="0" w:space="0" w:color="auto"/>
                            <w:right w:val="none" w:sz="0" w:space="0" w:color="auto"/>
                          </w:divBdr>
                        </w:div>
                        <w:div w:id="2034652510">
                          <w:marLeft w:val="0"/>
                          <w:marRight w:val="0"/>
                          <w:marTop w:val="0"/>
                          <w:marBottom w:val="0"/>
                          <w:divBdr>
                            <w:top w:val="none" w:sz="0" w:space="0" w:color="auto"/>
                            <w:left w:val="none" w:sz="0" w:space="0" w:color="auto"/>
                            <w:bottom w:val="none" w:sz="0" w:space="0" w:color="auto"/>
                            <w:right w:val="none" w:sz="0" w:space="0" w:color="auto"/>
                          </w:divBdr>
                          <w:divsChild>
                            <w:div w:id="18685172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5579703">
                                  <w:marLeft w:val="0"/>
                                  <w:marRight w:val="0"/>
                                  <w:marTop w:val="0"/>
                                  <w:marBottom w:val="300"/>
                                  <w:divBdr>
                                    <w:top w:val="none" w:sz="0" w:space="0" w:color="auto"/>
                                    <w:left w:val="none" w:sz="0" w:space="0" w:color="auto"/>
                                    <w:bottom w:val="none" w:sz="0" w:space="0" w:color="auto"/>
                                    <w:right w:val="none" w:sz="0" w:space="0" w:color="auto"/>
                                  </w:divBdr>
                                  <w:divsChild>
                                    <w:div w:id="317920767">
                                      <w:marLeft w:val="0"/>
                                      <w:marRight w:val="0"/>
                                      <w:marTop w:val="0"/>
                                      <w:marBottom w:val="0"/>
                                      <w:divBdr>
                                        <w:top w:val="none" w:sz="0" w:space="0" w:color="auto"/>
                                        <w:left w:val="none" w:sz="0" w:space="0" w:color="auto"/>
                                        <w:bottom w:val="none" w:sz="0" w:space="0" w:color="auto"/>
                                        <w:right w:val="none" w:sz="0" w:space="0" w:color="auto"/>
                                      </w:divBdr>
                                    </w:div>
                                  </w:divsChild>
                                </w:div>
                                <w:div w:id="2000768308">
                                  <w:marLeft w:val="0"/>
                                  <w:marRight w:val="0"/>
                                  <w:marTop w:val="0"/>
                                  <w:marBottom w:val="0"/>
                                  <w:divBdr>
                                    <w:top w:val="none" w:sz="0" w:space="0" w:color="auto"/>
                                    <w:left w:val="none" w:sz="0" w:space="0" w:color="auto"/>
                                    <w:bottom w:val="none" w:sz="0" w:space="0" w:color="auto"/>
                                    <w:right w:val="none" w:sz="0" w:space="0" w:color="auto"/>
                                  </w:divBdr>
                                  <w:divsChild>
                                    <w:div w:id="8871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802433">
                          <w:marLeft w:val="0"/>
                          <w:marRight w:val="0"/>
                          <w:marTop w:val="0"/>
                          <w:marBottom w:val="0"/>
                          <w:divBdr>
                            <w:top w:val="none" w:sz="0" w:space="0" w:color="auto"/>
                            <w:left w:val="none" w:sz="0" w:space="0" w:color="auto"/>
                            <w:bottom w:val="none" w:sz="0" w:space="0" w:color="auto"/>
                            <w:right w:val="none" w:sz="0" w:space="0" w:color="auto"/>
                          </w:divBdr>
                        </w:div>
                        <w:div w:id="879439820">
                          <w:marLeft w:val="0"/>
                          <w:marRight w:val="0"/>
                          <w:marTop w:val="0"/>
                          <w:marBottom w:val="0"/>
                          <w:divBdr>
                            <w:top w:val="none" w:sz="0" w:space="0" w:color="auto"/>
                            <w:left w:val="none" w:sz="0" w:space="0" w:color="auto"/>
                            <w:bottom w:val="none" w:sz="0" w:space="0" w:color="auto"/>
                            <w:right w:val="none" w:sz="0" w:space="0" w:color="auto"/>
                          </w:divBdr>
                        </w:div>
                        <w:div w:id="1149519178">
                          <w:marLeft w:val="0"/>
                          <w:marRight w:val="0"/>
                          <w:marTop w:val="0"/>
                          <w:marBottom w:val="0"/>
                          <w:divBdr>
                            <w:top w:val="none" w:sz="0" w:space="0" w:color="auto"/>
                            <w:left w:val="none" w:sz="0" w:space="0" w:color="auto"/>
                            <w:bottom w:val="none" w:sz="0" w:space="0" w:color="auto"/>
                            <w:right w:val="none" w:sz="0" w:space="0" w:color="auto"/>
                          </w:divBdr>
                        </w:div>
                        <w:div w:id="1353797650">
                          <w:marLeft w:val="0"/>
                          <w:marRight w:val="0"/>
                          <w:marTop w:val="0"/>
                          <w:marBottom w:val="0"/>
                          <w:divBdr>
                            <w:top w:val="none" w:sz="0" w:space="0" w:color="auto"/>
                            <w:left w:val="none" w:sz="0" w:space="0" w:color="auto"/>
                            <w:bottom w:val="none" w:sz="0" w:space="0" w:color="auto"/>
                            <w:right w:val="none" w:sz="0" w:space="0" w:color="auto"/>
                          </w:divBdr>
                          <w:divsChild>
                            <w:div w:id="15351477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35592446">
                                  <w:marLeft w:val="0"/>
                                  <w:marRight w:val="0"/>
                                  <w:marTop w:val="0"/>
                                  <w:marBottom w:val="0"/>
                                  <w:divBdr>
                                    <w:top w:val="none" w:sz="0" w:space="0" w:color="auto"/>
                                    <w:left w:val="none" w:sz="0" w:space="0" w:color="auto"/>
                                    <w:bottom w:val="none" w:sz="0" w:space="0" w:color="auto"/>
                                    <w:right w:val="none" w:sz="0" w:space="0" w:color="auto"/>
                                  </w:divBdr>
                                  <w:divsChild>
                                    <w:div w:id="13936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652888">
                          <w:marLeft w:val="0"/>
                          <w:marRight w:val="0"/>
                          <w:marTop w:val="0"/>
                          <w:marBottom w:val="0"/>
                          <w:divBdr>
                            <w:top w:val="none" w:sz="0" w:space="0" w:color="auto"/>
                            <w:left w:val="none" w:sz="0" w:space="0" w:color="auto"/>
                            <w:bottom w:val="none" w:sz="0" w:space="0" w:color="auto"/>
                            <w:right w:val="none" w:sz="0" w:space="0" w:color="auto"/>
                          </w:divBdr>
                        </w:div>
                      </w:divsChild>
                    </w:div>
                    <w:div w:id="1468164383">
                      <w:marLeft w:val="0"/>
                      <w:marRight w:val="0"/>
                      <w:marTop w:val="0"/>
                      <w:marBottom w:val="0"/>
                      <w:divBdr>
                        <w:top w:val="none" w:sz="0" w:space="0" w:color="auto"/>
                        <w:left w:val="none" w:sz="0" w:space="0" w:color="auto"/>
                        <w:bottom w:val="none" w:sz="0" w:space="0" w:color="auto"/>
                        <w:right w:val="none" w:sz="0" w:space="0" w:color="auto"/>
                      </w:divBdr>
                      <w:divsChild>
                        <w:div w:id="307588218">
                          <w:marLeft w:val="0"/>
                          <w:marRight w:val="0"/>
                          <w:marTop w:val="0"/>
                          <w:marBottom w:val="0"/>
                          <w:divBdr>
                            <w:top w:val="none" w:sz="0" w:space="0" w:color="auto"/>
                            <w:left w:val="none" w:sz="0" w:space="0" w:color="auto"/>
                            <w:bottom w:val="none" w:sz="0" w:space="0" w:color="auto"/>
                            <w:right w:val="none" w:sz="0" w:space="0" w:color="auto"/>
                          </w:divBdr>
                        </w:div>
                        <w:div w:id="1829132313">
                          <w:marLeft w:val="0"/>
                          <w:marRight w:val="0"/>
                          <w:marTop w:val="0"/>
                          <w:marBottom w:val="0"/>
                          <w:divBdr>
                            <w:top w:val="none" w:sz="0" w:space="0" w:color="auto"/>
                            <w:left w:val="none" w:sz="0" w:space="0" w:color="auto"/>
                            <w:bottom w:val="none" w:sz="0" w:space="0" w:color="auto"/>
                            <w:right w:val="none" w:sz="0" w:space="0" w:color="auto"/>
                          </w:divBdr>
                          <w:divsChild>
                            <w:div w:id="1738870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7260742">
                                  <w:marLeft w:val="0"/>
                                  <w:marRight w:val="0"/>
                                  <w:marTop w:val="0"/>
                                  <w:marBottom w:val="0"/>
                                  <w:divBdr>
                                    <w:top w:val="none" w:sz="0" w:space="0" w:color="auto"/>
                                    <w:left w:val="none" w:sz="0" w:space="0" w:color="auto"/>
                                    <w:bottom w:val="none" w:sz="0" w:space="0" w:color="auto"/>
                                    <w:right w:val="none" w:sz="0" w:space="0" w:color="auto"/>
                                  </w:divBdr>
                                  <w:divsChild>
                                    <w:div w:id="7304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14877">
                          <w:marLeft w:val="0"/>
                          <w:marRight w:val="0"/>
                          <w:marTop w:val="0"/>
                          <w:marBottom w:val="0"/>
                          <w:divBdr>
                            <w:top w:val="none" w:sz="0" w:space="0" w:color="auto"/>
                            <w:left w:val="none" w:sz="0" w:space="0" w:color="auto"/>
                            <w:bottom w:val="none" w:sz="0" w:space="0" w:color="auto"/>
                            <w:right w:val="none" w:sz="0" w:space="0" w:color="auto"/>
                          </w:divBdr>
                        </w:div>
                        <w:div w:id="1403331691">
                          <w:marLeft w:val="0"/>
                          <w:marRight w:val="0"/>
                          <w:marTop w:val="0"/>
                          <w:marBottom w:val="0"/>
                          <w:divBdr>
                            <w:top w:val="none" w:sz="0" w:space="0" w:color="auto"/>
                            <w:left w:val="none" w:sz="0" w:space="0" w:color="auto"/>
                            <w:bottom w:val="none" w:sz="0" w:space="0" w:color="auto"/>
                            <w:right w:val="none" w:sz="0" w:space="0" w:color="auto"/>
                          </w:divBdr>
                        </w:div>
                        <w:div w:id="380250189">
                          <w:marLeft w:val="0"/>
                          <w:marRight w:val="0"/>
                          <w:marTop w:val="0"/>
                          <w:marBottom w:val="0"/>
                          <w:divBdr>
                            <w:top w:val="none" w:sz="0" w:space="0" w:color="auto"/>
                            <w:left w:val="none" w:sz="0" w:space="0" w:color="auto"/>
                            <w:bottom w:val="none" w:sz="0" w:space="0" w:color="auto"/>
                            <w:right w:val="none" w:sz="0" w:space="0" w:color="auto"/>
                          </w:divBdr>
                          <w:divsChild>
                            <w:div w:id="12050974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94008522">
                                  <w:marLeft w:val="0"/>
                                  <w:marRight w:val="0"/>
                                  <w:marTop w:val="0"/>
                                  <w:marBottom w:val="0"/>
                                  <w:divBdr>
                                    <w:top w:val="none" w:sz="0" w:space="0" w:color="auto"/>
                                    <w:left w:val="none" w:sz="0" w:space="0" w:color="auto"/>
                                    <w:bottom w:val="none" w:sz="0" w:space="0" w:color="auto"/>
                                    <w:right w:val="none" w:sz="0" w:space="0" w:color="auto"/>
                                  </w:divBdr>
                                  <w:divsChild>
                                    <w:div w:id="103287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6599">
                          <w:marLeft w:val="0"/>
                          <w:marRight w:val="0"/>
                          <w:marTop w:val="0"/>
                          <w:marBottom w:val="0"/>
                          <w:divBdr>
                            <w:top w:val="none" w:sz="0" w:space="0" w:color="auto"/>
                            <w:left w:val="none" w:sz="0" w:space="0" w:color="auto"/>
                            <w:bottom w:val="none" w:sz="0" w:space="0" w:color="auto"/>
                            <w:right w:val="none" w:sz="0" w:space="0" w:color="auto"/>
                          </w:divBdr>
                        </w:div>
                        <w:div w:id="1913351101">
                          <w:marLeft w:val="0"/>
                          <w:marRight w:val="0"/>
                          <w:marTop w:val="0"/>
                          <w:marBottom w:val="0"/>
                          <w:divBdr>
                            <w:top w:val="none" w:sz="0" w:space="0" w:color="auto"/>
                            <w:left w:val="none" w:sz="0" w:space="0" w:color="auto"/>
                            <w:bottom w:val="none" w:sz="0" w:space="0" w:color="auto"/>
                            <w:right w:val="none" w:sz="0" w:space="0" w:color="auto"/>
                          </w:divBdr>
                          <w:divsChild>
                            <w:div w:id="1926377391">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1246950">
                                  <w:marLeft w:val="0"/>
                                  <w:marRight w:val="0"/>
                                  <w:marTop w:val="0"/>
                                  <w:marBottom w:val="0"/>
                                  <w:divBdr>
                                    <w:top w:val="none" w:sz="0" w:space="0" w:color="auto"/>
                                    <w:left w:val="none" w:sz="0" w:space="0" w:color="auto"/>
                                    <w:bottom w:val="none" w:sz="0" w:space="0" w:color="auto"/>
                                    <w:right w:val="none" w:sz="0" w:space="0" w:color="auto"/>
                                  </w:divBdr>
                                  <w:divsChild>
                                    <w:div w:id="174294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613011">
                          <w:marLeft w:val="0"/>
                          <w:marRight w:val="0"/>
                          <w:marTop w:val="0"/>
                          <w:marBottom w:val="0"/>
                          <w:divBdr>
                            <w:top w:val="none" w:sz="0" w:space="0" w:color="auto"/>
                            <w:left w:val="none" w:sz="0" w:space="0" w:color="auto"/>
                            <w:bottom w:val="none" w:sz="0" w:space="0" w:color="auto"/>
                            <w:right w:val="none" w:sz="0" w:space="0" w:color="auto"/>
                          </w:divBdr>
                          <w:divsChild>
                            <w:div w:id="1591234072">
                              <w:marLeft w:val="0"/>
                              <w:marRight w:val="0"/>
                              <w:marTop w:val="0"/>
                              <w:marBottom w:val="0"/>
                              <w:divBdr>
                                <w:top w:val="none" w:sz="0" w:space="0" w:color="auto"/>
                                <w:left w:val="none" w:sz="0" w:space="0" w:color="auto"/>
                                <w:bottom w:val="none" w:sz="0" w:space="0" w:color="auto"/>
                                <w:right w:val="none" w:sz="0" w:space="0" w:color="auto"/>
                              </w:divBdr>
                            </w:div>
                            <w:div w:id="130100105">
                              <w:marLeft w:val="0"/>
                              <w:marRight w:val="0"/>
                              <w:marTop w:val="0"/>
                              <w:marBottom w:val="0"/>
                              <w:divBdr>
                                <w:top w:val="none" w:sz="0" w:space="0" w:color="auto"/>
                                <w:left w:val="none" w:sz="0" w:space="0" w:color="auto"/>
                                <w:bottom w:val="none" w:sz="0" w:space="0" w:color="auto"/>
                                <w:right w:val="none" w:sz="0" w:space="0" w:color="auto"/>
                              </w:divBdr>
                            </w:div>
                            <w:div w:id="1730877927">
                              <w:marLeft w:val="0"/>
                              <w:marRight w:val="0"/>
                              <w:marTop w:val="0"/>
                              <w:marBottom w:val="0"/>
                              <w:divBdr>
                                <w:top w:val="none" w:sz="0" w:space="0" w:color="auto"/>
                                <w:left w:val="none" w:sz="0" w:space="0" w:color="auto"/>
                                <w:bottom w:val="none" w:sz="0" w:space="0" w:color="auto"/>
                                <w:right w:val="none" w:sz="0" w:space="0" w:color="auto"/>
                              </w:divBdr>
                              <w:divsChild>
                                <w:div w:id="3757428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5317558">
                                      <w:marLeft w:val="0"/>
                                      <w:marRight w:val="0"/>
                                      <w:marTop w:val="0"/>
                                      <w:marBottom w:val="0"/>
                                      <w:divBdr>
                                        <w:top w:val="none" w:sz="0" w:space="0" w:color="auto"/>
                                        <w:left w:val="none" w:sz="0" w:space="0" w:color="auto"/>
                                        <w:bottom w:val="none" w:sz="0" w:space="0" w:color="auto"/>
                                        <w:right w:val="none" w:sz="0" w:space="0" w:color="auto"/>
                                      </w:divBdr>
                                      <w:divsChild>
                                        <w:div w:id="91766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500411">
                      <w:marLeft w:val="0"/>
                      <w:marRight w:val="0"/>
                      <w:marTop w:val="0"/>
                      <w:marBottom w:val="0"/>
                      <w:divBdr>
                        <w:top w:val="none" w:sz="0" w:space="0" w:color="auto"/>
                        <w:left w:val="none" w:sz="0" w:space="0" w:color="auto"/>
                        <w:bottom w:val="none" w:sz="0" w:space="0" w:color="auto"/>
                        <w:right w:val="none" w:sz="0" w:space="0" w:color="auto"/>
                      </w:divBdr>
                      <w:divsChild>
                        <w:div w:id="78986509">
                          <w:marLeft w:val="0"/>
                          <w:marRight w:val="0"/>
                          <w:marTop w:val="0"/>
                          <w:marBottom w:val="0"/>
                          <w:divBdr>
                            <w:top w:val="none" w:sz="0" w:space="0" w:color="auto"/>
                            <w:left w:val="none" w:sz="0" w:space="0" w:color="auto"/>
                            <w:bottom w:val="none" w:sz="0" w:space="0" w:color="auto"/>
                            <w:right w:val="none" w:sz="0" w:space="0" w:color="auto"/>
                          </w:divBdr>
                        </w:div>
                        <w:div w:id="772556213">
                          <w:marLeft w:val="0"/>
                          <w:marRight w:val="0"/>
                          <w:marTop w:val="0"/>
                          <w:marBottom w:val="0"/>
                          <w:divBdr>
                            <w:top w:val="none" w:sz="0" w:space="0" w:color="auto"/>
                            <w:left w:val="none" w:sz="0" w:space="0" w:color="auto"/>
                            <w:bottom w:val="none" w:sz="0" w:space="0" w:color="auto"/>
                            <w:right w:val="none" w:sz="0" w:space="0" w:color="auto"/>
                          </w:divBdr>
                        </w:div>
                        <w:div w:id="1685937876">
                          <w:marLeft w:val="0"/>
                          <w:marRight w:val="0"/>
                          <w:marTop w:val="0"/>
                          <w:marBottom w:val="0"/>
                          <w:divBdr>
                            <w:top w:val="none" w:sz="0" w:space="0" w:color="auto"/>
                            <w:left w:val="none" w:sz="0" w:space="0" w:color="auto"/>
                            <w:bottom w:val="none" w:sz="0" w:space="0" w:color="auto"/>
                            <w:right w:val="none" w:sz="0" w:space="0" w:color="auto"/>
                          </w:divBdr>
                          <w:divsChild>
                            <w:div w:id="7905928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49616996">
                                  <w:marLeft w:val="0"/>
                                  <w:marRight w:val="0"/>
                                  <w:marTop w:val="0"/>
                                  <w:marBottom w:val="0"/>
                                  <w:divBdr>
                                    <w:top w:val="none" w:sz="0" w:space="0" w:color="auto"/>
                                    <w:left w:val="none" w:sz="0" w:space="0" w:color="auto"/>
                                    <w:bottom w:val="none" w:sz="0" w:space="0" w:color="auto"/>
                                    <w:right w:val="none" w:sz="0" w:space="0" w:color="auto"/>
                                  </w:divBdr>
                                  <w:divsChild>
                                    <w:div w:id="13029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673734">
                          <w:marLeft w:val="0"/>
                          <w:marRight w:val="0"/>
                          <w:marTop w:val="0"/>
                          <w:marBottom w:val="0"/>
                          <w:divBdr>
                            <w:top w:val="none" w:sz="0" w:space="0" w:color="auto"/>
                            <w:left w:val="none" w:sz="0" w:space="0" w:color="auto"/>
                            <w:bottom w:val="none" w:sz="0" w:space="0" w:color="auto"/>
                            <w:right w:val="none" w:sz="0" w:space="0" w:color="auto"/>
                          </w:divBdr>
                        </w:div>
                        <w:div w:id="184565869">
                          <w:marLeft w:val="0"/>
                          <w:marRight w:val="0"/>
                          <w:marTop w:val="0"/>
                          <w:marBottom w:val="0"/>
                          <w:divBdr>
                            <w:top w:val="none" w:sz="0" w:space="0" w:color="auto"/>
                            <w:left w:val="none" w:sz="0" w:space="0" w:color="auto"/>
                            <w:bottom w:val="none" w:sz="0" w:space="0" w:color="auto"/>
                            <w:right w:val="none" w:sz="0" w:space="0" w:color="auto"/>
                          </w:divBdr>
                        </w:div>
                      </w:divsChild>
                    </w:div>
                    <w:div w:id="1975676931">
                      <w:marLeft w:val="0"/>
                      <w:marRight w:val="0"/>
                      <w:marTop w:val="0"/>
                      <w:marBottom w:val="0"/>
                      <w:divBdr>
                        <w:top w:val="none" w:sz="0" w:space="0" w:color="auto"/>
                        <w:left w:val="none" w:sz="0" w:space="0" w:color="auto"/>
                        <w:bottom w:val="none" w:sz="0" w:space="0" w:color="auto"/>
                        <w:right w:val="none" w:sz="0" w:space="0" w:color="auto"/>
                      </w:divBdr>
                      <w:divsChild>
                        <w:div w:id="1725719026">
                          <w:marLeft w:val="0"/>
                          <w:marRight w:val="0"/>
                          <w:marTop w:val="0"/>
                          <w:marBottom w:val="0"/>
                          <w:divBdr>
                            <w:top w:val="none" w:sz="0" w:space="0" w:color="auto"/>
                            <w:left w:val="none" w:sz="0" w:space="0" w:color="auto"/>
                            <w:bottom w:val="none" w:sz="0" w:space="0" w:color="auto"/>
                            <w:right w:val="none" w:sz="0" w:space="0" w:color="auto"/>
                          </w:divBdr>
                        </w:div>
                        <w:div w:id="1459687416">
                          <w:marLeft w:val="0"/>
                          <w:marRight w:val="0"/>
                          <w:marTop w:val="0"/>
                          <w:marBottom w:val="0"/>
                          <w:divBdr>
                            <w:top w:val="none" w:sz="0" w:space="0" w:color="auto"/>
                            <w:left w:val="none" w:sz="0" w:space="0" w:color="auto"/>
                            <w:bottom w:val="none" w:sz="0" w:space="0" w:color="auto"/>
                            <w:right w:val="none" w:sz="0" w:space="0" w:color="auto"/>
                          </w:divBdr>
                          <w:divsChild>
                            <w:div w:id="14924063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9813025">
                                  <w:marLeft w:val="0"/>
                                  <w:marRight w:val="0"/>
                                  <w:marTop w:val="0"/>
                                  <w:marBottom w:val="0"/>
                                  <w:divBdr>
                                    <w:top w:val="none" w:sz="0" w:space="0" w:color="auto"/>
                                    <w:left w:val="none" w:sz="0" w:space="0" w:color="auto"/>
                                    <w:bottom w:val="none" w:sz="0" w:space="0" w:color="auto"/>
                                    <w:right w:val="none" w:sz="0" w:space="0" w:color="auto"/>
                                  </w:divBdr>
                                  <w:divsChild>
                                    <w:div w:id="4836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23934">
                          <w:marLeft w:val="0"/>
                          <w:marRight w:val="0"/>
                          <w:marTop w:val="0"/>
                          <w:marBottom w:val="0"/>
                          <w:divBdr>
                            <w:top w:val="none" w:sz="0" w:space="0" w:color="auto"/>
                            <w:left w:val="none" w:sz="0" w:space="0" w:color="auto"/>
                            <w:bottom w:val="none" w:sz="0" w:space="0" w:color="auto"/>
                            <w:right w:val="none" w:sz="0" w:space="0" w:color="auto"/>
                          </w:divBdr>
                        </w:div>
                      </w:divsChild>
                    </w:div>
                    <w:div w:id="1462647474">
                      <w:marLeft w:val="0"/>
                      <w:marRight w:val="0"/>
                      <w:marTop w:val="0"/>
                      <w:marBottom w:val="0"/>
                      <w:divBdr>
                        <w:top w:val="none" w:sz="0" w:space="0" w:color="auto"/>
                        <w:left w:val="none" w:sz="0" w:space="0" w:color="auto"/>
                        <w:bottom w:val="none" w:sz="0" w:space="0" w:color="auto"/>
                        <w:right w:val="none" w:sz="0" w:space="0" w:color="auto"/>
                      </w:divBdr>
                      <w:divsChild>
                        <w:div w:id="110326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9024">
                  <w:marLeft w:val="0"/>
                  <w:marRight w:val="0"/>
                  <w:marTop w:val="0"/>
                  <w:marBottom w:val="0"/>
                  <w:divBdr>
                    <w:top w:val="none" w:sz="0" w:space="0" w:color="auto"/>
                    <w:left w:val="none" w:sz="0" w:space="0" w:color="auto"/>
                    <w:bottom w:val="none" w:sz="0" w:space="0" w:color="auto"/>
                    <w:right w:val="none" w:sz="0" w:space="0" w:color="auto"/>
                  </w:divBdr>
                  <w:divsChild>
                    <w:div w:id="1957641577">
                      <w:marLeft w:val="0"/>
                      <w:marRight w:val="0"/>
                      <w:marTop w:val="0"/>
                      <w:marBottom w:val="0"/>
                      <w:divBdr>
                        <w:top w:val="none" w:sz="0" w:space="0" w:color="auto"/>
                        <w:left w:val="none" w:sz="0" w:space="0" w:color="auto"/>
                        <w:bottom w:val="none" w:sz="0" w:space="0" w:color="auto"/>
                        <w:right w:val="none" w:sz="0" w:space="0" w:color="auto"/>
                      </w:divBdr>
                    </w:div>
                    <w:div w:id="1832524646">
                      <w:marLeft w:val="0"/>
                      <w:marRight w:val="0"/>
                      <w:marTop w:val="0"/>
                      <w:marBottom w:val="0"/>
                      <w:divBdr>
                        <w:top w:val="none" w:sz="0" w:space="0" w:color="auto"/>
                        <w:left w:val="none" w:sz="0" w:space="0" w:color="auto"/>
                        <w:bottom w:val="none" w:sz="0" w:space="0" w:color="auto"/>
                        <w:right w:val="none" w:sz="0" w:space="0" w:color="auto"/>
                      </w:divBdr>
                    </w:div>
                    <w:div w:id="924415459">
                      <w:marLeft w:val="0"/>
                      <w:marRight w:val="0"/>
                      <w:marTop w:val="0"/>
                      <w:marBottom w:val="0"/>
                      <w:divBdr>
                        <w:top w:val="none" w:sz="0" w:space="0" w:color="auto"/>
                        <w:left w:val="none" w:sz="0" w:space="0" w:color="auto"/>
                        <w:bottom w:val="none" w:sz="0" w:space="0" w:color="auto"/>
                        <w:right w:val="none" w:sz="0" w:space="0" w:color="auto"/>
                      </w:divBdr>
                    </w:div>
                    <w:div w:id="2066372566">
                      <w:marLeft w:val="0"/>
                      <w:marRight w:val="0"/>
                      <w:marTop w:val="0"/>
                      <w:marBottom w:val="0"/>
                      <w:divBdr>
                        <w:top w:val="none" w:sz="0" w:space="0" w:color="auto"/>
                        <w:left w:val="none" w:sz="0" w:space="0" w:color="auto"/>
                        <w:bottom w:val="none" w:sz="0" w:space="0" w:color="auto"/>
                        <w:right w:val="none" w:sz="0" w:space="0" w:color="auto"/>
                      </w:divBdr>
                      <w:divsChild>
                        <w:div w:id="8785920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309138034">
                              <w:marLeft w:val="0"/>
                              <w:marRight w:val="0"/>
                              <w:marTop w:val="0"/>
                              <w:marBottom w:val="0"/>
                              <w:divBdr>
                                <w:top w:val="none" w:sz="0" w:space="0" w:color="auto"/>
                                <w:left w:val="none" w:sz="0" w:space="0" w:color="auto"/>
                                <w:bottom w:val="none" w:sz="0" w:space="0" w:color="auto"/>
                                <w:right w:val="none" w:sz="0" w:space="0" w:color="auto"/>
                              </w:divBdr>
                              <w:divsChild>
                                <w:div w:id="656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0062">
                      <w:marLeft w:val="0"/>
                      <w:marRight w:val="0"/>
                      <w:marTop w:val="0"/>
                      <w:marBottom w:val="0"/>
                      <w:divBdr>
                        <w:top w:val="none" w:sz="0" w:space="0" w:color="auto"/>
                        <w:left w:val="none" w:sz="0" w:space="0" w:color="auto"/>
                        <w:bottom w:val="none" w:sz="0" w:space="0" w:color="auto"/>
                        <w:right w:val="none" w:sz="0" w:space="0" w:color="auto"/>
                      </w:divBdr>
                    </w:div>
                    <w:div w:id="1651907583">
                      <w:marLeft w:val="0"/>
                      <w:marRight w:val="0"/>
                      <w:marTop w:val="0"/>
                      <w:marBottom w:val="0"/>
                      <w:divBdr>
                        <w:top w:val="none" w:sz="0" w:space="0" w:color="auto"/>
                        <w:left w:val="none" w:sz="0" w:space="0" w:color="auto"/>
                        <w:bottom w:val="none" w:sz="0" w:space="0" w:color="auto"/>
                        <w:right w:val="none" w:sz="0" w:space="0" w:color="auto"/>
                      </w:divBdr>
                      <w:divsChild>
                        <w:div w:id="17069516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4624316">
                              <w:marLeft w:val="0"/>
                              <w:marRight w:val="0"/>
                              <w:marTop w:val="0"/>
                              <w:marBottom w:val="0"/>
                              <w:divBdr>
                                <w:top w:val="none" w:sz="0" w:space="0" w:color="auto"/>
                                <w:left w:val="none" w:sz="0" w:space="0" w:color="auto"/>
                                <w:bottom w:val="none" w:sz="0" w:space="0" w:color="auto"/>
                                <w:right w:val="none" w:sz="0" w:space="0" w:color="auto"/>
                              </w:divBdr>
                              <w:divsChild>
                                <w:div w:id="18160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057">
                      <w:marLeft w:val="0"/>
                      <w:marRight w:val="0"/>
                      <w:marTop w:val="450"/>
                      <w:marBottom w:val="450"/>
                      <w:divBdr>
                        <w:top w:val="none" w:sz="0" w:space="0" w:color="auto"/>
                        <w:left w:val="single" w:sz="24" w:space="0" w:color="6DB33F"/>
                        <w:bottom w:val="none" w:sz="0" w:space="0" w:color="auto"/>
                        <w:right w:val="none" w:sz="0" w:space="0" w:color="auto"/>
                      </w:divBdr>
                    </w:div>
                  </w:divsChild>
                </w:div>
                <w:div w:id="1351643073">
                  <w:marLeft w:val="0"/>
                  <w:marRight w:val="0"/>
                  <w:marTop w:val="0"/>
                  <w:marBottom w:val="0"/>
                  <w:divBdr>
                    <w:top w:val="none" w:sz="0" w:space="0" w:color="auto"/>
                    <w:left w:val="none" w:sz="0" w:space="0" w:color="auto"/>
                    <w:bottom w:val="none" w:sz="0" w:space="0" w:color="auto"/>
                    <w:right w:val="none" w:sz="0" w:space="0" w:color="auto"/>
                  </w:divBdr>
                  <w:divsChild>
                    <w:div w:id="1556088232">
                      <w:marLeft w:val="0"/>
                      <w:marRight w:val="0"/>
                      <w:marTop w:val="0"/>
                      <w:marBottom w:val="0"/>
                      <w:divBdr>
                        <w:top w:val="none" w:sz="0" w:space="0" w:color="auto"/>
                        <w:left w:val="none" w:sz="0" w:space="0" w:color="auto"/>
                        <w:bottom w:val="none" w:sz="0" w:space="0" w:color="auto"/>
                        <w:right w:val="none" w:sz="0" w:space="0" w:color="auto"/>
                      </w:divBdr>
                    </w:div>
                    <w:div w:id="1521116530">
                      <w:marLeft w:val="0"/>
                      <w:marRight w:val="0"/>
                      <w:marTop w:val="0"/>
                      <w:marBottom w:val="0"/>
                      <w:divBdr>
                        <w:top w:val="none" w:sz="0" w:space="0" w:color="auto"/>
                        <w:left w:val="none" w:sz="0" w:space="0" w:color="auto"/>
                        <w:bottom w:val="none" w:sz="0" w:space="0" w:color="auto"/>
                        <w:right w:val="none" w:sz="0" w:space="0" w:color="auto"/>
                      </w:divBdr>
                      <w:divsChild>
                        <w:div w:id="309335556">
                          <w:marLeft w:val="0"/>
                          <w:marRight w:val="0"/>
                          <w:marTop w:val="0"/>
                          <w:marBottom w:val="0"/>
                          <w:divBdr>
                            <w:top w:val="none" w:sz="0" w:space="0" w:color="auto"/>
                            <w:left w:val="none" w:sz="0" w:space="0" w:color="auto"/>
                            <w:bottom w:val="none" w:sz="0" w:space="0" w:color="auto"/>
                            <w:right w:val="none" w:sz="0" w:space="0" w:color="auto"/>
                          </w:divBdr>
                        </w:div>
                        <w:div w:id="425003518">
                          <w:marLeft w:val="0"/>
                          <w:marRight w:val="0"/>
                          <w:marTop w:val="0"/>
                          <w:marBottom w:val="0"/>
                          <w:divBdr>
                            <w:top w:val="none" w:sz="0" w:space="0" w:color="auto"/>
                            <w:left w:val="none" w:sz="0" w:space="0" w:color="auto"/>
                            <w:bottom w:val="none" w:sz="0" w:space="0" w:color="auto"/>
                            <w:right w:val="none" w:sz="0" w:space="0" w:color="auto"/>
                          </w:divBdr>
                        </w:div>
                        <w:div w:id="852576574">
                          <w:marLeft w:val="0"/>
                          <w:marRight w:val="0"/>
                          <w:marTop w:val="0"/>
                          <w:marBottom w:val="0"/>
                          <w:divBdr>
                            <w:top w:val="none" w:sz="0" w:space="0" w:color="auto"/>
                            <w:left w:val="none" w:sz="0" w:space="0" w:color="auto"/>
                            <w:bottom w:val="none" w:sz="0" w:space="0" w:color="auto"/>
                            <w:right w:val="none" w:sz="0" w:space="0" w:color="auto"/>
                          </w:divBdr>
                          <w:divsChild>
                            <w:div w:id="13112109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31483653">
                                  <w:marLeft w:val="0"/>
                                  <w:marRight w:val="0"/>
                                  <w:marTop w:val="0"/>
                                  <w:marBottom w:val="0"/>
                                  <w:divBdr>
                                    <w:top w:val="none" w:sz="0" w:space="0" w:color="auto"/>
                                    <w:left w:val="none" w:sz="0" w:space="0" w:color="auto"/>
                                    <w:bottom w:val="none" w:sz="0" w:space="0" w:color="auto"/>
                                    <w:right w:val="none" w:sz="0" w:space="0" w:color="auto"/>
                                  </w:divBdr>
                                  <w:divsChild>
                                    <w:div w:id="18806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696857">
                          <w:marLeft w:val="0"/>
                          <w:marRight w:val="0"/>
                          <w:marTop w:val="0"/>
                          <w:marBottom w:val="0"/>
                          <w:divBdr>
                            <w:top w:val="none" w:sz="0" w:space="0" w:color="auto"/>
                            <w:left w:val="none" w:sz="0" w:space="0" w:color="auto"/>
                            <w:bottom w:val="none" w:sz="0" w:space="0" w:color="auto"/>
                            <w:right w:val="none" w:sz="0" w:space="0" w:color="auto"/>
                          </w:divBdr>
                        </w:div>
                        <w:div w:id="1116098092">
                          <w:marLeft w:val="0"/>
                          <w:marRight w:val="0"/>
                          <w:marTop w:val="0"/>
                          <w:marBottom w:val="0"/>
                          <w:divBdr>
                            <w:top w:val="none" w:sz="0" w:space="0" w:color="auto"/>
                            <w:left w:val="none" w:sz="0" w:space="0" w:color="auto"/>
                            <w:bottom w:val="none" w:sz="0" w:space="0" w:color="auto"/>
                            <w:right w:val="none" w:sz="0" w:space="0" w:color="auto"/>
                          </w:divBdr>
                          <w:divsChild>
                            <w:div w:id="430248853">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7021451">
                                  <w:marLeft w:val="0"/>
                                  <w:marRight w:val="0"/>
                                  <w:marTop w:val="0"/>
                                  <w:marBottom w:val="0"/>
                                  <w:divBdr>
                                    <w:top w:val="none" w:sz="0" w:space="0" w:color="auto"/>
                                    <w:left w:val="none" w:sz="0" w:space="0" w:color="auto"/>
                                    <w:bottom w:val="none" w:sz="0" w:space="0" w:color="auto"/>
                                    <w:right w:val="none" w:sz="0" w:space="0" w:color="auto"/>
                                  </w:divBdr>
                                  <w:divsChild>
                                    <w:div w:id="53531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398795">
                          <w:marLeft w:val="0"/>
                          <w:marRight w:val="0"/>
                          <w:marTop w:val="0"/>
                          <w:marBottom w:val="0"/>
                          <w:divBdr>
                            <w:top w:val="none" w:sz="0" w:space="0" w:color="auto"/>
                            <w:left w:val="none" w:sz="0" w:space="0" w:color="auto"/>
                            <w:bottom w:val="none" w:sz="0" w:space="0" w:color="auto"/>
                            <w:right w:val="none" w:sz="0" w:space="0" w:color="auto"/>
                          </w:divBdr>
                        </w:div>
                        <w:div w:id="2100829915">
                          <w:marLeft w:val="0"/>
                          <w:marRight w:val="0"/>
                          <w:marTop w:val="0"/>
                          <w:marBottom w:val="0"/>
                          <w:divBdr>
                            <w:top w:val="none" w:sz="0" w:space="0" w:color="auto"/>
                            <w:left w:val="none" w:sz="0" w:space="0" w:color="auto"/>
                            <w:bottom w:val="none" w:sz="0" w:space="0" w:color="auto"/>
                            <w:right w:val="none" w:sz="0" w:space="0" w:color="auto"/>
                          </w:divBdr>
                        </w:div>
                      </w:divsChild>
                    </w:div>
                    <w:div w:id="1408916607">
                      <w:marLeft w:val="0"/>
                      <w:marRight w:val="0"/>
                      <w:marTop w:val="0"/>
                      <w:marBottom w:val="0"/>
                      <w:divBdr>
                        <w:top w:val="none" w:sz="0" w:space="0" w:color="auto"/>
                        <w:left w:val="none" w:sz="0" w:space="0" w:color="auto"/>
                        <w:bottom w:val="none" w:sz="0" w:space="0" w:color="auto"/>
                        <w:right w:val="none" w:sz="0" w:space="0" w:color="auto"/>
                      </w:divBdr>
                      <w:divsChild>
                        <w:div w:id="2106266068">
                          <w:marLeft w:val="0"/>
                          <w:marRight w:val="0"/>
                          <w:marTop w:val="0"/>
                          <w:marBottom w:val="0"/>
                          <w:divBdr>
                            <w:top w:val="none" w:sz="0" w:space="0" w:color="auto"/>
                            <w:left w:val="none" w:sz="0" w:space="0" w:color="auto"/>
                            <w:bottom w:val="none" w:sz="0" w:space="0" w:color="auto"/>
                            <w:right w:val="none" w:sz="0" w:space="0" w:color="auto"/>
                          </w:divBdr>
                        </w:div>
                        <w:div w:id="110711984">
                          <w:marLeft w:val="0"/>
                          <w:marRight w:val="0"/>
                          <w:marTop w:val="0"/>
                          <w:marBottom w:val="0"/>
                          <w:divBdr>
                            <w:top w:val="none" w:sz="0" w:space="0" w:color="auto"/>
                            <w:left w:val="none" w:sz="0" w:space="0" w:color="auto"/>
                            <w:bottom w:val="none" w:sz="0" w:space="0" w:color="auto"/>
                            <w:right w:val="none" w:sz="0" w:space="0" w:color="auto"/>
                          </w:divBdr>
                        </w:div>
                        <w:div w:id="253129202">
                          <w:marLeft w:val="0"/>
                          <w:marRight w:val="0"/>
                          <w:marTop w:val="0"/>
                          <w:marBottom w:val="0"/>
                          <w:divBdr>
                            <w:top w:val="none" w:sz="0" w:space="0" w:color="auto"/>
                            <w:left w:val="none" w:sz="0" w:space="0" w:color="auto"/>
                            <w:bottom w:val="none" w:sz="0" w:space="0" w:color="auto"/>
                            <w:right w:val="none" w:sz="0" w:space="0" w:color="auto"/>
                          </w:divBdr>
                          <w:divsChild>
                            <w:div w:id="5799524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0334206">
                                  <w:marLeft w:val="0"/>
                                  <w:marRight w:val="0"/>
                                  <w:marTop w:val="0"/>
                                  <w:marBottom w:val="0"/>
                                  <w:divBdr>
                                    <w:top w:val="none" w:sz="0" w:space="0" w:color="auto"/>
                                    <w:left w:val="none" w:sz="0" w:space="0" w:color="auto"/>
                                    <w:bottom w:val="none" w:sz="0" w:space="0" w:color="auto"/>
                                    <w:right w:val="none" w:sz="0" w:space="0" w:color="auto"/>
                                  </w:divBdr>
                                  <w:divsChild>
                                    <w:div w:id="3105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29915">
                          <w:marLeft w:val="0"/>
                          <w:marRight w:val="0"/>
                          <w:marTop w:val="0"/>
                          <w:marBottom w:val="0"/>
                          <w:divBdr>
                            <w:top w:val="none" w:sz="0" w:space="0" w:color="auto"/>
                            <w:left w:val="none" w:sz="0" w:space="0" w:color="auto"/>
                            <w:bottom w:val="none" w:sz="0" w:space="0" w:color="auto"/>
                            <w:right w:val="none" w:sz="0" w:space="0" w:color="auto"/>
                          </w:divBdr>
                        </w:div>
                        <w:div w:id="311060040">
                          <w:marLeft w:val="0"/>
                          <w:marRight w:val="0"/>
                          <w:marTop w:val="0"/>
                          <w:marBottom w:val="0"/>
                          <w:divBdr>
                            <w:top w:val="none" w:sz="0" w:space="0" w:color="auto"/>
                            <w:left w:val="none" w:sz="0" w:space="0" w:color="auto"/>
                            <w:bottom w:val="none" w:sz="0" w:space="0" w:color="auto"/>
                            <w:right w:val="none" w:sz="0" w:space="0" w:color="auto"/>
                          </w:divBdr>
                          <w:divsChild>
                            <w:div w:id="2074309871">
                              <w:marLeft w:val="0"/>
                              <w:marRight w:val="0"/>
                              <w:marTop w:val="0"/>
                              <w:marBottom w:val="0"/>
                              <w:divBdr>
                                <w:top w:val="none" w:sz="0" w:space="0" w:color="auto"/>
                                <w:left w:val="none" w:sz="0" w:space="0" w:color="auto"/>
                                <w:bottom w:val="none" w:sz="0" w:space="0" w:color="auto"/>
                                <w:right w:val="none" w:sz="0" w:space="0" w:color="auto"/>
                              </w:divBdr>
                            </w:div>
                            <w:div w:id="542865741">
                              <w:marLeft w:val="0"/>
                              <w:marRight w:val="0"/>
                              <w:marTop w:val="0"/>
                              <w:marBottom w:val="0"/>
                              <w:divBdr>
                                <w:top w:val="none" w:sz="0" w:space="0" w:color="auto"/>
                                <w:left w:val="none" w:sz="0" w:space="0" w:color="auto"/>
                                <w:bottom w:val="none" w:sz="0" w:space="0" w:color="auto"/>
                                <w:right w:val="none" w:sz="0" w:space="0" w:color="auto"/>
                              </w:divBdr>
                            </w:div>
                            <w:div w:id="1525050361">
                              <w:marLeft w:val="0"/>
                              <w:marRight w:val="0"/>
                              <w:marTop w:val="0"/>
                              <w:marBottom w:val="0"/>
                              <w:divBdr>
                                <w:top w:val="none" w:sz="0" w:space="0" w:color="auto"/>
                                <w:left w:val="none" w:sz="0" w:space="0" w:color="auto"/>
                                <w:bottom w:val="none" w:sz="0" w:space="0" w:color="auto"/>
                                <w:right w:val="none" w:sz="0" w:space="0" w:color="auto"/>
                              </w:divBdr>
                              <w:divsChild>
                                <w:div w:id="13227377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86482609">
                                      <w:marLeft w:val="0"/>
                                      <w:marRight w:val="0"/>
                                      <w:marTop w:val="0"/>
                                      <w:marBottom w:val="0"/>
                                      <w:divBdr>
                                        <w:top w:val="none" w:sz="0" w:space="0" w:color="auto"/>
                                        <w:left w:val="none" w:sz="0" w:space="0" w:color="auto"/>
                                        <w:bottom w:val="none" w:sz="0" w:space="0" w:color="auto"/>
                                        <w:right w:val="none" w:sz="0" w:space="0" w:color="auto"/>
                                      </w:divBdr>
                                      <w:divsChild>
                                        <w:div w:id="7040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9235">
                              <w:marLeft w:val="0"/>
                              <w:marRight w:val="0"/>
                              <w:marTop w:val="0"/>
                              <w:marBottom w:val="0"/>
                              <w:divBdr>
                                <w:top w:val="none" w:sz="0" w:space="0" w:color="auto"/>
                                <w:left w:val="none" w:sz="0" w:space="0" w:color="auto"/>
                                <w:bottom w:val="none" w:sz="0" w:space="0" w:color="auto"/>
                                <w:right w:val="none" w:sz="0" w:space="0" w:color="auto"/>
                              </w:divBdr>
                            </w:div>
                            <w:div w:id="1504399106">
                              <w:marLeft w:val="0"/>
                              <w:marRight w:val="0"/>
                              <w:marTop w:val="0"/>
                              <w:marBottom w:val="0"/>
                              <w:divBdr>
                                <w:top w:val="none" w:sz="0" w:space="0" w:color="auto"/>
                                <w:left w:val="none" w:sz="0" w:space="0" w:color="auto"/>
                                <w:bottom w:val="none" w:sz="0" w:space="0" w:color="auto"/>
                                <w:right w:val="none" w:sz="0" w:space="0" w:color="auto"/>
                              </w:divBdr>
                              <w:divsChild>
                                <w:div w:id="99879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3504858">
                                      <w:marLeft w:val="0"/>
                                      <w:marRight w:val="0"/>
                                      <w:marTop w:val="0"/>
                                      <w:marBottom w:val="0"/>
                                      <w:divBdr>
                                        <w:top w:val="none" w:sz="0" w:space="0" w:color="auto"/>
                                        <w:left w:val="none" w:sz="0" w:space="0" w:color="auto"/>
                                        <w:bottom w:val="none" w:sz="0" w:space="0" w:color="auto"/>
                                        <w:right w:val="none" w:sz="0" w:space="0" w:color="auto"/>
                                      </w:divBdr>
                                      <w:divsChild>
                                        <w:div w:id="4033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357813">
                          <w:marLeft w:val="0"/>
                          <w:marRight w:val="0"/>
                          <w:marTop w:val="0"/>
                          <w:marBottom w:val="0"/>
                          <w:divBdr>
                            <w:top w:val="none" w:sz="0" w:space="0" w:color="auto"/>
                            <w:left w:val="none" w:sz="0" w:space="0" w:color="auto"/>
                            <w:bottom w:val="none" w:sz="0" w:space="0" w:color="auto"/>
                            <w:right w:val="none" w:sz="0" w:space="0" w:color="auto"/>
                          </w:divBdr>
                          <w:divsChild>
                            <w:div w:id="1854144917">
                              <w:marLeft w:val="0"/>
                              <w:marRight w:val="0"/>
                              <w:marTop w:val="0"/>
                              <w:marBottom w:val="0"/>
                              <w:divBdr>
                                <w:top w:val="none" w:sz="0" w:space="0" w:color="auto"/>
                                <w:left w:val="none" w:sz="0" w:space="0" w:color="auto"/>
                                <w:bottom w:val="none" w:sz="0" w:space="0" w:color="auto"/>
                                <w:right w:val="none" w:sz="0" w:space="0" w:color="auto"/>
                              </w:divBdr>
                            </w:div>
                            <w:div w:id="928973784">
                              <w:marLeft w:val="0"/>
                              <w:marRight w:val="0"/>
                              <w:marTop w:val="0"/>
                              <w:marBottom w:val="0"/>
                              <w:divBdr>
                                <w:top w:val="none" w:sz="0" w:space="0" w:color="auto"/>
                                <w:left w:val="none" w:sz="0" w:space="0" w:color="auto"/>
                                <w:bottom w:val="none" w:sz="0" w:space="0" w:color="auto"/>
                                <w:right w:val="none" w:sz="0" w:space="0" w:color="auto"/>
                              </w:divBdr>
                            </w:div>
                            <w:div w:id="1956525210">
                              <w:marLeft w:val="0"/>
                              <w:marRight w:val="0"/>
                              <w:marTop w:val="0"/>
                              <w:marBottom w:val="0"/>
                              <w:divBdr>
                                <w:top w:val="none" w:sz="0" w:space="0" w:color="auto"/>
                                <w:left w:val="none" w:sz="0" w:space="0" w:color="auto"/>
                                <w:bottom w:val="none" w:sz="0" w:space="0" w:color="auto"/>
                                <w:right w:val="none" w:sz="0" w:space="0" w:color="auto"/>
                              </w:divBdr>
                            </w:div>
                            <w:div w:id="496458015">
                              <w:marLeft w:val="0"/>
                              <w:marRight w:val="0"/>
                              <w:marTop w:val="0"/>
                              <w:marBottom w:val="0"/>
                              <w:divBdr>
                                <w:top w:val="none" w:sz="0" w:space="0" w:color="auto"/>
                                <w:left w:val="none" w:sz="0" w:space="0" w:color="auto"/>
                                <w:bottom w:val="none" w:sz="0" w:space="0" w:color="auto"/>
                                <w:right w:val="none" w:sz="0" w:space="0" w:color="auto"/>
                              </w:divBdr>
                            </w:div>
                            <w:div w:id="323779028">
                              <w:marLeft w:val="0"/>
                              <w:marRight w:val="0"/>
                              <w:marTop w:val="0"/>
                              <w:marBottom w:val="0"/>
                              <w:divBdr>
                                <w:top w:val="none" w:sz="0" w:space="0" w:color="auto"/>
                                <w:left w:val="none" w:sz="0" w:space="0" w:color="auto"/>
                                <w:bottom w:val="none" w:sz="0" w:space="0" w:color="auto"/>
                                <w:right w:val="none" w:sz="0" w:space="0" w:color="auto"/>
                              </w:divBdr>
                              <w:divsChild>
                                <w:div w:id="10688462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894756">
                                      <w:marLeft w:val="0"/>
                                      <w:marRight w:val="0"/>
                                      <w:marTop w:val="0"/>
                                      <w:marBottom w:val="300"/>
                                      <w:divBdr>
                                        <w:top w:val="none" w:sz="0" w:space="0" w:color="auto"/>
                                        <w:left w:val="none" w:sz="0" w:space="0" w:color="auto"/>
                                        <w:bottom w:val="none" w:sz="0" w:space="0" w:color="auto"/>
                                        <w:right w:val="none" w:sz="0" w:space="0" w:color="auto"/>
                                      </w:divBdr>
                                      <w:divsChild>
                                        <w:div w:id="714086388">
                                          <w:marLeft w:val="0"/>
                                          <w:marRight w:val="0"/>
                                          <w:marTop w:val="0"/>
                                          <w:marBottom w:val="0"/>
                                          <w:divBdr>
                                            <w:top w:val="none" w:sz="0" w:space="0" w:color="auto"/>
                                            <w:left w:val="none" w:sz="0" w:space="0" w:color="auto"/>
                                            <w:bottom w:val="none" w:sz="0" w:space="0" w:color="auto"/>
                                            <w:right w:val="none" w:sz="0" w:space="0" w:color="auto"/>
                                          </w:divBdr>
                                        </w:div>
                                      </w:divsChild>
                                    </w:div>
                                    <w:div w:id="2100367616">
                                      <w:marLeft w:val="0"/>
                                      <w:marRight w:val="0"/>
                                      <w:marTop w:val="0"/>
                                      <w:marBottom w:val="0"/>
                                      <w:divBdr>
                                        <w:top w:val="none" w:sz="0" w:space="0" w:color="auto"/>
                                        <w:left w:val="none" w:sz="0" w:space="0" w:color="auto"/>
                                        <w:bottom w:val="none" w:sz="0" w:space="0" w:color="auto"/>
                                        <w:right w:val="none" w:sz="0" w:space="0" w:color="auto"/>
                                      </w:divBdr>
                                      <w:divsChild>
                                        <w:div w:id="2107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441054">
                              <w:marLeft w:val="0"/>
                              <w:marRight w:val="0"/>
                              <w:marTop w:val="0"/>
                              <w:marBottom w:val="0"/>
                              <w:divBdr>
                                <w:top w:val="none" w:sz="0" w:space="0" w:color="auto"/>
                                <w:left w:val="none" w:sz="0" w:space="0" w:color="auto"/>
                                <w:bottom w:val="none" w:sz="0" w:space="0" w:color="auto"/>
                                <w:right w:val="none" w:sz="0" w:space="0" w:color="auto"/>
                              </w:divBdr>
                            </w:div>
                          </w:divsChild>
                        </w:div>
                        <w:div w:id="1586455495">
                          <w:marLeft w:val="0"/>
                          <w:marRight w:val="0"/>
                          <w:marTop w:val="0"/>
                          <w:marBottom w:val="0"/>
                          <w:divBdr>
                            <w:top w:val="none" w:sz="0" w:space="0" w:color="auto"/>
                            <w:left w:val="none" w:sz="0" w:space="0" w:color="auto"/>
                            <w:bottom w:val="none" w:sz="0" w:space="0" w:color="auto"/>
                            <w:right w:val="none" w:sz="0" w:space="0" w:color="auto"/>
                          </w:divBdr>
                          <w:divsChild>
                            <w:div w:id="2143840676">
                              <w:marLeft w:val="0"/>
                              <w:marRight w:val="0"/>
                              <w:marTop w:val="0"/>
                              <w:marBottom w:val="0"/>
                              <w:divBdr>
                                <w:top w:val="none" w:sz="0" w:space="0" w:color="auto"/>
                                <w:left w:val="none" w:sz="0" w:space="0" w:color="auto"/>
                                <w:bottom w:val="none" w:sz="0" w:space="0" w:color="auto"/>
                                <w:right w:val="none" w:sz="0" w:space="0" w:color="auto"/>
                              </w:divBdr>
                            </w:div>
                            <w:div w:id="1208494970">
                              <w:marLeft w:val="0"/>
                              <w:marRight w:val="0"/>
                              <w:marTop w:val="0"/>
                              <w:marBottom w:val="0"/>
                              <w:divBdr>
                                <w:top w:val="none" w:sz="0" w:space="0" w:color="auto"/>
                                <w:left w:val="none" w:sz="0" w:space="0" w:color="auto"/>
                                <w:bottom w:val="none" w:sz="0" w:space="0" w:color="auto"/>
                                <w:right w:val="none" w:sz="0" w:space="0" w:color="auto"/>
                              </w:divBdr>
                              <w:divsChild>
                                <w:div w:id="93266603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90132386">
                                      <w:marLeft w:val="0"/>
                                      <w:marRight w:val="0"/>
                                      <w:marTop w:val="0"/>
                                      <w:marBottom w:val="0"/>
                                      <w:divBdr>
                                        <w:top w:val="none" w:sz="0" w:space="0" w:color="auto"/>
                                        <w:left w:val="none" w:sz="0" w:space="0" w:color="auto"/>
                                        <w:bottom w:val="none" w:sz="0" w:space="0" w:color="auto"/>
                                        <w:right w:val="none" w:sz="0" w:space="0" w:color="auto"/>
                                      </w:divBdr>
                                      <w:divsChild>
                                        <w:div w:id="17998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8781">
                              <w:marLeft w:val="0"/>
                              <w:marRight w:val="0"/>
                              <w:marTop w:val="0"/>
                              <w:marBottom w:val="0"/>
                              <w:divBdr>
                                <w:top w:val="none" w:sz="0" w:space="0" w:color="auto"/>
                                <w:left w:val="none" w:sz="0" w:space="0" w:color="auto"/>
                                <w:bottom w:val="none" w:sz="0" w:space="0" w:color="auto"/>
                                <w:right w:val="none" w:sz="0" w:space="0" w:color="auto"/>
                              </w:divBdr>
                            </w:div>
                          </w:divsChild>
                        </w:div>
                        <w:div w:id="286590662">
                          <w:marLeft w:val="0"/>
                          <w:marRight w:val="0"/>
                          <w:marTop w:val="0"/>
                          <w:marBottom w:val="0"/>
                          <w:divBdr>
                            <w:top w:val="none" w:sz="0" w:space="0" w:color="auto"/>
                            <w:left w:val="none" w:sz="0" w:space="0" w:color="auto"/>
                            <w:bottom w:val="none" w:sz="0" w:space="0" w:color="auto"/>
                            <w:right w:val="none" w:sz="0" w:space="0" w:color="auto"/>
                          </w:divBdr>
                          <w:divsChild>
                            <w:div w:id="15527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958">
                      <w:marLeft w:val="0"/>
                      <w:marRight w:val="0"/>
                      <w:marTop w:val="0"/>
                      <w:marBottom w:val="0"/>
                      <w:divBdr>
                        <w:top w:val="none" w:sz="0" w:space="0" w:color="auto"/>
                        <w:left w:val="none" w:sz="0" w:space="0" w:color="auto"/>
                        <w:bottom w:val="none" w:sz="0" w:space="0" w:color="auto"/>
                        <w:right w:val="none" w:sz="0" w:space="0" w:color="auto"/>
                      </w:divBdr>
                      <w:divsChild>
                        <w:div w:id="701708805">
                          <w:marLeft w:val="0"/>
                          <w:marRight w:val="0"/>
                          <w:marTop w:val="0"/>
                          <w:marBottom w:val="0"/>
                          <w:divBdr>
                            <w:top w:val="none" w:sz="0" w:space="0" w:color="auto"/>
                            <w:left w:val="none" w:sz="0" w:space="0" w:color="auto"/>
                            <w:bottom w:val="none" w:sz="0" w:space="0" w:color="auto"/>
                            <w:right w:val="none" w:sz="0" w:space="0" w:color="auto"/>
                          </w:divBdr>
                        </w:div>
                        <w:div w:id="2033529618">
                          <w:marLeft w:val="0"/>
                          <w:marRight w:val="0"/>
                          <w:marTop w:val="0"/>
                          <w:marBottom w:val="0"/>
                          <w:divBdr>
                            <w:top w:val="none" w:sz="0" w:space="0" w:color="auto"/>
                            <w:left w:val="none" w:sz="0" w:space="0" w:color="auto"/>
                            <w:bottom w:val="none" w:sz="0" w:space="0" w:color="auto"/>
                            <w:right w:val="none" w:sz="0" w:space="0" w:color="auto"/>
                          </w:divBdr>
                        </w:div>
                        <w:div w:id="1621180235">
                          <w:marLeft w:val="0"/>
                          <w:marRight w:val="0"/>
                          <w:marTop w:val="0"/>
                          <w:marBottom w:val="0"/>
                          <w:divBdr>
                            <w:top w:val="none" w:sz="0" w:space="0" w:color="auto"/>
                            <w:left w:val="none" w:sz="0" w:space="0" w:color="auto"/>
                            <w:bottom w:val="none" w:sz="0" w:space="0" w:color="auto"/>
                            <w:right w:val="none" w:sz="0" w:space="0" w:color="auto"/>
                          </w:divBdr>
                          <w:divsChild>
                            <w:div w:id="18403867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2656919">
                                  <w:marLeft w:val="0"/>
                                  <w:marRight w:val="0"/>
                                  <w:marTop w:val="0"/>
                                  <w:marBottom w:val="0"/>
                                  <w:divBdr>
                                    <w:top w:val="none" w:sz="0" w:space="0" w:color="auto"/>
                                    <w:left w:val="none" w:sz="0" w:space="0" w:color="auto"/>
                                    <w:bottom w:val="none" w:sz="0" w:space="0" w:color="auto"/>
                                    <w:right w:val="none" w:sz="0" w:space="0" w:color="auto"/>
                                  </w:divBdr>
                                  <w:divsChild>
                                    <w:div w:id="15508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138737">
                          <w:marLeft w:val="0"/>
                          <w:marRight w:val="0"/>
                          <w:marTop w:val="0"/>
                          <w:marBottom w:val="0"/>
                          <w:divBdr>
                            <w:top w:val="none" w:sz="0" w:space="0" w:color="auto"/>
                            <w:left w:val="none" w:sz="0" w:space="0" w:color="auto"/>
                            <w:bottom w:val="none" w:sz="0" w:space="0" w:color="auto"/>
                            <w:right w:val="none" w:sz="0" w:space="0" w:color="auto"/>
                          </w:divBdr>
                        </w:div>
                      </w:divsChild>
                    </w:div>
                    <w:div w:id="633175691">
                      <w:marLeft w:val="0"/>
                      <w:marRight w:val="0"/>
                      <w:marTop w:val="0"/>
                      <w:marBottom w:val="0"/>
                      <w:divBdr>
                        <w:top w:val="none" w:sz="0" w:space="0" w:color="auto"/>
                        <w:left w:val="none" w:sz="0" w:space="0" w:color="auto"/>
                        <w:bottom w:val="none" w:sz="0" w:space="0" w:color="auto"/>
                        <w:right w:val="none" w:sz="0" w:space="0" w:color="auto"/>
                      </w:divBdr>
                      <w:divsChild>
                        <w:div w:id="9948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07970">
          <w:marLeft w:val="0"/>
          <w:marRight w:val="0"/>
          <w:marTop w:val="0"/>
          <w:marBottom w:val="0"/>
          <w:divBdr>
            <w:top w:val="single" w:sz="6" w:space="0" w:color="EFEFED"/>
            <w:left w:val="none" w:sz="0" w:space="0" w:color="auto"/>
            <w:bottom w:val="none" w:sz="0" w:space="0" w:color="auto"/>
            <w:right w:val="none" w:sz="0" w:space="0" w:color="auto"/>
          </w:divBdr>
          <w:divsChild>
            <w:div w:id="560141609">
              <w:marLeft w:val="0"/>
              <w:marRight w:val="0"/>
              <w:marTop w:val="0"/>
              <w:marBottom w:val="0"/>
              <w:divBdr>
                <w:top w:val="none" w:sz="0" w:space="0" w:color="auto"/>
                <w:left w:val="none" w:sz="0" w:space="0" w:color="auto"/>
                <w:bottom w:val="none" w:sz="0" w:space="0" w:color="auto"/>
                <w:right w:val="none" w:sz="0" w:space="0" w:color="auto"/>
              </w:divBdr>
              <w:divsChild>
                <w:div w:id="1089960204">
                  <w:marLeft w:val="0"/>
                  <w:marRight w:val="0"/>
                  <w:marTop w:val="0"/>
                  <w:marBottom w:val="0"/>
                  <w:divBdr>
                    <w:top w:val="none" w:sz="0" w:space="0" w:color="auto"/>
                    <w:left w:val="none" w:sz="0" w:space="0" w:color="auto"/>
                    <w:bottom w:val="none" w:sz="0" w:space="0" w:color="auto"/>
                    <w:right w:val="none" w:sz="0" w:space="0" w:color="auto"/>
                  </w:divBdr>
                </w:div>
                <w:div w:id="1925214654">
                  <w:marLeft w:val="0"/>
                  <w:marRight w:val="0"/>
                  <w:marTop w:val="0"/>
                  <w:marBottom w:val="0"/>
                  <w:divBdr>
                    <w:top w:val="none" w:sz="0" w:space="0" w:color="auto"/>
                    <w:left w:val="none" w:sz="0" w:space="0" w:color="auto"/>
                    <w:bottom w:val="none" w:sz="0" w:space="0" w:color="auto"/>
                    <w:right w:val="none" w:sz="0" w:space="0" w:color="auto"/>
                  </w:divBdr>
                </w:div>
                <w:div w:id="888997503">
                  <w:marLeft w:val="0"/>
                  <w:marRight w:val="0"/>
                  <w:marTop w:val="0"/>
                  <w:marBottom w:val="0"/>
                  <w:divBdr>
                    <w:top w:val="none" w:sz="0" w:space="0" w:color="auto"/>
                    <w:left w:val="none" w:sz="0" w:space="0" w:color="auto"/>
                    <w:bottom w:val="none" w:sz="0" w:space="0" w:color="auto"/>
                    <w:right w:val="none" w:sz="0" w:space="0" w:color="auto"/>
                  </w:divBdr>
                </w:div>
                <w:div w:id="821628370">
                  <w:marLeft w:val="0"/>
                  <w:marRight w:val="0"/>
                  <w:marTop w:val="0"/>
                  <w:marBottom w:val="0"/>
                  <w:divBdr>
                    <w:top w:val="none" w:sz="0" w:space="0" w:color="auto"/>
                    <w:left w:val="none" w:sz="0" w:space="0" w:color="auto"/>
                    <w:bottom w:val="none" w:sz="0" w:space="0" w:color="auto"/>
                    <w:right w:val="none" w:sz="0" w:space="0" w:color="auto"/>
                  </w:divBdr>
                </w:div>
                <w:div w:id="1124739520">
                  <w:marLeft w:val="0"/>
                  <w:marRight w:val="0"/>
                  <w:marTop w:val="0"/>
                  <w:marBottom w:val="0"/>
                  <w:divBdr>
                    <w:top w:val="none" w:sz="0" w:space="0" w:color="auto"/>
                    <w:left w:val="none" w:sz="0" w:space="0" w:color="auto"/>
                    <w:bottom w:val="none" w:sz="0" w:space="0" w:color="auto"/>
                    <w:right w:val="none" w:sz="0" w:space="0" w:color="auto"/>
                  </w:divBdr>
                </w:div>
                <w:div w:id="2046715938">
                  <w:marLeft w:val="0"/>
                  <w:marRight w:val="0"/>
                  <w:marTop w:val="0"/>
                  <w:marBottom w:val="0"/>
                  <w:divBdr>
                    <w:top w:val="none" w:sz="0" w:space="0" w:color="auto"/>
                    <w:left w:val="none" w:sz="0" w:space="0" w:color="auto"/>
                    <w:bottom w:val="none" w:sz="0" w:space="0" w:color="auto"/>
                    <w:right w:val="none" w:sz="0" w:space="0" w:color="auto"/>
                  </w:divBdr>
                </w:div>
                <w:div w:id="1724062446">
                  <w:marLeft w:val="0"/>
                  <w:marRight w:val="0"/>
                  <w:marTop w:val="0"/>
                  <w:marBottom w:val="0"/>
                  <w:divBdr>
                    <w:top w:val="none" w:sz="0" w:space="0" w:color="auto"/>
                    <w:left w:val="none" w:sz="0" w:space="0" w:color="auto"/>
                    <w:bottom w:val="none" w:sz="0" w:space="0" w:color="auto"/>
                    <w:right w:val="none" w:sz="0" w:space="0" w:color="auto"/>
                  </w:divBdr>
                  <w:divsChild>
                    <w:div w:id="344137179">
                      <w:marLeft w:val="0"/>
                      <w:marRight w:val="0"/>
                      <w:marTop w:val="0"/>
                      <w:marBottom w:val="0"/>
                      <w:divBdr>
                        <w:top w:val="none" w:sz="0" w:space="0" w:color="auto"/>
                        <w:left w:val="none" w:sz="0" w:space="0" w:color="auto"/>
                        <w:bottom w:val="none" w:sz="0" w:space="0" w:color="auto"/>
                        <w:right w:val="none" w:sz="0" w:space="0" w:color="auto"/>
                      </w:divBdr>
                    </w:div>
                    <w:div w:id="1555196166">
                      <w:marLeft w:val="0"/>
                      <w:marRight w:val="0"/>
                      <w:marTop w:val="0"/>
                      <w:marBottom w:val="0"/>
                      <w:divBdr>
                        <w:top w:val="none" w:sz="0" w:space="0" w:color="auto"/>
                        <w:left w:val="none" w:sz="0" w:space="0" w:color="auto"/>
                        <w:bottom w:val="none" w:sz="0" w:space="0" w:color="auto"/>
                        <w:right w:val="none" w:sz="0" w:space="0" w:color="auto"/>
                      </w:divBdr>
                    </w:div>
                    <w:div w:id="840200400">
                      <w:marLeft w:val="0"/>
                      <w:marRight w:val="0"/>
                      <w:marTop w:val="0"/>
                      <w:marBottom w:val="0"/>
                      <w:divBdr>
                        <w:top w:val="none" w:sz="0" w:space="0" w:color="auto"/>
                        <w:left w:val="none" w:sz="0" w:space="0" w:color="auto"/>
                        <w:bottom w:val="none" w:sz="0" w:space="0" w:color="auto"/>
                        <w:right w:val="none" w:sz="0" w:space="0" w:color="auto"/>
                      </w:divBdr>
                      <w:divsChild>
                        <w:div w:id="2463546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75017397">
                              <w:marLeft w:val="0"/>
                              <w:marRight w:val="0"/>
                              <w:marTop w:val="0"/>
                              <w:marBottom w:val="300"/>
                              <w:divBdr>
                                <w:top w:val="none" w:sz="0" w:space="0" w:color="auto"/>
                                <w:left w:val="none" w:sz="0" w:space="0" w:color="auto"/>
                                <w:bottom w:val="none" w:sz="0" w:space="0" w:color="auto"/>
                                <w:right w:val="none" w:sz="0" w:space="0" w:color="auto"/>
                              </w:divBdr>
                              <w:divsChild>
                                <w:div w:id="713849313">
                                  <w:marLeft w:val="0"/>
                                  <w:marRight w:val="0"/>
                                  <w:marTop w:val="0"/>
                                  <w:marBottom w:val="0"/>
                                  <w:divBdr>
                                    <w:top w:val="none" w:sz="0" w:space="0" w:color="auto"/>
                                    <w:left w:val="none" w:sz="0" w:space="0" w:color="auto"/>
                                    <w:bottom w:val="none" w:sz="0" w:space="0" w:color="auto"/>
                                    <w:right w:val="none" w:sz="0" w:space="0" w:color="auto"/>
                                  </w:divBdr>
                                </w:div>
                              </w:divsChild>
                            </w:div>
                            <w:div w:id="21445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87344">
                      <w:marLeft w:val="0"/>
                      <w:marRight w:val="0"/>
                      <w:marTop w:val="0"/>
                      <w:marBottom w:val="0"/>
                      <w:divBdr>
                        <w:top w:val="none" w:sz="0" w:space="0" w:color="auto"/>
                        <w:left w:val="none" w:sz="0" w:space="0" w:color="auto"/>
                        <w:bottom w:val="none" w:sz="0" w:space="0" w:color="auto"/>
                        <w:right w:val="none" w:sz="0" w:space="0" w:color="auto"/>
                      </w:divBdr>
                    </w:div>
                    <w:div w:id="539630843">
                      <w:marLeft w:val="0"/>
                      <w:marRight w:val="0"/>
                      <w:marTop w:val="0"/>
                      <w:marBottom w:val="0"/>
                      <w:divBdr>
                        <w:top w:val="none" w:sz="0" w:space="0" w:color="auto"/>
                        <w:left w:val="none" w:sz="0" w:space="0" w:color="auto"/>
                        <w:bottom w:val="none" w:sz="0" w:space="0" w:color="auto"/>
                        <w:right w:val="none" w:sz="0" w:space="0" w:color="auto"/>
                      </w:divBdr>
                    </w:div>
                    <w:div w:id="1821770702">
                      <w:marLeft w:val="0"/>
                      <w:marRight w:val="0"/>
                      <w:marTop w:val="0"/>
                      <w:marBottom w:val="0"/>
                      <w:divBdr>
                        <w:top w:val="none" w:sz="0" w:space="0" w:color="auto"/>
                        <w:left w:val="none" w:sz="0" w:space="0" w:color="auto"/>
                        <w:bottom w:val="none" w:sz="0" w:space="0" w:color="auto"/>
                        <w:right w:val="none" w:sz="0" w:space="0" w:color="auto"/>
                      </w:divBdr>
                    </w:div>
                    <w:div w:id="2140222124">
                      <w:marLeft w:val="0"/>
                      <w:marRight w:val="0"/>
                      <w:marTop w:val="0"/>
                      <w:marBottom w:val="0"/>
                      <w:divBdr>
                        <w:top w:val="none" w:sz="0" w:space="0" w:color="auto"/>
                        <w:left w:val="none" w:sz="0" w:space="0" w:color="auto"/>
                        <w:bottom w:val="none" w:sz="0" w:space="0" w:color="auto"/>
                        <w:right w:val="none" w:sz="0" w:space="0" w:color="auto"/>
                      </w:divBdr>
                    </w:div>
                    <w:div w:id="858662105">
                      <w:marLeft w:val="0"/>
                      <w:marRight w:val="0"/>
                      <w:marTop w:val="0"/>
                      <w:marBottom w:val="0"/>
                      <w:divBdr>
                        <w:top w:val="none" w:sz="0" w:space="0" w:color="auto"/>
                        <w:left w:val="none" w:sz="0" w:space="0" w:color="auto"/>
                        <w:bottom w:val="none" w:sz="0" w:space="0" w:color="auto"/>
                        <w:right w:val="none" w:sz="0" w:space="0" w:color="auto"/>
                      </w:divBdr>
                      <w:divsChild>
                        <w:div w:id="7130401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14523200">
                              <w:marLeft w:val="0"/>
                              <w:marRight w:val="0"/>
                              <w:marTop w:val="0"/>
                              <w:marBottom w:val="300"/>
                              <w:divBdr>
                                <w:top w:val="none" w:sz="0" w:space="0" w:color="auto"/>
                                <w:left w:val="none" w:sz="0" w:space="0" w:color="auto"/>
                                <w:bottom w:val="none" w:sz="0" w:space="0" w:color="auto"/>
                                <w:right w:val="none" w:sz="0" w:space="0" w:color="auto"/>
                              </w:divBdr>
                              <w:divsChild>
                                <w:div w:id="237983528">
                                  <w:marLeft w:val="0"/>
                                  <w:marRight w:val="0"/>
                                  <w:marTop w:val="0"/>
                                  <w:marBottom w:val="0"/>
                                  <w:divBdr>
                                    <w:top w:val="none" w:sz="0" w:space="0" w:color="auto"/>
                                    <w:left w:val="none" w:sz="0" w:space="0" w:color="auto"/>
                                    <w:bottom w:val="none" w:sz="0" w:space="0" w:color="auto"/>
                                    <w:right w:val="none" w:sz="0" w:space="0" w:color="auto"/>
                                  </w:divBdr>
                                </w:div>
                              </w:divsChild>
                            </w:div>
                            <w:div w:id="7853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371">
                      <w:marLeft w:val="0"/>
                      <w:marRight w:val="0"/>
                      <w:marTop w:val="0"/>
                      <w:marBottom w:val="0"/>
                      <w:divBdr>
                        <w:top w:val="none" w:sz="0" w:space="0" w:color="auto"/>
                        <w:left w:val="none" w:sz="0" w:space="0" w:color="auto"/>
                        <w:bottom w:val="none" w:sz="0" w:space="0" w:color="auto"/>
                        <w:right w:val="none" w:sz="0" w:space="0" w:color="auto"/>
                      </w:divBdr>
                    </w:div>
                    <w:div w:id="1559517417">
                      <w:marLeft w:val="0"/>
                      <w:marRight w:val="0"/>
                      <w:marTop w:val="0"/>
                      <w:marBottom w:val="0"/>
                      <w:divBdr>
                        <w:top w:val="none" w:sz="0" w:space="0" w:color="auto"/>
                        <w:left w:val="none" w:sz="0" w:space="0" w:color="auto"/>
                        <w:bottom w:val="none" w:sz="0" w:space="0" w:color="auto"/>
                        <w:right w:val="none" w:sz="0" w:space="0" w:color="auto"/>
                      </w:divBdr>
                      <w:divsChild>
                        <w:div w:id="75513344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83217470">
                              <w:marLeft w:val="0"/>
                              <w:marRight w:val="0"/>
                              <w:marTop w:val="0"/>
                              <w:marBottom w:val="300"/>
                              <w:divBdr>
                                <w:top w:val="none" w:sz="0" w:space="0" w:color="auto"/>
                                <w:left w:val="none" w:sz="0" w:space="0" w:color="auto"/>
                                <w:bottom w:val="none" w:sz="0" w:space="0" w:color="auto"/>
                                <w:right w:val="none" w:sz="0" w:space="0" w:color="auto"/>
                              </w:divBdr>
                              <w:divsChild>
                                <w:div w:id="175727782">
                                  <w:marLeft w:val="0"/>
                                  <w:marRight w:val="0"/>
                                  <w:marTop w:val="0"/>
                                  <w:marBottom w:val="0"/>
                                  <w:divBdr>
                                    <w:top w:val="none" w:sz="0" w:space="0" w:color="auto"/>
                                    <w:left w:val="none" w:sz="0" w:space="0" w:color="auto"/>
                                    <w:bottom w:val="none" w:sz="0" w:space="0" w:color="auto"/>
                                    <w:right w:val="none" w:sz="0" w:space="0" w:color="auto"/>
                                  </w:divBdr>
                                </w:div>
                              </w:divsChild>
                            </w:div>
                            <w:div w:id="13754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0229">
                      <w:marLeft w:val="0"/>
                      <w:marRight w:val="0"/>
                      <w:marTop w:val="0"/>
                      <w:marBottom w:val="0"/>
                      <w:divBdr>
                        <w:top w:val="none" w:sz="0" w:space="0" w:color="auto"/>
                        <w:left w:val="none" w:sz="0" w:space="0" w:color="auto"/>
                        <w:bottom w:val="none" w:sz="0" w:space="0" w:color="auto"/>
                        <w:right w:val="none" w:sz="0" w:space="0" w:color="auto"/>
                      </w:divBdr>
                    </w:div>
                    <w:div w:id="846166719">
                      <w:marLeft w:val="0"/>
                      <w:marRight w:val="0"/>
                      <w:marTop w:val="0"/>
                      <w:marBottom w:val="0"/>
                      <w:divBdr>
                        <w:top w:val="none" w:sz="0" w:space="0" w:color="auto"/>
                        <w:left w:val="none" w:sz="0" w:space="0" w:color="auto"/>
                        <w:bottom w:val="none" w:sz="0" w:space="0" w:color="auto"/>
                        <w:right w:val="none" w:sz="0" w:space="0" w:color="auto"/>
                      </w:divBdr>
                    </w:div>
                    <w:div w:id="496573300">
                      <w:marLeft w:val="0"/>
                      <w:marRight w:val="0"/>
                      <w:marTop w:val="0"/>
                      <w:marBottom w:val="0"/>
                      <w:divBdr>
                        <w:top w:val="none" w:sz="0" w:space="0" w:color="auto"/>
                        <w:left w:val="none" w:sz="0" w:space="0" w:color="auto"/>
                        <w:bottom w:val="none" w:sz="0" w:space="0" w:color="auto"/>
                        <w:right w:val="none" w:sz="0" w:space="0" w:color="auto"/>
                      </w:divBdr>
                      <w:divsChild>
                        <w:div w:id="19875411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498641">
                              <w:marLeft w:val="0"/>
                              <w:marRight w:val="0"/>
                              <w:marTop w:val="0"/>
                              <w:marBottom w:val="300"/>
                              <w:divBdr>
                                <w:top w:val="none" w:sz="0" w:space="0" w:color="auto"/>
                                <w:left w:val="none" w:sz="0" w:space="0" w:color="auto"/>
                                <w:bottom w:val="none" w:sz="0" w:space="0" w:color="auto"/>
                                <w:right w:val="none" w:sz="0" w:space="0" w:color="auto"/>
                              </w:divBdr>
                              <w:divsChild>
                                <w:div w:id="450822594">
                                  <w:marLeft w:val="0"/>
                                  <w:marRight w:val="0"/>
                                  <w:marTop w:val="0"/>
                                  <w:marBottom w:val="0"/>
                                  <w:divBdr>
                                    <w:top w:val="none" w:sz="0" w:space="0" w:color="auto"/>
                                    <w:left w:val="none" w:sz="0" w:space="0" w:color="auto"/>
                                    <w:bottom w:val="none" w:sz="0" w:space="0" w:color="auto"/>
                                    <w:right w:val="none" w:sz="0" w:space="0" w:color="auto"/>
                                  </w:divBdr>
                                </w:div>
                              </w:divsChild>
                            </w:div>
                            <w:div w:id="179806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5764">
                      <w:marLeft w:val="0"/>
                      <w:marRight w:val="0"/>
                      <w:marTop w:val="0"/>
                      <w:marBottom w:val="0"/>
                      <w:divBdr>
                        <w:top w:val="none" w:sz="0" w:space="0" w:color="auto"/>
                        <w:left w:val="none" w:sz="0" w:space="0" w:color="auto"/>
                        <w:bottom w:val="none" w:sz="0" w:space="0" w:color="auto"/>
                        <w:right w:val="none" w:sz="0" w:space="0" w:color="auto"/>
                      </w:divBdr>
                    </w:div>
                    <w:div w:id="1190797347">
                      <w:marLeft w:val="0"/>
                      <w:marRight w:val="0"/>
                      <w:marTop w:val="0"/>
                      <w:marBottom w:val="0"/>
                      <w:divBdr>
                        <w:top w:val="none" w:sz="0" w:space="0" w:color="auto"/>
                        <w:left w:val="none" w:sz="0" w:space="0" w:color="auto"/>
                        <w:bottom w:val="none" w:sz="0" w:space="0" w:color="auto"/>
                        <w:right w:val="none" w:sz="0" w:space="0" w:color="auto"/>
                      </w:divBdr>
                      <w:divsChild>
                        <w:div w:id="13627779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4080773">
                              <w:marLeft w:val="0"/>
                              <w:marRight w:val="0"/>
                              <w:marTop w:val="0"/>
                              <w:marBottom w:val="300"/>
                              <w:divBdr>
                                <w:top w:val="none" w:sz="0" w:space="0" w:color="auto"/>
                                <w:left w:val="none" w:sz="0" w:space="0" w:color="auto"/>
                                <w:bottom w:val="none" w:sz="0" w:space="0" w:color="auto"/>
                                <w:right w:val="none" w:sz="0" w:space="0" w:color="auto"/>
                              </w:divBdr>
                              <w:divsChild>
                                <w:div w:id="668560403">
                                  <w:marLeft w:val="0"/>
                                  <w:marRight w:val="0"/>
                                  <w:marTop w:val="0"/>
                                  <w:marBottom w:val="0"/>
                                  <w:divBdr>
                                    <w:top w:val="none" w:sz="0" w:space="0" w:color="auto"/>
                                    <w:left w:val="none" w:sz="0" w:space="0" w:color="auto"/>
                                    <w:bottom w:val="none" w:sz="0" w:space="0" w:color="auto"/>
                                    <w:right w:val="none" w:sz="0" w:space="0" w:color="auto"/>
                                  </w:divBdr>
                                </w:div>
                              </w:divsChild>
                            </w:div>
                            <w:div w:id="19276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7336">
                      <w:marLeft w:val="0"/>
                      <w:marRight w:val="0"/>
                      <w:marTop w:val="0"/>
                      <w:marBottom w:val="0"/>
                      <w:divBdr>
                        <w:top w:val="none" w:sz="0" w:space="0" w:color="auto"/>
                        <w:left w:val="none" w:sz="0" w:space="0" w:color="auto"/>
                        <w:bottom w:val="none" w:sz="0" w:space="0" w:color="auto"/>
                        <w:right w:val="none" w:sz="0" w:space="0" w:color="auto"/>
                      </w:divBdr>
                    </w:div>
                    <w:div w:id="1456487139">
                      <w:marLeft w:val="0"/>
                      <w:marRight w:val="0"/>
                      <w:marTop w:val="0"/>
                      <w:marBottom w:val="0"/>
                      <w:divBdr>
                        <w:top w:val="none" w:sz="0" w:space="0" w:color="auto"/>
                        <w:left w:val="none" w:sz="0" w:space="0" w:color="auto"/>
                        <w:bottom w:val="none" w:sz="0" w:space="0" w:color="auto"/>
                        <w:right w:val="none" w:sz="0" w:space="0" w:color="auto"/>
                      </w:divBdr>
                    </w:div>
                    <w:div w:id="239944447">
                      <w:marLeft w:val="0"/>
                      <w:marRight w:val="0"/>
                      <w:marTop w:val="0"/>
                      <w:marBottom w:val="0"/>
                      <w:divBdr>
                        <w:top w:val="none" w:sz="0" w:space="0" w:color="auto"/>
                        <w:left w:val="none" w:sz="0" w:space="0" w:color="auto"/>
                        <w:bottom w:val="none" w:sz="0" w:space="0" w:color="auto"/>
                        <w:right w:val="none" w:sz="0" w:space="0" w:color="auto"/>
                      </w:divBdr>
                      <w:divsChild>
                        <w:div w:id="7288421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34898958">
                              <w:marLeft w:val="0"/>
                              <w:marRight w:val="0"/>
                              <w:marTop w:val="0"/>
                              <w:marBottom w:val="300"/>
                              <w:divBdr>
                                <w:top w:val="none" w:sz="0" w:space="0" w:color="auto"/>
                                <w:left w:val="none" w:sz="0" w:space="0" w:color="auto"/>
                                <w:bottom w:val="none" w:sz="0" w:space="0" w:color="auto"/>
                                <w:right w:val="none" w:sz="0" w:space="0" w:color="auto"/>
                              </w:divBdr>
                              <w:divsChild>
                                <w:div w:id="948317165">
                                  <w:marLeft w:val="0"/>
                                  <w:marRight w:val="0"/>
                                  <w:marTop w:val="0"/>
                                  <w:marBottom w:val="0"/>
                                  <w:divBdr>
                                    <w:top w:val="none" w:sz="0" w:space="0" w:color="auto"/>
                                    <w:left w:val="none" w:sz="0" w:space="0" w:color="auto"/>
                                    <w:bottom w:val="none" w:sz="0" w:space="0" w:color="auto"/>
                                    <w:right w:val="none" w:sz="0" w:space="0" w:color="auto"/>
                                  </w:divBdr>
                                </w:div>
                              </w:divsChild>
                            </w:div>
                            <w:div w:id="587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9439">
                      <w:marLeft w:val="0"/>
                      <w:marRight w:val="0"/>
                      <w:marTop w:val="0"/>
                      <w:marBottom w:val="0"/>
                      <w:divBdr>
                        <w:top w:val="none" w:sz="0" w:space="0" w:color="auto"/>
                        <w:left w:val="none" w:sz="0" w:space="0" w:color="auto"/>
                        <w:bottom w:val="none" w:sz="0" w:space="0" w:color="auto"/>
                        <w:right w:val="none" w:sz="0" w:space="0" w:color="auto"/>
                      </w:divBdr>
                      <w:divsChild>
                        <w:div w:id="1447114869">
                          <w:marLeft w:val="0"/>
                          <w:marRight w:val="0"/>
                          <w:marTop w:val="0"/>
                          <w:marBottom w:val="0"/>
                          <w:divBdr>
                            <w:top w:val="none" w:sz="0" w:space="0" w:color="auto"/>
                            <w:left w:val="none" w:sz="0" w:space="0" w:color="auto"/>
                            <w:bottom w:val="none" w:sz="0" w:space="0" w:color="auto"/>
                            <w:right w:val="none" w:sz="0" w:space="0" w:color="auto"/>
                          </w:divBdr>
                        </w:div>
                        <w:div w:id="627013270">
                          <w:marLeft w:val="0"/>
                          <w:marRight w:val="0"/>
                          <w:marTop w:val="0"/>
                          <w:marBottom w:val="0"/>
                          <w:divBdr>
                            <w:top w:val="none" w:sz="0" w:space="0" w:color="auto"/>
                            <w:left w:val="none" w:sz="0" w:space="0" w:color="auto"/>
                            <w:bottom w:val="none" w:sz="0" w:space="0" w:color="auto"/>
                            <w:right w:val="none" w:sz="0" w:space="0" w:color="auto"/>
                          </w:divBdr>
                        </w:div>
                        <w:div w:id="187253679">
                          <w:marLeft w:val="0"/>
                          <w:marRight w:val="0"/>
                          <w:marTop w:val="0"/>
                          <w:marBottom w:val="0"/>
                          <w:divBdr>
                            <w:top w:val="none" w:sz="0" w:space="0" w:color="auto"/>
                            <w:left w:val="none" w:sz="0" w:space="0" w:color="auto"/>
                            <w:bottom w:val="none" w:sz="0" w:space="0" w:color="auto"/>
                            <w:right w:val="none" w:sz="0" w:space="0" w:color="auto"/>
                          </w:divBdr>
                        </w:div>
                        <w:div w:id="1961839188">
                          <w:marLeft w:val="0"/>
                          <w:marRight w:val="0"/>
                          <w:marTop w:val="0"/>
                          <w:marBottom w:val="0"/>
                          <w:divBdr>
                            <w:top w:val="none" w:sz="0" w:space="0" w:color="auto"/>
                            <w:left w:val="none" w:sz="0" w:space="0" w:color="auto"/>
                            <w:bottom w:val="none" w:sz="0" w:space="0" w:color="auto"/>
                            <w:right w:val="none" w:sz="0" w:space="0" w:color="auto"/>
                          </w:divBdr>
                        </w:div>
                        <w:div w:id="662509248">
                          <w:marLeft w:val="0"/>
                          <w:marRight w:val="0"/>
                          <w:marTop w:val="0"/>
                          <w:marBottom w:val="0"/>
                          <w:divBdr>
                            <w:top w:val="none" w:sz="0" w:space="0" w:color="auto"/>
                            <w:left w:val="none" w:sz="0" w:space="0" w:color="auto"/>
                            <w:bottom w:val="none" w:sz="0" w:space="0" w:color="auto"/>
                            <w:right w:val="none" w:sz="0" w:space="0" w:color="auto"/>
                          </w:divBdr>
                          <w:divsChild>
                            <w:div w:id="61684986">
                              <w:marLeft w:val="0"/>
                              <w:marRight w:val="0"/>
                              <w:marTop w:val="0"/>
                              <w:marBottom w:val="0"/>
                              <w:divBdr>
                                <w:top w:val="none" w:sz="0" w:space="0" w:color="auto"/>
                                <w:left w:val="none" w:sz="0" w:space="0" w:color="auto"/>
                                <w:bottom w:val="none" w:sz="0" w:space="0" w:color="auto"/>
                                <w:right w:val="none" w:sz="0" w:space="0" w:color="auto"/>
                              </w:divBdr>
                            </w:div>
                            <w:div w:id="1805614091">
                              <w:marLeft w:val="0"/>
                              <w:marRight w:val="0"/>
                              <w:marTop w:val="0"/>
                              <w:marBottom w:val="0"/>
                              <w:divBdr>
                                <w:top w:val="none" w:sz="0" w:space="0" w:color="auto"/>
                                <w:left w:val="none" w:sz="0" w:space="0" w:color="auto"/>
                                <w:bottom w:val="none" w:sz="0" w:space="0" w:color="auto"/>
                                <w:right w:val="none" w:sz="0" w:space="0" w:color="auto"/>
                              </w:divBdr>
                            </w:div>
                            <w:div w:id="20713871">
                              <w:marLeft w:val="0"/>
                              <w:marRight w:val="0"/>
                              <w:marTop w:val="0"/>
                              <w:marBottom w:val="0"/>
                              <w:divBdr>
                                <w:top w:val="none" w:sz="0" w:space="0" w:color="auto"/>
                                <w:left w:val="none" w:sz="0" w:space="0" w:color="auto"/>
                                <w:bottom w:val="none" w:sz="0" w:space="0" w:color="auto"/>
                                <w:right w:val="none" w:sz="0" w:space="0" w:color="auto"/>
                              </w:divBdr>
                              <w:divsChild>
                                <w:div w:id="9231029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00218052">
                                      <w:marLeft w:val="0"/>
                                      <w:marRight w:val="0"/>
                                      <w:marTop w:val="0"/>
                                      <w:marBottom w:val="0"/>
                                      <w:divBdr>
                                        <w:top w:val="none" w:sz="0" w:space="0" w:color="auto"/>
                                        <w:left w:val="none" w:sz="0" w:space="0" w:color="auto"/>
                                        <w:bottom w:val="none" w:sz="0" w:space="0" w:color="auto"/>
                                        <w:right w:val="none" w:sz="0" w:space="0" w:color="auto"/>
                                      </w:divBdr>
                                      <w:divsChild>
                                        <w:div w:id="16332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690937">
                      <w:marLeft w:val="0"/>
                      <w:marRight w:val="0"/>
                      <w:marTop w:val="0"/>
                      <w:marBottom w:val="0"/>
                      <w:divBdr>
                        <w:top w:val="none" w:sz="0" w:space="0" w:color="auto"/>
                        <w:left w:val="none" w:sz="0" w:space="0" w:color="auto"/>
                        <w:bottom w:val="none" w:sz="0" w:space="0" w:color="auto"/>
                        <w:right w:val="none" w:sz="0" w:space="0" w:color="auto"/>
                      </w:divBdr>
                      <w:divsChild>
                        <w:div w:id="439953071">
                          <w:marLeft w:val="0"/>
                          <w:marRight w:val="0"/>
                          <w:marTop w:val="0"/>
                          <w:marBottom w:val="0"/>
                          <w:divBdr>
                            <w:top w:val="none" w:sz="0" w:space="0" w:color="auto"/>
                            <w:left w:val="none" w:sz="0" w:space="0" w:color="auto"/>
                            <w:bottom w:val="none" w:sz="0" w:space="0" w:color="auto"/>
                            <w:right w:val="none" w:sz="0" w:space="0" w:color="auto"/>
                          </w:divBdr>
                        </w:div>
                        <w:div w:id="130827691">
                          <w:marLeft w:val="0"/>
                          <w:marRight w:val="0"/>
                          <w:marTop w:val="0"/>
                          <w:marBottom w:val="0"/>
                          <w:divBdr>
                            <w:top w:val="none" w:sz="0" w:space="0" w:color="auto"/>
                            <w:left w:val="none" w:sz="0" w:space="0" w:color="auto"/>
                            <w:bottom w:val="none" w:sz="0" w:space="0" w:color="auto"/>
                            <w:right w:val="none" w:sz="0" w:space="0" w:color="auto"/>
                          </w:divBdr>
                          <w:divsChild>
                            <w:div w:id="201545588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80899435">
                                  <w:marLeft w:val="0"/>
                                  <w:marRight w:val="0"/>
                                  <w:marTop w:val="0"/>
                                  <w:marBottom w:val="0"/>
                                  <w:divBdr>
                                    <w:top w:val="none" w:sz="0" w:space="0" w:color="auto"/>
                                    <w:left w:val="none" w:sz="0" w:space="0" w:color="auto"/>
                                    <w:bottom w:val="none" w:sz="0" w:space="0" w:color="auto"/>
                                    <w:right w:val="none" w:sz="0" w:space="0" w:color="auto"/>
                                  </w:divBdr>
                                  <w:divsChild>
                                    <w:div w:id="3620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798521">
                      <w:marLeft w:val="0"/>
                      <w:marRight w:val="0"/>
                      <w:marTop w:val="0"/>
                      <w:marBottom w:val="0"/>
                      <w:divBdr>
                        <w:top w:val="none" w:sz="0" w:space="0" w:color="auto"/>
                        <w:left w:val="none" w:sz="0" w:space="0" w:color="auto"/>
                        <w:bottom w:val="none" w:sz="0" w:space="0" w:color="auto"/>
                        <w:right w:val="none" w:sz="0" w:space="0" w:color="auto"/>
                      </w:divBdr>
                      <w:divsChild>
                        <w:div w:id="1302033760">
                          <w:marLeft w:val="0"/>
                          <w:marRight w:val="0"/>
                          <w:marTop w:val="0"/>
                          <w:marBottom w:val="0"/>
                          <w:divBdr>
                            <w:top w:val="none" w:sz="0" w:space="0" w:color="auto"/>
                            <w:left w:val="none" w:sz="0" w:space="0" w:color="auto"/>
                            <w:bottom w:val="none" w:sz="0" w:space="0" w:color="auto"/>
                            <w:right w:val="none" w:sz="0" w:space="0" w:color="auto"/>
                          </w:divBdr>
                        </w:div>
                        <w:div w:id="444887546">
                          <w:marLeft w:val="0"/>
                          <w:marRight w:val="0"/>
                          <w:marTop w:val="0"/>
                          <w:marBottom w:val="0"/>
                          <w:divBdr>
                            <w:top w:val="none" w:sz="0" w:space="0" w:color="auto"/>
                            <w:left w:val="none" w:sz="0" w:space="0" w:color="auto"/>
                            <w:bottom w:val="none" w:sz="0" w:space="0" w:color="auto"/>
                            <w:right w:val="none" w:sz="0" w:space="0" w:color="auto"/>
                          </w:divBdr>
                        </w:div>
                        <w:div w:id="746222648">
                          <w:marLeft w:val="0"/>
                          <w:marRight w:val="0"/>
                          <w:marTop w:val="0"/>
                          <w:marBottom w:val="0"/>
                          <w:divBdr>
                            <w:top w:val="none" w:sz="0" w:space="0" w:color="auto"/>
                            <w:left w:val="none" w:sz="0" w:space="0" w:color="auto"/>
                            <w:bottom w:val="none" w:sz="0" w:space="0" w:color="auto"/>
                            <w:right w:val="none" w:sz="0" w:space="0" w:color="auto"/>
                          </w:divBdr>
                        </w:div>
                        <w:div w:id="112483229">
                          <w:marLeft w:val="0"/>
                          <w:marRight w:val="0"/>
                          <w:marTop w:val="0"/>
                          <w:marBottom w:val="0"/>
                          <w:divBdr>
                            <w:top w:val="none" w:sz="0" w:space="0" w:color="auto"/>
                            <w:left w:val="none" w:sz="0" w:space="0" w:color="auto"/>
                            <w:bottom w:val="none" w:sz="0" w:space="0" w:color="auto"/>
                            <w:right w:val="none" w:sz="0" w:space="0" w:color="auto"/>
                          </w:divBdr>
                          <w:divsChild>
                            <w:div w:id="199722232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64726306">
                                  <w:marLeft w:val="0"/>
                                  <w:marRight w:val="0"/>
                                  <w:marTop w:val="0"/>
                                  <w:marBottom w:val="0"/>
                                  <w:divBdr>
                                    <w:top w:val="none" w:sz="0" w:space="0" w:color="auto"/>
                                    <w:left w:val="none" w:sz="0" w:space="0" w:color="auto"/>
                                    <w:bottom w:val="none" w:sz="0" w:space="0" w:color="auto"/>
                                    <w:right w:val="none" w:sz="0" w:space="0" w:color="auto"/>
                                  </w:divBdr>
                                  <w:divsChild>
                                    <w:div w:id="5347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3017">
                          <w:marLeft w:val="0"/>
                          <w:marRight w:val="0"/>
                          <w:marTop w:val="0"/>
                          <w:marBottom w:val="0"/>
                          <w:divBdr>
                            <w:top w:val="none" w:sz="0" w:space="0" w:color="auto"/>
                            <w:left w:val="none" w:sz="0" w:space="0" w:color="auto"/>
                            <w:bottom w:val="none" w:sz="0" w:space="0" w:color="auto"/>
                            <w:right w:val="none" w:sz="0" w:space="0" w:color="auto"/>
                          </w:divBdr>
                        </w:div>
                        <w:div w:id="306710776">
                          <w:marLeft w:val="0"/>
                          <w:marRight w:val="0"/>
                          <w:marTop w:val="0"/>
                          <w:marBottom w:val="0"/>
                          <w:divBdr>
                            <w:top w:val="none" w:sz="0" w:space="0" w:color="auto"/>
                            <w:left w:val="none" w:sz="0" w:space="0" w:color="auto"/>
                            <w:bottom w:val="none" w:sz="0" w:space="0" w:color="auto"/>
                            <w:right w:val="none" w:sz="0" w:space="0" w:color="auto"/>
                          </w:divBdr>
                          <w:divsChild>
                            <w:div w:id="1758745781">
                              <w:marLeft w:val="0"/>
                              <w:marRight w:val="0"/>
                              <w:marTop w:val="0"/>
                              <w:marBottom w:val="0"/>
                              <w:divBdr>
                                <w:top w:val="none" w:sz="0" w:space="0" w:color="auto"/>
                                <w:left w:val="none" w:sz="0" w:space="0" w:color="auto"/>
                                <w:bottom w:val="none" w:sz="0" w:space="0" w:color="auto"/>
                                <w:right w:val="none" w:sz="0" w:space="0" w:color="auto"/>
                              </w:divBdr>
                            </w:div>
                            <w:div w:id="1259170308">
                              <w:marLeft w:val="0"/>
                              <w:marRight w:val="0"/>
                              <w:marTop w:val="0"/>
                              <w:marBottom w:val="0"/>
                              <w:divBdr>
                                <w:top w:val="none" w:sz="0" w:space="0" w:color="auto"/>
                                <w:left w:val="none" w:sz="0" w:space="0" w:color="auto"/>
                                <w:bottom w:val="none" w:sz="0" w:space="0" w:color="auto"/>
                                <w:right w:val="none" w:sz="0" w:space="0" w:color="auto"/>
                              </w:divBdr>
                            </w:div>
                            <w:div w:id="493910647">
                              <w:marLeft w:val="0"/>
                              <w:marRight w:val="0"/>
                              <w:marTop w:val="0"/>
                              <w:marBottom w:val="0"/>
                              <w:divBdr>
                                <w:top w:val="none" w:sz="0" w:space="0" w:color="auto"/>
                                <w:left w:val="none" w:sz="0" w:space="0" w:color="auto"/>
                                <w:bottom w:val="none" w:sz="0" w:space="0" w:color="auto"/>
                                <w:right w:val="none" w:sz="0" w:space="0" w:color="auto"/>
                              </w:divBdr>
                            </w:div>
                            <w:div w:id="1650327751">
                              <w:marLeft w:val="0"/>
                              <w:marRight w:val="0"/>
                              <w:marTop w:val="0"/>
                              <w:marBottom w:val="0"/>
                              <w:divBdr>
                                <w:top w:val="none" w:sz="0" w:space="0" w:color="auto"/>
                                <w:left w:val="none" w:sz="0" w:space="0" w:color="auto"/>
                                <w:bottom w:val="none" w:sz="0" w:space="0" w:color="auto"/>
                                <w:right w:val="none" w:sz="0" w:space="0" w:color="auto"/>
                              </w:divBdr>
                            </w:div>
                            <w:div w:id="1433623484">
                              <w:marLeft w:val="0"/>
                              <w:marRight w:val="0"/>
                              <w:marTop w:val="0"/>
                              <w:marBottom w:val="0"/>
                              <w:divBdr>
                                <w:top w:val="none" w:sz="0" w:space="0" w:color="auto"/>
                                <w:left w:val="none" w:sz="0" w:space="0" w:color="auto"/>
                                <w:bottom w:val="none" w:sz="0" w:space="0" w:color="auto"/>
                                <w:right w:val="none" w:sz="0" w:space="0" w:color="auto"/>
                              </w:divBdr>
                            </w:div>
                            <w:div w:id="1543783423">
                              <w:marLeft w:val="0"/>
                              <w:marRight w:val="0"/>
                              <w:marTop w:val="0"/>
                              <w:marBottom w:val="0"/>
                              <w:divBdr>
                                <w:top w:val="none" w:sz="0" w:space="0" w:color="auto"/>
                                <w:left w:val="none" w:sz="0" w:space="0" w:color="auto"/>
                                <w:bottom w:val="none" w:sz="0" w:space="0" w:color="auto"/>
                                <w:right w:val="none" w:sz="0" w:space="0" w:color="auto"/>
                              </w:divBdr>
                              <w:divsChild>
                                <w:div w:id="18731105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5755251">
                                      <w:marLeft w:val="0"/>
                                      <w:marRight w:val="0"/>
                                      <w:marTop w:val="0"/>
                                      <w:marBottom w:val="0"/>
                                      <w:divBdr>
                                        <w:top w:val="none" w:sz="0" w:space="0" w:color="auto"/>
                                        <w:left w:val="none" w:sz="0" w:space="0" w:color="auto"/>
                                        <w:bottom w:val="none" w:sz="0" w:space="0" w:color="auto"/>
                                        <w:right w:val="none" w:sz="0" w:space="0" w:color="auto"/>
                                      </w:divBdr>
                                      <w:divsChild>
                                        <w:div w:id="17933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20150">
                              <w:marLeft w:val="0"/>
                              <w:marRight w:val="0"/>
                              <w:marTop w:val="0"/>
                              <w:marBottom w:val="0"/>
                              <w:divBdr>
                                <w:top w:val="none" w:sz="0" w:space="0" w:color="auto"/>
                                <w:left w:val="none" w:sz="0" w:space="0" w:color="auto"/>
                                <w:bottom w:val="none" w:sz="0" w:space="0" w:color="auto"/>
                                <w:right w:val="none" w:sz="0" w:space="0" w:color="auto"/>
                              </w:divBdr>
                            </w:div>
                            <w:div w:id="169176699">
                              <w:marLeft w:val="0"/>
                              <w:marRight w:val="0"/>
                              <w:marTop w:val="0"/>
                              <w:marBottom w:val="0"/>
                              <w:divBdr>
                                <w:top w:val="none" w:sz="0" w:space="0" w:color="auto"/>
                                <w:left w:val="none" w:sz="0" w:space="0" w:color="auto"/>
                                <w:bottom w:val="none" w:sz="0" w:space="0" w:color="auto"/>
                                <w:right w:val="none" w:sz="0" w:space="0" w:color="auto"/>
                              </w:divBdr>
                            </w:div>
                          </w:divsChild>
                        </w:div>
                        <w:div w:id="1371690864">
                          <w:marLeft w:val="0"/>
                          <w:marRight w:val="0"/>
                          <w:marTop w:val="0"/>
                          <w:marBottom w:val="0"/>
                          <w:divBdr>
                            <w:top w:val="none" w:sz="0" w:space="0" w:color="auto"/>
                            <w:left w:val="none" w:sz="0" w:space="0" w:color="auto"/>
                            <w:bottom w:val="none" w:sz="0" w:space="0" w:color="auto"/>
                            <w:right w:val="none" w:sz="0" w:space="0" w:color="auto"/>
                          </w:divBdr>
                          <w:divsChild>
                            <w:div w:id="550387568">
                              <w:marLeft w:val="0"/>
                              <w:marRight w:val="0"/>
                              <w:marTop w:val="0"/>
                              <w:marBottom w:val="0"/>
                              <w:divBdr>
                                <w:top w:val="none" w:sz="0" w:space="0" w:color="auto"/>
                                <w:left w:val="none" w:sz="0" w:space="0" w:color="auto"/>
                                <w:bottom w:val="none" w:sz="0" w:space="0" w:color="auto"/>
                                <w:right w:val="none" w:sz="0" w:space="0" w:color="auto"/>
                              </w:divBdr>
                            </w:div>
                            <w:div w:id="696352624">
                              <w:marLeft w:val="0"/>
                              <w:marRight w:val="0"/>
                              <w:marTop w:val="0"/>
                              <w:marBottom w:val="0"/>
                              <w:divBdr>
                                <w:top w:val="none" w:sz="0" w:space="0" w:color="auto"/>
                                <w:left w:val="none" w:sz="0" w:space="0" w:color="auto"/>
                                <w:bottom w:val="none" w:sz="0" w:space="0" w:color="auto"/>
                                <w:right w:val="none" w:sz="0" w:space="0" w:color="auto"/>
                              </w:divBdr>
                            </w:div>
                            <w:div w:id="7228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7142">
                  <w:marLeft w:val="0"/>
                  <w:marRight w:val="0"/>
                  <w:marTop w:val="0"/>
                  <w:marBottom w:val="0"/>
                  <w:divBdr>
                    <w:top w:val="none" w:sz="0" w:space="0" w:color="auto"/>
                    <w:left w:val="none" w:sz="0" w:space="0" w:color="auto"/>
                    <w:bottom w:val="none" w:sz="0" w:space="0" w:color="auto"/>
                    <w:right w:val="none" w:sz="0" w:space="0" w:color="auto"/>
                  </w:divBdr>
                  <w:divsChild>
                    <w:div w:id="767116060">
                      <w:marLeft w:val="0"/>
                      <w:marRight w:val="0"/>
                      <w:marTop w:val="0"/>
                      <w:marBottom w:val="0"/>
                      <w:divBdr>
                        <w:top w:val="none" w:sz="0" w:space="0" w:color="auto"/>
                        <w:left w:val="none" w:sz="0" w:space="0" w:color="auto"/>
                        <w:bottom w:val="none" w:sz="0" w:space="0" w:color="auto"/>
                        <w:right w:val="none" w:sz="0" w:space="0" w:color="auto"/>
                      </w:divBdr>
                    </w:div>
                    <w:div w:id="784739164">
                      <w:marLeft w:val="0"/>
                      <w:marRight w:val="0"/>
                      <w:marTop w:val="0"/>
                      <w:marBottom w:val="0"/>
                      <w:divBdr>
                        <w:top w:val="none" w:sz="0" w:space="0" w:color="auto"/>
                        <w:left w:val="none" w:sz="0" w:space="0" w:color="auto"/>
                        <w:bottom w:val="none" w:sz="0" w:space="0" w:color="auto"/>
                        <w:right w:val="none" w:sz="0" w:space="0" w:color="auto"/>
                      </w:divBdr>
                      <w:divsChild>
                        <w:div w:id="671446287">
                          <w:marLeft w:val="0"/>
                          <w:marRight w:val="0"/>
                          <w:marTop w:val="0"/>
                          <w:marBottom w:val="0"/>
                          <w:divBdr>
                            <w:top w:val="none" w:sz="0" w:space="0" w:color="auto"/>
                            <w:left w:val="none" w:sz="0" w:space="0" w:color="auto"/>
                            <w:bottom w:val="none" w:sz="0" w:space="0" w:color="auto"/>
                            <w:right w:val="none" w:sz="0" w:space="0" w:color="auto"/>
                          </w:divBdr>
                        </w:div>
                        <w:div w:id="1371346756">
                          <w:marLeft w:val="0"/>
                          <w:marRight w:val="0"/>
                          <w:marTop w:val="0"/>
                          <w:marBottom w:val="0"/>
                          <w:divBdr>
                            <w:top w:val="none" w:sz="0" w:space="0" w:color="auto"/>
                            <w:left w:val="none" w:sz="0" w:space="0" w:color="auto"/>
                            <w:bottom w:val="none" w:sz="0" w:space="0" w:color="auto"/>
                            <w:right w:val="none" w:sz="0" w:space="0" w:color="auto"/>
                          </w:divBdr>
                          <w:divsChild>
                            <w:div w:id="21221416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90769130">
                                  <w:marLeft w:val="0"/>
                                  <w:marRight w:val="0"/>
                                  <w:marTop w:val="0"/>
                                  <w:marBottom w:val="0"/>
                                  <w:divBdr>
                                    <w:top w:val="none" w:sz="0" w:space="0" w:color="auto"/>
                                    <w:left w:val="none" w:sz="0" w:space="0" w:color="auto"/>
                                    <w:bottom w:val="none" w:sz="0" w:space="0" w:color="auto"/>
                                    <w:right w:val="none" w:sz="0" w:space="0" w:color="auto"/>
                                  </w:divBdr>
                                  <w:divsChild>
                                    <w:div w:id="15363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4797">
                          <w:marLeft w:val="0"/>
                          <w:marRight w:val="0"/>
                          <w:marTop w:val="0"/>
                          <w:marBottom w:val="0"/>
                          <w:divBdr>
                            <w:top w:val="none" w:sz="0" w:space="0" w:color="auto"/>
                            <w:left w:val="none" w:sz="0" w:space="0" w:color="auto"/>
                            <w:bottom w:val="none" w:sz="0" w:space="0" w:color="auto"/>
                            <w:right w:val="none" w:sz="0" w:space="0" w:color="auto"/>
                          </w:divBdr>
                        </w:div>
                        <w:div w:id="792599643">
                          <w:marLeft w:val="0"/>
                          <w:marRight w:val="0"/>
                          <w:marTop w:val="0"/>
                          <w:marBottom w:val="0"/>
                          <w:divBdr>
                            <w:top w:val="none" w:sz="0" w:space="0" w:color="auto"/>
                            <w:left w:val="none" w:sz="0" w:space="0" w:color="auto"/>
                            <w:bottom w:val="none" w:sz="0" w:space="0" w:color="auto"/>
                            <w:right w:val="none" w:sz="0" w:space="0" w:color="auto"/>
                          </w:divBdr>
                          <w:divsChild>
                            <w:div w:id="148743761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60483997">
                                  <w:marLeft w:val="0"/>
                                  <w:marRight w:val="0"/>
                                  <w:marTop w:val="0"/>
                                  <w:marBottom w:val="0"/>
                                  <w:divBdr>
                                    <w:top w:val="none" w:sz="0" w:space="0" w:color="auto"/>
                                    <w:left w:val="none" w:sz="0" w:space="0" w:color="auto"/>
                                    <w:bottom w:val="none" w:sz="0" w:space="0" w:color="auto"/>
                                    <w:right w:val="none" w:sz="0" w:space="0" w:color="auto"/>
                                  </w:divBdr>
                                  <w:divsChild>
                                    <w:div w:id="3267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1730">
                          <w:marLeft w:val="0"/>
                          <w:marRight w:val="0"/>
                          <w:marTop w:val="0"/>
                          <w:marBottom w:val="0"/>
                          <w:divBdr>
                            <w:top w:val="none" w:sz="0" w:space="0" w:color="auto"/>
                            <w:left w:val="none" w:sz="0" w:space="0" w:color="auto"/>
                            <w:bottom w:val="none" w:sz="0" w:space="0" w:color="auto"/>
                            <w:right w:val="none" w:sz="0" w:space="0" w:color="auto"/>
                          </w:divBdr>
                        </w:div>
                        <w:div w:id="1774593727">
                          <w:marLeft w:val="0"/>
                          <w:marRight w:val="0"/>
                          <w:marTop w:val="0"/>
                          <w:marBottom w:val="0"/>
                          <w:divBdr>
                            <w:top w:val="none" w:sz="0" w:space="0" w:color="auto"/>
                            <w:left w:val="none" w:sz="0" w:space="0" w:color="auto"/>
                            <w:bottom w:val="none" w:sz="0" w:space="0" w:color="auto"/>
                            <w:right w:val="none" w:sz="0" w:space="0" w:color="auto"/>
                          </w:divBdr>
                        </w:div>
                        <w:div w:id="435947215">
                          <w:marLeft w:val="0"/>
                          <w:marRight w:val="0"/>
                          <w:marTop w:val="0"/>
                          <w:marBottom w:val="0"/>
                          <w:divBdr>
                            <w:top w:val="none" w:sz="0" w:space="0" w:color="auto"/>
                            <w:left w:val="none" w:sz="0" w:space="0" w:color="auto"/>
                            <w:bottom w:val="none" w:sz="0" w:space="0" w:color="auto"/>
                            <w:right w:val="none" w:sz="0" w:space="0" w:color="auto"/>
                          </w:divBdr>
                          <w:divsChild>
                            <w:div w:id="19841932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46978553">
                                  <w:marLeft w:val="0"/>
                                  <w:marRight w:val="0"/>
                                  <w:marTop w:val="0"/>
                                  <w:marBottom w:val="0"/>
                                  <w:divBdr>
                                    <w:top w:val="none" w:sz="0" w:space="0" w:color="auto"/>
                                    <w:left w:val="none" w:sz="0" w:space="0" w:color="auto"/>
                                    <w:bottom w:val="none" w:sz="0" w:space="0" w:color="auto"/>
                                    <w:right w:val="none" w:sz="0" w:space="0" w:color="auto"/>
                                  </w:divBdr>
                                  <w:divsChild>
                                    <w:div w:id="371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19538">
                      <w:marLeft w:val="0"/>
                      <w:marRight w:val="0"/>
                      <w:marTop w:val="0"/>
                      <w:marBottom w:val="0"/>
                      <w:divBdr>
                        <w:top w:val="none" w:sz="0" w:space="0" w:color="auto"/>
                        <w:left w:val="none" w:sz="0" w:space="0" w:color="auto"/>
                        <w:bottom w:val="none" w:sz="0" w:space="0" w:color="auto"/>
                        <w:right w:val="none" w:sz="0" w:space="0" w:color="auto"/>
                      </w:divBdr>
                      <w:divsChild>
                        <w:div w:id="1785151782">
                          <w:marLeft w:val="0"/>
                          <w:marRight w:val="0"/>
                          <w:marTop w:val="0"/>
                          <w:marBottom w:val="0"/>
                          <w:divBdr>
                            <w:top w:val="none" w:sz="0" w:space="0" w:color="auto"/>
                            <w:left w:val="none" w:sz="0" w:space="0" w:color="auto"/>
                            <w:bottom w:val="none" w:sz="0" w:space="0" w:color="auto"/>
                            <w:right w:val="none" w:sz="0" w:space="0" w:color="auto"/>
                          </w:divBdr>
                        </w:div>
                        <w:div w:id="1892156193">
                          <w:marLeft w:val="0"/>
                          <w:marRight w:val="0"/>
                          <w:marTop w:val="0"/>
                          <w:marBottom w:val="0"/>
                          <w:divBdr>
                            <w:top w:val="none" w:sz="0" w:space="0" w:color="auto"/>
                            <w:left w:val="none" w:sz="0" w:space="0" w:color="auto"/>
                            <w:bottom w:val="none" w:sz="0" w:space="0" w:color="auto"/>
                            <w:right w:val="none" w:sz="0" w:space="0" w:color="auto"/>
                          </w:divBdr>
                        </w:div>
                        <w:div w:id="653994043">
                          <w:marLeft w:val="0"/>
                          <w:marRight w:val="0"/>
                          <w:marTop w:val="0"/>
                          <w:marBottom w:val="0"/>
                          <w:divBdr>
                            <w:top w:val="none" w:sz="0" w:space="0" w:color="auto"/>
                            <w:left w:val="none" w:sz="0" w:space="0" w:color="auto"/>
                            <w:bottom w:val="none" w:sz="0" w:space="0" w:color="auto"/>
                            <w:right w:val="none" w:sz="0" w:space="0" w:color="auto"/>
                          </w:divBdr>
                          <w:divsChild>
                            <w:div w:id="6245087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95122">
                                  <w:marLeft w:val="0"/>
                                  <w:marRight w:val="0"/>
                                  <w:marTop w:val="0"/>
                                  <w:marBottom w:val="0"/>
                                  <w:divBdr>
                                    <w:top w:val="none" w:sz="0" w:space="0" w:color="auto"/>
                                    <w:left w:val="none" w:sz="0" w:space="0" w:color="auto"/>
                                    <w:bottom w:val="none" w:sz="0" w:space="0" w:color="auto"/>
                                    <w:right w:val="none" w:sz="0" w:space="0" w:color="auto"/>
                                  </w:divBdr>
                                  <w:divsChild>
                                    <w:div w:id="4886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2892">
                          <w:marLeft w:val="0"/>
                          <w:marRight w:val="0"/>
                          <w:marTop w:val="0"/>
                          <w:marBottom w:val="0"/>
                          <w:divBdr>
                            <w:top w:val="none" w:sz="0" w:space="0" w:color="auto"/>
                            <w:left w:val="none" w:sz="0" w:space="0" w:color="auto"/>
                            <w:bottom w:val="none" w:sz="0" w:space="0" w:color="auto"/>
                            <w:right w:val="none" w:sz="0" w:space="0" w:color="auto"/>
                          </w:divBdr>
                        </w:div>
                        <w:div w:id="1965189082">
                          <w:marLeft w:val="0"/>
                          <w:marRight w:val="0"/>
                          <w:marTop w:val="0"/>
                          <w:marBottom w:val="0"/>
                          <w:divBdr>
                            <w:top w:val="none" w:sz="0" w:space="0" w:color="auto"/>
                            <w:left w:val="none" w:sz="0" w:space="0" w:color="auto"/>
                            <w:bottom w:val="none" w:sz="0" w:space="0" w:color="auto"/>
                            <w:right w:val="none" w:sz="0" w:space="0" w:color="auto"/>
                          </w:divBdr>
                          <w:divsChild>
                            <w:div w:id="1172914337">
                              <w:marLeft w:val="0"/>
                              <w:marRight w:val="0"/>
                              <w:marTop w:val="0"/>
                              <w:marBottom w:val="300"/>
                              <w:divBdr>
                                <w:top w:val="single" w:sz="6" w:space="15" w:color="E6E6E6"/>
                                <w:left w:val="single" w:sz="6" w:space="15" w:color="E6E6E6"/>
                                <w:bottom w:val="single" w:sz="6" w:space="15" w:color="E6E6E6"/>
                                <w:right w:val="single" w:sz="6" w:space="15" w:color="E6E6E6"/>
                              </w:divBdr>
                              <w:divsChild>
                                <w:div w:id="977565573">
                                  <w:marLeft w:val="0"/>
                                  <w:marRight w:val="0"/>
                                  <w:marTop w:val="0"/>
                                  <w:marBottom w:val="0"/>
                                  <w:divBdr>
                                    <w:top w:val="none" w:sz="0" w:space="0" w:color="auto"/>
                                    <w:left w:val="none" w:sz="0" w:space="0" w:color="auto"/>
                                    <w:bottom w:val="none" w:sz="0" w:space="0" w:color="auto"/>
                                    <w:right w:val="none" w:sz="0" w:space="0" w:color="auto"/>
                                  </w:divBdr>
                                  <w:divsChild>
                                    <w:div w:id="57081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594128">
                          <w:marLeft w:val="0"/>
                          <w:marRight w:val="0"/>
                          <w:marTop w:val="0"/>
                          <w:marBottom w:val="0"/>
                          <w:divBdr>
                            <w:top w:val="none" w:sz="0" w:space="0" w:color="auto"/>
                            <w:left w:val="none" w:sz="0" w:space="0" w:color="auto"/>
                            <w:bottom w:val="none" w:sz="0" w:space="0" w:color="auto"/>
                            <w:right w:val="none" w:sz="0" w:space="0" w:color="auto"/>
                          </w:divBdr>
                        </w:div>
                        <w:div w:id="2090613867">
                          <w:marLeft w:val="0"/>
                          <w:marRight w:val="0"/>
                          <w:marTop w:val="0"/>
                          <w:marBottom w:val="0"/>
                          <w:divBdr>
                            <w:top w:val="none" w:sz="0" w:space="0" w:color="auto"/>
                            <w:left w:val="none" w:sz="0" w:space="0" w:color="auto"/>
                            <w:bottom w:val="none" w:sz="0" w:space="0" w:color="auto"/>
                            <w:right w:val="none" w:sz="0" w:space="0" w:color="auto"/>
                          </w:divBdr>
                          <w:divsChild>
                            <w:div w:id="1033808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5827980">
                                  <w:marLeft w:val="0"/>
                                  <w:marRight w:val="0"/>
                                  <w:marTop w:val="0"/>
                                  <w:marBottom w:val="300"/>
                                  <w:divBdr>
                                    <w:top w:val="none" w:sz="0" w:space="0" w:color="auto"/>
                                    <w:left w:val="none" w:sz="0" w:space="0" w:color="auto"/>
                                    <w:bottom w:val="none" w:sz="0" w:space="0" w:color="auto"/>
                                    <w:right w:val="none" w:sz="0" w:space="0" w:color="auto"/>
                                  </w:divBdr>
                                  <w:divsChild>
                                    <w:div w:id="1125154066">
                                      <w:marLeft w:val="0"/>
                                      <w:marRight w:val="0"/>
                                      <w:marTop w:val="0"/>
                                      <w:marBottom w:val="0"/>
                                      <w:divBdr>
                                        <w:top w:val="none" w:sz="0" w:space="0" w:color="auto"/>
                                        <w:left w:val="none" w:sz="0" w:space="0" w:color="auto"/>
                                        <w:bottom w:val="none" w:sz="0" w:space="0" w:color="auto"/>
                                        <w:right w:val="none" w:sz="0" w:space="0" w:color="auto"/>
                                      </w:divBdr>
                                    </w:div>
                                  </w:divsChild>
                                </w:div>
                                <w:div w:id="1262370707">
                                  <w:marLeft w:val="0"/>
                                  <w:marRight w:val="0"/>
                                  <w:marTop w:val="0"/>
                                  <w:marBottom w:val="0"/>
                                  <w:divBdr>
                                    <w:top w:val="none" w:sz="0" w:space="0" w:color="auto"/>
                                    <w:left w:val="none" w:sz="0" w:space="0" w:color="auto"/>
                                    <w:bottom w:val="none" w:sz="0" w:space="0" w:color="auto"/>
                                    <w:right w:val="none" w:sz="0" w:space="0" w:color="auto"/>
                                  </w:divBdr>
                                  <w:divsChild>
                                    <w:div w:id="14231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131743">
                  <w:marLeft w:val="0"/>
                  <w:marRight w:val="0"/>
                  <w:marTop w:val="0"/>
                  <w:marBottom w:val="0"/>
                  <w:divBdr>
                    <w:top w:val="none" w:sz="0" w:space="0" w:color="auto"/>
                    <w:left w:val="none" w:sz="0" w:space="0" w:color="auto"/>
                    <w:bottom w:val="none" w:sz="0" w:space="0" w:color="auto"/>
                    <w:right w:val="none" w:sz="0" w:space="0" w:color="auto"/>
                  </w:divBdr>
                  <w:divsChild>
                    <w:div w:id="344669140">
                      <w:marLeft w:val="0"/>
                      <w:marRight w:val="0"/>
                      <w:marTop w:val="0"/>
                      <w:marBottom w:val="0"/>
                      <w:divBdr>
                        <w:top w:val="none" w:sz="0" w:space="0" w:color="auto"/>
                        <w:left w:val="none" w:sz="0" w:space="0" w:color="auto"/>
                        <w:bottom w:val="none" w:sz="0" w:space="0" w:color="auto"/>
                        <w:right w:val="none" w:sz="0" w:space="0" w:color="auto"/>
                      </w:divBdr>
                    </w:div>
                    <w:div w:id="1034231222">
                      <w:marLeft w:val="0"/>
                      <w:marRight w:val="0"/>
                      <w:marTop w:val="0"/>
                      <w:marBottom w:val="0"/>
                      <w:divBdr>
                        <w:top w:val="none" w:sz="0" w:space="0" w:color="auto"/>
                        <w:left w:val="none" w:sz="0" w:space="0" w:color="auto"/>
                        <w:bottom w:val="none" w:sz="0" w:space="0" w:color="auto"/>
                        <w:right w:val="none" w:sz="0" w:space="0" w:color="auto"/>
                      </w:divBdr>
                    </w:div>
                    <w:div w:id="77288041">
                      <w:marLeft w:val="0"/>
                      <w:marRight w:val="0"/>
                      <w:marTop w:val="0"/>
                      <w:marBottom w:val="0"/>
                      <w:divBdr>
                        <w:top w:val="none" w:sz="0" w:space="0" w:color="auto"/>
                        <w:left w:val="none" w:sz="0" w:space="0" w:color="auto"/>
                        <w:bottom w:val="none" w:sz="0" w:space="0" w:color="auto"/>
                        <w:right w:val="none" w:sz="0" w:space="0" w:color="auto"/>
                      </w:divBdr>
                      <w:divsChild>
                        <w:div w:id="1695767060">
                          <w:marLeft w:val="0"/>
                          <w:marRight w:val="0"/>
                          <w:marTop w:val="0"/>
                          <w:marBottom w:val="0"/>
                          <w:divBdr>
                            <w:top w:val="none" w:sz="0" w:space="0" w:color="auto"/>
                            <w:left w:val="none" w:sz="0" w:space="0" w:color="auto"/>
                            <w:bottom w:val="none" w:sz="0" w:space="0" w:color="auto"/>
                            <w:right w:val="none" w:sz="0" w:space="0" w:color="auto"/>
                          </w:divBdr>
                        </w:div>
                        <w:div w:id="1711879161">
                          <w:marLeft w:val="0"/>
                          <w:marRight w:val="0"/>
                          <w:marTop w:val="0"/>
                          <w:marBottom w:val="0"/>
                          <w:divBdr>
                            <w:top w:val="none" w:sz="0" w:space="0" w:color="auto"/>
                            <w:left w:val="none" w:sz="0" w:space="0" w:color="auto"/>
                            <w:bottom w:val="none" w:sz="0" w:space="0" w:color="auto"/>
                            <w:right w:val="none" w:sz="0" w:space="0" w:color="auto"/>
                          </w:divBdr>
                        </w:div>
                        <w:div w:id="1800880048">
                          <w:marLeft w:val="0"/>
                          <w:marRight w:val="0"/>
                          <w:marTop w:val="0"/>
                          <w:marBottom w:val="0"/>
                          <w:divBdr>
                            <w:top w:val="none" w:sz="0" w:space="0" w:color="auto"/>
                            <w:left w:val="none" w:sz="0" w:space="0" w:color="auto"/>
                            <w:bottom w:val="none" w:sz="0" w:space="0" w:color="auto"/>
                            <w:right w:val="none" w:sz="0" w:space="0" w:color="auto"/>
                          </w:divBdr>
                          <w:divsChild>
                            <w:div w:id="65372865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7158622">
                                  <w:marLeft w:val="0"/>
                                  <w:marRight w:val="0"/>
                                  <w:marTop w:val="0"/>
                                  <w:marBottom w:val="0"/>
                                  <w:divBdr>
                                    <w:top w:val="none" w:sz="0" w:space="0" w:color="auto"/>
                                    <w:left w:val="none" w:sz="0" w:space="0" w:color="auto"/>
                                    <w:bottom w:val="none" w:sz="0" w:space="0" w:color="auto"/>
                                    <w:right w:val="none" w:sz="0" w:space="0" w:color="auto"/>
                                  </w:divBdr>
                                  <w:divsChild>
                                    <w:div w:id="18733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990839">
                          <w:marLeft w:val="0"/>
                          <w:marRight w:val="0"/>
                          <w:marTop w:val="0"/>
                          <w:marBottom w:val="0"/>
                          <w:divBdr>
                            <w:top w:val="none" w:sz="0" w:space="0" w:color="auto"/>
                            <w:left w:val="none" w:sz="0" w:space="0" w:color="auto"/>
                            <w:bottom w:val="none" w:sz="0" w:space="0" w:color="auto"/>
                            <w:right w:val="none" w:sz="0" w:space="0" w:color="auto"/>
                          </w:divBdr>
                        </w:div>
                      </w:divsChild>
                    </w:div>
                    <w:div w:id="1544441275">
                      <w:marLeft w:val="0"/>
                      <w:marRight w:val="0"/>
                      <w:marTop w:val="0"/>
                      <w:marBottom w:val="0"/>
                      <w:divBdr>
                        <w:top w:val="none" w:sz="0" w:space="0" w:color="auto"/>
                        <w:left w:val="none" w:sz="0" w:space="0" w:color="auto"/>
                        <w:bottom w:val="none" w:sz="0" w:space="0" w:color="auto"/>
                        <w:right w:val="none" w:sz="0" w:space="0" w:color="auto"/>
                      </w:divBdr>
                      <w:divsChild>
                        <w:div w:id="459230382">
                          <w:marLeft w:val="0"/>
                          <w:marRight w:val="0"/>
                          <w:marTop w:val="0"/>
                          <w:marBottom w:val="0"/>
                          <w:divBdr>
                            <w:top w:val="none" w:sz="0" w:space="0" w:color="auto"/>
                            <w:left w:val="none" w:sz="0" w:space="0" w:color="auto"/>
                            <w:bottom w:val="none" w:sz="0" w:space="0" w:color="auto"/>
                            <w:right w:val="none" w:sz="0" w:space="0" w:color="auto"/>
                          </w:divBdr>
                        </w:div>
                        <w:div w:id="114059070">
                          <w:marLeft w:val="0"/>
                          <w:marRight w:val="0"/>
                          <w:marTop w:val="0"/>
                          <w:marBottom w:val="0"/>
                          <w:divBdr>
                            <w:top w:val="none" w:sz="0" w:space="0" w:color="auto"/>
                            <w:left w:val="none" w:sz="0" w:space="0" w:color="auto"/>
                            <w:bottom w:val="none" w:sz="0" w:space="0" w:color="auto"/>
                            <w:right w:val="none" w:sz="0" w:space="0" w:color="auto"/>
                          </w:divBdr>
                          <w:divsChild>
                            <w:div w:id="3692613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952051108">
                                  <w:marLeft w:val="0"/>
                                  <w:marRight w:val="0"/>
                                  <w:marTop w:val="0"/>
                                  <w:marBottom w:val="0"/>
                                  <w:divBdr>
                                    <w:top w:val="none" w:sz="0" w:space="0" w:color="auto"/>
                                    <w:left w:val="none" w:sz="0" w:space="0" w:color="auto"/>
                                    <w:bottom w:val="none" w:sz="0" w:space="0" w:color="auto"/>
                                    <w:right w:val="none" w:sz="0" w:space="0" w:color="auto"/>
                                  </w:divBdr>
                                  <w:divsChild>
                                    <w:div w:id="13951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16384">
                          <w:marLeft w:val="0"/>
                          <w:marRight w:val="0"/>
                          <w:marTop w:val="0"/>
                          <w:marBottom w:val="0"/>
                          <w:divBdr>
                            <w:top w:val="none" w:sz="0" w:space="0" w:color="auto"/>
                            <w:left w:val="none" w:sz="0" w:space="0" w:color="auto"/>
                            <w:bottom w:val="none" w:sz="0" w:space="0" w:color="auto"/>
                            <w:right w:val="none" w:sz="0" w:space="0" w:color="auto"/>
                          </w:divBdr>
                        </w:div>
                        <w:div w:id="2088574958">
                          <w:marLeft w:val="0"/>
                          <w:marRight w:val="0"/>
                          <w:marTop w:val="0"/>
                          <w:marBottom w:val="0"/>
                          <w:divBdr>
                            <w:top w:val="none" w:sz="0" w:space="0" w:color="auto"/>
                            <w:left w:val="none" w:sz="0" w:space="0" w:color="auto"/>
                            <w:bottom w:val="none" w:sz="0" w:space="0" w:color="auto"/>
                            <w:right w:val="none" w:sz="0" w:space="0" w:color="auto"/>
                          </w:divBdr>
                          <w:divsChild>
                            <w:div w:id="3886548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3089782">
                                  <w:marLeft w:val="0"/>
                                  <w:marRight w:val="0"/>
                                  <w:marTop w:val="0"/>
                                  <w:marBottom w:val="0"/>
                                  <w:divBdr>
                                    <w:top w:val="none" w:sz="0" w:space="0" w:color="auto"/>
                                    <w:left w:val="none" w:sz="0" w:space="0" w:color="auto"/>
                                    <w:bottom w:val="none" w:sz="0" w:space="0" w:color="auto"/>
                                    <w:right w:val="none" w:sz="0" w:space="0" w:color="auto"/>
                                  </w:divBdr>
                                  <w:divsChild>
                                    <w:div w:id="3610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237">
                          <w:marLeft w:val="0"/>
                          <w:marRight w:val="0"/>
                          <w:marTop w:val="0"/>
                          <w:marBottom w:val="0"/>
                          <w:divBdr>
                            <w:top w:val="none" w:sz="0" w:space="0" w:color="auto"/>
                            <w:left w:val="none" w:sz="0" w:space="0" w:color="auto"/>
                            <w:bottom w:val="none" w:sz="0" w:space="0" w:color="auto"/>
                            <w:right w:val="none" w:sz="0" w:space="0" w:color="auto"/>
                          </w:divBdr>
                        </w:div>
                        <w:div w:id="110825719">
                          <w:marLeft w:val="0"/>
                          <w:marRight w:val="0"/>
                          <w:marTop w:val="0"/>
                          <w:marBottom w:val="0"/>
                          <w:divBdr>
                            <w:top w:val="none" w:sz="0" w:space="0" w:color="auto"/>
                            <w:left w:val="none" w:sz="0" w:space="0" w:color="auto"/>
                            <w:bottom w:val="none" w:sz="0" w:space="0" w:color="auto"/>
                            <w:right w:val="none" w:sz="0" w:space="0" w:color="auto"/>
                          </w:divBdr>
                          <w:divsChild>
                            <w:div w:id="1717228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44611568">
                                  <w:marLeft w:val="0"/>
                                  <w:marRight w:val="0"/>
                                  <w:marTop w:val="0"/>
                                  <w:marBottom w:val="0"/>
                                  <w:divBdr>
                                    <w:top w:val="none" w:sz="0" w:space="0" w:color="auto"/>
                                    <w:left w:val="none" w:sz="0" w:space="0" w:color="auto"/>
                                    <w:bottom w:val="none" w:sz="0" w:space="0" w:color="auto"/>
                                    <w:right w:val="none" w:sz="0" w:space="0" w:color="auto"/>
                                  </w:divBdr>
                                  <w:divsChild>
                                    <w:div w:id="167892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92026">
                      <w:marLeft w:val="0"/>
                      <w:marRight w:val="0"/>
                      <w:marTop w:val="0"/>
                      <w:marBottom w:val="0"/>
                      <w:divBdr>
                        <w:top w:val="none" w:sz="0" w:space="0" w:color="auto"/>
                        <w:left w:val="none" w:sz="0" w:space="0" w:color="auto"/>
                        <w:bottom w:val="none" w:sz="0" w:space="0" w:color="auto"/>
                        <w:right w:val="none" w:sz="0" w:space="0" w:color="auto"/>
                      </w:divBdr>
                      <w:divsChild>
                        <w:div w:id="746807893">
                          <w:marLeft w:val="0"/>
                          <w:marRight w:val="0"/>
                          <w:marTop w:val="0"/>
                          <w:marBottom w:val="0"/>
                          <w:divBdr>
                            <w:top w:val="none" w:sz="0" w:space="0" w:color="auto"/>
                            <w:left w:val="none" w:sz="0" w:space="0" w:color="auto"/>
                            <w:bottom w:val="none" w:sz="0" w:space="0" w:color="auto"/>
                            <w:right w:val="none" w:sz="0" w:space="0" w:color="auto"/>
                          </w:divBdr>
                        </w:div>
                        <w:div w:id="746921829">
                          <w:marLeft w:val="0"/>
                          <w:marRight w:val="0"/>
                          <w:marTop w:val="0"/>
                          <w:marBottom w:val="0"/>
                          <w:divBdr>
                            <w:top w:val="none" w:sz="0" w:space="0" w:color="auto"/>
                            <w:left w:val="none" w:sz="0" w:space="0" w:color="auto"/>
                            <w:bottom w:val="none" w:sz="0" w:space="0" w:color="auto"/>
                            <w:right w:val="none" w:sz="0" w:space="0" w:color="auto"/>
                          </w:divBdr>
                          <w:divsChild>
                            <w:div w:id="595960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32435489">
                                  <w:marLeft w:val="0"/>
                                  <w:marRight w:val="0"/>
                                  <w:marTop w:val="0"/>
                                  <w:marBottom w:val="0"/>
                                  <w:divBdr>
                                    <w:top w:val="none" w:sz="0" w:space="0" w:color="auto"/>
                                    <w:left w:val="none" w:sz="0" w:space="0" w:color="auto"/>
                                    <w:bottom w:val="none" w:sz="0" w:space="0" w:color="auto"/>
                                    <w:right w:val="none" w:sz="0" w:space="0" w:color="auto"/>
                                  </w:divBdr>
                                  <w:divsChild>
                                    <w:div w:id="14444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635516">
                          <w:marLeft w:val="0"/>
                          <w:marRight w:val="0"/>
                          <w:marTop w:val="0"/>
                          <w:marBottom w:val="0"/>
                          <w:divBdr>
                            <w:top w:val="none" w:sz="0" w:space="0" w:color="auto"/>
                            <w:left w:val="none" w:sz="0" w:space="0" w:color="auto"/>
                            <w:bottom w:val="none" w:sz="0" w:space="0" w:color="auto"/>
                            <w:right w:val="none" w:sz="0" w:space="0" w:color="auto"/>
                          </w:divBdr>
                        </w:div>
                      </w:divsChild>
                    </w:div>
                    <w:div w:id="520240314">
                      <w:marLeft w:val="0"/>
                      <w:marRight w:val="0"/>
                      <w:marTop w:val="0"/>
                      <w:marBottom w:val="0"/>
                      <w:divBdr>
                        <w:top w:val="none" w:sz="0" w:space="0" w:color="auto"/>
                        <w:left w:val="none" w:sz="0" w:space="0" w:color="auto"/>
                        <w:bottom w:val="none" w:sz="0" w:space="0" w:color="auto"/>
                        <w:right w:val="none" w:sz="0" w:space="0" w:color="auto"/>
                      </w:divBdr>
                      <w:divsChild>
                        <w:div w:id="1738016386">
                          <w:marLeft w:val="0"/>
                          <w:marRight w:val="0"/>
                          <w:marTop w:val="0"/>
                          <w:marBottom w:val="0"/>
                          <w:divBdr>
                            <w:top w:val="none" w:sz="0" w:space="0" w:color="auto"/>
                            <w:left w:val="none" w:sz="0" w:space="0" w:color="auto"/>
                            <w:bottom w:val="none" w:sz="0" w:space="0" w:color="auto"/>
                            <w:right w:val="none" w:sz="0" w:space="0" w:color="auto"/>
                          </w:divBdr>
                        </w:div>
                        <w:div w:id="531964720">
                          <w:marLeft w:val="0"/>
                          <w:marRight w:val="0"/>
                          <w:marTop w:val="0"/>
                          <w:marBottom w:val="0"/>
                          <w:divBdr>
                            <w:top w:val="none" w:sz="0" w:space="0" w:color="auto"/>
                            <w:left w:val="none" w:sz="0" w:space="0" w:color="auto"/>
                            <w:bottom w:val="none" w:sz="0" w:space="0" w:color="auto"/>
                            <w:right w:val="none" w:sz="0" w:space="0" w:color="auto"/>
                          </w:divBdr>
                          <w:divsChild>
                            <w:div w:id="12925946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6915502">
                                  <w:marLeft w:val="0"/>
                                  <w:marRight w:val="0"/>
                                  <w:marTop w:val="0"/>
                                  <w:marBottom w:val="0"/>
                                  <w:divBdr>
                                    <w:top w:val="none" w:sz="0" w:space="0" w:color="auto"/>
                                    <w:left w:val="none" w:sz="0" w:space="0" w:color="auto"/>
                                    <w:bottom w:val="none" w:sz="0" w:space="0" w:color="auto"/>
                                    <w:right w:val="none" w:sz="0" w:space="0" w:color="auto"/>
                                  </w:divBdr>
                                  <w:divsChild>
                                    <w:div w:id="6192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3941">
                          <w:marLeft w:val="0"/>
                          <w:marRight w:val="0"/>
                          <w:marTop w:val="0"/>
                          <w:marBottom w:val="0"/>
                          <w:divBdr>
                            <w:top w:val="none" w:sz="0" w:space="0" w:color="auto"/>
                            <w:left w:val="none" w:sz="0" w:space="0" w:color="auto"/>
                            <w:bottom w:val="none" w:sz="0" w:space="0" w:color="auto"/>
                            <w:right w:val="none" w:sz="0" w:space="0" w:color="auto"/>
                          </w:divBdr>
                        </w:div>
                      </w:divsChild>
                    </w:div>
                    <w:div w:id="1315722152">
                      <w:marLeft w:val="0"/>
                      <w:marRight w:val="0"/>
                      <w:marTop w:val="0"/>
                      <w:marBottom w:val="0"/>
                      <w:divBdr>
                        <w:top w:val="none" w:sz="0" w:space="0" w:color="auto"/>
                        <w:left w:val="none" w:sz="0" w:space="0" w:color="auto"/>
                        <w:bottom w:val="none" w:sz="0" w:space="0" w:color="auto"/>
                        <w:right w:val="none" w:sz="0" w:space="0" w:color="auto"/>
                      </w:divBdr>
                      <w:divsChild>
                        <w:div w:id="863053140">
                          <w:marLeft w:val="0"/>
                          <w:marRight w:val="0"/>
                          <w:marTop w:val="0"/>
                          <w:marBottom w:val="0"/>
                          <w:divBdr>
                            <w:top w:val="none" w:sz="0" w:space="0" w:color="auto"/>
                            <w:left w:val="none" w:sz="0" w:space="0" w:color="auto"/>
                            <w:bottom w:val="none" w:sz="0" w:space="0" w:color="auto"/>
                            <w:right w:val="none" w:sz="0" w:space="0" w:color="auto"/>
                          </w:divBdr>
                        </w:div>
                        <w:div w:id="1386877306">
                          <w:marLeft w:val="0"/>
                          <w:marRight w:val="0"/>
                          <w:marTop w:val="0"/>
                          <w:marBottom w:val="0"/>
                          <w:divBdr>
                            <w:top w:val="none" w:sz="0" w:space="0" w:color="auto"/>
                            <w:left w:val="none" w:sz="0" w:space="0" w:color="auto"/>
                            <w:bottom w:val="none" w:sz="0" w:space="0" w:color="auto"/>
                            <w:right w:val="none" w:sz="0" w:space="0" w:color="auto"/>
                          </w:divBdr>
                          <w:divsChild>
                            <w:div w:id="111158872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6268007">
                                  <w:marLeft w:val="0"/>
                                  <w:marRight w:val="0"/>
                                  <w:marTop w:val="0"/>
                                  <w:marBottom w:val="0"/>
                                  <w:divBdr>
                                    <w:top w:val="none" w:sz="0" w:space="0" w:color="auto"/>
                                    <w:left w:val="none" w:sz="0" w:space="0" w:color="auto"/>
                                    <w:bottom w:val="none" w:sz="0" w:space="0" w:color="auto"/>
                                    <w:right w:val="none" w:sz="0" w:space="0" w:color="auto"/>
                                  </w:divBdr>
                                  <w:divsChild>
                                    <w:div w:id="5572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95137">
                          <w:marLeft w:val="0"/>
                          <w:marRight w:val="0"/>
                          <w:marTop w:val="0"/>
                          <w:marBottom w:val="0"/>
                          <w:divBdr>
                            <w:top w:val="none" w:sz="0" w:space="0" w:color="auto"/>
                            <w:left w:val="none" w:sz="0" w:space="0" w:color="auto"/>
                            <w:bottom w:val="none" w:sz="0" w:space="0" w:color="auto"/>
                            <w:right w:val="none" w:sz="0" w:space="0" w:color="auto"/>
                          </w:divBdr>
                        </w:div>
                      </w:divsChild>
                    </w:div>
                    <w:div w:id="15038124">
                      <w:marLeft w:val="0"/>
                      <w:marRight w:val="0"/>
                      <w:marTop w:val="0"/>
                      <w:marBottom w:val="0"/>
                      <w:divBdr>
                        <w:top w:val="none" w:sz="0" w:space="0" w:color="auto"/>
                        <w:left w:val="none" w:sz="0" w:space="0" w:color="auto"/>
                        <w:bottom w:val="none" w:sz="0" w:space="0" w:color="auto"/>
                        <w:right w:val="none" w:sz="0" w:space="0" w:color="auto"/>
                      </w:divBdr>
                      <w:divsChild>
                        <w:div w:id="86073397">
                          <w:marLeft w:val="0"/>
                          <w:marRight w:val="0"/>
                          <w:marTop w:val="0"/>
                          <w:marBottom w:val="0"/>
                          <w:divBdr>
                            <w:top w:val="none" w:sz="0" w:space="0" w:color="auto"/>
                            <w:left w:val="none" w:sz="0" w:space="0" w:color="auto"/>
                            <w:bottom w:val="none" w:sz="0" w:space="0" w:color="auto"/>
                            <w:right w:val="none" w:sz="0" w:space="0" w:color="auto"/>
                          </w:divBdr>
                        </w:div>
                        <w:div w:id="1629160822">
                          <w:marLeft w:val="0"/>
                          <w:marRight w:val="0"/>
                          <w:marTop w:val="0"/>
                          <w:marBottom w:val="0"/>
                          <w:divBdr>
                            <w:top w:val="none" w:sz="0" w:space="0" w:color="auto"/>
                            <w:left w:val="none" w:sz="0" w:space="0" w:color="auto"/>
                            <w:bottom w:val="none" w:sz="0" w:space="0" w:color="auto"/>
                            <w:right w:val="none" w:sz="0" w:space="0" w:color="auto"/>
                          </w:divBdr>
                          <w:divsChild>
                            <w:div w:id="132894161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01608135">
                                  <w:marLeft w:val="0"/>
                                  <w:marRight w:val="0"/>
                                  <w:marTop w:val="0"/>
                                  <w:marBottom w:val="0"/>
                                  <w:divBdr>
                                    <w:top w:val="none" w:sz="0" w:space="0" w:color="auto"/>
                                    <w:left w:val="none" w:sz="0" w:space="0" w:color="auto"/>
                                    <w:bottom w:val="none" w:sz="0" w:space="0" w:color="auto"/>
                                    <w:right w:val="none" w:sz="0" w:space="0" w:color="auto"/>
                                  </w:divBdr>
                                  <w:divsChild>
                                    <w:div w:id="703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828276">
                      <w:marLeft w:val="0"/>
                      <w:marRight w:val="0"/>
                      <w:marTop w:val="0"/>
                      <w:marBottom w:val="0"/>
                      <w:divBdr>
                        <w:top w:val="none" w:sz="0" w:space="0" w:color="auto"/>
                        <w:left w:val="none" w:sz="0" w:space="0" w:color="auto"/>
                        <w:bottom w:val="none" w:sz="0" w:space="0" w:color="auto"/>
                        <w:right w:val="none" w:sz="0" w:space="0" w:color="auto"/>
                      </w:divBdr>
                      <w:divsChild>
                        <w:div w:id="1612544396">
                          <w:marLeft w:val="0"/>
                          <w:marRight w:val="0"/>
                          <w:marTop w:val="0"/>
                          <w:marBottom w:val="0"/>
                          <w:divBdr>
                            <w:top w:val="none" w:sz="0" w:space="0" w:color="auto"/>
                            <w:left w:val="none" w:sz="0" w:space="0" w:color="auto"/>
                            <w:bottom w:val="none" w:sz="0" w:space="0" w:color="auto"/>
                            <w:right w:val="none" w:sz="0" w:space="0" w:color="auto"/>
                          </w:divBdr>
                        </w:div>
                        <w:div w:id="1633441650">
                          <w:marLeft w:val="0"/>
                          <w:marRight w:val="0"/>
                          <w:marTop w:val="0"/>
                          <w:marBottom w:val="0"/>
                          <w:divBdr>
                            <w:top w:val="none" w:sz="0" w:space="0" w:color="auto"/>
                            <w:left w:val="none" w:sz="0" w:space="0" w:color="auto"/>
                            <w:bottom w:val="none" w:sz="0" w:space="0" w:color="auto"/>
                            <w:right w:val="none" w:sz="0" w:space="0" w:color="auto"/>
                          </w:divBdr>
                        </w:div>
                        <w:div w:id="1430004405">
                          <w:marLeft w:val="0"/>
                          <w:marRight w:val="0"/>
                          <w:marTop w:val="0"/>
                          <w:marBottom w:val="0"/>
                          <w:divBdr>
                            <w:top w:val="none" w:sz="0" w:space="0" w:color="auto"/>
                            <w:left w:val="none" w:sz="0" w:space="0" w:color="auto"/>
                            <w:bottom w:val="none" w:sz="0" w:space="0" w:color="auto"/>
                            <w:right w:val="none" w:sz="0" w:space="0" w:color="auto"/>
                          </w:divBdr>
                          <w:divsChild>
                            <w:div w:id="1524051741">
                              <w:marLeft w:val="0"/>
                              <w:marRight w:val="0"/>
                              <w:marTop w:val="0"/>
                              <w:marBottom w:val="0"/>
                              <w:divBdr>
                                <w:top w:val="none" w:sz="0" w:space="0" w:color="auto"/>
                                <w:left w:val="none" w:sz="0" w:space="0" w:color="auto"/>
                                <w:bottom w:val="none" w:sz="0" w:space="0" w:color="auto"/>
                                <w:right w:val="none" w:sz="0" w:space="0" w:color="auto"/>
                              </w:divBdr>
                            </w:div>
                            <w:div w:id="1274635162">
                              <w:marLeft w:val="0"/>
                              <w:marRight w:val="0"/>
                              <w:marTop w:val="0"/>
                              <w:marBottom w:val="0"/>
                              <w:divBdr>
                                <w:top w:val="none" w:sz="0" w:space="0" w:color="auto"/>
                                <w:left w:val="none" w:sz="0" w:space="0" w:color="auto"/>
                                <w:bottom w:val="none" w:sz="0" w:space="0" w:color="auto"/>
                                <w:right w:val="none" w:sz="0" w:space="0" w:color="auto"/>
                              </w:divBdr>
                              <w:divsChild>
                                <w:div w:id="1363435015">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0069774">
                                      <w:marLeft w:val="0"/>
                                      <w:marRight w:val="0"/>
                                      <w:marTop w:val="0"/>
                                      <w:marBottom w:val="0"/>
                                      <w:divBdr>
                                        <w:top w:val="none" w:sz="0" w:space="0" w:color="auto"/>
                                        <w:left w:val="none" w:sz="0" w:space="0" w:color="auto"/>
                                        <w:bottom w:val="none" w:sz="0" w:space="0" w:color="auto"/>
                                        <w:right w:val="none" w:sz="0" w:space="0" w:color="auto"/>
                                      </w:divBdr>
                                      <w:divsChild>
                                        <w:div w:id="1636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17620">
                              <w:marLeft w:val="0"/>
                              <w:marRight w:val="0"/>
                              <w:marTop w:val="450"/>
                              <w:marBottom w:val="450"/>
                              <w:divBdr>
                                <w:top w:val="none" w:sz="0" w:space="0" w:color="auto"/>
                                <w:left w:val="single" w:sz="24" w:space="0" w:color="6DB33F"/>
                                <w:bottom w:val="none" w:sz="0" w:space="0" w:color="auto"/>
                                <w:right w:val="none" w:sz="0" w:space="0" w:color="auto"/>
                              </w:divBdr>
                              <w:divsChild>
                                <w:div w:id="770784281">
                                  <w:marLeft w:val="0"/>
                                  <w:marRight w:val="0"/>
                                  <w:marTop w:val="0"/>
                                  <w:marBottom w:val="0"/>
                                  <w:divBdr>
                                    <w:top w:val="none" w:sz="0" w:space="0" w:color="auto"/>
                                    <w:left w:val="none" w:sz="0" w:space="0" w:color="auto"/>
                                    <w:bottom w:val="none" w:sz="0" w:space="0" w:color="auto"/>
                                    <w:right w:val="none" w:sz="0" w:space="0" w:color="auto"/>
                                  </w:divBdr>
                                </w:div>
                                <w:div w:id="415444207">
                                  <w:marLeft w:val="0"/>
                                  <w:marRight w:val="0"/>
                                  <w:marTop w:val="0"/>
                                  <w:marBottom w:val="0"/>
                                  <w:divBdr>
                                    <w:top w:val="none" w:sz="0" w:space="0" w:color="auto"/>
                                    <w:left w:val="none" w:sz="0" w:space="0" w:color="auto"/>
                                    <w:bottom w:val="none" w:sz="0" w:space="0" w:color="auto"/>
                                    <w:right w:val="none" w:sz="0" w:space="0" w:color="auto"/>
                                  </w:divBdr>
                                </w:div>
                              </w:divsChild>
                            </w:div>
                            <w:div w:id="2104295843">
                              <w:marLeft w:val="0"/>
                              <w:marRight w:val="0"/>
                              <w:marTop w:val="0"/>
                              <w:marBottom w:val="0"/>
                              <w:divBdr>
                                <w:top w:val="none" w:sz="0" w:space="0" w:color="auto"/>
                                <w:left w:val="none" w:sz="0" w:space="0" w:color="auto"/>
                                <w:bottom w:val="none" w:sz="0" w:space="0" w:color="auto"/>
                                <w:right w:val="none" w:sz="0" w:space="0" w:color="auto"/>
                              </w:divBdr>
                            </w:div>
                            <w:div w:id="1052968933">
                              <w:marLeft w:val="0"/>
                              <w:marRight w:val="0"/>
                              <w:marTop w:val="0"/>
                              <w:marBottom w:val="0"/>
                              <w:divBdr>
                                <w:top w:val="none" w:sz="0" w:space="0" w:color="auto"/>
                                <w:left w:val="none" w:sz="0" w:space="0" w:color="auto"/>
                                <w:bottom w:val="none" w:sz="0" w:space="0" w:color="auto"/>
                                <w:right w:val="none" w:sz="0" w:space="0" w:color="auto"/>
                              </w:divBdr>
                              <w:divsChild>
                                <w:div w:id="74222216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49182588">
                                      <w:marLeft w:val="0"/>
                                      <w:marRight w:val="0"/>
                                      <w:marTop w:val="0"/>
                                      <w:marBottom w:val="0"/>
                                      <w:divBdr>
                                        <w:top w:val="none" w:sz="0" w:space="0" w:color="auto"/>
                                        <w:left w:val="none" w:sz="0" w:space="0" w:color="auto"/>
                                        <w:bottom w:val="none" w:sz="0" w:space="0" w:color="auto"/>
                                        <w:right w:val="none" w:sz="0" w:space="0" w:color="auto"/>
                                      </w:divBdr>
                                      <w:divsChild>
                                        <w:div w:id="14781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29278">
                              <w:marLeft w:val="0"/>
                              <w:marRight w:val="0"/>
                              <w:marTop w:val="450"/>
                              <w:marBottom w:val="450"/>
                              <w:divBdr>
                                <w:top w:val="none" w:sz="0" w:space="0" w:color="auto"/>
                                <w:left w:val="single" w:sz="24" w:space="0" w:color="6DB33F"/>
                                <w:bottom w:val="none" w:sz="0" w:space="0" w:color="auto"/>
                                <w:right w:val="none" w:sz="0" w:space="0" w:color="auto"/>
                              </w:divBdr>
                            </w:div>
                            <w:div w:id="1246652403">
                              <w:marLeft w:val="0"/>
                              <w:marRight w:val="0"/>
                              <w:marTop w:val="0"/>
                              <w:marBottom w:val="0"/>
                              <w:divBdr>
                                <w:top w:val="none" w:sz="0" w:space="0" w:color="auto"/>
                                <w:left w:val="none" w:sz="0" w:space="0" w:color="auto"/>
                                <w:bottom w:val="none" w:sz="0" w:space="0" w:color="auto"/>
                                <w:right w:val="none" w:sz="0" w:space="0" w:color="auto"/>
                              </w:divBdr>
                            </w:div>
                            <w:div w:id="272518076">
                              <w:marLeft w:val="0"/>
                              <w:marRight w:val="0"/>
                              <w:marTop w:val="0"/>
                              <w:marBottom w:val="0"/>
                              <w:divBdr>
                                <w:top w:val="none" w:sz="0" w:space="0" w:color="auto"/>
                                <w:left w:val="none" w:sz="0" w:space="0" w:color="auto"/>
                                <w:bottom w:val="none" w:sz="0" w:space="0" w:color="auto"/>
                                <w:right w:val="none" w:sz="0" w:space="0" w:color="auto"/>
                              </w:divBdr>
                            </w:div>
                            <w:div w:id="275604886">
                              <w:marLeft w:val="0"/>
                              <w:marRight w:val="0"/>
                              <w:marTop w:val="0"/>
                              <w:marBottom w:val="0"/>
                              <w:divBdr>
                                <w:top w:val="none" w:sz="0" w:space="0" w:color="auto"/>
                                <w:left w:val="none" w:sz="0" w:space="0" w:color="auto"/>
                                <w:bottom w:val="none" w:sz="0" w:space="0" w:color="auto"/>
                                <w:right w:val="none" w:sz="0" w:space="0" w:color="auto"/>
                              </w:divBdr>
                            </w:div>
                          </w:divsChild>
                        </w:div>
                        <w:div w:id="471754395">
                          <w:marLeft w:val="0"/>
                          <w:marRight w:val="0"/>
                          <w:marTop w:val="0"/>
                          <w:marBottom w:val="0"/>
                          <w:divBdr>
                            <w:top w:val="none" w:sz="0" w:space="0" w:color="auto"/>
                            <w:left w:val="none" w:sz="0" w:space="0" w:color="auto"/>
                            <w:bottom w:val="none" w:sz="0" w:space="0" w:color="auto"/>
                            <w:right w:val="none" w:sz="0" w:space="0" w:color="auto"/>
                          </w:divBdr>
                          <w:divsChild>
                            <w:div w:id="63453147">
                              <w:marLeft w:val="0"/>
                              <w:marRight w:val="0"/>
                              <w:marTop w:val="0"/>
                              <w:marBottom w:val="0"/>
                              <w:divBdr>
                                <w:top w:val="none" w:sz="0" w:space="0" w:color="auto"/>
                                <w:left w:val="none" w:sz="0" w:space="0" w:color="auto"/>
                                <w:bottom w:val="none" w:sz="0" w:space="0" w:color="auto"/>
                                <w:right w:val="none" w:sz="0" w:space="0" w:color="auto"/>
                              </w:divBdr>
                            </w:div>
                            <w:div w:id="526255287">
                              <w:marLeft w:val="0"/>
                              <w:marRight w:val="0"/>
                              <w:marTop w:val="0"/>
                              <w:marBottom w:val="0"/>
                              <w:divBdr>
                                <w:top w:val="none" w:sz="0" w:space="0" w:color="auto"/>
                                <w:left w:val="none" w:sz="0" w:space="0" w:color="auto"/>
                                <w:bottom w:val="none" w:sz="0" w:space="0" w:color="auto"/>
                                <w:right w:val="none" w:sz="0" w:space="0" w:color="auto"/>
                              </w:divBdr>
                            </w:div>
                            <w:div w:id="1931424209">
                              <w:marLeft w:val="0"/>
                              <w:marRight w:val="0"/>
                              <w:marTop w:val="0"/>
                              <w:marBottom w:val="0"/>
                              <w:divBdr>
                                <w:top w:val="none" w:sz="0" w:space="0" w:color="auto"/>
                                <w:left w:val="none" w:sz="0" w:space="0" w:color="auto"/>
                                <w:bottom w:val="none" w:sz="0" w:space="0" w:color="auto"/>
                                <w:right w:val="none" w:sz="0" w:space="0" w:color="auto"/>
                              </w:divBdr>
                            </w:div>
                            <w:div w:id="916209876">
                              <w:marLeft w:val="0"/>
                              <w:marRight w:val="0"/>
                              <w:marTop w:val="0"/>
                              <w:marBottom w:val="0"/>
                              <w:divBdr>
                                <w:top w:val="none" w:sz="0" w:space="0" w:color="auto"/>
                                <w:left w:val="none" w:sz="0" w:space="0" w:color="auto"/>
                                <w:bottom w:val="none" w:sz="0" w:space="0" w:color="auto"/>
                                <w:right w:val="none" w:sz="0" w:space="0" w:color="auto"/>
                              </w:divBdr>
                              <w:divsChild>
                                <w:div w:id="8906532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50614376">
                                      <w:marLeft w:val="0"/>
                                      <w:marRight w:val="0"/>
                                      <w:marTop w:val="0"/>
                                      <w:marBottom w:val="0"/>
                                      <w:divBdr>
                                        <w:top w:val="none" w:sz="0" w:space="0" w:color="auto"/>
                                        <w:left w:val="none" w:sz="0" w:space="0" w:color="auto"/>
                                        <w:bottom w:val="none" w:sz="0" w:space="0" w:color="auto"/>
                                        <w:right w:val="none" w:sz="0" w:space="0" w:color="auto"/>
                                      </w:divBdr>
                                      <w:divsChild>
                                        <w:div w:id="6627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162645">
                          <w:marLeft w:val="0"/>
                          <w:marRight w:val="0"/>
                          <w:marTop w:val="0"/>
                          <w:marBottom w:val="0"/>
                          <w:divBdr>
                            <w:top w:val="none" w:sz="0" w:space="0" w:color="auto"/>
                            <w:left w:val="none" w:sz="0" w:space="0" w:color="auto"/>
                            <w:bottom w:val="none" w:sz="0" w:space="0" w:color="auto"/>
                            <w:right w:val="none" w:sz="0" w:space="0" w:color="auto"/>
                          </w:divBdr>
                          <w:divsChild>
                            <w:div w:id="2055425">
                              <w:marLeft w:val="0"/>
                              <w:marRight w:val="0"/>
                              <w:marTop w:val="0"/>
                              <w:marBottom w:val="0"/>
                              <w:divBdr>
                                <w:top w:val="none" w:sz="0" w:space="0" w:color="auto"/>
                                <w:left w:val="none" w:sz="0" w:space="0" w:color="auto"/>
                                <w:bottom w:val="none" w:sz="0" w:space="0" w:color="auto"/>
                                <w:right w:val="none" w:sz="0" w:space="0" w:color="auto"/>
                              </w:divBdr>
                            </w:div>
                            <w:div w:id="755175730">
                              <w:marLeft w:val="0"/>
                              <w:marRight w:val="0"/>
                              <w:marTop w:val="0"/>
                              <w:marBottom w:val="0"/>
                              <w:divBdr>
                                <w:top w:val="none" w:sz="0" w:space="0" w:color="auto"/>
                                <w:left w:val="none" w:sz="0" w:space="0" w:color="auto"/>
                                <w:bottom w:val="none" w:sz="0" w:space="0" w:color="auto"/>
                                <w:right w:val="none" w:sz="0" w:space="0" w:color="auto"/>
                              </w:divBdr>
                              <w:divsChild>
                                <w:div w:id="15411613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9214314">
                                      <w:marLeft w:val="0"/>
                                      <w:marRight w:val="0"/>
                                      <w:marTop w:val="0"/>
                                      <w:marBottom w:val="0"/>
                                      <w:divBdr>
                                        <w:top w:val="none" w:sz="0" w:space="0" w:color="auto"/>
                                        <w:left w:val="none" w:sz="0" w:space="0" w:color="auto"/>
                                        <w:bottom w:val="none" w:sz="0" w:space="0" w:color="auto"/>
                                        <w:right w:val="none" w:sz="0" w:space="0" w:color="auto"/>
                                      </w:divBdr>
                                      <w:divsChild>
                                        <w:div w:id="2992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696996">
                          <w:marLeft w:val="0"/>
                          <w:marRight w:val="0"/>
                          <w:marTop w:val="0"/>
                          <w:marBottom w:val="0"/>
                          <w:divBdr>
                            <w:top w:val="none" w:sz="0" w:space="0" w:color="auto"/>
                            <w:left w:val="none" w:sz="0" w:space="0" w:color="auto"/>
                            <w:bottom w:val="none" w:sz="0" w:space="0" w:color="auto"/>
                            <w:right w:val="none" w:sz="0" w:space="0" w:color="auto"/>
                          </w:divBdr>
                          <w:divsChild>
                            <w:div w:id="1891069402">
                              <w:marLeft w:val="0"/>
                              <w:marRight w:val="0"/>
                              <w:marTop w:val="0"/>
                              <w:marBottom w:val="0"/>
                              <w:divBdr>
                                <w:top w:val="none" w:sz="0" w:space="0" w:color="auto"/>
                                <w:left w:val="none" w:sz="0" w:space="0" w:color="auto"/>
                                <w:bottom w:val="none" w:sz="0" w:space="0" w:color="auto"/>
                                <w:right w:val="none" w:sz="0" w:space="0" w:color="auto"/>
                              </w:divBdr>
                            </w:div>
                            <w:div w:id="960187490">
                              <w:marLeft w:val="0"/>
                              <w:marRight w:val="0"/>
                              <w:marTop w:val="0"/>
                              <w:marBottom w:val="0"/>
                              <w:divBdr>
                                <w:top w:val="none" w:sz="0" w:space="0" w:color="auto"/>
                                <w:left w:val="none" w:sz="0" w:space="0" w:color="auto"/>
                                <w:bottom w:val="none" w:sz="0" w:space="0" w:color="auto"/>
                                <w:right w:val="none" w:sz="0" w:space="0" w:color="auto"/>
                              </w:divBdr>
                              <w:divsChild>
                                <w:div w:id="16824638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8698205">
                                      <w:marLeft w:val="0"/>
                                      <w:marRight w:val="0"/>
                                      <w:marTop w:val="0"/>
                                      <w:marBottom w:val="0"/>
                                      <w:divBdr>
                                        <w:top w:val="none" w:sz="0" w:space="0" w:color="auto"/>
                                        <w:left w:val="none" w:sz="0" w:space="0" w:color="auto"/>
                                        <w:bottom w:val="none" w:sz="0" w:space="0" w:color="auto"/>
                                        <w:right w:val="none" w:sz="0" w:space="0" w:color="auto"/>
                                      </w:divBdr>
                                      <w:divsChild>
                                        <w:div w:id="15448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761733">
                      <w:marLeft w:val="0"/>
                      <w:marRight w:val="0"/>
                      <w:marTop w:val="0"/>
                      <w:marBottom w:val="0"/>
                      <w:divBdr>
                        <w:top w:val="none" w:sz="0" w:space="0" w:color="auto"/>
                        <w:left w:val="none" w:sz="0" w:space="0" w:color="auto"/>
                        <w:bottom w:val="none" w:sz="0" w:space="0" w:color="auto"/>
                        <w:right w:val="none" w:sz="0" w:space="0" w:color="auto"/>
                      </w:divBdr>
                      <w:divsChild>
                        <w:div w:id="948972271">
                          <w:marLeft w:val="0"/>
                          <w:marRight w:val="0"/>
                          <w:marTop w:val="0"/>
                          <w:marBottom w:val="0"/>
                          <w:divBdr>
                            <w:top w:val="none" w:sz="0" w:space="0" w:color="auto"/>
                            <w:left w:val="none" w:sz="0" w:space="0" w:color="auto"/>
                            <w:bottom w:val="none" w:sz="0" w:space="0" w:color="auto"/>
                            <w:right w:val="none" w:sz="0" w:space="0" w:color="auto"/>
                          </w:divBdr>
                        </w:div>
                        <w:div w:id="1674917545">
                          <w:marLeft w:val="0"/>
                          <w:marRight w:val="0"/>
                          <w:marTop w:val="0"/>
                          <w:marBottom w:val="0"/>
                          <w:divBdr>
                            <w:top w:val="none" w:sz="0" w:space="0" w:color="auto"/>
                            <w:left w:val="none" w:sz="0" w:space="0" w:color="auto"/>
                            <w:bottom w:val="none" w:sz="0" w:space="0" w:color="auto"/>
                            <w:right w:val="none" w:sz="0" w:space="0" w:color="auto"/>
                          </w:divBdr>
                          <w:divsChild>
                            <w:div w:id="20267831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4752682">
                                  <w:marLeft w:val="0"/>
                                  <w:marRight w:val="0"/>
                                  <w:marTop w:val="0"/>
                                  <w:marBottom w:val="0"/>
                                  <w:divBdr>
                                    <w:top w:val="none" w:sz="0" w:space="0" w:color="auto"/>
                                    <w:left w:val="none" w:sz="0" w:space="0" w:color="auto"/>
                                    <w:bottom w:val="none" w:sz="0" w:space="0" w:color="auto"/>
                                    <w:right w:val="none" w:sz="0" w:space="0" w:color="auto"/>
                                  </w:divBdr>
                                  <w:divsChild>
                                    <w:div w:id="724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116076">
                      <w:marLeft w:val="0"/>
                      <w:marRight w:val="0"/>
                      <w:marTop w:val="0"/>
                      <w:marBottom w:val="0"/>
                      <w:divBdr>
                        <w:top w:val="none" w:sz="0" w:space="0" w:color="auto"/>
                        <w:left w:val="none" w:sz="0" w:space="0" w:color="auto"/>
                        <w:bottom w:val="none" w:sz="0" w:space="0" w:color="auto"/>
                        <w:right w:val="none" w:sz="0" w:space="0" w:color="auto"/>
                      </w:divBdr>
                      <w:divsChild>
                        <w:div w:id="1637251179">
                          <w:marLeft w:val="0"/>
                          <w:marRight w:val="0"/>
                          <w:marTop w:val="0"/>
                          <w:marBottom w:val="0"/>
                          <w:divBdr>
                            <w:top w:val="none" w:sz="0" w:space="0" w:color="auto"/>
                            <w:left w:val="none" w:sz="0" w:space="0" w:color="auto"/>
                            <w:bottom w:val="none" w:sz="0" w:space="0" w:color="auto"/>
                            <w:right w:val="none" w:sz="0" w:space="0" w:color="auto"/>
                          </w:divBdr>
                        </w:div>
                        <w:div w:id="1125153365">
                          <w:marLeft w:val="0"/>
                          <w:marRight w:val="0"/>
                          <w:marTop w:val="0"/>
                          <w:marBottom w:val="0"/>
                          <w:divBdr>
                            <w:top w:val="none" w:sz="0" w:space="0" w:color="auto"/>
                            <w:left w:val="none" w:sz="0" w:space="0" w:color="auto"/>
                            <w:bottom w:val="none" w:sz="0" w:space="0" w:color="auto"/>
                            <w:right w:val="none" w:sz="0" w:space="0" w:color="auto"/>
                          </w:divBdr>
                          <w:divsChild>
                            <w:div w:id="18036212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413816027">
                                  <w:marLeft w:val="0"/>
                                  <w:marRight w:val="0"/>
                                  <w:marTop w:val="0"/>
                                  <w:marBottom w:val="0"/>
                                  <w:divBdr>
                                    <w:top w:val="none" w:sz="0" w:space="0" w:color="auto"/>
                                    <w:left w:val="none" w:sz="0" w:space="0" w:color="auto"/>
                                    <w:bottom w:val="none" w:sz="0" w:space="0" w:color="auto"/>
                                    <w:right w:val="none" w:sz="0" w:space="0" w:color="auto"/>
                                  </w:divBdr>
                                  <w:divsChild>
                                    <w:div w:id="12563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98393">
                      <w:marLeft w:val="0"/>
                      <w:marRight w:val="0"/>
                      <w:marTop w:val="0"/>
                      <w:marBottom w:val="0"/>
                      <w:divBdr>
                        <w:top w:val="none" w:sz="0" w:space="0" w:color="auto"/>
                        <w:left w:val="none" w:sz="0" w:space="0" w:color="auto"/>
                        <w:bottom w:val="none" w:sz="0" w:space="0" w:color="auto"/>
                        <w:right w:val="none" w:sz="0" w:space="0" w:color="auto"/>
                      </w:divBdr>
                      <w:divsChild>
                        <w:div w:id="972366426">
                          <w:marLeft w:val="0"/>
                          <w:marRight w:val="0"/>
                          <w:marTop w:val="0"/>
                          <w:marBottom w:val="0"/>
                          <w:divBdr>
                            <w:top w:val="none" w:sz="0" w:space="0" w:color="auto"/>
                            <w:left w:val="none" w:sz="0" w:space="0" w:color="auto"/>
                            <w:bottom w:val="none" w:sz="0" w:space="0" w:color="auto"/>
                            <w:right w:val="none" w:sz="0" w:space="0" w:color="auto"/>
                          </w:divBdr>
                        </w:div>
                        <w:div w:id="1002122070">
                          <w:marLeft w:val="0"/>
                          <w:marRight w:val="0"/>
                          <w:marTop w:val="0"/>
                          <w:marBottom w:val="0"/>
                          <w:divBdr>
                            <w:top w:val="none" w:sz="0" w:space="0" w:color="auto"/>
                            <w:left w:val="none" w:sz="0" w:space="0" w:color="auto"/>
                            <w:bottom w:val="none" w:sz="0" w:space="0" w:color="auto"/>
                            <w:right w:val="none" w:sz="0" w:space="0" w:color="auto"/>
                          </w:divBdr>
                          <w:divsChild>
                            <w:div w:id="74783641">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9897348">
                                  <w:marLeft w:val="0"/>
                                  <w:marRight w:val="0"/>
                                  <w:marTop w:val="0"/>
                                  <w:marBottom w:val="0"/>
                                  <w:divBdr>
                                    <w:top w:val="none" w:sz="0" w:space="0" w:color="auto"/>
                                    <w:left w:val="none" w:sz="0" w:space="0" w:color="auto"/>
                                    <w:bottom w:val="none" w:sz="0" w:space="0" w:color="auto"/>
                                    <w:right w:val="none" w:sz="0" w:space="0" w:color="auto"/>
                                  </w:divBdr>
                                  <w:divsChild>
                                    <w:div w:id="19402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67219">
                          <w:marLeft w:val="0"/>
                          <w:marRight w:val="0"/>
                          <w:marTop w:val="0"/>
                          <w:marBottom w:val="0"/>
                          <w:divBdr>
                            <w:top w:val="none" w:sz="0" w:space="0" w:color="auto"/>
                            <w:left w:val="none" w:sz="0" w:space="0" w:color="auto"/>
                            <w:bottom w:val="none" w:sz="0" w:space="0" w:color="auto"/>
                            <w:right w:val="none" w:sz="0" w:space="0" w:color="auto"/>
                          </w:divBdr>
                          <w:divsChild>
                            <w:div w:id="518356291">
                              <w:marLeft w:val="0"/>
                              <w:marRight w:val="0"/>
                              <w:marTop w:val="0"/>
                              <w:marBottom w:val="0"/>
                              <w:divBdr>
                                <w:top w:val="none" w:sz="0" w:space="0" w:color="auto"/>
                                <w:left w:val="none" w:sz="0" w:space="0" w:color="auto"/>
                                <w:bottom w:val="none" w:sz="0" w:space="0" w:color="auto"/>
                                <w:right w:val="none" w:sz="0" w:space="0" w:color="auto"/>
                              </w:divBdr>
                            </w:div>
                            <w:div w:id="476915195">
                              <w:marLeft w:val="0"/>
                              <w:marRight w:val="0"/>
                              <w:marTop w:val="0"/>
                              <w:marBottom w:val="0"/>
                              <w:divBdr>
                                <w:top w:val="none" w:sz="0" w:space="0" w:color="auto"/>
                                <w:left w:val="none" w:sz="0" w:space="0" w:color="auto"/>
                                <w:bottom w:val="none" w:sz="0" w:space="0" w:color="auto"/>
                                <w:right w:val="none" w:sz="0" w:space="0" w:color="auto"/>
                              </w:divBdr>
                              <w:divsChild>
                                <w:div w:id="2078504512">
                                  <w:marLeft w:val="0"/>
                                  <w:marRight w:val="0"/>
                                  <w:marTop w:val="0"/>
                                  <w:marBottom w:val="300"/>
                                  <w:divBdr>
                                    <w:top w:val="single" w:sz="6" w:space="15" w:color="E6E6E6"/>
                                    <w:left w:val="single" w:sz="6" w:space="15" w:color="E6E6E6"/>
                                    <w:bottom w:val="single" w:sz="6" w:space="15" w:color="E6E6E6"/>
                                    <w:right w:val="single" w:sz="6" w:space="15" w:color="E6E6E6"/>
                                  </w:divBdr>
                                  <w:divsChild>
                                    <w:div w:id="721831053">
                                      <w:marLeft w:val="0"/>
                                      <w:marRight w:val="0"/>
                                      <w:marTop w:val="0"/>
                                      <w:marBottom w:val="0"/>
                                      <w:divBdr>
                                        <w:top w:val="none" w:sz="0" w:space="0" w:color="auto"/>
                                        <w:left w:val="none" w:sz="0" w:space="0" w:color="auto"/>
                                        <w:bottom w:val="none" w:sz="0" w:space="0" w:color="auto"/>
                                        <w:right w:val="none" w:sz="0" w:space="0" w:color="auto"/>
                                      </w:divBdr>
                                      <w:divsChild>
                                        <w:div w:id="6560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244200">
                      <w:marLeft w:val="0"/>
                      <w:marRight w:val="0"/>
                      <w:marTop w:val="0"/>
                      <w:marBottom w:val="0"/>
                      <w:divBdr>
                        <w:top w:val="none" w:sz="0" w:space="0" w:color="auto"/>
                        <w:left w:val="none" w:sz="0" w:space="0" w:color="auto"/>
                        <w:bottom w:val="none" w:sz="0" w:space="0" w:color="auto"/>
                        <w:right w:val="none" w:sz="0" w:space="0" w:color="auto"/>
                      </w:divBdr>
                      <w:divsChild>
                        <w:div w:id="979262458">
                          <w:marLeft w:val="0"/>
                          <w:marRight w:val="0"/>
                          <w:marTop w:val="0"/>
                          <w:marBottom w:val="0"/>
                          <w:divBdr>
                            <w:top w:val="none" w:sz="0" w:space="0" w:color="auto"/>
                            <w:left w:val="none" w:sz="0" w:space="0" w:color="auto"/>
                            <w:bottom w:val="none" w:sz="0" w:space="0" w:color="auto"/>
                            <w:right w:val="none" w:sz="0" w:space="0" w:color="auto"/>
                          </w:divBdr>
                        </w:div>
                        <w:div w:id="19403998">
                          <w:marLeft w:val="0"/>
                          <w:marRight w:val="0"/>
                          <w:marTop w:val="0"/>
                          <w:marBottom w:val="0"/>
                          <w:divBdr>
                            <w:top w:val="none" w:sz="0" w:space="0" w:color="auto"/>
                            <w:left w:val="none" w:sz="0" w:space="0" w:color="auto"/>
                            <w:bottom w:val="none" w:sz="0" w:space="0" w:color="auto"/>
                            <w:right w:val="none" w:sz="0" w:space="0" w:color="auto"/>
                          </w:divBdr>
                          <w:divsChild>
                            <w:div w:id="2899465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74699060">
                                  <w:marLeft w:val="0"/>
                                  <w:marRight w:val="0"/>
                                  <w:marTop w:val="0"/>
                                  <w:marBottom w:val="0"/>
                                  <w:divBdr>
                                    <w:top w:val="none" w:sz="0" w:space="0" w:color="auto"/>
                                    <w:left w:val="none" w:sz="0" w:space="0" w:color="auto"/>
                                    <w:bottom w:val="none" w:sz="0" w:space="0" w:color="auto"/>
                                    <w:right w:val="none" w:sz="0" w:space="0" w:color="auto"/>
                                  </w:divBdr>
                                  <w:divsChild>
                                    <w:div w:id="81075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76916">
                          <w:marLeft w:val="0"/>
                          <w:marRight w:val="0"/>
                          <w:marTop w:val="0"/>
                          <w:marBottom w:val="0"/>
                          <w:divBdr>
                            <w:top w:val="none" w:sz="0" w:space="0" w:color="auto"/>
                            <w:left w:val="none" w:sz="0" w:space="0" w:color="auto"/>
                            <w:bottom w:val="none" w:sz="0" w:space="0" w:color="auto"/>
                            <w:right w:val="none" w:sz="0" w:space="0" w:color="auto"/>
                          </w:divBdr>
                        </w:div>
                        <w:div w:id="22220060">
                          <w:marLeft w:val="0"/>
                          <w:marRight w:val="0"/>
                          <w:marTop w:val="0"/>
                          <w:marBottom w:val="0"/>
                          <w:divBdr>
                            <w:top w:val="none" w:sz="0" w:space="0" w:color="auto"/>
                            <w:left w:val="none" w:sz="0" w:space="0" w:color="auto"/>
                            <w:bottom w:val="none" w:sz="0" w:space="0" w:color="auto"/>
                            <w:right w:val="none" w:sz="0" w:space="0" w:color="auto"/>
                          </w:divBdr>
                          <w:divsChild>
                            <w:div w:id="12145882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631353">
                                  <w:marLeft w:val="0"/>
                                  <w:marRight w:val="0"/>
                                  <w:marTop w:val="0"/>
                                  <w:marBottom w:val="0"/>
                                  <w:divBdr>
                                    <w:top w:val="none" w:sz="0" w:space="0" w:color="auto"/>
                                    <w:left w:val="none" w:sz="0" w:space="0" w:color="auto"/>
                                    <w:bottom w:val="none" w:sz="0" w:space="0" w:color="auto"/>
                                    <w:right w:val="none" w:sz="0" w:space="0" w:color="auto"/>
                                  </w:divBdr>
                                  <w:divsChild>
                                    <w:div w:id="5166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529655">
                          <w:marLeft w:val="0"/>
                          <w:marRight w:val="0"/>
                          <w:marTop w:val="0"/>
                          <w:marBottom w:val="0"/>
                          <w:divBdr>
                            <w:top w:val="none" w:sz="0" w:space="0" w:color="auto"/>
                            <w:left w:val="none" w:sz="0" w:space="0" w:color="auto"/>
                            <w:bottom w:val="none" w:sz="0" w:space="0" w:color="auto"/>
                            <w:right w:val="none" w:sz="0" w:space="0" w:color="auto"/>
                          </w:divBdr>
                        </w:div>
                        <w:div w:id="802117079">
                          <w:marLeft w:val="0"/>
                          <w:marRight w:val="0"/>
                          <w:marTop w:val="0"/>
                          <w:marBottom w:val="0"/>
                          <w:divBdr>
                            <w:top w:val="none" w:sz="0" w:space="0" w:color="auto"/>
                            <w:left w:val="none" w:sz="0" w:space="0" w:color="auto"/>
                            <w:bottom w:val="none" w:sz="0" w:space="0" w:color="auto"/>
                            <w:right w:val="none" w:sz="0" w:space="0" w:color="auto"/>
                          </w:divBdr>
                          <w:divsChild>
                            <w:div w:id="17806367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1040241">
                                  <w:marLeft w:val="0"/>
                                  <w:marRight w:val="0"/>
                                  <w:marTop w:val="0"/>
                                  <w:marBottom w:val="0"/>
                                  <w:divBdr>
                                    <w:top w:val="none" w:sz="0" w:space="0" w:color="auto"/>
                                    <w:left w:val="none" w:sz="0" w:space="0" w:color="auto"/>
                                    <w:bottom w:val="none" w:sz="0" w:space="0" w:color="auto"/>
                                    <w:right w:val="none" w:sz="0" w:space="0" w:color="auto"/>
                                  </w:divBdr>
                                  <w:divsChild>
                                    <w:div w:id="8345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722887">
                      <w:marLeft w:val="0"/>
                      <w:marRight w:val="0"/>
                      <w:marTop w:val="0"/>
                      <w:marBottom w:val="0"/>
                      <w:divBdr>
                        <w:top w:val="none" w:sz="0" w:space="0" w:color="auto"/>
                        <w:left w:val="none" w:sz="0" w:space="0" w:color="auto"/>
                        <w:bottom w:val="none" w:sz="0" w:space="0" w:color="auto"/>
                        <w:right w:val="none" w:sz="0" w:space="0" w:color="auto"/>
                      </w:divBdr>
                      <w:divsChild>
                        <w:div w:id="2101439514">
                          <w:marLeft w:val="0"/>
                          <w:marRight w:val="0"/>
                          <w:marTop w:val="0"/>
                          <w:marBottom w:val="0"/>
                          <w:divBdr>
                            <w:top w:val="none" w:sz="0" w:space="0" w:color="auto"/>
                            <w:left w:val="none" w:sz="0" w:space="0" w:color="auto"/>
                            <w:bottom w:val="none" w:sz="0" w:space="0" w:color="auto"/>
                            <w:right w:val="none" w:sz="0" w:space="0" w:color="auto"/>
                          </w:divBdr>
                        </w:div>
                        <w:div w:id="1145194798">
                          <w:marLeft w:val="0"/>
                          <w:marRight w:val="0"/>
                          <w:marTop w:val="0"/>
                          <w:marBottom w:val="0"/>
                          <w:divBdr>
                            <w:top w:val="none" w:sz="0" w:space="0" w:color="auto"/>
                            <w:left w:val="none" w:sz="0" w:space="0" w:color="auto"/>
                            <w:bottom w:val="none" w:sz="0" w:space="0" w:color="auto"/>
                            <w:right w:val="none" w:sz="0" w:space="0" w:color="auto"/>
                          </w:divBdr>
                          <w:divsChild>
                            <w:div w:id="9975358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432752476">
                                  <w:marLeft w:val="0"/>
                                  <w:marRight w:val="0"/>
                                  <w:marTop w:val="0"/>
                                  <w:marBottom w:val="0"/>
                                  <w:divBdr>
                                    <w:top w:val="none" w:sz="0" w:space="0" w:color="auto"/>
                                    <w:left w:val="none" w:sz="0" w:space="0" w:color="auto"/>
                                    <w:bottom w:val="none" w:sz="0" w:space="0" w:color="auto"/>
                                    <w:right w:val="none" w:sz="0" w:space="0" w:color="auto"/>
                                  </w:divBdr>
                                  <w:divsChild>
                                    <w:div w:id="15164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50647">
                          <w:marLeft w:val="0"/>
                          <w:marRight w:val="0"/>
                          <w:marTop w:val="0"/>
                          <w:marBottom w:val="0"/>
                          <w:divBdr>
                            <w:top w:val="none" w:sz="0" w:space="0" w:color="auto"/>
                            <w:left w:val="none" w:sz="0" w:space="0" w:color="auto"/>
                            <w:bottom w:val="none" w:sz="0" w:space="0" w:color="auto"/>
                            <w:right w:val="none" w:sz="0" w:space="0" w:color="auto"/>
                          </w:divBdr>
                        </w:div>
                        <w:div w:id="1628927105">
                          <w:marLeft w:val="0"/>
                          <w:marRight w:val="0"/>
                          <w:marTop w:val="0"/>
                          <w:marBottom w:val="0"/>
                          <w:divBdr>
                            <w:top w:val="none" w:sz="0" w:space="0" w:color="auto"/>
                            <w:left w:val="none" w:sz="0" w:space="0" w:color="auto"/>
                            <w:bottom w:val="none" w:sz="0" w:space="0" w:color="auto"/>
                            <w:right w:val="none" w:sz="0" w:space="0" w:color="auto"/>
                          </w:divBdr>
                          <w:divsChild>
                            <w:div w:id="7205155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76245882">
                                  <w:marLeft w:val="0"/>
                                  <w:marRight w:val="0"/>
                                  <w:marTop w:val="0"/>
                                  <w:marBottom w:val="0"/>
                                  <w:divBdr>
                                    <w:top w:val="none" w:sz="0" w:space="0" w:color="auto"/>
                                    <w:left w:val="none" w:sz="0" w:space="0" w:color="auto"/>
                                    <w:bottom w:val="none" w:sz="0" w:space="0" w:color="auto"/>
                                    <w:right w:val="none" w:sz="0" w:space="0" w:color="auto"/>
                                  </w:divBdr>
                                  <w:divsChild>
                                    <w:div w:id="11301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062153">
                      <w:marLeft w:val="0"/>
                      <w:marRight w:val="0"/>
                      <w:marTop w:val="0"/>
                      <w:marBottom w:val="0"/>
                      <w:divBdr>
                        <w:top w:val="none" w:sz="0" w:space="0" w:color="auto"/>
                        <w:left w:val="none" w:sz="0" w:space="0" w:color="auto"/>
                        <w:bottom w:val="none" w:sz="0" w:space="0" w:color="auto"/>
                        <w:right w:val="none" w:sz="0" w:space="0" w:color="auto"/>
                      </w:divBdr>
                      <w:divsChild>
                        <w:div w:id="1184829061">
                          <w:marLeft w:val="0"/>
                          <w:marRight w:val="0"/>
                          <w:marTop w:val="0"/>
                          <w:marBottom w:val="0"/>
                          <w:divBdr>
                            <w:top w:val="none" w:sz="0" w:space="0" w:color="auto"/>
                            <w:left w:val="none" w:sz="0" w:space="0" w:color="auto"/>
                            <w:bottom w:val="none" w:sz="0" w:space="0" w:color="auto"/>
                            <w:right w:val="none" w:sz="0" w:space="0" w:color="auto"/>
                          </w:divBdr>
                        </w:div>
                        <w:div w:id="40443701">
                          <w:marLeft w:val="0"/>
                          <w:marRight w:val="0"/>
                          <w:marTop w:val="0"/>
                          <w:marBottom w:val="0"/>
                          <w:divBdr>
                            <w:top w:val="none" w:sz="0" w:space="0" w:color="auto"/>
                            <w:left w:val="none" w:sz="0" w:space="0" w:color="auto"/>
                            <w:bottom w:val="none" w:sz="0" w:space="0" w:color="auto"/>
                            <w:right w:val="none" w:sz="0" w:space="0" w:color="auto"/>
                          </w:divBdr>
                          <w:divsChild>
                            <w:div w:id="111805973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04124712">
                                  <w:marLeft w:val="0"/>
                                  <w:marRight w:val="0"/>
                                  <w:marTop w:val="0"/>
                                  <w:marBottom w:val="0"/>
                                  <w:divBdr>
                                    <w:top w:val="none" w:sz="0" w:space="0" w:color="auto"/>
                                    <w:left w:val="none" w:sz="0" w:space="0" w:color="auto"/>
                                    <w:bottom w:val="none" w:sz="0" w:space="0" w:color="auto"/>
                                    <w:right w:val="none" w:sz="0" w:space="0" w:color="auto"/>
                                  </w:divBdr>
                                  <w:divsChild>
                                    <w:div w:id="1549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21594">
                          <w:marLeft w:val="0"/>
                          <w:marRight w:val="0"/>
                          <w:marTop w:val="0"/>
                          <w:marBottom w:val="0"/>
                          <w:divBdr>
                            <w:top w:val="none" w:sz="0" w:space="0" w:color="auto"/>
                            <w:left w:val="none" w:sz="0" w:space="0" w:color="auto"/>
                            <w:bottom w:val="none" w:sz="0" w:space="0" w:color="auto"/>
                            <w:right w:val="none" w:sz="0" w:space="0" w:color="auto"/>
                          </w:divBdr>
                        </w:div>
                        <w:div w:id="1354459055">
                          <w:marLeft w:val="0"/>
                          <w:marRight w:val="0"/>
                          <w:marTop w:val="0"/>
                          <w:marBottom w:val="0"/>
                          <w:divBdr>
                            <w:top w:val="none" w:sz="0" w:space="0" w:color="auto"/>
                            <w:left w:val="none" w:sz="0" w:space="0" w:color="auto"/>
                            <w:bottom w:val="none" w:sz="0" w:space="0" w:color="auto"/>
                            <w:right w:val="none" w:sz="0" w:space="0" w:color="auto"/>
                          </w:divBdr>
                          <w:divsChild>
                            <w:div w:id="8049310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7658841">
                                  <w:marLeft w:val="0"/>
                                  <w:marRight w:val="0"/>
                                  <w:marTop w:val="0"/>
                                  <w:marBottom w:val="0"/>
                                  <w:divBdr>
                                    <w:top w:val="none" w:sz="0" w:space="0" w:color="auto"/>
                                    <w:left w:val="none" w:sz="0" w:space="0" w:color="auto"/>
                                    <w:bottom w:val="none" w:sz="0" w:space="0" w:color="auto"/>
                                    <w:right w:val="none" w:sz="0" w:space="0" w:color="auto"/>
                                  </w:divBdr>
                                  <w:divsChild>
                                    <w:div w:id="9090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79196">
                          <w:marLeft w:val="0"/>
                          <w:marRight w:val="0"/>
                          <w:marTop w:val="0"/>
                          <w:marBottom w:val="0"/>
                          <w:divBdr>
                            <w:top w:val="none" w:sz="0" w:space="0" w:color="auto"/>
                            <w:left w:val="none" w:sz="0" w:space="0" w:color="auto"/>
                            <w:bottom w:val="none" w:sz="0" w:space="0" w:color="auto"/>
                            <w:right w:val="none" w:sz="0" w:space="0" w:color="auto"/>
                          </w:divBdr>
                        </w:div>
                      </w:divsChild>
                    </w:div>
                    <w:div w:id="576793446">
                      <w:marLeft w:val="0"/>
                      <w:marRight w:val="0"/>
                      <w:marTop w:val="0"/>
                      <w:marBottom w:val="0"/>
                      <w:divBdr>
                        <w:top w:val="none" w:sz="0" w:space="0" w:color="auto"/>
                        <w:left w:val="none" w:sz="0" w:space="0" w:color="auto"/>
                        <w:bottom w:val="none" w:sz="0" w:space="0" w:color="auto"/>
                        <w:right w:val="none" w:sz="0" w:space="0" w:color="auto"/>
                      </w:divBdr>
                      <w:divsChild>
                        <w:div w:id="2060591777">
                          <w:marLeft w:val="0"/>
                          <w:marRight w:val="0"/>
                          <w:marTop w:val="0"/>
                          <w:marBottom w:val="0"/>
                          <w:divBdr>
                            <w:top w:val="none" w:sz="0" w:space="0" w:color="auto"/>
                            <w:left w:val="none" w:sz="0" w:space="0" w:color="auto"/>
                            <w:bottom w:val="none" w:sz="0" w:space="0" w:color="auto"/>
                            <w:right w:val="none" w:sz="0" w:space="0" w:color="auto"/>
                          </w:divBdr>
                        </w:div>
                        <w:div w:id="574095435">
                          <w:marLeft w:val="0"/>
                          <w:marRight w:val="0"/>
                          <w:marTop w:val="0"/>
                          <w:marBottom w:val="0"/>
                          <w:divBdr>
                            <w:top w:val="none" w:sz="0" w:space="0" w:color="auto"/>
                            <w:left w:val="none" w:sz="0" w:space="0" w:color="auto"/>
                            <w:bottom w:val="none" w:sz="0" w:space="0" w:color="auto"/>
                            <w:right w:val="none" w:sz="0" w:space="0" w:color="auto"/>
                          </w:divBdr>
                          <w:divsChild>
                            <w:div w:id="7850062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93872196">
                                  <w:marLeft w:val="0"/>
                                  <w:marRight w:val="0"/>
                                  <w:marTop w:val="0"/>
                                  <w:marBottom w:val="0"/>
                                  <w:divBdr>
                                    <w:top w:val="none" w:sz="0" w:space="0" w:color="auto"/>
                                    <w:left w:val="none" w:sz="0" w:space="0" w:color="auto"/>
                                    <w:bottom w:val="none" w:sz="0" w:space="0" w:color="auto"/>
                                    <w:right w:val="none" w:sz="0" w:space="0" w:color="auto"/>
                                  </w:divBdr>
                                  <w:divsChild>
                                    <w:div w:id="4133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30573">
                          <w:marLeft w:val="0"/>
                          <w:marRight w:val="0"/>
                          <w:marTop w:val="0"/>
                          <w:marBottom w:val="0"/>
                          <w:divBdr>
                            <w:top w:val="none" w:sz="0" w:space="0" w:color="auto"/>
                            <w:left w:val="none" w:sz="0" w:space="0" w:color="auto"/>
                            <w:bottom w:val="none" w:sz="0" w:space="0" w:color="auto"/>
                            <w:right w:val="none" w:sz="0" w:space="0" w:color="auto"/>
                          </w:divBdr>
                        </w:div>
                        <w:div w:id="267856308">
                          <w:marLeft w:val="0"/>
                          <w:marRight w:val="0"/>
                          <w:marTop w:val="0"/>
                          <w:marBottom w:val="0"/>
                          <w:divBdr>
                            <w:top w:val="none" w:sz="0" w:space="0" w:color="auto"/>
                            <w:left w:val="none" w:sz="0" w:space="0" w:color="auto"/>
                            <w:bottom w:val="none" w:sz="0" w:space="0" w:color="auto"/>
                            <w:right w:val="none" w:sz="0" w:space="0" w:color="auto"/>
                          </w:divBdr>
                          <w:divsChild>
                            <w:div w:id="118759794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1129683">
                                  <w:marLeft w:val="0"/>
                                  <w:marRight w:val="0"/>
                                  <w:marTop w:val="0"/>
                                  <w:marBottom w:val="0"/>
                                  <w:divBdr>
                                    <w:top w:val="none" w:sz="0" w:space="0" w:color="auto"/>
                                    <w:left w:val="none" w:sz="0" w:space="0" w:color="auto"/>
                                    <w:bottom w:val="none" w:sz="0" w:space="0" w:color="auto"/>
                                    <w:right w:val="none" w:sz="0" w:space="0" w:color="auto"/>
                                  </w:divBdr>
                                  <w:divsChild>
                                    <w:div w:id="99668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14132">
                          <w:marLeft w:val="0"/>
                          <w:marRight w:val="0"/>
                          <w:marTop w:val="0"/>
                          <w:marBottom w:val="0"/>
                          <w:divBdr>
                            <w:top w:val="none" w:sz="0" w:space="0" w:color="auto"/>
                            <w:left w:val="none" w:sz="0" w:space="0" w:color="auto"/>
                            <w:bottom w:val="none" w:sz="0" w:space="0" w:color="auto"/>
                            <w:right w:val="none" w:sz="0" w:space="0" w:color="auto"/>
                          </w:divBdr>
                        </w:div>
                        <w:div w:id="1985353335">
                          <w:marLeft w:val="0"/>
                          <w:marRight w:val="0"/>
                          <w:marTop w:val="0"/>
                          <w:marBottom w:val="0"/>
                          <w:divBdr>
                            <w:top w:val="none" w:sz="0" w:space="0" w:color="auto"/>
                            <w:left w:val="none" w:sz="0" w:space="0" w:color="auto"/>
                            <w:bottom w:val="none" w:sz="0" w:space="0" w:color="auto"/>
                            <w:right w:val="none" w:sz="0" w:space="0" w:color="auto"/>
                          </w:divBdr>
                          <w:divsChild>
                            <w:div w:id="11896409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9428580">
                                  <w:marLeft w:val="0"/>
                                  <w:marRight w:val="0"/>
                                  <w:marTop w:val="0"/>
                                  <w:marBottom w:val="0"/>
                                  <w:divBdr>
                                    <w:top w:val="none" w:sz="0" w:space="0" w:color="auto"/>
                                    <w:left w:val="none" w:sz="0" w:space="0" w:color="auto"/>
                                    <w:bottom w:val="none" w:sz="0" w:space="0" w:color="auto"/>
                                    <w:right w:val="none" w:sz="0" w:space="0" w:color="auto"/>
                                  </w:divBdr>
                                  <w:divsChild>
                                    <w:div w:id="3796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394694">
                          <w:marLeft w:val="0"/>
                          <w:marRight w:val="0"/>
                          <w:marTop w:val="450"/>
                          <w:marBottom w:val="450"/>
                          <w:divBdr>
                            <w:top w:val="none" w:sz="0" w:space="0" w:color="auto"/>
                            <w:left w:val="single" w:sz="24" w:space="0" w:color="6DB33F"/>
                            <w:bottom w:val="none" w:sz="0" w:space="0" w:color="auto"/>
                            <w:right w:val="none" w:sz="0" w:space="0" w:color="auto"/>
                          </w:divBdr>
                          <w:divsChild>
                            <w:div w:id="1756779273">
                              <w:marLeft w:val="0"/>
                              <w:marRight w:val="0"/>
                              <w:marTop w:val="0"/>
                              <w:marBottom w:val="0"/>
                              <w:divBdr>
                                <w:top w:val="none" w:sz="0" w:space="0" w:color="auto"/>
                                <w:left w:val="none" w:sz="0" w:space="0" w:color="auto"/>
                                <w:bottom w:val="none" w:sz="0" w:space="0" w:color="auto"/>
                                <w:right w:val="none" w:sz="0" w:space="0" w:color="auto"/>
                              </w:divBdr>
                            </w:div>
                            <w:div w:id="268508263">
                              <w:marLeft w:val="0"/>
                              <w:marRight w:val="0"/>
                              <w:marTop w:val="0"/>
                              <w:marBottom w:val="0"/>
                              <w:divBdr>
                                <w:top w:val="none" w:sz="0" w:space="0" w:color="auto"/>
                                <w:left w:val="none" w:sz="0" w:space="0" w:color="auto"/>
                                <w:bottom w:val="none" w:sz="0" w:space="0" w:color="auto"/>
                                <w:right w:val="none" w:sz="0" w:space="0" w:color="auto"/>
                              </w:divBdr>
                              <w:divsChild>
                                <w:div w:id="310057452">
                                  <w:marLeft w:val="0"/>
                                  <w:marRight w:val="0"/>
                                  <w:marTop w:val="0"/>
                                  <w:marBottom w:val="0"/>
                                  <w:divBdr>
                                    <w:top w:val="single" w:sz="6" w:space="15" w:color="E6E6E6"/>
                                    <w:left w:val="single" w:sz="6" w:space="15" w:color="E6E6E6"/>
                                    <w:bottom w:val="single" w:sz="6" w:space="15" w:color="E6E6E6"/>
                                    <w:right w:val="single" w:sz="6" w:space="15" w:color="E6E6E6"/>
                                  </w:divBdr>
                                  <w:divsChild>
                                    <w:div w:id="717053888">
                                      <w:marLeft w:val="0"/>
                                      <w:marRight w:val="0"/>
                                      <w:marTop w:val="0"/>
                                      <w:marBottom w:val="300"/>
                                      <w:divBdr>
                                        <w:top w:val="none" w:sz="0" w:space="0" w:color="auto"/>
                                        <w:left w:val="none" w:sz="0" w:space="0" w:color="auto"/>
                                        <w:bottom w:val="none" w:sz="0" w:space="0" w:color="auto"/>
                                        <w:right w:val="none" w:sz="0" w:space="0" w:color="auto"/>
                                      </w:divBdr>
                                      <w:divsChild>
                                        <w:div w:id="618297987">
                                          <w:marLeft w:val="0"/>
                                          <w:marRight w:val="0"/>
                                          <w:marTop w:val="0"/>
                                          <w:marBottom w:val="0"/>
                                          <w:divBdr>
                                            <w:top w:val="none" w:sz="0" w:space="0" w:color="auto"/>
                                            <w:left w:val="none" w:sz="0" w:space="0" w:color="auto"/>
                                            <w:bottom w:val="none" w:sz="0" w:space="0" w:color="auto"/>
                                            <w:right w:val="none" w:sz="0" w:space="0" w:color="auto"/>
                                          </w:divBdr>
                                        </w:div>
                                      </w:divsChild>
                                    </w:div>
                                    <w:div w:id="17499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863739">
                      <w:marLeft w:val="0"/>
                      <w:marRight w:val="0"/>
                      <w:marTop w:val="0"/>
                      <w:marBottom w:val="0"/>
                      <w:divBdr>
                        <w:top w:val="none" w:sz="0" w:space="0" w:color="auto"/>
                        <w:left w:val="none" w:sz="0" w:space="0" w:color="auto"/>
                        <w:bottom w:val="none" w:sz="0" w:space="0" w:color="auto"/>
                        <w:right w:val="none" w:sz="0" w:space="0" w:color="auto"/>
                      </w:divBdr>
                      <w:divsChild>
                        <w:div w:id="1887716381">
                          <w:marLeft w:val="0"/>
                          <w:marRight w:val="0"/>
                          <w:marTop w:val="0"/>
                          <w:marBottom w:val="0"/>
                          <w:divBdr>
                            <w:top w:val="none" w:sz="0" w:space="0" w:color="auto"/>
                            <w:left w:val="none" w:sz="0" w:space="0" w:color="auto"/>
                            <w:bottom w:val="none" w:sz="0" w:space="0" w:color="auto"/>
                            <w:right w:val="none" w:sz="0" w:space="0" w:color="auto"/>
                          </w:divBdr>
                        </w:div>
                        <w:div w:id="1460563784">
                          <w:marLeft w:val="0"/>
                          <w:marRight w:val="0"/>
                          <w:marTop w:val="0"/>
                          <w:marBottom w:val="0"/>
                          <w:divBdr>
                            <w:top w:val="none" w:sz="0" w:space="0" w:color="auto"/>
                            <w:left w:val="none" w:sz="0" w:space="0" w:color="auto"/>
                            <w:bottom w:val="none" w:sz="0" w:space="0" w:color="auto"/>
                            <w:right w:val="none" w:sz="0" w:space="0" w:color="auto"/>
                          </w:divBdr>
                          <w:divsChild>
                            <w:div w:id="1634719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26838144">
                                  <w:marLeft w:val="0"/>
                                  <w:marRight w:val="0"/>
                                  <w:marTop w:val="0"/>
                                  <w:marBottom w:val="0"/>
                                  <w:divBdr>
                                    <w:top w:val="none" w:sz="0" w:space="0" w:color="auto"/>
                                    <w:left w:val="none" w:sz="0" w:space="0" w:color="auto"/>
                                    <w:bottom w:val="none" w:sz="0" w:space="0" w:color="auto"/>
                                    <w:right w:val="none" w:sz="0" w:space="0" w:color="auto"/>
                                  </w:divBdr>
                                  <w:divsChild>
                                    <w:div w:id="7703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911871">
                      <w:marLeft w:val="0"/>
                      <w:marRight w:val="0"/>
                      <w:marTop w:val="0"/>
                      <w:marBottom w:val="0"/>
                      <w:divBdr>
                        <w:top w:val="none" w:sz="0" w:space="0" w:color="auto"/>
                        <w:left w:val="none" w:sz="0" w:space="0" w:color="auto"/>
                        <w:bottom w:val="none" w:sz="0" w:space="0" w:color="auto"/>
                        <w:right w:val="none" w:sz="0" w:space="0" w:color="auto"/>
                      </w:divBdr>
                      <w:divsChild>
                        <w:div w:id="840855965">
                          <w:marLeft w:val="0"/>
                          <w:marRight w:val="0"/>
                          <w:marTop w:val="0"/>
                          <w:marBottom w:val="0"/>
                          <w:divBdr>
                            <w:top w:val="none" w:sz="0" w:space="0" w:color="auto"/>
                            <w:left w:val="none" w:sz="0" w:space="0" w:color="auto"/>
                            <w:bottom w:val="none" w:sz="0" w:space="0" w:color="auto"/>
                            <w:right w:val="none" w:sz="0" w:space="0" w:color="auto"/>
                          </w:divBdr>
                        </w:div>
                        <w:div w:id="813058526">
                          <w:marLeft w:val="0"/>
                          <w:marRight w:val="0"/>
                          <w:marTop w:val="0"/>
                          <w:marBottom w:val="0"/>
                          <w:divBdr>
                            <w:top w:val="none" w:sz="0" w:space="0" w:color="auto"/>
                            <w:left w:val="none" w:sz="0" w:space="0" w:color="auto"/>
                            <w:bottom w:val="none" w:sz="0" w:space="0" w:color="auto"/>
                            <w:right w:val="none" w:sz="0" w:space="0" w:color="auto"/>
                          </w:divBdr>
                        </w:div>
                        <w:div w:id="1954705792">
                          <w:marLeft w:val="0"/>
                          <w:marRight w:val="0"/>
                          <w:marTop w:val="0"/>
                          <w:marBottom w:val="0"/>
                          <w:divBdr>
                            <w:top w:val="none" w:sz="0" w:space="0" w:color="auto"/>
                            <w:left w:val="none" w:sz="0" w:space="0" w:color="auto"/>
                            <w:bottom w:val="none" w:sz="0" w:space="0" w:color="auto"/>
                            <w:right w:val="none" w:sz="0" w:space="0" w:color="auto"/>
                          </w:divBdr>
                          <w:divsChild>
                            <w:div w:id="4828153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5598851">
                                  <w:marLeft w:val="0"/>
                                  <w:marRight w:val="0"/>
                                  <w:marTop w:val="0"/>
                                  <w:marBottom w:val="0"/>
                                  <w:divBdr>
                                    <w:top w:val="none" w:sz="0" w:space="0" w:color="auto"/>
                                    <w:left w:val="none" w:sz="0" w:space="0" w:color="auto"/>
                                    <w:bottom w:val="none" w:sz="0" w:space="0" w:color="auto"/>
                                    <w:right w:val="none" w:sz="0" w:space="0" w:color="auto"/>
                                  </w:divBdr>
                                  <w:divsChild>
                                    <w:div w:id="15091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775926">
                          <w:marLeft w:val="0"/>
                          <w:marRight w:val="0"/>
                          <w:marTop w:val="0"/>
                          <w:marBottom w:val="0"/>
                          <w:divBdr>
                            <w:top w:val="none" w:sz="0" w:space="0" w:color="auto"/>
                            <w:left w:val="none" w:sz="0" w:space="0" w:color="auto"/>
                            <w:bottom w:val="none" w:sz="0" w:space="0" w:color="auto"/>
                            <w:right w:val="none" w:sz="0" w:space="0" w:color="auto"/>
                          </w:divBdr>
                        </w:div>
                        <w:div w:id="325280596">
                          <w:marLeft w:val="0"/>
                          <w:marRight w:val="0"/>
                          <w:marTop w:val="0"/>
                          <w:marBottom w:val="0"/>
                          <w:divBdr>
                            <w:top w:val="none" w:sz="0" w:space="0" w:color="auto"/>
                            <w:left w:val="none" w:sz="0" w:space="0" w:color="auto"/>
                            <w:bottom w:val="none" w:sz="0" w:space="0" w:color="auto"/>
                            <w:right w:val="none" w:sz="0" w:space="0" w:color="auto"/>
                          </w:divBdr>
                        </w:div>
                        <w:div w:id="1337079672">
                          <w:marLeft w:val="0"/>
                          <w:marRight w:val="0"/>
                          <w:marTop w:val="0"/>
                          <w:marBottom w:val="0"/>
                          <w:divBdr>
                            <w:top w:val="none" w:sz="0" w:space="0" w:color="auto"/>
                            <w:left w:val="none" w:sz="0" w:space="0" w:color="auto"/>
                            <w:bottom w:val="none" w:sz="0" w:space="0" w:color="auto"/>
                            <w:right w:val="none" w:sz="0" w:space="0" w:color="auto"/>
                          </w:divBdr>
                          <w:divsChild>
                            <w:div w:id="2909434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342317026">
                                  <w:marLeft w:val="0"/>
                                  <w:marRight w:val="0"/>
                                  <w:marTop w:val="0"/>
                                  <w:marBottom w:val="0"/>
                                  <w:divBdr>
                                    <w:top w:val="none" w:sz="0" w:space="0" w:color="auto"/>
                                    <w:left w:val="none" w:sz="0" w:space="0" w:color="auto"/>
                                    <w:bottom w:val="none" w:sz="0" w:space="0" w:color="auto"/>
                                    <w:right w:val="none" w:sz="0" w:space="0" w:color="auto"/>
                                  </w:divBdr>
                                  <w:divsChild>
                                    <w:div w:id="5686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5609">
                          <w:marLeft w:val="0"/>
                          <w:marRight w:val="0"/>
                          <w:marTop w:val="0"/>
                          <w:marBottom w:val="0"/>
                          <w:divBdr>
                            <w:top w:val="none" w:sz="0" w:space="0" w:color="auto"/>
                            <w:left w:val="none" w:sz="0" w:space="0" w:color="auto"/>
                            <w:bottom w:val="none" w:sz="0" w:space="0" w:color="auto"/>
                            <w:right w:val="none" w:sz="0" w:space="0" w:color="auto"/>
                          </w:divBdr>
                        </w:div>
                      </w:divsChild>
                    </w:div>
                    <w:div w:id="811287872">
                      <w:marLeft w:val="0"/>
                      <w:marRight w:val="0"/>
                      <w:marTop w:val="0"/>
                      <w:marBottom w:val="0"/>
                      <w:divBdr>
                        <w:top w:val="none" w:sz="0" w:space="0" w:color="auto"/>
                        <w:left w:val="none" w:sz="0" w:space="0" w:color="auto"/>
                        <w:bottom w:val="none" w:sz="0" w:space="0" w:color="auto"/>
                        <w:right w:val="none" w:sz="0" w:space="0" w:color="auto"/>
                      </w:divBdr>
                      <w:divsChild>
                        <w:div w:id="2077120446">
                          <w:marLeft w:val="0"/>
                          <w:marRight w:val="0"/>
                          <w:marTop w:val="0"/>
                          <w:marBottom w:val="0"/>
                          <w:divBdr>
                            <w:top w:val="none" w:sz="0" w:space="0" w:color="auto"/>
                            <w:left w:val="none" w:sz="0" w:space="0" w:color="auto"/>
                            <w:bottom w:val="none" w:sz="0" w:space="0" w:color="auto"/>
                            <w:right w:val="none" w:sz="0" w:space="0" w:color="auto"/>
                          </w:divBdr>
                        </w:div>
                        <w:div w:id="1624843115">
                          <w:marLeft w:val="0"/>
                          <w:marRight w:val="0"/>
                          <w:marTop w:val="0"/>
                          <w:marBottom w:val="0"/>
                          <w:divBdr>
                            <w:top w:val="none" w:sz="0" w:space="0" w:color="auto"/>
                            <w:left w:val="none" w:sz="0" w:space="0" w:color="auto"/>
                            <w:bottom w:val="none" w:sz="0" w:space="0" w:color="auto"/>
                            <w:right w:val="none" w:sz="0" w:space="0" w:color="auto"/>
                          </w:divBdr>
                          <w:divsChild>
                            <w:div w:id="31083838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25508727">
                                  <w:marLeft w:val="0"/>
                                  <w:marRight w:val="0"/>
                                  <w:marTop w:val="0"/>
                                  <w:marBottom w:val="0"/>
                                  <w:divBdr>
                                    <w:top w:val="none" w:sz="0" w:space="0" w:color="auto"/>
                                    <w:left w:val="none" w:sz="0" w:space="0" w:color="auto"/>
                                    <w:bottom w:val="none" w:sz="0" w:space="0" w:color="auto"/>
                                    <w:right w:val="none" w:sz="0" w:space="0" w:color="auto"/>
                                  </w:divBdr>
                                  <w:divsChild>
                                    <w:div w:id="6675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37586">
                          <w:marLeft w:val="0"/>
                          <w:marRight w:val="0"/>
                          <w:marTop w:val="0"/>
                          <w:marBottom w:val="0"/>
                          <w:divBdr>
                            <w:top w:val="none" w:sz="0" w:space="0" w:color="auto"/>
                            <w:left w:val="none" w:sz="0" w:space="0" w:color="auto"/>
                            <w:bottom w:val="none" w:sz="0" w:space="0" w:color="auto"/>
                            <w:right w:val="none" w:sz="0" w:space="0" w:color="auto"/>
                          </w:divBdr>
                        </w:div>
                      </w:divsChild>
                    </w:div>
                    <w:div w:id="1890530864">
                      <w:marLeft w:val="0"/>
                      <w:marRight w:val="0"/>
                      <w:marTop w:val="0"/>
                      <w:marBottom w:val="0"/>
                      <w:divBdr>
                        <w:top w:val="none" w:sz="0" w:space="0" w:color="auto"/>
                        <w:left w:val="none" w:sz="0" w:space="0" w:color="auto"/>
                        <w:bottom w:val="none" w:sz="0" w:space="0" w:color="auto"/>
                        <w:right w:val="none" w:sz="0" w:space="0" w:color="auto"/>
                      </w:divBdr>
                      <w:divsChild>
                        <w:div w:id="1398701403">
                          <w:marLeft w:val="0"/>
                          <w:marRight w:val="0"/>
                          <w:marTop w:val="0"/>
                          <w:marBottom w:val="0"/>
                          <w:divBdr>
                            <w:top w:val="none" w:sz="0" w:space="0" w:color="auto"/>
                            <w:left w:val="none" w:sz="0" w:space="0" w:color="auto"/>
                            <w:bottom w:val="none" w:sz="0" w:space="0" w:color="auto"/>
                            <w:right w:val="none" w:sz="0" w:space="0" w:color="auto"/>
                          </w:divBdr>
                        </w:div>
                        <w:div w:id="1194614228">
                          <w:marLeft w:val="0"/>
                          <w:marRight w:val="0"/>
                          <w:marTop w:val="0"/>
                          <w:marBottom w:val="0"/>
                          <w:divBdr>
                            <w:top w:val="none" w:sz="0" w:space="0" w:color="auto"/>
                            <w:left w:val="none" w:sz="0" w:space="0" w:color="auto"/>
                            <w:bottom w:val="none" w:sz="0" w:space="0" w:color="auto"/>
                            <w:right w:val="none" w:sz="0" w:space="0" w:color="auto"/>
                          </w:divBdr>
                          <w:divsChild>
                            <w:div w:id="12939457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6667663">
                                  <w:marLeft w:val="0"/>
                                  <w:marRight w:val="0"/>
                                  <w:marTop w:val="0"/>
                                  <w:marBottom w:val="0"/>
                                  <w:divBdr>
                                    <w:top w:val="none" w:sz="0" w:space="0" w:color="auto"/>
                                    <w:left w:val="none" w:sz="0" w:space="0" w:color="auto"/>
                                    <w:bottom w:val="none" w:sz="0" w:space="0" w:color="auto"/>
                                    <w:right w:val="none" w:sz="0" w:space="0" w:color="auto"/>
                                  </w:divBdr>
                                  <w:divsChild>
                                    <w:div w:id="124973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6809">
                          <w:marLeft w:val="0"/>
                          <w:marRight w:val="0"/>
                          <w:marTop w:val="0"/>
                          <w:marBottom w:val="0"/>
                          <w:divBdr>
                            <w:top w:val="none" w:sz="0" w:space="0" w:color="auto"/>
                            <w:left w:val="none" w:sz="0" w:space="0" w:color="auto"/>
                            <w:bottom w:val="none" w:sz="0" w:space="0" w:color="auto"/>
                            <w:right w:val="none" w:sz="0" w:space="0" w:color="auto"/>
                          </w:divBdr>
                        </w:div>
                        <w:div w:id="2016835962">
                          <w:marLeft w:val="0"/>
                          <w:marRight w:val="0"/>
                          <w:marTop w:val="0"/>
                          <w:marBottom w:val="0"/>
                          <w:divBdr>
                            <w:top w:val="none" w:sz="0" w:space="0" w:color="auto"/>
                            <w:left w:val="none" w:sz="0" w:space="0" w:color="auto"/>
                            <w:bottom w:val="none" w:sz="0" w:space="0" w:color="auto"/>
                            <w:right w:val="none" w:sz="0" w:space="0" w:color="auto"/>
                          </w:divBdr>
                          <w:divsChild>
                            <w:div w:id="6106695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3071626">
                                  <w:marLeft w:val="0"/>
                                  <w:marRight w:val="0"/>
                                  <w:marTop w:val="0"/>
                                  <w:marBottom w:val="0"/>
                                  <w:divBdr>
                                    <w:top w:val="none" w:sz="0" w:space="0" w:color="auto"/>
                                    <w:left w:val="none" w:sz="0" w:space="0" w:color="auto"/>
                                    <w:bottom w:val="none" w:sz="0" w:space="0" w:color="auto"/>
                                    <w:right w:val="none" w:sz="0" w:space="0" w:color="auto"/>
                                  </w:divBdr>
                                  <w:divsChild>
                                    <w:div w:id="2501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793444">
                  <w:marLeft w:val="0"/>
                  <w:marRight w:val="0"/>
                  <w:marTop w:val="0"/>
                  <w:marBottom w:val="0"/>
                  <w:divBdr>
                    <w:top w:val="none" w:sz="0" w:space="0" w:color="auto"/>
                    <w:left w:val="none" w:sz="0" w:space="0" w:color="auto"/>
                    <w:bottom w:val="none" w:sz="0" w:space="0" w:color="auto"/>
                    <w:right w:val="none" w:sz="0" w:space="0" w:color="auto"/>
                  </w:divBdr>
                  <w:divsChild>
                    <w:div w:id="105924690">
                      <w:marLeft w:val="0"/>
                      <w:marRight w:val="0"/>
                      <w:marTop w:val="0"/>
                      <w:marBottom w:val="0"/>
                      <w:divBdr>
                        <w:top w:val="none" w:sz="0" w:space="0" w:color="auto"/>
                        <w:left w:val="none" w:sz="0" w:space="0" w:color="auto"/>
                        <w:bottom w:val="none" w:sz="0" w:space="0" w:color="auto"/>
                        <w:right w:val="none" w:sz="0" w:space="0" w:color="auto"/>
                      </w:divBdr>
                    </w:div>
                    <w:div w:id="1478952499">
                      <w:marLeft w:val="0"/>
                      <w:marRight w:val="0"/>
                      <w:marTop w:val="0"/>
                      <w:marBottom w:val="0"/>
                      <w:divBdr>
                        <w:top w:val="none" w:sz="0" w:space="0" w:color="auto"/>
                        <w:left w:val="none" w:sz="0" w:space="0" w:color="auto"/>
                        <w:bottom w:val="none" w:sz="0" w:space="0" w:color="auto"/>
                        <w:right w:val="none" w:sz="0" w:space="0" w:color="auto"/>
                      </w:divBdr>
                      <w:divsChild>
                        <w:div w:id="218833406">
                          <w:marLeft w:val="0"/>
                          <w:marRight w:val="0"/>
                          <w:marTop w:val="0"/>
                          <w:marBottom w:val="60"/>
                          <w:divBdr>
                            <w:top w:val="none" w:sz="0" w:space="0" w:color="auto"/>
                            <w:left w:val="none" w:sz="0" w:space="0" w:color="auto"/>
                            <w:bottom w:val="none" w:sz="0" w:space="0" w:color="auto"/>
                            <w:right w:val="none" w:sz="0" w:space="0" w:color="auto"/>
                          </w:divBdr>
                        </w:div>
                        <w:div w:id="51997825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08333811">
                              <w:marLeft w:val="0"/>
                              <w:marRight w:val="0"/>
                              <w:marTop w:val="0"/>
                              <w:marBottom w:val="0"/>
                              <w:divBdr>
                                <w:top w:val="none" w:sz="0" w:space="0" w:color="auto"/>
                                <w:left w:val="none" w:sz="0" w:space="0" w:color="auto"/>
                                <w:bottom w:val="none" w:sz="0" w:space="0" w:color="auto"/>
                                <w:right w:val="none" w:sz="0" w:space="0" w:color="auto"/>
                              </w:divBdr>
                              <w:divsChild>
                                <w:div w:id="55681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20230">
                      <w:marLeft w:val="0"/>
                      <w:marRight w:val="0"/>
                      <w:marTop w:val="0"/>
                      <w:marBottom w:val="0"/>
                      <w:divBdr>
                        <w:top w:val="none" w:sz="0" w:space="0" w:color="auto"/>
                        <w:left w:val="none" w:sz="0" w:space="0" w:color="auto"/>
                        <w:bottom w:val="none" w:sz="0" w:space="0" w:color="auto"/>
                        <w:right w:val="none" w:sz="0" w:space="0" w:color="auto"/>
                      </w:divBdr>
                      <w:divsChild>
                        <w:div w:id="1795563428">
                          <w:marLeft w:val="0"/>
                          <w:marRight w:val="0"/>
                          <w:marTop w:val="0"/>
                          <w:marBottom w:val="60"/>
                          <w:divBdr>
                            <w:top w:val="none" w:sz="0" w:space="0" w:color="auto"/>
                            <w:left w:val="none" w:sz="0" w:space="0" w:color="auto"/>
                            <w:bottom w:val="none" w:sz="0" w:space="0" w:color="auto"/>
                            <w:right w:val="none" w:sz="0" w:space="0" w:color="auto"/>
                          </w:divBdr>
                        </w:div>
                        <w:div w:id="153276196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26609865">
                              <w:marLeft w:val="0"/>
                              <w:marRight w:val="0"/>
                              <w:marTop w:val="0"/>
                              <w:marBottom w:val="0"/>
                              <w:divBdr>
                                <w:top w:val="none" w:sz="0" w:space="0" w:color="auto"/>
                                <w:left w:val="none" w:sz="0" w:space="0" w:color="auto"/>
                                <w:bottom w:val="none" w:sz="0" w:space="0" w:color="auto"/>
                                <w:right w:val="none" w:sz="0" w:space="0" w:color="auto"/>
                              </w:divBdr>
                              <w:divsChild>
                                <w:div w:id="19455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6146">
                      <w:marLeft w:val="0"/>
                      <w:marRight w:val="0"/>
                      <w:marTop w:val="0"/>
                      <w:marBottom w:val="0"/>
                      <w:divBdr>
                        <w:top w:val="none" w:sz="0" w:space="0" w:color="auto"/>
                        <w:left w:val="none" w:sz="0" w:space="0" w:color="auto"/>
                        <w:bottom w:val="none" w:sz="0" w:space="0" w:color="auto"/>
                        <w:right w:val="none" w:sz="0" w:space="0" w:color="auto"/>
                      </w:divBdr>
                      <w:divsChild>
                        <w:div w:id="680275264">
                          <w:marLeft w:val="0"/>
                          <w:marRight w:val="0"/>
                          <w:marTop w:val="0"/>
                          <w:marBottom w:val="60"/>
                          <w:divBdr>
                            <w:top w:val="none" w:sz="0" w:space="0" w:color="auto"/>
                            <w:left w:val="none" w:sz="0" w:space="0" w:color="auto"/>
                            <w:bottom w:val="none" w:sz="0" w:space="0" w:color="auto"/>
                            <w:right w:val="none" w:sz="0" w:space="0" w:color="auto"/>
                          </w:divBdr>
                        </w:div>
                        <w:div w:id="2027171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49617070">
                              <w:marLeft w:val="0"/>
                              <w:marRight w:val="0"/>
                              <w:marTop w:val="0"/>
                              <w:marBottom w:val="0"/>
                              <w:divBdr>
                                <w:top w:val="none" w:sz="0" w:space="0" w:color="auto"/>
                                <w:left w:val="none" w:sz="0" w:space="0" w:color="auto"/>
                                <w:bottom w:val="none" w:sz="0" w:space="0" w:color="auto"/>
                                <w:right w:val="none" w:sz="0" w:space="0" w:color="auto"/>
                              </w:divBdr>
                              <w:divsChild>
                                <w:div w:id="1151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08061">
          <w:marLeft w:val="0"/>
          <w:marRight w:val="0"/>
          <w:marTop w:val="0"/>
          <w:marBottom w:val="0"/>
          <w:divBdr>
            <w:top w:val="single" w:sz="6" w:space="0" w:color="EFEFED"/>
            <w:left w:val="none" w:sz="0" w:space="0" w:color="auto"/>
            <w:bottom w:val="none" w:sz="0" w:space="0" w:color="auto"/>
            <w:right w:val="none" w:sz="0" w:space="0" w:color="auto"/>
          </w:divBdr>
          <w:divsChild>
            <w:div w:id="244195167">
              <w:marLeft w:val="0"/>
              <w:marRight w:val="0"/>
              <w:marTop w:val="0"/>
              <w:marBottom w:val="0"/>
              <w:divBdr>
                <w:top w:val="none" w:sz="0" w:space="0" w:color="auto"/>
                <w:left w:val="none" w:sz="0" w:space="0" w:color="auto"/>
                <w:bottom w:val="none" w:sz="0" w:space="0" w:color="auto"/>
                <w:right w:val="none" w:sz="0" w:space="0" w:color="auto"/>
              </w:divBdr>
              <w:divsChild>
                <w:div w:id="844520444">
                  <w:marLeft w:val="0"/>
                  <w:marRight w:val="0"/>
                  <w:marTop w:val="0"/>
                  <w:marBottom w:val="0"/>
                  <w:divBdr>
                    <w:top w:val="none" w:sz="0" w:space="0" w:color="auto"/>
                    <w:left w:val="none" w:sz="0" w:space="0" w:color="auto"/>
                    <w:bottom w:val="none" w:sz="0" w:space="0" w:color="auto"/>
                    <w:right w:val="none" w:sz="0" w:space="0" w:color="auto"/>
                  </w:divBdr>
                </w:div>
                <w:div w:id="2080209834">
                  <w:marLeft w:val="0"/>
                  <w:marRight w:val="0"/>
                  <w:marTop w:val="0"/>
                  <w:marBottom w:val="0"/>
                  <w:divBdr>
                    <w:top w:val="none" w:sz="0" w:space="0" w:color="auto"/>
                    <w:left w:val="none" w:sz="0" w:space="0" w:color="auto"/>
                    <w:bottom w:val="none" w:sz="0" w:space="0" w:color="auto"/>
                    <w:right w:val="none" w:sz="0" w:space="0" w:color="auto"/>
                  </w:divBdr>
                </w:div>
                <w:div w:id="167062426">
                  <w:marLeft w:val="0"/>
                  <w:marRight w:val="0"/>
                  <w:marTop w:val="0"/>
                  <w:marBottom w:val="300"/>
                  <w:divBdr>
                    <w:top w:val="single" w:sz="6" w:space="15" w:color="D7D7D7"/>
                    <w:left w:val="single" w:sz="6" w:space="15" w:color="D7D7D7"/>
                    <w:bottom w:val="single" w:sz="6" w:space="15" w:color="D7D7D7"/>
                    <w:right w:val="single" w:sz="6" w:space="15" w:color="D7D7D7"/>
                  </w:divBdr>
                  <w:divsChild>
                    <w:div w:id="895699696">
                      <w:marLeft w:val="0"/>
                      <w:marRight w:val="0"/>
                      <w:marTop w:val="0"/>
                      <w:marBottom w:val="0"/>
                      <w:divBdr>
                        <w:top w:val="none" w:sz="0" w:space="0" w:color="auto"/>
                        <w:left w:val="none" w:sz="0" w:space="0" w:color="auto"/>
                        <w:bottom w:val="none" w:sz="0" w:space="0" w:color="auto"/>
                        <w:right w:val="none" w:sz="0" w:space="0" w:color="auto"/>
                      </w:divBdr>
                      <w:divsChild>
                        <w:div w:id="1424033225">
                          <w:marLeft w:val="0"/>
                          <w:marRight w:val="0"/>
                          <w:marTop w:val="0"/>
                          <w:marBottom w:val="120"/>
                          <w:divBdr>
                            <w:top w:val="none" w:sz="0" w:space="0" w:color="auto"/>
                            <w:left w:val="none" w:sz="0" w:space="0" w:color="auto"/>
                            <w:bottom w:val="none" w:sz="0" w:space="0" w:color="auto"/>
                            <w:right w:val="none" w:sz="0" w:space="0" w:color="auto"/>
                          </w:divBdr>
                        </w:div>
                        <w:div w:id="1785689182">
                          <w:marLeft w:val="0"/>
                          <w:marRight w:val="0"/>
                          <w:marTop w:val="0"/>
                          <w:marBottom w:val="0"/>
                          <w:divBdr>
                            <w:top w:val="none" w:sz="0" w:space="0" w:color="auto"/>
                            <w:left w:val="none" w:sz="0" w:space="0" w:color="auto"/>
                            <w:bottom w:val="none" w:sz="0" w:space="0" w:color="auto"/>
                            <w:right w:val="none" w:sz="0" w:space="0" w:color="auto"/>
                          </w:divBdr>
                        </w:div>
                        <w:div w:id="16188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7096">
                  <w:marLeft w:val="0"/>
                  <w:marRight w:val="0"/>
                  <w:marTop w:val="0"/>
                  <w:marBottom w:val="0"/>
                  <w:divBdr>
                    <w:top w:val="none" w:sz="0" w:space="0" w:color="auto"/>
                    <w:left w:val="none" w:sz="0" w:space="0" w:color="auto"/>
                    <w:bottom w:val="none" w:sz="0" w:space="0" w:color="auto"/>
                    <w:right w:val="none" w:sz="0" w:space="0" w:color="auto"/>
                  </w:divBdr>
                </w:div>
                <w:div w:id="160195981">
                  <w:marLeft w:val="0"/>
                  <w:marRight w:val="0"/>
                  <w:marTop w:val="0"/>
                  <w:marBottom w:val="0"/>
                  <w:divBdr>
                    <w:top w:val="none" w:sz="0" w:space="0" w:color="auto"/>
                    <w:left w:val="none" w:sz="0" w:space="0" w:color="auto"/>
                    <w:bottom w:val="none" w:sz="0" w:space="0" w:color="auto"/>
                    <w:right w:val="none" w:sz="0" w:space="0" w:color="auto"/>
                  </w:divBdr>
                </w:div>
                <w:div w:id="1851138063">
                  <w:marLeft w:val="0"/>
                  <w:marRight w:val="0"/>
                  <w:marTop w:val="450"/>
                  <w:marBottom w:val="450"/>
                  <w:divBdr>
                    <w:top w:val="none" w:sz="0" w:space="0" w:color="auto"/>
                    <w:left w:val="single" w:sz="24" w:space="0" w:color="6DB33F"/>
                    <w:bottom w:val="none" w:sz="0" w:space="0" w:color="auto"/>
                    <w:right w:val="none" w:sz="0" w:space="0" w:color="auto"/>
                  </w:divBdr>
                </w:div>
                <w:div w:id="1579512090">
                  <w:marLeft w:val="0"/>
                  <w:marRight w:val="0"/>
                  <w:marTop w:val="0"/>
                  <w:marBottom w:val="0"/>
                  <w:divBdr>
                    <w:top w:val="none" w:sz="0" w:space="0" w:color="auto"/>
                    <w:left w:val="none" w:sz="0" w:space="0" w:color="auto"/>
                    <w:bottom w:val="none" w:sz="0" w:space="0" w:color="auto"/>
                    <w:right w:val="none" w:sz="0" w:space="0" w:color="auto"/>
                  </w:divBdr>
                  <w:divsChild>
                    <w:div w:id="1911621295">
                      <w:marLeft w:val="0"/>
                      <w:marRight w:val="0"/>
                      <w:marTop w:val="0"/>
                      <w:marBottom w:val="0"/>
                      <w:divBdr>
                        <w:top w:val="none" w:sz="0" w:space="0" w:color="auto"/>
                        <w:left w:val="none" w:sz="0" w:space="0" w:color="auto"/>
                        <w:bottom w:val="none" w:sz="0" w:space="0" w:color="auto"/>
                        <w:right w:val="none" w:sz="0" w:space="0" w:color="auto"/>
                      </w:divBdr>
                    </w:div>
                    <w:div w:id="2065984642">
                      <w:marLeft w:val="0"/>
                      <w:marRight w:val="0"/>
                      <w:marTop w:val="0"/>
                      <w:marBottom w:val="0"/>
                      <w:divBdr>
                        <w:top w:val="none" w:sz="0" w:space="0" w:color="auto"/>
                        <w:left w:val="none" w:sz="0" w:space="0" w:color="auto"/>
                        <w:bottom w:val="none" w:sz="0" w:space="0" w:color="auto"/>
                        <w:right w:val="none" w:sz="0" w:space="0" w:color="auto"/>
                      </w:divBdr>
                    </w:div>
                    <w:div w:id="1735279636">
                      <w:marLeft w:val="0"/>
                      <w:marRight w:val="0"/>
                      <w:marTop w:val="0"/>
                      <w:marBottom w:val="0"/>
                      <w:divBdr>
                        <w:top w:val="none" w:sz="0" w:space="0" w:color="auto"/>
                        <w:left w:val="none" w:sz="0" w:space="0" w:color="auto"/>
                        <w:bottom w:val="none" w:sz="0" w:space="0" w:color="auto"/>
                        <w:right w:val="none" w:sz="0" w:space="0" w:color="auto"/>
                      </w:divBdr>
                    </w:div>
                    <w:div w:id="479421697">
                      <w:marLeft w:val="0"/>
                      <w:marRight w:val="0"/>
                      <w:marTop w:val="0"/>
                      <w:marBottom w:val="0"/>
                      <w:divBdr>
                        <w:top w:val="none" w:sz="0" w:space="0" w:color="auto"/>
                        <w:left w:val="none" w:sz="0" w:space="0" w:color="auto"/>
                        <w:bottom w:val="none" w:sz="0" w:space="0" w:color="auto"/>
                        <w:right w:val="none" w:sz="0" w:space="0" w:color="auto"/>
                      </w:divBdr>
                    </w:div>
                    <w:div w:id="4866794">
                      <w:marLeft w:val="0"/>
                      <w:marRight w:val="0"/>
                      <w:marTop w:val="0"/>
                      <w:marBottom w:val="0"/>
                      <w:divBdr>
                        <w:top w:val="none" w:sz="0" w:space="0" w:color="auto"/>
                        <w:left w:val="none" w:sz="0" w:space="0" w:color="auto"/>
                        <w:bottom w:val="none" w:sz="0" w:space="0" w:color="auto"/>
                        <w:right w:val="none" w:sz="0" w:space="0" w:color="auto"/>
                      </w:divBdr>
                    </w:div>
                    <w:div w:id="550725131">
                      <w:marLeft w:val="0"/>
                      <w:marRight w:val="0"/>
                      <w:marTop w:val="0"/>
                      <w:marBottom w:val="0"/>
                      <w:divBdr>
                        <w:top w:val="none" w:sz="0" w:space="0" w:color="auto"/>
                        <w:left w:val="none" w:sz="0" w:space="0" w:color="auto"/>
                        <w:bottom w:val="none" w:sz="0" w:space="0" w:color="auto"/>
                        <w:right w:val="none" w:sz="0" w:space="0" w:color="auto"/>
                      </w:divBdr>
                    </w:div>
                    <w:div w:id="1614171644">
                      <w:marLeft w:val="0"/>
                      <w:marRight w:val="0"/>
                      <w:marTop w:val="0"/>
                      <w:marBottom w:val="0"/>
                      <w:divBdr>
                        <w:top w:val="none" w:sz="0" w:space="0" w:color="auto"/>
                        <w:left w:val="none" w:sz="0" w:space="0" w:color="auto"/>
                        <w:bottom w:val="none" w:sz="0" w:space="0" w:color="auto"/>
                        <w:right w:val="none" w:sz="0" w:space="0" w:color="auto"/>
                      </w:divBdr>
                    </w:div>
                  </w:divsChild>
                </w:div>
                <w:div w:id="219294231">
                  <w:marLeft w:val="0"/>
                  <w:marRight w:val="0"/>
                  <w:marTop w:val="0"/>
                  <w:marBottom w:val="0"/>
                  <w:divBdr>
                    <w:top w:val="none" w:sz="0" w:space="0" w:color="auto"/>
                    <w:left w:val="none" w:sz="0" w:space="0" w:color="auto"/>
                    <w:bottom w:val="none" w:sz="0" w:space="0" w:color="auto"/>
                    <w:right w:val="none" w:sz="0" w:space="0" w:color="auto"/>
                  </w:divBdr>
                  <w:divsChild>
                    <w:div w:id="353580616">
                      <w:marLeft w:val="0"/>
                      <w:marRight w:val="0"/>
                      <w:marTop w:val="0"/>
                      <w:marBottom w:val="0"/>
                      <w:divBdr>
                        <w:top w:val="none" w:sz="0" w:space="0" w:color="auto"/>
                        <w:left w:val="none" w:sz="0" w:space="0" w:color="auto"/>
                        <w:bottom w:val="none" w:sz="0" w:space="0" w:color="auto"/>
                        <w:right w:val="none" w:sz="0" w:space="0" w:color="auto"/>
                      </w:divBdr>
                    </w:div>
                    <w:div w:id="1836189889">
                      <w:marLeft w:val="0"/>
                      <w:marRight w:val="0"/>
                      <w:marTop w:val="0"/>
                      <w:marBottom w:val="0"/>
                      <w:divBdr>
                        <w:top w:val="none" w:sz="0" w:space="0" w:color="auto"/>
                        <w:left w:val="none" w:sz="0" w:space="0" w:color="auto"/>
                        <w:bottom w:val="none" w:sz="0" w:space="0" w:color="auto"/>
                        <w:right w:val="none" w:sz="0" w:space="0" w:color="auto"/>
                      </w:divBdr>
                    </w:div>
                    <w:div w:id="1324628659">
                      <w:marLeft w:val="0"/>
                      <w:marRight w:val="0"/>
                      <w:marTop w:val="0"/>
                      <w:marBottom w:val="0"/>
                      <w:divBdr>
                        <w:top w:val="none" w:sz="0" w:space="0" w:color="auto"/>
                        <w:left w:val="none" w:sz="0" w:space="0" w:color="auto"/>
                        <w:bottom w:val="none" w:sz="0" w:space="0" w:color="auto"/>
                        <w:right w:val="none" w:sz="0" w:space="0" w:color="auto"/>
                      </w:divBdr>
                    </w:div>
                    <w:div w:id="69157607">
                      <w:marLeft w:val="0"/>
                      <w:marRight w:val="0"/>
                      <w:marTop w:val="0"/>
                      <w:marBottom w:val="0"/>
                      <w:divBdr>
                        <w:top w:val="none" w:sz="0" w:space="0" w:color="auto"/>
                        <w:left w:val="none" w:sz="0" w:space="0" w:color="auto"/>
                        <w:bottom w:val="none" w:sz="0" w:space="0" w:color="auto"/>
                        <w:right w:val="none" w:sz="0" w:space="0" w:color="auto"/>
                      </w:divBdr>
                    </w:div>
                    <w:div w:id="727193990">
                      <w:marLeft w:val="0"/>
                      <w:marRight w:val="0"/>
                      <w:marTop w:val="0"/>
                      <w:marBottom w:val="0"/>
                      <w:divBdr>
                        <w:top w:val="none" w:sz="0" w:space="0" w:color="auto"/>
                        <w:left w:val="none" w:sz="0" w:space="0" w:color="auto"/>
                        <w:bottom w:val="none" w:sz="0" w:space="0" w:color="auto"/>
                        <w:right w:val="none" w:sz="0" w:space="0" w:color="auto"/>
                      </w:divBdr>
                    </w:div>
                    <w:div w:id="2071414722">
                      <w:marLeft w:val="0"/>
                      <w:marRight w:val="0"/>
                      <w:marTop w:val="450"/>
                      <w:marBottom w:val="450"/>
                      <w:divBdr>
                        <w:top w:val="none" w:sz="0" w:space="0" w:color="auto"/>
                        <w:left w:val="single" w:sz="24" w:space="0" w:color="6DB33F"/>
                        <w:bottom w:val="none" w:sz="0" w:space="0" w:color="auto"/>
                        <w:right w:val="none" w:sz="0" w:space="0" w:color="auto"/>
                      </w:divBdr>
                      <w:divsChild>
                        <w:div w:id="907573941">
                          <w:marLeft w:val="0"/>
                          <w:marRight w:val="0"/>
                          <w:marTop w:val="0"/>
                          <w:marBottom w:val="0"/>
                          <w:divBdr>
                            <w:top w:val="none" w:sz="0" w:space="0" w:color="auto"/>
                            <w:left w:val="none" w:sz="0" w:space="0" w:color="auto"/>
                            <w:bottom w:val="none" w:sz="0" w:space="0" w:color="auto"/>
                            <w:right w:val="none" w:sz="0" w:space="0" w:color="auto"/>
                          </w:divBdr>
                        </w:div>
                        <w:div w:id="746002361">
                          <w:marLeft w:val="0"/>
                          <w:marRight w:val="0"/>
                          <w:marTop w:val="0"/>
                          <w:marBottom w:val="0"/>
                          <w:divBdr>
                            <w:top w:val="none" w:sz="0" w:space="0" w:color="auto"/>
                            <w:left w:val="none" w:sz="0" w:space="0" w:color="auto"/>
                            <w:bottom w:val="none" w:sz="0" w:space="0" w:color="auto"/>
                            <w:right w:val="none" w:sz="0" w:space="0" w:color="auto"/>
                          </w:divBdr>
                        </w:div>
                        <w:div w:id="7713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5695">
                  <w:marLeft w:val="0"/>
                  <w:marRight w:val="0"/>
                  <w:marTop w:val="0"/>
                  <w:marBottom w:val="0"/>
                  <w:divBdr>
                    <w:top w:val="none" w:sz="0" w:space="0" w:color="auto"/>
                    <w:left w:val="none" w:sz="0" w:space="0" w:color="auto"/>
                    <w:bottom w:val="none" w:sz="0" w:space="0" w:color="auto"/>
                    <w:right w:val="none" w:sz="0" w:space="0" w:color="auto"/>
                  </w:divBdr>
                  <w:divsChild>
                    <w:div w:id="1014529843">
                      <w:marLeft w:val="0"/>
                      <w:marRight w:val="0"/>
                      <w:marTop w:val="0"/>
                      <w:marBottom w:val="0"/>
                      <w:divBdr>
                        <w:top w:val="none" w:sz="0" w:space="0" w:color="auto"/>
                        <w:left w:val="none" w:sz="0" w:space="0" w:color="auto"/>
                        <w:bottom w:val="none" w:sz="0" w:space="0" w:color="auto"/>
                        <w:right w:val="none" w:sz="0" w:space="0" w:color="auto"/>
                      </w:divBdr>
                    </w:div>
                    <w:div w:id="1784762601">
                      <w:marLeft w:val="0"/>
                      <w:marRight w:val="0"/>
                      <w:marTop w:val="0"/>
                      <w:marBottom w:val="0"/>
                      <w:divBdr>
                        <w:top w:val="none" w:sz="0" w:space="0" w:color="auto"/>
                        <w:left w:val="none" w:sz="0" w:space="0" w:color="auto"/>
                        <w:bottom w:val="none" w:sz="0" w:space="0" w:color="auto"/>
                        <w:right w:val="none" w:sz="0" w:space="0" w:color="auto"/>
                      </w:divBdr>
                    </w:div>
                    <w:div w:id="288635017">
                      <w:marLeft w:val="0"/>
                      <w:marRight w:val="0"/>
                      <w:marTop w:val="0"/>
                      <w:marBottom w:val="0"/>
                      <w:divBdr>
                        <w:top w:val="none" w:sz="0" w:space="0" w:color="auto"/>
                        <w:left w:val="none" w:sz="0" w:space="0" w:color="auto"/>
                        <w:bottom w:val="none" w:sz="0" w:space="0" w:color="auto"/>
                        <w:right w:val="none" w:sz="0" w:space="0" w:color="auto"/>
                      </w:divBdr>
                    </w:div>
                  </w:divsChild>
                </w:div>
                <w:div w:id="453905882">
                  <w:marLeft w:val="0"/>
                  <w:marRight w:val="0"/>
                  <w:marTop w:val="0"/>
                  <w:marBottom w:val="0"/>
                  <w:divBdr>
                    <w:top w:val="none" w:sz="0" w:space="0" w:color="auto"/>
                    <w:left w:val="none" w:sz="0" w:space="0" w:color="auto"/>
                    <w:bottom w:val="none" w:sz="0" w:space="0" w:color="auto"/>
                    <w:right w:val="none" w:sz="0" w:space="0" w:color="auto"/>
                  </w:divBdr>
                  <w:divsChild>
                    <w:div w:id="327945931">
                      <w:marLeft w:val="0"/>
                      <w:marRight w:val="0"/>
                      <w:marTop w:val="0"/>
                      <w:marBottom w:val="0"/>
                      <w:divBdr>
                        <w:top w:val="none" w:sz="0" w:space="0" w:color="auto"/>
                        <w:left w:val="none" w:sz="0" w:space="0" w:color="auto"/>
                        <w:bottom w:val="none" w:sz="0" w:space="0" w:color="auto"/>
                        <w:right w:val="none" w:sz="0" w:space="0" w:color="auto"/>
                      </w:divBdr>
                    </w:div>
                    <w:div w:id="1733381089">
                      <w:marLeft w:val="0"/>
                      <w:marRight w:val="0"/>
                      <w:marTop w:val="450"/>
                      <w:marBottom w:val="450"/>
                      <w:divBdr>
                        <w:top w:val="none" w:sz="0" w:space="0" w:color="auto"/>
                        <w:left w:val="single" w:sz="24" w:space="0" w:color="6DB33F"/>
                        <w:bottom w:val="none" w:sz="0" w:space="0" w:color="auto"/>
                        <w:right w:val="none" w:sz="0" w:space="0" w:color="auto"/>
                      </w:divBdr>
                    </w:div>
                    <w:div w:id="1420055623">
                      <w:marLeft w:val="0"/>
                      <w:marRight w:val="0"/>
                      <w:marTop w:val="0"/>
                      <w:marBottom w:val="0"/>
                      <w:divBdr>
                        <w:top w:val="none" w:sz="0" w:space="0" w:color="auto"/>
                        <w:left w:val="none" w:sz="0" w:space="0" w:color="auto"/>
                        <w:bottom w:val="none" w:sz="0" w:space="0" w:color="auto"/>
                        <w:right w:val="none" w:sz="0" w:space="0" w:color="auto"/>
                      </w:divBdr>
                      <w:divsChild>
                        <w:div w:id="538669600">
                          <w:marLeft w:val="0"/>
                          <w:marRight w:val="0"/>
                          <w:marTop w:val="0"/>
                          <w:marBottom w:val="0"/>
                          <w:divBdr>
                            <w:top w:val="none" w:sz="0" w:space="0" w:color="auto"/>
                            <w:left w:val="none" w:sz="0" w:space="0" w:color="auto"/>
                            <w:bottom w:val="none" w:sz="0" w:space="0" w:color="auto"/>
                            <w:right w:val="none" w:sz="0" w:space="0" w:color="auto"/>
                          </w:divBdr>
                        </w:div>
                        <w:div w:id="1687097488">
                          <w:marLeft w:val="0"/>
                          <w:marRight w:val="0"/>
                          <w:marTop w:val="0"/>
                          <w:marBottom w:val="0"/>
                          <w:divBdr>
                            <w:top w:val="none" w:sz="0" w:space="0" w:color="auto"/>
                            <w:left w:val="none" w:sz="0" w:space="0" w:color="auto"/>
                            <w:bottom w:val="none" w:sz="0" w:space="0" w:color="auto"/>
                            <w:right w:val="none" w:sz="0" w:space="0" w:color="auto"/>
                          </w:divBdr>
                        </w:div>
                        <w:div w:id="334190928">
                          <w:marLeft w:val="0"/>
                          <w:marRight w:val="0"/>
                          <w:marTop w:val="0"/>
                          <w:marBottom w:val="0"/>
                          <w:divBdr>
                            <w:top w:val="none" w:sz="0" w:space="0" w:color="auto"/>
                            <w:left w:val="none" w:sz="0" w:space="0" w:color="auto"/>
                            <w:bottom w:val="none" w:sz="0" w:space="0" w:color="auto"/>
                            <w:right w:val="none" w:sz="0" w:space="0" w:color="auto"/>
                          </w:divBdr>
                          <w:divsChild>
                            <w:div w:id="1719665021">
                              <w:marLeft w:val="0"/>
                              <w:marRight w:val="0"/>
                              <w:marTop w:val="0"/>
                              <w:marBottom w:val="0"/>
                              <w:divBdr>
                                <w:top w:val="none" w:sz="0" w:space="0" w:color="auto"/>
                                <w:left w:val="none" w:sz="0" w:space="0" w:color="auto"/>
                                <w:bottom w:val="none" w:sz="0" w:space="0" w:color="auto"/>
                                <w:right w:val="none" w:sz="0" w:space="0" w:color="auto"/>
                              </w:divBdr>
                            </w:div>
                            <w:div w:id="99035092">
                              <w:marLeft w:val="0"/>
                              <w:marRight w:val="0"/>
                              <w:marTop w:val="0"/>
                              <w:marBottom w:val="0"/>
                              <w:divBdr>
                                <w:top w:val="none" w:sz="0" w:space="0" w:color="auto"/>
                                <w:left w:val="none" w:sz="0" w:space="0" w:color="auto"/>
                                <w:bottom w:val="none" w:sz="0" w:space="0" w:color="auto"/>
                                <w:right w:val="none" w:sz="0" w:space="0" w:color="auto"/>
                              </w:divBdr>
                              <w:divsChild>
                                <w:div w:id="20425119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823349197">
                                      <w:marLeft w:val="0"/>
                                      <w:marRight w:val="0"/>
                                      <w:marTop w:val="0"/>
                                      <w:marBottom w:val="0"/>
                                      <w:divBdr>
                                        <w:top w:val="none" w:sz="0" w:space="0" w:color="auto"/>
                                        <w:left w:val="none" w:sz="0" w:space="0" w:color="auto"/>
                                        <w:bottom w:val="none" w:sz="0" w:space="0" w:color="auto"/>
                                        <w:right w:val="none" w:sz="0" w:space="0" w:color="auto"/>
                                      </w:divBdr>
                                      <w:divsChild>
                                        <w:div w:id="7418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158978">
                          <w:marLeft w:val="0"/>
                          <w:marRight w:val="0"/>
                          <w:marTop w:val="0"/>
                          <w:marBottom w:val="0"/>
                          <w:divBdr>
                            <w:top w:val="none" w:sz="0" w:space="0" w:color="auto"/>
                            <w:left w:val="none" w:sz="0" w:space="0" w:color="auto"/>
                            <w:bottom w:val="none" w:sz="0" w:space="0" w:color="auto"/>
                            <w:right w:val="none" w:sz="0" w:space="0" w:color="auto"/>
                          </w:divBdr>
                          <w:divsChild>
                            <w:div w:id="2038197808">
                              <w:marLeft w:val="0"/>
                              <w:marRight w:val="0"/>
                              <w:marTop w:val="0"/>
                              <w:marBottom w:val="0"/>
                              <w:divBdr>
                                <w:top w:val="none" w:sz="0" w:space="0" w:color="auto"/>
                                <w:left w:val="none" w:sz="0" w:space="0" w:color="auto"/>
                                <w:bottom w:val="none" w:sz="0" w:space="0" w:color="auto"/>
                                <w:right w:val="none" w:sz="0" w:space="0" w:color="auto"/>
                              </w:divBdr>
                            </w:div>
                            <w:div w:id="1272666551">
                              <w:marLeft w:val="0"/>
                              <w:marRight w:val="0"/>
                              <w:marTop w:val="0"/>
                              <w:marBottom w:val="0"/>
                              <w:divBdr>
                                <w:top w:val="none" w:sz="0" w:space="0" w:color="auto"/>
                                <w:left w:val="none" w:sz="0" w:space="0" w:color="auto"/>
                                <w:bottom w:val="none" w:sz="0" w:space="0" w:color="auto"/>
                                <w:right w:val="none" w:sz="0" w:space="0" w:color="auto"/>
                              </w:divBdr>
                              <w:divsChild>
                                <w:div w:id="4409551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4341851">
                                      <w:marLeft w:val="0"/>
                                      <w:marRight w:val="0"/>
                                      <w:marTop w:val="0"/>
                                      <w:marBottom w:val="0"/>
                                      <w:divBdr>
                                        <w:top w:val="none" w:sz="0" w:space="0" w:color="auto"/>
                                        <w:left w:val="none" w:sz="0" w:space="0" w:color="auto"/>
                                        <w:bottom w:val="none" w:sz="0" w:space="0" w:color="auto"/>
                                        <w:right w:val="none" w:sz="0" w:space="0" w:color="auto"/>
                                      </w:divBdr>
                                      <w:divsChild>
                                        <w:div w:id="11780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8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18319">
                      <w:marLeft w:val="0"/>
                      <w:marRight w:val="0"/>
                      <w:marTop w:val="0"/>
                      <w:marBottom w:val="0"/>
                      <w:divBdr>
                        <w:top w:val="none" w:sz="0" w:space="0" w:color="auto"/>
                        <w:left w:val="none" w:sz="0" w:space="0" w:color="auto"/>
                        <w:bottom w:val="none" w:sz="0" w:space="0" w:color="auto"/>
                        <w:right w:val="none" w:sz="0" w:space="0" w:color="auto"/>
                      </w:divBdr>
                      <w:divsChild>
                        <w:div w:id="1368026848">
                          <w:marLeft w:val="0"/>
                          <w:marRight w:val="0"/>
                          <w:marTop w:val="0"/>
                          <w:marBottom w:val="0"/>
                          <w:divBdr>
                            <w:top w:val="none" w:sz="0" w:space="0" w:color="auto"/>
                            <w:left w:val="none" w:sz="0" w:space="0" w:color="auto"/>
                            <w:bottom w:val="none" w:sz="0" w:space="0" w:color="auto"/>
                            <w:right w:val="none" w:sz="0" w:space="0" w:color="auto"/>
                          </w:divBdr>
                        </w:div>
                        <w:div w:id="1055620424">
                          <w:marLeft w:val="0"/>
                          <w:marRight w:val="0"/>
                          <w:marTop w:val="0"/>
                          <w:marBottom w:val="0"/>
                          <w:divBdr>
                            <w:top w:val="none" w:sz="0" w:space="0" w:color="auto"/>
                            <w:left w:val="none" w:sz="0" w:space="0" w:color="auto"/>
                            <w:bottom w:val="none" w:sz="0" w:space="0" w:color="auto"/>
                            <w:right w:val="none" w:sz="0" w:space="0" w:color="auto"/>
                          </w:divBdr>
                        </w:div>
                        <w:div w:id="1780565645">
                          <w:marLeft w:val="0"/>
                          <w:marRight w:val="0"/>
                          <w:marTop w:val="0"/>
                          <w:marBottom w:val="0"/>
                          <w:divBdr>
                            <w:top w:val="none" w:sz="0" w:space="0" w:color="auto"/>
                            <w:left w:val="none" w:sz="0" w:space="0" w:color="auto"/>
                            <w:bottom w:val="none" w:sz="0" w:space="0" w:color="auto"/>
                            <w:right w:val="none" w:sz="0" w:space="0" w:color="auto"/>
                          </w:divBdr>
                          <w:divsChild>
                            <w:div w:id="987131821">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00885820">
                                  <w:marLeft w:val="0"/>
                                  <w:marRight w:val="0"/>
                                  <w:marTop w:val="0"/>
                                  <w:marBottom w:val="0"/>
                                  <w:divBdr>
                                    <w:top w:val="none" w:sz="0" w:space="0" w:color="auto"/>
                                    <w:left w:val="none" w:sz="0" w:space="0" w:color="auto"/>
                                    <w:bottom w:val="none" w:sz="0" w:space="0" w:color="auto"/>
                                    <w:right w:val="none" w:sz="0" w:space="0" w:color="auto"/>
                                  </w:divBdr>
                                  <w:divsChild>
                                    <w:div w:id="14216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52116">
                          <w:marLeft w:val="0"/>
                          <w:marRight w:val="0"/>
                          <w:marTop w:val="0"/>
                          <w:marBottom w:val="0"/>
                          <w:divBdr>
                            <w:top w:val="none" w:sz="0" w:space="0" w:color="auto"/>
                            <w:left w:val="none" w:sz="0" w:space="0" w:color="auto"/>
                            <w:bottom w:val="none" w:sz="0" w:space="0" w:color="auto"/>
                            <w:right w:val="none" w:sz="0" w:space="0" w:color="auto"/>
                          </w:divBdr>
                        </w:div>
                        <w:div w:id="1756584155">
                          <w:marLeft w:val="0"/>
                          <w:marRight w:val="0"/>
                          <w:marTop w:val="0"/>
                          <w:marBottom w:val="0"/>
                          <w:divBdr>
                            <w:top w:val="none" w:sz="0" w:space="0" w:color="auto"/>
                            <w:left w:val="none" w:sz="0" w:space="0" w:color="auto"/>
                            <w:bottom w:val="none" w:sz="0" w:space="0" w:color="auto"/>
                            <w:right w:val="none" w:sz="0" w:space="0" w:color="auto"/>
                          </w:divBdr>
                          <w:divsChild>
                            <w:div w:id="13513755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429469311">
                                  <w:marLeft w:val="0"/>
                                  <w:marRight w:val="0"/>
                                  <w:marTop w:val="0"/>
                                  <w:marBottom w:val="0"/>
                                  <w:divBdr>
                                    <w:top w:val="none" w:sz="0" w:space="0" w:color="auto"/>
                                    <w:left w:val="none" w:sz="0" w:space="0" w:color="auto"/>
                                    <w:bottom w:val="none" w:sz="0" w:space="0" w:color="auto"/>
                                    <w:right w:val="none" w:sz="0" w:space="0" w:color="auto"/>
                                  </w:divBdr>
                                  <w:divsChild>
                                    <w:div w:id="6364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90773">
                          <w:marLeft w:val="0"/>
                          <w:marRight w:val="0"/>
                          <w:marTop w:val="0"/>
                          <w:marBottom w:val="0"/>
                          <w:divBdr>
                            <w:top w:val="none" w:sz="0" w:space="0" w:color="auto"/>
                            <w:left w:val="none" w:sz="0" w:space="0" w:color="auto"/>
                            <w:bottom w:val="none" w:sz="0" w:space="0" w:color="auto"/>
                            <w:right w:val="none" w:sz="0" w:space="0" w:color="auto"/>
                          </w:divBdr>
                        </w:div>
                        <w:div w:id="1203136143">
                          <w:marLeft w:val="0"/>
                          <w:marRight w:val="0"/>
                          <w:marTop w:val="450"/>
                          <w:marBottom w:val="450"/>
                          <w:divBdr>
                            <w:top w:val="none" w:sz="0" w:space="0" w:color="auto"/>
                            <w:left w:val="single" w:sz="24" w:space="0" w:color="6DB33F"/>
                            <w:bottom w:val="none" w:sz="0" w:space="0" w:color="auto"/>
                            <w:right w:val="none" w:sz="0" w:space="0" w:color="auto"/>
                          </w:divBdr>
                          <w:divsChild>
                            <w:div w:id="1230068151">
                              <w:marLeft w:val="0"/>
                              <w:marRight w:val="0"/>
                              <w:marTop w:val="0"/>
                              <w:marBottom w:val="60"/>
                              <w:divBdr>
                                <w:top w:val="none" w:sz="0" w:space="0" w:color="auto"/>
                                <w:left w:val="none" w:sz="0" w:space="0" w:color="auto"/>
                                <w:bottom w:val="none" w:sz="0" w:space="0" w:color="auto"/>
                                <w:right w:val="none" w:sz="0" w:space="0" w:color="auto"/>
                              </w:divBdr>
                            </w:div>
                          </w:divsChild>
                        </w:div>
                        <w:div w:id="567766961">
                          <w:marLeft w:val="0"/>
                          <w:marRight w:val="0"/>
                          <w:marTop w:val="0"/>
                          <w:marBottom w:val="60"/>
                          <w:divBdr>
                            <w:top w:val="none" w:sz="0" w:space="0" w:color="auto"/>
                            <w:left w:val="none" w:sz="0" w:space="0" w:color="auto"/>
                            <w:bottom w:val="none" w:sz="0" w:space="0" w:color="auto"/>
                            <w:right w:val="none" w:sz="0" w:space="0" w:color="auto"/>
                          </w:divBdr>
                        </w:div>
                      </w:divsChild>
                    </w:div>
                    <w:div w:id="474221838">
                      <w:marLeft w:val="0"/>
                      <w:marRight w:val="0"/>
                      <w:marTop w:val="0"/>
                      <w:marBottom w:val="0"/>
                      <w:divBdr>
                        <w:top w:val="none" w:sz="0" w:space="0" w:color="auto"/>
                        <w:left w:val="none" w:sz="0" w:space="0" w:color="auto"/>
                        <w:bottom w:val="none" w:sz="0" w:space="0" w:color="auto"/>
                        <w:right w:val="none" w:sz="0" w:space="0" w:color="auto"/>
                      </w:divBdr>
                      <w:divsChild>
                        <w:div w:id="1096711369">
                          <w:marLeft w:val="0"/>
                          <w:marRight w:val="0"/>
                          <w:marTop w:val="0"/>
                          <w:marBottom w:val="0"/>
                          <w:divBdr>
                            <w:top w:val="none" w:sz="0" w:space="0" w:color="auto"/>
                            <w:left w:val="none" w:sz="0" w:space="0" w:color="auto"/>
                            <w:bottom w:val="none" w:sz="0" w:space="0" w:color="auto"/>
                            <w:right w:val="none" w:sz="0" w:space="0" w:color="auto"/>
                          </w:divBdr>
                        </w:div>
                        <w:div w:id="1540363638">
                          <w:marLeft w:val="0"/>
                          <w:marRight w:val="0"/>
                          <w:marTop w:val="0"/>
                          <w:marBottom w:val="0"/>
                          <w:divBdr>
                            <w:top w:val="none" w:sz="0" w:space="0" w:color="auto"/>
                            <w:left w:val="none" w:sz="0" w:space="0" w:color="auto"/>
                            <w:bottom w:val="none" w:sz="0" w:space="0" w:color="auto"/>
                            <w:right w:val="none" w:sz="0" w:space="0" w:color="auto"/>
                          </w:divBdr>
                        </w:div>
                        <w:div w:id="517819112">
                          <w:marLeft w:val="0"/>
                          <w:marRight w:val="0"/>
                          <w:marTop w:val="0"/>
                          <w:marBottom w:val="0"/>
                          <w:divBdr>
                            <w:top w:val="none" w:sz="0" w:space="0" w:color="auto"/>
                            <w:left w:val="none" w:sz="0" w:space="0" w:color="auto"/>
                            <w:bottom w:val="none" w:sz="0" w:space="0" w:color="auto"/>
                            <w:right w:val="none" w:sz="0" w:space="0" w:color="auto"/>
                          </w:divBdr>
                          <w:divsChild>
                            <w:div w:id="18093198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1655694">
                                  <w:marLeft w:val="0"/>
                                  <w:marRight w:val="0"/>
                                  <w:marTop w:val="0"/>
                                  <w:marBottom w:val="0"/>
                                  <w:divBdr>
                                    <w:top w:val="none" w:sz="0" w:space="0" w:color="auto"/>
                                    <w:left w:val="none" w:sz="0" w:space="0" w:color="auto"/>
                                    <w:bottom w:val="none" w:sz="0" w:space="0" w:color="auto"/>
                                    <w:right w:val="none" w:sz="0" w:space="0" w:color="auto"/>
                                  </w:divBdr>
                                  <w:divsChild>
                                    <w:div w:id="16169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332420">
                          <w:marLeft w:val="0"/>
                          <w:marRight w:val="0"/>
                          <w:marTop w:val="0"/>
                          <w:marBottom w:val="0"/>
                          <w:divBdr>
                            <w:top w:val="none" w:sz="0" w:space="0" w:color="auto"/>
                            <w:left w:val="none" w:sz="0" w:space="0" w:color="auto"/>
                            <w:bottom w:val="none" w:sz="0" w:space="0" w:color="auto"/>
                            <w:right w:val="none" w:sz="0" w:space="0" w:color="auto"/>
                          </w:divBdr>
                        </w:div>
                        <w:div w:id="138497160">
                          <w:marLeft w:val="0"/>
                          <w:marRight w:val="0"/>
                          <w:marTop w:val="0"/>
                          <w:marBottom w:val="0"/>
                          <w:divBdr>
                            <w:top w:val="none" w:sz="0" w:space="0" w:color="auto"/>
                            <w:left w:val="none" w:sz="0" w:space="0" w:color="auto"/>
                            <w:bottom w:val="none" w:sz="0" w:space="0" w:color="auto"/>
                            <w:right w:val="none" w:sz="0" w:space="0" w:color="auto"/>
                          </w:divBdr>
                          <w:divsChild>
                            <w:div w:id="70780030">
                              <w:marLeft w:val="0"/>
                              <w:marRight w:val="0"/>
                              <w:marTop w:val="0"/>
                              <w:marBottom w:val="0"/>
                              <w:divBdr>
                                <w:top w:val="none" w:sz="0" w:space="0" w:color="auto"/>
                                <w:left w:val="none" w:sz="0" w:space="0" w:color="auto"/>
                                <w:bottom w:val="none" w:sz="0" w:space="0" w:color="auto"/>
                                <w:right w:val="none" w:sz="0" w:space="0" w:color="auto"/>
                              </w:divBdr>
                            </w:div>
                            <w:div w:id="1432697897">
                              <w:marLeft w:val="0"/>
                              <w:marRight w:val="0"/>
                              <w:marTop w:val="0"/>
                              <w:marBottom w:val="0"/>
                              <w:divBdr>
                                <w:top w:val="none" w:sz="0" w:space="0" w:color="auto"/>
                                <w:left w:val="none" w:sz="0" w:space="0" w:color="auto"/>
                                <w:bottom w:val="none" w:sz="0" w:space="0" w:color="auto"/>
                                <w:right w:val="none" w:sz="0" w:space="0" w:color="auto"/>
                              </w:divBdr>
                            </w:div>
                            <w:div w:id="931622945">
                              <w:marLeft w:val="0"/>
                              <w:marRight w:val="0"/>
                              <w:marTop w:val="0"/>
                              <w:marBottom w:val="300"/>
                              <w:divBdr>
                                <w:top w:val="single" w:sz="6" w:space="15" w:color="D7D7D7"/>
                                <w:left w:val="single" w:sz="6" w:space="15" w:color="D7D7D7"/>
                                <w:bottom w:val="single" w:sz="6" w:space="15" w:color="D7D7D7"/>
                                <w:right w:val="single" w:sz="6" w:space="15" w:color="D7D7D7"/>
                              </w:divBdr>
                              <w:divsChild>
                                <w:div w:id="1998337369">
                                  <w:marLeft w:val="0"/>
                                  <w:marRight w:val="0"/>
                                  <w:marTop w:val="0"/>
                                  <w:marBottom w:val="0"/>
                                  <w:divBdr>
                                    <w:top w:val="none" w:sz="0" w:space="0" w:color="auto"/>
                                    <w:left w:val="none" w:sz="0" w:space="0" w:color="auto"/>
                                    <w:bottom w:val="none" w:sz="0" w:space="0" w:color="auto"/>
                                    <w:right w:val="none" w:sz="0" w:space="0" w:color="auto"/>
                                  </w:divBdr>
                                  <w:divsChild>
                                    <w:div w:id="98375038">
                                      <w:marLeft w:val="0"/>
                                      <w:marRight w:val="0"/>
                                      <w:marTop w:val="0"/>
                                      <w:marBottom w:val="120"/>
                                      <w:divBdr>
                                        <w:top w:val="none" w:sz="0" w:space="0" w:color="auto"/>
                                        <w:left w:val="none" w:sz="0" w:space="0" w:color="auto"/>
                                        <w:bottom w:val="none" w:sz="0" w:space="0" w:color="auto"/>
                                        <w:right w:val="none" w:sz="0" w:space="0" w:color="auto"/>
                                      </w:divBdr>
                                    </w:div>
                                    <w:div w:id="169373687">
                                      <w:marLeft w:val="0"/>
                                      <w:marRight w:val="0"/>
                                      <w:marTop w:val="0"/>
                                      <w:marBottom w:val="0"/>
                                      <w:divBdr>
                                        <w:top w:val="none" w:sz="0" w:space="0" w:color="auto"/>
                                        <w:left w:val="none" w:sz="0" w:space="0" w:color="auto"/>
                                        <w:bottom w:val="none" w:sz="0" w:space="0" w:color="auto"/>
                                        <w:right w:val="none" w:sz="0" w:space="0" w:color="auto"/>
                                      </w:divBdr>
                                    </w:div>
                                    <w:div w:id="2029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7290">
                              <w:marLeft w:val="0"/>
                              <w:marRight w:val="0"/>
                              <w:marTop w:val="0"/>
                              <w:marBottom w:val="0"/>
                              <w:divBdr>
                                <w:top w:val="none" w:sz="0" w:space="0" w:color="auto"/>
                                <w:left w:val="none" w:sz="0" w:space="0" w:color="auto"/>
                                <w:bottom w:val="none" w:sz="0" w:space="0" w:color="auto"/>
                                <w:right w:val="none" w:sz="0" w:space="0" w:color="auto"/>
                              </w:divBdr>
                            </w:div>
                            <w:div w:id="7027675">
                              <w:marLeft w:val="0"/>
                              <w:marRight w:val="0"/>
                              <w:marTop w:val="450"/>
                              <w:marBottom w:val="450"/>
                              <w:divBdr>
                                <w:top w:val="none" w:sz="0" w:space="0" w:color="auto"/>
                                <w:left w:val="single" w:sz="24" w:space="0" w:color="6DB33F"/>
                                <w:bottom w:val="none" w:sz="0" w:space="0" w:color="auto"/>
                                <w:right w:val="none" w:sz="0" w:space="0" w:color="auto"/>
                              </w:divBdr>
                              <w:divsChild>
                                <w:div w:id="1276904191">
                                  <w:marLeft w:val="0"/>
                                  <w:marRight w:val="0"/>
                                  <w:marTop w:val="0"/>
                                  <w:marBottom w:val="0"/>
                                  <w:divBdr>
                                    <w:top w:val="none" w:sz="0" w:space="0" w:color="auto"/>
                                    <w:left w:val="none" w:sz="0" w:space="0" w:color="auto"/>
                                    <w:bottom w:val="none" w:sz="0" w:space="0" w:color="auto"/>
                                    <w:right w:val="none" w:sz="0" w:space="0" w:color="auto"/>
                                  </w:divBdr>
                                </w:div>
                                <w:div w:id="1728914601">
                                  <w:marLeft w:val="0"/>
                                  <w:marRight w:val="0"/>
                                  <w:marTop w:val="0"/>
                                  <w:marBottom w:val="0"/>
                                  <w:divBdr>
                                    <w:top w:val="none" w:sz="0" w:space="0" w:color="auto"/>
                                    <w:left w:val="none" w:sz="0" w:space="0" w:color="auto"/>
                                    <w:bottom w:val="none" w:sz="0" w:space="0" w:color="auto"/>
                                    <w:right w:val="none" w:sz="0" w:space="0" w:color="auto"/>
                                  </w:divBdr>
                                </w:div>
                                <w:div w:id="1785298600">
                                  <w:marLeft w:val="0"/>
                                  <w:marRight w:val="0"/>
                                  <w:marTop w:val="0"/>
                                  <w:marBottom w:val="0"/>
                                  <w:divBdr>
                                    <w:top w:val="none" w:sz="0" w:space="0" w:color="auto"/>
                                    <w:left w:val="none" w:sz="0" w:space="0" w:color="auto"/>
                                    <w:bottom w:val="none" w:sz="0" w:space="0" w:color="auto"/>
                                    <w:right w:val="none" w:sz="0" w:space="0" w:color="auto"/>
                                  </w:divBdr>
                                </w:div>
                              </w:divsChild>
                            </w:div>
                            <w:div w:id="1662999750">
                              <w:marLeft w:val="0"/>
                              <w:marRight w:val="0"/>
                              <w:marTop w:val="0"/>
                              <w:marBottom w:val="0"/>
                              <w:divBdr>
                                <w:top w:val="none" w:sz="0" w:space="0" w:color="auto"/>
                                <w:left w:val="none" w:sz="0" w:space="0" w:color="auto"/>
                                <w:bottom w:val="none" w:sz="0" w:space="0" w:color="auto"/>
                                <w:right w:val="none" w:sz="0" w:space="0" w:color="auto"/>
                              </w:divBdr>
                            </w:div>
                            <w:div w:id="1324121560">
                              <w:marLeft w:val="0"/>
                              <w:marRight w:val="0"/>
                              <w:marTop w:val="0"/>
                              <w:marBottom w:val="0"/>
                              <w:divBdr>
                                <w:top w:val="none" w:sz="0" w:space="0" w:color="auto"/>
                                <w:left w:val="none" w:sz="0" w:space="0" w:color="auto"/>
                                <w:bottom w:val="none" w:sz="0" w:space="0" w:color="auto"/>
                                <w:right w:val="none" w:sz="0" w:space="0" w:color="auto"/>
                              </w:divBdr>
                              <w:divsChild>
                                <w:div w:id="92723490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8190770">
                                      <w:marLeft w:val="0"/>
                                      <w:marRight w:val="0"/>
                                      <w:marTop w:val="0"/>
                                      <w:marBottom w:val="0"/>
                                      <w:divBdr>
                                        <w:top w:val="none" w:sz="0" w:space="0" w:color="auto"/>
                                        <w:left w:val="none" w:sz="0" w:space="0" w:color="auto"/>
                                        <w:bottom w:val="none" w:sz="0" w:space="0" w:color="auto"/>
                                        <w:right w:val="none" w:sz="0" w:space="0" w:color="auto"/>
                                      </w:divBdr>
                                      <w:divsChild>
                                        <w:div w:id="780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704">
                              <w:marLeft w:val="0"/>
                              <w:marRight w:val="0"/>
                              <w:marTop w:val="0"/>
                              <w:marBottom w:val="0"/>
                              <w:divBdr>
                                <w:top w:val="none" w:sz="0" w:space="0" w:color="auto"/>
                                <w:left w:val="none" w:sz="0" w:space="0" w:color="auto"/>
                                <w:bottom w:val="none" w:sz="0" w:space="0" w:color="auto"/>
                                <w:right w:val="none" w:sz="0" w:space="0" w:color="auto"/>
                              </w:divBdr>
                            </w:div>
                            <w:div w:id="996610266">
                              <w:marLeft w:val="0"/>
                              <w:marRight w:val="0"/>
                              <w:marTop w:val="450"/>
                              <w:marBottom w:val="450"/>
                              <w:divBdr>
                                <w:top w:val="none" w:sz="0" w:space="0" w:color="auto"/>
                                <w:left w:val="single" w:sz="24" w:space="0" w:color="6DB33F"/>
                                <w:bottom w:val="none" w:sz="0" w:space="0" w:color="auto"/>
                                <w:right w:val="none" w:sz="0" w:space="0" w:color="auto"/>
                              </w:divBdr>
                              <w:divsChild>
                                <w:div w:id="1473013745">
                                  <w:marLeft w:val="0"/>
                                  <w:marRight w:val="0"/>
                                  <w:marTop w:val="0"/>
                                  <w:marBottom w:val="0"/>
                                  <w:divBdr>
                                    <w:top w:val="none" w:sz="0" w:space="0" w:color="auto"/>
                                    <w:left w:val="none" w:sz="0" w:space="0" w:color="auto"/>
                                    <w:bottom w:val="none" w:sz="0" w:space="0" w:color="auto"/>
                                    <w:right w:val="none" w:sz="0" w:space="0" w:color="auto"/>
                                  </w:divBdr>
                                </w:div>
                                <w:div w:id="5867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5151">
                          <w:marLeft w:val="0"/>
                          <w:marRight w:val="0"/>
                          <w:marTop w:val="0"/>
                          <w:marBottom w:val="0"/>
                          <w:divBdr>
                            <w:top w:val="none" w:sz="0" w:space="0" w:color="auto"/>
                            <w:left w:val="none" w:sz="0" w:space="0" w:color="auto"/>
                            <w:bottom w:val="none" w:sz="0" w:space="0" w:color="auto"/>
                            <w:right w:val="none" w:sz="0" w:space="0" w:color="auto"/>
                          </w:divBdr>
                          <w:divsChild>
                            <w:div w:id="792672113">
                              <w:marLeft w:val="0"/>
                              <w:marRight w:val="0"/>
                              <w:marTop w:val="0"/>
                              <w:marBottom w:val="0"/>
                              <w:divBdr>
                                <w:top w:val="none" w:sz="0" w:space="0" w:color="auto"/>
                                <w:left w:val="none" w:sz="0" w:space="0" w:color="auto"/>
                                <w:bottom w:val="none" w:sz="0" w:space="0" w:color="auto"/>
                                <w:right w:val="none" w:sz="0" w:space="0" w:color="auto"/>
                              </w:divBdr>
                            </w:div>
                            <w:div w:id="1296256843">
                              <w:marLeft w:val="0"/>
                              <w:marRight w:val="0"/>
                              <w:marTop w:val="0"/>
                              <w:marBottom w:val="0"/>
                              <w:divBdr>
                                <w:top w:val="none" w:sz="0" w:space="0" w:color="auto"/>
                                <w:left w:val="none" w:sz="0" w:space="0" w:color="auto"/>
                                <w:bottom w:val="none" w:sz="0" w:space="0" w:color="auto"/>
                                <w:right w:val="none" w:sz="0" w:space="0" w:color="auto"/>
                              </w:divBdr>
                              <w:divsChild>
                                <w:div w:id="35889276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65008442">
                                      <w:marLeft w:val="0"/>
                                      <w:marRight w:val="0"/>
                                      <w:marTop w:val="0"/>
                                      <w:marBottom w:val="300"/>
                                      <w:divBdr>
                                        <w:top w:val="none" w:sz="0" w:space="0" w:color="auto"/>
                                        <w:left w:val="none" w:sz="0" w:space="0" w:color="auto"/>
                                        <w:bottom w:val="none" w:sz="0" w:space="0" w:color="auto"/>
                                        <w:right w:val="none" w:sz="0" w:space="0" w:color="auto"/>
                                      </w:divBdr>
                                      <w:divsChild>
                                        <w:div w:id="2106724739">
                                          <w:marLeft w:val="0"/>
                                          <w:marRight w:val="0"/>
                                          <w:marTop w:val="0"/>
                                          <w:marBottom w:val="0"/>
                                          <w:divBdr>
                                            <w:top w:val="none" w:sz="0" w:space="0" w:color="auto"/>
                                            <w:left w:val="none" w:sz="0" w:space="0" w:color="auto"/>
                                            <w:bottom w:val="none" w:sz="0" w:space="0" w:color="auto"/>
                                            <w:right w:val="none" w:sz="0" w:space="0" w:color="auto"/>
                                          </w:divBdr>
                                        </w:div>
                                      </w:divsChild>
                                    </w:div>
                                    <w:div w:id="2249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1660">
                              <w:marLeft w:val="0"/>
                              <w:marRight w:val="0"/>
                              <w:marTop w:val="0"/>
                              <w:marBottom w:val="0"/>
                              <w:divBdr>
                                <w:top w:val="none" w:sz="0" w:space="0" w:color="auto"/>
                                <w:left w:val="none" w:sz="0" w:space="0" w:color="auto"/>
                                <w:bottom w:val="none" w:sz="0" w:space="0" w:color="auto"/>
                                <w:right w:val="none" w:sz="0" w:space="0" w:color="auto"/>
                              </w:divBdr>
                            </w:div>
                          </w:divsChild>
                        </w:div>
                        <w:div w:id="136338419">
                          <w:marLeft w:val="0"/>
                          <w:marRight w:val="0"/>
                          <w:marTop w:val="0"/>
                          <w:marBottom w:val="0"/>
                          <w:divBdr>
                            <w:top w:val="none" w:sz="0" w:space="0" w:color="auto"/>
                            <w:left w:val="none" w:sz="0" w:space="0" w:color="auto"/>
                            <w:bottom w:val="none" w:sz="0" w:space="0" w:color="auto"/>
                            <w:right w:val="none" w:sz="0" w:space="0" w:color="auto"/>
                          </w:divBdr>
                          <w:divsChild>
                            <w:div w:id="1644581538">
                              <w:marLeft w:val="0"/>
                              <w:marRight w:val="0"/>
                              <w:marTop w:val="0"/>
                              <w:marBottom w:val="0"/>
                              <w:divBdr>
                                <w:top w:val="none" w:sz="0" w:space="0" w:color="auto"/>
                                <w:left w:val="none" w:sz="0" w:space="0" w:color="auto"/>
                                <w:bottom w:val="none" w:sz="0" w:space="0" w:color="auto"/>
                                <w:right w:val="none" w:sz="0" w:space="0" w:color="auto"/>
                              </w:divBdr>
                            </w:div>
                            <w:div w:id="1731617142">
                              <w:marLeft w:val="0"/>
                              <w:marRight w:val="0"/>
                              <w:marTop w:val="0"/>
                              <w:marBottom w:val="0"/>
                              <w:divBdr>
                                <w:top w:val="none" w:sz="0" w:space="0" w:color="auto"/>
                                <w:left w:val="none" w:sz="0" w:space="0" w:color="auto"/>
                                <w:bottom w:val="none" w:sz="0" w:space="0" w:color="auto"/>
                                <w:right w:val="none" w:sz="0" w:space="0" w:color="auto"/>
                              </w:divBdr>
                              <w:divsChild>
                                <w:div w:id="9017884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80841968">
                                      <w:marLeft w:val="0"/>
                                      <w:marRight w:val="0"/>
                                      <w:marTop w:val="0"/>
                                      <w:marBottom w:val="0"/>
                                      <w:divBdr>
                                        <w:top w:val="none" w:sz="0" w:space="0" w:color="auto"/>
                                        <w:left w:val="none" w:sz="0" w:space="0" w:color="auto"/>
                                        <w:bottom w:val="none" w:sz="0" w:space="0" w:color="auto"/>
                                        <w:right w:val="none" w:sz="0" w:space="0" w:color="auto"/>
                                      </w:divBdr>
                                      <w:divsChild>
                                        <w:div w:id="81359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2306">
                              <w:marLeft w:val="0"/>
                              <w:marRight w:val="0"/>
                              <w:marTop w:val="0"/>
                              <w:marBottom w:val="0"/>
                              <w:divBdr>
                                <w:top w:val="none" w:sz="0" w:space="0" w:color="auto"/>
                                <w:left w:val="none" w:sz="0" w:space="0" w:color="auto"/>
                                <w:bottom w:val="none" w:sz="0" w:space="0" w:color="auto"/>
                                <w:right w:val="none" w:sz="0" w:space="0" w:color="auto"/>
                              </w:divBdr>
                            </w:div>
                            <w:div w:id="1944143999">
                              <w:marLeft w:val="0"/>
                              <w:marRight w:val="0"/>
                              <w:marTop w:val="0"/>
                              <w:marBottom w:val="0"/>
                              <w:divBdr>
                                <w:top w:val="none" w:sz="0" w:space="0" w:color="auto"/>
                                <w:left w:val="none" w:sz="0" w:space="0" w:color="auto"/>
                                <w:bottom w:val="none" w:sz="0" w:space="0" w:color="auto"/>
                                <w:right w:val="none" w:sz="0" w:space="0" w:color="auto"/>
                              </w:divBdr>
                              <w:divsChild>
                                <w:div w:id="32551961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9018903">
                                      <w:marLeft w:val="0"/>
                                      <w:marRight w:val="0"/>
                                      <w:marTop w:val="0"/>
                                      <w:marBottom w:val="0"/>
                                      <w:divBdr>
                                        <w:top w:val="none" w:sz="0" w:space="0" w:color="auto"/>
                                        <w:left w:val="none" w:sz="0" w:space="0" w:color="auto"/>
                                        <w:bottom w:val="none" w:sz="0" w:space="0" w:color="auto"/>
                                        <w:right w:val="none" w:sz="0" w:space="0" w:color="auto"/>
                                      </w:divBdr>
                                      <w:divsChild>
                                        <w:div w:id="9654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58521">
                              <w:marLeft w:val="0"/>
                              <w:marRight w:val="0"/>
                              <w:marTop w:val="0"/>
                              <w:marBottom w:val="0"/>
                              <w:divBdr>
                                <w:top w:val="none" w:sz="0" w:space="0" w:color="auto"/>
                                <w:left w:val="none" w:sz="0" w:space="0" w:color="auto"/>
                                <w:bottom w:val="none" w:sz="0" w:space="0" w:color="auto"/>
                                <w:right w:val="none" w:sz="0" w:space="0" w:color="auto"/>
                              </w:divBdr>
                            </w:div>
                          </w:divsChild>
                        </w:div>
                        <w:div w:id="1033462266">
                          <w:marLeft w:val="0"/>
                          <w:marRight w:val="0"/>
                          <w:marTop w:val="0"/>
                          <w:marBottom w:val="0"/>
                          <w:divBdr>
                            <w:top w:val="none" w:sz="0" w:space="0" w:color="auto"/>
                            <w:left w:val="none" w:sz="0" w:space="0" w:color="auto"/>
                            <w:bottom w:val="none" w:sz="0" w:space="0" w:color="auto"/>
                            <w:right w:val="none" w:sz="0" w:space="0" w:color="auto"/>
                          </w:divBdr>
                          <w:divsChild>
                            <w:div w:id="247539949">
                              <w:marLeft w:val="0"/>
                              <w:marRight w:val="0"/>
                              <w:marTop w:val="0"/>
                              <w:marBottom w:val="0"/>
                              <w:divBdr>
                                <w:top w:val="none" w:sz="0" w:space="0" w:color="auto"/>
                                <w:left w:val="none" w:sz="0" w:space="0" w:color="auto"/>
                                <w:bottom w:val="none" w:sz="0" w:space="0" w:color="auto"/>
                                <w:right w:val="none" w:sz="0" w:space="0" w:color="auto"/>
                              </w:divBdr>
                            </w:div>
                            <w:div w:id="1205869947">
                              <w:marLeft w:val="0"/>
                              <w:marRight w:val="0"/>
                              <w:marTop w:val="0"/>
                              <w:marBottom w:val="0"/>
                              <w:divBdr>
                                <w:top w:val="none" w:sz="0" w:space="0" w:color="auto"/>
                                <w:left w:val="none" w:sz="0" w:space="0" w:color="auto"/>
                                <w:bottom w:val="none" w:sz="0" w:space="0" w:color="auto"/>
                                <w:right w:val="none" w:sz="0" w:space="0" w:color="auto"/>
                              </w:divBdr>
                              <w:divsChild>
                                <w:div w:id="187642175">
                                  <w:marLeft w:val="0"/>
                                  <w:marRight w:val="0"/>
                                  <w:marTop w:val="0"/>
                                  <w:marBottom w:val="300"/>
                                  <w:divBdr>
                                    <w:top w:val="single" w:sz="6" w:space="15" w:color="E6E6E6"/>
                                    <w:left w:val="single" w:sz="6" w:space="15" w:color="E6E6E6"/>
                                    <w:bottom w:val="single" w:sz="6" w:space="15" w:color="E6E6E6"/>
                                    <w:right w:val="single" w:sz="6" w:space="15" w:color="E6E6E6"/>
                                  </w:divBdr>
                                  <w:divsChild>
                                    <w:div w:id="725570806">
                                      <w:marLeft w:val="0"/>
                                      <w:marRight w:val="0"/>
                                      <w:marTop w:val="0"/>
                                      <w:marBottom w:val="0"/>
                                      <w:divBdr>
                                        <w:top w:val="none" w:sz="0" w:space="0" w:color="auto"/>
                                        <w:left w:val="none" w:sz="0" w:space="0" w:color="auto"/>
                                        <w:bottom w:val="none" w:sz="0" w:space="0" w:color="auto"/>
                                        <w:right w:val="none" w:sz="0" w:space="0" w:color="auto"/>
                                      </w:divBdr>
                                      <w:divsChild>
                                        <w:div w:id="3858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055">
                              <w:marLeft w:val="0"/>
                              <w:marRight w:val="0"/>
                              <w:marTop w:val="0"/>
                              <w:marBottom w:val="0"/>
                              <w:divBdr>
                                <w:top w:val="none" w:sz="0" w:space="0" w:color="auto"/>
                                <w:left w:val="none" w:sz="0" w:space="0" w:color="auto"/>
                                <w:bottom w:val="none" w:sz="0" w:space="0" w:color="auto"/>
                                <w:right w:val="none" w:sz="0" w:space="0" w:color="auto"/>
                              </w:divBdr>
                            </w:div>
                            <w:div w:id="438450719">
                              <w:marLeft w:val="0"/>
                              <w:marRight w:val="0"/>
                              <w:marTop w:val="0"/>
                              <w:marBottom w:val="0"/>
                              <w:divBdr>
                                <w:top w:val="none" w:sz="0" w:space="0" w:color="auto"/>
                                <w:left w:val="none" w:sz="0" w:space="0" w:color="auto"/>
                                <w:bottom w:val="none" w:sz="0" w:space="0" w:color="auto"/>
                                <w:right w:val="none" w:sz="0" w:space="0" w:color="auto"/>
                              </w:divBdr>
                            </w:div>
                            <w:div w:id="705712836">
                              <w:marLeft w:val="0"/>
                              <w:marRight w:val="0"/>
                              <w:marTop w:val="0"/>
                              <w:marBottom w:val="0"/>
                              <w:divBdr>
                                <w:top w:val="none" w:sz="0" w:space="0" w:color="auto"/>
                                <w:left w:val="none" w:sz="0" w:space="0" w:color="auto"/>
                                <w:bottom w:val="none" w:sz="0" w:space="0" w:color="auto"/>
                                <w:right w:val="none" w:sz="0" w:space="0" w:color="auto"/>
                              </w:divBdr>
                              <w:divsChild>
                                <w:div w:id="934560109">
                                  <w:marLeft w:val="0"/>
                                  <w:marRight w:val="0"/>
                                  <w:marTop w:val="0"/>
                                  <w:marBottom w:val="0"/>
                                  <w:divBdr>
                                    <w:top w:val="none" w:sz="0" w:space="0" w:color="auto"/>
                                    <w:left w:val="none" w:sz="0" w:space="0" w:color="auto"/>
                                    <w:bottom w:val="none" w:sz="0" w:space="0" w:color="auto"/>
                                    <w:right w:val="none" w:sz="0" w:space="0" w:color="auto"/>
                                  </w:divBdr>
                                  <w:divsChild>
                                    <w:div w:id="5966457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46713705">
                                          <w:marLeft w:val="0"/>
                                          <w:marRight w:val="0"/>
                                          <w:marTop w:val="0"/>
                                          <w:marBottom w:val="0"/>
                                          <w:divBdr>
                                            <w:top w:val="none" w:sz="0" w:space="0" w:color="auto"/>
                                            <w:left w:val="none" w:sz="0" w:space="0" w:color="auto"/>
                                            <w:bottom w:val="none" w:sz="0" w:space="0" w:color="auto"/>
                                            <w:right w:val="none" w:sz="0" w:space="0" w:color="auto"/>
                                          </w:divBdr>
                                          <w:divsChild>
                                            <w:div w:id="16295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291323">
                                  <w:marLeft w:val="0"/>
                                  <w:marRight w:val="0"/>
                                  <w:marTop w:val="0"/>
                                  <w:marBottom w:val="0"/>
                                  <w:divBdr>
                                    <w:top w:val="none" w:sz="0" w:space="0" w:color="auto"/>
                                    <w:left w:val="none" w:sz="0" w:space="0" w:color="auto"/>
                                    <w:bottom w:val="none" w:sz="0" w:space="0" w:color="auto"/>
                                    <w:right w:val="none" w:sz="0" w:space="0" w:color="auto"/>
                                  </w:divBdr>
                                  <w:divsChild>
                                    <w:div w:id="199197740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6267083">
                                          <w:marLeft w:val="0"/>
                                          <w:marRight w:val="0"/>
                                          <w:marTop w:val="0"/>
                                          <w:marBottom w:val="0"/>
                                          <w:divBdr>
                                            <w:top w:val="none" w:sz="0" w:space="0" w:color="auto"/>
                                            <w:left w:val="none" w:sz="0" w:space="0" w:color="auto"/>
                                            <w:bottom w:val="none" w:sz="0" w:space="0" w:color="auto"/>
                                            <w:right w:val="none" w:sz="0" w:space="0" w:color="auto"/>
                                          </w:divBdr>
                                          <w:divsChild>
                                            <w:div w:id="54665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84751">
                                  <w:marLeft w:val="0"/>
                                  <w:marRight w:val="0"/>
                                  <w:marTop w:val="0"/>
                                  <w:marBottom w:val="0"/>
                                  <w:divBdr>
                                    <w:top w:val="none" w:sz="0" w:space="0" w:color="auto"/>
                                    <w:left w:val="none" w:sz="0" w:space="0" w:color="auto"/>
                                    <w:bottom w:val="none" w:sz="0" w:space="0" w:color="auto"/>
                                    <w:right w:val="none" w:sz="0" w:space="0" w:color="auto"/>
                                  </w:divBdr>
                                  <w:divsChild>
                                    <w:div w:id="15714278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62434640">
                                          <w:marLeft w:val="0"/>
                                          <w:marRight w:val="0"/>
                                          <w:marTop w:val="0"/>
                                          <w:marBottom w:val="0"/>
                                          <w:divBdr>
                                            <w:top w:val="none" w:sz="0" w:space="0" w:color="auto"/>
                                            <w:left w:val="none" w:sz="0" w:space="0" w:color="auto"/>
                                            <w:bottom w:val="none" w:sz="0" w:space="0" w:color="auto"/>
                                            <w:right w:val="none" w:sz="0" w:space="0" w:color="auto"/>
                                          </w:divBdr>
                                          <w:divsChild>
                                            <w:div w:id="5874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49623">
                                  <w:marLeft w:val="0"/>
                                  <w:marRight w:val="0"/>
                                  <w:marTop w:val="0"/>
                                  <w:marBottom w:val="0"/>
                                  <w:divBdr>
                                    <w:top w:val="none" w:sz="0" w:space="0" w:color="auto"/>
                                    <w:left w:val="none" w:sz="0" w:space="0" w:color="auto"/>
                                    <w:bottom w:val="none" w:sz="0" w:space="0" w:color="auto"/>
                                    <w:right w:val="none" w:sz="0" w:space="0" w:color="auto"/>
                                  </w:divBdr>
                                  <w:divsChild>
                                    <w:div w:id="386714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14054168">
                                          <w:marLeft w:val="0"/>
                                          <w:marRight w:val="0"/>
                                          <w:marTop w:val="0"/>
                                          <w:marBottom w:val="0"/>
                                          <w:divBdr>
                                            <w:top w:val="none" w:sz="0" w:space="0" w:color="auto"/>
                                            <w:left w:val="none" w:sz="0" w:space="0" w:color="auto"/>
                                            <w:bottom w:val="none" w:sz="0" w:space="0" w:color="auto"/>
                                            <w:right w:val="none" w:sz="0" w:space="0" w:color="auto"/>
                                          </w:divBdr>
                                          <w:divsChild>
                                            <w:div w:id="7618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43038">
                                  <w:marLeft w:val="0"/>
                                  <w:marRight w:val="0"/>
                                  <w:marTop w:val="0"/>
                                  <w:marBottom w:val="0"/>
                                  <w:divBdr>
                                    <w:top w:val="none" w:sz="0" w:space="0" w:color="auto"/>
                                    <w:left w:val="none" w:sz="0" w:space="0" w:color="auto"/>
                                    <w:bottom w:val="none" w:sz="0" w:space="0" w:color="auto"/>
                                    <w:right w:val="none" w:sz="0" w:space="0" w:color="auto"/>
                                  </w:divBdr>
                                  <w:divsChild>
                                    <w:div w:id="137010643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87302431">
                                          <w:marLeft w:val="0"/>
                                          <w:marRight w:val="0"/>
                                          <w:marTop w:val="0"/>
                                          <w:marBottom w:val="0"/>
                                          <w:divBdr>
                                            <w:top w:val="none" w:sz="0" w:space="0" w:color="auto"/>
                                            <w:left w:val="none" w:sz="0" w:space="0" w:color="auto"/>
                                            <w:bottom w:val="none" w:sz="0" w:space="0" w:color="auto"/>
                                            <w:right w:val="none" w:sz="0" w:space="0" w:color="auto"/>
                                          </w:divBdr>
                                          <w:divsChild>
                                            <w:div w:id="6098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52157">
                                  <w:marLeft w:val="0"/>
                                  <w:marRight w:val="0"/>
                                  <w:marTop w:val="0"/>
                                  <w:marBottom w:val="0"/>
                                  <w:divBdr>
                                    <w:top w:val="none" w:sz="0" w:space="0" w:color="auto"/>
                                    <w:left w:val="none" w:sz="0" w:space="0" w:color="auto"/>
                                    <w:bottom w:val="none" w:sz="0" w:space="0" w:color="auto"/>
                                    <w:right w:val="none" w:sz="0" w:space="0" w:color="auto"/>
                                  </w:divBdr>
                                  <w:divsChild>
                                    <w:div w:id="4545180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74271348">
                                          <w:marLeft w:val="0"/>
                                          <w:marRight w:val="0"/>
                                          <w:marTop w:val="0"/>
                                          <w:marBottom w:val="0"/>
                                          <w:divBdr>
                                            <w:top w:val="none" w:sz="0" w:space="0" w:color="auto"/>
                                            <w:left w:val="none" w:sz="0" w:space="0" w:color="auto"/>
                                            <w:bottom w:val="none" w:sz="0" w:space="0" w:color="auto"/>
                                            <w:right w:val="none" w:sz="0" w:space="0" w:color="auto"/>
                                          </w:divBdr>
                                          <w:divsChild>
                                            <w:div w:id="15585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9244">
                                  <w:marLeft w:val="0"/>
                                  <w:marRight w:val="0"/>
                                  <w:marTop w:val="0"/>
                                  <w:marBottom w:val="0"/>
                                  <w:divBdr>
                                    <w:top w:val="none" w:sz="0" w:space="0" w:color="auto"/>
                                    <w:left w:val="none" w:sz="0" w:space="0" w:color="auto"/>
                                    <w:bottom w:val="none" w:sz="0" w:space="0" w:color="auto"/>
                                    <w:right w:val="none" w:sz="0" w:space="0" w:color="auto"/>
                                  </w:divBdr>
                                  <w:divsChild>
                                    <w:div w:id="17928174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9614585">
                                          <w:marLeft w:val="0"/>
                                          <w:marRight w:val="0"/>
                                          <w:marTop w:val="0"/>
                                          <w:marBottom w:val="0"/>
                                          <w:divBdr>
                                            <w:top w:val="none" w:sz="0" w:space="0" w:color="auto"/>
                                            <w:left w:val="none" w:sz="0" w:space="0" w:color="auto"/>
                                            <w:bottom w:val="none" w:sz="0" w:space="0" w:color="auto"/>
                                            <w:right w:val="none" w:sz="0" w:space="0" w:color="auto"/>
                                          </w:divBdr>
                                          <w:divsChild>
                                            <w:div w:id="1976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68736">
                                  <w:marLeft w:val="0"/>
                                  <w:marRight w:val="0"/>
                                  <w:marTop w:val="0"/>
                                  <w:marBottom w:val="0"/>
                                  <w:divBdr>
                                    <w:top w:val="none" w:sz="0" w:space="0" w:color="auto"/>
                                    <w:left w:val="none" w:sz="0" w:space="0" w:color="auto"/>
                                    <w:bottom w:val="none" w:sz="0" w:space="0" w:color="auto"/>
                                    <w:right w:val="none" w:sz="0" w:space="0" w:color="auto"/>
                                  </w:divBdr>
                                  <w:divsChild>
                                    <w:div w:id="6033446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5099201">
                                          <w:marLeft w:val="0"/>
                                          <w:marRight w:val="0"/>
                                          <w:marTop w:val="0"/>
                                          <w:marBottom w:val="0"/>
                                          <w:divBdr>
                                            <w:top w:val="none" w:sz="0" w:space="0" w:color="auto"/>
                                            <w:left w:val="none" w:sz="0" w:space="0" w:color="auto"/>
                                            <w:bottom w:val="none" w:sz="0" w:space="0" w:color="auto"/>
                                            <w:right w:val="none" w:sz="0" w:space="0" w:color="auto"/>
                                          </w:divBdr>
                                          <w:divsChild>
                                            <w:div w:id="14917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00676">
                                  <w:marLeft w:val="0"/>
                                  <w:marRight w:val="0"/>
                                  <w:marTop w:val="450"/>
                                  <w:marBottom w:val="450"/>
                                  <w:divBdr>
                                    <w:top w:val="none" w:sz="0" w:space="0" w:color="auto"/>
                                    <w:left w:val="single" w:sz="24" w:space="0" w:color="6DB33F"/>
                                    <w:bottom w:val="none" w:sz="0" w:space="0" w:color="auto"/>
                                    <w:right w:val="none" w:sz="0" w:space="0" w:color="auto"/>
                                  </w:divBdr>
                                </w:div>
                                <w:div w:id="399180301">
                                  <w:marLeft w:val="0"/>
                                  <w:marRight w:val="0"/>
                                  <w:marTop w:val="0"/>
                                  <w:marBottom w:val="0"/>
                                  <w:divBdr>
                                    <w:top w:val="none" w:sz="0" w:space="0" w:color="auto"/>
                                    <w:left w:val="none" w:sz="0" w:space="0" w:color="auto"/>
                                    <w:bottom w:val="none" w:sz="0" w:space="0" w:color="auto"/>
                                    <w:right w:val="none" w:sz="0" w:space="0" w:color="auto"/>
                                  </w:divBdr>
                                  <w:divsChild>
                                    <w:div w:id="4282358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498884632">
                                          <w:marLeft w:val="0"/>
                                          <w:marRight w:val="0"/>
                                          <w:marTop w:val="0"/>
                                          <w:marBottom w:val="0"/>
                                          <w:divBdr>
                                            <w:top w:val="none" w:sz="0" w:space="0" w:color="auto"/>
                                            <w:left w:val="none" w:sz="0" w:space="0" w:color="auto"/>
                                            <w:bottom w:val="none" w:sz="0" w:space="0" w:color="auto"/>
                                            <w:right w:val="none" w:sz="0" w:space="0" w:color="auto"/>
                                          </w:divBdr>
                                          <w:divsChild>
                                            <w:div w:id="173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595396">
                                  <w:marLeft w:val="0"/>
                                  <w:marRight w:val="0"/>
                                  <w:marTop w:val="450"/>
                                  <w:marBottom w:val="450"/>
                                  <w:divBdr>
                                    <w:top w:val="none" w:sz="0" w:space="0" w:color="auto"/>
                                    <w:left w:val="single" w:sz="24" w:space="0" w:color="6DB33F"/>
                                    <w:bottom w:val="none" w:sz="0" w:space="0" w:color="auto"/>
                                    <w:right w:val="none" w:sz="0" w:space="0" w:color="auto"/>
                                  </w:divBdr>
                                </w:div>
                                <w:div w:id="1804545367">
                                  <w:marLeft w:val="0"/>
                                  <w:marRight w:val="0"/>
                                  <w:marTop w:val="0"/>
                                  <w:marBottom w:val="0"/>
                                  <w:divBdr>
                                    <w:top w:val="none" w:sz="0" w:space="0" w:color="auto"/>
                                    <w:left w:val="none" w:sz="0" w:space="0" w:color="auto"/>
                                    <w:bottom w:val="none" w:sz="0" w:space="0" w:color="auto"/>
                                    <w:right w:val="none" w:sz="0" w:space="0" w:color="auto"/>
                                  </w:divBdr>
                                  <w:divsChild>
                                    <w:div w:id="15139585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0743611">
                                          <w:marLeft w:val="0"/>
                                          <w:marRight w:val="0"/>
                                          <w:marTop w:val="0"/>
                                          <w:marBottom w:val="0"/>
                                          <w:divBdr>
                                            <w:top w:val="none" w:sz="0" w:space="0" w:color="auto"/>
                                            <w:left w:val="none" w:sz="0" w:space="0" w:color="auto"/>
                                            <w:bottom w:val="none" w:sz="0" w:space="0" w:color="auto"/>
                                            <w:right w:val="none" w:sz="0" w:space="0" w:color="auto"/>
                                          </w:divBdr>
                                          <w:divsChild>
                                            <w:div w:id="185541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652967">
                                  <w:marLeft w:val="0"/>
                                  <w:marRight w:val="0"/>
                                  <w:marTop w:val="450"/>
                                  <w:marBottom w:val="450"/>
                                  <w:divBdr>
                                    <w:top w:val="none" w:sz="0" w:space="0" w:color="auto"/>
                                    <w:left w:val="single" w:sz="24" w:space="0" w:color="6DB33F"/>
                                    <w:bottom w:val="none" w:sz="0" w:space="0" w:color="auto"/>
                                    <w:right w:val="none" w:sz="0" w:space="0" w:color="auto"/>
                                  </w:divBdr>
                                </w:div>
                                <w:div w:id="1087532345">
                                  <w:marLeft w:val="0"/>
                                  <w:marRight w:val="0"/>
                                  <w:marTop w:val="0"/>
                                  <w:marBottom w:val="0"/>
                                  <w:divBdr>
                                    <w:top w:val="none" w:sz="0" w:space="0" w:color="auto"/>
                                    <w:left w:val="none" w:sz="0" w:space="0" w:color="auto"/>
                                    <w:bottom w:val="none" w:sz="0" w:space="0" w:color="auto"/>
                                    <w:right w:val="none" w:sz="0" w:space="0" w:color="auto"/>
                                  </w:divBdr>
                                </w:div>
                                <w:div w:id="1555193421">
                                  <w:marLeft w:val="0"/>
                                  <w:marRight w:val="0"/>
                                  <w:marTop w:val="0"/>
                                  <w:marBottom w:val="0"/>
                                  <w:divBdr>
                                    <w:top w:val="none" w:sz="0" w:space="0" w:color="auto"/>
                                    <w:left w:val="none" w:sz="0" w:space="0" w:color="auto"/>
                                    <w:bottom w:val="none" w:sz="0" w:space="0" w:color="auto"/>
                                    <w:right w:val="none" w:sz="0" w:space="0" w:color="auto"/>
                                  </w:divBdr>
                                  <w:divsChild>
                                    <w:div w:id="15665258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9709938">
                                          <w:marLeft w:val="0"/>
                                          <w:marRight w:val="0"/>
                                          <w:marTop w:val="0"/>
                                          <w:marBottom w:val="0"/>
                                          <w:divBdr>
                                            <w:top w:val="none" w:sz="0" w:space="0" w:color="auto"/>
                                            <w:left w:val="none" w:sz="0" w:space="0" w:color="auto"/>
                                            <w:bottom w:val="none" w:sz="0" w:space="0" w:color="auto"/>
                                            <w:right w:val="none" w:sz="0" w:space="0" w:color="auto"/>
                                          </w:divBdr>
                                          <w:divsChild>
                                            <w:div w:id="13043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7657">
                                  <w:marLeft w:val="0"/>
                                  <w:marRight w:val="0"/>
                                  <w:marTop w:val="450"/>
                                  <w:marBottom w:val="450"/>
                                  <w:divBdr>
                                    <w:top w:val="none" w:sz="0" w:space="0" w:color="auto"/>
                                    <w:left w:val="single" w:sz="24" w:space="0" w:color="6DB33F"/>
                                    <w:bottom w:val="none" w:sz="0" w:space="0" w:color="auto"/>
                                    <w:right w:val="none" w:sz="0" w:space="0" w:color="auto"/>
                                  </w:divBdr>
                                </w:div>
                                <w:div w:id="175117489">
                                  <w:marLeft w:val="0"/>
                                  <w:marRight w:val="0"/>
                                  <w:marTop w:val="0"/>
                                  <w:marBottom w:val="0"/>
                                  <w:divBdr>
                                    <w:top w:val="none" w:sz="0" w:space="0" w:color="auto"/>
                                    <w:left w:val="none" w:sz="0" w:space="0" w:color="auto"/>
                                    <w:bottom w:val="none" w:sz="0" w:space="0" w:color="auto"/>
                                    <w:right w:val="none" w:sz="0" w:space="0" w:color="auto"/>
                                  </w:divBdr>
                                  <w:divsChild>
                                    <w:div w:id="7121953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2276350">
                                          <w:marLeft w:val="0"/>
                                          <w:marRight w:val="0"/>
                                          <w:marTop w:val="0"/>
                                          <w:marBottom w:val="0"/>
                                          <w:divBdr>
                                            <w:top w:val="none" w:sz="0" w:space="0" w:color="auto"/>
                                            <w:left w:val="none" w:sz="0" w:space="0" w:color="auto"/>
                                            <w:bottom w:val="none" w:sz="0" w:space="0" w:color="auto"/>
                                            <w:right w:val="none" w:sz="0" w:space="0" w:color="auto"/>
                                          </w:divBdr>
                                          <w:divsChild>
                                            <w:div w:id="10995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7462">
                                  <w:marLeft w:val="0"/>
                                  <w:marRight w:val="0"/>
                                  <w:marTop w:val="450"/>
                                  <w:marBottom w:val="450"/>
                                  <w:divBdr>
                                    <w:top w:val="none" w:sz="0" w:space="0" w:color="auto"/>
                                    <w:left w:val="single" w:sz="24" w:space="0" w:color="6DB33F"/>
                                    <w:bottom w:val="none" w:sz="0" w:space="0" w:color="auto"/>
                                    <w:right w:val="none" w:sz="0" w:space="0" w:color="auto"/>
                                  </w:divBdr>
                                </w:div>
                                <w:div w:id="1617255472">
                                  <w:marLeft w:val="0"/>
                                  <w:marRight w:val="0"/>
                                  <w:marTop w:val="0"/>
                                  <w:marBottom w:val="0"/>
                                  <w:divBdr>
                                    <w:top w:val="none" w:sz="0" w:space="0" w:color="auto"/>
                                    <w:left w:val="none" w:sz="0" w:space="0" w:color="auto"/>
                                    <w:bottom w:val="none" w:sz="0" w:space="0" w:color="auto"/>
                                    <w:right w:val="none" w:sz="0" w:space="0" w:color="auto"/>
                                  </w:divBdr>
                                  <w:divsChild>
                                    <w:div w:id="12315060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74405396">
                                          <w:marLeft w:val="0"/>
                                          <w:marRight w:val="0"/>
                                          <w:marTop w:val="0"/>
                                          <w:marBottom w:val="0"/>
                                          <w:divBdr>
                                            <w:top w:val="none" w:sz="0" w:space="0" w:color="auto"/>
                                            <w:left w:val="none" w:sz="0" w:space="0" w:color="auto"/>
                                            <w:bottom w:val="none" w:sz="0" w:space="0" w:color="auto"/>
                                            <w:right w:val="none" w:sz="0" w:space="0" w:color="auto"/>
                                          </w:divBdr>
                                          <w:divsChild>
                                            <w:div w:id="15528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36395">
                                  <w:marLeft w:val="0"/>
                                  <w:marRight w:val="0"/>
                                  <w:marTop w:val="450"/>
                                  <w:marBottom w:val="450"/>
                                  <w:divBdr>
                                    <w:top w:val="none" w:sz="0" w:space="0" w:color="auto"/>
                                    <w:left w:val="single" w:sz="24" w:space="0" w:color="6DB33F"/>
                                    <w:bottom w:val="none" w:sz="0" w:space="0" w:color="auto"/>
                                    <w:right w:val="none" w:sz="0" w:space="0" w:color="auto"/>
                                  </w:divBdr>
                                </w:div>
                                <w:div w:id="988169970">
                                  <w:marLeft w:val="0"/>
                                  <w:marRight w:val="0"/>
                                  <w:marTop w:val="0"/>
                                  <w:marBottom w:val="0"/>
                                  <w:divBdr>
                                    <w:top w:val="none" w:sz="0" w:space="0" w:color="auto"/>
                                    <w:left w:val="none" w:sz="0" w:space="0" w:color="auto"/>
                                    <w:bottom w:val="none" w:sz="0" w:space="0" w:color="auto"/>
                                    <w:right w:val="none" w:sz="0" w:space="0" w:color="auto"/>
                                  </w:divBdr>
                                  <w:divsChild>
                                    <w:div w:id="6685998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05941165">
                                          <w:marLeft w:val="0"/>
                                          <w:marRight w:val="0"/>
                                          <w:marTop w:val="0"/>
                                          <w:marBottom w:val="0"/>
                                          <w:divBdr>
                                            <w:top w:val="none" w:sz="0" w:space="0" w:color="auto"/>
                                            <w:left w:val="none" w:sz="0" w:space="0" w:color="auto"/>
                                            <w:bottom w:val="none" w:sz="0" w:space="0" w:color="auto"/>
                                            <w:right w:val="none" w:sz="0" w:space="0" w:color="auto"/>
                                          </w:divBdr>
                                          <w:divsChild>
                                            <w:div w:id="691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977381">
                                  <w:marLeft w:val="0"/>
                                  <w:marRight w:val="0"/>
                                  <w:marTop w:val="450"/>
                                  <w:marBottom w:val="450"/>
                                  <w:divBdr>
                                    <w:top w:val="none" w:sz="0" w:space="0" w:color="auto"/>
                                    <w:left w:val="single" w:sz="24" w:space="0" w:color="6DB33F"/>
                                    <w:bottom w:val="none" w:sz="0" w:space="0" w:color="auto"/>
                                    <w:right w:val="none" w:sz="0" w:space="0" w:color="auto"/>
                                  </w:divBdr>
                                </w:div>
                                <w:div w:id="917180218">
                                  <w:marLeft w:val="0"/>
                                  <w:marRight w:val="0"/>
                                  <w:marTop w:val="0"/>
                                  <w:marBottom w:val="0"/>
                                  <w:divBdr>
                                    <w:top w:val="none" w:sz="0" w:space="0" w:color="auto"/>
                                    <w:left w:val="none" w:sz="0" w:space="0" w:color="auto"/>
                                    <w:bottom w:val="none" w:sz="0" w:space="0" w:color="auto"/>
                                    <w:right w:val="none" w:sz="0" w:space="0" w:color="auto"/>
                                  </w:divBdr>
                                  <w:divsChild>
                                    <w:div w:id="1049956588">
                                      <w:marLeft w:val="0"/>
                                      <w:marRight w:val="0"/>
                                      <w:marTop w:val="0"/>
                                      <w:marBottom w:val="300"/>
                                      <w:divBdr>
                                        <w:top w:val="single" w:sz="6" w:space="15" w:color="E6E6E6"/>
                                        <w:left w:val="single" w:sz="6" w:space="15" w:color="E6E6E6"/>
                                        <w:bottom w:val="single" w:sz="6" w:space="15" w:color="E6E6E6"/>
                                        <w:right w:val="single" w:sz="6" w:space="15" w:color="E6E6E6"/>
                                      </w:divBdr>
                                      <w:divsChild>
                                        <w:div w:id="712003478">
                                          <w:marLeft w:val="0"/>
                                          <w:marRight w:val="0"/>
                                          <w:marTop w:val="0"/>
                                          <w:marBottom w:val="0"/>
                                          <w:divBdr>
                                            <w:top w:val="none" w:sz="0" w:space="0" w:color="auto"/>
                                            <w:left w:val="none" w:sz="0" w:space="0" w:color="auto"/>
                                            <w:bottom w:val="none" w:sz="0" w:space="0" w:color="auto"/>
                                            <w:right w:val="none" w:sz="0" w:space="0" w:color="auto"/>
                                          </w:divBdr>
                                          <w:divsChild>
                                            <w:div w:id="7339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148265">
                                  <w:marLeft w:val="0"/>
                                  <w:marRight w:val="0"/>
                                  <w:marTop w:val="0"/>
                                  <w:marBottom w:val="0"/>
                                  <w:divBdr>
                                    <w:top w:val="none" w:sz="0" w:space="0" w:color="auto"/>
                                    <w:left w:val="none" w:sz="0" w:space="0" w:color="auto"/>
                                    <w:bottom w:val="none" w:sz="0" w:space="0" w:color="auto"/>
                                    <w:right w:val="none" w:sz="0" w:space="0" w:color="auto"/>
                                  </w:divBdr>
                                  <w:divsChild>
                                    <w:div w:id="11426927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43217677">
                                          <w:marLeft w:val="0"/>
                                          <w:marRight w:val="0"/>
                                          <w:marTop w:val="0"/>
                                          <w:marBottom w:val="0"/>
                                          <w:divBdr>
                                            <w:top w:val="none" w:sz="0" w:space="0" w:color="auto"/>
                                            <w:left w:val="none" w:sz="0" w:space="0" w:color="auto"/>
                                            <w:bottom w:val="none" w:sz="0" w:space="0" w:color="auto"/>
                                            <w:right w:val="none" w:sz="0" w:space="0" w:color="auto"/>
                                          </w:divBdr>
                                          <w:divsChild>
                                            <w:div w:id="104105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805257">
                          <w:marLeft w:val="0"/>
                          <w:marRight w:val="0"/>
                          <w:marTop w:val="0"/>
                          <w:marBottom w:val="0"/>
                          <w:divBdr>
                            <w:top w:val="none" w:sz="0" w:space="0" w:color="auto"/>
                            <w:left w:val="none" w:sz="0" w:space="0" w:color="auto"/>
                            <w:bottom w:val="none" w:sz="0" w:space="0" w:color="auto"/>
                            <w:right w:val="none" w:sz="0" w:space="0" w:color="auto"/>
                          </w:divBdr>
                          <w:divsChild>
                            <w:div w:id="1666742188">
                              <w:marLeft w:val="0"/>
                              <w:marRight w:val="0"/>
                              <w:marTop w:val="0"/>
                              <w:marBottom w:val="0"/>
                              <w:divBdr>
                                <w:top w:val="none" w:sz="0" w:space="0" w:color="auto"/>
                                <w:left w:val="none" w:sz="0" w:space="0" w:color="auto"/>
                                <w:bottom w:val="none" w:sz="0" w:space="0" w:color="auto"/>
                                <w:right w:val="none" w:sz="0" w:space="0" w:color="auto"/>
                              </w:divBdr>
                            </w:div>
                            <w:div w:id="483620394">
                              <w:marLeft w:val="0"/>
                              <w:marRight w:val="0"/>
                              <w:marTop w:val="0"/>
                              <w:marBottom w:val="0"/>
                              <w:divBdr>
                                <w:top w:val="none" w:sz="0" w:space="0" w:color="auto"/>
                                <w:left w:val="none" w:sz="0" w:space="0" w:color="auto"/>
                                <w:bottom w:val="none" w:sz="0" w:space="0" w:color="auto"/>
                                <w:right w:val="none" w:sz="0" w:space="0" w:color="auto"/>
                              </w:divBdr>
                            </w:div>
                            <w:div w:id="2139643257">
                              <w:marLeft w:val="0"/>
                              <w:marRight w:val="0"/>
                              <w:marTop w:val="0"/>
                              <w:marBottom w:val="0"/>
                              <w:divBdr>
                                <w:top w:val="none" w:sz="0" w:space="0" w:color="auto"/>
                                <w:left w:val="none" w:sz="0" w:space="0" w:color="auto"/>
                                <w:bottom w:val="none" w:sz="0" w:space="0" w:color="auto"/>
                                <w:right w:val="none" w:sz="0" w:space="0" w:color="auto"/>
                              </w:divBdr>
                            </w:div>
                            <w:div w:id="13684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1956">
                      <w:marLeft w:val="0"/>
                      <w:marRight w:val="0"/>
                      <w:marTop w:val="0"/>
                      <w:marBottom w:val="0"/>
                      <w:divBdr>
                        <w:top w:val="none" w:sz="0" w:space="0" w:color="auto"/>
                        <w:left w:val="none" w:sz="0" w:space="0" w:color="auto"/>
                        <w:bottom w:val="none" w:sz="0" w:space="0" w:color="auto"/>
                        <w:right w:val="none" w:sz="0" w:space="0" w:color="auto"/>
                      </w:divBdr>
                      <w:divsChild>
                        <w:div w:id="1476026412">
                          <w:marLeft w:val="0"/>
                          <w:marRight w:val="0"/>
                          <w:marTop w:val="0"/>
                          <w:marBottom w:val="0"/>
                          <w:divBdr>
                            <w:top w:val="none" w:sz="0" w:space="0" w:color="auto"/>
                            <w:left w:val="none" w:sz="0" w:space="0" w:color="auto"/>
                            <w:bottom w:val="none" w:sz="0" w:space="0" w:color="auto"/>
                            <w:right w:val="none" w:sz="0" w:space="0" w:color="auto"/>
                          </w:divBdr>
                        </w:div>
                        <w:div w:id="2070565486">
                          <w:marLeft w:val="0"/>
                          <w:marRight w:val="0"/>
                          <w:marTop w:val="0"/>
                          <w:marBottom w:val="0"/>
                          <w:divBdr>
                            <w:top w:val="none" w:sz="0" w:space="0" w:color="auto"/>
                            <w:left w:val="none" w:sz="0" w:space="0" w:color="auto"/>
                            <w:bottom w:val="none" w:sz="0" w:space="0" w:color="auto"/>
                            <w:right w:val="none" w:sz="0" w:space="0" w:color="auto"/>
                          </w:divBdr>
                          <w:divsChild>
                            <w:div w:id="172232637">
                              <w:marLeft w:val="0"/>
                              <w:marRight w:val="0"/>
                              <w:marTop w:val="0"/>
                              <w:marBottom w:val="0"/>
                              <w:divBdr>
                                <w:top w:val="none" w:sz="0" w:space="0" w:color="auto"/>
                                <w:left w:val="none" w:sz="0" w:space="0" w:color="auto"/>
                                <w:bottom w:val="none" w:sz="0" w:space="0" w:color="auto"/>
                                <w:right w:val="none" w:sz="0" w:space="0" w:color="auto"/>
                              </w:divBdr>
                            </w:div>
                            <w:div w:id="1023094697">
                              <w:marLeft w:val="0"/>
                              <w:marRight w:val="0"/>
                              <w:marTop w:val="0"/>
                              <w:marBottom w:val="0"/>
                              <w:divBdr>
                                <w:top w:val="none" w:sz="0" w:space="0" w:color="auto"/>
                                <w:left w:val="none" w:sz="0" w:space="0" w:color="auto"/>
                                <w:bottom w:val="none" w:sz="0" w:space="0" w:color="auto"/>
                                <w:right w:val="none" w:sz="0" w:space="0" w:color="auto"/>
                              </w:divBdr>
                              <w:divsChild>
                                <w:div w:id="3145275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48866068">
                                      <w:marLeft w:val="0"/>
                                      <w:marRight w:val="0"/>
                                      <w:marTop w:val="0"/>
                                      <w:marBottom w:val="0"/>
                                      <w:divBdr>
                                        <w:top w:val="none" w:sz="0" w:space="0" w:color="auto"/>
                                        <w:left w:val="none" w:sz="0" w:space="0" w:color="auto"/>
                                        <w:bottom w:val="none" w:sz="0" w:space="0" w:color="auto"/>
                                        <w:right w:val="none" w:sz="0" w:space="0" w:color="auto"/>
                                      </w:divBdr>
                                      <w:divsChild>
                                        <w:div w:id="12642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1452">
                              <w:marLeft w:val="0"/>
                              <w:marRight w:val="0"/>
                              <w:marTop w:val="0"/>
                              <w:marBottom w:val="0"/>
                              <w:divBdr>
                                <w:top w:val="none" w:sz="0" w:space="0" w:color="auto"/>
                                <w:left w:val="none" w:sz="0" w:space="0" w:color="auto"/>
                                <w:bottom w:val="none" w:sz="0" w:space="0" w:color="auto"/>
                                <w:right w:val="none" w:sz="0" w:space="0" w:color="auto"/>
                              </w:divBdr>
                            </w:div>
                            <w:div w:id="1912957516">
                              <w:marLeft w:val="0"/>
                              <w:marRight w:val="0"/>
                              <w:marTop w:val="0"/>
                              <w:marBottom w:val="0"/>
                              <w:divBdr>
                                <w:top w:val="none" w:sz="0" w:space="0" w:color="auto"/>
                                <w:left w:val="none" w:sz="0" w:space="0" w:color="auto"/>
                                <w:bottom w:val="none" w:sz="0" w:space="0" w:color="auto"/>
                                <w:right w:val="none" w:sz="0" w:space="0" w:color="auto"/>
                              </w:divBdr>
                              <w:divsChild>
                                <w:div w:id="7885485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334497774">
                                      <w:marLeft w:val="0"/>
                                      <w:marRight w:val="0"/>
                                      <w:marTop w:val="0"/>
                                      <w:marBottom w:val="0"/>
                                      <w:divBdr>
                                        <w:top w:val="none" w:sz="0" w:space="0" w:color="auto"/>
                                        <w:left w:val="none" w:sz="0" w:space="0" w:color="auto"/>
                                        <w:bottom w:val="none" w:sz="0" w:space="0" w:color="auto"/>
                                        <w:right w:val="none" w:sz="0" w:space="0" w:color="auto"/>
                                      </w:divBdr>
                                      <w:divsChild>
                                        <w:div w:id="8848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335815">
                          <w:marLeft w:val="0"/>
                          <w:marRight w:val="0"/>
                          <w:marTop w:val="0"/>
                          <w:marBottom w:val="0"/>
                          <w:divBdr>
                            <w:top w:val="none" w:sz="0" w:space="0" w:color="auto"/>
                            <w:left w:val="none" w:sz="0" w:space="0" w:color="auto"/>
                            <w:bottom w:val="none" w:sz="0" w:space="0" w:color="auto"/>
                            <w:right w:val="none" w:sz="0" w:space="0" w:color="auto"/>
                          </w:divBdr>
                          <w:divsChild>
                            <w:div w:id="1898278033">
                              <w:marLeft w:val="0"/>
                              <w:marRight w:val="0"/>
                              <w:marTop w:val="0"/>
                              <w:marBottom w:val="0"/>
                              <w:divBdr>
                                <w:top w:val="none" w:sz="0" w:space="0" w:color="auto"/>
                                <w:left w:val="none" w:sz="0" w:space="0" w:color="auto"/>
                                <w:bottom w:val="none" w:sz="0" w:space="0" w:color="auto"/>
                                <w:right w:val="none" w:sz="0" w:space="0" w:color="auto"/>
                              </w:divBdr>
                            </w:div>
                            <w:div w:id="1136408783">
                              <w:marLeft w:val="0"/>
                              <w:marRight w:val="0"/>
                              <w:marTop w:val="0"/>
                              <w:marBottom w:val="0"/>
                              <w:divBdr>
                                <w:top w:val="none" w:sz="0" w:space="0" w:color="auto"/>
                                <w:left w:val="none" w:sz="0" w:space="0" w:color="auto"/>
                                <w:bottom w:val="none" w:sz="0" w:space="0" w:color="auto"/>
                                <w:right w:val="none" w:sz="0" w:space="0" w:color="auto"/>
                              </w:divBdr>
                              <w:divsChild>
                                <w:div w:id="823437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24080033">
                                      <w:marLeft w:val="0"/>
                                      <w:marRight w:val="0"/>
                                      <w:marTop w:val="0"/>
                                      <w:marBottom w:val="0"/>
                                      <w:divBdr>
                                        <w:top w:val="none" w:sz="0" w:space="0" w:color="auto"/>
                                        <w:left w:val="none" w:sz="0" w:space="0" w:color="auto"/>
                                        <w:bottom w:val="none" w:sz="0" w:space="0" w:color="auto"/>
                                        <w:right w:val="none" w:sz="0" w:space="0" w:color="auto"/>
                                      </w:divBdr>
                                      <w:divsChild>
                                        <w:div w:id="7378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616">
                              <w:marLeft w:val="0"/>
                              <w:marRight w:val="0"/>
                              <w:marTop w:val="450"/>
                              <w:marBottom w:val="450"/>
                              <w:divBdr>
                                <w:top w:val="none" w:sz="0" w:space="0" w:color="auto"/>
                                <w:left w:val="single" w:sz="24" w:space="0" w:color="6DB33F"/>
                                <w:bottom w:val="none" w:sz="0" w:space="0" w:color="auto"/>
                                <w:right w:val="none" w:sz="0" w:space="0" w:color="auto"/>
                              </w:divBdr>
                            </w:div>
                            <w:div w:id="1658725778">
                              <w:marLeft w:val="0"/>
                              <w:marRight w:val="0"/>
                              <w:marTop w:val="0"/>
                              <w:marBottom w:val="0"/>
                              <w:divBdr>
                                <w:top w:val="none" w:sz="0" w:space="0" w:color="auto"/>
                                <w:left w:val="none" w:sz="0" w:space="0" w:color="auto"/>
                                <w:bottom w:val="none" w:sz="0" w:space="0" w:color="auto"/>
                                <w:right w:val="none" w:sz="0" w:space="0" w:color="auto"/>
                              </w:divBdr>
                            </w:div>
                            <w:div w:id="251623377">
                              <w:marLeft w:val="0"/>
                              <w:marRight w:val="0"/>
                              <w:marTop w:val="0"/>
                              <w:marBottom w:val="0"/>
                              <w:divBdr>
                                <w:top w:val="none" w:sz="0" w:space="0" w:color="auto"/>
                                <w:left w:val="none" w:sz="0" w:space="0" w:color="auto"/>
                                <w:bottom w:val="none" w:sz="0" w:space="0" w:color="auto"/>
                                <w:right w:val="none" w:sz="0" w:space="0" w:color="auto"/>
                              </w:divBdr>
                              <w:divsChild>
                                <w:div w:id="5053691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941838559">
                                      <w:marLeft w:val="0"/>
                                      <w:marRight w:val="0"/>
                                      <w:marTop w:val="0"/>
                                      <w:marBottom w:val="0"/>
                                      <w:divBdr>
                                        <w:top w:val="none" w:sz="0" w:space="0" w:color="auto"/>
                                        <w:left w:val="none" w:sz="0" w:space="0" w:color="auto"/>
                                        <w:bottom w:val="none" w:sz="0" w:space="0" w:color="auto"/>
                                        <w:right w:val="none" w:sz="0" w:space="0" w:color="auto"/>
                                      </w:divBdr>
                                      <w:divsChild>
                                        <w:div w:id="17216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8133">
                              <w:marLeft w:val="0"/>
                              <w:marRight w:val="0"/>
                              <w:marTop w:val="0"/>
                              <w:marBottom w:val="0"/>
                              <w:divBdr>
                                <w:top w:val="none" w:sz="0" w:space="0" w:color="auto"/>
                                <w:left w:val="none" w:sz="0" w:space="0" w:color="auto"/>
                                <w:bottom w:val="none" w:sz="0" w:space="0" w:color="auto"/>
                                <w:right w:val="none" w:sz="0" w:space="0" w:color="auto"/>
                              </w:divBdr>
                            </w:div>
                            <w:div w:id="1005522456">
                              <w:marLeft w:val="0"/>
                              <w:marRight w:val="0"/>
                              <w:marTop w:val="0"/>
                              <w:marBottom w:val="0"/>
                              <w:divBdr>
                                <w:top w:val="none" w:sz="0" w:space="0" w:color="auto"/>
                                <w:left w:val="none" w:sz="0" w:space="0" w:color="auto"/>
                                <w:bottom w:val="none" w:sz="0" w:space="0" w:color="auto"/>
                                <w:right w:val="none" w:sz="0" w:space="0" w:color="auto"/>
                              </w:divBdr>
                            </w:div>
                          </w:divsChild>
                        </w:div>
                        <w:div w:id="460656857">
                          <w:marLeft w:val="0"/>
                          <w:marRight w:val="0"/>
                          <w:marTop w:val="0"/>
                          <w:marBottom w:val="0"/>
                          <w:divBdr>
                            <w:top w:val="none" w:sz="0" w:space="0" w:color="auto"/>
                            <w:left w:val="none" w:sz="0" w:space="0" w:color="auto"/>
                            <w:bottom w:val="none" w:sz="0" w:space="0" w:color="auto"/>
                            <w:right w:val="none" w:sz="0" w:space="0" w:color="auto"/>
                          </w:divBdr>
                          <w:divsChild>
                            <w:div w:id="681250676">
                              <w:marLeft w:val="0"/>
                              <w:marRight w:val="0"/>
                              <w:marTop w:val="0"/>
                              <w:marBottom w:val="0"/>
                              <w:divBdr>
                                <w:top w:val="none" w:sz="0" w:space="0" w:color="auto"/>
                                <w:left w:val="none" w:sz="0" w:space="0" w:color="auto"/>
                                <w:bottom w:val="none" w:sz="0" w:space="0" w:color="auto"/>
                                <w:right w:val="none" w:sz="0" w:space="0" w:color="auto"/>
                              </w:divBdr>
                            </w:div>
                            <w:div w:id="73550698">
                              <w:marLeft w:val="0"/>
                              <w:marRight w:val="0"/>
                              <w:marTop w:val="0"/>
                              <w:marBottom w:val="0"/>
                              <w:divBdr>
                                <w:top w:val="none" w:sz="0" w:space="0" w:color="auto"/>
                                <w:left w:val="none" w:sz="0" w:space="0" w:color="auto"/>
                                <w:bottom w:val="none" w:sz="0" w:space="0" w:color="auto"/>
                                <w:right w:val="none" w:sz="0" w:space="0" w:color="auto"/>
                              </w:divBdr>
                              <w:divsChild>
                                <w:div w:id="1058549430">
                                  <w:marLeft w:val="0"/>
                                  <w:marRight w:val="0"/>
                                  <w:marTop w:val="0"/>
                                  <w:marBottom w:val="300"/>
                                  <w:divBdr>
                                    <w:top w:val="single" w:sz="6" w:space="15" w:color="E6E6E6"/>
                                    <w:left w:val="single" w:sz="6" w:space="15" w:color="E6E6E6"/>
                                    <w:bottom w:val="single" w:sz="6" w:space="15" w:color="E6E6E6"/>
                                    <w:right w:val="single" w:sz="6" w:space="15" w:color="E6E6E6"/>
                                  </w:divBdr>
                                  <w:divsChild>
                                    <w:div w:id="403335394">
                                      <w:marLeft w:val="0"/>
                                      <w:marRight w:val="0"/>
                                      <w:marTop w:val="0"/>
                                      <w:marBottom w:val="0"/>
                                      <w:divBdr>
                                        <w:top w:val="none" w:sz="0" w:space="0" w:color="auto"/>
                                        <w:left w:val="none" w:sz="0" w:space="0" w:color="auto"/>
                                        <w:bottom w:val="none" w:sz="0" w:space="0" w:color="auto"/>
                                        <w:right w:val="none" w:sz="0" w:space="0" w:color="auto"/>
                                      </w:divBdr>
                                      <w:divsChild>
                                        <w:div w:id="13603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736285">
                              <w:marLeft w:val="0"/>
                              <w:marRight w:val="0"/>
                              <w:marTop w:val="0"/>
                              <w:marBottom w:val="0"/>
                              <w:divBdr>
                                <w:top w:val="none" w:sz="0" w:space="0" w:color="auto"/>
                                <w:left w:val="none" w:sz="0" w:space="0" w:color="auto"/>
                                <w:bottom w:val="none" w:sz="0" w:space="0" w:color="auto"/>
                                <w:right w:val="none" w:sz="0" w:space="0" w:color="auto"/>
                              </w:divBdr>
                            </w:div>
                            <w:div w:id="1497762831">
                              <w:marLeft w:val="0"/>
                              <w:marRight w:val="0"/>
                              <w:marTop w:val="0"/>
                              <w:marBottom w:val="0"/>
                              <w:divBdr>
                                <w:top w:val="none" w:sz="0" w:space="0" w:color="auto"/>
                                <w:left w:val="none" w:sz="0" w:space="0" w:color="auto"/>
                                <w:bottom w:val="none" w:sz="0" w:space="0" w:color="auto"/>
                                <w:right w:val="none" w:sz="0" w:space="0" w:color="auto"/>
                              </w:divBdr>
                              <w:divsChild>
                                <w:div w:id="1869559327">
                                  <w:marLeft w:val="0"/>
                                  <w:marRight w:val="0"/>
                                  <w:marTop w:val="0"/>
                                  <w:marBottom w:val="300"/>
                                  <w:divBdr>
                                    <w:top w:val="single" w:sz="6" w:space="15" w:color="E6E6E6"/>
                                    <w:left w:val="single" w:sz="6" w:space="15" w:color="E6E6E6"/>
                                    <w:bottom w:val="single" w:sz="6" w:space="15" w:color="E6E6E6"/>
                                    <w:right w:val="single" w:sz="6" w:space="15" w:color="E6E6E6"/>
                                  </w:divBdr>
                                  <w:divsChild>
                                    <w:div w:id="552739869">
                                      <w:marLeft w:val="0"/>
                                      <w:marRight w:val="0"/>
                                      <w:marTop w:val="0"/>
                                      <w:marBottom w:val="0"/>
                                      <w:divBdr>
                                        <w:top w:val="none" w:sz="0" w:space="0" w:color="auto"/>
                                        <w:left w:val="none" w:sz="0" w:space="0" w:color="auto"/>
                                        <w:bottom w:val="none" w:sz="0" w:space="0" w:color="auto"/>
                                        <w:right w:val="none" w:sz="0" w:space="0" w:color="auto"/>
                                      </w:divBdr>
                                      <w:divsChild>
                                        <w:div w:id="8771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58022">
                              <w:marLeft w:val="0"/>
                              <w:marRight w:val="0"/>
                              <w:marTop w:val="0"/>
                              <w:marBottom w:val="0"/>
                              <w:divBdr>
                                <w:top w:val="none" w:sz="0" w:space="0" w:color="auto"/>
                                <w:left w:val="none" w:sz="0" w:space="0" w:color="auto"/>
                                <w:bottom w:val="none" w:sz="0" w:space="0" w:color="auto"/>
                                <w:right w:val="none" w:sz="0" w:space="0" w:color="auto"/>
                              </w:divBdr>
                            </w:div>
                          </w:divsChild>
                        </w:div>
                        <w:div w:id="573395960">
                          <w:marLeft w:val="0"/>
                          <w:marRight w:val="0"/>
                          <w:marTop w:val="0"/>
                          <w:marBottom w:val="0"/>
                          <w:divBdr>
                            <w:top w:val="none" w:sz="0" w:space="0" w:color="auto"/>
                            <w:left w:val="none" w:sz="0" w:space="0" w:color="auto"/>
                            <w:bottom w:val="none" w:sz="0" w:space="0" w:color="auto"/>
                            <w:right w:val="none" w:sz="0" w:space="0" w:color="auto"/>
                          </w:divBdr>
                          <w:divsChild>
                            <w:div w:id="1935045839">
                              <w:marLeft w:val="0"/>
                              <w:marRight w:val="0"/>
                              <w:marTop w:val="0"/>
                              <w:marBottom w:val="0"/>
                              <w:divBdr>
                                <w:top w:val="none" w:sz="0" w:space="0" w:color="auto"/>
                                <w:left w:val="none" w:sz="0" w:space="0" w:color="auto"/>
                                <w:bottom w:val="none" w:sz="0" w:space="0" w:color="auto"/>
                                <w:right w:val="none" w:sz="0" w:space="0" w:color="auto"/>
                              </w:divBdr>
                            </w:div>
                            <w:div w:id="221645782">
                              <w:marLeft w:val="0"/>
                              <w:marRight w:val="0"/>
                              <w:marTop w:val="0"/>
                              <w:marBottom w:val="0"/>
                              <w:divBdr>
                                <w:top w:val="none" w:sz="0" w:space="0" w:color="auto"/>
                                <w:left w:val="none" w:sz="0" w:space="0" w:color="auto"/>
                                <w:bottom w:val="none" w:sz="0" w:space="0" w:color="auto"/>
                                <w:right w:val="none" w:sz="0" w:space="0" w:color="auto"/>
                              </w:divBdr>
                              <w:divsChild>
                                <w:div w:id="5705064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1091203">
                                      <w:marLeft w:val="0"/>
                                      <w:marRight w:val="0"/>
                                      <w:marTop w:val="0"/>
                                      <w:marBottom w:val="0"/>
                                      <w:divBdr>
                                        <w:top w:val="none" w:sz="0" w:space="0" w:color="auto"/>
                                        <w:left w:val="none" w:sz="0" w:space="0" w:color="auto"/>
                                        <w:bottom w:val="none" w:sz="0" w:space="0" w:color="auto"/>
                                        <w:right w:val="none" w:sz="0" w:space="0" w:color="auto"/>
                                      </w:divBdr>
                                      <w:divsChild>
                                        <w:div w:id="15924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385401">
                          <w:marLeft w:val="0"/>
                          <w:marRight w:val="0"/>
                          <w:marTop w:val="0"/>
                          <w:marBottom w:val="0"/>
                          <w:divBdr>
                            <w:top w:val="none" w:sz="0" w:space="0" w:color="auto"/>
                            <w:left w:val="none" w:sz="0" w:space="0" w:color="auto"/>
                            <w:bottom w:val="none" w:sz="0" w:space="0" w:color="auto"/>
                            <w:right w:val="none" w:sz="0" w:space="0" w:color="auto"/>
                          </w:divBdr>
                          <w:divsChild>
                            <w:div w:id="1845166936">
                              <w:marLeft w:val="0"/>
                              <w:marRight w:val="0"/>
                              <w:marTop w:val="0"/>
                              <w:marBottom w:val="0"/>
                              <w:divBdr>
                                <w:top w:val="none" w:sz="0" w:space="0" w:color="auto"/>
                                <w:left w:val="none" w:sz="0" w:space="0" w:color="auto"/>
                                <w:bottom w:val="none" w:sz="0" w:space="0" w:color="auto"/>
                                <w:right w:val="none" w:sz="0" w:space="0" w:color="auto"/>
                              </w:divBdr>
                            </w:div>
                            <w:div w:id="1252280597">
                              <w:marLeft w:val="0"/>
                              <w:marRight w:val="0"/>
                              <w:marTop w:val="0"/>
                              <w:marBottom w:val="0"/>
                              <w:divBdr>
                                <w:top w:val="none" w:sz="0" w:space="0" w:color="auto"/>
                                <w:left w:val="none" w:sz="0" w:space="0" w:color="auto"/>
                                <w:bottom w:val="none" w:sz="0" w:space="0" w:color="auto"/>
                                <w:right w:val="none" w:sz="0" w:space="0" w:color="auto"/>
                              </w:divBdr>
                            </w:div>
                            <w:div w:id="1338852274">
                              <w:marLeft w:val="0"/>
                              <w:marRight w:val="0"/>
                              <w:marTop w:val="450"/>
                              <w:marBottom w:val="450"/>
                              <w:divBdr>
                                <w:top w:val="none" w:sz="0" w:space="0" w:color="auto"/>
                                <w:left w:val="single" w:sz="24" w:space="0" w:color="6DB33F"/>
                                <w:bottom w:val="none" w:sz="0" w:space="0" w:color="auto"/>
                                <w:right w:val="none" w:sz="0" w:space="0" w:color="auto"/>
                              </w:divBdr>
                            </w:div>
                            <w:div w:id="740828608">
                              <w:marLeft w:val="0"/>
                              <w:marRight w:val="0"/>
                              <w:marTop w:val="0"/>
                              <w:marBottom w:val="0"/>
                              <w:divBdr>
                                <w:top w:val="none" w:sz="0" w:space="0" w:color="auto"/>
                                <w:left w:val="none" w:sz="0" w:space="0" w:color="auto"/>
                                <w:bottom w:val="none" w:sz="0" w:space="0" w:color="auto"/>
                                <w:right w:val="none" w:sz="0" w:space="0" w:color="auto"/>
                              </w:divBdr>
                            </w:div>
                            <w:div w:id="644815797">
                              <w:marLeft w:val="0"/>
                              <w:marRight w:val="0"/>
                              <w:marTop w:val="0"/>
                              <w:marBottom w:val="0"/>
                              <w:divBdr>
                                <w:top w:val="none" w:sz="0" w:space="0" w:color="auto"/>
                                <w:left w:val="none" w:sz="0" w:space="0" w:color="auto"/>
                                <w:bottom w:val="none" w:sz="0" w:space="0" w:color="auto"/>
                                <w:right w:val="none" w:sz="0" w:space="0" w:color="auto"/>
                              </w:divBdr>
                              <w:divsChild>
                                <w:div w:id="7596406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69558244">
                                      <w:marLeft w:val="0"/>
                                      <w:marRight w:val="0"/>
                                      <w:marTop w:val="0"/>
                                      <w:marBottom w:val="0"/>
                                      <w:divBdr>
                                        <w:top w:val="none" w:sz="0" w:space="0" w:color="auto"/>
                                        <w:left w:val="none" w:sz="0" w:space="0" w:color="auto"/>
                                        <w:bottom w:val="none" w:sz="0" w:space="0" w:color="auto"/>
                                        <w:right w:val="none" w:sz="0" w:space="0" w:color="auto"/>
                                      </w:divBdr>
                                      <w:divsChild>
                                        <w:div w:id="12826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148307">
                              <w:marLeft w:val="0"/>
                              <w:marRight w:val="0"/>
                              <w:marTop w:val="0"/>
                              <w:marBottom w:val="0"/>
                              <w:divBdr>
                                <w:top w:val="none" w:sz="0" w:space="0" w:color="auto"/>
                                <w:left w:val="none" w:sz="0" w:space="0" w:color="auto"/>
                                <w:bottom w:val="none" w:sz="0" w:space="0" w:color="auto"/>
                                <w:right w:val="none" w:sz="0" w:space="0" w:color="auto"/>
                              </w:divBdr>
                            </w:div>
                          </w:divsChild>
                        </w:div>
                        <w:div w:id="1531600442">
                          <w:marLeft w:val="0"/>
                          <w:marRight w:val="0"/>
                          <w:marTop w:val="0"/>
                          <w:marBottom w:val="0"/>
                          <w:divBdr>
                            <w:top w:val="none" w:sz="0" w:space="0" w:color="auto"/>
                            <w:left w:val="none" w:sz="0" w:space="0" w:color="auto"/>
                            <w:bottom w:val="none" w:sz="0" w:space="0" w:color="auto"/>
                            <w:right w:val="none" w:sz="0" w:space="0" w:color="auto"/>
                          </w:divBdr>
                          <w:divsChild>
                            <w:div w:id="856967147">
                              <w:marLeft w:val="0"/>
                              <w:marRight w:val="0"/>
                              <w:marTop w:val="0"/>
                              <w:marBottom w:val="0"/>
                              <w:divBdr>
                                <w:top w:val="none" w:sz="0" w:space="0" w:color="auto"/>
                                <w:left w:val="none" w:sz="0" w:space="0" w:color="auto"/>
                                <w:bottom w:val="none" w:sz="0" w:space="0" w:color="auto"/>
                                <w:right w:val="none" w:sz="0" w:space="0" w:color="auto"/>
                              </w:divBdr>
                            </w:div>
                            <w:div w:id="1535728519">
                              <w:marLeft w:val="0"/>
                              <w:marRight w:val="0"/>
                              <w:marTop w:val="0"/>
                              <w:marBottom w:val="0"/>
                              <w:divBdr>
                                <w:top w:val="none" w:sz="0" w:space="0" w:color="auto"/>
                                <w:left w:val="none" w:sz="0" w:space="0" w:color="auto"/>
                                <w:bottom w:val="none" w:sz="0" w:space="0" w:color="auto"/>
                                <w:right w:val="none" w:sz="0" w:space="0" w:color="auto"/>
                              </w:divBdr>
                              <w:divsChild>
                                <w:div w:id="686293408">
                                  <w:marLeft w:val="0"/>
                                  <w:marRight w:val="0"/>
                                  <w:marTop w:val="0"/>
                                  <w:marBottom w:val="0"/>
                                  <w:divBdr>
                                    <w:top w:val="none" w:sz="0" w:space="0" w:color="auto"/>
                                    <w:left w:val="none" w:sz="0" w:space="0" w:color="auto"/>
                                    <w:bottom w:val="none" w:sz="0" w:space="0" w:color="auto"/>
                                    <w:right w:val="none" w:sz="0" w:space="0" w:color="auto"/>
                                  </w:divBdr>
                                </w:div>
                                <w:div w:id="481584122">
                                  <w:marLeft w:val="0"/>
                                  <w:marRight w:val="0"/>
                                  <w:marTop w:val="0"/>
                                  <w:marBottom w:val="0"/>
                                  <w:divBdr>
                                    <w:top w:val="none" w:sz="0" w:space="0" w:color="auto"/>
                                    <w:left w:val="none" w:sz="0" w:space="0" w:color="auto"/>
                                    <w:bottom w:val="none" w:sz="0" w:space="0" w:color="auto"/>
                                    <w:right w:val="none" w:sz="0" w:space="0" w:color="auto"/>
                                  </w:divBdr>
                                </w:div>
                                <w:div w:id="201792072">
                                  <w:marLeft w:val="0"/>
                                  <w:marRight w:val="0"/>
                                  <w:marTop w:val="0"/>
                                  <w:marBottom w:val="0"/>
                                  <w:divBdr>
                                    <w:top w:val="none" w:sz="0" w:space="0" w:color="auto"/>
                                    <w:left w:val="none" w:sz="0" w:space="0" w:color="auto"/>
                                    <w:bottom w:val="none" w:sz="0" w:space="0" w:color="auto"/>
                                    <w:right w:val="none" w:sz="0" w:space="0" w:color="auto"/>
                                  </w:divBdr>
                                </w:div>
                              </w:divsChild>
                            </w:div>
                            <w:div w:id="1253275944">
                              <w:marLeft w:val="0"/>
                              <w:marRight w:val="0"/>
                              <w:marTop w:val="0"/>
                              <w:marBottom w:val="0"/>
                              <w:divBdr>
                                <w:top w:val="none" w:sz="0" w:space="0" w:color="auto"/>
                                <w:left w:val="none" w:sz="0" w:space="0" w:color="auto"/>
                                <w:bottom w:val="none" w:sz="0" w:space="0" w:color="auto"/>
                                <w:right w:val="none" w:sz="0" w:space="0" w:color="auto"/>
                              </w:divBdr>
                              <w:divsChild>
                                <w:div w:id="1830251390">
                                  <w:marLeft w:val="0"/>
                                  <w:marRight w:val="0"/>
                                  <w:marTop w:val="0"/>
                                  <w:marBottom w:val="0"/>
                                  <w:divBdr>
                                    <w:top w:val="none" w:sz="0" w:space="0" w:color="auto"/>
                                    <w:left w:val="none" w:sz="0" w:space="0" w:color="auto"/>
                                    <w:bottom w:val="none" w:sz="0" w:space="0" w:color="auto"/>
                                    <w:right w:val="none" w:sz="0" w:space="0" w:color="auto"/>
                                  </w:divBdr>
                                </w:div>
                                <w:div w:id="1558277548">
                                  <w:marLeft w:val="0"/>
                                  <w:marRight w:val="0"/>
                                  <w:marTop w:val="0"/>
                                  <w:marBottom w:val="0"/>
                                  <w:divBdr>
                                    <w:top w:val="none" w:sz="0" w:space="0" w:color="auto"/>
                                    <w:left w:val="none" w:sz="0" w:space="0" w:color="auto"/>
                                    <w:bottom w:val="none" w:sz="0" w:space="0" w:color="auto"/>
                                    <w:right w:val="none" w:sz="0" w:space="0" w:color="auto"/>
                                  </w:divBdr>
                                  <w:divsChild>
                                    <w:div w:id="4527967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10150902">
                                          <w:marLeft w:val="0"/>
                                          <w:marRight w:val="0"/>
                                          <w:marTop w:val="0"/>
                                          <w:marBottom w:val="0"/>
                                          <w:divBdr>
                                            <w:top w:val="none" w:sz="0" w:space="0" w:color="auto"/>
                                            <w:left w:val="none" w:sz="0" w:space="0" w:color="auto"/>
                                            <w:bottom w:val="none" w:sz="0" w:space="0" w:color="auto"/>
                                            <w:right w:val="none" w:sz="0" w:space="0" w:color="auto"/>
                                          </w:divBdr>
                                          <w:divsChild>
                                            <w:div w:id="15515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25739">
                                  <w:marLeft w:val="0"/>
                                  <w:marRight w:val="0"/>
                                  <w:marTop w:val="0"/>
                                  <w:marBottom w:val="0"/>
                                  <w:divBdr>
                                    <w:top w:val="none" w:sz="0" w:space="0" w:color="auto"/>
                                    <w:left w:val="none" w:sz="0" w:space="0" w:color="auto"/>
                                    <w:bottom w:val="none" w:sz="0" w:space="0" w:color="auto"/>
                                    <w:right w:val="none" w:sz="0" w:space="0" w:color="auto"/>
                                  </w:divBdr>
                                </w:div>
                                <w:div w:id="1247618989">
                                  <w:marLeft w:val="0"/>
                                  <w:marRight w:val="0"/>
                                  <w:marTop w:val="0"/>
                                  <w:marBottom w:val="0"/>
                                  <w:divBdr>
                                    <w:top w:val="none" w:sz="0" w:space="0" w:color="auto"/>
                                    <w:left w:val="none" w:sz="0" w:space="0" w:color="auto"/>
                                    <w:bottom w:val="none" w:sz="0" w:space="0" w:color="auto"/>
                                    <w:right w:val="none" w:sz="0" w:space="0" w:color="auto"/>
                                  </w:divBdr>
                                </w:div>
                                <w:div w:id="1860042897">
                                  <w:marLeft w:val="0"/>
                                  <w:marRight w:val="0"/>
                                  <w:marTop w:val="0"/>
                                  <w:marBottom w:val="0"/>
                                  <w:divBdr>
                                    <w:top w:val="none" w:sz="0" w:space="0" w:color="auto"/>
                                    <w:left w:val="none" w:sz="0" w:space="0" w:color="auto"/>
                                    <w:bottom w:val="none" w:sz="0" w:space="0" w:color="auto"/>
                                    <w:right w:val="none" w:sz="0" w:space="0" w:color="auto"/>
                                  </w:divBdr>
                                  <w:divsChild>
                                    <w:div w:id="123208301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56275759">
                                          <w:marLeft w:val="0"/>
                                          <w:marRight w:val="0"/>
                                          <w:marTop w:val="0"/>
                                          <w:marBottom w:val="0"/>
                                          <w:divBdr>
                                            <w:top w:val="none" w:sz="0" w:space="0" w:color="auto"/>
                                            <w:left w:val="none" w:sz="0" w:space="0" w:color="auto"/>
                                            <w:bottom w:val="none" w:sz="0" w:space="0" w:color="auto"/>
                                            <w:right w:val="none" w:sz="0" w:space="0" w:color="auto"/>
                                          </w:divBdr>
                                          <w:divsChild>
                                            <w:div w:id="9480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35677">
                                  <w:marLeft w:val="0"/>
                                  <w:marRight w:val="0"/>
                                  <w:marTop w:val="0"/>
                                  <w:marBottom w:val="0"/>
                                  <w:divBdr>
                                    <w:top w:val="none" w:sz="0" w:space="0" w:color="auto"/>
                                    <w:left w:val="none" w:sz="0" w:space="0" w:color="auto"/>
                                    <w:bottom w:val="none" w:sz="0" w:space="0" w:color="auto"/>
                                    <w:right w:val="none" w:sz="0" w:space="0" w:color="auto"/>
                                  </w:divBdr>
                                </w:div>
                                <w:div w:id="586961082">
                                  <w:marLeft w:val="0"/>
                                  <w:marRight w:val="0"/>
                                  <w:marTop w:val="0"/>
                                  <w:marBottom w:val="0"/>
                                  <w:divBdr>
                                    <w:top w:val="none" w:sz="0" w:space="0" w:color="auto"/>
                                    <w:left w:val="none" w:sz="0" w:space="0" w:color="auto"/>
                                    <w:bottom w:val="none" w:sz="0" w:space="0" w:color="auto"/>
                                    <w:right w:val="none" w:sz="0" w:space="0" w:color="auto"/>
                                  </w:divBdr>
                                </w:div>
                                <w:div w:id="70086928">
                                  <w:marLeft w:val="0"/>
                                  <w:marRight w:val="0"/>
                                  <w:marTop w:val="0"/>
                                  <w:marBottom w:val="0"/>
                                  <w:divBdr>
                                    <w:top w:val="none" w:sz="0" w:space="0" w:color="auto"/>
                                    <w:left w:val="none" w:sz="0" w:space="0" w:color="auto"/>
                                    <w:bottom w:val="none" w:sz="0" w:space="0" w:color="auto"/>
                                    <w:right w:val="none" w:sz="0" w:space="0" w:color="auto"/>
                                  </w:divBdr>
                                </w:div>
                                <w:div w:id="1099302020">
                                  <w:marLeft w:val="0"/>
                                  <w:marRight w:val="0"/>
                                  <w:marTop w:val="0"/>
                                  <w:marBottom w:val="0"/>
                                  <w:divBdr>
                                    <w:top w:val="none" w:sz="0" w:space="0" w:color="auto"/>
                                    <w:left w:val="none" w:sz="0" w:space="0" w:color="auto"/>
                                    <w:bottom w:val="none" w:sz="0" w:space="0" w:color="auto"/>
                                    <w:right w:val="none" w:sz="0" w:space="0" w:color="auto"/>
                                  </w:divBdr>
                                  <w:divsChild>
                                    <w:div w:id="12172044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0983342">
                                          <w:marLeft w:val="0"/>
                                          <w:marRight w:val="0"/>
                                          <w:marTop w:val="0"/>
                                          <w:marBottom w:val="0"/>
                                          <w:divBdr>
                                            <w:top w:val="none" w:sz="0" w:space="0" w:color="auto"/>
                                            <w:left w:val="none" w:sz="0" w:space="0" w:color="auto"/>
                                            <w:bottom w:val="none" w:sz="0" w:space="0" w:color="auto"/>
                                            <w:right w:val="none" w:sz="0" w:space="0" w:color="auto"/>
                                          </w:divBdr>
                                          <w:divsChild>
                                            <w:div w:id="2490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64731">
                                  <w:marLeft w:val="0"/>
                                  <w:marRight w:val="0"/>
                                  <w:marTop w:val="0"/>
                                  <w:marBottom w:val="0"/>
                                  <w:divBdr>
                                    <w:top w:val="none" w:sz="0" w:space="0" w:color="auto"/>
                                    <w:left w:val="none" w:sz="0" w:space="0" w:color="auto"/>
                                    <w:bottom w:val="none" w:sz="0" w:space="0" w:color="auto"/>
                                    <w:right w:val="none" w:sz="0" w:space="0" w:color="auto"/>
                                  </w:divBdr>
                                </w:div>
                                <w:div w:id="678122494">
                                  <w:marLeft w:val="0"/>
                                  <w:marRight w:val="0"/>
                                  <w:marTop w:val="0"/>
                                  <w:marBottom w:val="0"/>
                                  <w:divBdr>
                                    <w:top w:val="none" w:sz="0" w:space="0" w:color="auto"/>
                                    <w:left w:val="none" w:sz="0" w:space="0" w:color="auto"/>
                                    <w:bottom w:val="none" w:sz="0" w:space="0" w:color="auto"/>
                                    <w:right w:val="none" w:sz="0" w:space="0" w:color="auto"/>
                                  </w:divBdr>
                                  <w:divsChild>
                                    <w:div w:id="9781913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91825670">
                                          <w:marLeft w:val="0"/>
                                          <w:marRight w:val="0"/>
                                          <w:marTop w:val="0"/>
                                          <w:marBottom w:val="0"/>
                                          <w:divBdr>
                                            <w:top w:val="none" w:sz="0" w:space="0" w:color="auto"/>
                                            <w:left w:val="none" w:sz="0" w:space="0" w:color="auto"/>
                                            <w:bottom w:val="none" w:sz="0" w:space="0" w:color="auto"/>
                                            <w:right w:val="none" w:sz="0" w:space="0" w:color="auto"/>
                                          </w:divBdr>
                                          <w:divsChild>
                                            <w:div w:id="18589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572595">
                              <w:marLeft w:val="0"/>
                              <w:marRight w:val="0"/>
                              <w:marTop w:val="0"/>
                              <w:marBottom w:val="0"/>
                              <w:divBdr>
                                <w:top w:val="none" w:sz="0" w:space="0" w:color="auto"/>
                                <w:left w:val="none" w:sz="0" w:space="0" w:color="auto"/>
                                <w:bottom w:val="none" w:sz="0" w:space="0" w:color="auto"/>
                                <w:right w:val="none" w:sz="0" w:space="0" w:color="auto"/>
                              </w:divBdr>
                              <w:divsChild>
                                <w:div w:id="506941689">
                                  <w:marLeft w:val="0"/>
                                  <w:marRight w:val="0"/>
                                  <w:marTop w:val="0"/>
                                  <w:marBottom w:val="0"/>
                                  <w:divBdr>
                                    <w:top w:val="none" w:sz="0" w:space="0" w:color="auto"/>
                                    <w:left w:val="none" w:sz="0" w:space="0" w:color="auto"/>
                                    <w:bottom w:val="none" w:sz="0" w:space="0" w:color="auto"/>
                                    <w:right w:val="none" w:sz="0" w:space="0" w:color="auto"/>
                                  </w:divBdr>
                                </w:div>
                                <w:div w:id="1896039534">
                                  <w:marLeft w:val="0"/>
                                  <w:marRight w:val="0"/>
                                  <w:marTop w:val="0"/>
                                  <w:marBottom w:val="0"/>
                                  <w:divBdr>
                                    <w:top w:val="none" w:sz="0" w:space="0" w:color="auto"/>
                                    <w:left w:val="none" w:sz="0" w:space="0" w:color="auto"/>
                                    <w:bottom w:val="none" w:sz="0" w:space="0" w:color="auto"/>
                                    <w:right w:val="none" w:sz="0" w:space="0" w:color="auto"/>
                                  </w:divBdr>
                                  <w:divsChild>
                                    <w:div w:id="13296702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4930122">
                                          <w:marLeft w:val="0"/>
                                          <w:marRight w:val="0"/>
                                          <w:marTop w:val="0"/>
                                          <w:marBottom w:val="0"/>
                                          <w:divBdr>
                                            <w:top w:val="none" w:sz="0" w:space="0" w:color="auto"/>
                                            <w:left w:val="none" w:sz="0" w:space="0" w:color="auto"/>
                                            <w:bottom w:val="none" w:sz="0" w:space="0" w:color="auto"/>
                                            <w:right w:val="none" w:sz="0" w:space="0" w:color="auto"/>
                                          </w:divBdr>
                                          <w:divsChild>
                                            <w:div w:id="3253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989265">
                                  <w:marLeft w:val="0"/>
                                  <w:marRight w:val="0"/>
                                  <w:marTop w:val="0"/>
                                  <w:marBottom w:val="0"/>
                                  <w:divBdr>
                                    <w:top w:val="none" w:sz="0" w:space="0" w:color="auto"/>
                                    <w:left w:val="none" w:sz="0" w:space="0" w:color="auto"/>
                                    <w:bottom w:val="none" w:sz="0" w:space="0" w:color="auto"/>
                                    <w:right w:val="none" w:sz="0" w:space="0" w:color="auto"/>
                                  </w:divBdr>
                                </w:div>
                                <w:div w:id="1328633060">
                                  <w:marLeft w:val="0"/>
                                  <w:marRight w:val="0"/>
                                  <w:marTop w:val="0"/>
                                  <w:marBottom w:val="0"/>
                                  <w:divBdr>
                                    <w:top w:val="none" w:sz="0" w:space="0" w:color="auto"/>
                                    <w:left w:val="none" w:sz="0" w:space="0" w:color="auto"/>
                                    <w:bottom w:val="none" w:sz="0" w:space="0" w:color="auto"/>
                                    <w:right w:val="none" w:sz="0" w:space="0" w:color="auto"/>
                                  </w:divBdr>
                                  <w:divsChild>
                                    <w:div w:id="15424046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56190574">
                                          <w:marLeft w:val="0"/>
                                          <w:marRight w:val="0"/>
                                          <w:marTop w:val="0"/>
                                          <w:marBottom w:val="0"/>
                                          <w:divBdr>
                                            <w:top w:val="none" w:sz="0" w:space="0" w:color="auto"/>
                                            <w:left w:val="none" w:sz="0" w:space="0" w:color="auto"/>
                                            <w:bottom w:val="none" w:sz="0" w:space="0" w:color="auto"/>
                                            <w:right w:val="none" w:sz="0" w:space="0" w:color="auto"/>
                                          </w:divBdr>
                                          <w:divsChild>
                                            <w:div w:id="58172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3281">
                                  <w:marLeft w:val="0"/>
                                  <w:marRight w:val="0"/>
                                  <w:marTop w:val="0"/>
                                  <w:marBottom w:val="0"/>
                                  <w:divBdr>
                                    <w:top w:val="none" w:sz="0" w:space="0" w:color="auto"/>
                                    <w:left w:val="none" w:sz="0" w:space="0" w:color="auto"/>
                                    <w:bottom w:val="none" w:sz="0" w:space="0" w:color="auto"/>
                                    <w:right w:val="none" w:sz="0" w:space="0" w:color="auto"/>
                                  </w:divBdr>
                                </w:div>
                                <w:div w:id="748386375">
                                  <w:marLeft w:val="0"/>
                                  <w:marRight w:val="0"/>
                                  <w:marTop w:val="0"/>
                                  <w:marBottom w:val="0"/>
                                  <w:divBdr>
                                    <w:top w:val="none" w:sz="0" w:space="0" w:color="auto"/>
                                    <w:left w:val="none" w:sz="0" w:space="0" w:color="auto"/>
                                    <w:bottom w:val="none" w:sz="0" w:space="0" w:color="auto"/>
                                    <w:right w:val="none" w:sz="0" w:space="0" w:color="auto"/>
                                  </w:divBdr>
                                  <w:divsChild>
                                    <w:div w:id="74876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79439510">
                                          <w:marLeft w:val="0"/>
                                          <w:marRight w:val="0"/>
                                          <w:marTop w:val="0"/>
                                          <w:marBottom w:val="0"/>
                                          <w:divBdr>
                                            <w:top w:val="none" w:sz="0" w:space="0" w:color="auto"/>
                                            <w:left w:val="none" w:sz="0" w:space="0" w:color="auto"/>
                                            <w:bottom w:val="none" w:sz="0" w:space="0" w:color="auto"/>
                                            <w:right w:val="none" w:sz="0" w:space="0" w:color="auto"/>
                                          </w:divBdr>
                                          <w:divsChild>
                                            <w:div w:id="135319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20931">
                                  <w:marLeft w:val="0"/>
                                  <w:marRight w:val="0"/>
                                  <w:marTop w:val="0"/>
                                  <w:marBottom w:val="0"/>
                                  <w:divBdr>
                                    <w:top w:val="none" w:sz="0" w:space="0" w:color="auto"/>
                                    <w:left w:val="none" w:sz="0" w:space="0" w:color="auto"/>
                                    <w:bottom w:val="none" w:sz="0" w:space="0" w:color="auto"/>
                                    <w:right w:val="none" w:sz="0" w:space="0" w:color="auto"/>
                                  </w:divBdr>
                                </w:div>
                              </w:divsChild>
                            </w:div>
                            <w:div w:id="169638332">
                              <w:marLeft w:val="0"/>
                              <w:marRight w:val="0"/>
                              <w:marTop w:val="0"/>
                              <w:marBottom w:val="0"/>
                              <w:divBdr>
                                <w:top w:val="none" w:sz="0" w:space="0" w:color="auto"/>
                                <w:left w:val="none" w:sz="0" w:space="0" w:color="auto"/>
                                <w:bottom w:val="none" w:sz="0" w:space="0" w:color="auto"/>
                                <w:right w:val="none" w:sz="0" w:space="0" w:color="auto"/>
                              </w:divBdr>
                              <w:divsChild>
                                <w:div w:id="1994866237">
                                  <w:marLeft w:val="0"/>
                                  <w:marRight w:val="0"/>
                                  <w:marTop w:val="0"/>
                                  <w:marBottom w:val="0"/>
                                  <w:divBdr>
                                    <w:top w:val="none" w:sz="0" w:space="0" w:color="auto"/>
                                    <w:left w:val="none" w:sz="0" w:space="0" w:color="auto"/>
                                    <w:bottom w:val="none" w:sz="0" w:space="0" w:color="auto"/>
                                    <w:right w:val="none" w:sz="0" w:space="0" w:color="auto"/>
                                  </w:divBdr>
                                </w:div>
                                <w:div w:id="819081907">
                                  <w:marLeft w:val="0"/>
                                  <w:marRight w:val="0"/>
                                  <w:marTop w:val="0"/>
                                  <w:marBottom w:val="0"/>
                                  <w:divBdr>
                                    <w:top w:val="none" w:sz="0" w:space="0" w:color="auto"/>
                                    <w:left w:val="none" w:sz="0" w:space="0" w:color="auto"/>
                                    <w:bottom w:val="none" w:sz="0" w:space="0" w:color="auto"/>
                                    <w:right w:val="none" w:sz="0" w:space="0" w:color="auto"/>
                                  </w:divBdr>
                                  <w:divsChild>
                                    <w:div w:id="1342124542">
                                      <w:marLeft w:val="0"/>
                                      <w:marRight w:val="0"/>
                                      <w:marTop w:val="0"/>
                                      <w:marBottom w:val="0"/>
                                      <w:divBdr>
                                        <w:top w:val="none" w:sz="0" w:space="0" w:color="auto"/>
                                        <w:left w:val="none" w:sz="0" w:space="0" w:color="auto"/>
                                        <w:bottom w:val="none" w:sz="0" w:space="0" w:color="auto"/>
                                        <w:right w:val="none" w:sz="0" w:space="0" w:color="auto"/>
                                      </w:divBdr>
                                      <w:divsChild>
                                        <w:div w:id="136608608">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07841555">
                                              <w:marLeft w:val="0"/>
                                              <w:marRight w:val="0"/>
                                              <w:marTop w:val="0"/>
                                              <w:marBottom w:val="0"/>
                                              <w:divBdr>
                                                <w:top w:val="none" w:sz="0" w:space="0" w:color="auto"/>
                                                <w:left w:val="none" w:sz="0" w:space="0" w:color="auto"/>
                                                <w:bottom w:val="none" w:sz="0" w:space="0" w:color="auto"/>
                                                <w:right w:val="none" w:sz="0" w:space="0" w:color="auto"/>
                                              </w:divBdr>
                                              <w:divsChild>
                                                <w:div w:id="18278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71516">
                                      <w:marLeft w:val="0"/>
                                      <w:marRight w:val="0"/>
                                      <w:marTop w:val="0"/>
                                      <w:marBottom w:val="0"/>
                                      <w:divBdr>
                                        <w:top w:val="none" w:sz="0" w:space="0" w:color="auto"/>
                                        <w:left w:val="none" w:sz="0" w:space="0" w:color="auto"/>
                                        <w:bottom w:val="none" w:sz="0" w:space="0" w:color="auto"/>
                                        <w:right w:val="none" w:sz="0" w:space="0" w:color="auto"/>
                                      </w:divBdr>
                                    </w:div>
                                    <w:div w:id="1684478814">
                                      <w:marLeft w:val="0"/>
                                      <w:marRight w:val="0"/>
                                      <w:marTop w:val="0"/>
                                      <w:marBottom w:val="0"/>
                                      <w:divBdr>
                                        <w:top w:val="none" w:sz="0" w:space="0" w:color="auto"/>
                                        <w:left w:val="none" w:sz="0" w:space="0" w:color="auto"/>
                                        <w:bottom w:val="none" w:sz="0" w:space="0" w:color="auto"/>
                                        <w:right w:val="none" w:sz="0" w:space="0" w:color="auto"/>
                                      </w:divBdr>
                                      <w:divsChild>
                                        <w:div w:id="116971133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3346637">
                                              <w:marLeft w:val="0"/>
                                              <w:marRight w:val="0"/>
                                              <w:marTop w:val="0"/>
                                              <w:marBottom w:val="0"/>
                                              <w:divBdr>
                                                <w:top w:val="none" w:sz="0" w:space="0" w:color="auto"/>
                                                <w:left w:val="none" w:sz="0" w:space="0" w:color="auto"/>
                                                <w:bottom w:val="none" w:sz="0" w:space="0" w:color="auto"/>
                                                <w:right w:val="none" w:sz="0" w:space="0" w:color="auto"/>
                                              </w:divBdr>
                                              <w:divsChild>
                                                <w:div w:id="27729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064628">
                                      <w:marLeft w:val="0"/>
                                      <w:marRight w:val="0"/>
                                      <w:marTop w:val="0"/>
                                      <w:marBottom w:val="0"/>
                                      <w:divBdr>
                                        <w:top w:val="none" w:sz="0" w:space="0" w:color="auto"/>
                                        <w:left w:val="none" w:sz="0" w:space="0" w:color="auto"/>
                                        <w:bottom w:val="none" w:sz="0" w:space="0" w:color="auto"/>
                                        <w:right w:val="none" w:sz="0" w:space="0" w:color="auto"/>
                                      </w:divBdr>
                                    </w:div>
                                    <w:div w:id="409349587">
                                      <w:marLeft w:val="0"/>
                                      <w:marRight w:val="0"/>
                                      <w:marTop w:val="0"/>
                                      <w:marBottom w:val="0"/>
                                      <w:divBdr>
                                        <w:top w:val="none" w:sz="0" w:space="0" w:color="auto"/>
                                        <w:left w:val="none" w:sz="0" w:space="0" w:color="auto"/>
                                        <w:bottom w:val="none" w:sz="0" w:space="0" w:color="auto"/>
                                        <w:right w:val="none" w:sz="0" w:space="0" w:color="auto"/>
                                      </w:divBdr>
                                      <w:divsChild>
                                        <w:div w:id="5297282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37105551">
                                              <w:marLeft w:val="0"/>
                                              <w:marRight w:val="0"/>
                                              <w:marTop w:val="0"/>
                                              <w:marBottom w:val="0"/>
                                              <w:divBdr>
                                                <w:top w:val="none" w:sz="0" w:space="0" w:color="auto"/>
                                                <w:left w:val="none" w:sz="0" w:space="0" w:color="auto"/>
                                                <w:bottom w:val="none" w:sz="0" w:space="0" w:color="auto"/>
                                                <w:right w:val="none" w:sz="0" w:space="0" w:color="auto"/>
                                              </w:divBdr>
                                              <w:divsChild>
                                                <w:div w:id="125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84407">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1298996739">
                              <w:marLeft w:val="0"/>
                              <w:marRight w:val="0"/>
                              <w:marTop w:val="0"/>
                              <w:marBottom w:val="0"/>
                              <w:divBdr>
                                <w:top w:val="none" w:sz="0" w:space="0" w:color="auto"/>
                                <w:left w:val="none" w:sz="0" w:space="0" w:color="auto"/>
                                <w:bottom w:val="none" w:sz="0" w:space="0" w:color="auto"/>
                                <w:right w:val="none" w:sz="0" w:space="0" w:color="auto"/>
                              </w:divBdr>
                              <w:divsChild>
                                <w:div w:id="1607152782">
                                  <w:marLeft w:val="0"/>
                                  <w:marRight w:val="0"/>
                                  <w:marTop w:val="0"/>
                                  <w:marBottom w:val="0"/>
                                  <w:divBdr>
                                    <w:top w:val="none" w:sz="0" w:space="0" w:color="auto"/>
                                    <w:left w:val="none" w:sz="0" w:space="0" w:color="auto"/>
                                    <w:bottom w:val="none" w:sz="0" w:space="0" w:color="auto"/>
                                    <w:right w:val="none" w:sz="0" w:space="0" w:color="auto"/>
                                  </w:divBdr>
                                </w:div>
                                <w:div w:id="193156593">
                                  <w:marLeft w:val="0"/>
                                  <w:marRight w:val="0"/>
                                  <w:marTop w:val="0"/>
                                  <w:marBottom w:val="0"/>
                                  <w:divBdr>
                                    <w:top w:val="none" w:sz="0" w:space="0" w:color="auto"/>
                                    <w:left w:val="none" w:sz="0" w:space="0" w:color="auto"/>
                                    <w:bottom w:val="none" w:sz="0" w:space="0" w:color="auto"/>
                                    <w:right w:val="none" w:sz="0" w:space="0" w:color="auto"/>
                                  </w:divBdr>
                                  <w:divsChild>
                                    <w:div w:id="7451048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3319815">
                                          <w:marLeft w:val="0"/>
                                          <w:marRight w:val="0"/>
                                          <w:marTop w:val="0"/>
                                          <w:marBottom w:val="0"/>
                                          <w:divBdr>
                                            <w:top w:val="none" w:sz="0" w:space="0" w:color="auto"/>
                                            <w:left w:val="none" w:sz="0" w:space="0" w:color="auto"/>
                                            <w:bottom w:val="none" w:sz="0" w:space="0" w:color="auto"/>
                                            <w:right w:val="none" w:sz="0" w:space="0" w:color="auto"/>
                                          </w:divBdr>
                                          <w:divsChild>
                                            <w:div w:id="14313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655">
                          <w:marLeft w:val="0"/>
                          <w:marRight w:val="0"/>
                          <w:marTop w:val="0"/>
                          <w:marBottom w:val="0"/>
                          <w:divBdr>
                            <w:top w:val="none" w:sz="0" w:space="0" w:color="auto"/>
                            <w:left w:val="none" w:sz="0" w:space="0" w:color="auto"/>
                            <w:bottom w:val="none" w:sz="0" w:space="0" w:color="auto"/>
                            <w:right w:val="none" w:sz="0" w:space="0" w:color="auto"/>
                          </w:divBdr>
                          <w:divsChild>
                            <w:div w:id="218982853">
                              <w:marLeft w:val="0"/>
                              <w:marRight w:val="0"/>
                              <w:marTop w:val="0"/>
                              <w:marBottom w:val="0"/>
                              <w:divBdr>
                                <w:top w:val="none" w:sz="0" w:space="0" w:color="auto"/>
                                <w:left w:val="none" w:sz="0" w:space="0" w:color="auto"/>
                                <w:bottom w:val="none" w:sz="0" w:space="0" w:color="auto"/>
                                <w:right w:val="none" w:sz="0" w:space="0" w:color="auto"/>
                              </w:divBdr>
                            </w:div>
                            <w:div w:id="1426418423">
                              <w:marLeft w:val="0"/>
                              <w:marRight w:val="0"/>
                              <w:marTop w:val="0"/>
                              <w:marBottom w:val="0"/>
                              <w:divBdr>
                                <w:top w:val="none" w:sz="0" w:space="0" w:color="auto"/>
                                <w:left w:val="none" w:sz="0" w:space="0" w:color="auto"/>
                                <w:bottom w:val="none" w:sz="0" w:space="0" w:color="auto"/>
                                <w:right w:val="none" w:sz="0" w:space="0" w:color="auto"/>
                              </w:divBdr>
                            </w:div>
                            <w:div w:id="5624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5480">
                      <w:marLeft w:val="0"/>
                      <w:marRight w:val="0"/>
                      <w:marTop w:val="0"/>
                      <w:marBottom w:val="0"/>
                      <w:divBdr>
                        <w:top w:val="none" w:sz="0" w:space="0" w:color="auto"/>
                        <w:left w:val="none" w:sz="0" w:space="0" w:color="auto"/>
                        <w:bottom w:val="none" w:sz="0" w:space="0" w:color="auto"/>
                        <w:right w:val="none" w:sz="0" w:space="0" w:color="auto"/>
                      </w:divBdr>
                      <w:divsChild>
                        <w:div w:id="593514979">
                          <w:marLeft w:val="0"/>
                          <w:marRight w:val="0"/>
                          <w:marTop w:val="0"/>
                          <w:marBottom w:val="0"/>
                          <w:divBdr>
                            <w:top w:val="none" w:sz="0" w:space="0" w:color="auto"/>
                            <w:left w:val="none" w:sz="0" w:space="0" w:color="auto"/>
                            <w:bottom w:val="none" w:sz="0" w:space="0" w:color="auto"/>
                            <w:right w:val="none" w:sz="0" w:space="0" w:color="auto"/>
                          </w:divBdr>
                        </w:div>
                        <w:div w:id="533538918">
                          <w:marLeft w:val="0"/>
                          <w:marRight w:val="0"/>
                          <w:marTop w:val="0"/>
                          <w:marBottom w:val="0"/>
                          <w:divBdr>
                            <w:top w:val="none" w:sz="0" w:space="0" w:color="auto"/>
                            <w:left w:val="none" w:sz="0" w:space="0" w:color="auto"/>
                            <w:bottom w:val="none" w:sz="0" w:space="0" w:color="auto"/>
                            <w:right w:val="none" w:sz="0" w:space="0" w:color="auto"/>
                          </w:divBdr>
                        </w:div>
                        <w:div w:id="125051279">
                          <w:marLeft w:val="0"/>
                          <w:marRight w:val="0"/>
                          <w:marTop w:val="0"/>
                          <w:marBottom w:val="0"/>
                          <w:divBdr>
                            <w:top w:val="none" w:sz="0" w:space="0" w:color="auto"/>
                            <w:left w:val="none" w:sz="0" w:space="0" w:color="auto"/>
                            <w:bottom w:val="none" w:sz="0" w:space="0" w:color="auto"/>
                            <w:right w:val="none" w:sz="0" w:space="0" w:color="auto"/>
                          </w:divBdr>
                          <w:divsChild>
                            <w:div w:id="5056377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81208527">
                                  <w:marLeft w:val="0"/>
                                  <w:marRight w:val="0"/>
                                  <w:marTop w:val="0"/>
                                  <w:marBottom w:val="0"/>
                                  <w:divBdr>
                                    <w:top w:val="none" w:sz="0" w:space="0" w:color="auto"/>
                                    <w:left w:val="none" w:sz="0" w:space="0" w:color="auto"/>
                                    <w:bottom w:val="none" w:sz="0" w:space="0" w:color="auto"/>
                                    <w:right w:val="none" w:sz="0" w:space="0" w:color="auto"/>
                                  </w:divBdr>
                                  <w:divsChild>
                                    <w:div w:id="145636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2581">
                          <w:marLeft w:val="0"/>
                          <w:marRight w:val="0"/>
                          <w:marTop w:val="0"/>
                          <w:marBottom w:val="0"/>
                          <w:divBdr>
                            <w:top w:val="none" w:sz="0" w:space="0" w:color="auto"/>
                            <w:left w:val="none" w:sz="0" w:space="0" w:color="auto"/>
                            <w:bottom w:val="none" w:sz="0" w:space="0" w:color="auto"/>
                            <w:right w:val="none" w:sz="0" w:space="0" w:color="auto"/>
                          </w:divBdr>
                        </w:div>
                        <w:div w:id="1640765074">
                          <w:marLeft w:val="0"/>
                          <w:marRight w:val="0"/>
                          <w:marTop w:val="0"/>
                          <w:marBottom w:val="0"/>
                          <w:divBdr>
                            <w:top w:val="none" w:sz="0" w:space="0" w:color="auto"/>
                            <w:left w:val="none" w:sz="0" w:space="0" w:color="auto"/>
                            <w:bottom w:val="none" w:sz="0" w:space="0" w:color="auto"/>
                            <w:right w:val="none" w:sz="0" w:space="0" w:color="auto"/>
                          </w:divBdr>
                          <w:divsChild>
                            <w:div w:id="10942815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08743944">
                                  <w:marLeft w:val="0"/>
                                  <w:marRight w:val="0"/>
                                  <w:marTop w:val="0"/>
                                  <w:marBottom w:val="0"/>
                                  <w:divBdr>
                                    <w:top w:val="none" w:sz="0" w:space="0" w:color="auto"/>
                                    <w:left w:val="none" w:sz="0" w:space="0" w:color="auto"/>
                                    <w:bottom w:val="none" w:sz="0" w:space="0" w:color="auto"/>
                                    <w:right w:val="none" w:sz="0" w:space="0" w:color="auto"/>
                                  </w:divBdr>
                                  <w:divsChild>
                                    <w:div w:id="495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92207">
                      <w:marLeft w:val="0"/>
                      <w:marRight w:val="0"/>
                      <w:marTop w:val="0"/>
                      <w:marBottom w:val="0"/>
                      <w:divBdr>
                        <w:top w:val="none" w:sz="0" w:space="0" w:color="auto"/>
                        <w:left w:val="none" w:sz="0" w:space="0" w:color="auto"/>
                        <w:bottom w:val="none" w:sz="0" w:space="0" w:color="auto"/>
                        <w:right w:val="none" w:sz="0" w:space="0" w:color="auto"/>
                      </w:divBdr>
                      <w:divsChild>
                        <w:div w:id="820149977">
                          <w:marLeft w:val="0"/>
                          <w:marRight w:val="0"/>
                          <w:marTop w:val="450"/>
                          <w:marBottom w:val="450"/>
                          <w:divBdr>
                            <w:top w:val="none" w:sz="0" w:space="0" w:color="auto"/>
                            <w:left w:val="single" w:sz="24" w:space="0" w:color="6DB33F"/>
                            <w:bottom w:val="none" w:sz="0" w:space="0" w:color="auto"/>
                            <w:right w:val="none" w:sz="0" w:space="0" w:color="auto"/>
                          </w:divBdr>
                        </w:div>
                        <w:div w:id="1867331272">
                          <w:marLeft w:val="0"/>
                          <w:marRight w:val="0"/>
                          <w:marTop w:val="0"/>
                          <w:marBottom w:val="0"/>
                          <w:divBdr>
                            <w:top w:val="none" w:sz="0" w:space="0" w:color="auto"/>
                            <w:left w:val="none" w:sz="0" w:space="0" w:color="auto"/>
                            <w:bottom w:val="none" w:sz="0" w:space="0" w:color="auto"/>
                            <w:right w:val="none" w:sz="0" w:space="0" w:color="auto"/>
                          </w:divBdr>
                        </w:div>
                        <w:div w:id="940065347">
                          <w:marLeft w:val="0"/>
                          <w:marRight w:val="0"/>
                          <w:marTop w:val="0"/>
                          <w:marBottom w:val="0"/>
                          <w:divBdr>
                            <w:top w:val="none" w:sz="0" w:space="0" w:color="auto"/>
                            <w:left w:val="none" w:sz="0" w:space="0" w:color="auto"/>
                            <w:bottom w:val="none" w:sz="0" w:space="0" w:color="auto"/>
                            <w:right w:val="none" w:sz="0" w:space="0" w:color="auto"/>
                          </w:divBdr>
                        </w:div>
                        <w:div w:id="785393691">
                          <w:marLeft w:val="0"/>
                          <w:marRight w:val="0"/>
                          <w:marTop w:val="0"/>
                          <w:marBottom w:val="0"/>
                          <w:divBdr>
                            <w:top w:val="none" w:sz="0" w:space="0" w:color="auto"/>
                            <w:left w:val="none" w:sz="0" w:space="0" w:color="auto"/>
                            <w:bottom w:val="none" w:sz="0" w:space="0" w:color="auto"/>
                            <w:right w:val="none" w:sz="0" w:space="0" w:color="auto"/>
                          </w:divBdr>
                          <w:divsChild>
                            <w:div w:id="1489101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26841567">
                                  <w:marLeft w:val="0"/>
                                  <w:marRight w:val="0"/>
                                  <w:marTop w:val="0"/>
                                  <w:marBottom w:val="0"/>
                                  <w:divBdr>
                                    <w:top w:val="none" w:sz="0" w:space="0" w:color="auto"/>
                                    <w:left w:val="none" w:sz="0" w:space="0" w:color="auto"/>
                                    <w:bottom w:val="none" w:sz="0" w:space="0" w:color="auto"/>
                                    <w:right w:val="none" w:sz="0" w:space="0" w:color="auto"/>
                                  </w:divBdr>
                                  <w:divsChild>
                                    <w:div w:id="3355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54545">
                          <w:marLeft w:val="0"/>
                          <w:marRight w:val="0"/>
                          <w:marTop w:val="0"/>
                          <w:marBottom w:val="0"/>
                          <w:divBdr>
                            <w:top w:val="none" w:sz="0" w:space="0" w:color="auto"/>
                            <w:left w:val="none" w:sz="0" w:space="0" w:color="auto"/>
                            <w:bottom w:val="none" w:sz="0" w:space="0" w:color="auto"/>
                            <w:right w:val="none" w:sz="0" w:space="0" w:color="auto"/>
                          </w:divBdr>
                        </w:div>
                        <w:div w:id="273366291">
                          <w:marLeft w:val="0"/>
                          <w:marRight w:val="0"/>
                          <w:marTop w:val="0"/>
                          <w:marBottom w:val="0"/>
                          <w:divBdr>
                            <w:top w:val="none" w:sz="0" w:space="0" w:color="auto"/>
                            <w:left w:val="none" w:sz="0" w:space="0" w:color="auto"/>
                            <w:bottom w:val="none" w:sz="0" w:space="0" w:color="auto"/>
                            <w:right w:val="none" w:sz="0" w:space="0" w:color="auto"/>
                          </w:divBdr>
                        </w:div>
                      </w:divsChild>
                    </w:div>
                    <w:div w:id="66536276">
                      <w:marLeft w:val="0"/>
                      <w:marRight w:val="0"/>
                      <w:marTop w:val="0"/>
                      <w:marBottom w:val="0"/>
                      <w:divBdr>
                        <w:top w:val="none" w:sz="0" w:space="0" w:color="auto"/>
                        <w:left w:val="none" w:sz="0" w:space="0" w:color="auto"/>
                        <w:bottom w:val="none" w:sz="0" w:space="0" w:color="auto"/>
                        <w:right w:val="none" w:sz="0" w:space="0" w:color="auto"/>
                      </w:divBdr>
                      <w:divsChild>
                        <w:div w:id="25257700">
                          <w:marLeft w:val="0"/>
                          <w:marRight w:val="0"/>
                          <w:marTop w:val="0"/>
                          <w:marBottom w:val="0"/>
                          <w:divBdr>
                            <w:top w:val="none" w:sz="0" w:space="0" w:color="auto"/>
                            <w:left w:val="none" w:sz="0" w:space="0" w:color="auto"/>
                            <w:bottom w:val="none" w:sz="0" w:space="0" w:color="auto"/>
                            <w:right w:val="none" w:sz="0" w:space="0" w:color="auto"/>
                          </w:divBdr>
                        </w:div>
                        <w:div w:id="1654217347">
                          <w:marLeft w:val="0"/>
                          <w:marRight w:val="0"/>
                          <w:marTop w:val="0"/>
                          <w:marBottom w:val="0"/>
                          <w:divBdr>
                            <w:top w:val="none" w:sz="0" w:space="0" w:color="auto"/>
                            <w:left w:val="none" w:sz="0" w:space="0" w:color="auto"/>
                            <w:bottom w:val="none" w:sz="0" w:space="0" w:color="auto"/>
                            <w:right w:val="none" w:sz="0" w:space="0" w:color="auto"/>
                          </w:divBdr>
                        </w:div>
                        <w:div w:id="1916234958">
                          <w:marLeft w:val="0"/>
                          <w:marRight w:val="0"/>
                          <w:marTop w:val="0"/>
                          <w:marBottom w:val="0"/>
                          <w:divBdr>
                            <w:top w:val="none" w:sz="0" w:space="0" w:color="auto"/>
                            <w:left w:val="none" w:sz="0" w:space="0" w:color="auto"/>
                            <w:bottom w:val="none" w:sz="0" w:space="0" w:color="auto"/>
                            <w:right w:val="none" w:sz="0" w:space="0" w:color="auto"/>
                          </w:divBdr>
                        </w:div>
                        <w:div w:id="1980651464">
                          <w:marLeft w:val="0"/>
                          <w:marRight w:val="0"/>
                          <w:marTop w:val="0"/>
                          <w:marBottom w:val="0"/>
                          <w:divBdr>
                            <w:top w:val="none" w:sz="0" w:space="0" w:color="auto"/>
                            <w:left w:val="none" w:sz="0" w:space="0" w:color="auto"/>
                            <w:bottom w:val="none" w:sz="0" w:space="0" w:color="auto"/>
                            <w:right w:val="none" w:sz="0" w:space="0" w:color="auto"/>
                          </w:divBdr>
                          <w:divsChild>
                            <w:div w:id="1425300232">
                              <w:marLeft w:val="0"/>
                              <w:marRight w:val="0"/>
                              <w:marTop w:val="0"/>
                              <w:marBottom w:val="300"/>
                              <w:divBdr>
                                <w:top w:val="single" w:sz="6" w:space="15" w:color="E6E6E6"/>
                                <w:left w:val="single" w:sz="6" w:space="15" w:color="E6E6E6"/>
                                <w:bottom w:val="single" w:sz="6" w:space="15" w:color="E6E6E6"/>
                                <w:right w:val="single" w:sz="6" w:space="15" w:color="E6E6E6"/>
                              </w:divBdr>
                              <w:divsChild>
                                <w:div w:id="514734063">
                                  <w:marLeft w:val="0"/>
                                  <w:marRight w:val="0"/>
                                  <w:marTop w:val="0"/>
                                  <w:marBottom w:val="0"/>
                                  <w:divBdr>
                                    <w:top w:val="none" w:sz="0" w:space="0" w:color="auto"/>
                                    <w:left w:val="none" w:sz="0" w:space="0" w:color="auto"/>
                                    <w:bottom w:val="none" w:sz="0" w:space="0" w:color="auto"/>
                                    <w:right w:val="none" w:sz="0" w:space="0" w:color="auto"/>
                                  </w:divBdr>
                                  <w:divsChild>
                                    <w:div w:id="9508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124032">
                          <w:marLeft w:val="0"/>
                          <w:marRight w:val="0"/>
                          <w:marTop w:val="0"/>
                          <w:marBottom w:val="0"/>
                          <w:divBdr>
                            <w:top w:val="none" w:sz="0" w:space="0" w:color="auto"/>
                            <w:left w:val="none" w:sz="0" w:space="0" w:color="auto"/>
                            <w:bottom w:val="none" w:sz="0" w:space="0" w:color="auto"/>
                            <w:right w:val="none" w:sz="0" w:space="0" w:color="auto"/>
                          </w:divBdr>
                        </w:div>
                        <w:div w:id="944188836">
                          <w:marLeft w:val="0"/>
                          <w:marRight w:val="0"/>
                          <w:marTop w:val="0"/>
                          <w:marBottom w:val="0"/>
                          <w:divBdr>
                            <w:top w:val="none" w:sz="0" w:space="0" w:color="auto"/>
                            <w:left w:val="none" w:sz="0" w:space="0" w:color="auto"/>
                            <w:bottom w:val="none" w:sz="0" w:space="0" w:color="auto"/>
                            <w:right w:val="none" w:sz="0" w:space="0" w:color="auto"/>
                          </w:divBdr>
                        </w:div>
                        <w:div w:id="190925524">
                          <w:marLeft w:val="0"/>
                          <w:marRight w:val="0"/>
                          <w:marTop w:val="0"/>
                          <w:marBottom w:val="0"/>
                          <w:divBdr>
                            <w:top w:val="none" w:sz="0" w:space="0" w:color="auto"/>
                            <w:left w:val="none" w:sz="0" w:space="0" w:color="auto"/>
                            <w:bottom w:val="none" w:sz="0" w:space="0" w:color="auto"/>
                            <w:right w:val="none" w:sz="0" w:space="0" w:color="auto"/>
                          </w:divBdr>
                          <w:divsChild>
                            <w:div w:id="5614795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81438007">
                                  <w:marLeft w:val="0"/>
                                  <w:marRight w:val="0"/>
                                  <w:marTop w:val="0"/>
                                  <w:marBottom w:val="0"/>
                                  <w:divBdr>
                                    <w:top w:val="none" w:sz="0" w:space="0" w:color="auto"/>
                                    <w:left w:val="none" w:sz="0" w:space="0" w:color="auto"/>
                                    <w:bottom w:val="none" w:sz="0" w:space="0" w:color="auto"/>
                                    <w:right w:val="none" w:sz="0" w:space="0" w:color="auto"/>
                                  </w:divBdr>
                                  <w:divsChild>
                                    <w:div w:id="20727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45144">
                          <w:marLeft w:val="0"/>
                          <w:marRight w:val="0"/>
                          <w:marTop w:val="0"/>
                          <w:marBottom w:val="0"/>
                          <w:divBdr>
                            <w:top w:val="none" w:sz="0" w:space="0" w:color="auto"/>
                            <w:left w:val="none" w:sz="0" w:space="0" w:color="auto"/>
                            <w:bottom w:val="none" w:sz="0" w:space="0" w:color="auto"/>
                            <w:right w:val="none" w:sz="0" w:space="0" w:color="auto"/>
                          </w:divBdr>
                        </w:div>
                        <w:div w:id="1221941705">
                          <w:marLeft w:val="0"/>
                          <w:marRight w:val="0"/>
                          <w:marTop w:val="0"/>
                          <w:marBottom w:val="0"/>
                          <w:divBdr>
                            <w:top w:val="none" w:sz="0" w:space="0" w:color="auto"/>
                            <w:left w:val="none" w:sz="0" w:space="0" w:color="auto"/>
                            <w:bottom w:val="none" w:sz="0" w:space="0" w:color="auto"/>
                            <w:right w:val="none" w:sz="0" w:space="0" w:color="auto"/>
                          </w:divBdr>
                          <w:divsChild>
                            <w:div w:id="15972503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0197121">
                                  <w:marLeft w:val="0"/>
                                  <w:marRight w:val="0"/>
                                  <w:marTop w:val="0"/>
                                  <w:marBottom w:val="0"/>
                                  <w:divBdr>
                                    <w:top w:val="none" w:sz="0" w:space="0" w:color="auto"/>
                                    <w:left w:val="none" w:sz="0" w:space="0" w:color="auto"/>
                                    <w:bottom w:val="none" w:sz="0" w:space="0" w:color="auto"/>
                                    <w:right w:val="none" w:sz="0" w:space="0" w:color="auto"/>
                                  </w:divBdr>
                                  <w:divsChild>
                                    <w:div w:id="120961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634609">
                          <w:marLeft w:val="0"/>
                          <w:marRight w:val="0"/>
                          <w:marTop w:val="0"/>
                          <w:marBottom w:val="0"/>
                          <w:divBdr>
                            <w:top w:val="none" w:sz="0" w:space="0" w:color="auto"/>
                            <w:left w:val="none" w:sz="0" w:space="0" w:color="auto"/>
                            <w:bottom w:val="none" w:sz="0" w:space="0" w:color="auto"/>
                            <w:right w:val="none" w:sz="0" w:space="0" w:color="auto"/>
                          </w:divBdr>
                        </w:div>
                        <w:div w:id="1642226428">
                          <w:marLeft w:val="0"/>
                          <w:marRight w:val="0"/>
                          <w:marTop w:val="0"/>
                          <w:marBottom w:val="0"/>
                          <w:divBdr>
                            <w:top w:val="none" w:sz="0" w:space="0" w:color="auto"/>
                            <w:left w:val="none" w:sz="0" w:space="0" w:color="auto"/>
                            <w:bottom w:val="none" w:sz="0" w:space="0" w:color="auto"/>
                            <w:right w:val="none" w:sz="0" w:space="0" w:color="auto"/>
                          </w:divBdr>
                          <w:divsChild>
                            <w:div w:id="18742263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16576954">
                                  <w:marLeft w:val="0"/>
                                  <w:marRight w:val="0"/>
                                  <w:marTop w:val="0"/>
                                  <w:marBottom w:val="0"/>
                                  <w:divBdr>
                                    <w:top w:val="none" w:sz="0" w:space="0" w:color="auto"/>
                                    <w:left w:val="none" w:sz="0" w:space="0" w:color="auto"/>
                                    <w:bottom w:val="none" w:sz="0" w:space="0" w:color="auto"/>
                                    <w:right w:val="none" w:sz="0" w:space="0" w:color="auto"/>
                                  </w:divBdr>
                                  <w:divsChild>
                                    <w:div w:id="4039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885320">
                  <w:marLeft w:val="0"/>
                  <w:marRight w:val="0"/>
                  <w:marTop w:val="0"/>
                  <w:marBottom w:val="0"/>
                  <w:divBdr>
                    <w:top w:val="none" w:sz="0" w:space="0" w:color="auto"/>
                    <w:left w:val="none" w:sz="0" w:space="0" w:color="auto"/>
                    <w:bottom w:val="none" w:sz="0" w:space="0" w:color="auto"/>
                    <w:right w:val="none" w:sz="0" w:space="0" w:color="auto"/>
                  </w:divBdr>
                  <w:divsChild>
                    <w:div w:id="2051105178">
                      <w:marLeft w:val="0"/>
                      <w:marRight w:val="0"/>
                      <w:marTop w:val="0"/>
                      <w:marBottom w:val="0"/>
                      <w:divBdr>
                        <w:top w:val="none" w:sz="0" w:space="0" w:color="auto"/>
                        <w:left w:val="none" w:sz="0" w:space="0" w:color="auto"/>
                        <w:bottom w:val="none" w:sz="0" w:space="0" w:color="auto"/>
                        <w:right w:val="none" w:sz="0" w:space="0" w:color="auto"/>
                      </w:divBdr>
                    </w:div>
                    <w:div w:id="42877205">
                      <w:marLeft w:val="0"/>
                      <w:marRight w:val="0"/>
                      <w:marTop w:val="0"/>
                      <w:marBottom w:val="0"/>
                      <w:divBdr>
                        <w:top w:val="none" w:sz="0" w:space="0" w:color="auto"/>
                        <w:left w:val="none" w:sz="0" w:space="0" w:color="auto"/>
                        <w:bottom w:val="none" w:sz="0" w:space="0" w:color="auto"/>
                        <w:right w:val="none" w:sz="0" w:space="0" w:color="auto"/>
                      </w:divBdr>
                    </w:div>
                    <w:div w:id="1314404769">
                      <w:marLeft w:val="0"/>
                      <w:marRight w:val="0"/>
                      <w:marTop w:val="0"/>
                      <w:marBottom w:val="0"/>
                      <w:divBdr>
                        <w:top w:val="none" w:sz="0" w:space="0" w:color="auto"/>
                        <w:left w:val="none" w:sz="0" w:space="0" w:color="auto"/>
                        <w:bottom w:val="none" w:sz="0" w:space="0" w:color="auto"/>
                        <w:right w:val="none" w:sz="0" w:space="0" w:color="auto"/>
                      </w:divBdr>
                    </w:div>
                    <w:div w:id="1855419917">
                      <w:marLeft w:val="0"/>
                      <w:marRight w:val="0"/>
                      <w:marTop w:val="450"/>
                      <w:marBottom w:val="450"/>
                      <w:divBdr>
                        <w:top w:val="none" w:sz="0" w:space="0" w:color="auto"/>
                        <w:left w:val="single" w:sz="24" w:space="0" w:color="6DB33F"/>
                        <w:bottom w:val="none" w:sz="0" w:space="0" w:color="auto"/>
                        <w:right w:val="none" w:sz="0" w:space="0" w:color="auto"/>
                      </w:divBdr>
                    </w:div>
                    <w:div w:id="1386635818">
                      <w:marLeft w:val="0"/>
                      <w:marRight w:val="0"/>
                      <w:marTop w:val="0"/>
                      <w:marBottom w:val="0"/>
                      <w:divBdr>
                        <w:top w:val="none" w:sz="0" w:space="0" w:color="auto"/>
                        <w:left w:val="none" w:sz="0" w:space="0" w:color="auto"/>
                        <w:bottom w:val="none" w:sz="0" w:space="0" w:color="auto"/>
                        <w:right w:val="none" w:sz="0" w:space="0" w:color="auto"/>
                      </w:divBdr>
                      <w:divsChild>
                        <w:div w:id="2142185157">
                          <w:marLeft w:val="0"/>
                          <w:marRight w:val="0"/>
                          <w:marTop w:val="0"/>
                          <w:marBottom w:val="0"/>
                          <w:divBdr>
                            <w:top w:val="none" w:sz="0" w:space="0" w:color="auto"/>
                            <w:left w:val="none" w:sz="0" w:space="0" w:color="auto"/>
                            <w:bottom w:val="none" w:sz="0" w:space="0" w:color="auto"/>
                            <w:right w:val="none" w:sz="0" w:space="0" w:color="auto"/>
                          </w:divBdr>
                        </w:div>
                        <w:div w:id="1916275825">
                          <w:marLeft w:val="0"/>
                          <w:marRight w:val="0"/>
                          <w:marTop w:val="0"/>
                          <w:marBottom w:val="0"/>
                          <w:divBdr>
                            <w:top w:val="none" w:sz="0" w:space="0" w:color="auto"/>
                            <w:left w:val="none" w:sz="0" w:space="0" w:color="auto"/>
                            <w:bottom w:val="none" w:sz="0" w:space="0" w:color="auto"/>
                            <w:right w:val="none" w:sz="0" w:space="0" w:color="auto"/>
                          </w:divBdr>
                        </w:div>
                        <w:div w:id="440805266">
                          <w:marLeft w:val="0"/>
                          <w:marRight w:val="0"/>
                          <w:marTop w:val="0"/>
                          <w:marBottom w:val="0"/>
                          <w:divBdr>
                            <w:top w:val="none" w:sz="0" w:space="0" w:color="auto"/>
                            <w:left w:val="none" w:sz="0" w:space="0" w:color="auto"/>
                            <w:bottom w:val="none" w:sz="0" w:space="0" w:color="auto"/>
                            <w:right w:val="none" w:sz="0" w:space="0" w:color="auto"/>
                          </w:divBdr>
                          <w:divsChild>
                            <w:div w:id="18908766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39443347">
                                  <w:marLeft w:val="0"/>
                                  <w:marRight w:val="0"/>
                                  <w:marTop w:val="0"/>
                                  <w:marBottom w:val="0"/>
                                  <w:divBdr>
                                    <w:top w:val="none" w:sz="0" w:space="0" w:color="auto"/>
                                    <w:left w:val="none" w:sz="0" w:space="0" w:color="auto"/>
                                    <w:bottom w:val="none" w:sz="0" w:space="0" w:color="auto"/>
                                    <w:right w:val="none" w:sz="0" w:space="0" w:color="auto"/>
                                  </w:divBdr>
                                  <w:divsChild>
                                    <w:div w:id="14995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636817">
                          <w:marLeft w:val="0"/>
                          <w:marRight w:val="0"/>
                          <w:marTop w:val="0"/>
                          <w:marBottom w:val="0"/>
                          <w:divBdr>
                            <w:top w:val="none" w:sz="0" w:space="0" w:color="auto"/>
                            <w:left w:val="none" w:sz="0" w:space="0" w:color="auto"/>
                            <w:bottom w:val="none" w:sz="0" w:space="0" w:color="auto"/>
                            <w:right w:val="none" w:sz="0" w:space="0" w:color="auto"/>
                          </w:divBdr>
                        </w:div>
                      </w:divsChild>
                    </w:div>
                    <w:div w:id="16933356">
                      <w:marLeft w:val="0"/>
                      <w:marRight w:val="0"/>
                      <w:marTop w:val="0"/>
                      <w:marBottom w:val="0"/>
                      <w:divBdr>
                        <w:top w:val="none" w:sz="0" w:space="0" w:color="auto"/>
                        <w:left w:val="none" w:sz="0" w:space="0" w:color="auto"/>
                        <w:bottom w:val="none" w:sz="0" w:space="0" w:color="auto"/>
                        <w:right w:val="none" w:sz="0" w:space="0" w:color="auto"/>
                      </w:divBdr>
                      <w:divsChild>
                        <w:div w:id="323708752">
                          <w:marLeft w:val="0"/>
                          <w:marRight w:val="0"/>
                          <w:marTop w:val="0"/>
                          <w:marBottom w:val="0"/>
                          <w:divBdr>
                            <w:top w:val="none" w:sz="0" w:space="0" w:color="auto"/>
                            <w:left w:val="none" w:sz="0" w:space="0" w:color="auto"/>
                            <w:bottom w:val="none" w:sz="0" w:space="0" w:color="auto"/>
                            <w:right w:val="none" w:sz="0" w:space="0" w:color="auto"/>
                          </w:divBdr>
                        </w:div>
                        <w:div w:id="438527950">
                          <w:marLeft w:val="0"/>
                          <w:marRight w:val="0"/>
                          <w:marTop w:val="0"/>
                          <w:marBottom w:val="0"/>
                          <w:divBdr>
                            <w:top w:val="none" w:sz="0" w:space="0" w:color="auto"/>
                            <w:left w:val="none" w:sz="0" w:space="0" w:color="auto"/>
                            <w:bottom w:val="none" w:sz="0" w:space="0" w:color="auto"/>
                            <w:right w:val="none" w:sz="0" w:space="0" w:color="auto"/>
                          </w:divBdr>
                        </w:div>
                        <w:div w:id="1421414130">
                          <w:marLeft w:val="0"/>
                          <w:marRight w:val="0"/>
                          <w:marTop w:val="0"/>
                          <w:marBottom w:val="0"/>
                          <w:divBdr>
                            <w:top w:val="none" w:sz="0" w:space="0" w:color="auto"/>
                            <w:left w:val="none" w:sz="0" w:space="0" w:color="auto"/>
                            <w:bottom w:val="none" w:sz="0" w:space="0" w:color="auto"/>
                            <w:right w:val="none" w:sz="0" w:space="0" w:color="auto"/>
                          </w:divBdr>
                          <w:divsChild>
                            <w:div w:id="11054183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86459635">
                                  <w:marLeft w:val="0"/>
                                  <w:marRight w:val="0"/>
                                  <w:marTop w:val="0"/>
                                  <w:marBottom w:val="0"/>
                                  <w:divBdr>
                                    <w:top w:val="none" w:sz="0" w:space="0" w:color="auto"/>
                                    <w:left w:val="none" w:sz="0" w:space="0" w:color="auto"/>
                                    <w:bottom w:val="none" w:sz="0" w:space="0" w:color="auto"/>
                                    <w:right w:val="none" w:sz="0" w:space="0" w:color="auto"/>
                                  </w:divBdr>
                                  <w:divsChild>
                                    <w:div w:id="18276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23504">
                          <w:marLeft w:val="0"/>
                          <w:marRight w:val="0"/>
                          <w:marTop w:val="0"/>
                          <w:marBottom w:val="0"/>
                          <w:divBdr>
                            <w:top w:val="none" w:sz="0" w:space="0" w:color="auto"/>
                            <w:left w:val="none" w:sz="0" w:space="0" w:color="auto"/>
                            <w:bottom w:val="none" w:sz="0" w:space="0" w:color="auto"/>
                            <w:right w:val="none" w:sz="0" w:space="0" w:color="auto"/>
                          </w:divBdr>
                        </w:div>
                        <w:div w:id="112218296">
                          <w:marLeft w:val="0"/>
                          <w:marRight w:val="0"/>
                          <w:marTop w:val="0"/>
                          <w:marBottom w:val="0"/>
                          <w:divBdr>
                            <w:top w:val="none" w:sz="0" w:space="0" w:color="auto"/>
                            <w:left w:val="none" w:sz="0" w:space="0" w:color="auto"/>
                            <w:bottom w:val="none" w:sz="0" w:space="0" w:color="auto"/>
                            <w:right w:val="none" w:sz="0" w:space="0" w:color="auto"/>
                          </w:divBdr>
                          <w:divsChild>
                            <w:div w:id="12754072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707821">
                                  <w:marLeft w:val="0"/>
                                  <w:marRight w:val="0"/>
                                  <w:marTop w:val="0"/>
                                  <w:marBottom w:val="0"/>
                                  <w:divBdr>
                                    <w:top w:val="none" w:sz="0" w:space="0" w:color="auto"/>
                                    <w:left w:val="none" w:sz="0" w:space="0" w:color="auto"/>
                                    <w:bottom w:val="none" w:sz="0" w:space="0" w:color="auto"/>
                                    <w:right w:val="none" w:sz="0" w:space="0" w:color="auto"/>
                                  </w:divBdr>
                                  <w:divsChild>
                                    <w:div w:id="18496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0456">
                          <w:marLeft w:val="0"/>
                          <w:marRight w:val="0"/>
                          <w:marTop w:val="0"/>
                          <w:marBottom w:val="0"/>
                          <w:divBdr>
                            <w:top w:val="none" w:sz="0" w:space="0" w:color="auto"/>
                            <w:left w:val="none" w:sz="0" w:space="0" w:color="auto"/>
                            <w:bottom w:val="none" w:sz="0" w:space="0" w:color="auto"/>
                            <w:right w:val="none" w:sz="0" w:space="0" w:color="auto"/>
                          </w:divBdr>
                        </w:div>
                        <w:div w:id="524169801">
                          <w:marLeft w:val="0"/>
                          <w:marRight w:val="0"/>
                          <w:marTop w:val="0"/>
                          <w:marBottom w:val="0"/>
                          <w:divBdr>
                            <w:top w:val="none" w:sz="0" w:space="0" w:color="auto"/>
                            <w:left w:val="none" w:sz="0" w:space="0" w:color="auto"/>
                            <w:bottom w:val="none" w:sz="0" w:space="0" w:color="auto"/>
                            <w:right w:val="none" w:sz="0" w:space="0" w:color="auto"/>
                          </w:divBdr>
                        </w:div>
                        <w:div w:id="2068794056">
                          <w:marLeft w:val="0"/>
                          <w:marRight w:val="0"/>
                          <w:marTop w:val="0"/>
                          <w:marBottom w:val="0"/>
                          <w:divBdr>
                            <w:top w:val="none" w:sz="0" w:space="0" w:color="auto"/>
                            <w:left w:val="none" w:sz="0" w:space="0" w:color="auto"/>
                            <w:bottom w:val="none" w:sz="0" w:space="0" w:color="auto"/>
                            <w:right w:val="none" w:sz="0" w:space="0" w:color="auto"/>
                          </w:divBdr>
                          <w:divsChild>
                            <w:div w:id="11248065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65746651">
                                  <w:marLeft w:val="0"/>
                                  <w:marRight w:val="0"/>
                                  <w:marTop w:val="0"/>
                                  <w:marBottom w:val="0"/>
                                  <w:divBdr>
                                    <w:top w:val="none" w:sz="0" w:space="0" w:color="auto"/>
                                    <w:left w:val="none" w:sz="0" w:space="0" w:color="auto"/>
                                    <w:bottom w:val="none" w:sz="0" w:space="0" w:color="auto"/>
                                    <w:right w:val="none" w:sz="0" w:space="0" w:color="auto"/>
                                  </w:divBdr>
                                  <w:divsChild>
                                    <w:div w:id="55909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504231">
                          <w:marLeft w:val="0"/>
                          <w:marRight w:val="0"/>
                          <w:marTop w:val="0"/>
                          <w:marBottom w:val="0"/>
                          <w:divBdr>
                            <w:top w:val="none" w:sz="0" w:space="0" w:color="auto"/>
                            <w:left w:val="none" w:sz="0" w:space="0" w:color="auto"/>
                            <w:bottom w:val="none" w:sz="0" w:space="0" w:color="auto"/>
                            <w:right w:val="none" w:sz="0" w:space="0" w:color="auto"/>
                          </w:divBdr>
                        </w:div>
                        <w:div w:id="2098478285">
                          <w:marLeft w:val="0"/>
                          <w:marRight w:val="0"/>
                          <w:marTop w:val="0"/>
                          <w:marBottom w:val="0"/>
                          <w:divBdr>
                            <w:top w:val="none" w:sz="0" w:space="0" w:color="auto"/>
                            <w:left w:val="none" w:sz="0" w:space="0" w:color="auto"/>
                            <w:bottom w:val="none" w:sz="0" w:space="0" w:color="auto"/>
                            <w:right w:val="none" w:sz="0" w:space="0" w:color="auto"/>
                          </w:divBdr>
                          <w:divsChild>
                            <w:div w:id="8344219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1689312">
                                  <w:marLeft w:val="0"/>
                                  <w:marRight w:val="0"/>
                                  <w:marTop w:val="0"/>
                                  <w:marBottom w:val="0"/>
                                  <w:divBdr>
                                    <w:top w:val="none" w:sz="0" w:space="0" w:color="auto"/>
                                    <w:left w:val="none" w:sz="0" w:space="0" w:color="auto"/>
                                    <w:bottom w:val="none" w:sz="0" w:space="0" w:color="auto"/>
                                    <w:right w:val="none" w:sz="0" w:space="0" w:color="auto"/>
                                  </w:divBdr>
                                  <w:divsChild>
                                    <w:div w:id="18071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46408">
                          <w:marLeft w:val="0"/>
                          <w:marRight w:val="0"/>
                          <w:marTop w:val="0"/>
                          <w:marBottom w:val="0"/>
                          <w:divBdr>
                            <w:top w:val="none" w:sz="0" w:space="0" w:color="auto"/>
                            <w:left w:val="none" w:sz="0" w:space="0" w:color="auto"/>
                            <w:bottom w:val="none" w:sz="0" w:space="0" w:color="auto"/>
                            <w:right w:val="none" w:sz="0" w:space="0" w:color="auto"/>
                          </w:divBdr>
                        </w:div>
                        <w:div w:id="1147239957">
                          <w:marLeft w:val="0"/>
                          <w:marRight w:val="0"/>
                          <w:marTop w:val="0"/>
                          <w:marBottom w:val="0"/>
                          <w:divBdr>
                            <w:top w:val="none" w:sz="0" w:space="0" w:color="auto"/>
                            <w:left w:val="none" w:sz="0" w:space="0" w:color="auto"/>
                            <w:bottom w:val="none" w:sz="0" w:space="0" w:color="auto"/>
                            <w:right w:val="none" w:sz="0" w:space="0" w:color="auto"/>
                          </w:divBdr>
                          <w:divsChild>
                            <w:div w:id="1343764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3089398">
                                  <w:marLeft w:val="0"/>
                                  <w:marRight w:val="0"/>
                                  <w:marTop w:val="0"/>
                                  <w:marBottom w:val="0"/>
                                  <w:divBdr>
                                    <w:top w:val="none" w:sz="0" w:space="0" w:color="auto"/>
                                    <w:left w:val="none" w:sz="0" w:space="0" w:color="auto"/>
                                    <w:bottom w:val="none" w:sz="0" w:space="0" w:color="auto"/>
                                    <w:right w:val="none" w:sz="0" w:space="0" w:color="auto"/>
                                  </w:divBdr>
                                  <w:divsChild>
                                    <w:div w:id="943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848144">
                          <w:marLeft w:val="0"/>
                          <w:marRight w:val="0"/>
                          <w:marTop w:val="0"/>
                          <w:marBottom w:val="0"/>
                          <w:divBdr>
                            <w:top w:val="none" w:sz="0" w:space="0" w:color="auto"/>
                            <w:left w:val="none" w:sz="0" w:space="0" w:color="auto"/>
                            <w:bottom w:val="none" w:sz="0" w:space="0" w:color="auto"/>
                            <w:right w:val="none" w:sz="0" w:space="0" w:color="auto"/>
                          </w:divBdr>
                        </w:div>
                        <w:div w:id="691346929">
                          <w:marLeft w:val="0"/>
                          <w:marRight w:val="0"/>
                          <w:marTop w:val="0"/>
                          <w:marBottom w:val="0"/>
                          <w:divBdr>
                            <w:top w:val="none" w:sz="0" w:space="0" w:color="auto"/>
                            <w:left w:val="none" w:sz="0" w:space="0" w:color="auto"/>
                            <w:bottom w:val="none" w:sz="0" w:space="0" w:color="auto"/>
                            <w:right w:val="none" w:sz="0" w:space="0" w:color="auto"/>
                          </w:divBdr>
                          <w:divsChild>
                            <w:div w:id="2582978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48341225">
                                  <w:marLeft w:val="0"/>
                                  <w:marRight w:val="0"/>
                                  <w:marTop w:val="0"/>
                                  <w:marBottom w:val="0"/>
                                  <w:divBdr>
                                    <w:top w:val="none" w:sz="0" w:space="0" w:color="auto"/>
                                    <w:left w:val="none" w:sz="0" w:space="0" w:color="auto"/>
                                    <w:bottom w:val="none" w:sz="0" w:space="0" w:color="auto"/>
                                    <w:right w:val="none" w:sz="0" w:space="0" w:color="auto"/>
                                  </w:divBdr>
                                  <w:divsChild>
                                    <w:div w:id="82335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66491">
                          <w:marLeft w:val="0"/>
                          <w:marRight w:val="0"/>
                          <w:marTop w:val="0"/>
                          <w:marBottom w:val="0"/>
                          <w:divBdr>
                            <w:top w:val="none" w:sz="0" w:space="0" w:color="auto"/>
                            <w:left w:val="none" w:sz="0" w:space="0" w:color="auto"/>
                            <w:bottom w:val="none" w:sz="0" w:space="0" w:color="auto"/>
                            <w:right w:val="none" w:sz="0" w:space="0" w:color="auto"/>
                          </w:divBdr>
                        </w:div>
                      </w:divsChild>
                    </w:div>
                    <w:div w:id="752317631">
                      <w:marLeft w:val="0"/>
                      <w:marRight w:val="0"/>
                      <w:marTop w:val="0"/>
                      <w:marBottom w:val="0"/>
                      <w:divBdr>
                        <w:top w:val="none" w:sz="0" w:space="0" w:color="auto"/>
                        <w:left w:val="none" w:sz="0" w:space="0" w:color="auto"/>
                        <w:bottom w:val="none" w:sz="0" w:space="0" w:color="auto"/>
                        <w:right w:val="none" w:sz="0" w:space="0" w:color="auto"/>
                      </w:divBdr>
                      <w:divsChild>
                        <w:div w:id="1126390626">
                          <w:marLeft w:val="0"/>
                          <w:marRight w:val="0"/>
                          <w:marTop w:val="0"/>
                          <w:marBottom w:val="0"/>
                          <w:divBdr>
                            <w:top w:val="none" w:sz="0" w:space="0" w:color="auto"/>
                            <w:left w:val="none" w:sz="0" w:space="0" w:color="auto"/>
                            <w:bottom w:val="none" w:sz="0" w:space="0" w:color="auto"/>
                            <w:right w:val="none" w:sz="0" w:space="0" w:color="auto"/>
                          </w:divBdr>
                        </w:div>
                        <w:div w:id="1855606048">
                          <w:marLeft w:val="0"/>
                          <w:marRight w:val="0"/>
                          <w:marTop w:val="0"/>
                          <w:marBottom w:val="0"/>
                          <w:divBdr>
                            <w:top w:val="none" w:sz="0" w:space="0" w:color="auto"/>
                            <w:left w:val="none" w:sz="0" w:space="0" w:color="auto"/>
                            <w:bottom w:val="none" w:sz="0" w:space="0" w:color="auto"/>
                            <w:right w:val="none" w:sz="0" w:space="0" w:color="auto"/>
                          </w:divBdr>
                          <w:divsChild>
                            <w:div w:id="1930888131">
                              <w:marLeft w:val="0"/>
                              <w:marRight w:val="0"/>
                              <w:marTop w:val="0"/>
                              <w:marBottom w:val="0"/>
                              <w:divBdr>
                                <w:top w:val="none" w:sz="0" w:space="0" w:color="auto"/>
                                <w:left w:val="none" w:sz="0" w:space="0" w:color="auto"/>
                                <w:bottom w:val="none" w:sz="0" w:space="0" w:color="auto"/>
                                <w:right w:val="none" w:sz="0" w:space="0" w:color="auto"/>
                              </w:divBdr>
                            </w:div>
                            <w:div w:id="444272350">
                              <w:marLeft w:val="0"/>
                              <w:marRight w:val="0"/>
                              <w:marTop w:val="0"/>
                              <w:marBottom w:val="0"/>
                              <w:divBdr>
                                <w:top w:val="none" w:sz="0" w:space="0" w:color="auto"/>
                                <w:left w:val="none" w:sz="0" w:space="0" w:color="auto"/>
                                <w:bottom w:val="none" w:sz="0" w:space="0" w:color="auto"/>
                                <w:right w:val="none" w:sz="0" w:space="0" w:color="auto"/>
                              </w:divBdr>
                              <w:divsChild>
                                <w:div w:id="904686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60414827">
                                      <w:marLeft w:val="0"/>
                                      <w:marRight w:val="0"/>
                                      <w:marTop w:val="0"/>
                                      <w:marBottom w:val="0"/>
                                      <w:divBdr>
                                        <w:top w:val="none" w:sz="0" w:space="0" w:color="auto"/>
                                        <w:left w:val="none" w:sz="0" w:space="0" w:color="auto"/>
                                        <w:bottom w:val="none" w:sz="0" w:space="0" w:color="auto"/>
                                        <w:right w:val="none" w:sz="0" w:space="0" w:color="auto"/>
                                      </w:divBdr>
                                      <w:divsChild>
                                        <w:div w:id="134338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371318">
                              <w:marLeft w:val="0"/>
                              <w:marRight w:val="0"/>
                              <w:marTop w:val="0"/>
                              <w:marBottom w:val="0"/>
                              <w:divBdr>
                                <w:top w:val="none" w:sz="0" w:space="0" w:color="auto"/>
                                <w:left w:val="none" w:sz="0" w:space="0" w:color="auto"/>
                                <w:bottom w:val="none" w:sz="0" w:space="0" w:color="auto"/>
                                <w:right w:val="none" w:sz="0" w:space="0" w:color="auto"/>
                              </w:divBdr>
                            </w:div>
                            <w:div w:id="1923023910">
                              <w:marLeft w:val="0"/>
                              <w:marRight w:val="0"/>
                              <w:marTop w:val="0"/>
                              <w:marBottom w:val="0"/>
                              <w:divBdr>
                                <w:top w:val="none" w:sz="0" w:space="0" w:color="auto"/>
                                <w:left w:val="none" w:sz="0" w:space="0" w:color="auto"/>
                                <w:bottom w:val="none" w:sz="0" w:space="0" w:color="auto"/>
                                <w:right w:val="none" w:sz="0" w:space="0" w:color="auto"/>
                              </w:divBdr>
                              <w:divsChild>
                                <w:div w:id="13969289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28274195">
                                      <w:marLeft w:val="0"/>
                                      <w:marRight w:val="0"/>
                                      <w:marTop w:val="0"/>
                                      <w:marBottom w:val="0"/>
                                      <w:divBdr>
                                        <w:top w:val="none" w:sz="0" w:space="0" w:color="auto"/>
                                        <w:left w:val="none" w:sz="0" w:space="0" w:color="auto"/>
                                        <w:bottom w:val="none" w:sz="0" w:space="0" w:color="auto"/>
                                        <w:right w:val="none" w:sz="0" w:space="0" w:color="auto"/>
                                      </w:divBdr>
                                      <w:divsChild>
                                        <w:div w:id="24307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29718">
                              <w:marLeft w:val="0"/>
                              <w:marRight w:val="0"/>
                              <w:marTop w:val="0"/>
                              <w:marBottom w:val="0"/>
                              <w:divBdr>
                                <w:top w:val="none" w:sz="0" w:space="0" w:color="auto"/>
                                <w:left w:val="none" w:sz="0" w:space="0" w:color="auto"/>
                                <w:bottom w:val="none" w:sz="0" w:space="0" w:color="auto"/>
                                <w:right w:val="none" w:sz="0" w:space="0" w:color="auto"/>
                              </w:divBdr>
                            </w:div>
                            <w:div w:id="942956987">
                              <w:marLeft w:val="0"/>
                              <w:marRight w:val="0"/>
                              <w:marTop w:val="0"/>
                              <w:marBottom w:val="0"/>
                              <w:divBdr>
                                <w:top w:val="none" w:sz="0" w:space="0" w:color="auto"/>
                                <w:left w:val="none" w:sz="0" w:space="0" w:color="auto"/>
                                <w:bottom w:val="none" w:sz="0" w:space="0" w:color="auto"/>
                                <w:right w:val="none" w:sz="0" w:space="0" w:color="auto"/>
                              </w:divBdr>
                            </w:div>
                          </w:divsChild>
                        </w:div>
                        <w:div w:id="506795675">
                          <w:marLeft w:val="0"/>
                          <w:marRight w:val="0"/>
                          <w:marTop w:val="0"/>
                          <w:marBottom w:val="0"/>
                          <w:divBdr>
                            <w:top w:val="none" w:sz="0" w:space="0" w:color="auto"/>
                            <w:left w:val="none" w:sz="0" w:space="0" w:color="auto"/>
                            <w:bottom w:val="none" w:sz="0" w:space="0" w:color="auto"/>
                            <w:right w:val="none" w:sz="0" w:space="0" w:color="auto"/>
                          </w:divBdr>
                          <w:divsChild>
                            <w:div w:id="1475370890">
                              <w:marLeft w:val="0"/>
                              <w:marRight w:val="0"/>
                              <w:marTop w:val="0"/>
                              <w:marBottom w:val="0"/>
                              <w:divBdr>
                                <w:top w:val="none" w:sz="0" w:space="0" w:color="auto"/>
                                <w:left w:val="none" w:sz="0" w:space="0" w:color="auto"/>
                                <w:bottom w:val="none" w:sz="0" w:space="0" w:color="auto"/>
                                <w:right w:val="none" w:sz="0" w:space="0" w:color="auto"/>
                              </w:divBdr>
                            </w:div>
                            <w:div w:id="923148237">
                              <w:marLeft w:val="0"/>
                              <w:marRight w:val="0"/>
                              <w:marTop w:val="0"/>
                              <w:marBottom w:val="0"/>
                              <w:divBdr>
                                <w:top w:val="none" w:sz="0" w:space="0" w:color="auto"/>
                                <w:left w:val="none" w:sz="0" w:space="0" w:color="auto"/>
                                <w:bottom w:val="none" w:sz="0" w:space="0" w:color="auto"/>
                                <w:right w:val="none" w:sz="0" w:space="0" w:color="auto"/>
                              </w:divBdr>
                              <w:divsChild>
                                <w:div w:id="54730716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75984388">
                                      <w:marLeft w:val="0"/>
                                      <w:marRight w:val="0"/>
                                      <w:marTop w:val="0"/>
                                      <w:marBottom w:val="0"/>
                                      <w:divBdr>
                                        <w:top w:val="none" w:sz="0" w:space="0" w:color="auto"/>
                                        <w:left w:val="none" w:sz="0" w:space="0" w:color="auto"/>
                                        <w:bottom w:val="none" w:sz="0" w:space="0" w:color="auto"/>
                                        <w:right w:val="none" w:sz="0" w:space="0" w:color="auto"/>
                                      </w:divBdr>
                                      <w:divsChild>
                                        <w:div w:id="162978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84868">
                              <w:marLeft w:val="0"/>
                              <w:marRight w:val="0"/>
                              <w:marTop w:val="0"/>
                              <w:marBottom w:val="0"/>
                              <w:divBdr>
                                <w:top w:val="none" w:sz="0" w:space="0" w:color="auto"/>
                                <w:left w:val="none" w:sz="0" w:space="0" w:color="auto"/>
                                <w:bottom w:val="none" w:sz="0" w:space="0" w:color="auto"/>
                                <w:right w:val="none" w:sz="0" w:space="0" w:color="auto"/>
                              </w:divBdr>
                            </w:div>
                            <w:div w:id="431584449">
                              <w:marLeft w:val="0"/>
                              <w:marRight w:val="0"/>
                              <w:marTop w:val="0"/>
                              <w:marBottom w:val="0"/>
                              <w:divBdr>
                                <w:top w:val="none" w:sz="0" w:space="0" w:color="auto"/>
                                <w:left w:val="none" w:sz="0" w:space="0" w:color="auto"/>
                                <w:bottom w:val="none" w:sz="0" w:space="0" w:color="auto"/>
                                <w:right w:val="none" w:sz="0" w:space="0" w:color="auto"/>
                              </w:divBdr>
                              <w:divsChild>
                                <w:div w:id="720372770">
                                  <w:marLeft w:val="0"/>
                                  <w:marRight w:val="0"/>
                                  <w:marTop w:val="0"/>
                                  <w:marBottom w:val="300"/>
                                  <w:divBdr>
                                    <w:top w:val="single" w:sz="6" w:space="15" w:color="E6E6E6"/>
                                    <w:left w:val="single" w:sz="6" w:space="15" w:color="E6E6E6"/>
                                    <w:bottom w:val="single" w:sz="6" w:space="15" w:color="E6E6E6"/>
                                    <w:right w:val="single" w:sz="6" w:space="15" w:color="E6E6E6"/>
                                  </w:divBdr>
                                  <w:divsChild>
                                    <w:div w:id="735395672">
                                      <w:marLeft w:val="0"/>
                                      <w:marRight w:val="0"/>
                                      <w:marTop w:val="0"/>
                                      <w:marBottom w:val="0"/>
                                      <w:divBdr>
                                        <w:top w:val="none" w:sz="0" w:space="0" w:color="auto"/>
                                        <w:left w:val="none" w:sz="0" w:space="0" w:color="auto"/>
                                        <w:bottom w:val="none" w:sz="0" w:space="0" w:color="auto"/>
                                        <w:right w:val="none" w:sz="0" w:space="0" w:color="auto"/>
                                      </w:divBdr>
                                      <w:divsChild>
                                        <w:div w:id="464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5362">
                              <w:marLeft w:val="0"/>
                              <w:marRight w:val="0"/>
                              <w:marTop w:val="0"/>
                              <w:marBottom w:val="0"/>
                              <w:divBdr>
                                <w:top w:val="none" w:sz="0" w:space="0" w:color="auto"/>
                                <w:left w:val="none" w:sz="0" w:space="0" w:color="auto"/>
                                <w:bottom w:val="none" w:sz="0" w:space="0" w:color="auto"/>
                                <w:right w:val="none" w:sz="0" w:space="0" w:color="auto"/>
                              </w:divBdr>
                            </w:div>
                            <w:div w:id="1923565667">
                              <w:marLeft w:val="0"/>
                              <w:marRight w:val="0"/>
                              <w:marTop w:val="0"/>
                              <w:marBottom w:val="0"/>
                              <w:divBdr>
                                <w:top w:val="none" w:sz="0" w:space="0" w:color="auto"/>
                                <w:left w:val="none" w:sz="0" w:space="0" w:color="auto"/>
                                <w:bottom w:val="none" w:sz="0" w:space="0" w:color="auto"/>
                                <w:right w:val="none" w:sz="0" w:space="0" w:color="auto"/>
                              </w:divBdr>
                              <w:divsChild>
                                <w:div w:id="9752586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02464250">
                                      <w:marLeft w:val="0"/>
                                      <w:marRight w:val="0"/>
                                      <w:marTop w:val="0"/>
                                      <w:marBottom w:val="0"/>
                                      <w:divBdr>
                                        <w:top w:val="none" w:sz="0" w:space="0" w:color="auto"/>
                                        <w:left w:val="none" w:sz="0" w:space="0" w:color="auto"/>
                                        <w:bottom w:val="none" w:sz="0" w:space="0" w:color="auto"/>
                                        <w:right w:val="none" w:sz="0" w:space="0" w:color="auto"/>
                                      </w:divBdr>
                                      <w:divsChild>
                                        <w:div w:id="7503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96846">
                          <w:marLeft w:val="0"/>
                          <w:marRight w:val="0"/>
                          <w:marTop w:val="0"/>
                          <w:marBottom w:val="0"/>
                          <w:divBdr>
                            <w:top w:val="none" w:sz="0" w:space="0" w:color="auto"/>
                            <w:left w:val="none" w:sz="0" w:space="0" w:color="auto"/>
                            <w:bottom w:val="none" w:sz="0" w:space="0" w:color="auto"/>
                            <w:right w:val="none" w:sz="0" w:space="0" w:color="auto"/>
                          </w:divBdr>
                          <w:divsChild>
                            <w:div w:id="1161652995">
                              <w:marLeft w:val="0"/>
                              <w:marRight w:val="0"/>
                              <w:marTop w:val="0"/>
                              <w:marBottom w:val="0"/>
                              <w:divBdr>
                                <w:top w:val="none" w:sz="0" w:space="0" w:color="auto"/>
                                <w:left w:val="none" w:sz="0" w:space="0" w:color="auto"/>
                                <w:bottom w:val="none" w:sz="0" w:space="0" w:color="auto"/>
                                <w:right w:val="none" w:sz="0" w:space="0" w:color="auto"/>
                              </w:divBdr>
                            </w:div>
                            <w:div w:id="956839151">
                              <w:marLeft w:val="0"/>
                              <w:marRight w:val="0"/>
                              <w:marTop w:val="0"/>
                              <w:marBottom w:val="0"/>
                              <w:divBdr>
                                <w:top w:val="none" w:sz="0" w:space="0" w:color="auto"/>
                                <w:left w:val="none" w:sz="0" w:space="0" w:color="auto"/>
                                <w:bottom w:val="none" w:sz="0" w:space="0" w:color="auto"/>
                                <w:right w:val="none" w:sz="0" w:space="0" w:color="auto"/>
                              </w:divBdr>
                              <w:divsChild>
                                <w:div w:id="9300457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54618826">
                                      <w:marLeft w:val="0"/>
                                      <w:marRight w:val="0"/>
                                      <w:marTop w:val="0"/>
                                      <w:marBottom w:val="0"/>
                                      <w:divBdr>
                                        <w:top w:val="none" w:sz="0" w:space="0" w:color="auto"/>
                                        <w:left w:val="none" w:sz="0" w:space="0" w:color="auto"/>
                                        <w:bottom w:val="none" w:sz="0" w:space="0" w:color="auto"/>
                                        <w:right w:val="none" w:sz="0" w:space="0" w:color="auto"/>
                                      </w:divBdr>
                                      <w:divsChild>
                                        <w:div w:id="19147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722088">
                              <w:marLeft w:val="0"/>
                              <w:marRight w:val="0"/>
                              <w:marTop w:val="0"/>
                              <w:marBottom w:val="0"/>
                              <w:divBdr>
                                <w:top w:val="none" w:sz="0" w:space="0" w:color="auto"/>
                                <w:left w:val="none" w:sz="0" w:space="0" w:color="auto"/>
                                <w:bottom w:val="none" w:sz="0" w:space="0" w:color="auto"/>
                                <w:right w:val="none" w:sz="0" w:space="0" w:color="auto"/>
                              </w:divBdr>
                            </w:div>
                            <w:div w:id="791436257">
                              <w:marLeft w:val="0"/>
                              <w:marRight w:val="0"/>
                              <w:marTop w:val="0"/>
                              <w:marBottom w:val="0"/>
                              <w:divBdr>
                                <w:top w:val="none" w:sz="0" w:space="0" w:color="auto"/>
                                <w:left w:val="none" w:sz="0" w:space="0" w:color="auto"/>
                                <w:bottom w:val="none" w:sz="0" w:space="0" w:color="auto"/>
                                <w:right w:val="none" w:sz="0" w:space="0" w:color="auto"/>
                              </w:divBdr>
                              <w:divsChild>
                                <w:div w:id="109131240">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9744706">
                                      <w:marLeft w:val="0"/>
                                      <w:marRight w:val="0"/>
                                      <w:marTop w:val="0"/>
                                      <w:marBottom w:val="0"/>
                                      <w:divBdr>
                                        <w:top w:val="none" w:sz="0" w:space="0" w:color="auto"/>
                                        <w:left w:val="none" w:sz="0" w:space="0" w:color="auto"/>
                                        <w:bottom w:val="none" w:sz="0" w:space="0" w:color="auto"/>
                                        <w:right w:val="none" w:sz="0" w:space="0" w:color="auto"/>
                                      </w:divBdr>
                                      <w:divsChild>
                                        <w:div w:id="6137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51091">
                              <w:marLeft w:val="0"/>
                              <w:marRight w:val="0"/>
                              <w:marTop w:val="0"/>
                              <w:marBottom w:val="0"/>
                              <w:divBdr>
                                <w:top w:val="none" w:sz="0" w:space="0" w:color="auto"/>
                                <w:left w:val="none" w:sz="0" w:space="0" w:color="auto"/>
                                <w:bottom w:val="none" w:sz="0" w:space="0" w:color="auto"/>
                                <w:right w:val="none" w:sz="0" w:space="0" w:color="auto"/>
                              </w:divBdr>
                            </w:div>
                            <w:div w:id="1435663995">
                              <w:marLeft w:val="0"/>
                              <w:marRight w:val="0"/>
                              <w:marTop w:val="0"/>
                              <w:marBottom w:val="0"/>
                              <w:divBdr>
                                <w:top w:val="none" w:sz="0" w:space="0" w:color="auto"/>
                                <w:left w:val="none" w:sz="0" w:space="0" w:color="auto"/>
                                <w:bottom w:val="none" w:sz="0" w:space="0" w:color="auto"/>
                                <w:right w:val="none" w:sz="0" w:space="0" w:color="auto"/>
                              </w:divBdr>
                              <w:divsChild>
                                <w:div w:id="1940526260">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3477072">
                                      <w:marLeft w:val="0"/>
                                      <w:marRight w:val="0"/>
                                      <w:marTop w:val="0"/>
                                      <w:marBottom w:val="0"/>
                                      <w:divBdr>
                                        <w:top w:val="none" w:sz="0" w:space="0" w:color="auto"/>
                                        <w:left w:val="none" w:sz="0" w:space="0" w:color="auto"/>
                                        <w:bottom w:val="none" w:sz="0" w:space="0" w:color="auto"/>
                                        <w:right w:val="none" w:sz="0" w:space="0" w:color="auto"/>
                                      </w:divBdr>
                                      <w:divsChild>
                                        <w:div w:id="18406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6586">
                          <w:marLeft w:val="0"/>
                          <w:marRight w:val="0"/>
                          <w:marTop w:val="0"/>
                          <w:marBottom w:val="0"/>
                          <w:divBdr>
                            <w:top w:val="none" w:sz="0" w:space="0" w:color="auto"/>
                            <w:left w:val="none" w:sz="0" w:space="0" w:color="auto"/>
                            <w:bottom w:val="none" w:sz="0" w:space="0" w:color="auto"/>
                            <w:right w:val="none" w:sz="0" w:space="0" w:color="auto"/>
                          </w:divBdr>
                          <w:divsChild>
                            <w:div w:id="1504903724">
                              <w:marLeft w:val="0"/>
                              <w:marRight w:val="0"/>
                              <w:marTop w:val="0"/>
                              <w:marBottom w:val="0"/>
                              <w:divBdr>
                                <w:top w:val="none" w:sz="0" w:space="0" w:color="auto"/>
                                <w:left w:val="none" w:sz="0" w:space="0" w:color="auto"/>
                                <w:bottom w:val="none" w:sz="0" w:space="0" w:color="auto"/>
                                <w:right w:val="none" w:sz="0" w:space="0" w:color="auto"/>
                              </w:divBdr>
                            </w:div>
                            <w:div w:id="506334869">
                              <w:marLeft w:val="0"/>
                              <w:marRight w:val="0"/>
                              <w:marTop w:val="0"/>
                              <w:marBottom w:val="0"/>
                              <w:divBdr>
                                <w:top w:val="none" w:sz="0" w:space="0" w:color="auto"/>
                                <w:left w:val="none" w:sz="0" w:space="0" w:color="auto"/>
                                <w:bottom w:val="none" w:sz="0" w:space="0" w:color="auto"/>
                                <w:right w:val="none" w:sz="0" w:space="0" w:color="auto"/>
                              </w:divBdr>
                              <w:divsChild>
                                <w:div w:id="1818909803">
                                  <w:marLeft w:val="0"/>
                                  <w:marRight w:val="0"/>
                                  <w:marTop w:val="0"/>
                                  <w:marBottom w:val="300"/>
                                  <w:divBdr>
                                    <w:top w:val="single" w:sz="6" w:space="15" w:color="E6E6E6"/>
                                    <w:left w:val="single" w:sz="6" w:space="15" w:color="E6E6E6"/>
                                    <w:bottom w:val="single" w:sz="6" w:space="15" w:color="E6E6E6"/>
                                    <w:right w:val="single" w:sz="6" w:space="15" w:color="E6E6E6"/>
                                  </w:divBdr>
                                  <w:divsChild>
                                    <w:div w:id="339700289">
                                      <w:marLeft w:val="0"/>
                                      <w:marRight w:val="0"/>
                                      <w:marTop w:val="0"/>
                                      <w:marBottom w:val="0"/>
                                      <w:divBdr>
                                        <w:top w:val="none" w:sz="0" w:space="0" w:color="auto"/>
                                        <w:left w:val="none" w:sz="0" w:space="0" w:color="auto"/>
                                        <w:bottom w:val="none" w:sz="0" w:space="0" w:color="auto"/>
                                        <w:right w:val="none" w:sz="0" w:space="0" w:color="auto"/>
                                      </w:divBdr>
                                      <w:divsChild>
                                        <w:div w:id="15711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855133">
                          <w:marLeft w:val="0"/>
                          <w:marRight w:val="0"/>
                          <w:marTop w:val="0"/>
                          <w:marBottom w:val="0"/>
                          <w:divBdr>
                            <w:top w:val="none" w:sz="0" w:space="0" w:color="auto"/>
                            <w:left w:val="none" w:sz="0" w:space="0" w:color="auto"/>
                            <w:bottom w:val="none" w:sz="0" w:space="0" w:color="auto"/>
                            <w:right w:val="none" w:sz="0" w:space="0" w:color="auto"/>
                          </w:divBdr>
                          <w:divsChild>
                            <w:div w:id="2084526090">
                              <w:marLeft w:val="0"/>
                              <w:marRight w:val="0"/>
                              <w:marTop w:val="0"/>
                              <w:marBottom w:val="0"/>
                              <w:divBdr>
                                <w:top w:val="none" w:sz="0" w:space="0" w:color="auto"/>
                                <w:left w:val="none" w:sz="0" w:space="0" w:color="auto"/>
                                <w:bottom w:val="none" w:sz="0" w:space="0" w:color="auto"/>
                                <w:right w:val="none" w:sz="0" w:space="0" w:color="auto"/>
                              </w:divBdr>
                            </w:div>
                            <w:div w:id="176163738">
                              <w:marLeft w:val="0"/>
                              <w:marRight w:val="0"/>
                              <w:marTop w:val="0"/>
                              <w:marBottom w:val="0"/>
                              <w:divBdr>
                                <w:top w:val="none" w:sz="0" w:space="0" w:color="auto"/>
                                <w:left w:val="none" w:sz="0" w:space="0" w:color="auto"/>
                                <w:bottom w:val="none" w:sz="0" w:space="0" w:color="auto"/>
                                <w:right w:val="none" w:sz="0" w:space="0" w:color="auto"/>
                              </w:divBdr>
                            </w:div>
                            <w:div w:id="1048921507">
                              <w:marLeft w:val="0"/>
                              <w:marRight w:val="0"/>
                              <w:marTop w:val="0"/>
                              <w:marBottom w:val="0"/>
                              <w:divBdr>
                                <w:top w:val="none" w:sz="0" w:space="0" w:color="auto"/>
                                <w:left w:val="none" w:sz="0" w:space="0" w:color="auto"/>
                                <w:bottom w:val="none" w:sz="0" w:space="0" w:color="auto"/>
                                <w:right w:val="none" w:sz="0" w:space="0" w:color="auto"/>
                              </w:divBdr>
                              <w:divsChild>
                                <w:div w:id="179412747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24877438">
                                      <w:marLeft w:val="0"/>
                                      <w:marRight w:val="0"/>
                                      <w:marTop w:val="0"/>
                                      <w:marBottom w:val="0"/>
                                      <w:divBdr>
                                        <w:top w:val="none" w:sz="0" w:space="0" w:color="auto"/>
                                        <w:left w:val="none" w:sz="0" w:space="0" w:color="auto"/>
                                        <w:bottom w:val="none" w:sz="0" w:space="0" w:color="auto"/>
                                        <w:right w:val="none" w:sz="0" w:space="0" w:color="auto"/>
                                      </w:divBdr>
                                      <w:divsChild>
                                        <w:div w:id="6951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332923">
                              <w:marLeft w:val="0"/>
                              <w:marRight w:val="0"/>
                              <w:marTop w:val="0"/>
                              <w:marBottom w:val="0"/>
                              <w:divBdr>
                                <w:top w:val="none" w:sz="0" w:space="0" w:color="auto"/>
                                <w:left w:val="none" w:sz="0" w:space="0" w:color="auto"/>
                                <w:bottom w:val="none" w:sz="0" w:space="0" w:color="auto"/>
                                <w:right w:val="none" w:sz="0" w:space="0" w:color="auto"/>
                              </w:divBdr>
                            </w:div>
                            <w:div w:id="712581215">
                              <w:marLeft w:val="0"/>
                              <w:marRight w:val="0"/>
                              <w:marTop w:val="0"/>
                              <w:marBottom w:val="0"/>
                              <w:divBdr>
                                <w:top w:val="none" w:sz="0" w:space="0" w:color="auto"/>
                                <w:left w:val="none" w:sz="0" w:space="0" w:color="auto"/>
                                <w:bottom w:val="none" w:sz="0" w:space="0" w:color="auto"/>
                                <w:right w:val="none" w:sz="0" w:space="0" w:color="auto"/>
                              </w:divBdr>
                              <w:divsChild>
                                <w:div w:id="8286414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88484298">
                                      <w:marLeft w:val="0"/>
                                      <w:marRight w:val="0"/>
                                      <w:marTop w:val="0"/>
                                      <w:marBottom w:val="0"/>
                                      <w:divBdr>
                                        <w:top w:val="none" w:sz="0" w:space="0" w:color="auto"/>
                                        <w:left w:val="none" w:sz="0" w:space="0" w:color="auto"/>
                                        <w:bottom w:val="none" w:sz="0" w:space="0" w:color="auto"/>
                                        <w:right w:val="none" w:sz="0" w:space="0" w:color="auto"/>
                                      </w:divBdr>
                                      <w:divsChild>
                                        <w:div w:id="13801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48172">
                          <w:marLeft w:val="0"/>
                          <w:marRight w:val="0"/>
                          <w:marTop w:val="0"/>
                          <w:marBottom w:val="0"/>
                          <w:divBdr>
                            <w:top w:val="none" w:sz="0" w:space="0" w:color="auto"/>
                            <w:left w:val="none" w:sz="0" w:space="0" w:color="auto"/>
                            <w:bottom w:val="none" w:sz="0" w:space="0" w:color="auto"/>
                            <w:right w:val="none" w:sz="0" w:space="0" w:color="auto"/>
                          </w:divBdr>
                          <w:divsChild>
                            <w:div w:id="962925206">
                              <w:marLeft w:val="0"/>
                              <w:marRight w:val="0"/>
                              <w:marTop w:val="0"/>
                              <w:marBottom w:val="0"/>
                              <w:divBdr>
                                <w:top w:val="none" w:sz="0" w:space="0" w:color="auto"/>
                                <w:left w:val="none" w:sz="0" w:space="0" w:color="auto"/>
                                <w:bottom w:val="none" w:sz="0" w:space="0" w:color="auto"/>
                                <w:right w:val="none" w:sz="0" w:space="0" w:color="auto"/>
                              </w:divBdr>
                            </w:div>
                            <w:div w:id="817310686">
                              <w:marLeft w:val="0"/>
                              <w:marRight w:val="0"/>
                              <w:marTop w:val="0"/>
                              <w:marBottom w:val="0"/>
                              <w:divBdr>
                                <w:top w:val="none" w:sz="0" w:space="0" w:color="auto"/>
                                <w:left w:val="none" w:sz="0" w:space="0" w:color="auto"/>
                                <w:bottom w:val="none" w:sz="0" w:space="0" w:color="auto"/>
                                <w:right w:val="none" w:sz="0" w:space="0" w:color="auto"/>
                              </w:divBdr>
                              <w:divsChild>
                                <w:div w:id="172668137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21347593">
                                      <w:marLeft w:val="0"/>
                                      <w:marRight w:val="0"/>
                                      <w:marTop w:val="0"/>
                                      <w:marBottom w:val="0"/>
                                      <w:divBdr>
                                        <w:top w:val="none" w:sz="0" w:space="0" w:color="auto"/>
                                        <w:left w:val="none" w:sz="0" w:space="0" w:color="auto"/>
                                        <w:bottom w:val="none" w:sz="0" w:space="0" w:color="auto"/>
                                        <w:right w:val="none" w:sz="0" w:space="0" w:color="auto"/>
                                      </w:divBdr>
                                      <w:divsChild>
                                        <w:div w:id="6098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50305">
                              <w:marLeft w:val="0"/>
                              <w:marRight w:val="0"/>
                              <w:marTop w:val="0"/>
                              <w:marBottom w:val="0"/>
                              <w:divBdr>
                                <w:top w:val="none" w:sz="0" w:space="0" w:color="auto"/>
                                <w:left w:val="none" w:sz="0" w:space="0" w:color="auto"/>
                                <w:bottom w:val="none" w:sz="0" w:space="0" w:color="auto"/>
                                <w:right w:val="none" w:sz="0" w:space="0" w:color="auto"/>
                              </w:divBdr>
                            </w:div>
                            <w:div w:id="1951010558">
                              <w:marLeft w:val="0"/>
                              <w:marRight w:val="0"/>
                              <w:marTop w:val="0"/>
                              <w:marBottom w:val="0"/>
                              <w:divBdr>
                                <w:top w:val="none" w:sz="0" w:space="0" w:color="auto"/>
                                <w:left w:val="none" w:sz="0" w:space="0" w:color="auto"/>
                                <w:bottom w:val="none" w:sz="0" w:space="0" w:color="auto"/>
                                <w:right w:val="none" w:sz="0" w:space="0" w:color="auto"/>
                              </w:divBdr>
                            </w:div>
                            <w:div w:id="936446323">
                              <w:marLeft w:val="0"/>
                              <w:marRight w:val="0"/>
                              <w:marTop w:val="0"/>
                              <w:marBottom w:val="0"/>
                              <w:divBdr>
                                <w:top w:val="none" w:sz="0" w:space="0" w:color="auto"/>
                                <w:left w:val="none" w:sz="0" w:space="0" w:color="auto"/>
                                <w:bottom w:val="none" w:sz="0" w:space="0" w:color="auto"/>
                                <w:right w:val="none" w:sz="0" w:space="0" w:color="auto"/>
                              </w:divBdr>
                              <w:divsChild>
                                <w:div w:id="2353640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89362740">
                                      <w:marLeft w:val="0"/>
                                      <w:marRight w:val="0"/>
                                      <w:marTop w:val="0"/>
                                      <w:marBottom w:val="0"/>
                                      <w:divBdr>
                                        <w:top w:val="none" w:sz="0" w:space="0" w:color="auto"/>
                                        <w:left w:val="none" w:sz="0" w:space="0" w:color="auto"/>
                                        <w:bottom w:val="none" w:sz="0" w:space="0" w:color="auto"/>
                                        <w:right w:val="none" w:sz="0" w:space="0" w:color="auto"/>
                                      </w:divBdr>
                                      <w:divsChild>
                                        <w:div w:id="10978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81861">
                              <w:marLeft w:val="0"/>
                              <w:marRight w:val="0"/>
                              <w:marTop w:val="0"/>
                              <w:marBottom w:val="0"/>
                              <w:divBdr>
                                <w:top w:val="none" w:sz="0" w:space="0" w:color="auto"/>
                                <w:left w:val="none" w:sz="0" w:space="0" w:color="auto"/>
                                <w:bottom w:val="none" w:sz="0" w:space="0" w:color="auto"/>
                                <w:right w:val="none" w:sz="0" w:space="0" w:color="auto"/>
                              </w:divBdr>
                            </w:div>
                            <w:div w:id="88238025">
                              <w:marLeft w:val="0"/>
                              <w:marRight w:val="0"/>
                              <w:marTop w:val="0"/>
                              <w:marBottom w:val="0"/>
                              <w:divBdr>
                                <w:top w:val="none" w:sz="0" w:space="0" w:color="auto"/>
                                <w:left w:val="none" w:sz="0" w:space="0" w:color="auto"/>
                                <w:bottom w:val="none" w:sz="0" w:space="0" w:color="auto"/>
                                <w:right w:val="none" w:sz="0" w:space="0" w:color="auto"/>
                              </w:divBdr>
                              <w:divsChild>
                                <w:div w:id="21212150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835803265">
                                      <w:marLeft w:val="0"/>
                                      <w:marRight w:val="0"/>
                                      <w:marTop w:val="0"/>
                                      <w:marBottom w:val="0"/>
                                      <w:divBdr>
                                        <w:top w:val="none" w:sz="0" w:space="0" w:color="auto"/>
                                        <w:left w:val="none" w:sz="0" w:space="0" w:color="auto"/>
                                        <w:bottom w:val="none" w:sz="0" w:space="0" w:color="auto"/>
                                        <w:right w:val="none" w:sz="0" w:space="0" w:color="auto"/>
                                      </w:divBdr>
                                      <w:divsChild>
                                        <w:div w:id="2720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25106">
                              <w:marLeft w:val="0"/>
                              <w:marRight w:val="0"/>
                              <w:marTop w:val="0"/>
                              <w:marBottom w:val="0"/>
                              <w:divBdr>
                                <w:top w:val="none" w:sz="0" w:space="0" w:color="auto"/>
                                <w:left w:val="none" w:sz="0" w:space="0" w:color="auto"/>
                                <w:bottom w:val="none" w:sz="0" w:space="0" w:color="auto"/>
                                <w:right w:val="none" w:sz="0" w:space="0" w:color="auto"/>
                              </w:divBdr>
                            </w:div>
                            <w:div w:id="401605419">
                              <w:marLeft w:val="0"/>
                              <w:marRight w:val="0"/>
                              <w:marTop w:val="0"/>
                              <w:marBottom w:val="0"/>
                              <w:divBdr>
                                <w:top w:val="none" w:sz="0" w:space="0" w:color="auto"/>
                                <w:left w:val="none" w:sz="0" w:space="0" w:color="auto"/>
                                <w:bottom w:val="none" w:sz="0" w:space="0" w:color="auto"/>
                                <w:right w:val="none" w:sz="0" w:space="0" w:color="auto"/>
                              </w:divBdr>
                              <w:divsChild>
                                <w:div w:id="4520220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329193">
                                      <w:marLeft w:val="0"/>
                                      <w:marRight w:val="0"/>
                                      <w:marTop w:val="0"/>
                                      <w:marBottom w:val="0"/>
                                      <w:divBdr>
                                        <w:top w:val="none" w:sz="0" w:space="0" w:color="auto"/>
                                        <w:left w:val="none" w:sz="0" w:space="0" w:color="auto"/>
                                        <w:bottom w:val="none" w:sz="0" w:space="0" w:color="auto"/>
                                        <w:right w:val="none" w:sz="0" w:space="0" w:color="auto"/>
                                      </w:divBdr>
                                      <w:divsChild>
                                        <w:div w:id="32960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2556">
                              <w:marLeft w:val="0"/>
                              <w:marRight w:val="0"/>
                              <w:marTop w:val="0"/>
                              <w:marBottom w:val="0"/>
                              <w:divBdr>
                                <w:top w:val="none" w:sz="0" w:space="0" w:color="auto"/>
                                <w:left w:val="none" w:sz="0" w:space="0" w:color="auto"/>
                                <w:bottom w:val="none" w:sz="0" w:space="0" w:color="auto"/>
                                <w:right w:val="none" w:sz="0" w:space="0" w:color="auto"/>
                              </w:divBdr>
                            </w:div>
                            <w:div w:id="1872179506">
                              <w:marLeft w:val="0"/>
                              <w:marRight w:val="0"/>
                              <w:marTop w:val="0"/>
                              <w:marBottom w:val="0"/>
                              <w:divBdr>
                                <w:top w:val="none" w:sz="0" w:space="0" w:color="auto"/>
                                <w:left w:val="none" w:sz="0" w:space="0" w:color="auto"/>
                                <w:bottom w:val="none" w:sz="0" w:space="0" w:color="auto"/>
                                <w:right w:val="none" w:sz="0" w:space="0" w:color="auto"/>
                              </w:divBdr>
                              <w:divsChild>
                                <w:div w:id="166897109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6485865">
                                      <w:marLeft w:val="0"/>
                                      <w:marRight w:val="0"/>
                                      <w:marTop w:val="0"/>
                                      <w:marBottom w:val="0"/>
                                      <w:divBdr>
                                        <w:top w:val="none" w:sz="0" w:space="0" w:color="auto"/>
                                        <w:left w:val="none" w:sz="0" w:space="0" w:color="auto"/>
                                        <w:bottom w:val="none" w:sz="0" w:space="0" w:color="auto"/>
                                        <w:right w:val="none" w:sz="0" w:space="0" w:color="auto"/>
                                      </w:divBdr>
                                      <w:divsChild>
                                        <w:div w:id="16635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57240">
                              <w:marLeft w:val="0"/>
                              <w:marRight w:val="0"/>
                              <w:marTop w:val="0"/>
                              <w:marBottom w:val="0"/>
                              <w:divBdr>
                                <w:top w:val="none" w:sz="0" w:space="0" w:color="auto"/>
                                <w:left w:val="none" w:sz="0" w:space="0" w:color="auto"/>
                                <w:bottom w:val="none" w:sz="0" w:space="0" w:color="auto"/>
                                <w:right w:val="none" w:sz="0" w:space="0" w:color="auto"/>
                              </w:divBdr>
                            </w:div>
                            <w:div w:id="670719980">
                              <w:marLeft w:val="0"/>
                              <w:marRight w:val="0"/>
                              <w:marTop w:val="0"/>
                              <w:marBottom w:val="0"/>
                              <w:divBdr>
                                <w:top w:val="none" w:sz="0" w:space="0" w:color="auto"/>
                                <w:left w:val="none" w:sz="0" w:space="0" w:color="auto"/>
                                <w:bottom w:val="none" w:sz="0" w:space="0" w:color="auto"/>
                                <w:right w:val="none" w:sz="0" w:space="0" w:color="auto"/>
                              </w:divBdr>
                              <w:divsChild>
                                <w:div w:id="198320648">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96049966">
                                      <w:marLeft w:val="0"/>
                                      <w:marRight w:val="0"/>
                                      <w:marTop w:val="0"/>
                                      <w:marBottom w:val="0"/>
                                      <w:divBdr>
                                        <w:top w:val="none" w:sz="0" w:space="0" w:color="auto"/>
                                        <w:left w:val="none" w:sz="0" w:space="0" w:color="auto"/>
                                        <w:bottom w:val="none" w:sz="0" w:space="0" w:color="auto"/>
                                        <w:right w:val="none" w:sz="0" w:space="0" w:color="auto"/>
                                      </w:divBdr>
                                      <w:divsChild>
                                        <w:div w:id="20531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0414">
                          <w:marLeft w:val="0"/>
                          <w:marRight w:val="0"/>
                          <w:marTop w:val="0"/>
                          <w:marBottom w:val="0"/>
                          <w:divBdr>
                            <w:top w:val="none" w:sz="0" w:space="0" w:color="auto"/>
                            <w:left w:val="none" w:sz="0" w:space="0" w:color="auto"/>
                            <w:bottom w:val="none" w:sz="0" w:space="0" w:color="auto"/>
                            <w:right w:val="none" w:sz="0" w:space="0" w:color="auto"/>
                          </w:divBdr>
                          <w:divsChild>
                            <w:div w:id="1670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7176">
                      <w:marLeft w:val="0"/>
                      <w:marRight w:val="0"/>
                      <w:marTop w:val="0"/>
                      <w:marBottom w:val="0"/>
                      <w:divBdr>
                        <w:top w:val="none" w:sz="0" w:space="0" w:color="auto"/>
                        <w:left w:val="none" w:sz="0" w:space="0" w:color="auto"/>
                        <w:bottom w:val="none" w:sz="0" w:space="0" w:color="auto"/>
                        <w:right w:val="none" w:sz="0" w:space="0" w:color="auto"/>
                      </w:divBdr>
                      <w:divsChild>
                        <w:div w:id="1836649727">
                          <w:marLeft w:val="0"/>
                          <w:marRight w:val="0"/>
                          <w:marTop w:val="0"/>
                          <w:marBottom w:val="0"/>
                          <w:divBdr>
                            <w:top w:val="none" w:sz="0" w:space="0" w:color="auto"/>
                            <w:left w:val="none" w:sz="0" w:space="0" w:color="auto"/>
                            <w:bottom w:val="none" w:sz="0" w:space="0" w:color="auto"/>
                            <w:right w:val="none" w:sz="0" w:space="0" w:color="auto"/>
                          </w:divBdr>
                        </w:div>
                        <w:div w:id="224609800">
                          <w:marLeft w:val="0"/>
                          <w:marRight w:val="0"/>
                          <w:marTop w:val="0"/>
                          <w:marBottom w:val="0"/>
                          <w:divBdr>
                            <w:top w:val="none" w:sz="0" w:space="0" w:color="auto"/>
                            <w:left w:val="none" w:sz="0" w:space="0" w:color="auto"/>
                            <w:bottom w:val="none" w:sz="0" w:space="0" w:color="auto"/>
                            <w:right w:val="none" w:sz="0" w:space="0" w:color="auto"/>
                          </w:divBdr>
                        </w:div>
                        <w:div w:id="1641305255">
                          <w:marLeft w:val="0"/>
                          <w:marRight w:val="0"/>
                          <w:marTop w:val="0"/>
                          <w:marBottom w:val="0"/>
                          <w:divBdr>
                            <w:top w:val="none" w:sz="0" w:space="0" w:color="auto"/>
                            <w:left w:val="none" w:sz="0" w:space="0" w:color="auto"/>
                            <w:bottom w:val="none" w:sz="0" w:space="0" w:color="auto"/>
                            <w:right w:val="none" w:sz="0" w:space="0" w:color="auto"/>
                          </w:divBdr>
                          <w:divsChild>
                            <w:div w:id="97753698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6209007">
                                  <w:marLeft w:val="0"/>
                                  <w:marRight w:val="0"/>
                                  <w:marTop w:val="0"/>
                                  <w:marBottom w:val="0"/>
                                  <w:divBdr>
                                    <w:top w:val="none" w:sz="0" w:space="0" w:color="auto"/>
                                    <w:left w:val="none" w:sz="0" w:space="0" w:color="auto"/>
                                    <w:bottom w:val="none" w:sz="0" w:space="0" w:color="auto"/>
                                    <w:right w:val="none" w:sz="0" w:space="0" w:color="auto"/>
                                  </w:divBdr>
                                  <w:divsChild>
                                    <w:div w:id="7534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2787">
                          <w:marLeft w:val="0"/>
                          <w:marRight w:val="0"/>
                          <w:marTop w:val="0"/>
                          <w:marBottom w:val="0"/>
                          <w:divBdr>
                            <w:top w:val="none" w:sz="0" w:space="0" w:color="auto"/>
                            <w:left w:val="none" w:sz="0" w:space="0" w:color="auto"/>
                            <w:bottom w:val="none" w:sz="0" w:space="0" w:color="auto"/>
                            <w:right w:val="none" w:sz="0" w:space="0" w:color="auto"/>
                          </w:divBdr>
                        </w:div>
                        <w:div w:id="1995911144">
                          <w:marLeft w:val="0"/>
                          <w:marRight w:val="0"/>
                          <w:marTop w:val="0"/>
                          <w:marBottom w:val="0"/>
                          <w:divBdr>
                            <w:top w:val="none" w:sz="0" w:space="0" w:color="auto"/>
                            <w:left w:val="none" w:sz="0" w:space="0" w:color="auto"/>
                            <w:bottom w:val="none" w:sz="0" w:space="0" w:color="auto"/>
                            <w:right w:val="none" w:sz="0" w:space="0" w:color="auto"/>
                          </w:divBdr>
                          <w:divsChild>
                            <w:div w:id="10217351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54120130">
                                  <w:marLeft w:val="0"/>
                                  <w:marRight w:val="0"/>
                                  <w:marTop w:val="0"/>
                                  <w:marBottom w:val="0"/>
                                  <w:divBdr>
                                    <w:top w:val="none" w:sz="0" w:space="0" w:color="auto"/>
                                    <w:left w:val="none" w:sz="0" w:space="0" w:color="auto"/>
                                    <w:bottom w:val="none" w:sz="0" w:space="0" w:color="auto"/>
                                    <w:right w:val="none" w:sz="0" w:space="0" w:color="auto"/>
                                  </w:divBdr>
                                  <w:divsChild>
                                    <w:div w:id="99025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474580">
                          <w:marLeft w:val="0"/>
                          <w:marRight w:val="0"/>
                          <w:marTop w:val="0"/>
                          <w:marBottom w:val="0"/>
                          <w:divBdr>
                            <w:top w:val="none" w:sz="0" w:space="0" w:color="auto"/>
                            <w:left w:val="none" w:sz="0" w:space="0" w:color="auto"/>
                            <w:bottom w:val="none" w:sz="0" w:space="0" w:color="auto"/>
                            <w:right w:val="none" w:sz="0" w:space="0" w:color="auto"/>
                          </w:divBdr>
                        </w:div>
                        <w:div w:id="1037048307">
                          <w:marLeft w:val="0"/>
                          <w:marRight w:val="0"/>
                          <w:marTop w:val="0"/>
                          <w:marBottom w:val="0"/>
                          <w:divBdr>
                            <w:top w:val="none" w:sz="0" w:space="0" w:color="auto"/>
                            <w:left w:val="none" w:sz="0" w:space="0" w:color="auto"/>
                            <w:bottom w:val="none" w:sz="0" w:space="0" w:color="auto"/>
                            <w:right w:val="none" w:sz="0" w:space="0" w:color="auto"/>
                          </w:divBdr>
                          <w:divsChild>
                            <w:div w:id="496072831">
                              <w:marLeft w:val="0"/>
                              <w:marRight w:val="0"/>
                              <w:marTop w:val="0"/>
                              <w:marBottom w:val="300"/>
                              <w:divBdr>
                                <w:top w:val="single" w:sz="6" w:space="15" w:color="E6E6E6"/>
                                <w:left w:val="single" w:sz="6" w:space="15" w:color="E6E6E6"/>
                                <w:bottom w:val="single" w:sz="6" w:space="15" w:color="E6E6E6"/>
                                <w:right w:val="single" w:sz="6" w:space="15" w:color="E6E6E6"/>
                              </w:divBdr>
                              <w:divsChild>
                                <w:div w:id="589851700">
                                  <w:marLeft w:val="0"/>
                                  <w:marRight w:val="0"/>
                                  <w:marTop w:val="0"/>
                                  <w:marBottom w:val="0"/>
                                  <w:divBdr>
                                    <w:top w:val="none" w:sz="0" w:space="0" w:color="auto"/>
                                    <w:left w:val="none" w:sz="0" w:space="0" w:color="auto"/>
                                    <w:bottom w:val="none" w:sz="0" w:space="0" w:color="auto"/>
                                    <w:right w:val="none" w:sz="0" w:space="0" w:color="auto"/>
                                  </w:divBdr>
                                  <w:divsChild>
                                    <w:div w:id="174425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546313">
                      <w:marLeft w:val="0"/>
                      <w:marRight w:val="0"/>
                      <w:marTop w:val="0"/>
                      <w:marBottom w:val="0"/>
                      <w:divBdr>
                        <w:top w:val="none" w:sz="0" w:space="0" w:color="auto"/>
                        <w:left w:val="none" w:sz="0" w:space="0" w:color="auto"/>
                        <w:bottom w:val="none" w:sz="0" w:space="0" w:color="auto"/>
                        <w:right w:val="none" w:sz="0" w:space="0" w:color="auto"/>
                      </w:divBdr>
                      <w:divsChild>
                        <w:div w:id="538204478">
                          <w:marLeft w:val="0"/>
                          <w:marRight w:val="0"/>
                          <w:marTop w:val="0"/>
                          <w:marBottom w:val="0"/>
                          <w:divBdr>
                            <w:top w:val="none" w:sz="0" w:space="0" w:color="auto"/>
                            <w:left w:val="none" w:sz="0" w:space="0" w:color="auto"/>
                            <w:bottom w:val="none" w:sz="0" w:space="0" w:color="auto"/>
                            <w:right w:val="none" w:sz="0" w:space="0" w:color="auto"/>
                          </w:divBdr>
                        </w:div>
                      </w:divsChild>
                    </w:div>
                    <w:div w:id="482892908">
                      <w:marLeft w:val="0"/>
                      <w:marRight w:val="0"/>
                      <w:marTop w:val="0"/>
                      <w:marBottom w:val="0"/>
                      <w:divBdr>
                        <w:top w:val="none" w:sz="0" w:space="0" w:color="auto"/>
                        <w:left w:val="none" w:sz="0" w:space="0" w:color="auto"/>
                        <w:bottom w:val="none" w:sz="0" w:space="0" w:color="auto"/>
                        <w:right w:val="none" w:sz="0" w:space="0" w:color="auto"/>
                      </w:divBdr>
                      <w:divsChild>
                        <w:div w:id="40056843">
                          <w:marLeft w:val="0"/>
                          <w:marRight w:val="0"/>
                          <w:marTop w:val="0"/>
                          <w:marBottom w:val="0"/>
                          <w:divBdr>
                            <w:top w:val="none" w:sz="0" w:space="0" w:color="auto"/>
                            <w:left w:val="none" w:sz="0" w:space="0" w:color="auto"/>
                            <w:bottom w:val="none" w:sz="0" w:space="0" w:color="auto"/>
                            <w:right w:val="none" w:sz="0" w:space="0" w:color="auto"/>
                          </w:divBdr>
                        </w:div>
                        <w:div w:id="173884173">
                          <w:marLeft w:val="0"/>
                          <w:marRight w:val="0"/>
                          <w:marTop w:val="0"/>
                          <w:marBottom w:val="0"/>
                          <w:divBdr>
                            <w:top w:val="none" w:sz="0" w:space="0" w:color="auto"/>
                            <w:left w:val="none" w:sz="0" w:space="0" w:color="auto"/>
                            <w:bottom w:val="none" w:sz="0" w:space="0" w:color="auto"/>
                            <w:right w:val="none" w:sz="0" w:space="0" w:color="auto"/>
                          </w:divBdr>
                        </w:div>
                        <w:div w:id="1594556622">
                          <w:marLeft w:val="0"/>
                          <w:marRight w:val="0"/>
                          <w:marTop w:val="0"/>
                          <w:marBottom w:val="0"/>
                          <w:divBdr>
                            <w:top w:val="none" w:sz="0" w:space="0" w:color="auto"/>
                            <w:left w:val="none" w:sz="0" w:space="0" w:color="auto"/>
                            <w:bottom w:val="none" w:sz="0" w:space="0" w:color="auto"/>
                            <w:right w:val="none" w:sz="0" w:space="0" w:color="auto"/>
                          </w:divBdr>
                          <w:divsChild>
                            <w:div w:id="6924643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1585638">
                                  <w:marLeft w:val="0"/>
                                  <w:marRight w:val="0"/>
                                  <w:marTop w:val="0"/>
                                  <w:marBottom w:val="0"/>
                                  <w:divBdr>
                                    <w:top w:val="none" w:sz="0" w:space="0" w:color="auto"/>
                                    <w:left w:val="none" w:sz="0" w:space="0" w:color="auto"/>
                                    <w:bottom w:val="none" w:sz="0" w:space="0" w:color="auto"/>
                                    <w:right w:val="none" w:sz="0" w:space="0" w:color="auto"/>
                                  </w:divBdr>
                                  <w:divsChild>
                                    <w:div w:id="15906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729848">
                          <w:marLeft w:val="0"/>
                          <w:marRight w:val="0"/>
                          <w:marTop w:val="0"/>
                          <w:marBottom w:val="0"/>
                          <w:divBdr>
                            <w:top w:val="none" w:sz="0" w:space="0" w:color="auto"/>
                            <w:left w:val="none" w:sz="0" w:space="0" w:color="auto"/>
                            <w:bottom w:val="none" w:sz="0" w:space="0" w:color="auto"/>
                            <w:right w:val="none" w:sz="0" w:space="0" w:color="auto"/>
                          </w:divBdr>
                        </w:div>
                        <w:div w:id="1074545829">
                          <w:marLeft w:val="0"/>
                          <w:marRight w:val="0"/>
                          <w:marTop w:val="0"/>
                          <w:marBottom w:val="0"/>
                          <w:divBdr>
                            <w:top w:val="none" w:sz="0" w:space="0" w:color="auto"/>
                            <w:left w:val="none" w:sz="0" w:space="0" w:color="auto"/>
                            <w:bottom w:val="none" w:sz="0" w:space="0" w:color="auto"/>
                            <w:right w:val="none" w:sz="0" w:space="0" w:color="auto"/>
                          </w:divBdr>
                        </w:div>
                      </w:divsChild>
                    </w:div>
                    <w:div w:id="651905633">
                      <w:marLeft w:val="0"/>
                      <w:marRight w:val="0"/>
                      <w:marTop w:val="0"/>
                      <w:marBottom w:val="0"/>
                      <w:divBdr>
                        <w:top w:val="none" w:sz="0" w:space="0" w:color="auto"/>
                        <w:left w:val="none" w:sz="0" w:space="0" w:color="auto"/>
                        <w:bottom w:val="none" w:sz="0" w:space="0" w:color="auto"/>
                        <w:right w:val="none" w:sz="0" w:space="0" w:color="auto"/>
                      </w:divBdr>
                      <w:divsChild>
                        <w:div w:id="864830959">
                          <w:marLeft w:val="0"/>
                          <w:marRight w:val="0"/>
                          <w:marTop w:val="0"/>
                          <w:marBottom w:val="0"/>
                          <w:divBdr>
                            <w:top w:val="none" w:sz="0" w:space="0" w:color="auto"/>
                            <w:left w:val="none" w:sz="0" w:space="0" w:color="auto"/>
                            <w:bottom w:val="none" w:sz="0" w:space="0" w:color="auto"/>
                            <w:right w:val="none" w:sz="0" w:space="0" w:color="auto"/>
                          </w:divBdr>
                        </w:div>
                        <w:div w:id="2056344916">
                          <w:marLeft w:val="0"/>
                          <w:marRight w:val="0"/>
                          <w:marTop w:val="0"/>
                          <w:marBottom w:val="0"/>
                          <w:divBdr>
                            <w:top w:val="none" w:sz="0" w:space="0" w:color="auto"/>
                            <w:left w:val="none" w:sz="0" w:space="0" w:color="auto"/>
                            <w:bottom w:val="none" w:sz="0" w:space="0" w:color="auto"/>
                            <w:right w:val="none" w:sz="0" w:space="0" w:color="auto"/>
                          </w:divBdr>
                        </w:div>
                        <w:div w:id="713312052">
                          <w:marLeft w:val="0"/>
                          <w:marRight w:val="0"/>
                          <w:marTop w:val="0"/>
                          <w:marBottom w:val="0"/>
                          <w:divBdr>
                            <w:top w:val="none" w:sz="0" w:space="0" w:color="auto"/>
                            <w:left w:val="none" w:sz="0" w:space="0" w:color="auto"/>
                            <w:bottom w:val="none" w:sz="0" w:space="0" w:color="auto"/>
                            <w:right w:val="none" w:sz="0" w:space="0" w:color="auto"/>
                          </w:divBdr>
                        </w:div>
                        <w:div w:id="45491992">
                          <w:marLeft w:val="0"/>
                          <w:marRight w:val="0"/>
                          <w:marTop w:val="0"/>
                          <w:marBottom w:val="0"/>
                          <w:divBdr>
                            <w:top w:val="none" w:sz="0" w:space="0" w:color="auto"/>
                            <w:left w:val="none" w:sz="0" w:space="0" w:color="auto"/>
                            <w:bottom w:val="none" w:sz="0" w:space="0" w:color="auto"/>
                            <w:right w:val="none" w:sz="0" w:space="0" w:color="auto"/>
                          </w:divBdr>
                          <w:divsChild>
                            <w:div w:id="13100191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74176688">
                                  <w:marLeft w:val="0"/>
                                  <w:marRight w:val="0"/>
                                  <w:marTop w:val="0"/>
                                  <w:marBottom w:val="0"/>
                                  <w:divBdr>
                                    <w:top w:val="none" w:sz="0" w:space="0" w:color="auto"/>
                                    <w:left w:val="none" w:sz="0" w:space="0" w:color="auto"/>
                                    <w:bottom w:val="none" w:sz="0" w:space="0" w:color="auto"/>
                                    <w:right w:val="none" w:sz="0" w:space="0" w:color="auto"/>
                                  </w:divBdr>
                                  <w:divsChild>
                                    <w:div w:id="11408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5909">
                          <w:marLeft w:val="0"/>
                          <w:marRight w:val="0"/>
                          <w:marTop w:val="0"/>
                          <w:marBottom w:val="0"/>
                          <w:divBdr>
                            <w:top w:val="none" w:sz="0" w:space="0" w:color="auto"/>
                            <w:left w:val="none" w:sz="0" w:space="0" w:color="auto"/>
                            <w:bottom w:val="none" w:sz="0" w:space="0" w:color="auto"/>
                            <w:right w:val="none" w:sz="0" w:space="0" w:color="auto"/>
                          </w:divBdr>
                        </w:div>
                        <w:div w:id="1470440280">
                          <w:marLeft w:val="0"/>
                          <w:marRight w:val="0"/>
                          <w:marTop w:val="450"/>
                          <w:marBottom w:val="450"/>
                          <w:divBdr>
                            <w:top w:val="none" w:sz="0" w:space="0" w:color="auto"/>
                            <w:left w:val="single" w:sz="24" w:space="0" w:color="6DB33F"/>
                            <w:bottom w:val="none" w:sz="0" w:space="0" w:color="auto"/>
                            <w:right w:val="none" w:sz="0" w:space="0" w:color="auto"/>
                          </w:divBdr>
                        </w:div>
                        <w:div w:id="1942492900">
                          <w:marLeft w:val="0"/>
                          <w:marRight w:val="0"/>
                          <w:marTop w:val="0"/>
                          <w:marBottom w:val="0"/>
                          <w:divBdr>
                            <w:top w:val="none" w:sz="0" w:space="0" w:color="auto"/>
                            <w:left w:val="none" w:sz="0" w:space="0" w:color="auto"/>
                            <w:bottom w:val="none" w:sz="0" w:space="0" w:color="auto"/>
                            <w:right w:val="none" w:sz="0" w:space="0" w:color="auto"/>
                          </w:divBdr>
                        </w:div>
                        <w:div w:id="1234707196">
                          <w:marLeft w:val="0"/>
                          <w:marRight w:val="0"/>
                          <w:marTop w:val="0"/>
                          <w:marBottom w:val="0"/>
                          <w:divBdr>
                            <w:top w:val="none" w:sz="0" w:space="0" w:color="auto"/>
                            <w:left w:val="none" w:sz="0" w:space="0" w:color="auto"/>
                            <w:bottom w:val="none" w:sz="0" w:space="0" w:color="auto"/>
                            <w:right w:val="none" w:sz="0" w:space="0" w:color="auto"/>
                          </w:divBdr>
                          <w:divsChild>
                            <w:div w:id="1330875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6108840">
                                  <w:marLeft w:val="0"/>
                                  <w:marRight w:val="0"/>
                                  <w:marTop w:val="0"/>
                                  <w:marBottom w:val="0"/>
                                  <w:divBdr>
                                    <w:top w:val="none" w:sz="0" w:space="0" w:color="auto"/>
                                    <w:left w:val="none" w:sz="0" w:space="0" w:color="auto"/>
                                    <w:bottom w:val="none" w:sz="0" w:space="0" w:color="auto"/>
                                    <w:right w:val="none" w:sz="0" w:space="0" w:color="auto"/>
                                  </w:divBdr>
                                  <w:divsChild>
                                    <w:div w:id="116007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02426">
                          <w:marLeft w:val="0"/>
                          <w:marRight w:val="0"/>
                          <w:marTop w:val="0"/>
                          <w:marBottom w:val="0"/>
                          <w:divBdr>
                            <w:top w:val="none" w:sz="0" w:space="0" w:color="auto"/>
                            <w:left w:val="none" w:sz="0" w:space="0" w:color="auto"/>
                            <w:bottom w:val="none" w:sz="0" w:space="0" w:color="auto"/>
                            <w:right w:val="none" w:sz="0" w:space="0" w:color="auto"/>
                          </w:divBdr>
                        </w:div>
                        <w:div w:id="1747418904">
                          <w:marLeft w:val="0"/>
                          <w:marRight w:val="0"/>
                          <w:marTop w:val="0"/>
                          <w:marBottom w:val="0"/>
                          <w:divBdr>
                            <w:top w:val="none" w:sz="0" w:space="0" w:color="auto"/>
                            <w:left w:val="none" w:sz="0" w:space="0" w:color="auto"/>
                            <w:bottom w:val="none" w:sz="0" w:space="0" w:color="auto"/>
                            <w:right w:val="none" w:sz="0" w:space="0" w:color="auto"/>
                          </w:divBdr>
                          <w:divsChild>
                            <w:div w:id="21415280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1504491">
                                  <w:marLeft w:val="0"/>
                                  <w:marRight w:val="0"/>
                                  <w:marTop w:val="0"/>
                                  <w:marBottom w:val="0"/>
                                  <w:divBdr>
                                    <w:top w:val="none" w:sz="0" w:space="0" w:color="auto"/>
                                    <w:left w:val="none" w:sz="0" w:space="0" w:color="auto"/>
                                    <w:bottom w:val="none" w:sz="0" w:space="0" w:color="auto"/>
                                    <w:right w:val="none" w:sz="0" w:space="0" w:color="auto"/>
                                  </w:divBdr>
                                  <w:divsChild>
                                    <w:div w:id="18178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4004">
                          <w:marLeft w:val="0"/>
                          <w:marRight w:val="0"/>
                          <w:marTop w:val="0"/>
                          <w:marBottom w:val="0"/>
                          <w:divBdr>
                            <w:top w:val="none" w:sz="0" w:space="0" w:color="auto"/>
                            <w:left w:val="none" w:sz="0" w:space="0" w:color="auto"/>
                            <w:bottom w:val="none" w:sz="0" w:space="0" w:color="auto"/>
                            <w:right w:val="none" w:sz="0" w:space="0" w:color="auto"/>
                          </w:divBdr>
                        </w:div>
                        <w:div w:id="793909557">
                          <w:marLeft w:val="0"/>
                          <w:marRight w:val="0"/>
                          <w:marTop w:val="0"/>
                          <w:marBottom w:val="0"/>
                          <w:divBdr>
                            <w:top w:val="none" w:sz="0" w:space="0" w:color="auto"/>
                            <w:left w:val="none" w:sz="0" w:space="0" w:color="auto"/>
                            <w:bottom w:val="none" w:sz="0" w:space="0" w:color="auto"/>
                            <w:right w:val="none" w:sz="0" w:space="0" w:color="auto"/>
                          </w:divBdr>
                          <w:divsChild>
                            <w:div w:id="4436222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4869871">
                                  <w:marLeft w:val="0"/>
                                  <w:marRight w:val="0"/>
                                  <w:marTop w:val="0"/>
                                  <w:marBottom w:val="0"/>
                                  <w:divBdr>
                                    <w:top w:val="none" w:sz="0" w:space="0" w:color="auto"/>
                                    <w:left w:val="none" w:sz="0" w:space="0" w:color="auto"/>
                                    <w:bottom w:val="none" w:sz="0" w:space="0" w:color="auto"/>
                                    <w:right w:val="none" w:sz="0" w:space="0" w:color="auto"/>
                                  </w:divBdr>
                                  <w:divsChild>
                                    <w:div w:id="15316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1544754">
                  <w:marLeft w:val="0"/>
                  <w:marRight w:val="0"/>
                  <w:marTop w:val="0"/>
                  <w:marBottom w:val="0"/>
                  <w:divBdr>
                    <w:top w:val="none" w:sz="0" w:space="0" w:color="auto"/>
                    <w:left w:val="none" w:sz="0" w:space="0" w:color="auto"/>
                    <w:bottom w:val="none" w:sz="0" w:space="0" w:color="auto"/>
                    <w:right w:val="none" w:sz="0" w:space="0" w:color="auto"/>
                  </w:divBdr>
                  <w:divsChild>
                    <w:div w:id="559947852">
                      <w:marLeft w:val="0"/>
                      <w:marRight w:val="0"/>
                      <w:marTop w:val="0"/>
                      <w:marBottom w:val="0"/>
                      <w:divBdr>
                        <w:top w:val="none" w:sz="0" w:space="0" w:color="auto"/>
                        <w:left w:val="none" w:sz="0" w:space="0" w:color="auto"/>
                        <w:bottom w:val="none" w:sz="0" w:space="0" w:color="auto"/>
                        <w:right w:val="none" w:sz="0" w:space="0" w:color="auto"/>
                      </w:divBdr>
                    </w:div>
                    <w:div w:id="729036326">
                      <w:marLeft w:val="0"/>
                      <w:marRight w:val="0"/>
                      <w:marTop w:val="0"/>
                      <w:marBottom w:val="0"/>
                      <w:divBdr>
                        <w:top w:val="none" w:sz="0" w:space="0" w:color="auto"/>
                        <w:left w:val="none" w:sz="0" w:space="0" w:color="auto"/>
                        <w:bottom w:val="none" w:sz="0" w:space="0" w:color="auto"/>
                        <w:right w:val="none" w:sz="0" w:space="0" w:color="auto"/>
                      </w:divBdr>
                      <w:divsChild>
                        <w:div w:id="559053470">
                          <w:marLeft w:val="0"/>
                          <w:marRight w:val="0"/>
                          <w:marTop w:val="0"/>
                          <w:marBottom w:val="0"/>
                          <w:divBdr>
                            <w:top w:val="none" w:sz="0" w:space="0" w:color="auto"/>
                            <w:left w:val="none" w:sz="0" w:space="0" w:color="auto"/>
                            <w:bottom w:val="none" w:sz="0" w:space="0" w:color="auto"/>
                            <w:right w:val="none" w:sz="0" w:space="0" w:color="auto"/>
                          </w:divBdr>
                        </w:div>
                        <w:div w:id="746348151">
                          <w:marLeft w:val="0"/>
                          <w:marRight w:val="0"/>
                          <w:marTop w:val="0"/>
                          <w:marBottom w:val="0"/>
                          <w:divBdr>
                            <w:top w:val="none" w:sz="0" w:space="0" w:color="auto"/>
                            <w:left w:val="none" w:sz="0" w:space="0" w:color="auto"/>
                            <w:bottom w:val="none" w:sz="0" w:space="0" w:color="auto"/>
                            <w:right w:val="none" w:sz="0" w:space="0" w:color="auto"/>
                          </w:divBdr>
                        </w:div>
                      </w:divsChild>
                    </w:div>
                    <w:div w:id="488714289">
                      <w:marLeft w:val="0"/>
                      <w:marRight w:val="0"/>
                      <w:marTop w:val="0"/>
                      <w:marBottom w:val="0"/>
                      <w:divBdr>
                        <w:top w:val="none" w:sz="0" w:space="0" w:color="auto"/>
                        <w:left w:val="none" w:sz="0" w:space="0" w:color="auto"/>
                        <w:bottom w:val="none" w:sz="0" w:space="0" w:color="auto"/>
                        <w:right w:val="none" w:sz="0" w:space="0" w:color="auto"/>
                      </w:divBdr>
                      <w:divsChild>
                        <w:div w:id="1905531824">
                          <w:marLeft w:val="0"/>
                          <w:marRight w:val="0"/>
                          <w:marTop w:val="0"/>
                          <w:marBottom w:val="0"/>
                          <w:divBdr>
                            <w:top w:val="none" w:sz="0" w:space="0" w:color="auto"/>
                            <w:left w:val="none" w:sz="0" w:space="0" w:color="auto"/>
                            <w:bottom w:val="none" w:sz="0" w:space="0" w:color="auto"/>
                            <w:right w:val="none" w:sz="0" w:space="0" w:color="auto"/>
                          </w:divBdr>
                        </w:div>
                        <w:div w:id="859246680">
                          <w:marLeft w:val="0"/>
                          <w:marRight w:val="0"/>
                          <w:marTop w:val="0"/>
                          <w:marBottom w:val="0"/>
                          <w:divBdr>
                            <w:top w:val="none" w:sz="0" w:space="0" w:color="auto"/>
                            <w:left w:val="none" w:sz="0" w:space="0" w:color="auto"/>
                            <w:bottom w:val="none" w:sz="0" w:space="0" w:color="auto"/>
                            <w:right w:val="none" w:sz="0" w:space="0" w:color="auto"/>
                          </w:divBdr>
                        </w:div>
                        <w:div w:id="448092314">
                          <w:marLeft w:val="0"/>
                          <w:marRight w:val="0"/>
                          <w:marTop w:val="0"/>
                          <w:marBottom w:val="0"/>
                          <w:divBdr>
                            <w:top w:val="none" w:sz="0" w:space="0" w:color="auto"/>
                            <w:left w:val="none" w:sz="0" w:space="0" w:color="auto"/>
                            <w:bottom w:val="none" w:sz="0" w:space="0" w:color="auto"/>
                            <w:right w:val="none" w:sz="0" w:space="0" w:color="auto"/>
                          </w:divBdr>
                        </w:div>
                        <w:div w:id="122310998">
                          <w:marLeft w:val="0"/>
                          <w:marRight w:val="0"/>
                          <w:marTop w:val="0"/>
                          <w:marBottom w:val="0"/>
                          <w:divBdr>
                            <w:top w:val="none" w:sz="0" w:space="0" w:color="auto"/>
                            <w:left w:val="none" w:sz="0" w:space="0" w:color="auto"/>
                            <w:bottom w:val="none" w:sz="0" w:space="0" w:color="auto"/>
                            <w:right w:val="none" w:sz="0" w:space="0" w:color="auto"/>
                          </w:divBdr>
                          <w:divsChild>
                            <w:div w:id="17664590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02310759">
                                  <w:marLeft w:val="0"/>
                                  <w:marRight w:val="0"/>
                                  <w:marTop w:val="0"/>
                                  <w:marBottom w:val="0"/>
                                  <w:divBdr>
                                    <w:top w:val="none" w:sz="0" w:space="0" w:color="auto"/>
                                    <w:left w:val="none" w:sz="0" w:space="0" w:color="auto"/>
                                    <w:bottom w:val="none" w:sz="0" w:space="0" w:color="auto"/>
                                    <w:right w:val="none" w:sz="0" w:space="0" w:color="auto"/>
                                  </w:divBdr>
                                  <w:divsChild>
                                    <w:div w:id="9579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70738">
                          <w:marLeft w:val="0"/>
                          <w:marRight w:val="0"/>
                          <w:marTop w:val="0"/>
                          <w:marBottom w:val="0"/>
                          <w:divBdr>
                            <w:top w:val="none" w:sz="0" w:space="0" w:color="auto"/>
                            <w:left w:val="none" w:sz="0" w:space="0" w:color="auto"/>
                            <w:bottom w:val="none" w:sz="0" w:space="0" w:color="auto"/>
                            <w:right w:val="none" w:sz="0" w:space="0" w:color="auto"/>
                          </w:divBdr>
                        </w:div>
                        <w:div w:id="1215655507">
                          <w:marLeft w:val="0"/>
                          <w:marRight w:val="0"/>
                          <w:marTop w:val="0"/>
                          <w:marBottom w:val="300"/>
                          <w:divBdr>
                            <w:top w:val="none" w:sz="0" w:space="0" w:color="auto"/>
                            <w:left w:val="none" w:sz="0" w:space="0" w:color="auto"/>
                            <w:bottom w:val="none" w:sz="0" w:space="0" w:color="auto"/>
                            <w:right w:val="none" w:sz="0" w:space="0" w:color="auto"/>
                          </w:divBdr>
                          <w:divsChild>
                            <w:div w:id="1504660340">
                              <w:marLeft w:val="0"/>
                              <w:marRight w:val="0"/>
                              <w:marTop w:val="0"/>
                              <w:marBottom w:val="0"/>
                              <w:divBdr>
                                <w:top w:val="none" w:sz="0" w:space="0" w:color="auto"/>
                                <w:left w:val="none" w:sz="0" w:space="0" w:color="auto"/>
                                <w:bottom w:val="none" w:sz="0" w:space="0" w:color="auto"/>
                                <w:right w:val="none" w:sz="0" w:space="0" w:color="auto"/>
                              </w:divBdr>
                            </w:div>
                          </w:divsChild>
                        </w:div>
                        <w:div w:id="51270304">
                          <w:marLeft w:val="0"/>
                          <w:marRight w:val="0"/>
                          <w:marTop w:val="0"/>
                          <w:marBottom w:val="0"/>
                          <w:divBdr>
                            <w:top w:val="none" w:sz="0" w:space="0" w:color="auto"/>
                            <w:left w:val="none" w:sz="0" w:space="0" w:color="auto"/>
                            <w:bottom w:val="none" w:sz="0" w:space="0" w:color="auto"/>
                            <w:right w:val="none" w:sz="0" w:space="0" w:color="auto"/>
                          </w:divBdr>
                        </w:div>
                        <w:div w:id="19372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4334">
                  <w:marLeft w:val="0"/>
                  <w:marRight w:val="0"/>
                  <w:marTop w:val="0"/>
                  <w:marBottom w:val="0"/>
                  <w:divBdr>
                    <w:top w:val="none" w:sz="0" w:space="0" w:color="auto"/>
                    <w:left w:val="none" w:sz="0" w:space="0" w:color="auto"/>
                    <w:bottom w:val="none" w:sz="0" w:space="0" w:color="auto"/>
                    <w:right w:val="none" w:sz="0" w:space="0" w:color="auto"/>
                  </w:divBdr>
                  <w:divsChild>
                    <w:div w:id="1154563787">
                      <w:marLeft w:val="0"/>
                      <w:marRight w:val="0"/>
                      <w:marTop w:val="0"/>
                      <w:marBottom w:val="0"/>
                      <w:divBdr>
                        <w:top w:val="none" w:sz="0" w:space="0" w:color="auto"/>
                        <w:left w:val="none" w:sz="0" w:space="0" w:color="auto"/>
                        <w:bottom w:val="none" w:sz="0" w:space="0" w:color="auto"/>
                        <w:right w:val="none" w:sz="0" w:space="0" w:color="auto"/>
                      </w:divBdr>
                    </w:div>
                  </w:divsChild>
                </w:div>
                <w:div w:id="1369186562">
                  <w:marLeft w:val="0"/>
                  <w:marRight w:val="0"/>
                  <w:marTop w:val="0"/>
                  <w:marBottom w:val="0"/>
                  <w:divBdr>
                    <w:top w:val="none" w:sz="0" w:space="0" w:color="auto"/>
                    <w:left w:val="none" w:sz="0" w:space="0" w:color="auto"/>
                    <w:bottom w:val="none" w:sz="0" w:space="0" w:color="auto"/>
                    <w:right w:val="none" w:sz="0" w:space="0" w:color="auto"/>
                  </w:divBdr>
                  <w:divsChild>
                    <w:div w:id="2099523307">
                      <w:marLeft w:val="0"/>
                      <w:marRight w:val="0"/>
                      <w:marTop w:val="0"/>
                      <w:marBottom w:val="0"/>
                      <w:divBdr>
                        <w:top w:val="none" w:sz="0" w:space="0" w:color="auto"/>
                        <w:left w:val="none" w:sz="0" w:space="0" w:color="auto"/>
                        <w:bottom w:val="none" w:sz="0" w:space="0" w:color="auto"/>
                        <w:right w:val="none" w:sz="0" w:space="0" w:color="auto"/>
                      </w:divBdr>
                    </w:div>
                    <w:div w:id="160853960">
                      <w:marLeft w:val="0"/>
                      <w:marRight w:val="0"/>
                      <w:marTop w:val="0"/>
                      <w:marBottom w:val="0"/>
                      <w:divBdr>
                        <w:top w:val="none" w:sz="0" w:space="0" w:color="auto"/>
                        <w:left w:val="none" w:sz="0" w:space="0" w:color="auto"/>
                        <w:bottom w:val="none" w:sz="0" w:space="0" w:color="auto"/>
                        <w:right w:val="none" w:sz="0" w:space="0" w:color="auto"/>
                      </w:divBdr>
                    </w:div>
                    <w:div w:id="97406671">
                      <w:marLeft w:val="0"/>
                      <w:marRight w:val="0"/>
                      <w:marTop w:val="0"/>
                      <w:marBottom w:val="0"/>
                      <w:divBdr>
                        <w:top w:val="none" w:sz="0" w:space="0" w:color="auto"/>
                        <w:left w:val="none" w:sz="0" w:space="0" w:color="auto"/>
                        <w:bottom w:val="none" w:sz="0" w:space="0" w:color="auto"/>
                        <w:right w:val="none" w:sz="0" w:space="0" w:color="auto"/>
                      </w:divBdr>
                    </w:div>
                    <w:div w:id="923025938">
                      <w:marLeft w:val="0"/>
                      <w:marRight w:val="0"/>
                      <w:marTop w:val="0"/>
                      <w:marBottom w:val="0"/>
                      <w:divBdr>
                        <w:top w:val="none" w:sz="0" w:space="0" w:color="auto"/>
                        <w:left w:val="none" w:sz="0" w:space="0" w:color="auto"/>
                        <w:bottom w:val="none" w:sz="0" w:space="0" w:color="auto"/>
                        <w:right w:val="none" w:sz="0" w:space="0" w:color="auto"/>
                      </w:divBdr>
                    </w:div>
                    <w:div w:id="1096101384">
                      <w:marLeft w:val="0"/>
                      <w:marRight w:val="0"/>
                      <w:marTop w:val="0"/>
                      <w:marBottom w:val="0"/>
                      <w:divBdr>
                        <w:top w:val="none" w:sz="0" w:space="0" w:color="auto"/>
                        <w:left w:val="none" w:sz="0" w:space="0" w:color="auto"/>
                        <w:bottom w:val="none" w:sz="0" w:space="0" w:color="auto"/>
                        <w:right w:val="none" w:sz="0" w:space="0" w:color="auto"/>
                      </w:divBdr>
                    </w:div>
                    <w:div w:id="763651626">
                      <w:marLeft w:val="0"/>
                      <w:marRight w:val="0"/>
                      <w:marTop w:val="0"/>
                      <w:marBottom w:val="0"/>
                      <w:divBdr>
                        <w:top w:val="none" w:sz="0" w:space="0" w:color="auto"/>
                        <w:left w:val="none" w:sz="0" w:space="0" w:color="auto"/>
                        <w:bottom w:val="none" w:sz="0" w:space="0" w:color="auto"/>
                        <w:right w:val="none" w:sz="0" w:space="0" w:color="auto"/>
                      </w:divBdr>
                      <w:divsChild>
                        <w:div w:id="18468194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4115666">
                              <w:marLeft w:val="0"/>
                              <w:marRight w:val="0"/>
                              <w:marTop w:val="0"/>
                              <w:marBottom w:val="0"/>
                              <w:divBdr>
                                <w:top w:val="none" w:sz="0" w:space="0" w:color="auto"/>
                                <w:left w:val="none" w:sz="0" w:space="0" w:color="auto"/>
                                <w:bottom w:val="none" w:sz="0" w:space="0" w:color="auto"/>
                                <w:right w:val="none" w:sz="0" w:space="0" w:color="auto"/>
                              </w:divBdr>
                              <w:divsChild>
                                <w:div w:id="428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4720">
                      <w:marLeft w:val="0"/>
                      <w:marRight w:val="0"/>
                      <w:marTop w:val="0"/>
                      <w:marBottom w:val="0"/>
                      <w:divBdr>
                        <w:top w:val="none" w:sz="0" w:space="0" w:color="auto"/>
                        <w:left w:val="none" w:sz="0" w:space="0" w:color="auto"/>
                        <w:bottom w:val="none" w:sz="0" w:space="0" w:color="auto"/>
                        <w:right w:val="none" w:sz="0" w:space="0" w:color="auto"/>
                      </w:divBdr>
                    </w:div>
                    <w:div w:id="1027440073">
                      <w:marLeft w:val="0"/>
                      <w:marRight w:val="0"/>
                      <w:marTop w:val="0"/>
                      <w:marBottom w:val="0"/>
                      <w:divBdr>
                        <w:top w:val="none" w:sz="0" w:space="0" w:color="auto"/>
                        <w:left w:val="none" w:sz="0" w:space="0" w:color="auto"/>
                        <w:bottom w:val="none" w:sz="0" w:space="0" w:color="auto"/>
                        <w:right w:val="none" w:sz="0" w:space="0" w:color="auto"/>
                      </w:divBdr>
                      <w:divsChild>
                        <w:div w:id="114315817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25844594">
                              <w:marLeft w:val="0"/>
                              <w:marRight w:val="0"/>
                              <w:marTop w:val="0"/>
                              <w:marBottom w:val="0"/>
                              <w:divBdr>
                                <w:top w:val="none" w:sz="0" w:space="0" w:color="auto"/>
                                <w:left w:val="none" w:sz="0" w:space="0" w:color="auto"/>
                                <w:bottom w:val="none" w:sz="0" w:space="0" w:color="auto"/>
                                <w:right w:val="none" w:sz="0" w:space="0" w:color="auto"/>
                              </w:divBdr>
                              <w:divsChild>
                                <w:div w:id="20784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50348">
                      <w:marLeft w:val="0"/>
                      <w:marRight w:val="0"/>
                      <w:marTop w:val="450"/>
                      <w:marBottom w:val="450"/>
                      <w:divBdr>
                        <w:top w:val="none" w:sz="0" w:space="0" w:color="auto"/>
                        <w:left w:val="single" w:sz="24" w:space="0" w:color="6DB33F"/>
                        <w:bottom w:val="none" w:sz="0" w:space="0" w:color="auto"/>
                        <w:right w:val="none" w:sz="0" w:space="0" w:color="auto"/>
                      </w:divBdr>
                      <w:divsChild>
                        <w:div w:id="627513020">
                          <w:marLeft w:val="0"/>
                          <w:marRight w:val="0"/>
                          <w:marTop w:val="0"/>
                          <w:marBottom w:val="0"/>
                          <w:divBdr>
                            <w:top w:val="none" w:sz="0" w:space="0" w:color="auto"/>
                            <w:left w:val="none" w:sz="0" w:space="0" w:color="auto"/>
                            <w:bottom w:val="none" w:sz="0" w:space="0" w:color="auto"/>
                            <w:right w:val="none" w:sz="0" w:space="0" w:color="auto"/>
                          </w:divBdr>
                        </w:div>
                        <w:div w:id="1142381851">
                          <w:marLeft w:val="0"/>
                          <w:marRight w:val="0"/>
                          <w:marTop w:val="0"/>
                          <w:marBottom w:val="0"/>
                          <w:divBdr>
                            <w:top w:val="none" w:sz="0" w:space="0" w:color="auto"/>
                            <w:left w:val="none" w:sz="0" w:space="0" w:color="auto"/>
                            <w:bottom w:val="none" w:sz="0" w:space="0" w:color="auto"/>
                            <w:right w:val="none" w:sz="0" w:space="0" w:color="auto"/>
                          </w:divBdr>
                        </w:div>
                      </w:divsChild>
                    </w:div>
                    <w:div w:id="1094789689">
                      <w:marLeft w:val="0"/>
                      <w:marRight w:val="0"/>
                      <w:marTop w:val="0"/>
                      <w:marBottom w:val="0"/>
                      <w:divBdr>
                        <w:top w:val="none" w:sz="0" w:space="0" w:color="auto"/>
                        <w:left w:val="none" w:sz="0" w:space="0" w:color="auto"/>
                        <w:bottom w:val="none" w:sz="0" w:space="0" w:color="auto"/>
                        <w:right w:val="none" w:sz="0" w:space="0" w:color="auto"/>
                      </w:divBdr>
                      <w:divsChild>
                        <w:div w:id="777601330">
                          <w:marLeft w:val="0"/>
                          <w:marRight w:val="0"/>
                          <w:marTop w:val="0"/>
                          <w:marBottom w:val="0"/>
                          <w:divBdr>
                            <w:top w:val="none" w:sz="0" w:space="0" w:color="auto"/>
                            <w:left w:val="none" w:sz="0" w:space="0" w:color="auto"/>
                            <w:bottom w:val="none" w:sz="0" w:space="0" w:color="auto"/>
                            <w:right w:val="none" w:sz="0" w:space="0" w:color="auto"/>
                          </w:divBdr>
                        </w:div>
                        <w:div w:id="704870357">
                          <w:marLeft w:val="0"/>
                          <w:marRight w:val="0"/>
                          <w:marTop w:val="0"/>
                          <w:marBottom w:val="0"/>
                          <w:divBdr>
                            <w:top w:val="none" w:sz="0" w:space="0" w:color="auto"/>
                            <w:left w:val="none" w:sz="0" w:space="0" w:color="auto"/>
                            <w:bottom w:val="none" w:sz="0" w:space="0" w:color="auto"/>
                            <w:right w:val="none" w:sz="0" w:space="0" w:color="auto"/>
                          </w:divBdr>
                        </w:div>
                        <w:div w:id="179511916">
                          <w:marLeft w:val="0"/>
                          <w:marRight w:val="0"/>
                          <w:marTop w:val="0"/>
                          <w:marBottom w:val="0"/>
                          <w:divBdr>
                            <w:top w:val="none" w:sz="0" w:space="0" w:color="auto"/>
                            <w:left w:val="none" w:sz="0" w:space="0" w:color="auto"/>
                            <w:bottom w:val="none" w:sz="0" w:space="0" w:color="auto"/>
                            <w:right w:val="none" w:sz="0" w:space="0" w:color="auto"/>
                          </w:divBdr>
                          <w:divsChild>
                            <w:div w:id="1396273944">
                              <w:marLeft w:val="0"/>
                              <w:marRight w:val="0"/>
                              <w:marTop w:val="0"/>
                              <w:marBottom w:val="300"/>
                              <w:divBdr>
                                <w:top w:val="single" w:sz="6" w:space="15" w:color="E6E6E6"/>
                                <w:left w:val="single" w:sz="6" w:space="15" w:color="E6E6E6"/>
                                <w:bottom w:val="single" w:sz="6" w:space="15" w:color="E6E6E6"/>
                                <w:right w:val="single" w:sz="6" w:space="15" w:color="E6E6E6"/>
                              </w:divBdr>
                              <w:divsChild>
                                <w:div w:id="36929083">
                                  <w:marLeft w:val="0"/>
                                  <w:marRight w:val="0"/>
                                  <w:marTop w:val="0"/>
                                  <w:marBottom w:val="0"/>
                                  <w:divBdr>
                                    <w:top w:val="none" w:sz="0" w:space="0" w:color="auto"/>
                                    <w:left w:val="none" w:sz="0" w:space="0" w:color="auto"/>
                                    <w:bottom w:val="none" w:sz="0" w:space="0" w:color="auto"/>
                                    <w:right w:val="none" w:sz="0" w:space="0" w:color="auto"/>
                                  </w:divBdr>
                                  <w:divsChild>
                                    <w:div w:id="15555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7124">
                          <w:marLeft w:val="0"/>
                          <w:marRight w:val="0"/>
                          <w:marTop w:val="0"/>
                          <w:marBottom w:val="0"/>
                          <w:divBdr>
                            <w:top w:val="none" w:sz="0" w:space="0" w:color="auto"/>
                            <w:left w:val="none" w:sz="0" w:space="0" w:color="auto"/>
                            <w:bottom w:val="none" w:sz="0" w:space="0" w:color="auto"/>
                            <w:right w:val="none" w:sz="0" w:space="0" w:color="auto"/>
                          </w:divBdr>
                        </w:div>
                        <w:div w:id="765266975">
                          <w:marLeft w:val="0"/>
                          <w:marRight w:val="0"/>
                          <w:marTop w:val="0"/>
                          <w:marBottom w:val="300"/>
                          <w:divBdr>
                            <w:top w:val="none" w:sz="0" w:space="0" w:color="auto"/>
                            <w:left w:val="none" w:sz="0" w:space="0" w:color="auto"/>
                            <w:bottom w:val="none" w:sz="0" w:space="0" w:color="auto"/>
                            <w:right w:val="none" w:sz="0" w:space="0" w:color="auto"/>
                          </w:divBdr>
                          <w:divsChild>
                            <w:div w:id="1465124482">
                              <w:marLeft w:val="0"/>
                              <w:marRight w:val="0"/>
                              <w:marTop w:val="0"/>
                              <w:marBottom w:val="0"/>
                              <w:divBdr>
                                <w:top w:val="none" w:sz="0" w:space="0" w:color="auto"/>
                                <w:left w:val="none" w:sz="0" w:space="0" w:color="auto"/>
                                <w:bottom w:val="none" w:sz="0" w:space="0" w:color="auto"/>
                                <w:right w:val="none" w:sz="0" w:space="0" w:color="auto"/>
                              </w:divBdr>
                            </w:div>
                          </w:divsChild>
                        </w:div>
                        <w:div w:id="1485320514">
                          <w:marLeft w:val="0"/>
                          <w:marRight w:val="0"/>
                          <w:marTop w:val="0"/>
                          <w:marBottom w:val="0"/>
                          <w:divBdr>
                            <w:top w:val="none" w:sz="0" w:space="0" w:color="auto"/>
                            <w:left w:val="none" w:sz="0" w:space="0" w:color="auto"/>
                            <w:bottom w:val="none" w:sz="0" w:space="0" w:color="auto"/>
                            <w:right w:val="none" w:sz="0" w:space="0" w:color="auto"/>
                          </w:divBdr>
                          <w:divsChild>
                            <w:div w:id="2150911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572355929">
                                  <w:marLeft w:val="0"/>
                                  <w:marRight w:val="0"/>
                                  <w:marTop w:val="0"/>
                                  <w:marBottom w:val="0"/>
                                  <w:divBdr>
                                    <w:top w:val="none" w:sz="0" w:space="0" w:color="auto"/>
                                    <w:left w:val="none" w:sz="0" w:space="0" w:color="auto"/>
                                    <w:bottom w:val="none" w:sz="0" w:space="0" w:color="auto"/>
                                    <w:right w:val="none" w:sz="0" w:space="0" w:color="auto"/>
                                  </w:divBdr>
                                  <w:divsChild>
                                    <w:div w:id="21052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68414">
                          <w:marLeft w:val="0"/>
                          <w:marRight w:val="0"/>
                          <w:marTop w:val="0"/>
                          <w:marBottom w:val="0"/>
                          <w:divBdr>
                            <w:top w:val="none" w:sz="0" w:space="0" w:color="auto"/>
                            <w:left w:val="none" w:sz="0" w:space="0" w:color="auto"/>
                            <w:bottom w:val="none" w:sz="0" w:space="0" w:color="auto"/>
                            <w:right w:val="none" w:sz="0" w:space="0" w:color="auto"/>
                          </w:divBdr>
                        </w:div>
                        <w:div w:id="1702241973">
                          <w:marLeft w:val="0"/>
                          <w:marRight w:val="0"/>
                          <w:marTop w:val="0"/>
                          <w:marBottom w:val="300"/>
                          <w:divBdr>
                            <w:top w:val="none" w:sz="0" w:space="0" w:color="auto"/>
                            <w:left w:val="none" w:sz="0" w:space="0" w:color="auto"/>
                            <w:bottom w:val="none" w:sz="0" w:space="0" w:color="auto"/>
                            <w:right w:val="none" w:sz="0" w:space="0" w:color="auto"/>
                          </w:divBdr>
                          <w:divsChild>
                            <w:div w:id="1833175190">
                              <w:marLeft w:val="0"/>
                              <w:marRight w:val="0"/>
                              <w:marTop w:val="0"/>
                              <w:marBottom w:val="0"/>
                              <w:divBdr>
                                <w:top w:val="none" w:sz="0" w:space="0" w:color="auto"/>
                                <w:left w:val="none" w:sz="0" w:space="0" w:color="auto"/>
                                <w:bottom w:val="none" w:sz="0" w:space="0" w:color="auto"/>
                                <w:right w:val="none" w:sz="0" w:space="0" w:color="auto"/>
                              </w:divBdr>
                            </w:div>
                          </w:divsChild>
                        </w:div>
                        <w:div w:id="1253470279">
                          <w:marLeft w:val="0"/>
                          <w:marRight w:val="0"/>
                          <w:marTop w:val="0"/>
                          <w:marBottom w:val="0"/>
                          <w:divBdr>
                            <w:top w:val="none" w:sz="0" w:space="0" w:color="auto"/>
                            <w:left w:val="none" w:sz="0" w:space="0" w:color="auto"/>
                            <w:bottom w:val="none" w:sz="0" w:space="0" w:color="auto"/>
                            <w:right w:val="none" w:sz="0" w:space="0" w:color="auto"/>
                          </w:divBdr>
                          <w:divsChild>
                            <w:div w:id="6258187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23838847">
                                  <w:marLeft w:val="0"/>
                                  <w:marRight w:val="0"/>
                                  <w:marTop w:val="0"/>
                                  <w:marBottom w:val="0"/>
                                  <w:divBdr>
                                    <w:top w:val="none" w:sz="0" w:space="0" w:color="auto"/>
                                    <w:left w:val="none" w:sz="0" w:space="0" w:color="auto"/>
                                    <w:bottom w:val="none" w:sz="0" w:space="0" w:color="auto"/>
                                    <w:right w:val="none" w:sz="0" w:space="0" w:color="auto"/>
                                  </w:divBdr>
                                  <w:divsChild>
                                    <w:div w:id="858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56431">
                          <w:marLeft w:val="0"/>
                          <w:marRight w:val="0"/>
                          <w:marTop w:val="0"/>
                          <w:marBottom w:val="0"/>
                          <w:divBdr>
                            <w:top w:val="none" w:sz="0" w:space="0" w:color="auto"/>
                            <w:left w:val="none" w:sz="0" w:space="0" w:color="auto"/>
                            <w:bottom w:val="none" w:sz="0" w:space="0" w:color="auto"/>
                            <w:right w:val="none" w:sz="0" w:space="0" w:color="auto"/>
                          </w:divBdr>
                        </w:div>
                        <w:div w:id="1947350535">
                          <w:marLeft w:val="0"/>
                          <w:marRight w:val="0"/>
                          <w:marTop w:val="0"/>
                          <w:marBottom w:val="0"/>
                          <w:divBdr>
                            <w:top w:val="none" w:sz="0" w:space="0" w:color="auto"/>
                            <w:left w:val="none" w:sz="0" w:space="0" w:color="auto"/>
                            <w:bottom w:val="none" w:sz="0" w:space="0" w:color="auto"/>
                            <w:right w:val="none" w:sz="0" w:space="0" w:color="auto"/>
                          </w:divBdr>
                        </w:div>
                        <w:div w:id="963922361">
                          <w:marLeft w:val="0"/>
                          <w:marRight w:val="0"/>
                          <w:marTop w:val="0"/>
                          <w:marBottom w:val="0"/>
                          <w:divBdr>
                            <w:top w:val="none" w:sz="0" w:space="0" w:color="auto"/>
                            <w:left w:val="none" w:sz="0" w:space="0" w:color="auto"/>
                            <w:bottom w:val="none" w:sz="0" w:space="0" w:color="auto"/>
                            <w:right w:val="none" w:sz="0" w:space="0" w:color="auto"/>
                          </w:divBdr>
                          <w:divsChild>
                            <w:div w:id="333580450">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18500066">
                                  <w:marLeft w:val="0"/>
                                  <w:marRight w:val="0"/>
                                  <w:marTop w:val="0"/>
                                  <w:marBottom w:val="0"/>
                                  <w:divBdr>
                                    <w:top w:val="none" w:sz="0" w:space="0" w:color="auto"/>
                                    <w:left w:val="none" w:sz="0" w:space="0" w:color="auto"/>
                                    <w:bottom w:val="none" w:sz="0" w:space="0" w:color="auto"/>
                                    <w:right w:val="none" w:sz="0" w:space="0" w:color="auto"/>
                                  </w:divBdr>
                                  <w:divsChild>
                                    <w:div w:id="14167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860700">
                          <w:marLeft w:val="0"/>
                          <w:marRight w:val="0"/>
                          <w:marTop w:val="0"/>
                          <w:marBottom w:val="0"/>
                          <w:divBdr>
                            <w:top w:val="none" w:sz="0" w:space="0" w:color="auto"/>
                            <w:left w:val="none" w:sz="0" w:space="0" w:color="auto"/>
                            <w:bottom w:val="none" w:sz="0" w:space="0" w:color="auto"/>
                            <w:right w:val="none" w:sz="0" w:space="0" w:color="auto"/>
                          </w:divBdr>
                        </w:div>
                        <w:div w:id="1359626782">
                          <w:marLeft w:val="0"/>
                          <w:marRight w:val="0"/>
                          <w:marTop w:val="0"/>
                          <w:marBottom w:val="0"/>
                          <w:divBdr>
                            <w:top w:val="none" w:sz="0" w:space="0" w:color="auto"/>
                            <w:left w:val="none" w:sz="0" w:space="0" w:color="auto"/>
                            <w:bottom w:val="none" w:sz="0" w:space="0" w:color="auto"/>
                            <w:right w:val="none" w:sz="0" w:space="0" w:color="auto"/>
                          </w:divBdr>
                          <w:divsChild>
                            <w:div w:id="1432010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28547768">
                                  <w:marLeft w:val="0"/>
                                  <w:marRight w:val="0"/>
                                  <w:marTop w:val="0"/>
                                  <w:marBottom w:val="0"/>
                                  <w:divBdr>
                                    <w:top w:val="none" w:sz="0" w:space="0" w:color="auto"/>
                                    <w:left w:val="none" w:sz="0" w:space="0" w:color="auto"/>
                                    <w:bottom w:val="none" w:sz="0" w:space="0" w:color="auto"/>
                                    <w:right w:val="none" w:sz="0" w:space="0" w:color="auto"/>
                                  </w:divBdr>
                                  <w:divsChild>
                                    <w:div w:id="9216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9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4432">
                  <w:marLeft w:val="0"/>
                  <w:marRight w:val="0"/>
                  <w:marTop w:val="0"/>
                  <w:marBottom w:val="0"/>
                  <w:divBdr>
                    <w:top w:val="none" w:sz="0" w:space="0" w:color="auto"/>
                    <w:left w:val="none" w:sz="0" w:space="0" w:color="auto"/>
                    <w:bottom w:val="none" w:sz="0" w:space="0" w:color="auto"/>
                    <w:right w:val="none" w:sz="0" w:space="0" w:color="auto"/>
                  </w:divBdr>
                  <w:divsChild>
                    <w:div w:id="1513105561">
                      <w:marLeft w:val="0"/>
                      <w:marRight w:val="0"/>
                      <w:marTop w:val="0"/>
                      <w:marBottom w:val="0"/>
                      <w:divBdr>
                        <w:top w:val="none" w:sz="0" w:space="0" w:color="auto"/>
                        <w:left w:val="none" w:sz="0" w:space="0" w:color="auto"/>
                        <w:bottom w:val="none" w:sz="0" w:space="0" w:color="auto"/>
                        <w:right w:val="none" w:sz="0" w:space="0" w:color="auto"/>
                      </w:divBdr>
                    </w:div>
                    <w:div w:id="209340125">
                      <w:marLeft w:val="0"/>
                      <w:marRight w:val="0"/>
                      <w:marTop w:val="0"/>
                      <w:marBottom w:val="0"/>
                      <w:divBdr>
                        <w:top w:val="none" w:sz="0" w:space="0" w:color="auto"/>
                        <w:left w:val="none" w:sz="0" w:space="0" w:color="auto"/>
                        <w:bottom w:val="none" w:sz="0" w:space="0" w:color="auto"/>
                        <w:right w:val="none" w:sz="0" w:space="0" w:color="auto"/>
                      </w:divBdr>
                    </w:div>
                    <w:div w:id="1376196468">
                      <w:marLeft w:val="0"/>
                      <w:marRight w:val="0"/>
                      <w:marTop w:val="0"/>
                      <w:marBottom w:val="0"/>
                      <w:divBdr>
                        <w:top w:val="none" w:sz="0" w:space="0" w:color="auto"/>
                        <w:left w:val="none" w:sz="0" w:space="0" w:color="auto"/>
                        <w:bottom w:val="none" w:sz="0" w:space="0" w:color="auto"/>
                        <w:right w:val="none" w:sz="0" w:space="0" w:color="auto"/>
                      </w:divBdr>
                      <w:divsChild>
                        <w:div w:id="16618061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27825943">
                              <w:marLeft w:val="0"/>
                              <w:marRight w:val="0"/>
                              <w:marTop w:val="0"/>
                              <w:marBottom w:val="0"/>
                              <w:divBdr>
                                <w:top w:val="none" w:sz="0" w:space="0" w:color="auto"/>
                                <w:left w:val="none" w:sz="0" w:space="0" w:color="auto"/>
                                <w:bottom w:val="none" w:sz="0" w:space="0" w:color="auto"/>
                                <w:right w:val="none" w:sz="0" w:space="0" w:color="auto"/>
                              </w:divBdr>
                              <w:divsChild>
                                <w:div w:id="9719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464964">
                      <w:marLeft w:val="0"/>
                      <w:marRight w:val="0"/>
                      <w:marTop w:val="0"/>
                      <w:marBottom w:val="0"/>
                      <w:divBdr>
                        <w:top w:val="none" w:sz="0" w:space="0" w:color="auto"/>
                        <w:left w:val="none" w:sz="0" w:space="0" w:color="auto"/>
                        <w:bottom w:val="none" w:sz="0" w:space="0" w:color="auto"/>
                        <w:right w:val="none" w:sz="0" w:space="0" w:color="auto"/>
                      </w:divBdr>
                    </w:div>
                  </w:divsChild>
                </w:div>
                <w:div w:id="1154953436">
                  <w:marLeft w:val="0"/>
                  <w:marRight w:val="0"/>
                  <w:marTop w:val="0"/>
                  <w:marBottom w:val="0"/>
                  <w:divBdr>
                    <w:top w:val="none" w:sz="0" w:space="0" w:color="auto"/>
                    <w:left w:val="none" w:sz="0" w:space="0" w:color="auto"/>
                    <w:bottom w:val="none" w:sz="0" w:space="0" w:color="auto"/>
                    <w:right w:val="none" w:sz="0" w:space="0" w:color="auto"/>
                  </w:divBdr>
                  <w:divsChild>
                    <w:div w:id="306208655">
                      <w:marLeft w:val="0"/>
                      <w:marRight w:val="0"/>
                      <w:marTop w:val="0"/>
                      <w:marBottom w:val="0"/>
                      <w:divBdr>
                        <w:top w:val="none" w:sz="0" w:space="0" w:color="auto"/>
                        <w:left w:val="none" w:sz="0" w:space="0" w:color="auto"/>
                        <w:bottom w:val="none" w:sz="0" w:space="0" w:color="auto"/>
                        <w:right w:val="none" w:sz="0" w:space="0" w:color="auto"/>
                      </w:divBdr>
                    </w:div>
                    <w:div w:id="283393665">
                      <w:marLeft w:val="0"/>
                      <w:marRight w:val="0"/>
                      <w:marTop w:val="0"/>
                      <w:marBottom w:val="0"/>
                      <w:divBdr>
                        <w:top w:val="none" w:sz="0" w:space="0" w:color="auto"/>
                        <w:left w:val="none" w:sz="0" w:space="0" w:color="auto"/>
                        <w:bottom w:val="none" w:sz="0" w:space="0" w:color="auto"/>
                        <w:right w:val="none" w:sz="0" w:space="0" w:color="auto"/>
                      </w:divBdr>
                    </w:div>
                    <w:div w:id="32389049">
                      <w:marLeft w:val="0"/>
                      <w:marRight w:val="0"/>
                      <w:marTop w:val="0"/>
                      <w:marBottom w:val="0"/>
                      <w:divBdr>
                        <w:top w:val="none" w:sz="0" w:space="0" w:color="auto"/>
                        <w:left w:val="none" w:sz="0" w:space="0" w:color="auto"/>
                        <w:bottom w:val="none" w:sz="0" w:space="0" w:color="auto"/>
                        <w:right w:val="none" w:sz="0" w:space="0" w:color="auto"/>
                      </w:divBdr>
                      <w:divsChild>
                        <w:div w:id="1955018360">
                          <w:marLeft w:val="0"/>
                          <w:marRight w:val="0"/>
                          <w:marTop w:val="0"/>
                          <w:marBottom w:val="0"/>
                          <w:divBdr>
                            <w:top w:val="none" w:sz="0" w:space="0" w:color="auto"/>
                            <w:left w:val="none" w:sz="0" w:space="0" w:color="auto"/>
                            <w:bottom w:val="none" w:sz="0" w:space="0" w:color="auto"/>
                            <w:right w:val="none" w:sz="0" w:space="0" w:color="auto"/>
                          </w:divBdr>
                        </w:div>
                        <w:div w:id="561404368">
                          <w:marLeft w:val="0"/>
                          <w:marRight w:val="0"/>
                          <w:marTop w:val="0"/>
                          <w:marBottom w:val="0"/>
                          <w:divBdr>
                            <w:top w:val="none" w:sz="0" w:space="0" w:color="auto"/>
                            <w:left w:val="none" w:sz="0" w:space="0" w:color="auto"/>
                            <w:bottom w:val="none" w:sz="0" w:space="0" w:color="auto"/>
                            <w:right w:val="none" w:sz="0" w:space="0" w:color="auto"/>
                          </w:divBdr>
                        </w:div>
                        <w:div w:id="698823244">
                          <w:marLeft w:val="0"/>
                          <w:marRight w:val="0"/>
                          <w:marTop w:val="0"/>
                          <w:marBottom w:val="0"/>
                          <w:divBdr>
                            <w:top w:val="none" w:sz="0" w:space="0" w:color="auto"/>
                            <w:left w:val="none" w:sz="0" w:space="0" w:color="auto"/>
                            <w:bottom w:val="none" w:sz="0" w:space="0" w:color="auto"/>
                            <w:right w:val="none" w:sz="0" w:space="0" w:color="auto"/>
                          </w:divBdr>
                          <w:divsChild>
                            <w:div w:id="129698265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0666719">
                                  <w:marLeft w:val="0"/>
                                  <w:marRight w:val="0"/>
                                  <w:marTop w:val="0"/>
                                  <w:marBottom w:val="0"/>
                                  <w:divBdr>
                                    <w:top w:val="none" w:sz="0" w:space="0" w:color="auto"/>
                                    <w:left w:val="none" w:sz="0" w:space="0" w:color="auto"/>
                                    <w:bottom w:val="none" w:sz="0" w:space="0" w:color="auto"/>
                                    <w:right w:val="none" w:sz="0" w:space="0" w:color="auto"/>
                                  </w:divBdr>
                                  <w:divsChild>
                                    <w:div w:id="865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06280">
                          <w:marLeft w:val="0"/>
                          <w:marRight w:val="0"/>
                          <w:marTop w:val="0"/>
                          <w:marBottom w:val="0"/>
                          <w:divBdr>
                            <w:top w:val="none" w:sz="0" w:space="0" w:color="auto"/>
                            <w:left w:val="none" w:sz="0" w:space="0" w:color="auto"/>
                            <w:bottom w:val="none" w:sz="0" w:space="0" w:color="auto"/>
                            <w:right w:val="none" w:sz="0" w:space="0" w:color="auto"/>
                          </w:divBdr>
                        </w:div>
                        <w:div w:id="1384450028">
                          <w:marLeft w:val="0"/>
                          <w:marRight w:val="0"/>
                          <w:marTop w:val="0"/>
                          <w:marBottom w:val="0"/>
                          <w:divBdr>
                            <w:top w:val="none" w:sz="0" w:space="0" w:color="auto"/>
                            <w:left w:val="none" w:sz="0" w:space="0" w:color="auto"/>
                            <w:bottom w:val="none" w:sz="0" w:space="0" w:color="auto"/>
                            <w:right w:val="none" w:sz="0" w:space="0" w:color="auto"/>
                          </w:divBdr>
                          <w:divsChild>
                            <w:div w:id="166782956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21806442">
                                  <w:marLeft w:val="0"/>
                                  <w:marRight w:val="0"/>
                                  <w:marTop w:val="0"/>
                                  <w:marBottom w:val="0"/>
                                  <w:divBdr>
                                    <w:top w:val="none" w:sz="0" w:space="0" w:color="auto"/>
                                    <w:left w:val="none" w:sz="0" w:space="0" w:color="auto"/>
                                    <w:bottom w:val="none" w:sz="0" w:space="0" w:color="auto"/>
                                    <w:right w:val="none" w:sz="0" w:space="0" w:color="auto"/>
                                  </w:divBdr>
                                  <w:divsChild>
                                    <w:div w:id="17724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064194">
                          <w:marLeft w:val="0"/>
                          <w:marRight w:val="0"/>
                          <w:marTop w:val="0"/>
                          <w:marBottom w:val="0"/>
                          <w:divBdr>
                            <w:top w:val="none" w:sz="0" w:space="0" w:color="auto"/>
                            <w:left w:val="none" w:sz="0" w:space="0" w:color="auto"/>
                            <w:bottom w:val="none" w:sz="0" w:space="0" w:color="auto"/>
                            <w:right w:val="none" w:sz="0" w:space="0" w:color="auto"/>
                          </w:divBdr>
                        </w:div>
                        <w:div w:id="1844935731">
                          <w:marLeft w:val="0"/>
                          <w:marRight w:val="0"/>
                          <w:marTop w:val="0"/>
                          <w:marBottom w:val="0"/>
                          <w:divBdr>
                            <w:top w:val="none" w:sz="0" w:space="0" w:color="auto"/>
                            <w:left w:val="none" w:sz="0" w:space="0" w:color="auto"/>
                            <w:bottom w:val="none" w:sz="0" w:space="0" w:color="auto"/>
                            <w:right w:val="none" w:sz="0" w:space="0" w:color="auto"/>
                          </w:divBdr>
                          <w:divsChild>
                            <w:div w:id="18313624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0149130">
                                  <w:marLeft w:val="0"/>
                                  <w:marRight w:val="0"/>
                                  <w:marTop w:val="0"/>
                                  <w:marBottom w:val="0"/>
                                  <w:divBdr>
                                    <w:top w:val="none" w:sz="0" w:space="0" w:color="auto"/>
                                    <w:left w:val="none" w:sz="0" w:space="0" w:color="auto"/>
                                    <w:bottom w:val="none" w:sz="0" w:space="0" w:color="auto"/>
                                    <w:right w:val="none" w:sz="0" w:space="0" w:color="auto"/>
                                  </w:divBdr>
                                  <w:divsChild>
                                    <w:div w:id="104143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6445">
                          <w:marLeft w:val="0"/>
                          <w:marRight w:val="0"/>
                          <w:marTop w:val="0"/>
                          <w:marBottom w:val="0"/>
                          <w:divBdr>
                            <w:top w:val="none" w:sz="0" w:space="0" w:color="auto"/>
                            <w:left w:val="none" w:sz="0" w:space="0" w:color="auto"/>
                            <w:bottom w:val="none" w:sz="0" w:space="0" w:color="auto"/>
                            <w:right w:val="none" w:sz="0" w:space="0" w:color="auto"/>
                          </w:divBdr>
                        </w:div>
                        <w:div w:id="1158032813">
                          <w:marLeft w:val="0"/>
                          <w:marRight w:val="0"/>
                          <w:marTop w:val="0"/>
                          <w:marBottom w:val="0"/>
                          <w:divBdr>
                            <w:top w:val="none" w:sz="0" w:space="0" w:color="auto"/>
                            <w:left w:val="none" w:sz="0" w:space="0" w:color="auto"/>
                            <w:bottom w:val="none" w:sz="0" w:space="0" w:color="auto"/>
                            <w:right w:val="none" w:sz="0" w:space="0" w:color="auto"/>
                          </w:divBdr>
                        </w:div>
                        <w:div w:id="1519277333">
                          <w:marLeft w:val="0"/>
                          <w:marRight w:val="0"/>
                          <w:marTop w:val="0"/>
                          <w:marBottom w:val="0"/>
                          <w:divBdr>
                            <w:top w:val="none" w:sz="0" w:space="0" w:color="auto"/>
                            <w:left w:val="none" w:sz="0" w:space="0" w:color="auto"/>
                            <w:bottom w:val="none" w:sz="0" w:space="0" w:color="auto"/>
                            <w:right w:val="none" w:sz="0" w:space="0" w:color="auto"/>
                          </w:divBdr>
                        </w:div>
                        <w:div w:id="873807646">
                          <w:marLeft w:val="0"/>
                          <w:marRight w:val="0"/>
                          <w:marTop w:val="0"/>
                          <w:marBottom w:val="0"/>
                          <w:divBdr>
                            <w:top w:val="none" w:sz="0" w:space="0" w:color="auto"/>
                            <w:left w:val="none" w:sz="0" w:space="0" w:color="auto"/>
                            <w:bottom w:val="none" w:sz="0" w:space="0" w:color="auto"/>
                            <w:right w:val="none" w:sz="0" w:space="0" w:color="auto"/>
                          </w:divBdr>
                        </w:div>
                        <w:div w:id="245110442">
                          <w:marLeft w:val="0"/>
                          <w:marRight w:val="0"/>
                          <w:marTop w:val="450"/>
                          <w:marBottom w:val="450"/>
                          <w:divBdr>
                            <w:top w:val="none" w:sz="0" w:space="0" w:color="auto"/>
                            <w:left w:val="single" w:sz="24" w:space="0" w:color="6DB33F"/>
                            <w:bottom w:val="none" w:sz="0" w:space="0" w:color="auto"/>
                            <w:right w:val="none" w:sz="0" w:space="0" w:color="auto"/>
                          </w:divBdr>
                          <w:divsChild>
                            <w:div w:id="1941451498">
                              <w:marLeft w:val="0"/>
                              <w:marRight w:val="0"/>
                              <w:marTop w:val="0"/>
                              <w:marBottom w:val="0"/>
                              <w:divBdr>
                                <w:top w:val="none" w:sz="0" w:space="0" w:color="auto"/>
                                <w:left w:val="none" w:sz="0" w:space="0" w:color="auto"/>
                                <w:bottom w:val="none" w:sz="0" w:space="0" w:color="auto"/>
                                <w:right w:val="none" w:sz="0" w:space="0" w:color="auto"/>
                              </w:divBdr>
                            </w:div>
                            <w:div w:id="1808468587">
                              <w:marLeft w:val="0"/>
                              <w:marRight w:val="0"/>
                              <w:marTop w:val="0"/>
                              <w:marBottom w:val="0"/>
                              <w:divBdr>
                                <w:top w:val="none" w:sz="0" w:space="0" w:color="auto"/>
                                <w:left w:val="none" w:sz="0" w:space="0" w:color="auto"/>
                                <w:bottom w:val="none" w:sz="0" w:space="0" w:color="auto"/>
                                <w:right w:val="none" w:sz="0" w:space="0" w:color="auto"/>
                              </w:divBdr>
                              <w:divsChild>
                                <w:div w:id="4717563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02724328">
                                      <w:marLeft w:val="0"/>
                                      <w:marRight w:val="0"/>
                                      <w:marTop w:val="0"/>
                                      <w:marBottom w:val="0"/>
                                      <w:divBdr>
                                        <w:top w:val="none" w:sz="0" w:space="0" w:color="auto"/>
                                        <w:left w:val="none" w:sz="0" w:space="0" w:color="auto"/>
                                        <w:bottom w:val="none" w:sz="0" w:space="0" w:color="auto"/>
                                        <w:right w:val="none" w:sz="0" w:space="0" w:color="auto"/>
                                      </w:divBdr>
                                      <w:divsChild>
                                        <w:div w:id="11860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186579">
                              <w:marLeft w:val="0"/>
                              <w:marRight w:val="0"/>
                              <w:marTop w:val="0"/>
                              <w:marBottom w:val="0"/>
                              <w:divBdr>
                                <w:top w:val="none" w:sz="0" w:space="0" w:color="auto"/>
                                <w:left w:val="none" w:sz="0" w:space="0" w:color="auto"/>
                                <w:bottom w:val="none" w:sz="0" w:space="0" w:color="auto"/>
                                <w:right w:val="none" w:sz="0" w:space="0" w:color="auto"/>
                              </w:divBdr>
                            </w:div>
                          </w:divsChild>
                        </w:div>
                        <w:div w:id="33164059">
                          <w:marLeft w:val="0"/>
                          <w:marRight w:val="0"/>
                          <w:marTop w:val="0"/>
                          <w:marBottom w:val="0"/>
                          <w:divBdr>
                            <w:top w:val="none" w:sz="0" w:space="0" w:color="auto"/>
                            <w:left w:val="none" w:sz="0" w:space="0" w:color="auto"/>
                            <w:bottom w:val="none" w:sz="0" w:space="0" w:color="auto"/>
                            <w:right w:val="none" w:sz="0" w:space="0" w:color="auto"/>
                          </w:divBdr>
                        </w:div>
                        <w:div w:id="616527311">
                          <w:marLeft w:val="0"/>
                          <w:marRight w:val="0"/>
                          <w:marTop w:val="0"/>
                          <w:marBottom w:val="0"/>
                          <w:divBdr>
                            <w:top w:val="none" w:sz="0" w:space="0" w:color="auto"/>
                            <w:left w:val="none" w:sz="0" w:space="0" w:color="auto"/>
                            <w:bottom w:val="none" w:sz="0" w:space="0" w:color="auto"/>
                            <w:right w:val="none" w:sz="0" w:space="0" w:color="auto"/>
                          </w:divBdr>
                          <w:divsChild>
                            <w:div w:id="14309277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802502535">
                                  <w:marLeft w:val="0"/>
                                  <w:marRight w:val="0"/>
                                  <w:marTop w:val="0"/>
                                  <w:marBottom w:val="0"/>
                                  <w:divBdr>
                                    <w:top w:val="none" w:sz="0" w:space="0" w:color="auto"/>
                                    <w:left w:val="none" w:sz="0" w:space="0" w:color="auto"/>
                                    <w:bottom w:val="none" w:sz="0" w:space="0" w:color="auto"/>
                                    <w:right w:val="none" w:sz="0" w:space="0" w:color="auto"/>
                                  </w:divBdr>
                                  <w:divsChild>
                                    <w:div w:id="65537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30052">
                          <w:marLeft w:val="0"/>
                          <w:marRight w:val="0"/>
                          <w:marTop w:val="0"/>
                          <w:marBottom w:val="0"/>
                          <w:divBdr>
                            <w:top w:val="none" w:sz="0" w:space="0" w:color="auto"/>
                            <w:left w:val="none" w:sz="0" w:space="0" w:color="auto"/>
                            <w:bottom w:val="none" w:sz="0" w:space="0" w:color="auto"/>
                            <w:right w:val="none" w:sz="0" w:space="0" w:color="auto"/>
                          </w:divBdr>
                        </w:div>
                        <w:div w:id="855553">
                          <w:marLeft w:val="0"/>
                          <w:marRight w:val="0"/>
                          <w:marTop w:val="0"/>
                          <w:marBottom w:val="0"/>
                          <w:divBdr>
                            <w:top w:val="none" w:sz="0" w:space="0" w:color="auto"/>
                            <w:left w:val="none" w:sz="0" w:space="0" w:color="auto"/>
                            <w:bottom w:val="none" w:sz="0" w:space="0" w:color="auto"/>
                            <w:right w:val="none" w:sz="0" w:space="0" w:color="auto"/>
                          </w:divBdr>
                          <w:divsChild>
                            <w:div w:id="19080351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6953797">
                                  <w:marLeft w:val="0"/>
                                  <w:marRight w:val="0"/>
                                  <w:marTop w:val="0"/>
                                  <w:marBottom w:val="0"/>
                                  <w:divBdr>
                                    <w:top w:val="none" w:sz="0" w:space="0" w:color="auto"/>
                                    <w:left w:val="none" w:sz="0" w:space="0" w:color="auto"/>
                                    <w:bottom w:val="none" w:sz="0" w:space="0" w:color="auto"/>
                                    <w:right w:val="none" w:sz="0" w:space="0" w:color="auto"/>
                                  </w:divBdr>
                                  <w:divsChild>
                                    <w:div w:id="928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94136">
                          <w:marLeft w:val="0"/>
                          <w:marRight w:val="0"/>
                          <w:marTop w:val="0"/>
                          <w:marBottom w:val="0"/>
                          <w:divBdr>
                            <w:top w:val="none" w:sz="0" w:space="0" w:color="auto"/>
                            <w:left w:val="none" w:sz="0" w:space="0" w:color="auto"/>
                            <w:bottom w:val="none" w:sz="0" w:space="0" w:color="auto"/>
                            <w:right w:val="none" w:sz="0" w:space="0" w:color="auto"/>
                          </w:divBdr>
                        </w:div>
                        <w:div w:id="1884978010">
                          <w:marLeft w:val="0"/>
                          <w:marRight w:val="0"/>
                          <w:marTop w:val="0"/>
                          <w:marBottom w:val="0"/>
                          <w:divBdr>
                            <w:top w:val="none" w:sz="0" w:space="0" w:color="auto"/>
                            <w:left w:val="none" w:sz="0" w:space="0" w:color="auto"/>
                            <w:bottom w:val="none" w:sz="0" w:space="0" w:color="auto"/>
                            <w:right w:val="none" w:sz="0" w:space="0" w:color="auto"/>
                          </w:divBdr>
                          <w:divsChild>
                            <w:div w:id="125659225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19928071">
                                  <w:marLeft w:val="0"/>
                                  <w:marRight w:val="0"/>
                                  <w:marTop w:val="0"/>
                                  <w:marBottom w:val="0"/>
                                  <w:divBdr>
                                    <w:top w:val="none" w:sz="0" w:space="0" w:color="auto"/>
                                    <w:left w:val="none" w:sz="0" w:space="0" w:color="auto"/>
                                    <w:bottom w:val="none" w:sz="0" w:space="0" w:color="auto"/>
                                    <w:right w:val="none" w:sz="0" w:space="0" w:color="auto"/>
                                  </w:divBdr>
                                  <w:divsChild>
                                    <w:div w:id="3355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2315">
                          <w:marLeft w:val="0"/>
                          <w:marRight w:val="0"/>
                          <w:marTop w:val="450"/>
                          <w:marBottom w:val="450"/>
                          <w:divBdr>
                            <w:top w:val="none" w:sz="0" w:space="0" w:color="auto"/>
                            <w:left w:val="single" w:sz="24" w:space="0" w:color="6DB33F"/>
                            <w:bottom w:val="none" w:sz="0" w:space="0" w:color="auto"/>
                            <w:right w:val="none" w:sz="0" w:space="0" w:color="auto"/>
                          </w:divBdr>
                        </w:div>
                        <w:div w:id="1425421173">
                          <w:marLeft w:val="0"/>
                          <w:marRight w:val="0"/>
                          <w:marTop w:val="0"/>
                          <w:marBottom w:val="0"/>
                          <w:divBdr>
                            <w:top w:val="none" w:sz="0" w:space="0" w:color="auto"/>
                            <w:left w:val="none" w:sz="0" w:space="0" w:color="auto"/>
                            <w:bottom w:val="none" w:sz="0" w:space="0" w:color="auto"/>
                            <w:right w:val="none" w:sz="0" w:space="0" w:color="auto"/>
                          </w:divBdr>
                          <w:divsChild>
                            <w:div w:id="1859151184">
                              <w:marLeft w:val="0"/>
                              <w:marRight w:val="0"/>
                              <w:marTop w:val="0"/>
                              <w:marBottom w:val="0"/>
                              <w:divBdr>
                                <w:top w:val="none" w:sz="0" w:space="0" w:color="auto"/>
                                <w:left w:val="none" w:sz="0" w:space="0" w:color="auto"/>
                                <w:bottom w:val="none" w:sz="0" w:space="0" w:color="auto"/>
                                <w:right w:val="none" w:sz="0" w:space="0" w:color="auto"/>
                              </w:divBdr>
                            </w:div>
                          </w:divsChild>
                        </w:div>
                        <w:div w:id="1777556823">
                          <w:marLeft w:val="0"/>
                          <w:marRight w:val="0"/>
                          <w:marTop w:val="0"/>
                          <w:marBottom w:val="0"/>
                          <w:divBdr>
                            <w:top w:val="none" w:sz="0" w:space="0" w:color="auto"/>
                            <w:left w:val="none" w:sz="0" w:space="0" w:color="auto"/>
                            <w:bottom w:val="none" w:sz="0" w:space="0" w:color="auto"/>
                            <w:right w:val="none" w:sz="0" w:space="0" w:color="auto"/>
                          </w:divBdr>
                          <w:divsChild>
                            <w:div w:id="838036106">
                              <w:marLeft w:val="0"/>
                              <w:marRight w:val="0"/>
                              <w:marTop w:val="0"/>
                              <w:marBottom w:val="0"/>
                              <w:divBdr>
                                <w:top w:val="none" w:sz="0" w:space="0" w:color="auto"/>
                                <w:left w:val="none" w:sz="0" w:space="0" w:color="auto"/>
                                <w:bottom w:val="none" w:sz="0" w:space="0" w:color="auto"/>
                                <w:right w:val="none" w:sz="0" w:space="0" w:color="auto"/>
                              </w:divBdr>
                            </w:div>
                            <w:div w:id="1238443266">
                              <w:marLeft w:val="0"/>
                              <w:marRight w:val="0"/>
                              <w:marTop w:val="0"/>
                              <w:marBottom w:val="0"/>
                              <w:divBdr>
                                <w:top w:val="none" w:sz="0" w:space="0" w:color="auto"/>
                                <w:left w:val="none" w:sz="0" w:space="0" w:color="auto"/>
                                <w:bottom w:val="none" w:sz="0" w:space="0" w:color="auto"/>
                                <w:right w:val="none" w:sz="0" w:space="0" w:color="auto"/>
                              </w:divBdr>
                            </w:div>
                            <w:div w:id="14348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7293">
                      <w:marLeft w:val="0"/>
                      <w:marRight w:val="0"/>
                      <w:marTop w:val="0"/>
                      <w:marBottom w:val="0"/>
                      <w:divBdr>
                        <w:top w:val="none" w:sz="0" w:space="0" w:color="auto"/>
                        <w:left w:val="none" w:sz="0" w:space="0" w:color="auto"/>
                        <w:bottom w:val="none" w:sz="0" w:space="0" w:color="auto"/>
                        <w:right w:val="none" w:sz="0" w:space="0" w:color="auto"/>
                      </w:divBdr>
                      <w:divsChild>
                        <w:div w:id="1003357201">
                          <w:marLeft w:val="0"/>
                          <w:marRight w:val="0"/>
                          <w:marTop w:val="0"/>
                          <w:marBottom w:val="0"/>
                          <w:divBdr>
                            <w:top w:val="none" w:sz="0" w:space="0" w:color="auto"/>
                            <w:left w:val="none" w:sz="0" w:space="0" w:color="auto"/>
                            <w:bottom w:val="none" w:sz="0" w:space="0" w:color="auto"/>
                            <w:right w:val="none" w:sz="0" w:space="0" w:color="auto"/>
                          </w:divBdr>
                        </w:div>
                        <w:div w:id="94180370">
                          <w:marLeft w:val="0"/>
                          <w:marRight w:val="0"/>
                          <w:marTop w:val="0"/>
                          <w:marBottom w:val="0"/>
                          <w:divBdr>
                            <w:top w:val="none" w:sz="0" w:space="0" w:color="auto"/>
                            <w:left w:val="none" w:sz="0" w:space="0" w:color="auto"/>
                            <w:bottom w:val="none" w:sz="0" w:space="0" w:color="auto"/>
                            <w:right w:val="none" w:sz="0" w:space="0" w:color="auto"/>
                          </w:divBdr>
                        </w:div>
                        <w:div w:id="2079553710">
                          <w:marLeft w:val="0"/>
                          <w:marRight w:val="0"/>
                          <w:marTop w:val="0"/>
                          <w:marBottom w:val="0"/>
                          <w:divBdr>
                            <w:top w:val="none" w:sz="0" w:space="0" w:color="auto"/>
                            <w:left w:val="none" w:sz="0" w:space="0" w:color="auto"/>
                            <w:bottom w:val="none" w:sz="0" w:space="0" w:color="auto"/>
                            <w:right w:val="none" w:sz="0" w:space="0" w:color="auto"/>
                          </w:divBdr>
                        </w:div>
                        <w:div w:id="1614243888">
                          <w:marLeft w:val="0"/>
                          <w:marRight w:val="0"/>
                          <w:marTop w:val="0"/>
                          <w:marBottom w:val="0"/>
                          <w:divBdr>
                            <w:top w:val="none" w:sz="0" w:space="0" w:color="auto"/>
                            <w:left w:val="none" w:sz="0" w:space="0" w:color="auto"/>
                            <w:bottom w:val="none" w:sz="0" w:space="0" w:color="auto"/>
                            <w:right w:val="none" w:sz="0" w:space="0" w:color="auto"/>
                          </w:divBdr>
                        </w:div>
                        <w:div w:id="1655795182">
                          <w:marLeft w:val="0"/>
                          <w:marRight w:val="0"/>
                          <w:marTop w:val="450"/>
                          <w:marBottom w:val="450"/>
                          <w:divBdr>
                            <w:top w:val="none" w:sz="0" w:space="0" w:color="auto"/>
                            <w:left w:val="single" w:sz="24" w:space="0" w:color="6DB33F"/>
                            <w:bottom w:val="none" w:sz="0" w:space="0" w:color="auto"/>
                            <w:right w:val="none" w:sz="0" w:space="0" w:color="auto"/>
                          </w:divBdr>
                        </w:div>
                        <w:div w:id="1731809376">
                          <w:marLeft w:val="0"/>
                          <w:marRight w:val="0"/>
                          <w:marTop w:val="0"/>
                          <w:marBottom w:val="0"/>
                          <w:divBdr>
                            <w:top w:val="none" w:sz="0" w:space="0" w:color="auto"/>
                            <w:left w:val="none" w:sz="0" w:space="0" w:color="auto"/>
                            <w:bottom w:val="none" w:sz="0" w:space="0" w:color="auto"/>
                            <w:right w:val="none" w:sz="0" w:space="0" w:color="auto"/>
                          </w:divBdr>
                        </w:div>
                        <w:div w:id="122425946">
                          <w:marLeft w:val="0"/>
                          <w:marRight w:val="0"/>
                          <w:marTop w:val="0"/>
                          <w:marBottom w:val="0"/>
                          <w:divBdr>
                            <w:top w:val="none" w:sz="0" w:space="0" w:color="auto"/>
                            <w:left w:val="none" w:sz="0" w:space="0" w:color="auto"/>
                            <w:bottom w:val="none" w:sz="0" w:space="0" w:color="auto"/>
                            <w:right w:val="none" w:sz="0" w:space="0" w:color="auto"/>
                          </w:divBdr>
                          <w:divsChild>
                            <w:div w:id="124788633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61784350">
                                  <w:marLeft w:val="0"/>
                                  <w:marRight w:val="0"/>
                                  <w:marTop w:val="0"/>
                                  <w:marBottom w:val="0"/>
                                  <w:divBdr>
                                    <w:top w:val="none" w:sz="0" w:space="0" w:color="auto"/>
                                    <w:left w:val="none" w:sz="0" w:space="0" w:color="auto"/>
                                    <w:bottom w:val="none" w:sz="0" w:space="0" w:color="auto"/>
                                    <w:right w:val="none" w:sz="0" w:space="0" w:color="auto"/>
                                  </w:divBdr>
                                  <w:divsChild>
                                    <w:div w:id="5756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42913">
                      <w:marLeft w:val="0"/>
                      <w:marRight w:val="0"/>
                      <w:marTop w:val="0"/>
                      <w:marBottom w:val="0"/>
                      <w:divBdr>
                        <w:top w:val="none" w:sz="0" w:space="0" w:color="auto"/>
                        <w:left w:val="none" w:sz="0" w:space="0" w:color="auto"/>
                        <w:bottom w:val="none" w:sz="0" w:space="0" w:color="auto"/>
                        <w:right w:val="none" w:sz="0" w:space="0" w:color="auto"/>
                      </w:divBdr>
                      <w:divsChild>
                        <w:div w:id="478377800">
                          <w:marLeft w:val="0"/>
                          <w:marRight w:val="0"/>
                          <w:marTop w:val="0"/>
                          <w:marBottom w:val="0"/>
                          <w:divBdr>
                            <w:top w:val="none" w:sz="0" w:space="0" w:color="auto"/>
                            <w:left w:val="none" w:sz="0" w:space="0" w:color="auto"/>
                            <w:bottom w:val="none" w:sz="0" w:space="0" w:color="auto"/>
                            <w:right w:val="none" w:sz="0" w:space="0" w:color="auto"/>
                          </w:divBdr>
                        </w:div>
                        <w:div w:id="714085018">
                          <w:marLeft w:val="0"/>
                          <w:marRight w:val="0"/>
                          <w:marTop w:val="0"/>
                          <w:marBottom w:val="0"/>
                          <w:divBdr>
                            <w:top w:val="none" w:sz="0" w:space="0" w:color="auto"/>
                            <w:left w:val="none" w:sz="0" w:space="0" w:color="auto"/>
                            <w:bottom w:val="none" w:sz="0" w:space="0" w:color="auto"/>
                            <w:right w:val="none" w:sz="0" w:space="0" w:color="auto"/>
                          </w:divBdr>
                        </w:div>
                        <w:div w:id="385184593">
                          <w:marLeft w:val="0"/>
                          <w:marRight w:val="0"/>
                          <w:marTop w:val="0"/>
                          <w:marBottom w:val="0"/>
                          <w:divBdr>
                            <w:top w:val="none" w:sz="0" w:space="0" w:color="auto"/>
                            <w:left w:val="none" w:sz="0" w:space="0" w:color="auto"/>
                            <w:bottom w:val="none" w:sz="0" w:space="0" w:color="auto"/>
                            <w:right w:val="none" w:sz="0" w:space="0" w:color="auto"/>
                          </w:divBdr>
                          <w:divsChild>
                            <w:div w:id="47398334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9573229">
                                  <w:marLeft w:val="0"/>
                                  <w:marRight w:val="0"/>
                                  <w:marTop w:val="0"/>
                                  <w:marBottom w:val="300"/>
                                  <w:divBdr>
                                    <w:top w:val="none" w:sz="0" w:space="0" w:color="auto"/>
                                    <w:left w:val="none" w:sz="0" w:space="0" w:color="auto"/>
                                    <w:bottom w:val="none" w:sz="0" w:space="0" w:color="auto"/>
                                    <w:right w:val="none" w:sz="0" w:space="0" w:color="auto"/>
                                  </w:divBdr>
                                  <w:divsChild>
                                    <w:div w:id="878277923">
                                      <w:marLeft w:val="0"/>
                                      <w:marRight w:val="0"/>
                                      <w:marTop w:val="0"/>
                                      <w:marBottom w:val="0"/>
                                      <w:divBdr>
                                        <w:top w:val="none" w:sz="0" w:space="0" w:color="auto"/>
                                        <w:left w:val="none" w:sz="0" w:space="0" w:color="auto"/>
                                        <w:bottom w:val="none" w:sz="0" w:space="0" w:color="auto"/>
                                        <w:right w:val="none" w:sz="0" w:space="0" w:color="auto"/>
                                      </w:divBdr>
                                    </w:div>
                                  </w:divsChild>
                                </w:div>
                                <w:div w:id="9690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3201">
                          <w:marLeft w:val="0"/>
                          <w:marRight w:val="0"/>
                          <w:marTop w:val="0"/>
                          <w:marBottom w:val="0"/>
                          <w:divBdr>
                            <w:top w:val="none" w:sz="0" w:space="0" w:color="auto"/>
                            <w:left w:val="none" w:sz="0" w:space="0" w:color="auto"/>
                            <w:bottom w:val="none" w:sz="0" w:space="0" w:color="auto"/>
                            <w:right w:val="none" w:sz="0" w:space="0" w:color="auto"/>
                          </w:divBdr>
                        </w:div>
                        <w:div w:id="83188109">
                          <w:marLeft w:val="0"/>
                          <w:marRight w:val="0"/>
                          <w:marTop w:val="0"/>
                          <w:marBottom w:val="0"/>
                          <w:divBdr>
                            <w:top w:val="none" w:sz="0" w:space="0" w:color="auto"/>
                            <w:left w:val="none" w:sz="0" w:space="0" w:color="auto"/>
                            <w:bottom w:val="none" w:sz="0" w:space="0" w:color="auto"/>
                            <w:right w:val="none" w:sz="0" w:space="0" w:color="auto"/>
                          </w:divBdr>
                        </w:div>
                        <w:div w:id="699090901">
                          <w:marLeft w:val="0"/>
                          <w:marRight w:val="0"/>
                          <w:marTop w:val="0"/>
                          <w:marBottom w:val="0"/>
                          <w:divBdr>
                            <w:top w:val="none" w:sz="0" w:space="0" w:color="auto"/>
                            <w:left w:val="none" w:sz="0" w:space="0" w:color="auto"/>
                            <w:bottom w:val="none" w:sz="0" w:space="0" w:color="auto"/>
                            <w:right w:val="none" w:sz="0" w:space="0" w:color="auto"/>
                          </w:divBdr>
                          <w:divsChild>
                            <w:div w:id="4306673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542720008">
                                  <w:marLeft w:val="0"/>
                                  <w:marRight w:val="0"/>
                                  <w:marTop w:val="0"/>
                                  <w:marBottom w:val="0"/>
                                  <w:divBdr>
                                    <w:top w:val="none" w:sz="0" w:space="0" w:color="auto"/>
                                    <w:left w:val="none" w:sz="0" w:space="0" w:color="auto"/>
                                    <w:bottom w:val="none" w:sz="0" w:space="0" w:color="auto"/>
                                    <w:right w:val="none" w:sz="0" w:space="0" w:color="auto"/>
                                  </w:divBdr>
                                  <w:divsChild>
                                    <w:div w:id="4412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375779">
                          <w:marLeft w:val="0"/>
                          <w:marRight w:val="0"/>
                          <w:marTop w:val="450"/>
                          <w:marBottom w:val="450"/>
                          <w:divBdr>
                            <w:top w:val="none" w:sz="0" w:space="0" w:color="auto"/>
                            <w:left w:val="single" w:sz="24" w:space="0" w:color="6DB33F"/>
                            <w:bottom w:val="none" w:sz="0" w:space="0" w:color="auto"/>
                            <w:right w:val="none" w:sz="0" w:space="0" w:color="auto"/>
                          </w:divBdr>
                        </w:div>
                      </w:divsChild>
                    </w:div>
                    <w:div w:id="419564810">
                      <w:marLeft w:val="0"/>
                      <w:marRight w:val="0"/>
                      <w:marTop w:val="0"/>
                      <w:marBottom w:val="0"/>
                      <w:divBdr>
                        <w:top w:val="none" w:sz="0" w:space="0" w:color="auto"/>
                        <w:left w:val="none" w:sz="0" w:space="0" w:color="auto"/>
                        <w:bottom w:val="none" w:sz="0" w:space="0" w:color="auto"/>
                        <w:right w:val="none" w:sz="0" w:space="0" w:color="auto"/>
                      </w:divBdr>
                      <w:divsChild>
                        <w:div w:id="87241832">
                          <w:marLeft w:val="0"/>
                          <w:marRight w:val="0"/>
                          <w:marTop w:val="0"/>
                          <w:marBottom w:val="0"/>
                          <w:divBdr>
                            <w:top w:val="none" w:sz="0" w:space="0" w:color="auto"/>
                            <w:left w:val="none" w:sz="0" w:space="0" w:color="auto"/>
                            <w:bottom w:val="none" w:sz="0" w:space="0" w:color="auto"/>
                            <w:right w:val="none" w:sz="0" w:space="0" w:color="auto"/>
                          </w:divBdr>
                        </w:div>
                        <w:div w:id="542601324">
                          <w:marLeft w:val="0"/>
                          <w:marRight w:val="0"/>
                          <w:marTop w:val="0"/>
                          <w:marBottom w:val="0"/>
                          <w:divBdr>
                            <w:top w:val="none" w:sz="0" w:space="0" w:color="auto"/>
                            <w:left w:val="none" w:sz="0" w:space="0" w:color="auto"/>
                            <w:bottom w:val="none" w:sz="0" w:space="0" w:color="auto"/>
                            <w:right w:val="none" w:sz="0" w:space="0" w:color="auto"/>
                          </w:divBdr>
                        </w:div>
                        <w:div w:id="458572227">
                          <w:marLeft w:val="0"/>
                          <w:marRight w:val="0"/>
                          <w:marTop w:val="0"/>
                          <w:marBottom w:val="0"/>
                          <w:divBdr>
                            <w:top w:val="none" w:sz="0" w:space="0" w:color="auto"/>
                            <w:left w:val="none" w:sz="0" w:space="0" w:color="auto"/>
                            <w:bottom w:val="none" w:sz="0" w:space="0" w:color="auto"/>
                            <w:right w:val="none" w:sz="0" w:space="0" w:color="auto"/>
                          </w:divBdr>
                        </w:div>
                        <w:div w:id="2045520628">
                          <w:marLeft w:val="0"/>
                          <w:marRight w:val="0"/>
                          <w:marTop w:val="0"/>
                          <w:marBottom w:val="0"/>
                          <w:divBdr>
                            <w:top w:val="none" w:sz="0" w:space="0" w:color="auto"/>
                            <w:left w:val="none" w:sz="0" w:space="0" w:color="auto"/>
                            <w:bottom w:val="none" w:sz="0" w:space="0" w:color="auto"/>
                            <w:right w:val="none" w:sz="0" w:space="0" w:color="auto"/>
                          </w:divBdr>
                        </w:div>
                        <w:div w:id="1803189113">
                          <w:marLeft w:val="0"/>
                          <w:marRight w:val="0"/>
                          <w:marTop w:val="0"/>
                          <w:marBottom w:val="0"/>
                          <w:divBdr>
                            <w:top w:val="none" w:sz="0" w:space="0" w:color="auto"/>
                            <w:left w:val="none" w:sz="0" w:space="0" w:color="auto"/>
                            <w:bottom w:val="none" w:sz="0" w:space="0" w:color="auto"/>
                            <w:right w:val="none" w:sz="0" w:space="0" w:color="auto"/>
                          </w:divBdr>
                          <w:divsChild>
                            <w:div w:id="1991253981">
                              <w:marLeft w:val="0"/>
                              <w:marRight w:val="0"/>
                              <w:marTop w:val="0"/>
                              <w:marBottom w:val="0"/>
                              <w:divBdr>
                                <w:top w:val="none" w:sz="0" w:space="0" w:color="auto"/>
                                <w:left w:val="none" w:sz="0" w:space="0" w:color="auto"/>
                                <w:bottom w:val="none" w:sz="0" w:space="0" w:color="auto"/>
                                <w:right w:val="none" w:sz="0" w:space="0" w:color="auto"/>
                              </w:divBdr>
                            </w:div>
                            <w:div w:id="875626749">
                              <w:marLeft w:val="0"/>
                              <w:marRight w:val="0"/>
                              <w:marTop w:val="450"/>
                              <w:marBottom w:val="450"/>
                              <w:divBdr>
                                <w:top w:val="none" w:sz="0" w:space="0" w:color="auto"/>
                                <w:left w:val="single" w:sz="24" w:space="0" w:color="6DB33F"/>
                                <w:bottom w:val="none" w:sz="0" w:space="0" w:color="auto"/>
                                <w:right w:val="none" w:sz="0" w:space="0" w:color="auto"/>
                              </w:divBdr>
                            </w:div>
                            <w:div w:id="58065472">
                              <w:marLeft w:val="0"/>
                              <w:marRight w:val="0"/>
                              <w:marTop w:val="0"/>
                              <w:marBottom w:val="0"/>
                              <w:divBdr>
                                <w:top w:val="none" w:sz="0" w:space="0" w:color="auto"/>
                                <w:left w:val="none" w:sz="0" w:space="0" w:color="auto"/>
                                <w:bottom w:val="none" w:sz="0" w:space="0" w:color="auto"/>
                                <w:right w:val="none" w:sz="0" w:space="0" w:color="auto"/>
                              </w:divBdr>
                            </w:div>
                            <w:div w:id="1659840329">
                              <w:marLeft w:val="0"/>
                              <w:marRight w:val="0"/>
                              <w:marTop w:val="0"/>
                              <w:marBottom w:val="0"/>
                              <w:divBdr>
                                <w:top w:val="none" w:sz="0" w:space="0" w:color="auto"/>
                                <w:left w:val="none" w:sz="0" w:space="0" w:color="auto"/>
                                <w:bottom w:val="none" w:sz="0" w:space="0" w:color="auto"/>
                                <w:right w:val="none" w:sz="0" w:space="0" w:color="auto"/>
                              </w:divBdr>
                              <w:divsChild>
                                <w:div w:id="10399402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967930736">
                                      <w:marLeft w:val="0"/>
                                      <w:marRight w:val="0"/>
                                      <w:marTop w:val="0"/>
                                      <w:marBottom w:val="0"/>
                                      <w:divBdr>
                                        <w:top w:val="none" w:sz="0" w:space="0" w:color="auto"/>
                                        <w:left w:val="none" w:sz="0" w:space="0" w:color="auto"/>
                                        <w:bottom w:val="none" w:sz="0" w:space="0" w:color="auto"/>
                                        <w:right w:val="none" w:sz="0" w:space="0" w:color="auto"/>
                                      </w:divBdr>
                                      <w:divsChild>
                                        <w:div w:id="118659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844485">
                              <w:marLeft w:val="0"/>
                              <w:marRight w:val="0"/>
                              <w:marTop w:val="0"/>
                              <w:marBottom w:val="0"/>
                              <w:divBdr>
                                <w:top w:val="none" w:sz="0" w:space="0" w:color="auto"/>
                                <w:left w:val="none" w:sz="0" w:space="0" w:color="auto"/>
                                <w:bottom w:val="none" w:sz="0" w:space="0" w:color="auto"/>
                                <w:right w:val="none" w:sz="0" w:space="0" w:color="auto"/>
                              </w:divBdr>
                            </w:div>
                            <w:div w:id="169226507">
                              <w:marLeft w:val="0"/>
                              <w:marRight w:val="0"/>
                              <w:marTop w:val="0"/>
                              <w:marBottom w:val="0"/>
                              <w:divBdr>
                                <w:top w:val="none" w:sz="0" w:space="0" w:color="auto"/>
                                <w:left w:val="none" w:sz="0" w:space="0" w:color="auto"/>
                                <w:bottom w:val="none" w:sz="0" w:space="0" w:color="auto"/>
                                <w:right w:val="none" w:sz="0" w:space="0" w:color="auto"/>
                              </w:divBdr>
                              <w:divsChild>
                                <w:div w:id="78492806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77966818">
                                      <w:marLeft w:val="0"/>
                                      <w:marRight w:val="0"/>
                                      <w:marTop w:val="0"/>
                                      <w:marBottom w:val="0"/>
                                      <w:divBdr>
                                        <w:top w:val="none" w:sz="0" w:space="0" w:color="auto"/>
                                        <w:left w:val="none" w:sz="0" w:space="0" w:color="auto"/>
                                        <w:bottom w:val="none" w:sz="0" w:space="0" w:color="auto"/>
                                        <w:right w:val="none" w:sz="0" w:space="0" w:color="auto"/>
                                      </w:divBdr>
                                      <w:divsChild>
                                        <w:div w:id="9357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5391">
                              <w:marLeft w:val="0"/>
                              <w:marRight w:val="0"/>
                              <w:marTop w:val="0"/>
                              <w:marBottom w:val="0"/>
                              <w:divBdr>
                                <w:top w:val="none" w:sz="0" w:space="0" w:color="auto"/>
                                <w:left w:val="none" w:sz="0" w:space="0" w:color="auto"/>
                                <w:bottom w:val="none" w:sz="0" w:space="0" w:color="auto"/>
                                <w:right w:val="none" w:sz="0" w:space="0" w:color="auto"/>
                              </w:divBdr>
                            </w:div>
                            <w:div w:id="1121605266">
                              <w:marLeft w:val="0"/>
                              <w:marRight w:val="0"/>
                              <w:marTop w:val="0"/>
                              <w:marBottom w:val="0"/>
                              <w:divBdr>
                                <w:top w:val="none" w:sz="0" w:space="0" w:color="auto"/>
                                <w:left w:val="none" w:sz="0" w:space="0" w:color="auto"/>
                                <w:bottom w:val="none" w:sz="0" w:space="0" w:color="auto"/>
                                <w:right w:val="none" w:sz="0" w:space="0" w:color="auto"/>
                              </w:divBdr>
                              <w:divsChild>
                                <w:div w:id="18472113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61114351">
                                      <w:marLeft w:val="0"/>
                                      <w:marRight w:val="0"/>
                                      <w:marTop w:val="0"/>
                                      <w:marBottom w:val="0"/>
                                      <w:divBdr>
                                        <w:top w:val="none" w:sz="0" w:space="0" w:color="auto"/>
                                        <w:left w:val="none" w:sz="0" w:space="0" w:color="auto"/>
                                        <w:bottom w:val="none" w:sz="0" w:space="0" w:color="auto"/>
                                        <w:right w:val="none" w:sz="0" w:space="0" w:color="auto"/>
                                      </w:divBdr>
                                      <w:divsChild>
                                        <w:div w:id="14629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78910">
                              <w:marLeft w:val="0"/>
                              <w:marRight w:val="0"/>
                              <w:marTop w:val="0"/>
                              <w:marBottom w:val="0"/>
                              <w:divBdr>
                                <w:top w:val="none" w:sz="0" w:space="0" w:color="auto"/>
                                <w:left w:val="none" w:sz="0" w:space="0" w:color="auto"/>
                                <w:bottom w:val="none" w:sz="0" w:space="0" w:color="auto"/>
                                <w:right w:val="none" w:sz="0" w:space="0" w:color="auto"/>
                              </w:divBdr>
                            </w:div>
                            <w:div w:id="1707634857">
                              <w:marLeft w:val="0"/>
                              <w:marRight w:val="0"/>
                              <w:marTop w:val="0"/>
                              <w:marBottom w:val="0"/>
                              <w:divBdr>
                                <w:top w:val="none" w:sz="0" w:space="0" w:color="auto"/>
                                <w:left w:val="none" w:sz="0" w:space="0" w:color="auto"/>
                                <w:bottom w:val="none" w:sz="0" w:space="0" w:color="auto"/>
                                <w:right w:val="none" w:sz="0" w:space="0" w:color="auto"/>
                              </w:divBdr>
                              <w:divsChild>
                                <w:div w:id="1101712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3200605">
                                      <w:marLeft w:val="0"/>
                                      <w:marRight w:val="0"/>
                                      <w:marTop w:val="0"/>
                                      <w:marBottom w:val="0"/>
                                      <w:divBdr>
                                        <w:top w:val="none" w:sz="0" w:space="0" w:color="auto"/>
                                        <w:left w:val="none" w:sz="0" w:space="0" w:color="auto"/>
                                        <w:bottom w:val="none" w:sz="0" w:space="0" w:color="auto"/>
                                        <w:right w:val="none" w:sz="0" w:space="0" w:color="auto"/>
                                      </w:divBdr>
                                      <w:divsChild>
                                        <w:div w:id="17250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140306">
                              <w:marLeft w:val="0"/>
                              <w:marRight w:val="0"/>
                              <w:marTop w:val="0"/>
                              <w:marBottom w:val="0"/>
                              <w:divBdr>
                                <w:top w:val="none" w:sz="0" w:space="0" w:color="auto"/>
                                <w:left w:val="none" w:sz="0" w:space="0" w:color="auto"/>
                                <w:bottom w:val="none" w:sz="0" w:space="0" w:color="auto"/>
                                <w:right w:val="none" w:sz="0" w:space="0" w:color="auto"/>
                              </w:divBdr>
                            </w:div>
                            <w:div w:id="1119953892">
                              <w:marLeft w:val="0"/>
                              <w:marRight w:val="0"/>
                              <w:marTop w:val="0"/>
                              <w:marBottom w:val="0"/>
                              <w:divBdr>
                                <w:top w:val="none" w:sz="0" w:space="0" w:color="auto"/>
                                <w:left w:val="none" w:sz="0" w:space="0" w:color="auto"/>
                                <w:bottom w:val="none" w:sz="0" w:space="0" w:color="auto"/>
                                <w:right w:val="none" w:sz="0" w:space="0" w:color="auto"/>
                              </w:divBdr>
                              <w:divsChild>
                                <w:div w:id="9926823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78800241">
                                      <w:marLeft w:val="0"/>
                                      <w:marRight w:val="0"/>
                                      <w:marTop w:val="0"/>
                                      <w:marBottom w:val="0"/>
                                      <w:divBdr>
                                        <w:top w:val="none" w:sz="0" w:space="0" w:color="auto"/>
                                        <w:left w:val="none" w:sz="0" w:space="0" w:color="auto"/>
                                        <w:bottom w:val="none" w:sz="0" w:space="0" w:color="auto"/>
                                        <w:right w:val="none" w:sz="0" w:space="0" w:color="auto"/>
                                      </w:divBdr>
                                      <w:divsChild>
                                        <w:div w:id="12097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283">
                              <w:marLeft w:val="0"/>
                              <w:marRight w:val="0"/>
                              <w:marTop w:val="0"/>
                              <w:marBottom w:val="0"/>
                              <w:divBdr>
                                <w:top w:val="none" w:sz="0" w:space="0" w:color="auto"/>
                                <w:left w:val="none" w:sz="0" w:space="0" w:color="auto"/>
                                <w:bottom w:val="none" w:sz="0" w:space="0" w:color="auto"/>
                                <w:right w:val="none" w:sz="0" w:space="0" w:color="auto"/>
                              </w:divBdr>
                            </w:div>
                            <w:div w:id="475949698">
                              <w:marLeft w:val="0"/>
                              <w:marRight w:val="0"/>
                              <w:marTop w:val="0"/>
                              <w:marBottom w:val="0"/>
                              <w:divBdr>
                                <w:top w:val="none" w:sz="0" w:space="0" w:color="auto"/>
                                <w:left w:val="none" w:sz="0" w:space="0" w:color="auto"/>
                                <w:bottom w:val="none" w:sz="0" w:space="0" w:color="auto"/>
                                <w:right w:val="none" w:sz="0" w:space="0" w:color="auto"/>
                              </w:divBdr>
                            </w:div>
                            <w:div w:id="667439681">
                              <w:marLeft w:val="0"/>
                              <w:marRight w:val="0"/>
                              <w:marTop w:val="0"/>
                              <w:marBottom w:val="0"/>
                              <w:divBdr>
                                <w:top w:val="none" w:sz="0" w:space="0" w:color="auto"/>
                                <w:left w:val="none" w:sz="0" w:space="0" w:color="auto"/>
                                <w:bottom w:val="none" w:sz="0" w:space="0" w:color="auto"/>
                                <w:right w:val="none" w:sz="0" w:space="0" w:color="auto"/>
                              </w:divBdr>
                              <w:divsChild>
                                <w:div w:id="20640603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831796521">
                                      <w:marLeft w:val="0"/>
                                      <w:marRight w:val="0"/>
                                      <w:marTop w:val="0"/>
                                      <w:marBottom w:val="0"/>
                                      <w:divBdr>
                                        <w:top w:val="none" w:sz="0" w:space="0" w:color="auto"/>
                                        <w:left w:val="none" w:sz="0" w:space="0" w:color="auto"/>
                                        <w:bottom w:val="none" w:sz="0" w:space="0" w:color="auto"/>
                                        <w:right w:val="none" w:sz="0" w:space="0" w:color="auto"/>
                                      </w:divBdr>
                                      <w:divsChild>
                                        <w:div w:id="7375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670995">
                              <w:marLeft w:val="0"/>
                              <w:marRight w:val="0"/>
                              <w:marTop w:val="0"/>
                              <w:marBottom w:val="0"/>
                              <w:divBdr>
                                <w:top w:val="none" w:sz="0" w:space="0" w:color="auto"/>
                                <w:left w:val="none" w:sz="0" w:space="0" w:color="auto"/>
                                <w:bottom w:val="none" w:sz="0" w:space="0" w:color="auto"/>
                                <w:right w:val="none" w:sz="0" w:space="0" w:color="auto"/>
                              </w:divBdr>
                            </w:div>
                            <w:div w:id="1443115339">
                              <w:marLeft w:val="0"/>
                              <w:marRight w:val="0"/>
                              <w:marTop w:val="0"/>
                              <w:marBottom w:val="0"/>
                              <w:divBdr>
                                <w:top w:val="none" w:sz="0" w:space="0" w:color="auto"/>
                                <w:left w:val="none" w:sz="0" w:space="0" w:color="auto"/>
                                <w:bottom w:val="none" w:sz="0" w:space="0" w:color="auto"/>
                                <w:right w:val="none" w:sz="0" w:space="0" w:color="auto"/>
                              </w:divBdr>
                              <w:divsChild>
                                <w:div w:id="8836365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83502982">
                                      <w:marLeft w:val="0"/>
                                      <w:marRight w:val="0"/>
                                      <w:marTop w:val="0"/>
                                      <w:marBottom w:val="0"/>
                                      <w:divBdr>
                                        <w:top w:val="none" w:sz="0" w:space="0" w:color="auto"/>
                                        <w:left w:val="none" w:sz="0" w:space="0" w:color="auto"/>
                                        <w:bottom w:val="none" w:sz="0" w:space="0" w:color="auto"/>
                                        <w:right w:val="none" w:sz="0" w:space="0" w:color="auto"/>
                                      </w:divBdr>
                                      <w:divsChild>
                                        <w:div w:id="12077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394944">
                              <w:marLeft w:val="0"/>
                              <w:marRight w:val="0"/>
                              <w:marTop w:val="0"/>
                              <w:marBottom w:val="0"/>
                              <w:divBdr>
                                <w:top w:val="none" w:sz="0" w:space="0" w:color="auto"/>
                                <w:left w:val="none" w:sz="0" w:space="0" w:color="auto"/>
                                <w:bottom w:val="none" w:sz="0" w:space="0" w:color="auto"/>
                                <w:right w:val="none" w:sz="0" w:space="0" w:color="auto"/>
                              </w:divBdr>
                            </w:div>
                            <w:div w:id="986939300">
                              <w:marLeft w:val="0"/>
                              <w:marRight w:val="0"/>
                              <w:marTop w:val="0"/>
                              <w:marBottom w:val="0"/>
                              <w:divBdr>
                                <w:top w:val="none" w:sz="0" w:space="0" w:color="auto"/>
                                <w:left w:val="none" w:sz="0" w:space="0" w:color="auto"/>
                                <w:bottom w:val="none" w:sz="0" w:space="0" w:color="auto"/>
                                <w:right w:val="none" w:sz="0" w:space="0" w:color="auto"/>
                              </w:divBdr>
                            </w:div>
                            <w:div w:id="607662630">
                              <w:marLeft w:val="0"/>
                              <w:marRight w:val="0"/>
                              <w:marTop w:val="450"/>
                              <w:marBottom w:val="450"/>
                              <w:divBdr>
                                <w:top w:val="none" w:sz="0" w:space="0" w:color="auto"/>
                                <w:left w:val="single" w:sz="24" w:space="0" w:color="6DB33F"/>
                                <w:bottom w:val="none" w:sz="0" w:space="0" w:color="auto"/>
                                <w:right w:val="none" w:sz="0" w:space="0" w:color="auto"/>
                              </w:divBdr>
                            </w:div>
                          </w:divsChild>
                        </w:div>
                        <w:div w:id="1432358330">
                          <w:marLeft w:val="0"/>
                          <w:marRight w:val="0"/>
                          <w:marTop w:val="0"/>
                          <w:marBottom w:val="0"/>
                          <w:divBdr>
                            <w:top w:val="none" w:sz="0" w:space="0" w:color="auto"/>
                            <w:left w:val="none" w:sz="0" w:space="0" w:color="auto"/>
                            <w:bottom w:val="none" w:sz="0" w:space="0" w:color="auto"/>
                            <w:right w:val="none" w:sz="0" w:space="0" w:color="auto"/>
                          </w:divBdr>
                          <w:divsChild>
                            <w:div w:id="1888031601">
                              <w:marLeft w:val="0"/>
                              <w:marRight w:val="0"/>
                              <w:marTop w:val="0"/>
                              <w:marBottom w:val="0"/>
                              <w:divBdr>
                                <w:top w:val="none" w:sz="0" w:space="0" w:color="auto"/>
                                <w:left w:val="none" w:sz="0" w:space="0" w:color="auto"/>
                                <w:bottom w:val="none" w:sz="0" w:space="0" w:color="auto"/>
                                <w:right w:val="none" w:sz="0" w:space="0" w:color="auto"/>
                              </w:divBdr>
                            </w:div>
                          </w:divsChild>
                        </w:div>
                        <w:div w:id="795414718">
                          <w:marLeft w:val="0"/>
                          <w:marRight w:val="0"/>
                          <w:marTop w:val="0"/>
                          <w:marBottom w:val="0"/>
                          <w:divBdr>
                            <w:top w:val="none" w:sz="0" w:space="0" w:color="auto"/>
                            <w:left w:val="none" w:sz="0" w:space="0" w:color="auto"/>
                            <w:bottom w:val="none" w:sz="0" w:space="0" w:color="auto"/>
                            <w:right w:val="none" w:sz="0" w:space="0" w:color="auto"/>
                          </w:divBdr>
                          <w:divsChild>
                            <w:div w:id="622808502">
                              <w:marLeft w:val="0"/>
                              <w:marRight w:val="0"/>
                              <w:marTop w:val="0"/>
                              <w:marBottom w:val="0"/>
                              <w:divBdr>
                                <w:top w:val="none" w:sz="0" w:space="0" w:color="auto"/>
                                <w:left w:val="none" w:sz="0" w:space="0" w:color="auto"/>
                                <w:bottom w:val="none" w:sz="0" w:space="0" w:color="auto"/>
                                <w:right w:val="none" w:sz="0" w:space="0" w:color="auto"/>
                              </w:divBdr>
                            </w:div>
                            <w:div w:id="1499730983">
                              <w:marLeft w:val="0"/>
                              <w:marRight w:val="0"/>
                              <w:marTop w:val="0"/>
                              <w:marBottom w:val="0"/>
                              <w:divBdr>
                                <w:top w:val="none" w:sz="0" w:space="0" w:color="auto"/>
                                <w:left w:val="none" w:sz="0" w:space="0" w:color="auto"/>
                                <w:bottom w:val="none" w:sz="0" w:space="0" w:color="auto"/>
                                <w:right w:val="none" w:sz="0" w:space="0" w:color="auto"/>
                              </w:divBdr>
                            </w:div>
                          </w:divsChild>
                        </w:div>
                        <w:div w:id="676620180">
                          <w:marLeft w:val="0"/>
                          <w:marRight w:val="0"/>
                          <w:marTop w:val="0"/>
                          <w:marBottom w:val="0"/>
                          <w:divBdr>
                            <w:top w:val="none" w:sz="0" w:space="0" w:color="auto"/>
                            <w:left w:val="none" w:sz="0" w:space="0" w:color="auto"/>
                            <w:bottom w:val="none" w:sz="0" w:space="0" w:color="auto"/>
                            <w:right w:val="none" w:sz="0" w:space="0" w:color="auto"/>
                          </w:divBdr>
                          <w:divsChild>
                            <w:div w:id="1288470367">
                              <w:marLeft w:val="0"/>
                              <w:marRight w:val="0"/>
                              <w:marTop w:val="0"/>
                              <w:marBottom w:val="0"/>
                              <w:divBdr>
                                <w:top w:val="none" w:sz="0" w:space="0" w:color="auto"/>
                                <w:left w:val="none" w:sz="0" w:space="0" w:color="auto"/>
                                <w:bottom w:val="none" w:sz="0" w:space="0" w:color="auto"/>
                                <w:right w:val="none" w:sz="0" w:space="0" w:color="auto"/>
                              </w:divBdr>
                            </w:div>
                            <w:div w:id="883518304">
                              <w:marLeft w:val="0"/>
                              <w:marRight w:val="0"/>
                              <w:marTop w:val="0"/>
                              <w:marBottom w:val="0"/>
                              <w:divBdr>
                                <w:top w:val="none" w:sz="0" w:space="0" w:color="auto"/>
                                <w:left w:val="none" w:sz="0" w:space="0" w:color="auto"/>
                                <w:bottom w:val="none" w:sz="0" w:space="0" w:color="auto"/>
                                <w:right w:val="none" w:sz="0" w:space="0" w:color="auto"/>
                              </w:divBdr>
                            </w:div>
                            <w:div w:id="1733237217">
                              <w:marLeft w:val="0"/>
                              <w:marRight w:val="0"/>
                              <w:marTop w:val="0"/>
                              <w:marBottom w:val="0"/>
                              <w:divBdr>
                                <w:top w:val="none" w:sz="0" w:space="0" w:color="auto"/>
                                <w:left w:val="none" w:sz="0" w:space="0" w:color="auto"/>
                                <w:bottom w:val="none" w:sz="0" w:space="0" w:color="auto"/>
                                <w:right w:val="none" w:sz="0" w:space="0" w:color="auto"/>
                              </w:divBdr>
                            </w:div>
                            <w:div w:id="460730582">
                              <w:marLeft w:val="0"/>
                              <w:marRight w:val="0"/>
                              <w:marTop w:val="0"/>
                              <w:marBottom w:val="0"/>
                              <w:divBdr>
                                <w:top w:val="none" w:sz="0" w:space="0" w:color="auto"/>
                                <w:left w:val="none" w:sz="0" w:space="0" w:color="auto"/>
                                <w:bottom w:val="none" w:sz="0" w:space="0" w:color="auto"/>
                                <w:right w:val="none" w:sz="0" w:space="0" w:color="auto"/>
                              </w:divBdr>
                            </w:div>
                          </w:divsChild>
                        </w:div>
                        <w:div w:id="1810125878">
                          <w:marLeft w:val="0"/>
                          <w:marRight w:val="0"/>
                          <w:marTop w:val="0"/>
                          <w:marBottom w:val="0"/>
                          <w:divBdr>
                            <w:top w:val="none" w:sz="0" w:space="0" w:color="auto"/>
                            <w:left w:val="none" w:sz="0" w:space="0" w:color="auto"/>
                            <w:bottom w:val="none" w:sz="0" w:space="0" w:color="auto"/>
                            <w:right w:val="none" w:sz="0" w:space="0" w:color="auto"/>
                          </w:divBdr>
                          <w:divsChild>
                            <w:div w:id="984238725">
                              <w:marLeft w:val="0"/>
                              <w:marRight w:val="0"/>
                              <w:marTop w:val="0"/>
                              <w:marBottom w:val="0"/>
                              <w:divBdr>
                                <w:top w:val="none" w:sz="0" w:space="0" w:color="auto"/>
                                <w:left w:val="none" w:sz="0" w:space="0" w:color="auto"/>
                                <w:bottom w:val="none" w:sz="0" w:space="0" w:color="auto"/>
                                <w:right w:val="none" w:sz="0" w:space="0" w:color="auto"/>
                              </w:divBdr>
                            </w:div>
                            <w:div w:id="79837489">
                              <w:marLeft w:val="0"/>
                              <w:marRight w:val="0"/>
                              <w:marTop w:val="450"/>
                              <w:marBottom w:val="450"/>
                              <w:divBdr>
                                <w:top w:val="none" w:sz="0" w:space="0" w:color="auto"/>
                                <w:left w:val="single" w:sz="24" w:space="0" w:color="6DB33F"/>
                                <w:bottom w:val="none" w:sz="0" w:space="0" w:color="auto"/>
                                <w:right w:val="none" w:sz="0" w:space="0" w:color="auto"/>
                              </w:divBdr>
                            </w:div>
                            <w:div w:id="722756856">
                              <w:marLeft w:val="0"/>
                              <w:marRight w:val="0"/>
                              <w:marTop w:val="0"/>
                              <w:marBottom w:val="0"/>
                              <w:divBdr>
                                <w:top w:val="none" w:sz="0" w:space="0" w:color="auto"/>
                                <w:left w:val="none" w:sz="0" w:space="0" w:color="auto"/>
                                <w:bottom w:val="none" w:sz="0" w:space="0" w:color="auto"/>
                                <w:right w:val="none" w:sz="0" w:space="0" w:color="auto"/>
                              </w:divBdr>
                            </w:div>
                            <w:div w:id="648243650">
                              <w:marLeft w:val="0"/>
                              <w:marRight w:val="0"/>
                              <w:marTop w:val="0"/>
                              <w:marBottom w:val="0"/>
                              <w:divBdr>
                                <w:top w:val="none" w:sz="0" w:space="0" w:color="auto"/>
                                <w:left w:val="none" w:sz="0" w:space="0" w:color="auto"/>
                                <w:bottom w:val="none" w:sz="0" w:space="0" w:color="auto"/>
                                <w:right w:val="none" w:sz="0" w:space="0" w:color="auto"/>
                              </w:divBdr>
                            </w:div>
                            <w:div w:id="492645861">
                              <w:marLeft w:val="0"/>
                              <w:marRight w:val="0"/>
                              <w:marTop w:val="0"/>
                              <w:marBottom w:val="0"/>
                              <w:divBdr>
                                <w:top w:val="none" w:sz="0" w:space="0" w:color="auto"/>
                                <w:left w:val="none" w:sz="0" w:space="0" w:color="auto"/>
                                <w:bottom w:val="none" w:sz="0" w:space="0" w:color="auto"/>
                                <w:right w:val="none" w:sz="0" w:space="0" w:color="auto"/>
                              </w:divBdr>
                              <w:divsChild>
                                <w:div w:id="16485882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61892945">
                                      <w:marLeft w:val="0"/>
                                      <w:marRight w:val="0"/>
                                      <w:marTop w:val="0"/>
                                      <w:marBottom w:val="0"/>
                                      <w:divBdr>
                                        <w:top w:val="none" w:sz="0" w:space="0" w:color="auto"/>
                                        <w:left w:val="none" w:sz="0" w:space="0" w:color="auto"/>
                                        <w:bottom w:val="none" w:sz="0" w:space="0" w:color="auto"/>
                                        <w:right w:val="none" w:sz="0" w:space="0" w:color="auto"/>
                                      </w:divBdr>
                                      <w:divsChild>
                                        <w:div w:id="15602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95951">
                              <w:marLeft w:val="0"/>
                              <w:marRight w:val="0"/>
                              <w:marTop w:val="0"/>
                              <w:marBottom w:val="0"/>
                              <w:divBdr>
                                <w:top w:val="none" w:sz="0" w:space="0" w:color="auto"/>
                                <w:left w:val="none" w:sz="0" w:space="0" w:color="auto"/>
                                <w:bottom w:val="none" w:sz="0" w:space="0" w:color="auto"/>
                                <w:right w:val="none" w:sz="0" w:space="0" w:color="auto"/>
                              </w:divBdr>
                            </w:div>
                            <w:div w:id="1498501533">
                              <w:marLeft w:val="0"/>
                              <w:marRight w:val="0"/>
                              <w:marTop w:val="0"/>
                              <w:marBottom w:val="0"/>
                              <w:divBdr>
                                <w:top w:val="none" w:sz="0" w:space="0" w:color="auto"/>
                                <w:left w:val="none" w:sz="0" w:space="0" w:color="auto"/>
                                <w:bottom w:val="none" w:sz="0" w:space="0" w:color="auto"/>
                                <w:right w:val="none" w:sz="0" w:space="0" w:color="auto"/>
                              </w:divBdr>
                              <w:divsChild>
                                <w:div w:id="16722896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63546170">
                                      <w:marLeft w:val="0"/>
                                      <w:marRight w:val="0"/>
                                      <w:marTop w:val="0"/>
                                      <w:marBottom w:val="0"/>
                                      <w:divBdr>
                                        <w:top w:val="none" w:sz="0" w:space="0" w:color="auto"/>
                                        <w:left w:val="none" w:sz="0" w:space="0" w:color="auto"/>
                                        <w:bottom w:val="none" w:sz="0" w:space="0" w:color="auto"/>
                                        <w:right w:val="none" w:sz="0" w:space="0" w:color="auto"/>
                                      </w:divBdr>
                                      <w:divsChild>
                                        <w:div w:id="578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55767">
                              <w:marLeft w:val="0"/>
                              <w:marRight w:val="0"/>
                              <w:marTop w:val="0"/>
                              <w:marBottom w:val="0"/>
                              <w:divBdr>
                                <w:top w:val="none" w:sz="0" w:space="0" w:color="auto"/>
                                <w:left w:val="none" w:sz="0" w:space="0" w:color="auto"/>
                                <w:bottom w:val="none" w:sz="0" w:space="0" w:color="auto"/>
                                <w:right w:val="none" w:sz="0" w:space="0" w:color="auto"/>
                              </w:divBdr>
                            </w:div>
                            <w:div w:id="2009554807">
                              <w:marLeft w:val="0"/>
                              <w:marRight w:val="0"/>
                              <w:marTop w:val="0"/>
                              <w:marBottom w:val="0"/>
                              <w:divBdr>
                                <w:top w:val="none" w:sz="0" w:space="0" w:color="auto"/>
                                <w:left w:val="none" w:sz="0" w:space="0" w:color="auto"/>
                                <w:bottom w:val="none" w:sz="0" w:space="0" w:color="auto"/>
                                <w:right w:val="none" w:sz="0" w:space="0" w:color="auto"/>
                              </w:divBdr>
                            </w:div>
                            <w:div w:id="1830825838">
                              <w:marLeft w:val="0"/>
                              <w:marRight w:val="0"/>
                              <w:marTop w:val="0"/>
                              <w:marBottom w:val="0"/>
                              <w:divBdr>
                                <w:top w:val="none" w:sz="0" w:space="0" w:color="auto"/>
                                <w:left w:val="none" w:sz="0" w:space="0" w:color="auto"/>
                                <w:bottom w:val="none" w:sz="0" w:space="0" w:color="auto"/>
                                <w:right w:val="none" w:sz="0" w:space="0" w:color="auto"/>
                              </w:divBdr>
                            </w:div>
                            <w:div w:id="593637413">
                              <w:marLeft w:val="0"/>
                              <w:marRight w:val="0"/>
                              <w:marTop w:val="0"/>
                              <w:marBottom w:val="0"/>
                              <w:divBdr>
                                <w:top w:val="none" w:sz="0" w:space="0" w:color="auto"/>
                                <w:left w:val="none" w:sz="0" w:space="0" w:color="auto"/>
                                <w:bottom w:val="none" w:sz="0" w:space="0" w:color="auto"/>
                                <w:right w:val="none" w:sz="0" w:space="0" w:color="auto"/>
                              </w:divBdr>
                              <w:divsChild>
                                <w:div w:id="7734775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96487737">
                                      <w:marLeft w:val="0"/>
                                      <w:marRight w:val="0"/>
                                      <w:marTop w:val="0"/>
                                      <w:marBottom w:val="0"/>
                                      <w:divBdr>
                                        <w:top w:val="none" w:sz="0" w:space="0" w:color="auto"/>
                                        <w:left w:val="none" w:sz="0" w:space="0" w:color="auto"/>
                                        <w:bottom w:val="none" w:sz="0" w:space="0" w:color="auto"/>
                                        <w:right w:val="none" w:sz="0" w:space="0" w:color="auto"/>
                                      </w:divBdr>
                                      <w:divsChild>
                                        <w:div w:id="4686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58924">
                              <w:marLeft w:val="0"/>
                              <w:marRight w:val="0"/>
                              <w:marTop w:val="0"/>
                              <w:marBottom w:val="0"/>
                              <w:divBdr>
                                <w:top w:val="none" w:sz="0" w:space="0" w:color="auto"/>
                                <w:left w:val="none" w:sz="0" w:space="0" w:color="auto"/>
                                <w:bottom w:val="none" w:sz="0" w:space="0" w:color="auto"/>
                                <w:right w:val="none" w:sz="0" w:space="0" w:color="auto"/>
                              </w:divBdr>
                            </w:div>
                            <w:div w:id="786848612">
                              <w:marLeft w:val="0"/>
                              <w:marRight w:val="0"/>
                              <w:marTop w:val="0"/>
                              <w:marBottom w:val="0"/>
                              <w:divBdr>
                                <w:top w:val="none" w:sz="0" w:space="0" w:color="auto"/>
                                <w:left w:val="none" w:sz="0" w:space="0" w:color="auto"/>
                                <w:bottom w:val="none" w:sz="0" w:space="0" w:color="auto"/>
                                <w:right w:val="none" w:sz="0" w:space="0" w:color="auto"/>
                              </w:divBdr>
                              <w:divsChild>
                                <w:div w:id="122329498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23438819">
                                      <w:marLeft w:val="0"/>
                                      <w:marRight w:val="0"/>
                                      <w:marTop w:val="0"/>
                                      <w:marBottom w:val="0"/>
                                      <w:divBdr>
                                        <w:top w:val="none" w:sz="0" w:space="0" w:color="auto"/>
                                        <w:left w:val="none" w:sz="0" w:space="0" w:color="auto"/>
                                        <w:bottom w:val="none" w:sz="0" w:space="0" w:color="auto"/>
                                        <w:right w:val="none" w:sz="0" w:space="0" w:color="auto"/>
                                      </w:divBdr>
                                      <w:divsChild>
                                        <w:div w:id="17339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90130">
                              <w:marLeft w:val="0"/>
                              <w:marRight w:val="0"/>
                              <w:marTop w:val="0"/>
                              <w:marBottom w:val="0"/>
                              <w:divBdr>
                                <w:top w:val="none" w:sz="0" w:space="0" w:color="auto"/>
                                <w:left w:val="none" w:sz="0" w:space="0" w:color="auto"/>
                                <w:bottom w:val="none" w:sz="0" w:space="0" w:color="auto"/>
                                <w:right w:val="none" w:sz="0" w:space="0" w:color="auto"/>
                              </w:divBdr>
                            </w:div>
                            <w:div w:id="119111148">
                              <w:marLeft w:val="0"/>
                              <w:marRight w:val="0"/>
                              <w:marTop w:val="0"/>
                              <w:marBottom w:val="0"/>
                              <w:divBdr>
                                <w:top w:val="none" w:sz="0" w:space="0" w:color="auto"/>
                                <w:left w:val="none" w:sz="0" w:space="0" w:color="auto"/>
                                <w:bottom w:val="none" w:sz="0" w:space="0" w:color="auto"/>
                                <w:right w:val="none" w:sz="0" w:space="0" w:color="auto"/>
                              </w:divBdr>
                            </w:div>
                          </w:divsChild>
                        </w:div>
                        <w:div w:id="426194134">
                          <w:marLeft w:val="0"/>
                          <w:marRight w:val="0"/>
                          <w:marTop w:val="0"/>
                          <w:marBottom w:val="0"/>
                          <w:divBdr>
                            <w:top w:val="none" w:sz="0" w:space="0" w:color="auto"/>
                            <w:left w:val="none" w:sz="0" w:space="0" w:color="auto"/>
                            <w:bottom w:val="none" w:sz="0" w:space="0" w:color="auto"/>
                            <w:right w:val="none" w:sz="0" w:space="0" w:color="auto"/>
                          </w:divBdr>
                          <w:divsChild>
                            <w:div w:id="936404262">
                              <w:marLeft w:val="0"/>
                              <w:marRight w:val="0"/>
                              <w:marTop w:val="0"/>
                              <w:marBottom w:val="0"/>
                              <w:divBdr>
                                <w:top w:val="none" w:sz="0" w:space="0" w:color="auto"/>
                                <w:left w:val="none" w:sz="0" w:space="0" w:color="auto"/>
                                <w:bottom w:val="none" w:sz="0" w:space="0" w:color="auto"/>
                                <w:right w:val="none" w:sz="0" w:space="0" w:color="auto"/>
                              </w:divBdr>
                            </w:div>
                            <w:div w:id="1406032711">
                              <w:marLeft w:val="0"/>
                              <w:marRight w:val="0"/>
                              <w:marTop w:val="0"/>
                              <w:marBottom w:val="0"/>
                              <w:divBdr>
                                <w:top w:val="none" w:sz="0" w:space="0" w:color="auto"/>
                                <w:left w:val="none" w:sz="0" w:space="0" w:color="auto"/>
                                <w:bottom w:val="none" w:sz="0" w:space="0" w:color="auto"/>
                                <w:right w:val="none" w:sz="0" w:space="0" w:color="auto"/>
                              </w:divBdr>
                              <w:divsChild>
                                <w:div w:id="2141994777">
                                  <w:marLeft w:val="0"/>
                                  <w:marRight w:val="0"/>
                                  <w:marTop w:val="0"/>
                                  <w:marBottom w:val="0"/>
                                  <w:divBdr>
                                    <w:top w:val="none" w:sz="0" w:space="0" w:color="auto"/>
                                    <w:left w:val="none" w:sz="0" w:space="0" w:color="auto"/>
                                    <w:bottom w:val="none" w:sz="0" w:space="0" w:color="auto"/>
                                    <w:right w:val="none" w:sz="0" w:space="0" w:color="auto"/>
                                  </w:divBdr>
                                </w:div>
                                <w:div w:id="955019188">
                                  <w:marLeft w:val="0"/>
                                  <w:marRight w:val="0"/>
                                  <w:marTop w:val="0"/>
                                  <w:marBottom w:val="0"/>
                                  <w:divBdr>
                                    <w:top w:val="none" w:sz="0" w:space="0" w:color="auto"/>
                                    <w:left w:val="none" w:sz="0" w:space="0" w:color="auto"/>
                                    <w:bottom w:val="none" w:sz="0" w:space="0" w:color="auto"/>
                                    <w:right w:val="none" w:sz="0" w:space="0" w:color="auto"/>
                                  </w:divBdr>
                                </w:div>
                                <w:div w:id="244189704">
                                  <w:marLeft w:val="0"/>
                                  <w:marRight w:val="0"/>
                                  <w:marTop w:val="0"/>
                                  <w:marBottom w:val="0"/>
                                  <w:divBdr>
                                    <w:top w:val="none" w:sz="0" w:space="0" w:color="auto"/>
                                    <w:left w:val="none" w:sz="0" w:space="0" w:color="auto"/>
                                    <w:bottom w:val="none" w:sz="0" w:space="0" w:color="auto"/>
                                    <w:right w:val="none" w:sz="0" w:space="0" w:color="auto"/>
                                  </w:divBdr>
                                  <w:divsChild>
                                    <w:div w:id="10202798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40119101">
                                          <w:marLeft w:val="0"/>
                                          <w:marRight w:val="0"/>
                                          <w:marTop w:val="0"/>
                                          <w:marBottom w:val="0"/>
                                          <w:divBdr>
                                            <w:top w:val="none" w:sz="0" w:space="0" w:color="auto"/>
                                            <w:left w:val="none" w:sz="0" w:space="0" w:color="auto"/>
                                            <w:bottom w:val="none" w:sz="0" w:space="0" w:color="auto"/>
                                            <w:right w:val="none" w:sz="0" w:space="0" w:color="auto"/>
                                          </w:divBdr>
                                          <w:divsChild>
                                            <w:div w:id="1316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255512">
                              <w:marLeft w:val="0"/>
                              <w:marRight w:val="0"/>
                              <w:marTop w:val="0"/>
                              <w:marBottom w:val="0"/>
                              <w:divBdr>
                                <w:top w:val="none" w:sz="0" w:space="0" w:color="auto"/>
                                <w:left w:val="none" w:sz="0" w:space="0" w:color="auto"/>
                                <w:bottom w:val="none" w:sz="0" w:space="0" w:color="auto"/>
                                <w:right w:val="none" w:sz="0" w:space="0" w:color="auto"/>
                              </w:divBdr>
                              <w:divsChild>
                                <w:div w:id="1537038835">
                                  <w:marLeft w:val="0"/>
                                  <w:marRight w:val="0"/>
                                  <w:marTop w:val="0"/>
                                  <w:marBottom w:val="0"/>
                                  <w:divBdr>
                                    <w:top w:val="none" w:sz="0" w:space="0" w:color="auto"/>
                                    <w:left w:val="none" w:sz="0" w:space="0" w:color="auto"/>
                                    <w:bottom w:val="none" w:sz="0" w:space="0" w:color="auto"/>
                                    <w:right w:val="none" w:sz="0" w:space="0" w:color="auto"/>
                                  </w:divBdr>
                                </w:div>
                                <w:div w:id="1847399228">
                                  <w:marLeft w:val="0"/>
                                  <w:marRight w:val="0"/>
                                  <w:marTop w:val="0"/>
                                  <w:marBottom w:val="0"/>
                                  <w:divBdr>
                                    <w:top w:val="none" w:sz="0" w:space="0" w:color="auto"/>
                                    <w:left w:val="none" w:sz="0" w:space="0" w:color="auto"/>
                                    <w:bottom w:val="none" w:sz="0" w:space="0" w:color="auto"/>
                                    <w:right w:val="none" w:sz="0" w:space="0" w:color="auto"/>
                                  </w:divBdr>
                                </w:div>
                                <w:div w:id="196162857">
                                  <w:marLeft w:val="0"/>
                                  <w:marRight w:val="0"/>
                                  <w:marTop w:val="0"/>
                                  <w:marBottom w:val="0"/>
                                  <w:divBdr>
                                    <w:top w:val="none" w:sz="0" w:space="0" w:color="auto"/>
                                    <w:left w:val="none" w:sz="0" w:space="0" w:color="auto"/>
                                    <w:bottom w:val="none" w:sz="0" w:space="0" w:color="auto"/>
                                    <w:right w:val="none" w:sz="0" w:space="0" w:color="auto"/>
                                  </w:divBdr>
                                  <w:divsChild>
                                    <w:div w:id="13337598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57381241">
                                          <w:marLeft w:val="0"/>
                                          <w:marRight w:val="0"/>
                                          <w:marTop w:val="0"/>
                                          <w:marBottom w:val="0"/>
                                          <w:divBdr>
                                            <w:top w:val="none" w:sz="0" w:space="0" w:color="auto"/>
                                            <w:left w:val="none" w:sz="0" w:space="0" w:color="auto"/>
                                            <w:bottom w:val="none" w:sz="0" w:space="0" w:color="auto"/>
                                            <w:right w:val="none" w:sz="0" w:space="0" w:color="auto"/>
                                          </w:divBdr>
                                          <w:divsChild>
                                            <w:div w:id="16286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55213">
                  <w:marLeft w:val="0"/>
                  <w:marRight w:val="0"/>
                  <w:marTop w:val="0"/>
                  <w:marBottom w:val="0"/>
                  <w:divBdr>
                    <w:top w:val="none" w:sz="0" w:space="0" w:color="auto"/>
                    <w:left w:val="none" w:sz="0" w:space="0" w:color="auto"/>
                    <w:bottom w:val="none" w:sz="0" w:space="0" w:color="auto"/>
                    <w:right w:val="none" w:sz="0" w:space="0" w:color="auto"/>
                  </w:divBdr>
                  <w:divsChild>
                    <w:div w:id="2048556807">
                      <w:marLeft w:val="0"/>
                      <w:marRight w:val="0"/>
                      <w:marTop w:val="0"/>
                      <w:marBottom w:val="0"/>
                      <w:divBdr>
                        <w:top w:val="none" w:sz="0" w:space="0" w:color="auto"/>
                        <w:left w:val="none" w:sz="0" w:space="0" w:color="auto"/>
                        <w:bottom w:val="none" w:sz="0" w:space="0" w:color="auto"/>
                        <w:right w:val="none" w:sz="0" w:space="0" w:color="auto"/>
                      </w:divBdr>
                    </w:div>
                    <w:div w:id="1473254238">
                      <w:marLeft w:val="0"/>
                      <w:marRight w:val="0"/>
                      <w:marTop w:val="0"/>
                      <w:marBottom w:val="0"/>
                      <w:divBdr>
                        <w:top w:val="none" w:sz="0" w:space="0" w:color="auto"/>
                        <w:left w:val="none" w:sz="0" w:space="0" w:color="auto"/>
                        <w:bottom w:val="none" w:sz="0" w:space="0" w:color="auto"/>
                        <w:right w:val="none" w:sz="0" w:space="0" w:color="auto"/>
                      </w:divBdr>
                    </w:div>
                    <w:div w:id="4745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062338">
          <w:marLeft w:val="0"/>
          <w:marRight w:val="0"/>
          <w:marTop w:val="0"/>
          <w:marBottom w:val="0"/>
          <w:divBdr>
            <w:top w:val="single" w:sz="6" w:space="0" w:color="EFEFED"/>
            <w:left w:val="none" w:sz="0" w:space="0" w:color="auto"/>
            <w:bottom w:val="none" w:sz="0" w:space="0" w:color="auto"/>
            <w:right w:val="none" w:sz="0" w:space="0" w:color="auto"/>
          </w:divBdr>
          <w:divsChild>
            <w:div w:id="1173909530">
              <w:marLeft w:val="0"/>
              <w:marRight w:val="0"/>
              <w:marTop w:val="0"/>
              <w:marBottom w:val="0"/>
              <w:divBdr>
                <w:top w:val="none" w:sz="0" w:space="0" w:color="auto"/>
                <w:left w:val="none" w:sz="0" w:space="0" w:color="auto"/>
                <w:bottom w:val="none" w:sz="0" w:space="0" w:color="auto"/>
                <w:right w:val="none" w:sz="0" w:space="0" w:color="auto"/>
              </w:divBdr>
              <w:divsChild>
                <w:div w:id="955795547">
                  <w:marLeft w:val="0"/>
                  <w:marRight w:val="0"/>
                  <w:marTop w:val="0"/>
                  <w:marBottom w:val="0"/>
                  <w:divBdr>
                    <w:top w:val="none" w:sz="0" w:space="0" w:color="auto"/>
                    <w:left w:val="none" w:sz="0" w:space="0" w:color="auto"/>
                    <w:bottom w:val="none" w:sz="0" w:space="0" w:color="auto"/>
                    <w:right w:val="none" w:sz="0" w:space="0" w:color="auto"/>
                  </w:divBdr>
                </w:div>
                <w:div w:id="554509968">
                  <w:marLeft w:val="0"/>
                  <w:marRight w:val="0"/>
                  <w:marTop w:val="0"/>
                  <w:marBottom w:val="0"/>
                  <w:divBdr>
                    <w:top w:val="none" w:sz="0" w:space="0" w:color="auto"/>
                    <w:left w:val="none" w:sz="0" w:space="0" w:color="auto"/>
                    <w:bottom w:val="none" w:sz="0" w:space="0" w:color="auto"/>
                    <w:right w:val="none" w:sz="0" w:space="0" w:color="auto"/>
                  </w:divBdr>
                  <w:divsChild>
                    <w:div w:id="1960842011">
                      <w:marLeft w:val="0"/>
                      <w:marRight w:val="0"/>
                      <w:marTop w:val="0"/>
                      <w:marBottom w:val="0"/>
                      <w:divBdr>
                        <w:top w:val="none" w:sz="0" w:space="0" w:color="auto"/>
                        <w:left w:val="none" w:sz="0" w:space="0" w:color="auto"/>
                        <w:bottom w:val="none" w:sz="0" w:space="0" w:color="auto"/>
                        <w:right w:val="none" w:sz="0" w:space="0" w:color="auto"/>
                      </w:divBdr>
                    </w:div>
                    <w:div w:id="1531526685">
                      <w:marLeft w:val="0"/>
                      <w:marRight w:val="0"/>
                      <w:marTop w:val="0"/>
                      <w:marBottom w:val="0"/>
                      <w:divBdr>
                        <w:top w:val="none" w:sz="0" w:space="0" w:color="auto"/>
                        <w:left w:val="none" w:sz="0" w:space="0" w:color="auto"/>
                        <w:bottom w:val="none" w:sz="0" w:space="0" w:color="auto"/>
                        <w:right w:val="none" w:sz="0" w:space="0" w:color="auto"/>
                      </w:divBdr>
                      <w:divsChild>
                        <w:div w:id="55906153">
                          <w:marLeft w:val="0"/>
                          <w:marRight w:val="0"/>
                          <w:marTop w:val="0"/>
                          <w:marBottom w:val="0"/>
                          <w:divBdr>
                            <w:top w:val="none" w:sz="0" w:space="0" w:color="auto"/>
                            <w:left w:val="none" w:sz="0" w:space="0" w:color="auto"/>
                            <w:bottom w:val="none" w:sz="0" w:space="0" w:color="auto"/>
                            <w:right w:val="none" w:sz="0" w:space="0" w:color="auto"/>
                          </w:divBdr>
                        </w:div>
                        <w:div w:id="1057436768">
                          <w:marLeft w:val="0"/>
                          <w:marRight w:val="0"/>
                          <w:marTop w:val="0"/>
                          <w:marBottom w:val="0"/>
                          <w:divBdr>
                            <w:top w:val="none" w:sz="0" w:space="0" w:color="auto"/>
                            <w:left w:val="none" w:sz="0" w:space="0" w:color="auto"/>
                            <w:bottom w:val="none" w:sz="0" w:space="0" w:color="auto"/>
                            <w:right w:val="none" w:sz="0" w:space="0" w:color="auto"/>
                          </w:divBdr>
                        </w:div>
                        <w:div w:id="81492777">
                          <w:marLeft w:val="0"/>
                          <w:marRight w:val="0"/>
                          <w:marTop w:val="0"/>
                          <w:marBottom w:val="0"/>
                          <w:divBdr>
                            <w:top w:val="none" w:sz="0" w:space="0" w:color="auto"/>
                            <w:left w:val="none" w:sz="0" w:space="0" w:color="auto"/>
                            <w:bottom w:val="none" w:sz="0" w:space="0" w:color="auto"/>
                            <w:right w:val="none" w:sz="0" w:space="0" w:color="auto"/>
                          </w:divBdr>
                          <w:divsChild>
                            <w:div w:id="9259670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75544729">
                                  <w:marLeft w:val="0"/>
                                  <w:marRight w:val="0"/>
                                  <w:marTop w:val="0"/>
                                  <w:marBottom w:val="0"/>
                                  <w:divBdr>
                                    <w:top w:val="none" w:sz="0" w:space="0" w:color="auto"/>
                                    <w:left w:val="none" w:sz="0" w:space="0" w:color="auto"/>
                                    <w:bottom w:val="none" w:sz="0" w:space="0" w:color="auto"/>
                                    <w:right w:val="none" w:sz="0" w:space="0" w:color="auto"/>
                                  </w:divBdr>
                                  <w:divsChild>
                                    <w:div w:id="17096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1789">
                          <w:marLeft w:val="0"/>
                          <w:marRight w:val="0"/>
                          <w:marTop w:val="0"/>
                          <w:marBottom w:val="0"/>
                          <w:divBdr>
                            <w:top w:val="none" w:sz="0" w:space="0" w:color="auto"/>
                            <w:left w:val="none" w:sz="0" w:space="0" w:color="auto"/>
                            <w:bottom w:val="none" w:sz="0" w:space="0" w:color="auto"/>
                            <w:right w:val="none" w:sz="0" w:space="0" w:color="auto"/>
                          </w:divBdr>
                        </w:div>
                        <w:div w:id="1989819416">
                          <w:marLeft w:val="0"/>
                          <w:marRight w:val="0"/>
                          <w:marTop w:val="0"/>
                          <w:marBottom w:val="0"/>
                          <w:divBdr>
                            <w:top w:val="none" w:sz="0" w:space="0" w:color="auto"/>
                            <w:left w:val="none" w:sz="0" w:space="0" w:color="auto"/>
                            <w:bottom w:val="none" w:sz="0" w:space="0" w:color="auto"/>
                            <w:right w:val="none" w:sz="0" w:space="0" w:color="auto"/>
                          </w:divBdr>
                        </w:div>
                        <w:div w:id="2027056599">
                          <w:marLeft w:val="0"/>
                          <w:marRight w:val="0"/>
                          <w:marTop w:val="0"/>
                          <w:marBottom w:val="0"/>
                          <w:divBdr>
                            <w:top w:val="none" w:sz="0" w:space="0" w:color="auto"/>
                            <w:left w:val="none" w:sz="0" w:space="0" w:color="auto"/>
                            <w:bottom w:val="none" w:sz="0" w:space="0" w:color="auto"/>
                            <w:right w:val="none" w:sz="0" w:space="0" w:color="auto"/>
                          </w:divBdr>
                          <w:divsChild>
                            <w:div w:id="5536605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44575994">
                                  <w:marLeft w:val="0"/>
                                  <w:marRight w:val="0"/>
                                  <w:marTop w:val="0"/>
                                  <w:marBottom w:val="0"/>
                                  <w:divBdr>
                                    <w:top w:val="none" w:sz="0" w:space="0" w:color="auto"/>
                                    <w:left w:val="none" w:sz="0" w:space="0" w:color="auto"/>
                                    <w:bottom w:val="none" w:sz="0" w:space="0" w:color="auto"/>
                                    <w:right w:val="none" w:sz="0" w:space="0" w:color="auto"/>
                                  </w:divBdr>
                                  <w:divsChild>
                                    <w:div w:id="18625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544019">
                          <w:marLeft w:val="0"/>
                          <w:marRight w:val="0"/>
                          <w:marTop w:val="0"/>
                          <w:marBottom w:val="0"/>
                          <w:divBdr>
                            <w:top w:val="none" w:sz="0" w:space="0" w:color="auto"/>
                            <w:left w:val="none" w:sz="0" w:space="0" w:color="auto"/>
                            <w:bottom w:val="none" w:sz="0" w:space="0" w:color="auto"/>
                            <w:right w:val="none" w:sz="0" w:space="0" w:color="auto"/>
                          </w:divBdr>
                        </w:div>
                        <w:div w:id="1384867923">
                          <w:marLeft w:val="0"/>
                          <w:marRight w:val="0"/>
                          <w:marTop w:val="0"/>
                          <w:marBottom w:val="0"/>
                          <w:divBdr>
                            <w:top w:val="none" w:sz="0" w:space="0" w:color="auto"/>
                            <w:left w:val="none" w:sz="0" w:space="0" w:color="auto"/>
                            <w:bottom w:val="none" w:sz="0" w:space="0" w:color="auto"/>
                            <w:right w:val="none" w:sz="0" w:space="0" w:color="auto"/>
                          </w:divBdr>
                          <w:divsChild>
                            <w:div w:id="101542795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22799">
                                  <w:marLeft w:val="0"/>
                                  <w:marRight w:val="0"/>
                                  <w:marTop w:val="0"/>
                                  <w:marBottom w:val="0"/>
                                  <w:divBdr>
                                    <w:top w:val="none" w:sz="0" w:space="0" w:color="auto"/>
                                    <w:left w:val="none" w:sz="0" w:space="0" w:color="auto"/>
                                    <w:bottom w:val="none" w:sz="0" w:space="0" w:color="auto"/>
                                    <w:right w:val="none" w:sz="0" w:space="0" w:color="auto"/>
                                  </w:divBdr>
                                  <w:divsChild>
                                    <w:div w:id="1300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240405">
                          <w:marLeft w:val="0"/>
                          <w:marRight w:val="0"/>
                          <w:marTop w:val="0"/>
                          <w:marBottom w:val="0"/>
                          <w:divBdr>
                            <w:top w:val="none" w:sz="0" w:space="0" w:color="auto"/>
                            <w:left w:val="none" w:sz="0" w:space="0" w:color="auto"/>
                            <w:bottom w:val="none" w:sz="0" w:space="0" w:color="auto"/>
                            <w:right w:val="none" w:sz="0" w:space="0" w:color="auto"/>
                          </w:divBdr>
                        </w:div>
                        <w:div w:id="446002511">
                          <w:marLeft w:val="0"/>
                          <w:marRight w:val="0"/>
                          <w:marTop w:val="0"/>
                          <w:marBottom w:val="0"/>
                          <w:divBdr>
                            <w:top w:val="none" w:sz="0" w:space="0" w:color="auto"/>
                            <w:left w:val="none" w:sz="0" w:space="0" w:color="auto"/>
                            <w:bottom w:val="none" w:sz="0" w:space="0" w:color="auto"/>
                            <w:right w:val="none" w:sz="0" w:space="0" w:color="auto"/>
                          </w:divBdr>
                        </w:div>
                        <w:div w:id="1559244896">
                          <w:marLeft w:val="0"/>
                          <w:marRight w:val="0"/>
                          <w:marTop w:val="450"/>
                          <w:marBottom w:val="450"/>
                          <w:divBdr>
                            <w:top w:val="none" w:sz="0" w:space="0" w:color="auto"/>
                            <w:left w:val="single" w:sz="24" w:space="0" w:color="6DB33F"/>
                            <w:bottom w:val="none" w:sz="0" w:space="0" w:color="auto"/>
                            <w:right w:val="none" w:sz="0" w:space="0" w:color="auto"/>
                          </w:divBdr>
                        </w:div>
                      </w:divsChild>
                    </w:div>
                    <w:div w:id="1099718741">
                      <w:marLeft w:val="0"/>
                      <w:marRight w:val="0"/>
                      <w:marTop w:val="0"/>
                      <w:marBottom w:val="0"/>
                      <w:divBdr>
                        <w:top w:val="none" w:sz="0" w:space="0" w:color="auto"/>
                        <w:left w:val="none" w:sz="0" w:space="0" w:color="auto"/>
                        <w:bottom w:val="none" w:sz="0" w:space="0" w:color="auto"/>
                        <w:right w:val="none" w:sz="0" w:space="0" w:color="auto"/>
                      </w:divBdr>
                      <w:divsChild>
                        <w:div w:id="29694939">
                          <w:marLeft w:val="0"/>
                          <w:marRight w:val="0"/>
                          <w:marTop w:val="0"/>
                          <w:marBottom w:val="0"/>
                          <w:divBdr>
                            <w:top w:val="none" w:sz="0" w:space="0" w:color="auto"/>
                            <w:left w:val="none" w:sz="0" w:space="0" w:color="auto"/>
                            <w:bottom w:val="none" w:sz="0" w:space="0" w:color="auto"/>
                            <w:right w:val="none" w:sz="0" w:space="0" w:color="auto"/>
                          </w:divBdr>
                        </w:div>
                        <w:div w:id="866335750">
                          <w:marLeft w:val="0"/>
                          <w:marRight w:val="0"/>
                          <w:marTop w:val="0"/>
                          <w:marBottom w:val="0"/>
                          <w:divBdr>
                            <w:top w:val="none" w:sz="0" w:space="0" w:color="auto"/>
                            <w:left w:val="none" w:sz="0" w:space="0" w:color="auto"/>
                            <w:bottom w:val="none" w:sz="0" w:space="0" w:color="auto"/>
                            <w:right w:val="none" w:sz="0" w:space="0" w:color="auto"/>
                          </w:divBdr>
                        </w:div>
                      </w:divsChild>
                    </w:div>
                    <w:div w:id="944969437">
                      <w:marLeft w:val="0"/>
                      <w:marRight w:val="0"/>
                      <w:marTop w:val="0"/>
                      <w:marBottom w:val="0"/>
                      <w:divBdr>
                        <w:top w:val="none" w:sz="0" w:space="0" w:color="auto"/>
                        <w:left w:val="none" w:sz="0" w:space="0" w:color="auto"/>
                        <w:bottom w:val="none" w:sz="0" w:space="0" w:color="auto"/>
                        <w:right w:val="none" w:sz="0" w:space="0" w:color="auto"/>
                      </w:divBdr>
                      <w:divsChild>
                        <w:div w:id="1032457844">
                          <w:marLeft w:val="0"/>
                          <w:marRight w:val="0"/>
                          <w:marTop w:val="0"/>
                          <w:marBottom w:val="0"/>
                          <w:divBdr>
                            <w:top w:val="none" w:sz="0" w:space="0" w:color="auto"/>
                            <w:left w:val="none" w:sz="0" w:space="0" w:color="auto"/>
                            <w:bottom w:val="none" w:sz="0" w:space="0" w:color="auto"/>
                            <w:right w:val="none" w:sz="0" w:space="0" w:color="auto"/>
                          </w:divBdr>
                        </w:div>
                        <w:div w:id="120416565">
                          <w:marLeft w:val="0"/>
                          <w:marRight w:val="0"/>
                          <w:marTop w:val="0"/>
                          <w:marBottom w:val="0"/>
                          <w:divBdr>
                            <w:top w:val="none" w:sz="0" w:space="0" w:color="auto"/>
                            <w:left w:val="none" w:sz="0" w:space="0" w:color="auto"/>
                            <w:bottom w:val="none" w:sz="0" w:space="0" w:color="auto"/>
                            <w:right w:val="none" w:sz="0" w:space="0" w:color="auto"/>
                          </w:divBdr>
                        </w:div>
                      </w:divsChild>
                    </w:div>
                    <w:div w:id="1438452406">
                      <w:marLeft w:val="0"/>
                      <w:marRight w:val="0"/>
                      <w:marTop w:val="0"/>
                      <w:marBottom w:val="0"/>
                      <w:divBdr>
                        <w:top w:val="none" w:sz="0" w:space="0" w:color="auto"/>
                        <w:left w:val="none" w:sz="0" w:space="0" w:color="auto"/>
                        <w:bottom w:val="none" w:sz="0" w:space="0" w:color="auto"/>
                        <w:right w:val="none" w:sz="0" w:space="0" w:color="auto"/>
                      </w:divBdr>
                      <w:divsChild>
                        <w:div w:id="960571902">
                          <w:marLeft w:val="0"/>
                          <w:marRight w:val="0"/>
                          <w:marTop w:val="0"/>
                          <w:marBottom w:val="0"/>
                          <w:divBdr>
                            <w:top w:val="none" w:sz="0" w:space="0" w:color="auto"/>
                            <w:left w:val="none" w:sz="0" w:space="0" w:color="auto"/>
                            <w:bottom w:val="none" w:sz="0" w:space="0" w:color="auto"/>
                            <w:right w:val="none" w:sz="0" w:space="0" w:color="auto"/>
                          </w:divBdr>
                        </w:div>
                        <w:div w:id="1846238970">
                          <w:marLeft w:val="0"/>
                          <w:marRight w:val="0"/>
                          <w:marTop w:val="0"/>
                          <w:marBottom w:val="0"/>
                          <w:divBdr>
                            <w:top w:val="none" w:sz="0" w:space="0" w:color="auto"/>
                            <w:left w:val="none" w:sz="0" w:space="0" w:color="auto"/>
                            <w:bottom w:val="none" w:sz="0" w:space="0" w:color="auto"/>
                            <w:right w:val="none" w:sz="0" w:space="0" w:color="auto"/>
                          </w:divBdr>
                          <w:divsChild>
                            <w:div w:id="273638916">
                              <w:marLeft w:val="0"/>
                              <w:marRight w:val="0"/>
                              <w:marTop w:val="0"/>
                              <w:marBottom w:val="0"/>
                              <w:divBdr>
                                <w:top w:val="none" w:sz="0" w:space="0" w:color="auto"/>
                                <w:left w:val="none" w:sz="0" w:space="0" w:color="auto"/>
                                <w:bottom w:val="none" w:sz="0" w:space="0" w:color="auto"/>
                                <w:right w:val="none" w:sz="0" w:space="0" w:color="auto"/>
                              </w:divBdr>
                            </w:div>
                            <w:div w:id="1604918775">
                              <w:marLeft w:val="0"/>
                              <w:marRight w:val="0"/>
                              <w:marTop w:val="0"/>
                              <w:marBottom w:val="0"/>
                              <w:divBdr>
                                <w:top w:val="none" w:sz="0" w:space="0" w:color="auto"/>
                                <w:left w:val="none" w:sz="0" w:space="0" w:color="auto"/>
                                <w:bottom w:val="none" w:sz="0" w:space="0" w:color="auto"/>
                                <w:right w:val="none" w:sz="0" w:space="0" w:color="auto"/>
                              </w:divBdr>
                            </w:div>
                            <w:div w:id="1780563466">
                              <w:marLeft w:val="0"/>
                              <w:marRight w:val="0"/>
                              <w:marTop w:val="0"/>
                              <w:marBottom w:val="0"/>
                              <w:divBdr>
                                <w:top w:val="none" w:sz="0" w:space="0" w:color="auto"/>
                                <w:left w:val="none" w:sz="0" w:space="0" w:color="auto"/>
                                <w:bottom w:val="none" w:sz="0" w:space="0" w:color="auto"/>
                                <w:right w:val="none" w:sz="0" w:space="0" w:color="auto"/>
                              </w:divBdr>
                              <w:divsChild>
                                <w:div w:id="285082560">
                                  <w:marLeft w:val="0"/>
                                  <w:marRight w:val="0"/>
                                  <w:marTop w:val="0"/>
                                  <w:marBottom w:val="0"/>
                                  <w:divBdr>
                                    <w:top w:val="none" w:sz="0" w:space="0" w:color="auto"/>
                                    <w:left w:val="none" w:sz="0" w:space="0" w:color="auto"/>
                                    <w:bottom w:val="none" w:sz="0" w:space="0" w:color="auto"/>
                                    <w:right w:val="none" w:sz="0" w:space="0" w:color="auto"/>
                                  </w:divBdr>
                                </w:div>
                                <w:div w:id="1408528283">
                                  <w:marLeft w:val="0"/>
                                  <w:marRight w:val="0"/>
                                  <w:marTop w:val="0"/>
                                  <w:marBottom w:val="0"/>
                                  <w:divBdr>
                                    <w:top w:val="none" w:sz="0" w:space="0" w:color="auto"/>
                                    <w:left w:val="none" w:sz="0" w:space="0" w:color="auto"/>
                                    <w:bottom w:val="none" w:sz="0" w:space="0" w:color="auto"/>
                                    <w:right w:val="none" w:sz="0" w:space="0" w:color="auto"/>
                                  </w:divBdr>
                                </w:div>
                                <w:div w:id="610169905">
                                  <w:marLeft w:val="0"/>
                                  <w:marRight w:val="0"/>
                                  <w:marTop w:val="0"/>
                                  <w:marBottom w:val="0"/>
                                  <w:divBdr>
                                    <w:top w:val="none" w:sz="0" w:space="0" w:color="auto"/>
                                    <w:left w:val="none" w:sz="0" w:space="0" w:color="auto"/>
                                    <w:bottom w:val="none" w:sz="0" w:space="0" w:color="auto"/>
                                    <w:right w:val="none" w:sz="0" w:space="0" w:color="auto"/>
                                  </w:divBdr>
                                </w:div>
                                <w:div w:id="974675241">
                                  <w:marLeft w:val="0"/>
                                  <w:marRight w:val="0"/>
                                  <w:marTop w:val="0"/>
                                  <w:marBottom w:val="0"/>
                                  <w:divBdr>
                                    <w:top w:val="none" w:sz="0" w:space="0" w:color="auto"/>
                                    <w:left w:val="none" w:sz="0" w:space="0" w:color="auto"/>
                                    <w:bottom w:val="none" w:sz="0" w:space="0" w:color="auto"/>
                                    <w:right w:val="none" w:sz="0" w:space="0" w:color="auto"/>
                                  </w:divBdr>
                                  <w:divsChild>
                                    <w:div w:id="740564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05953846">
                                          <w:marLeft w:val="0"/>
                                          <w:marRight w:val="0"/>
                                          <w:marTop w:val="0"/>
                                          <w:marBottom w:val="0"/>
                                          <w:divBdr>
                                            <w:top w:val="none" w:sz="0" w:space="0" w:color="auto"/>
                                            <w:left w:val="none" w:sz="0" w:space="0" w:color="auto"/>
                                            <w:bottom w:val="none" w:sz="0" w:space="0" w:color="auto"/>
                                            <w:right w:val="none" w:sz="0" w:space="0" w:color="auto"/>
                                          </w:divBdr>
                                          <w:divsChild>
                                            <w:div w:id="6027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1088">
                                  <w:marLeft w:val="0"/>
                                  <w:marRight w:val="0"/>
                                  <w:marTop w:val="0"/>
                                  <w:marBottom w:val="0"/>
                                  <w:divBdr>
                                    <w:top w:val="none" w:sz="0" w:space="0" w:color="auto"/>
                                    <w:left w:val="none" w:sz="0" w:space="0" w:color="auto"/>
                                    <w:bottom w:val="none" w:sz="0" w:space="0" w:color="auto"/>
                                    <w:right w:val="none" w:sz="0" w:space="0" w:color="auto"/>
                                  </w:divBdr>
                                </w:div>
                                <w:div w:id="1577592881">
                                  <w:marLeft w:val="0"/>
                                  <w:marRight w:val="0"/>
                                  <w:marTop w:val="0"/>
                                  <w:marBottom w:val="0"/>
                                  <w:divBdr>
                                    <w:top w:val="none" w:sz="0" w:space="0" w:color="auto"/>
                                    <w:left w:val="none" w:sz="0" w:space="0" w:color="auto"/>
                                    <w:bottom w:val="none" w:sz="0" w:space="0" w:color="auto"/>
                                    <w:right w:val="none" w:sz="0" w:space="0" w:color="auto"/>
                                  </w:divBdr>
                                  <w:divsChild>
                                    <w:div w:id="12200189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74876372">
                                          <w:marLeft w:val="0"/>
                                          <w:marRight w:val="0"/>
                                          <w:marTop w:val="0"/>
                                          <w:marBottom w:val="0"/>
                                          <w:divBdr>
                                            <w:top w:val="none" w:sz="0" w:space="0" w:color="auto"/>
                                            <w:left w:val="none" w:sz="0" w:space="0" w:color="auto"/>
                                            <w:bottom w:val="none" w:sz="0" w:space="0" w:color="auto"/>
                                            <w:right w:val="none" w:sz="0" w:space="0" w:color="auto"/>
                                          </w:divBdr>
                                          <w:divsChild>
                                            <w:div w:id="21160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40050">
                                  <w:marLeft w:val="0"/>
                                  <w:marRight w:val="0"/>
                                  <w:marTop w:val="0"/>
                                  <w:marBottom w:val="0"/>
                                  <w:divBdr>
                                    <w:top w:val="none" w:sz="0" w:space="0" w:color="auto"/>
                                    <w:left w:val="none" w:sz="0" w:space="0" w:color="auto"/>
                                    <w:bottom w:val="none" w:sz="0" w:space="0" w:color="auto"/>
                                    <w:right w:val="none" w:sz="0" w:space="0" w:color="auto"/>
                                  </w:divBdr>
                                </w:div>
                              </w:divsChild>
                            </w:div>
                            <w:div w:id="579102076">
                              <w:marLeft w:val="0"/>
                              <w:marRight w:val="0"/>
                              <w:marTop w:val="0"/>
                              <w:marBottom w:val="0"/>
                              <w:divBdr>
                                <w:top w:val="none" w:sz="0" w:space="0" w:color="auto"/>
                                <w:left w:val="none" w:sz="0" w:space="0" w:color="auto"/>
                                <w:bottom w:val="none" w:sz="0" w:space="0" w:color="auto"/>
                                <w:right w:val="none" w:sz="0" w:space="0" w:color="auto"/>
                              </w:divBdr>
                              <w:divsChild>
                                <w:div w:id="5293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5428">
                          <w:marLeft w:val="0"/>
                          <w:marRight w:val="0"/>
                          <w:marTop w:val="0"/>
                          <w:marBottom w:val="0"/>
                          <w:divBdr>
                            <w:top w:val="none" w:sz="0" w:space="0" w:color="auto"/>
                            <w:left w:val="none" w:sz="0" w:space="0" w:color="auto"/>
                            <w:bottom w:val="none" w:sz="0" w:space="0" w:color="auto"/>
                            <w:right w:val="none" w:sz="0" w:space="0" w:color="auto"/>
                          </w:divBdr>
                          <w:divsChild>
                            <w:div w:id="932782196">
                              <w:marLeft w:val="0"/>
                              <w:marRight w:val="0"/>
                              <w:marTop w:val="0"/>
                              <w:marBottom w:val="0"/>
                              <w:divBdr>
                                <w:top w:val="none" w:sz="0" w:space="0" w:color="auto"/>
                                <w:left w:val="none" w:sz="0" w:space="0" w:color="auto"/>
                                <w:bottom w:val="none" w:sz="0" w:space="0" w:color="auto"/>
                                <w:right w:val="none" w:sz="0" w:space="0" w:color="auto"/>
                              </w:divBdr>
                            </w:div>
                            <w:div w:id="416292089">
                              <w:marLeft w:val="0"/>
                              <w:marRight w:val="0"/>
                              <w:marTop w:val="0"/>
                              <w:marBottom w:val="0"/>
                              <w:divBdr>
                                <w:top w:val="none" w:sz="0" w:space="0" w:color="auto"/>
                                <w:left w:val="none" w:sz="0" w:space="0" w:color="auto"/>
                                <w:bottom w:val="none" w:sz="0" w:space="0" w:color="auto"/>
                                <w:right w:val="none" w:sz="0" w:space="0" w:color="auto"/>
                              </w:divBdr>
                            </w:div>
                            <w:div w:id="888996259">
                              <w:marLeft w:val="0"/>
                              <w:marRight w:val="0"/>
                              <w:marTop w:val="0"/>
                              <w:marBottom w:val="0"/>
                              <w:divBdr>
                                <w:top w:val="none" w:sz="0" w:space="0" w:color="auto"/>
                                <w:left w:val="none" w:sz="0" w:space="0" w:color="auto"/>
                                <w:bottom w:val="none" w:sz="0" w:space="0" w:color="auto"/>
                                <w:right w:val="none" w:sz="0" w:space="0" w:color="auto"/>
                              </w:divBdr>
                              <w:divsChild>
                                <w:div w:id="129061694">
                                  <w:marLeft w:val="0"/>
                                  <w:marRight w:val="0"/>
                                  <w:marTop w:val="0"/>
                                  <w:marBottom w:val="0"/>
                                  <w:divBdr>
                                    <w:top w:val="none" w:sz="0" w:space="0" w:color="auto"/>
                                    <w:left w:val="none" w:sz="0" w:space="0" w:color="auto"/>
                                    <w:bottom w:val="none" w:sz="0" w:space="0" w:color="auto"/>
                                    <w:right w:val="none" w:sz="0" w:space="0" w:color="auto"/>
                                  </w:divBdr>
                                </w:div>
                                <w:div w:id="1154950788">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sChild>
                    </w:div>
                    <w:div w:id="1639604196">
                      <w:marLeft w:val="0"/>
                      <w:marRight w:val="0"/>
                      <w:marTop w:val="0"/>
                      <w:marBottom w:val="0"/>
                      <w:divBdr>
                        <w:top w:val="none" w:sz="0" w:space="0" w:color="auto"/>
                        <w:left w:val="none" w:sz="0" w:space="0" w:color="auto"/>
                        <w:bottom w:val="none" w:sz="0" w:space="0" w:color="auto"/>
                        <w:right w:val="none" w:sz="0" w:space="0" w:color="auto"/>
                      </w:divBdr>
                      <w:divsChild>
                        <w:div w:id="1701013161">
                          <w:marLeft w:val="0"/>
                          <w:marRight w:val="0"/>
                          <w:marTop w:val="0"/>
                          <w:marBottom w:val="0"/>
                          <w:divBdr>
                            <w:top w:val="none" w:sz="0" w:space="0" w:color="auto"/>
                            <w:left w:val="none" w:sz="0" w:space="0" w:color="auto"/>
                            <w:bottom w:val="none" w:sz="0" w:space="0" w:color="auto"/>
                            <w:right w:val="none" w:sz="0" w:space="0" w:color="auto"/>
                          </w:divBdr>
                        </w:div>
                        <w:div w:id="431240002">
                          <w:marLeft w:val="0"/>
                          <w:marRight w:val="0"/>
                          <w:marTop w:val="0"/>
                          <w:marBottom w:val="0"/>
                          <w:divBdr>
                            <w:top w:val="none" w:sz="0" w:space="0" w:color="auto"/>
                            <w:left w:val="none" w:sz="0" w:space="0" w:color="auto"/>
                            <w:bottom w:val="none" w:sz="0" w:space="0" w:color="auto"/>
                            <w:right w:val="none" w:sz="0" w:space="0" w:color="auto"/>
                          </w:divBdr>
                        </w:div>
                        <w:div w:id="776945428">
                          <w:marLeft w:val="0"/>
                          <w:marRight w:val="0"/>
                          <w:marTop w:val="0"/>
                          <w:marBottom w:val="0"/>
                          <w:divBdr>
                            <w:top w:val="none" w:sz="0" w:space="0" w:color="auto"/>
                            <w:left w:val="none" w:sz="0" w:space="0" w:color="auto"/>
                            <w:bottom w:val="none" w:sz="0" w:space="0" w:color="auto"/>
                            <w:right w:val="none" w:sz="0" w:space="0" w:color="auto"/>
                          </w:divBdr>
                          <w:divsChild>
                            <w:div w:id="5673464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345637295">
                                  <w:marLeft w:val="0"/>
                                  <w:marRight w:val="0"/>
                                  <w:marTop w:val="0"/>
                                  <w:marBottom w:val="0"/>
                                  <w:divBdr>
                                    <w:top w:val="none" w:sz="0" w:space="0" w:color="auto"/>
                                    <w:left w:val="none" w:sz="0" w:space="0" w:color="auto"/>
                                    <w:bottom w:val="none" w:sz="0" w:space="0" w:color="auto"/>
                                    <w:right w:val="none" w:sz="0" w:space="0" w:color="auto"/>
                                  </w:divBdr>
                                  <w:divsChild>
                                    <w:div w:id="19050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1210">
                          <w:marLeft w:val="0"/>
                          <w:marRight w:val="0"/>
                          <w:marTop w:val="0"/>
                          <w:marBottom w:val="0"/>
                          <w:divBdr>
                            <w:top w:val="none" w:sz="0" w:space="0" w:color="auto"/>
                            <w:left w:val="none" w:sz="0" w:space="0" w:color="auto"/>
                            <w:bottom w:val="none" w:sz="0" w:space="0" w:color="auto"/>
                            <w:right w:val="none" w:sz="0" w:space="0" w:color="auto"/>
                          </w:divBdr>
                        </w:div>
                      </w:divsChild>
                    </w:div>
                    <w:div w:id="92630411">
                      <w:marLeft w:val="0"/>
                      <w:marRight w:val="0"/>
                      <w:marTop w:val="0"/>
                      <w:marBottom w:val="0"/>
                      <w:divBdr>
                        <w:top w:val="none" w:sz="0" w:space="0" w:color="auto"/>
                        <w:left w:val="none" w:sz="0" w:space="0" w:color="auto"/>
                        <w:bottom w:val="none" w:sz="0" w:space="0" w:color="auto"/>
                        <w:right w:val="none" w:sz="0" w:space="0" w:color="auto"/>
                      </w:divBdr>
                      <w:divsChild>
                        <w:div w:id="1140459385">
                          <w:marLeft w:val="0"/>
                          <w:marRight w:val="0"/>
                          <w:marTop w:val="0"/>
                          <w:marBottom w:val="0"/>
                          <w:divBdr>
                            <w:top w:val="none" w:sz="0" w:space="0" w:color="auto"/>
                            <w:left w:val="none" w:sz="0" w:space="0" w:color="auto"/>
                            <w:bottom w:val="none" w:sz="0" w:space="0" w:color="auto"/>
                            <w:right w:val="none" w:sz="0" w:space="0" w:color="auto"/>
                          </w:divBdr>
                        </w:div>
                        <w:div w:id="908536114">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373894317">
                  <w:marLeft w:val="0"/>
                  <w:marRight w:val="0"/>
                  <w:marTop w:val="0"/>
                  <w:marBottom w:val="0"/>
                  <w:divBdr>
                    <w:top w:val="none" w:sz="0" w:space="0" w:color="auto"/>
                    <w:left w:val="none" w:sz="0" w:space="0" w:color="auto"/>
                    <w:bottom w:val="none" w:sz="0" w:space="0" w:color="auto"/>
                    <w:right w:val="none" w:sz="0" w:space="0" w:color="auto"/>
                  </w:divBdr>
                  <w:divsChild>
                    <w:div w:id="1745569303">
                      <w:marLeft w:val="0"/>
                      <w:marRight w:val="0"/>
                      <w:marTop w:val="0"/>
                      <w:marBottom w:val="0"/>
                      <w:divBdr>
                        <w:top w:val="none" w:sz="0" w:space="0" w:color="auto"/>
                        <w:left w:val="none" w:sz="0" w:space="0" w:color="auto"/>
                        <w:bottom w:val="none" w:sz="0" w:space="0" w:color="auto"/>
                        <w:right w:val="none" w:sz="0" w:space="0" w:color="auto"/>
                      </w:divBdr>
                    </w:div>
                    <w:div w:id="1186016379">
                      <w:marLeft w:val="0"/>
                      <w:marRight w:val="0"/>
                      <w:marTop w:val="0"/>
                      <w:marBottom w:val="0"/>
                      <w:divBdr>
                        <w:top w:val="none" w:sz="0" w:space="0" w:color="auto"/>
                        <w:left w:val="none" w:sz="0" w:space="0" w:color="auto"/>
                        <w:bottom w:val="none" w:sz="0" w:space="0" w:color="auto"/>
                        <w:right w:val="none" w:sz="0" w:space="0" w:color="auto"/>
                      </w:divBdr>
                      <w:divsChild>
                        <w:div w:id="1892691620">
                          <w:marLeft w:val="0"/>
                          <w:marRight w:val="0"/>
                          <w:marTop w:val="0"/>
                          <w:marBottom w:val="0"/>
                          <w:divBdr>
                            <w:top w:val="none" w:sz="0" w:space="0" w:color="auto"/>
                            <w:left w:val="none" w:sz="0" w:space="0" w:color="auto"/>
                            <w:bottom w:val="none" w:sz="0" w:space="0" w:color="auto"/>
                            <w:right w:val="none" w:sz="0" w:space="0" w:color="auto"/>
                          </w:divBdr>
                        </w:div>
                        <w:div w:id="1763144719">
                          <w:marLeft w:val="0"/>
                          <w:marRight w:val="0"/>
                          <w:marTop w:val="0"/>
                          <w:marBottom w:val="0"/>
                          <w:divBdr>
                            <w:top w:val="none" w:sz="0" w:space="0" w:color="auto"/>
                            <w:left w:val="none" w:sz="0" w:space="0" w:color="auto"/>
                            <w:bottom w:val="none" w:sz="0" w:space="0" w:color="auto"/>
                            <w:right w:val="none" w:sz="0" w:space="0" w:color="auto"/>
                          </w:divBdr>
                        </w:div>
                        <w:div w:id="182327756">
                          <w:marLeft w:val="0"/>
                          <w:marRight w:val="0"/>
                          <w:marTop w:val="0"/>
                          <w:marBottom w:val="0"/>
                          <w:divBdr>
                            <w:top w:val="none" w:sz="0" w:space="0" w:color="auto"/>
                            <w:left w:val="none" w:sz="0" w:space="0" w:color="auto"/>
                            <w:bottom w:val="none" w:sz="0" w:space="0" w:color="auto"/>
                            <w:right w:val="none" w:sz="0" w:space="0" w:color="auto"/>
                          </w:divBdr>
                        </w:div>
                        <w:div w:id="806122666">
                          <w:marLeft w:val="0"/>
                          <w:marRight w:val="0"/>
                          <w:marTop w:val="0"/>
                          <w:marBottom w:val="0"/>
                          <w:divBdr>
                            <w:top w:val="none" w:sz="0" w:space="0" w:color="auto"/>
                            <w:left w:val="none" w:sz="0" w:space="0" w:color="auto"/>
                            <w:bottom w:val="none" w:sz="0" w:space="0" w:color="auto"/>
                            <w:right w:val="none" w:sz="0" w:space="0" w:color="auto"/>
                          </w:divBdr>
                        </w:div>
                      </w:divsChild>
                    </w:div>
                    <w:div w:id="859588590">
                      <w:marLeft w:val="0"/>
                      <w:marRight w:val="0"/>
                      <w:marTop w:val="0"/>
                      <w:marBottom w:val="0"/>
                      <w:divBdr>
                        <w:top w:val="none" w:sz="0" w:space="0" w:color="auto"/>
                        <w:left w:val="none" w:sz="0" w:space="0" w:color="auto"/>
                        <w:bottom w:val="none" w:sz="0" w:space="0" w:color="auto"/>
                        <w:right w:val="none" w:sz="0" w:space="0" w:color="auto"/>
                      </w:divBdr>
                      <w:divsChild>
                        <w:div w:id="1915430520">
                          <w:marLeft w:val="0"/>
                          <w:marRight w:val="0"/>
                          <w:marTop w:val="0"/>
                          <w:marBottom w:val="0"/>
                          <w:divBdr>
                            <w:top w:val="none" w:sz="0" w:space="0" w:color="auto"/>
                            <w:left w:val="none" w:sz="0" w:space="0" w:color="auto"/>
                            <w:bottom w:val="none" w:sz="0" w:space="0" w:color="auto"/>
                            <w:right w:val="none" w:sz="0" w:space="0" w:color="auto"/>
                          </w:divBdr>
                        </w:div>
                        <w:div w:id="986472044">
                          <w:marLeft w:val="0"/>
                          <w:marRight w:val="0"/>
                          <w:marTop w:val="0"/>
                          <w:marBottom w:val="0"/>
                          <w:divBdr>
                            <w:top w:val="none" w:sz="0" w:space="0" w:color="auto"/>
                            <w:left w:val="none" w:sz="0" w:space="0" w:color="auto"/>
                            <w:bottom w:val="none" w:sz="0" w:space="0" w:color="auto"/>
                            <w:right w:val="none" w:sz="0" w:space="0" w:color="auto"/>
                          </w:divBdr>
                          <w:divsChild>
                            <w:div w:id="1751540327">
                              <w:marLeft w:val="0"/>
                              <w:marRight w:val="0"/>
                              <w:marTop w:val="0"/>
                              <w:marBottom w:val="0"/>
                              <w:divBdr>
                                <w:top w:val="none" w:sz="0" w:space="0" w:color="auto"/>
                                <w:left w:val="none" w:sz="0" w:space="0" w:color="auto"/>
                                <w:bottom w:val="none" w:sz="0" w:space="0" w:color="auto"/>
                                <w:right w:val="none" w:sz="0" w:space="0" w:color="auto"/>
                              </w:divBdr>
                            </w:div>
                            <w:div w:id="765274806">
                              <w:marLeft w:val="0"/>
                              <w:marRight w:val="0"/>
                              <w:marTop w:val="0"/>
                              <w:marBottom w:val="0"/>
                              <w:divBdr>
                                <w:top w:val="none" w:sz="0" w:space="0" w:color="auto"/>
                                <w:left w:val="none" w:sz="0" w:space="0" w:color="auto"/>
                                <w:bottom w:val="none" w:sz="0" w:space="0" w:color="auto"/>
                                <w:right w:val="none" w:sz="0" w:space="0" w:color="auto"/>
                              </w:divBdr>
                            </w:div>
                            <w:div w:id="1920208619">
                              <w:marLeft w:val="0"/>
                              <w:marRight w:val="0"/>
                              <w:marTop w:val="0"/>
                              <w:marBottom w:val="0"/>
                              <w:divBdr>
                                <w:top w:val="none" w:sz="0" w:space="0" w:color="auto"/>
                                <w:left w:val="none" w:sz="0" w:space="0" w:color="auto"/>
                                <w:bottom w:val="none" w:sz="0" w:space="0" w:color="auto"/>
                                <w:right w:val="none" w:sz="0" w:space="0" w:color="auto"/>
                              </w:divBdr>
                              <w:divsChild>
                                <w:div w:id="116970846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39387874">
                                      <w:marLeft w:val="0"/>
                                      <w:marRight w:val="0"/>
                                      <w:marTop w:val="0"/>
                                      <w:marBottom w:val="0"/>
                                      <w:divBdr>
                                        <w:top w:val="none" w:sz="0" w:space="0" w:color="auto"/>
                                        <w:left w:val="none" w:sz="0" w:space="0" w:color="auto"/>
                                        <w:bottom w:val="none" w:sz="0" w:space="0" w:color="auto"/>
                                        <w:right w:val="none" w:sz="0" w:space="0" w:color="auto"/>
                                      </w:divBdr>
                                      <w:divsChild>
                                        <w:div w:id="21366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23821">
                              <w:marLeft w:val="0"/>
                              <w:marRight w:val="0"/>
                              <w:marTop w:val="0"/>
                              <w:marBottom w:val="0"/>
                              <w:divBdr>
                                <w:top w:val="none" w:sz="0" w:space="0" w:color="auto"/>
                                <w:left w:val="none" w:sz="0" w:space="0" w:color="auto"/>
                                <w:bottom w:val="none" w:sz="0" w:space="0" w:color="auto"/>
                                <w:right w:val="none" w:sz="0" w:space="0" w:color="auto"/>
                              </w:divBdr>
                            </w:div>
                            <w:div w:id="595752217">
                              <w:marLeft w:val="0"/>
                              <w:marRight w:val="0"/>
                              <w:marTop w:val="0"/>
                              <w:marBottom w:val="0"/>
                              <w:divBdr>
                                <w:top w:val="none" w:sz="0" w:space="0" w:color="auto"/>
                                <w:left w:val="none" w:sz="0" w:space="0" w:color="auto"/>
                                <w:bottom w:val="none" w:sz="0" w:space="0" w:color="auto"/>
                                <w:right w:val="none" w:sz="0" w:space="0" w:color="auto"/>
                              </w:divBdr>
                            </w:div>
                            <w:div w:id="1863396751">
                              <w:marLeft w:val="0"/>
                              <w:marRight w:val="0"/>
                              <w:marTop w:val="0"/>
                              <w:marBottom w:val="0"/>
                              <w:divBdr>
                                <w:top w:val="none" w:sz="0" w:space="0" w:color="auto"/>
                                <w:left w:val="none" w:sz="0" w:space="0" w:color="auto"/>
                                <w:bottom w:val="none" w:sz="0" w:space="0" w:color="auto"/>
                                <w:right w:val="none" w:sz="0" w:space="0" w:color="auto"/>
                              </w:divBdr>
                              <w:divsChild>
                                <w:div w:id="1935403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712467066">
                                      <w:marLeft w:val="0"/>
                                      <w:marRight w:val="0"/>
                                      <w:marTop w:val="0"/>
                                      <w:marBottom w:val="0"/>
                                      <w:divBdr>
                                        <w:top w:val="none" w:sz="0" w:space="0" w:color="auto"/>
                                        <w:left w:val="none" w:sz="0" w:space="0" w:color="auto"/>
                                        <w:bottom w:val="none" w:sz="0" w:space="0" w:color="auto"/>
                                        <w:right w:val="none" w:sz="0" w:space="0" w:color="auto"/>
                                      </w:divBdr>
                                      <w:divsChild>
                                        <w:div w:id="15454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332342">
                              <w:marLeft w:val="0"/>
                              <w:marRight w:val="0"/>
                              <w:marTop w:val="0"/>
                              <w:marBottom w:val="0"/>
                              <w:divBdr>
                                <w:top w:val="none" w:sz="0" w:space="0" w:color="auto"/>
                                <w:left w:val="none" w:sz="0" w:space="0" w:color="auto"/>
                                <w:bottom w:val="none" w:sz="0" w:space="0" w:color="auto"/>
                                <w:right w:val="none" w:sz="0" w:space="0" w:color="auto"/>
                              </w:divBdr>
                            </w:div>
                            <w:div w:id="1967201090">
                              <w:marLeft w:val="0"/>
                              <w:marRight w:val="0"/>
                              <w:marTop w:val="450"/>
                              <w:marBottom w:val="450"/>
                              <w:divBdr>
                                <w:top w:val="none" w:sz="0" w:space="0" w:color="auto"/>
                                <w:left w:val="single" w:sz="24" w:space="0" w:color="6DB33F"/>
                                <w:bottom w:val="none" w:sz="0" w:space="0" w:color="auto"/>
                                <w:right w:val="none" w:sz="0" w:space="0" w:color="auto"/>
                              </w:divBdr>
                            </w:div>
                          </w:divsChild>
                        </w:div>
                        <w:div w:id="600987127">
                          <w:marLeft w:val="0"/>
                          <w:marRight w:val="0"/>
                          <w:marTop w:val="0"/>
                          <w:marBottom w:val="0"/>
                          <w:divBdr>
                            <w:top w:val="none" w:sz="0" w:space="0" w:color="auto"/>
                            <w:left w:val="none" w:sz="0" w:space="0" w:color="auto"/>
                            <w:bottom w:val="none" w:sz="0" w:space="0" w:color="auto"/>
                            <w:right w:val="none" w:sz="0" w:space="0" w:color="auto"/>
                          </w:divBdr>
                          <w:divsChild>
                            <w:div w:id="1903909768">
                              <w:marLeft w:val="0"/>
                              <w:marRight w:val="0"/>
                              <w:marTop w:val="0"/>
                              <w:marBottom w:val="0"/>
                              <w:divBdr>
                                <w:top w:val="none" w:sz="0" w:space="0" w:color="auto"/>
                                <w:left w:val="none" w:sz="0" w:space="0" w:color="auto"/>
                                <w:bottom w:val="none" w:sz="0" w:space="0" w:color="auto"/>
                                <w:right w:val="none" w:sz="0" w:space="0" w:color="auto"/>
                              </w:divBdr>
                            </w:div>
                            <w:div w:id="104083592">
                              <w:marLeft w:val="0"/>
                              <w:marRight w:val="0"/>
                              <w:marTop w:val="0"/>
                              <w:marBottom w:val="0"/>
                              <w:divBdr>
                                <w:top w:val="none" w:sz="0" w:space="0" w:color="auto"/>
                                <w:left w:val="none" w:sz="0" w:space="0" w:color="auto"/>
                                <w:bottom w:val="none" w:sz="0" w:space="0" w:color="auto"/>
                                <w:right w:val="none" w:sz="0" w:space="0" w:color="auto"/>
                              </w:divBdr>
                            </w:div>
                            <w:div w:id="1684624152">
                              <w:marLeft w:val="0"/>
                              <w:marRight w:val="0"/>
                              <w:marTop w:val="0"/>
                              <w:marBottom w:val="0"/>
                              <w:divBdr>
                                <w:top w:val="none" w:sz="0" w:space="0" w:color="auto"/>
                                <w:left w:val="none" w:sz="0" w:space="0" w:color="auto"/>
                                <w:bottom w:val="none" w:sz="0" w:space="0" w:color="auto"/>
                                <w:right w:val="none" w:sz="0" w:space="0" w:color="auto"/>
                              </w:divBdr>
                            </w:div>
                            <w:div w:id="57481825">
                              <w:marLeft w:val="0"/>
                              <w:marRight w:val="0"/>
                              <w:marTop w:val="0"/>
                              <w:marBottom w:val="0"/>
                              <w:divBdr>
                                <w:top w:val="none" w:sz="0" w:space="0" w:color="auto"/>
                                <w:left w:val="none" w:sz="0" w:space="0" w:color="auto"/>
                                <w:bottom w:val="none" w:sz="0" w:space="0" w:color="auto"/>
                                <w:right w:val="none" w:sz="0" w:space="0" w:color="auto"/>
                              </w:divBdr>
                              <w:divsChild>
                                <w:div w:id="182558584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46310312">
                                      <w:marLeft w:val="0"/>
                                      <w:marRight w:val="0"/>
                                      <w:marTop w:val="0"/>
                                      <w:marBottom w:val="0"/>
                                      <w:divBdr>
                                        <w:top w:val="none" w:sz="0" w:space="0" w:color="auto"/>
                                        <w:left w:val="none" w:sz="0" w:space="0" w:color="auto"/>
                                        <w:bottom w:val="none" w:sz="0" w:space="0" w:color="auto"/>
                                        <w:right w:val="none" w:sz="0" w:space="0" w:color="auto"/>
                                      </w:divBdr>
                                      <w:divsChild>
                                        <w:div w:id="1598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053">
                              <w:marLeft w:val="0"/>
                              <w:marRight w:val="0"/>
                              <w:marTop w:val="0"/>
                              <w:marBottom w:val="0"/>
                              <w:divBdr>
                                <w:top w:val="none" w:sz="0" w:space="0" w:color="auto"/>
                                <w:left w:val="none" w:sz="0" w:space="0" w:color="auto"/>
                                <w:bottom w:val="none" w:sz="0" w:space="0" w:color="auto"/>
                                <w:right w:val="none" w:sz="0" w:space="0" w:color="auto"/>
                              </w:divBdr>
                            </w:div>
                            <w:div w:id="1415782356">
                              <w:marLeft w:val="0"/>
                              <w:marRight w:val="0"/>
                              <w:marTop w:val="0"/>
                              <w:marBottom w:val="0"/>
                              <w:divBdr>
                                <w:top w:val="none" w:sz="0" w:space="0" w:color="auto"/>
                                <w:left w:val="none" w:sz="0" w:space="0" w:color="auto"/>
                                <w:bottom w:val="none" w:sz="0" w:space="0" w:color="auto"/>
                                <w:right w:val="none" w:sz="0" w:space="0" w:color="auto"/>
                              </w:divBdr>
                            </w:div>
                            <w:div w:id="394206921">
                              <w:marLeft w:val="0"/>
                              <w:marRight w:val="0"/>
                              <w:marTop w:val="0"/>
                              <w:marBottom w:val="0"/>
                              <w:divBdr>
                                <w:top w:val="none" w:sz="0" w:space="0" w:color="auto"/>
                                <w:left w:val="none" w:sz="0" w:space="0" w:color="auto"/>
                                <w:bottom w:val="none" w:sz="0" w:space="0" w:color="auto"/>
                                <w:right w:val="none" w:sz="0" w:space="0" w:color="auto"/>
                              </w:divBdr>
                            </w:div>
                            <w:div w:id="1628779984">
                              <w:marLeft w:val="0"/>
                              <w:marRight w:val="0"/>
                              <w:marTop w:val="0"/>
                              <w:marBottom w:val="0"/>
                              <w:divBdr>
                                <w:top w:val="none" w:sz="0" w:space="0" w:color="auto"/>
                                <w:left w:val="none" w:sz="0" w:space="0" w:color="auto"/>
                                <w:bottom w:val="none" w:sz="0" w:space="0" w:color="auto"/>
                                <w:right w:val="none" w:sz="0" w:space="0" w:color="auto"/>
                              </w:divBdr>
                              <w:divsChild>
                                <w:div w:id="5011644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411042">
                                      <w:marLeft w:val="0"/>
                                      <w:marRight w:val="0"/>
                                      <w:marTop w:val="0"/>
                                      <w:marBottom w:val="0"/>
                                      <w:divBdr>
                                        <w:top w:val="none" w:sz="0" w:space="0" w:color="auto"/>
                                        <w:left w:val="none" w:sz="0" w:space="0" w:color="auto"/>
                                        <w:bottom w:val="none" w:sz="0" w:space="0" w:color="auto"/>
                                        <w:right w:val="none" w:sz="0" w:space="0" w:color="auto"/>
                                      </w:divBdr>
                                      <w:divsChild>
                                        <w:div w:id="8396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08703">
                              <w:marLeft w:val="0"/>
                              <w:marRight w:val="0"/>
                              <w:marTop w:val="450"/>
                              <w:marBottom w:val="450"/>
                              <w:divBdr>
                                <w:top w:val="none" w:sz="0" w:space="0" w:color="auto"/>
                                <w:left w:val="single" w:sz="24" w:space="0" w:color="6DB33F"/>
                                <w:bottom w:val="none" w:sz="0" w:space="0" w:color="auto"/>
                                <w:right w:val="none" w:sz="0" w:space="0" w:color="auto"/>
                              </w:divBdr>
                            </w:div>
                          </w:divsChild>
                        </w:div>
                        <w:div w:id="250702150">
                          <w:marLeft w:val="0"/>
                          <w:marRight w:val="0"/>
                          <w:marTop w:val="0"/>
                          <w:marBottom w:val="0"/>
                          <w:divBdr>
                            <w:top w:val="none" w:sz="0" w:space="0" w:color="auto"/>
                            <w:left w:val="none" w:sz="0" w:space="0" w:color="auto"/>
                            <w:bottom w:val="none" w:sz="0" w:space="0" w:color="auto"/>
                            <w:right w:val="none" w:sz="0" w:space="0" w:color="auto"/>
                          </w:divBdr>
                          <w:divsChild>
                            <w:div w:id="240483616">
                              <w:marLeft w:val="0"/>
                              <w:marRight w:val="0"/>
                              <w:marTop w:val="0"/>
                              <w:marBottom w:val="0"/>
                              <w:divBdr>
                                <w:top w:val="none" w:sz="0" w:space="0" w:color="auto"/>
                                <w:left w:val="none" w:sz="0" w:space="0" w:color="auto"/>
                                <w:bottom w:val="none" w:sz="0" w:space="0" w:color="auto"/>
                                <w:right w:val="none" w:sz="0" w:space="0" w:color="auto"/>
                              </w:divBdr>
                            </w:div>
                            <w:div w:id="1047725352">
                              <w:marLeft w:val="0"/>
                              <w:marRight w:val="0"/>
                              <w:marTop w:val="0"/>
                              <w:marBottom w:val="0"/>
                              <w:divBdr>
                                <w:top w:val="none" w:sz="0" w:space="0" w:color="auto"/>
                                <w:left w:val="none" w:sz="0" w:space="0" w:color="auto"/>
                                <w:bottom w:val="none" w:sz="0" w:space="0" w:color="auto"/>
                                <w:right w:val="none" w:sz="0" w:space="0" w:color="auto"/>
                              </w:divBdr>
                              <w:divsChild>
                                <w:div w:id="17410502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82519902">
                                      <w:marLeft w:val="0"/>
                                      <w:marRight w:val="0"/>
                                      <w:marTop w:val="0"/>
                                      <w:marBottom w:val="0"/>
                                      <w:divBdr>
                                        <w:top w:val="none" w:sz="0" w:space="0" w:color="auto"/>
                                        <w:left w:val="none" w:sz="0" w:space="0" w:color="auto"/>
                                        <w:bottom w:val="none" w:sz="0" w:space="0" w:color="auto"/>
                                        <w:right w:val="none" w:sz="0" w:space="0" w:color="auto"/>
                                      </w:divBdr>
                                      <w:divsChild>
                                        <w:div w:id="14793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95951">
                              <w:marLeft w:val="0"/>
                              <w:marRight w:val="0"/>
                              <w:marTop w:val="0"/>
                              <w:marBottom w:val="0"/>
                              <w:divBdr>
                                <w:top w:val="none" w:sz="0" w:space="0" w:color="auto"/>
                                <w:left w:val="none" w:sz="0" w:space="0" w:color="auto"/>
                                <w:bottom w:val="none" w:sz="0" w:space="0" w:color="auto"/>
                                <w:right w:val="none" w:sz="0" w:space="0" w:color="auto"/>
                              </w:divBdr>
                            </w:div>
                            <w:div w:id="1658729637">
                              <w:marLeft w:val="0"/>
                              <w:marRight w:val="0"/>
                              <w:marTop w:val="0"/>
                              <w:marBottom w:val="0"/>
                              <w:divBdr>
                                <w:top w:val="none" w:sz="0" w:space="0" w:color="auto"/>
                                <w:left w:val="none" w:sz="0" w:space="0" w:color="auto"/>
                                <w:bottom w:val="none" w:sz="0" w:space="0" w:color="auto"/>
                                <w:right w:val="none" w:sz="0" w:space="0" w:color="auto"/>
                              </w:divBdr>
                            </w:div>
                            <w:div w:id="902132390">
                              <w:marLeft w:val="0"/>
                              <w:marRight w:val="0"/>
                              <w:marTop w:val="0"/>
                              <w:marBottom w:val="0"/>
                              <w:divBdr>
                                <w:top w:val="none" w:sz="0" w:space="0" w:color="auto"/>
                                <w:left w:val="none" w:sz="0" w:space="0" w:color="auto"/>
                                <w:bottom w:val="none" w:sz="0" w:space="0" w:color="auto"/>
                                <w:right w:val="none" w:sz="0" w:space="0" w:color="auto"/>
                              </w:divBdr>
                              <w:divsChild>
                                <w:div w:id="1397345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769541859">
                                      <w:marLeft w:val="0"/>
                                      <w:marRight w:val="0"/>
                                      <w:marTop w:val="0"/>
                                      <w:marBottom w:val="0"/>
                                      <w:divBdr>
                                        <w:top w:val="none" w:sz="0" w:space="0" w:color="auto"/>
                                        <w:left w:val="none" w:sz="0" w:space="0" w:color="auto"/>
                                        <w:bottom w:val="none" w:sz="0" w:space="0" w:color="auto"/>
                                        <w:right w:val="none" w:sz="0" w:space="0" w:color="auto"/>
                                      </w:divBdr>
                                      <w:divsChild>
                                        <w:div w:id="684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3314">
                              <w:marLeft w:val="0"/>
                              <w:marRight w:val="0"/>
                              <w:marTop w:val="0"/>
                              <w:marBottom w:val="0"/>
                              <w:divBdr>
                                <w:top w:val="none" w:sz="0" w:space="0" w:color="auto"/>
                                <w:left w:val="none" w:sz="0" w:space="0" w:color="auto"/>
                                <w:bottom w:val="none" w:sz="0" w:space="0" w:color="auto"/>
                                <w:right w:val="none" w:sz="0" w:space="0" w:color="auto"/>
                              </w:divBdr>
                            </w:div>
                            <w:div w:id="1425417876">
                              <w:marLeft w:val="0"/>
                              <w:marRight w:val="0"/>
                              <w:marTop w:val="0"/>
                              <w:marBottom w:val="0"/>
                              <w:divBdr>
                                <w:top w:val="none" w:sz="0" w:space="0" w:color="auto"/>
                                <w:left w:val="none" w:sz="0" w:space="0" w:color="auto"/>
                                <w:bottom w:val="none" w:sz="0" w:space="0" w:color="auto"/>
                                <w:right w:val="none" w:sz="0" w:space="0" w:color="auto"/>
                              </w:divBdr>
                              <w:divsChild>
                                <w:div w:id="45391410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46526322">
                                      <w:marLeft w:val="0"/>
                                      <w:marRight w:val="0"/>
                                      <w:marTop w:val="0"/>
                                      <w:marBottom w:val="0"/>
                                      <w:divBdr>
                                        <w:top w:val="none" w:sz="0" w:space="0" w:color="auto"/>
                                        <w:left w:val="none" w:sz="0" w:space="0" w:color="auto"/>
                                        <w:bottom w:val="none" w:sz="0" w:space="0" w:color="auto"/>
                                        <w:right w:val="none" w:sz="0" w:space="0" w:color="auto"/>
                                      </w:divBdr>
                                      <w:divsChild>
                                        <w:div w:id="176364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22200">
                              <w:marLeft w:val="0"/>
                              <w:marRight w:val="0"/>
                              <w:marTop w:val="0"/>
                              <w:marBottom w:val="0"/>
                              <w:divBdr>
                                <w:top w:val="none" w:sz="0" w:space="0" w:color="auto"/>
                                <w:left w:val="none" w:sz="0" w:space="0" w:color="auto"/>
                                <w:bottom w:val="none" w:sz="0" w:space="0" w:color="auto"/>
                                <w:right w:val="none" w:sz="0" w:space="0" w:color="auto"/>
                              </w:divBdr>
                            </w:div>
                            <w:div w:id="1823427808">
                              <w:marLeft w:val="0"/>
                              <w:marRight w:val="0"/>
                              <w:marTop w:val="0"/>
                              <w:marBottom w:val="0"/>
                              <w:divBdr>
                                <w:top w:val="none" w:sz="0" w:space="0" w:color="auto"/>
                                <w:left w:val="none" w:sz="0" w:space="0" w:color="auto"/>
                                <w:bottom w:val="none" w:sz="0" w:space="0" w:color="auto"/>
                                <w:right w:val="none" w:sz="0" w:space="0" w:color="auto"/>
                              </w:divBdr>
                              <w:divsChild>
                                <w:div w:id="20531930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81498945">
                                      <w:marLeft w:val="0"/>
                                      <w:marRight w:val="0"/>
                                      <w:marTop w:val="0"/>
                                      <w:marBottom w:val="0"/>
                                      <w:divBdr>
                                        <w:top w:val="none" w:sz="0" w:space="0" w:color="auto"/>
                                        <w:left w:val="none" w:sz="0" w:space="0" w:color="auto"/>
                                        <w:bottom w:val="none" w:sz="0" w:space="0" w:color="auto"/>
                                        <w:right w:val="none" w:sz="0" w:space="0" w:color="auto"/>
                                      </w:divBdr>
                                      <w:divsChild>
                                        <w:div w:id="51481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375874">
                              <w:marLeft w:val="0"/>
                              <w:marRight w:val="0"/>
                              <w:marTop w:val="450"/>
                              <w:marBottom w:val="450"/>
                              <w:divBdr>
                                <w:top w:val="none" w:sz="0" w:space="0" w:color="auto"/>
                                <w:left w:val="single" w:sz="24" w:space="0" w:color="6DB33F"/>
                                <w:bottom w:val="none" w:sz="0" w:space="0" w:color="auto"/>
                                <w:right w:val="none" w:sz="0" w:space="0" w:color="auto"/>
                              </w:divBdr>
                            </w:div>
                          </w:divsChild>
                        </w:div>
                        <w:div w:id="1350524206">
                          <w:marLeft w:val="0"/>
                          <w:marRight w:val="0"/>
                          <w:marTop w:val="0"/>
                          <w:marBottom w:val="0"/>
                          <w:divBdr>
                            <w:top w:val="none" w:sz="0" w:space="0" w:color="auto"/>
                            <w:left w:val="none" w:sz="0" w:space="0" w:color="auto"/>
                            <w:bottom w:val="none" w:sz="0" w:space="0" w:color="auto"/>
                            <w:right w:val="none" w:sz="0" w:space="0" w:color="auto"/>
                          </w:divBdr>
                          <w:divsChild>
                            <w:div w:id="1429351689">
                              <w:marLeft w:val="0"/>
                              <w:marRight w:val="0"/>
                              <w:marTop w:val="0"/>
                              <w:marBottom w:val="0"/>
                              <w:divBdr>
                                <w:top w:val="none" w:sz="0" w:space="0" w:color="auto"/>
                                <w:left w:val="none" w:sz="0" w:space="0" w:color="auto"/>
                                <w:bottom w:val="none" w:sz="0" w:space="0" w:color="auto"/>
                                <w:right w:val="none" w:sz="0" w:space="0" w:color="auto"/>
                              </w:divBdr>
                            </w:div>
                            <w:div w:id="1348796459">
                              <w:marLeft w:val="0"/>
                              <w:marRight w:val="0"/>
                              <w:marTop w:val="0"/>
                              <w:marBottom w:val="0"/>
                              <w:divBdr>
                                <w:top w:val="none" w:sz="0" w:space="0" w:color="auto"/>
                                <w:left w:val="none" w:sz="0" w:space="0" w:color="auto"/>
                                <w:bottom w:val="none" w:sz="0" w:space="0" w:color="auto"/>
                                <w:right w:val="none" w:sz="0" w:space="0" w:color="auto"/>
                              </w:divBdr>
                              <w:divsChild>
                                <w:div w:id="4449304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14025508">
                                      <w:marLeft w:val="0"/>
                                      <w:marRight w:val="0"/>
                                      <w:marTop w:val="0"/>
                                      <w:marBottom w:val="0"/>
                                      <w:divBdr>
                                        <w:top w:val="none" w:sz="0" w:space="0" w:color="auto"/>
                                        <w:left w:val="none" w:sz="0" w:space="0" w:color="auto"/>
                                        <w:bottom w:val="none" w:sz="0" w:space="0" w:color="auto"/>
                                        <w:right w:val="none" w:sz="0" w:space="0" w:color="auto"/>
                                      </w:divBdr>
                                      <w:divsChild>
                                        <w:div w:id="11741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52866">
                              <w:marLeft w:val="0"/>
                              <w:marRight w:val="0"/>
                              <w:marTop w:val="0"/>
                              <w:marBottom w:val="0"/>
                              <w:divBdr>
                                <w:top w:val="none" w:sz="0" w:space="0" w:color="auto"/>
                                <w:left w:val="none" w:sz="0" w:space="0" w:color="auto"/>
                                <w:bottom w:val="none" w:sz="0" w:space="0" w:color="auto"/>
                                <w:right w:val="none" w:sz="0" w:space="0" w:color="auto"/>
                              </w:divBdr>
                            </w:div>
                            <w:div w:id="1663897969">
                              <w:marLeft w:val="0"/>
                              <w:marRight w:val="0"/>
                              <w:marTop w:val="0"/>
                              <w:marBottom w:val="0"/>
                              <w:divBdr>
                                <w:top w:val="none" w:sz="0" w:space="0" w:color="auto"/>
                                <w:left w:val="none" w:sz="0" w:space="0" w:color="auto"/>
                                <w:bottom w:val="none" w:sz="0" w:space="0" w:color="auto"/>
                                <w:right w:val="none" w:sz="0" w:space="0" w:color="auto"/>
                              </w:divBdr>
                            </w:div>
                            <w:div w:id="1616596537">
                              <w:marLeft w:val="0"/>
                              <w:marRight w:val="0"/>
                              <w:marTop w:val="0"/>
                              <w:marBottom w:val="0"/>
                              <w:divBdr>
                                <w:top w:val="none" w:sz="0" w:space="0" w:color="auto"/>
                                <w:left w:val="none" w:sz="0" w:space="0" w:color="auto"/>
                                <w:bottom w:val="none" w:sz="0" w:space="0" w:color="auto"/>
                                <w:right w:val="none" w:sz="0" w:space="0" w:color="auto"/>
                              </w:divBdr>
                              <w:divsChild>
                                <w:div w:id="2341651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892616739">
                                      <w:marLeft w:val="0"/>
                                      <w:marRight w:val="0"/>
                                      <w:marTop w:val="0"/>
                                      <w:marBottom w:val="0"/>
                                      <w:divBdr>
                                        <w:top w:val="none" w:sz="0" w:space="0" w:color="auto"/>
                                        <w:left w:val="none" w:sz="0" w:space="0" w:color="auto"/>
                                        <w:bottom w:val="none" w:sz="0" w:space="0" w:color="auto"/>
                                        <w:right w:val="none" w:sz="0" w:space="0" w:color="auto"/>
                                      </w:divBdr>
                                      <w:divsChild>
                                        <w:div w:id="9690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14375">
                              <w:marLeft w:val="0"/>
                              <w:marRight w:val="0"/>
                              <w:marTop w:val="0"/>
                              <w:marBottom w:val="0"/>
                              <w:divBdr>
                                <w:top w:val="none" w:sz="0" w:space="0" w:color="auto"/>
                                <w:left w:val="none" w:sz="0" w:space="0" w:color="auto"/>
                                <w:bottom w:val="none" w:sz="0" w:space="0" w:color="auto"/>
                                <w:right w:val="none" w:sz="0" w:space="0" w:color="auto"/>
                              </w:divBdr>
                            </w:div>
                            <w:div w:id="2143031709">
                              <w:marLeft w:val="0"/>
                              <w:marRight w:val="0"/>
                              <w:marTop w:val="450"/>
                              <w:marBottom w:val="450"/>
                              <w:divBdr>
                                <w:top w:val="none" w:sz="0" w:space="0" w:color="auto"/>
                                <w:left w:val="single" w:sz="24" w:space="0" w:color="6DB33F"/>
                                <w:bottom w:val="none" w:sz="0" w:space="0" w:color="auto"/>
                                <w:right w:val="none" w:sz="0" w:space="0" w:color="auto"/>
                              </w:divBdr>
                            </w:div>
                          </w:divsChild>
                        </w:div>
                        <w:div w:id="1903522745">
                          <w:marLeft w:val="0"/>
                          <w:marRight w:val="0"/>
                          <w:marTop w:val="0"/>
                          <w:marBottom w:val="0"/>
                          <w:divBdr>
                            <w:top w:val="none" w:sz="0" w:space="0" w:color="auto"/>
                            <w:left w:val="none" w:sz="0" w:space="0" w:color="auto"/>
                            <w:bottom w:val="none" w:sz="0" w:space="0" w:color="auto"/>
                            <w:right w:val="none" w:sz="0" w:space="0" w:color="auto"/>
                          </w:divBdr>
                          <w:divsChild>
                            <w:div w:id="1471241623">
                              <w:marLeft w:val="0"/>
                              <w:marRight w:val="0"/>
                              <w:marTop w:val="0"/>
                              <w:marBottom w:val="0"/>
                              <w:divBdr>
                                <w:top w:val="none" w:sz="0" w:space="0" w:color="auto"/>
                                <w:left w:val="none" w:sz="0" w:space="0" w:color="auto"/>
                                <w:bottom w:val="none" w:sz="0" w:space="0" w:color="auto"/>
                                <w:right w:val="none" w:sz="0" w:space="0" w:color="auto"/>
                              </w:divBdr>
                            </w:div>
                            <w:div w:id="2141801012">
                              <w:marLeft w:val="0"/>
                              <w:marRight w:val="0"/>
                              <w:marTop w:val="0"/>
                              <w:marBottom w:val="0"/>
                              <w:divBdr>
                                <w:top w:val="none" w:sz="0" w:space="0" w:color="auto"/>
                                <w:left w:val="none" w:sz="0" w:space="0" w:color="auto"/>
                                <w:bottom w:val="none" w:sz="0" w:space="0" w:color="auto"/>
                                <w:right w:val="none" w:sz="0" w:space="0" w:color="auto"/>
                              </w:divBdr>
                            </w:div>
                            <w:div w:id="1680694989">
                              <w:marLeft w:val="0"/>
                              <w:marRight w:val="0"/>
                              <w:marTop w:val="0"/>
                              <w:marBottom w:val="0"/>
                              <w:divBdr>
                                <w:top w:val="none" w:sz="0" w:space="0" w:color="auto"/>
                                <w:left w:val="none" w:sz="0" w:space="0" w:color="auto"/>
                                <w:bottom w:val="none" w:sz="0" w:space="0" w:color="auto"/>
                                <w:right w:val="none" w:sz="0" w:space="0" w:color="auto"/>
                              </w:divBdr>
                              <w:divsChild>
                                <w:div w:id="126492316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48888365">
                                      <w:marLeft w:val="0"/>
                                      <w:marRight w:val="0"/>
                                      <w:marTop w:val="0"/>
                                      <w:marBottom w:val="0"/>
                                      <w:divBdr>
                                        <w:top w:val="none" w:sz="0" w:space="0" w:color="auto"/>
                                        <w:left w:val="none" w:sz="0" w:space="0" w:color="auto"/>
                                        <w:bottom w:val="none" w:sz="0" w:space="0" w:color="auto"/>
                                        <w:right w:val="none" w:sz="0" w:space="0" w:color="auto"/>
                                      </w:divBdr>
                                      <w:divsChild>
                                        <w:div w:id="14135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711">
                              <w:marLeft w:val="0"/>
                              <w:marRight w:val="0"/>
                              <w:marTop w:val="0"/>
                              <w:marBottom w:val="0"/>
                              <w:divBdr>
                                <w:top w:val="none" w:sz="0" w:space="0" w:color="auto"/>
                                <w:left w:val="none" w:sz="0" w:space="0" w:color="auto"/>
                                <w:bottom w:val="none" w:sz="0" w:space="0" w:color="auto"/>
                                <w:right w:val="none" w:sz="0" w:space="0" w:color="auto"/>
                              </w:divBdr>
                            </w:div>
                            <w:div w:id="292559028">
                              <w:marLeft w:val="0"/>
                              <w:marRight w:val="0"/>
                              <w:marTop w:val="0"/>
                              <w:marBottom w:val="0"/>
                              <w:divBdr>
                                <w:top w:val="none" w:sz="0" w:space="0" w:color="auto"/>
                                <w:left w:val="none" w:sz="0" w:space="0" w:color="auto"/>
                                <w:bottom w:val="none" w:sz="0" w:space="0" w:color="auto"/>
                                <w:right w:val="none" w:sz="0" w:space="0" w:color="auto"/>
                              </w:divBdr>
                            </w:div>
                            <w:div w:id="1775588078">
                              <w:marLeft w:val="0"/>
                              <w:marRight w:val="0"/>
                              <w:marTop w:val="0"/>
                              <w:marBottom w:val="0"/>
                              <w:divBdr>
                                <w:top w:val="none" w:sz="0" w:space="0" w:color="auto"/>
                                <w:left w:val="none" w:sz="0" w:space="0" w:color="auto"/>
                                <w:bottom w:val="none" w:sz="0" w:space="0" w:color="auto"/>
                                <w:right w:val="none" w:sz="0" w:space="0" w:color="auto"/>
                              </w:divBdr>
                              <w:divsChild>
                                <w:div w:id="20632096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29618187">
                                      <w:marLeft w:val="0"/>
                                      <w:marRight w:val="0"/>
                                      <w:marTop w:val="0"/>
                                      <w:marBottom w:val="0"/>
                                      <w:divBdr>
                                        <w:top w:val="none" w:sz="0" w:space="0" w:color="auto"/>
                                        <w:left w:val="none" w:sz="0" w:space="0" w:color="auto"/>
                                        <w:bottom w:val="none" w:sz="0" w:space="0" w:color="auto"/>
                                        <w:right w:val="none" w:sz="0" w:space="0" w:color="auto"/>
                                      </w:divBdr>
                                      <w:divsChild>
                                        <w:div w:id="8287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8347">
                              <w:marLeft w:val="0"/>
                              <w:marRight w:val="0"/>
                              <w:marTop w:val="0"/>
                              <w:marBottom w:val="0"/>
                              <w:divBdr>
                                <w:top w:val="none" w:sz="0" w:space="0" w:color="auto"/>
                                <w:left w:val="none" w:sz="0" w:space="0" w:color="auto"/>
                                <w:bottom w:val="none" w:sz="0" w:space="0" w:color="auto"/>
                                <w:right w:val="none" w:sz="0" w:space="0" w:color="auto"/>
                              </w:divBdr>
                            </w:div>
                            <w:div w:id="999772150">
                              <w:marLeft w:val="0"/>
                              <w:marRight w:val="0"/>
                              <w:marTop w:val="0"/>
                              <w:marBottom w:val="0"/>
                              <w:divBdr>
                                <w:top w:val="none" w:sz="0" w:space="0" w:color="auto"/>
                                <w:left w:val="none" w:sz="0" w:space="0" w:color="auto"/>
                                <w:bottom w:val="none" w:sz="0" w:space="0" w:color="auto"/>
                                <w:right w:val="none" w:sz="0" w:space="0" w:color="auto"/>
                              </w:divBdr>
                            </w:div>
                            <w:div w:id="1008481253">
                              <w:marLeft w:val="0"/>
                              <w:marRight w:val="0"/>
                              <w:marTop w:val="0"/>
                              <w:marBottom w:val="0"/>
                              <w:divBdr>
                                <w:top w:val="none" w:sz="0" w:space="0" w:color="auto"/>
                                <w:left w:val="none" w:sz="0" w:space="0" w:color="auto"/>
                                <w:bottom w:val="none" w:sz="0" w:space="0" w:color="auto"/>
                                <w:right w:val="none" w:sz="0" w:space="0" w:color="auto"/>
                              </w:divBdr>
                            </w:div>
                            <w:div w:id="1923709864">
                              <w:marLeft w:val="0"/>
                              <w:marRight w:val="0"/>
                              <w:marTop w:val="0"/>
                              <w:marBottom w:val="0"/>
                              <w:divBdr>
                                <w:top w:val="none" w:sz="0" w:space="0" w:color="auto"/>
                                <w:left w:val="none" w:sz="0" w:space="0" w:color="auto"/>
                                <w:bottom w:val="none" w:sz="0" w:space="0" w:color="auto"/>
                                <w:right w:val="none" w:sz="0" w:space="0" w:color="auto"/>
                              </w:divBdr>
                            </w:div>
                            <w:div w:id="816919589">
                              <w:marLeft w:val="0"/>
                              <w:marRight w:val="0"/>
                              <w:marTop w:val="0"/>
                              <w:marBottom w:val="0"/>
                              <w:divBdr>
                                <w:top w:val="none" w:sz="0" w:space="0" w:color="auto"/>
                                <w:left w:val="none" w:sz="0" w:space="0" w:color="auto"/>
                                <w:bottom w:val="none" w:sz="0" w:space="0" w:color="auto"/>
                                <w:right w:val="none" w:sz="0" w:space="0" w:color="auto"/>
                              </w:divBdr>
                              <w:divsChild>
                                <w:div w:id="15201954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08789282">
                                      <w:marLeft w:val="0"/>
                                      <w:marRight w:val="0"/>
                                      <w:marTop w:val="0"/>
                                      <w:marBottom w:val="0"/>
                                      <w:divBdr>
                                        <w:top w:val="none" w:sz="0" w:space="0" w:color="auto"/>
                                        <w:left w:val="none" w:sz="0" w:space="0" w:color="auto"/>
                                        <w:bottom w:val="none" w:sz="0" w:space="0" w:color="auto"/>
                                        <w:right w:val="none" w:sz="0" w:space="0" w:color="auto"/>
                                      </w:divBdr>
                                      <w:divsChild>
                                        <w:div w:id="3021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1453">
                              <w:marLeft w:val="0"/>
                              <w:marRight w:val="0"/>
                              <w:marTop w:val="0"/>
                              <w:marBottom w:val="0"/>
                              <w:divBdr>
                                <w:top w:val="none" w:sz="0" w:space="0" w:color="auto"/>
                                <w:left w:val="none" w:sz="0" w:space="0" w:color="auto"/>
                                <w:bottom w:val="none" w:sz="0" w:space="0" w:color="auto"/>
                                <w:right w:val="none" w:sz="0" w:space="0" w:color="auto"/>
                              </w:divBdr>
                            </w:div>
                            <w:div w:id="1841502864">
                              <w:marLeft w:val="0"/>
                              <w:marRight w:val="0"/>
                              <w:marTop w:val="0"/>
                              <w:marBottom w:val="0"/>
                              <w:divBdr>
                                <w:top w:val="none" w:sz="0" w:space="0" w:color="auto"/>
                                <w:left w:val="none" w:sz="0" w:space="0" w:color="auto"/>
                                <w:bottom w:val="none" w:sz="0" w:space="0" w:color="auto"/>
                                <w:right w:val="none" w:sz="0" w:space="0" w:color="auto"/>
                              </w:divBdr>
                            </w:div>
                            <w:div w:id="168301679">
                              <w:marLeft w:val="0"/>
                              <w:marRight w:val="0"/>
                              <w:marTop w:val="0"/>
                              <w:marBottom w:val="0"/>
                              <w:divBdr>
                                <w:top w:val="none" w:sz="0" w:space="0" w:color="auto"/>
                                <w:left w:val="none" w:sz="0" w:space="0" w:color="auto"/>
                                <w:bottom w:val="none" w:sz="0" w:space="0" w:color="auto"/>
                                <w:right w:val="none" w:sz="0" w:space="0" w:color="auto"/>
                              </w:divBdr>
                            </w:div>
                            <w:div w:id="2068648950">
                              <w:marLeft w:val="0"/>
                              <w:marRight w:val="0"/>
                              <w:marTop w:val="0"/>
                              <w:marBottom w:val="0"/>
                              <w:divBdr>
                                <w:top w:val="none" w:sz="0" w:space="0" w:color="auto"/>
                                <w:left w:val="none" w:sz="0" w:space="0" w:color="auto"/>
                                <w:bottom w:val="none" w:sz="0" w:space="0" w:color="auto"/>
                                <w:right w:val="none" w:sz="0" w:space="0" w:color="auto"/>
                              </w:divBdr>
                            </w:div>
                            <w:div w:id="1542210403">
                              <w:marLeft w:val="0"/>
                              <w:marRight w:val="0"/>
                              <w:marTop w:val="0"/>
                              <w:marBottom w:val="0"/>
                              <w:divBdr>
                                <w:top w:val="none" w:sz="0" w:space="0" w:color="auto"/>
                                <w:left w:val="none" w:sz="0" w:space="0" w:color="auto"/>
                                <w:bottom w:val="none" w:sz="0" w:space="0" w:color="auto"/>
                                <w:right w:val="none" w:sz="0" w:space="0" w:color="auto"/>
                              </w:divBdr>
                            </w:div>
                            <w:div w:id="1013335093">
                              <w:marLeft w:val="0"/>
                              <w:marRight w:val="0"/>
                              <w:marTop w:val="0"/>
                              <w:marBottom w:val="0"/>
                              <w:divBdr>
                                <w:top w:val="none" w:sz="0" w:space="0" w:color="auto"/>
                                <w:left w:val="none" w:sz="0" w:space="0" w:color="auto"/>
                                <w:bottom w:val="none" w:sz="0" w:space="0" w:color="auto"/>
                                <w:right w:val="none" w:sz="0" w:space="0" w:color="auto"/>
                              </w:divBdr>
                            </w:div>
                            <w:div w:id="1950239635">
                              <w:marLeft w:val="0"/>
                              <w:marRight w:val="0"/>
                              <w:marTop w:val="0"/>
                              <w:marBottom w:val="0"/>
                              <w:divBdr>
                                <w:top w:val="none" w:sz="0" w:space="0" w:color="auto"/>
                                <w:left w:val="none" w:sz="0" w:space="0" w:color="auto"/>
                                <w:bottom w:val="none" w:sz="0" w:space="0" w:color="auto"/>
                                <w:right w:val="none" w:sz="0" w:space="0" w:color="auto"/>
                              </w:divBdr>
                              <w:divsChild>
                                <w:div w:id="1411390405">
                                  <w:marLeft w:val="0"/>
                                  <w:marRight w:val="0"/>
                                  <w:marTop w:val="0"/>
                                  <w:marBottom w:val="300"/>
                                  <w:divBdr>
                                    <w:top w:val="single" w:sz="6" w:space="15" w:color="E6E6E6"/>
                                    <w:left w:val="single" w:sz="6" w:space="15" w:color="E6E6E6"/>
                                    <w:bottom w:val="single" w:sz="6" w:space="15" w:color="E6E6E6"/>
                                    <w:right w:val="single" w:sz="6" w:space="15" w:color="E6E6E6"/>
                                  </w:divBdr>
                                  <w:divsChild>
                                    <w:div w:id="429663707">
                                      <w:marLeft w:val="0"/>
                                      <w:marRight w:val="0"/>
                                      <w:marTop w:val="0"/>
                                      <w:marBottom w:val="0"/>
                                      <w:divBdr>
                                        <w:top w:val="none" w:sz="0" w:space="0" w:color="auto"/>
                                        <w:left w:val="none" w:sz="0" w:space="0" w:color="auto"/>
                                        <w:bottom w:val="none" w:sz="0" w:space="0" w:color="auto"/>
                                        <w:right w:val="none" w:sz="0" w:space="0" w:color="auto"/>
                                      </w:divBdr>
                                      <w:divsChild>
                                        <w:div w:id="8011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17891">
                              <w:marLeft w:val="0"/>
                              <w:marRight w:val="0"/>
                              <w:marTop w:val="0"/>
                              <w:marBottom w:val="0"/>
                              <w:divBdr>
                                <w:top w:val="none" w:sz="0" w:space="0" w:color="auto"/>
                                <w:left w:val="none" w:sz="0" w:space="0" w:color="auto"/>
                                <w:bottom w:val="none" w:sz="0" w:space="0" w:color="auto"/>
                                <w:right w:val="none" w:sz="0" w:space="0" w:color="auto"/>
                              </w:divBdr>
                            </w:div>
                            <w:div w:id="608318485">
                              <w:marLeft w:val="0"/>
                              <w:marRight w:val="0"/>
                              <w:marTop w:val="0"/>
                              <w:marBottom w:val="0"/>
                              <w:divBdr>
                                <w:top w:val="none" w:sz="0" w:space="0" w:color="auto"/>
                                <w:left w:val="none" w:sz="0" w:space="0" w:color="auto"/>
                                <w:bottom w:val="none" w:sz="0" w:space="0" w:color="auto"/>
                                <w:right w:val="none" w:sz="0" w:space="0" w:color="auto"/>
                              </w:divBdr>
                            </w:div>
                            <w:div w:id="1141001286">
                              <w:marLeft w:val="0"/>
                              <w:marRight w:val="0"/>
                              <w:marTop w:val="0"/>
                              <w:marBottom w:val="0"/>
                              <w:divBdr>
                                <w:top w:val="none" w:sz="0" w:space="0" w:color="auto"/>
                                <w:left w:val="none" w:sz="0" w:space="0" w:color="auto"/>
                                <w:bottom w:val="none" w:sz="0" w:space="0" w:color="auto"/>
                                <w:right w:val="none" w:sz="0" w:space="0" w:color="auto"/>
                              </w:divBdr>
                              <w:divsChild>
                                <w:div w:id="138421628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49106549">
                                      <w:marLeft w:val="0"/>
                                      <w:marRight w:val="0"/>
                                      <w:marTop w:val="0"/>
                                      <w:marBottom w:val="0"/>
                                      <w:divBdr>
                                        <w:top w:val="none" w:sz="0" w:space="0" w:color="auto"/>
                                        <w:left w:val="none" w:sz="0" w:space="0" w:color="auto"/>
                                        <w:bottom w:val="none" w:sz="0" w:space="0" w:color="auto"/>
                                        <w:right w:val="none" w:sz="0" w:space="0" w:color="auto"/>
                                      </w:divBdr>
                                      <w:divsChild>
                                        <w:div w:id="26936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677980">
                              <w:marLeft w:val="0"/>
                              <w:marRight w:val="0"/>
                              <w:marTop w:val="0"/>
                              <w:marBottom w:val="0"/>
                              <w:divBdr>
                                <w:top w:val="none" w:sz="0" w:space="0" w:color="auto"/>
                                <w:left w:val="none" w:sz="0" w:space="0" w:color="auto"/>
                                <w:bottom w:val="none" w:sz="0" w:space="0" w:color="auto"/>
                                <w:right w:val="none" w:sz="0" w:space="0" w:color="auto"/>
                              </w:divBdr>
                            </w:div>
                            <w:div w:id="11103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681912">
                  <w:marLeft w:val="0"/>
                  <w:marRight w:val="0"/>
                  <w:marTop w:val="0"/>
                  <w:marBottom w:val="0"/>
                  <w:divBdr>
                    <w:top w:val="none" w:sz="0" w:space="0" w:color="auto"/>
                    <w:left w:val="none" w:sz="0" w:space="0" w:color="auto"/>
                    <w:bottom w:val="none" w:sz="0" w:space="0" w:color="auto"/>
                    <w:right w:val="none" w:sz="0" w:space="0" w:color="auto"/>
                  </w:divBdr>
                  <w:divsChild>
                    <w:div w:id="1979455474">
                      <w:marLeft w:val="0"/>
                      <w:marRight w:val="0"/>
                      <w:marTop w:val="0"/>
                      <w:marBottom w:val="0"/>
                      <w:divBdr>
                        <w:top w:val="none" w:sz="0" w:space="0" w:color="auto"/>
                        <w:left w:val="none" w:sz="0" w:space="0" w:color="auto"/>
                        <w:bottom w:val="none" w:sz="0" w:space="0" w:color="auto"/>
                        <w:right w:val="none" w:sz="0" w:space="0" w:color="auto"/>
                      </w:divBdr>
                    </w:div>
                    <w:div w:id="617296172">
                      <w:marLeft w:val="0"/>
                      <w:marRight w:val="0"/>
                      <w:marTop w:val="0"/>
                      <w:marBottom w:val="0"/>
                      <w:divBdr>
                        <w:top w:val="none" w:sz="0" w:space="0" w:color="auto"/>
                        <w:left w:val="none" w:sz="0" w:space="0" w:color="auto"/>
                        <w:bottom w:val="none" w:sz="0" w:space="0" w:color="auto"/>
                        <w:right w:val="none" w:sz="0" w:space="0" w:color="auto"/>
                      </w:divBdr>
                    </w:div>
                    <w:div w:id="1826779766">
                      <w:marLeft w:val="0"/>
                      <w:marRight w:val="0"/>
                      <w:marTop w:val="0"/>
                      <w:marBottom w:val="0"/>
                      <w:divBdr>
                        <w:top w:val="none" w:sz="0" w:space="0" w:color="auto"/>
                        <w:left w:val="none" w:sz="0" w:space="0" w:color="auto"/>
                        <w:bottom w:val="none" w:sz="0" w:space="0" w:color="auto"/>
                        <w:right w:val="none" w:sz="0" w:space="0" w:color="auto"/>
                      </w:divBdr>
                    </w:div>
                  </w:divsChild>
                </w:div>
                <w:div w:id="347879330">
                  <w:marLeft w:val="0"/>
                  <w:marRight w:val="0"/>
                  <w:marTop w:val="0"/>
                  <w:marBottom w:val="0"/>
                  <w:divBdr>
                    <w:top w:val="none" w:sz="0" w:space="0" w:color="auto"/>
                    <w:left w:val="none" w:sz="0" w:space="0" w:color="auto"/>
                    <w:bottom w:val="none" w:sz="0" w:space="0" w:color="auto"/>
                    <w:right w:val="none" w:sz="0" w:space="0" w:color="auto"/>
                  </w:divBdr>
                  <w:divsChild>
                    <w:div w:id="758329185">
                      <w:marLeft w:val="0"/>
                      <w:marRight w:val="0"/>
                      <w:marTop w:val="0"/>
                      <w:marBottom w:val="0"/>
                      <w:divBdr>
                        <w:top w:val="none" w:sz="0" w:space="0" w:color="auto"/>
                        <w:left w:val="none" w:sz="0" w:space="0" w:color="auto"/>
                        <w:bottom w:val="none" w:sz="0" w:space="0" w:color="auto"/>
                        <w:right w:val="none" w:sz="0" w:space="0" w:color="auto"/>
                      </w:divBdr>
                    </w:div>
                    <w:div w:id="658924848">
                      <w:marLeft w:val="0"/>
                      <w:marRight w:val="0"/>
                      <w:marTop w:val="450"/>
                      <w:marBottom w:val="450"/>
                      <w:divBdr>
                        <w:top w:val="none" w:sz="0" w:space="0" w:color="auto"/>
                        <w:left w:val="single" w:sz="24" w:space="0" w:color="6DB33F"/>
                        <w:bottom w:val="none" w:sz="0" w:space="0" w:color="auto"/>
                        <w:right w:val="none" w:sz="0" w:space="0" w:color="auto"/>
                      </w:divBdr>
                    </w:div>
                    <w:div w:id="98959416">
                      <w:marLeft w:val="0"/>
                      <w:marRight w:val="0"/>
                      <w:marTop w:val="0"/>
                      <w:marBottom w:val="0"/>
                      <w:divBdr>
                        <w:top w:val="none" w:sz="0" w:space="0" w:color="auto"/>
                        <w:left w:val="none" w:sz="0" w:space="0" w:color="auto"/>
                        <w:bottom w:val="none" w:sz="0" w:space="0" w:color="auto"/>
                        <w:right w:val="none" w:sz="0" w:space="0" w:color="auto"/>
                      </w:divBdr>
                    </w:div>
                    <w:div w:id="941957852">
                      <w:marLeft w:val="0"/>
                      <w:marRight w:val="0"/>
                      <w:marTop w:val="0"/>
                      <w:marBottom w:val="0"/>
                      <w:divBdr>
                        <w:top w:val="none" w:sz="0" w:space="0" w:color="auto"/>
                        <w:left w:val="none" w:sz="0" w:space="0" w:color="auto"/>
                        <w:bottom w:val="none" w:sz="0" w:space="0" w:color="auto"/>
                        <w:right w:val="none" w:sz="0" w:space="0" w:color="auto"/>
                      </w:divBdr>
                      <w:divsChild>
                        <w:div w:id="1820418678">
                          <w:marLeft w:val="0"/>
                          <w:marRight w:val="0"/>
                          <w:marTop w:val="0"/>
                          <w:marBottom w:val="0"/>
                          <w:divBdr>
                            <w:top w:val="none" w:sz="0" w:space="0" w:color="auto"/>
                            <w:left w:val="none" w:sz="0" w:space="0" w:color="auto"/>
                            <w:bottom w:val="none" w:sz="0" w:space="0" w:color="auto"/>
                            <w:right w:val="none" w:sz="0" w:space="0" w:color="auto"/>
                          </w:divBdr>
                        </w:div>
                        <w:div w:id="1722708187">
                          <w:marLeft w:val="0"/>
                          <w:marRight w:val="0"/>
                          <w:marTop w:val="0"/>
                          <w:marBottom w:val="0"/>
                          <w:divBdr>
                            <w:top w:val="none" w:sz="0" w:space="0" w:color="auto"/>
                            <w:left w:val="none" w:sz="0" w:space="0" w:color="auto"/>
                            <w:bottom w:val="none" w:sz="0" w:space="0" w:color="auto"/>
                            <w:right w:val="none" w:sz="0" w:space="0" w:color="auto"/>
                          </w:divBdr>
                        </w:div>
                      </w:divsChild>
                    </w:div>
                    <w:div w:id="1589457727">
                      <w:marLeft w:val="0"/>
                      <w:marRight w:val="0"/>
                      <w:marTop w:val="0"/>
                      <w:marBottom w:val="0"/>
                      <w:divBdr>
                        <w:top w:val="none" w:sz="0" w:space="0" w:color="auto"/>
                        <w:left w:val="none" w:sz="0" w:space="0" w:color="auto"/>
                        <w:bottom w:val="none" w:sz="0" w:space="0" w:color="auto"/>
                        <w:right w:val="none" w:sz="0" w:space="0" w:color="auto"/>
                      </w:divBdr>
                      <w:divsChild>
                        <w:div w:id="1786970144">
                          <w:marLeft w:val="0"/>
                          <w:marRight w:val="0"/>
                          <w:marTop w:val="0"/>
                          <w:marBottom w:val="0"/>
                          <w:divBdr>
                            <w:top w:val="none" w:sz="0" w:space="0" w:color="auto"/>
                            <w:left w:val="none" w:sz="0" w:space="0" w:color="auto"/>
                            <w:bottom w:val="none" w:sz="0" w:space="0" w:color="auto"/>
                            <w:right w:val="none" w:sz="0" w:space="0" w:color="auto"/>
                          </w:divBdr>
                        </w:div>
                        <w:div w:id="163208839">
                          <w:marLeft w:val="0"/>
                          <w:marRight w:val="0"/>
                          <w:marTop w:val="0"/>
                          <w:marBottom w:val="0"/>
                          <w:divBdr>
                            <w:top w:val="none" w:sz="0" w:space="0" w:color="auto"/>
                            <w:left w:val="none" w:sz="0" w:space="0" w:color="auto"/>
                            <w:bottom w:val="none" w:sz="0" w:space="0" w:color="auto"/>
                            <w:right w:val="none" w:sz="0" w:space="0" w:color="auto"/>
                          </w:divBdr>
                        </w:div>
                        <w:div w:id="297031460">
                          <w:marLeft w:val="0"/>
                          <w:marRight w:val="0"/>
                          <w:marTop w:val="0"/>
                          <w:marBottom w:val="0"/>
                          <w:divBdr>
                            <w:top w:val="none" w:sz="0" w:space="0" w:color="auto"/>
                            <w:left w:val="none" w:sz="0" w:space="0" w:color="auto"/>
                            <w:bottom w:val="none" w:sz="0" w:space="0" w:color="auto"/>
                            <w:right w:val="none" w:sz="0" w:space="0" w:color="auto"/>
                          </w:divBdr>
                        </w:div>
                        <w:div w:id="1077634885">
                          <w:marLeft w:val="0"/>
                          <w:marRight w:val="0"/>
                          <w:marTop w:val="0"/>
                          <w:marBottom w:val="0"/>
                          <w:divBdr>
                            <w:top w:val="none" w:sz="0" w:space="0" w:color="auto"/>
                            <w:left w:val="none" w:sz="0" w:space="0" w:color="auto"/>
                            <w:bottom w:val="none" w:sz="0" w:space="0" w:color="auto"/>
                            <w:right w:val="none" w:sz="0" w:space="0" w:color="auto"/>
                          </w:divBdr>
                        </w:div>
                        <w:div w:id="1553540358">
                          <w:marLeft w:val="0"/>
                          <w:marRight w:val="0"/>
                          <w:marTop w:val="0"/>
                          <w:marBottom w:val="0"/>
                          <w:divBdr>
                            <w:top w:val="none" w:sz="0" w:space="0" w:color="auto"/>
                            <w:left w:val="none" w:sz="0" w:space="0" w:color="auto"/>
                            <w:bottom w:val="none" w:sz="0" w:space="0" w:color="auto"/>
                            <w:right w:val="none" w:sz="0" w:space="0" w:color="auto"/>
                          </w:divBdr>
                        </w:div>
                        <w:div w:id="687102808">
                          <w:marLeft w:val="0"/>
                          <w:marRight w:val="0"/>
                          <w:marTop w:val="0"/>
                          <w:marBottom w:val="0"/>
                          <w:divBdr>
                            <w:top w:val="none" w:sz="0" w:space="0" w:color="auto"/>
                            <w:left w:val="none" w:sz="0" w:space="0" w:color="auto"/>
                            <w:bottom w:val="none" w:sz="0" w:space="0" w:color="auto"/>
                            <w:right w:val="none" w:sz="0" w:space="0" w:color="auto"/>
                          </w:divBdr>
                          <w:divsChild>
                            <w:div w:id="874076741">
                              <w:marLeft w:val="0"/>
                              <w:marRight w:val="0"/>
                              <w:marTop w:val="0"/>
                              <w:marBottom w:val="0"/>
                              <w:divBdr>
                                <w:top w:val="none" w:sz="0" w:space="0" w:color="auto"/>
                                <w:left w:val="none" w:sz="0" w:space="0" w:color="auto"/>
                                <w:bottom w:val="none" w:sz="0" w:space="0" w:color="auto"/>
                                <w:right w:val="none" w:sz="0" w:space="0" w:color="auto"/>
                              </w:divBdr>
                            </w:div>
                            <w:div w:id="8968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368">
                      <w:marLeft w:val="0"/>
                      <w:marRight w:val="0"/>
                      <w:marTop w:val="0"/>
                      <w:marBottom w:val="0"/>
                      <w:divBdr>
                        <w:top w:val="none" w:sz="0" w:space="0" w:color="auto"/>
                        <w:left w:val="none" w:sz="0" w:space="0" w:color="auto"/>
                        <w:bottom w:val="none" w:sz="0" w:space="0" w:color="auto"/>
                        <w:right w:val="none" w:sz="0" w:space="0" w:color="auto"/>
                      </w:divBdr>
                      <w:divsChild>
                        <w:div w:id="199784937">
                          <w:marLeft w:val="0"/>
                          <w:marRight w:val="0"/>
                          <w:marTop w:val="0"/>
                          <w:marBottom w:val="0"/>
                          <w:divBdr>
                            <w:top w:val="none" w:sz="0" w:space="0" w:color="auto"/>
                            <w:left w:val="none" w:sz="0" w:space="0" w:color="auto"/>
                            <w:bottom w:val="none" w:sz="0" w:space="0" w:color="auto"/>
                            <w:right w:val="none" w:sz="0" w:space="0" w:color="auto"/>
                          </w:divBdr>
                        </w:div>
                        <w:div w:id="1246301413">
                          <w:marLeft w:val="0"/>
                          <w:marRight w:val="0"/>
                          <w:marTop w:val="450"/>
                          <w:marBottom w:val="450"/>
                          <w:divBdr>
                            <w:top w:val="none" w:sz="0" w:space="0" w:color="auto"/>
                            <w:left w:val="single" w:sz="24" w:space="0" w:color="6DB33F"/>
                            <w:bottom w:val="none" w:sz="0" w:space="0" w:color="auto"/>
                            <w:right w:val="none" w:sz="0" w:space="0" w:color="auto"/>
                          </w:divBdr>
                        </w:div>
                        <w:div w:id="673845703">
                          <w:marLeft w:val="0"/>
                          <w:marRight w:val="0"/>
                          <w:marTop w:val="0"/>
                          <w:marBottom w:val="0"/>
                          <w:divBdr>
                            <w:top w:val="none" w:sz="0" w:space="0" w:color="auto"/>
                            <w:left w:val="none" w:sz="0" w:space="0" w:color="auto"/>
                            <w:bottom w:val="none" w:sz="0" w:space="0" w:color="auto"/>
                            <w:right w:val="none" w:sz="0" w:space="0" w:color="auto"/>
                          </w:divBdr>
                        </w:div>
                        <w:div w:id="210729699">
                          <w:marLeft w:val="0"/>
                          <w:marRight w:val="0"/>
                          <w:marTop w:val="0"/>
                          <w:marBottom w:val="0"/>
                          <w:divBdr>
                            <w:top w:val="none" w:sz="0" w:space="0" w:color="auto"/>
                            <w:left w:val="none" w:sz="0" w:space="0" w:color="auto"/>
                            <w:bottom w:val="none" w:sz="0" w:space="0" w:color="auto"/>
                            <w:right w:val="none" w:sz="0" w:space="0" w:color="auto"/>
                          </w:divBdr>
                        </w:div>
                        <w:div w:id="2010985872">
                          <w:marLeft w:val="0"/>
                          <w:marRight w:val="0"/>
                          <w:marTop w:val="0"/>
                          <w:marBottom w:val="0"/>
                          <w:divBdr>
                            <w:top w:val="none" w:sz="0" w:space="0" w:color="auto"/>
                            <w:left w:val="none" w:sz="0" w:space="0" w:color="auto"/>
                            <w:bottom w:val="none" w:sz="0" w:space="0" w:color="auto"/>
                            <w:right w:val="none" w:sz="0" w:space="0" w:color="auto"/>
                          </w:divBdr>
                        </w:div>
                        <w:div w:id="2004891952">
                          <w:marLeft w:val="0"/>
                          <w:marRight w:val="0"/>
                          <w:marTop w:val="0"/>
                          <w:marBottom w:val="0"/>
                          <w:divBdr>
                            <w:top w:val="none" w:sz="0" w:space="0" w:color="auto"/>
                            <w:left w:val="none" w:sz="0" w:space="0" w:color="auto"/>
                            <w:bottom w:val="none" w:sz="0" w:space="0" w:color="auto"/>
                            <w:right w:val="none" w:sz="0" w:space="0" w:color="auto"/>
                          </w:divBdr>
                        </w:div>
                        <w:div w:id="90127552">
                          <w:marLeft w:val="0"/>
                          <w:marRight w:val="0"/>
                          <w:marTop w:val="0"/>
                          <w:marBottom w:val="0"/>
                          <w:divBdr>
                            <w:top w:val="none" w:sz="0" w:space="0" w:color="auto"/>
                            <w:left w:val="none" w:sz="0" w:space="0" w:color="auto"/>
                            <w:bottom w:val="none" w:sz="0" w:space="0" w:color="auto"/>
                            <w:right w:val="none" w:sz="0" w:space="0" w:color="auto"/>
                          </w:divBdr>
                        </w:div>
                      </w:divsChild>
                    </w:div>
                    <w:div w:id="702218374">
                      <w:marLeft w:val="0"/>
                      <w:marRight w:val="0"/>
                      <w:marTop w:val="0"/>
                      <w:marBottom w:val="0"/>
                      <w:divBdr>
                        <w:top w:val="none" w:sz="0" w:space="0" w:color="auto"/>
                        <w:left w:val="none" w:sz="0" w:space="0" w:color="auto"/>
                        <w:bottom w:val="none" w:sz="0" w:space="0" w:color="auto"/>
                        <w:right w:val="none" w:sz="0" w:space="0" w:color="auto"/>
                      </w:divBdr>
                      <w:divsChild>
                        <w:div w:id="375203767">
                          <w:marLeft w:val="0"/>
                          <w:marRight w:val="0"/>
                          <w:marTop w:val="0"/>
                          <w:marBottom w:val="0"/>
                          <w:divBdr>
                            <w:top w:val="none" w:sz="0" w:space="0" w:color="auto"/>
                            <w:left w:val="none" w:sz="0" w:space="0" w:color="auto"/>
                            <w:bottom w:val="none" w:sz="0" w:space="0" w:color="auto"/>
                            <w:right w:val="none" w:sz="0" w:space="0" w:color="auto"/>
                          </w:divBdr>
                        </w:div>
                        <w:div w:id="1716925443">
                          <w:marLeft w:val="0"/>
                          <w:marRight w:val="0"/>
                          <w:marTop w:val="0"/>
                          <w:marBottom w:val="0"/>
                          <w:divBdr>
                            <w:top w:val="none" w:sz="0" w:space="0" w:color="auto"/>
                            <w:left w:val="none" w:sz="0" w:space="0" w:color="auto"/>
                            <w:bottom w:val="none" w:sz="0" w:space="0" w:color="auto"/>
                            <w:right w:val="none" w:sz="0" w:space="0" w:color="auto"/>
                          </w:divBdr>
                        </w:div>
                        <w:div w:id="1823229524">
                          <w:marLeft w:val="0"/>
                          <w:marRight w:val="0"/>
                          <w:marTop w:val="0"/>
                          <w:marBottom w:val="0"/>
                          <w:divBdr>
                            <w:top w:val="none" w:sz="0" w:space="0" w:color="auto"/>
                            <w:left w:val="none" w:sz="0" w:space="0" w:color="auto"/>
                            <w:bottom w:val="none" w:sz="0" w:space="0" w:color="auto"/>
                            <w:right w:val="none" w:sz="0" w:space="0" w:color="auto"/>
                          </w:divBdr>
                        </w:div>
                        <w:div w:id="1697808313">
                          <w:marLeft w:val="0"/>
                          <w:marRight w:val="0"/>
                          <w:marTop w:val="0"/>
                          <w:marBottom w:val="0"/>
                          <w:divBdr>
                            <w:top w:val="none" w:sz="0" w:space="0" w:color="auto"/>
                            <w:left w:val="none" w:sz="0" w:space="0" w:color="auto"/>
                            <w:bottom w:val="none" w:sz="0" w:space="0" w:color="auto"/>
                            <w:right w:val="none" w:sz="0" w:space="0" w:color="auto"/>
                          </w:divBdr>
                          <w:divsChild>
                            <w:div w:id="2452075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59591107">
                                  <w:marLeft w:val="0"/>
                                  <w:marRight w:val="0"/>
                                  <w:marTop w:val="0"/>
                                  <w:marBottom w:val="0"/>
                                  <w:divBdr>
                                    <w:top w:val="none" w:sz="0" w:space="0" w:color="auto"/>
                                    <w:left w:val="none" w:sz="0" w:space="0" w:color="auto"/>
                                    <w:bottom w:val="none" w:sz="0" w:space="0" w:color="auto"/>
                                    <w:right w:val="none" w:sz="0" w:space="0" w:color="auto"/>
                                  </w:divBdr>
                                  <w:divsChild>
                                    <w:div w:id="80046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83707">
                          <w:marLeft w:val="0"/>
                          <w:marRight w:val="0"/>
                          <w:marTop w:val="0"/>
                          <w:marBottom w:val="0"/>
                          <w:divBdr>
                            <w:top w:val="none" w:sz="0" w:space="0" w:color="auto"/>
                            <w:left w:val="none" w:sz="0" w:space="0" w:color="auto"/>
                            <w:bottom w:val="none" w:sz="0" w:space="0" w:color="auto"/>
                            <w:right w:val="none" w:sz="0" w:space="0" w:color="auto"/>
                          </w:divBdr>
                        </w:div>
                        <w:div w:id="1020860941">
                          <w:marLeft w:val="0"/>
                          <w:marRight w:val="0"/>
                          <w:marTop w:val="450"/>
                          <w:marBottom w:val="450"/>
                          <w:divBdr>
                            <w:top w:val="none" w:sz="0" w:space="0" w:color="auto"/>
                            <w:left w:val="single" w:sz="24" w:space="0" w:color="6DB33F"/>
                            <w:bottom w:val="none" w:sz="0" w:space="0" w:color="auto"/>
                            <w:right w:val="none" w:sz="0" w:space="0" w:color="auto"/>
                          </w:divBdr>
                        </w:div>
                        <w:div w:id="102044107">
                          <w:marLeft w:val="0"/>
                          <w:marRight w:val="0"/>
                          <w:marTop w:val="0"/>
                          <w:marBottom w:val="0"/>
                          <w:divBdr>
                            <w:top w:val="none" w:sz="0" w:space="0" w:color="auto"/>
                            <w:left w:val="none" w:sz="0" w:space="0" w:color="auto"/>
                            <w:bottom w:val="none" w:sz="0" w:space="0" w:color="auto"/>
                            <w:right w:val="none" w:sz="0" w:space="0" w:color="auto"/>
                          </w:divBdr>
                        </w:div>
                        <w:div w:id="1011221821">
                          <w:marLeft w:val="0"/>
                          <w:marRight w:val="0"/>
                          <w:marTop w:val="0"/>
                          <w:marBottom w:val="0"/>
                          <w:divBdr>
                            <w:top w:val="none" w:sz="0" w:space="0" w:color="auto"/>
                            <w:left w:val="none" w:sz="0" w:space="0" w:color="auto"/>
                            <w:bottom w:val="none" w:sz="0" w:space="0" w:color="auto"/>
                            <w:right w:val="none" w:sz="0" w:space="0" w:color="auto"/>
                          </w:divBdr>
                          <w:divsChild>
                            <w:div w:id="17772080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915824302">
                                  <w:marLeft w:val="0"/>
                                  <w:marRight w:val="0"/>
                                  <w:marTop w:val="0"/>
                                  <w:marBottom w:val="0"/>
                                  <w:divBdr>
                                    <w:top w:val="none" w:sz="0" w:space="0" w:color="auto"/>
                                    <w:left w:val="none" w:sz="0" w:space="0" w:color="auto"/>
                                    <w:bottom w:val="none" w:sz="0" w:space="0" w:color="auto"/>
                                    <w:right w:val="none" w:sz="0" w:space="0" w:color="auto"/>
                                  </w:divBdr>
                                  <w:divsChild>
                                    <w:div w:id="74071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664701">
                          <w:marLeft w:val="0"/>
                          <w:marRight w:val="0"/>
                          <w:marTop w:val="0"/>
                          <w:marBottom w:val="0"/>
                          <w:divBdr>
                            <w:top w:val="none" w:sz="0" w:space="0" w:color="auto"/>
                            <w:left w:val="none" w:sz="0" w:space="0" w:color="auto"/>
                            <w:bottom w:val="none" w:sz="0" w:space="0" w:color="auto"/>
                            <w:right w:val="none" w:sz="0" w:space="0" w:color="auto"/>
                          </w:divBdr>
                        </w:div>
                        <w:div w:id="746079607">
                          <w:marLeft w:val="0"/>
                          <w:marRight w:val="0"/>
                          <w:marTop w:val="0"/>
                          <w:marBottom w:val="0"/>
                          <w:divBdr>
                            <w:top w:val="none" w:sz="0" w:space="0" w:color="auto"/>
                            <w:left w:val="none" w:sz="0" w:space="0" w:color="auto"/>
                            <w:bottom w:val="none" w:sz="0" w:space="0" w:color="auto"/>
                            <w:right w:val="none" w:sz="0" w:space="0" w:color="auto"/>
                          </w:divBdr>
                          <w:divsChild>
                            <w:div w:id="1745434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2738221">
                                  <w:marLeft w:val="0"/>
                                  <w:marRight w:val="0"/>
                                  <w:marTop w:val="0"/>
                                  <w:marBottom w:val="0"/>
                                  <w:divBdr>
                                    <w:top w:val="none" w:sz="0" w:space="0" w:color="auto"/>
                                    <w:left w:val="none" w:sz="0" w:space="0" w:color="auto"/>
                                    <w:bottom w:val="none" w:sz="0" w:space="0" w:color="auto"/>
                                    <w:right w:val="none" w:sz="0" w:space="0" w:color="auto"/>
                                  </w:divBdr>
                                  <w:divsChild>
                                    <w:div w:id="5258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1825">
                          <w:marLeft w:val="0"/>
                          <w:marRight w:val="0"/>
                          <w:marTop w:val="0"/>
                          <w:marBottom w:val="0"/>
                          <w:divBdr>
                            <w:top w:val="none" w:sz="0" w:space="0" w:color="auto"/>
                            <w:left w:val="none" w:sz="0" w:space="0" w:color="auto"/>
                            <w:bottom w:val="none" w:sz="0" w:space="0" w:color="auto"/>
                            <w:right w:val="none" w:sz="0" w:space="0" w:color="auto"/>
                          </w:divBdr>
                        </w:div>
                        <w:div w:id="928805231">
                          <w:marLeft w:val="0"/>
                          <w:marRight w:val="0"/>
                          <w:marTop w:val="0"/>
                          <w:marBottom w:val="0"/>
                          <w:divBdr>
                            <w:top w:val="none" w:sz="0" w:space="0" w:color="auto"/>
                            <w:left w:val="none" w:sz="0" w:space="0" w:color="auto"/>
                            <w:bottom w:val="none" w:sz="0" w:space="0" w:color="auto"/>
                            <w:right w:val="none" w:sz="0" w:space="0" w:color="auto"/>
                          </w:divBdr>
                        </w:div>
                        <w:div w:id="120536771">
                          <w:marLeft w:val="0"/>
                          <w:marRight w:val="0"/>
                          <w:marTop w:val="0"/>
                          <w:marBottom w:val="0"/>
                          <w:divBdr>
                            <w:top w:val="none" w:sz="0" w:space="0" w:color="auto"/>
                            <w:left w:val="none" w:sz="0" w:space="0" w:color="auto"/>
                            <w:bottom w:val="none" w:sz="0" w:space="0" w:color="auto"/>
                            <w:right w:val="none" w:sz="0" w:space="0" w:color="auto"/>
                          </w:divBdr>
                          <w:divsChild>
                            <w:div w:id="8543434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6245621">
                                  <w:marLeft w:val="0"/>
                                  <w:marRight w:val="0"/>
                                  <w:marTop w:val="0"/>
                                  <w:marBottom w:val="0"/>
                                  <w:divBdr>
                                    <w:top w:val="none" w:sz="0" w:space="0" w:color="auto"/>
                                    <w:left w:val="none" w:sz="0" w:space="0" w:color="auto"/>
                                    <w:bottom w:val="none" w:sz="0" w:space="0" w:color="auto"/>
                                    <w:right w:val="none" w:sz="0" w:space="0" w:color="auto"/>
                                  </w:divBdr>
                                  <w:divsChild>
                                    <w:div w:id="13318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33770">
                          <w:marLeft w:val="0"/>
                          <w:marRight w:val="0"/>
                          <w:marTop w:val="0"/>
                          <w:marBottom w:val="0"/>
                          <w:divBdr>
                            <w:top w:val="none" w:sz="0" w:space="0" w:color="auto"/>
                            <w:left w:val="none" w:sz="0" w:space="0" w:color="auto"/>
                            <w:bottom w:val="none" w:sz="0" w:space="0" w:color="auto"/>
                            <w:right w:val="none" w:sz="0" w:space="0" w:color="auto"/>
                          </w:divBdr>
                        </w:div>
                      </w:divsChild>
                    </w:div>
                    <w:div w:id="217472076">
                      <w:marLeft w:val="0"/>
                      <w:marRight w:val="0"/>
                      <w:marTop w:val="0"/>
                      <w:marBottom w:val="0"/>
                      <w:divBdr>
                        <w:top w:val="none" w:sz="0" w:space="0" w:color="auto"/>
                        <w:left w:val="none" w:sz="0" w:space="0" w:color="auto"/>
                        <w:bottom w:val="none" w:sz="0" w:space="0" w:color="auto"/>
                        <w:right w:val="none" w:sz="0" w:space="0" w:color="auto"/>
                      </w:divBdr>
                      <w:divsChild>
                        <w:div w:id="492262271">
                          <w:marLeft w:val="0"/>
                          <w:marRight w:val="0"/>
                          <w:marTop w:val="0"/>
                          <w:marBottom w:val="0"/>
                          <w:divBdr>
                            <w:top w:val="none" w:sz="0" w:space="0" w:color="auto"/>
                            <w:left w:val="none" w:sz="0" w:space="0" w:color="auto"/>
                            <w:bottom w:val="none" w:sz="0" w:space="0" w:color="auto"/>
                            <w:right w:val="none" w:sz="0" w:space="0" w:color="auto"/>
                          </w:divBdr>
                        </w:div>
                        <w:div w:id="1419250584">
                          <w:marLeft w:val="0"/>
                          <w:marRight w:val="0"/>
                          <w:marTop w:val="0"/>
                          <w:marBottom w:val="0"/>
                          <w:divBdr>
                            <w:top w:val="none" w:sz="0" w:space="0" w:color="auto"/>
                            <w:left w:val="none" w:sz="0" w:space="0" w:color="auto"/>
                            <w:bottom w:val="none" w:sz="0" w:space="0" w:color="auto"/>
                            <w:right w:val="none" w:sz="0" w:space="0" w:color="auto"/>
                          </w:divBdr>
                        </w:div>
                        <w:div w:id="1193955102">
                          <w:marLeft w:val="0"/>
                          <w:marRight w:val="0"/>
                          <w:marTop w:val="0"/>
                          <w:marBottom w:val="0"/>
                          <w:divBdr>
                            <w:top w:val="none" w:sz="0" w:space="0" w:color="auto"/>
                            <w:left w:val="none" w:sz="0" w:space="0" w:color="auto"/>
                            <w:bottom w:val="none" w:sz="0" w:space="0" w:color="auto"/>
                            <w:right w:val="none" w:sz="0" w:space="0" w:color="auto"/>
                          </w:divBdr>
                        </w:div>
                        <w:div w:id="1354304137">
                          <w:marLeft w:val="0"/>
                          <w:marRight w:val="0"/>
                          <w:marTop w:val="0"/>
                          <w:marBottom w:val="0"/>
                          <w:divBdr>
                            <w:top w:val="none" w:sz="0" w:space="0" w:color="auto"/>
                            <w:left w:val="none" w:sz="0" w:space="0" w:color="auto"/>
                            <w:bottom w:val="none" w:sz="0" w:space="0" w:color="auto"/>
                            <w:right w:val="none" w:sz="0" w:space="0" w:color="auto"/>
                          </w:divBdr>
                        </w:div>
                        <w:div w:id="722949956">
                          <w:marLeft w:val="0"/>
                          <w:marRight w:val="0"/>
                          <w:marTop w:val="0"/>
                          <w:marBottom w:val="0"/>
                          <w:divBdr>
                            <w:top w:val="none" w:sz="0" w:space="0" w:color="auto"/>
                            <w:left w:val="none" w:sz="0" w:space="0" w:color="auto"/>
                            <w:bottom w:val="none" w:sz="0" w:space="0" w:color="auto"/>
                            <w:right w:val="none" w:sz="0" w:space="0" w:color="auto"/>
                          </w:divBdr>
                        </w:div>
                        <w:div w:id="537595355">
                          <w:marLeft w:val="0"/>
                          <w:marRight w:val="0"/>
                          <w:marTop w:val="0"/>
                          <w:marBottom w:val="0"/>
                          <w:divBdr>
                            <w:top w:val="none" w:sz="0" w:space="0" w:color="auto"/>
                            <w:left w:val="none" w:sz="0" w:space="0" w:color="auto"/>
                            <w:bottom w:val="none" w:sz="0" w:space="0" w:color="auto"/>
                            <w:right w:val="none" w:sz="0" w:space="0" w:color="auto"/>
                          </w:divBdr>
                        </w:div>
                        <w:div w:id="548297328">
                          <w:marLeft w:val="0"/>
                          <w:marRight w:val="0"/>
                          <w:marTop w:val="0"/>
                          <w:marBottom w:val="0"/>
                          <w:divBdr>
                            <w:top w:val="none" w:sz="0" w:space="0" w:color="auto"/>
                            <w:left w:val="none" w:sz="0" w:space="0" w:color="auto"/>
                            <w:bottom w:val="none" w:sz="0" w:space="0" w:color="auto"/>
                            <w:right w:val="none" w:sz="0" w:space="0" w:color="auto"/>
                          </w:divBdr>
                        </w:div>
                      </w:divsChild>
                    </w:div>
                    <w:div w:id="696547901">
                      <w:marLeft w:val="0"/>
                      <w:marRight w:val="0"/>
                      <w:marTop w:val="0"/>
                      <w:marBottom w:val="0"/>
                      <w:divBdr>
                        <w:top w:val="none" w:sz="0" w:space="0" w:color="auto"/>
                        <w:left w:val="none" w:sz="0" w:space="0" w:color="auto"/>
                        <w:bottom w:val="none" w:sz="0" w:space="0" w:color="auto"/>
                        <w:right w:val="none" w:sz="0" w:space="0" w:color="auto"/>
                      </w:divBdr>
                      <w:divsChild>
                        <w:div w:id="1673488815">
                          <w:marLeft w:val="0"/>
                          <w:marRight w:val="0"/>
                          <w:marTop w:val="0"/>
                          <w:marBottom w:val="0"/>
                          <w:divBdr>
                            <w:top w:val="none" w:sz="0" w:space="0" w:color="auto"/>
                            <w:left w:val="none" w:sz="0" w:space="0" w:color="auto"/>
                            <w:bottom w:val="none" w:sz="0" w:space="0" w:color="auto"/>
                            <w:right w:val="none" w:sz="0" w:space="0" w:color="auto"/>
                          </w:divBdr>
                        </w:div>
                        <w:div w:id="566917703">
                          <w:marLeft w:val="0"/>
                          <w:marRight w:val="0"/>
                          <w:marTop w:val="0"/>
                          <w:marBottom w:val="0"/>
                          <w:divBdr>
                            <w:top w:val="none" w:sz="0" w:space="0" w:color="auto"/>
                            <w:left w:val="none" w:sz="0" w:space="0" w:color="auto"/>
                            <w:bottom w:val="none" w:sz="0" w:space="0" w:color="auto"/>
                            <w:right w:val="none" w:sz="0" w:space="0" w:color="auto"/>
                          </w:divBdr>
                          <w:divsChild>
                            <w:div w:id="1751121991">
                              <w:marLeft w:val="0"/>
                              <w:marRight w:val="0"/>
                              <w:marTop w:val="0"/>
                              <w:marBottom w:val="300"/>
                              <w:divBdr>
                                <w:top w:val="single" w:sz="6" w:space="15" w:color="E6E6E6"/>
                                <w:left w:val="single" w:sz="6" w:space="15" w:color="E6E6E6"/>
                                <w:bottom w:val="single" w:sz="6" w:space="15" w:color="E6E6E6"/>
                                <w:right w:val="single" w:sz="6" w:space="15" w:color="E6E6E6"/>
                              </w:divBdr>
                              <w:divsChild>
                                <w:div w:id="234971492">
                                  <w:marLeft w:val="0"/>
                                  <w:marRight w:val="0"/>
                                  <w:marTop w:val="0"/>
                                  <w:marBottom w:val="0"/>
                                  <w:divBdr>
                                    <w:top w:val="none" w:sz="0" w:space="0" w:color="auto"/>
                                    <w:left w:val="none" w:sz="0" w:space="0" w:color="auto"/>
                                    <w:bottom w:val="none" w:sz="0" w:space="0" w:color="auto"/>
                                    <w:right w:val="none" w:sz="0" w:space="0" w:color="auto"/>
                                  </w:divBdr>
                                  <w:divsChild>
                                    <w:div w:id="210098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957744">
                  <w:marLeft w:val="0"/>
                  <w:marRight w:val="0"/>
                  <w:marTop w:val="0"/>
                  <w:marBottom w:val="0"/>
                  <w:divBdr>
                    <w:top w:val="none" w:sz="0" w:space="0" w:color="auto"/>
                    <w:left w:val="none" w:sz="0" w:space="0" w:color="auto"/>
                    <w:bottom w:val="none" w:sz="0" w:space="0" w:color="auto"/>
                    <w:right w:val="none" w:sz="0" w:space="0" w:color="auto"/>
                  </w:divBdr>
                  <w:divsChild>
                    <w:div w:id="1814836411">
                      <w:marLeft w:val="0"/>
                      <w:marRight w:val="0"/>
                      <w:marTop w:val="0"/>
                      <w:marBottom w:val="0"/>
                      <w:divBdr>
                        <w:top w:val="none" w:sz="0" w:space="0" w:color="auto"/>
                        <w:left w:val="none" w:sz="0" w:space="0" w:color="auto"/>
                        <w:bottom w:val="none" w:sz="0" w:space="0" w:color="auto"/>
                        <w:right w:val="none" w:sz="0" w:space="0" w:color="auto"/>
                      </w:divBdr>
                    </w:div>
                    <w:div w:id="2029328365">
                      <w:marLeft w:val="0"/>
                      <w:marRight w:val="0"/>
                      <w:marTop w:val="0"/>
                      <w:marBottom w:val="0"/>
                      <w:divBdr>
                        <w:top w:val="none" w:sz="0" w:space="0" w:color="auto"/>
                        <w:left w:val="none" w:sz="0" w:space="0" w:color="auto"/>
                        <w:bottom w:val="none" w:sz="0" w:space="0" w:color="auto"/>
                        <w:right w:val="none" w:sz="0" w:space="0" w:color="auto"/>
                      </w:divBdr>
                    </w:div>
                    <w:div w:id="1483230678">
                      <w:marLeft w:val="0"/>
                      <w:marRight w:val="0"/>
                      <w:marTop w:val="0"/>
                      <w:marBottom w:val="0"/>
                      <w:divBdr>
                        <w:top w:val="none" w:sz="0" w:space="0" w:color="auto"/>
                        <w:left w:val="none" w:sz="0" w:space="0" w:color="auto"/>
                        <w:bottom w:val="none" w:sz="0" w:space="0" w:color="auto"/>
                        <w:right w:val="none" w:sz="0" w:space="0" w:color="auto"/>
                      </w:divBdr>
                      <w:divsChild>
                        <w:div w:id="6758868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414254418">
                              <w:marLeft w:val="0"/>
                              <w:marRight w:val="0"/>
                              <w:marTop w:val="0"/>
                              <w:marBottom w:val="0"/>
                              <w:divBdr>
                                <w:top w:val="none" w:sz="0" w:space="0" w:color="auto"/>
                                <w:left w:val="none" w:sz="0" w:space="0" w:color="auto"/>
                                <w:bottom w:val="none" w:sz="0" w:space="0" w:color="auto"/>
                                <w:right w:val="none" w:sz="0" w:space="0" w:color="auto"/>
                              </w:divBdr>
                              <w:divsChild>
                                <w:div w:id="18167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83023">
                      <w:marLeft w:val="0"/>
                      <w:marRight w:val="0"/>
                      <w:marTop w:val="0"/>
                      <w:marBottom w:val="0"/>
                      <w:divBdr>
                        <w:top w:val="none" w:sz="0" w:space="0" w:color="auto"/>
                        <w:left w:val="none" w:sz="0" w:space="0" w:color="auto"/>
                        <w:bottom w:val="none" w:sz="0" w:space="0" w:color="auto"/>
                        <w:right w:val="none" w:sz="0" w:space="0" w:color="auto"/>
                      </w:divBdr>
                    </w:div>
                    <w:div w:id="1352949244">
                      <w:marLeft w:val="0"/>
                      <w:marRight w:val="0"/>
                      <w:marTop w:val="0"/>
                      <w:marBottom w:val="0"/>
                      <w:divBdr>
                        <w:top w:val="none" w:sz="0" w:space="0" w:color="auto"/>
                        <w:left w:val="none" w:sz="0" w:space="0" w:color="auto"/>
                        <w:bottom w:val="none" w:sz="0" w:space="0" w:color="auto"/>
                        <w:right w:val="none" w:sz="0" w:space="0" w:color="auto"/>
                      </w:divBdr>
                      <w:divsChild>
                        <w:div w:id="175296324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0610122">
                              <w:marLeft w:val="0"/>
                              <w:marRight w:val="0"/>
                              <w:marTop w:val="0"/>
                              <w:marBottom w:val="0"/>
                              <w:divBdr>
                                <w:top w:val="none" w:sz="0" w:space="0" w:color="auto"/>
                                <w:left w:val="none" w:sz="0" w:space="0" w:color="auto"/>
                                <w:bottom w:val="none" w:sz="0" w:space="0" w:color="auto"/>
                                <w:right w:val="none" w:sz="0" w:space="0" w:color="auto"/>
                              </w:divBdr>
                              <w:divsChild>
                                <w:div w:id="12115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93460">
                      <w:marLeft w:val="0"/>
                      <w:marRight w:val="0"/>
                      <w:marTop w:val="0"/>
                      <w:marBottom w:val="0"/>
                      <w:divBdr>
                        <w:top w:val="none" w:sz="0" w:space="0" w:color="auto"/>
                        <w:left w:val="none" w:sz="0" w:space="0" w:color="auto"/>
                        <w:bottom w:val="none" w:sz="0" w:space="0" w:color="auto"/>
                        <w:right w:val="none" w:sz="0" w:space="0" w:color="auto"/>
                      </w:divBdr>
                    </w:div>
                    <w:div w:id="520050515">
                      <w:marLeft w:val="0"/>
                      <w:marRight w:val="0"/>
                      <w:marTop w:val="0"/>
                      <w:marBottom w:val="0"/>
                      <w:divBdr>
                        <w:top w:val="none" w:sz="0" w:space="0" w:color="auto"/>
                        <w:left w:val="none" w:sz="0" w:space="0" w:color="auto"/>
                        <w:bottom w:val="none" w:sz="0" w:space="0" w:color="auto"/>
                        <w:right w:val="none" w:sz="0" w:space="0" w:color="auto"/>
                      </w:divBdr>
                      <w:divsChild>
                        <w:div w:id="119422367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79779676">
                              <w:marLeft w:val="0"/>
                              <w:marRight w:val="0"/>
                              <w:marTop w:val="0"/>
                              <w:marBottom w:val="0"/>
                              <w:divBdr>
                                <w:top w:val="none" w:sz="0" w:space="0" w:color="auto"/>
                                <w:left w:val="none" w:sz="0" w:space="0" w:color="auto"/>
                                <w:bottom w:val="none" w:sz="0" w:space="0" w:color="auto"/>
                                <w:right w:val="none" w:sz="0" w:space="0" w:color="auto"/>
                              </w:divBdr>
                              <w:divsChild>
                                <w:div w:id="14007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953352">
                      <w:marLeft w:val="0"/>
                      <w:marRight w:val="0"/>
                      <w:marTop w:val="0"/>
                      <w:marBottom w:val="0"/>
                      <w:divBdr>
                        <w:top w:val="none" w:sz="0" w:space="0" w:color="auto"/>
                        <w:left w:val="none" w:sz="0" w:space="0" w:color="auto"/>
                        <w:bottom w:val="none" w:sz="0" w:space="0" w:color="auto"/>
                        <w:right w:val="none" w:sz="0" w:space="0" w:color="auto"/>
                      </w:divBdr>
                    </w:div>
                  </w:divsChild>
                </w:div>
                <w:div w:id="1913809179">
                  <w:marLeft w:val="0"/>
                  <w:marRight w:val="0"/>
                  <w:marTop w:val="0"/>
                  <w:marBottom w:val="0"/>
                  <w:divBdr>
                    <w:top w:val="none" w:sz="0" w:space="0" w:color="auto"/>
                    <w:left w:val="none" w:sz="0" w:space="0" w:color="auto"/>
                    <w:bottom w:val="none" w:sz="0" w:space="0" w:color="auto"/>
                    <w:right w:val="none" w:sz="0" w:space="0" w:color="auto"/>
                  </w:divBdr>
                  <w:divsChild>
                    <w:div w:id="1366447986">
                      <w:marLeft w:val="0"/>
                      <w:marRight w:val="0"/>
                      <w:marTop w:val="0"/>
                      <w:marBottom w:val="0"/>
                      <w:divBdr>
                        <w:top w:val="none" w:sz="0" w:space="0" w:color="auto"/>
                        <w:left w:val="none" w:sz="0" w:space="0" w:color="auto"/>
                        <w:bottom w:val="none" w:sz="0" w:space="0" w:color="auto"/>
                        <w:right w:val="none" w:sz="0" w:space="0" w:color="auto"/>
                      </w:divBdr>
                    </w:div>
                    <w:div w:id="1696230260">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sChild>
                        <w:div w:id="15249809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359208423">
                              <w:marLeft w:val="0"/>
                              <w:marRight w:val="0"/>
                              <w:marTop w:val="0"/>
                              <w:marBottom w:val="0"/>
                              <w:divBdr>
                                <w:top w:val="none" w:sz="0" w:space="0" w:color="auto"/>
                                <w:left w:val="none" w:sz="0" w:space="0" w:color="auto"/>
                                <w:bottom w:val="none" w:sz="0" w:space="0" w:color="auto"/>
                                <w:right w:val="none" w:sz="0" w:space="0" w:color="auto"/>
                              </w:divBdr>
                              <w:divsChild>
                                <w:div w:id="149718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951039">
                      <w:marLeft w:val="0"/>
                      <w:marRight w:val="0"/>
                      <w:marTop w:val="0"/>
                      <w:marBottom w:val="0"/>
                      <w:divBdr>
                        <w:top w:val="none" w:sz="0" w:space="0" w:color="auto"/>
                        <w:left w:val="none" w:sz="0" w:space="0" w:color="auto"/>
                        <w:bottom w:val="none" w:sz="0" w:space="0" w:color="auto"/>
                        <w:right w:val="none" w:sz="0" w:space="0" w:color="auto"/>
                      </w:divBdr>
                    </w:div>
                    <w:div w:id="136537703">
                      <w:marLeft w:val="0"/>
                      <w:marRight w:val="0"/>
                      <w:marTop w:val="0"/>
                      <w:marBottom w:val="0"/>
                      <w:divBdr>
                        <w:top w:val="none" w:sz="0" w:space="0" w:color="auto"/>
                        <w:left w:val="none" w:sz="0" w:space="0" w:color="auto"/>
                        <w:bottom w:val="none" w:sz="0" w:space="0" w:color="auto"/>
                        <w:right w:val="none" w:sz="0" w:space="0" w:color="auto"/>
                      </w:divBdr>
                    </w:div>
                    <w:div w:id="645939858">
                      <w:marLeft w:val="0"/>
                      <w:marRight w:val="0"/>
                      <w:marTop w:val="0"/>
                      <w:marBottom w:val="0"/>
                      <w:divBdr>
                        <w:top w:val="none" w:sz="0" w:space="0" w:color="auto"/>
                        <w:left w:val="none" w:sz="0" w:space="0" w:color="auto"/>
                        <w:bottom w:val="none" w:sz="0" w:space="0" w:color="auto"/>
                        <w:right w:val="none" w:sz="0" w:space="0" w:color="auto"/>
                      </w:divBdr>
                    </w:div>
                    <w:div w:id="536548506">
                      <w:marLeft w:val="0"/>
                      <w:marRight w:val="0"/>
                      <w:marTop w:val="450"/>
                      <w:marBottom w:val="450"/>
                      <w:divBdr>
                        <w:top w:val="none" w:sz="0" w:space="0" w:color="auto"/>
                        <w:left w:val="single" w:sz="24" w:space="0" w:color="6DB33F"/>
                        <w:bottom w:val="none" w:sz="0" w:space="0" w:color="auto"/>
                        <w:right w:val="none" w:sz="0" w:space="0" w:color="auto"/>
                      </w:divBdr>
                    </w:div>
                  </w:divsChild>
                </w:div>
                <w:div w:id="1516000286">
                  <w:marLeft w:val="0"/>
                  <w:marRight w:val="0"/>
                  <w:marTop w:val="0"/>
                  <w:marBottom w:val="0"/>
                  <w:divBdr>
                    <w:top w:val="none" w:sz="0" w:space="0" w:color="auto"/>
                    <w:left w:val="none" w:sz="0" w:space="0" w:color="auto"/>
                    <w:bottom w:val="none" w:sz="0" w:space="0" w:color="auto"/>
                    <w:right w:val="none" w:sz="0" w:space="0" w:color="auto"/>
                  </w:divBdr>
                  <w:divsChild>
                    <w:div w:id="1479227437">
                      <w:marLeft w:val="0"/>
                      <w:marRight w:val="0"/>
                      <w:marTop w:val="0"/>
                      <w:marBottom w:val="0"/>
                      <w:divBdr>
                        <w:top w:val="none" w:sz="0" w:space="0" w:color="auto"/>
                        <w:left w:val="none" w:sz="0" w:space="0" w:color="auto"/>
                        <w:bottom w:val="none" w:sz="0" w:space="0" w:color="auto"/>
                        <w:right w:val="none" w:sz="0" w:space="0" w:color="auto"/>
                      </w:divBdr>
                    </w:div>
                    <w:div w:id="1957786681">
                      <w:marLeft w:val="0"/>
                      <w:marRight w:val="0"/>
                      <w:marTop w:val="0"/>
                      <w:marBottom w:val="0"/>
                      <w:divBdr>
                        <w:top w:val="none" w:sz="0" w:space="0" w:color="auto"/>
                        <w:left w:val="none" w:sz="0" w:space="0" w:color="auto"/>
                        <w:bottom w:val="none" w:sz="0" w:space="0" w:color="auto"/>
                        <w:right w:val="none" w:sz="0" w:space="0" w:color="auto"/>
                      </w:divBdr>
                      <w:divsChild>
                        <w:div w:id="12670083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07766593">
                              <w:marLeft w:val="0"/>
                              <w:marRight w:val="0"/>
                              <w:marTop w:val="0"/>
                              <w:marBottom w:val="0"/>
                              <w:divBdr>
                                <w:top w:val="none" w:sz="0" w:space="0" w:color="auto"/>
                                <w:left w:val="none" w:sz="0" w:space="0" w:color="auto"/>
                                <w:bottom w:val="none" w:sz="0" w:space="0" w:color="auto"/>
                                <w:right w:val="none" w:sz="0" w:space="0" w:color="auto"/>
                              </w:divBdr>
                              <w:divsChild>
                                <w:div w:id="94739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58739">
                      <w:marLeft w:val="0"/>
                      <w:marRight w:val="0"/>
                      <w:marTop w:val="0"/>
                      <w:marBottom w:val="0"/>
                      <w:divBdr>
                        <w:top w:val="none" w:sz="0" w:space="0" w:color="auto"/>
                        <w:left w:val="none" w:sz="0" w:space="0" w:color="auto"/>
                        <w:bottom w:val="none" w:sz="0" w:space="0" w:color="auto"/>
                        <w:right w:val="none" w:sz="0" w:space="0" w:color="auto"/>
                      </w:divBdr>
                    </w:div>
                    <w:div w:id="1079212159">
                      <w:marLeft w:val="0"/>
                      <w:marRight w:val="0"/>
                      <w:marTop w:val="0"/>
                      <w:marBottom w:val="0"/>
                      <w:divBdr>
                        <w:top w:val="none" w:sz="0" w:space="0" w:color="auto"/>
                        <w:left w:val="none" w:sz="0" w:space="0" w:color="auto"/>
                        <w:bottom w:val="none" w:sz="0" w:space="0" w:color="auto"/>
                        <w:right w:val="none" w:sz="0" w:space="0" w:color="auto"/>
                      </w:divBdr>
                    </w:div>
                    <w:div w:id="1486817356">
                      <w:marLeft w:val="0"/>
                      <w:marRight w:val="0"/>
                      <w:marTop w:val="0"/>
                      <w:marBottom w:val="0"/>
                      <w:divBdr>
                        <w:top w:val="none" w:sz="0" w:space="0" w:color="auto"/>
                        <w:left w:val="none" w:sz="0" w:space="0" w:color="auto"/>
                        <w:bottom w:val="none" w:sz="0" w:space="0" w:color="auto"/>
                        <w:right w:val="none" w:sz="0" w:space="0" w:color="auto"/>
                      </w:divBdr>
                    </w:div>
                    <w:div w:id="1630436145">
                      <w:marLeft w:val="0"/>
                      <w:marRight w:val="0"/>
                      <w:marTop w:val="0"/>
                      <w:marBottom w:val="0"/>
                      <w:divBdr>
                        <w:top w:val="none" w:sz="0" w:space="0" w:color="auto"/>
                        <w:left w:val="none" w:sz="0" w:space="0" w:color="auto"/>
                        <w:bottom w:val="none" w:sz="0" w:space="0" w:color="auto"/>
                        <w:right w:val="none" w:sz="0" w:space="0" w:color="auto"/>
                      </w:divBdr>
                    </w:div>
                    <w:div w:id="1380596374">
                      <w:marLeft w:val="0"/>
                      <w:marRight w:val="0"/>
                      <w:marTop w:val="0"/>
                      <w:marBottom w:val="0"/>
                      <w:divBdr>
                        <w:top w:val="none" w:sz="0" w:space="0" w:color="auto"/>
                        <w:left w:val="none" w:sz="0" w:space="0" w:color="auto"/>
                        <w:bottom w:val="none" w:sz="0" w:space="0" w:color="auto"/>
                        <w:right w:val="none" w:sz="0" w:space="0" w:color="auto"/>
                      </w:divBdr>
                      <w:divsChild>
                        <w:div w:id="15906497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2097715">
                              <w:marLeft w:val="0"/>
                              <w:marRight w:val="0"/>
                              <w:marTop w:val="0"/>
                              <w:marBottom w:val="0"/>
                              <w:divBdr>
                                <w:top w:val="none" w:sz="0" w:space="0" w:color="auto"/>
                                <w:left w:val="none" w:sz="0" w:space="0" w:color="auto"/>
                                <w:bottom w:val="none" w:sz="0" w:space="0" w:color="auto"/>
                                <w:right w:val="none" w:sz="0" w:space="0" w:color="auto"/>
                              </w:divBdr>
                              <w:divsChild>
                                <w:div w:id="5682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2121">
                      <w:marLeft w:val="0"/>
                      <w:marRight w:val="0"/>
                      <w:marTop w:val="450"/>
                      <w:marBottom w:val="450"/>
                      <w:divBdr>
                        <w:top w:val="none" w:sz="0" w:space="0" w:color="auto"/>
                        <w:left w:val="single" w:sz="24" w:space="0" w:color="6DB33F"/>
                        <w:bottom w:val="none" w:sz="0" w:space="0" w:color="auto"/>
                        <w:right w:val="none" w:sz="0" w:space="0" w:color="auto"/>
                      </w:divBdr>
                    </w:div>
                    <w:div w:id="1593588182">
                      <w:marLeft w:val="0"/>
                      <w:marRight w:val="0"/>
                      <w:marTop w:val="0"/>
                      <w:marBottom w:val="0"/>
                      <w:divBdr>
                        <w:top w:val="none" w:sz="0" w:space="0" w:color="auto"/>
                        <w:left w:val="none" w:sz="0" w:space="0" w:color="auto"/>
                        <w:bottom w:val="none" w:sz="0" w:space="0" w:color="auto"/>
                        <w:right w:val="none" w:sz="0" w:space="0" w:color="auto"/>
                      </w:divBdr>
                    </w:div>
                  </w:divsChild>
                </w:div>
                <w:div w:id="1049961386">
                  <w:marLeft w:val="0"/>
                  <w:marRight w:val="0"/>
                  <w:marTop w:val="0"/>
                  <w:marBottom w:val="0"/>
                  <w:divBdr>
                    <w:top w:val="none" w:sz="0" w:space="0" w:color="auto"/>
                    <w:left w:val="none" w:sz="0" w:space="0" w:color="auto"/>
                    <w:bottom w:val="none" w:sz="0" w:space="0" w:color="auto"/>
                    <w:right w:val="none" w:sz="0" w:space="0" w:color="auto"/>
                  </w:divBdr>
                  <w:divsChild>
                    <w:div w:id="684869901">
                      <w:marLeft w:val="0"/>
                      <w:marRight w:val="0"/>
                      <w:marTop w:val="0"/>
                      <w:marBottom w:val="0"/>
                      <w:divBdr>
                        <w:top w:val="none" w:sz="0" w:space="0" w:color="auto"/>
                        <w:left w:val="none" w:sz="0" w:space="0" w:color="auto"/>
                        <w:bottom w:val="none" w:sz="0" w:space="0" w:color="auto"/>
                        <w:right w:val="none" w:sz="0" w:space="0" w:color="auto"/>
                      </w:divBdr>
                    </w:div>
                    <w:div w:id="145317609">
                      <w:marLeft w:val="0"/>
                      <w:marRight w:val="0"/>
                      <w:marTop w:val="0"/>
                      <w:marBottom w:val="0"/>
                      <w:divBdr>
                        <w:top w:val="none" w:sz="0" w:space="0" w:color="auto"/>
                        <w:left w:val="none" w:sz="0" w:space="0" w:color="auto"/>
                        <w:bottom w:val="none" w:sz="0" w:space="0" w:color="auto"/>
                        <w:right w:val="none" w:sz="0" w:space="0" w:color="auto"/>
                      </w:divBdr>
                    </w:div>
                    <w:div w:id="867521990">
                      <w:marLeft w:val="0"/>
                      <w:marRight w:val="0"/>
                      <w:marTop w:val="0"/>
                      <w:marBottom w:val="0"/>
                      <w:divBdr>
                        <w:top w:val="none" w:sz="0" w:space="0" w:color="auto"/>
                        <w:left w:val="none" w:sz="0" w:space="0" w:color="auto"/>
                        <w:bottom w:val="none" w:sz="0" w:space="0" w:color="auto"/>
                        <w:right w:val="none" w:sz="0" w:space="0" w:color="auto"/>
                      </w:divBdr>
                    </w:div>
                    <w:div w:id="556863902">
                      <w:marLeft w:val="0"/>
                      <w:marRight w:val="0"/>
                      <w:marTop w:val="0"/>
                      <w:marBottom w:val="0"/>
                      <w:divBdr>
                        <w:top w:val="none" w:sz="0" w:space="0" w:color="auto"/>
                        <w:left w:val="none" w:sz="0" w:space="0" w:color="auto"/>
                        <w:bottom w:val="none" w:sz="0" w:space="0" w:color="auto"/>
                        <w:right w:val="none" w:sz="0" w:space="0" w:color="auto"/>
                      </w:divBdr>
                    </w:div>
                    <w:div w:id="711921743">
                      <w:marLeft w:val="0"/>
                      <w:marRight w:val="0"/>
                      <w:marTop w:val="0"/>
                      <w:marBottom w:val="0"/>
                      <w:divBdr>
                        <w:top w:val="none" w:sz="0" w:space="0" w:color="auto"/>
                        <w:left w:val="none" w:sz="0" w:space="0" w:color="auto"/>
                        <w:bottom w:val="none" w:sz="0" w:space="0" w:color="auto"/>
                        <w:right w:val="none" w:sz="0" w:space="0" w:color="auto"/>
                      </w:divBdr>
                    </w:div>
                    <w:div w:id="995959925">
                      <w:marLeft w:val="0"/>
                      <w:marRight w:val="0"/>
                      <w:marTop w:val="0"/>
                      <w:marBottom w:val="0"/>
                      <w:divBdr>
                        <w:top w:val="none" w:sz="0" w:space="0" w:color="auto"/>
                        <w:left w:val="none" w:sz="0" w:space="0" w:color="auto"/>
                        <w:bottom w:val="none" w:sz="0" w:space="0" w:color="auto"/>
                        <w:right w:val="none" w:sz="0" w:space="0" w:color="auto"/>
                      </w:divBdr>
                      <w:divsChild>
                        <w:div w:id="615530034">
                          <w:marLeft w:val="0"/>
                          <w:marRight w:val="0"/>
                          <w:marTop w:val="0"/>
                          <w:marBottom w:val="0"/>
                          <w:divBdr>
                            <w:top w:val="none" w:sz="0" w:space="0" w:color="auto"/>
                            <w:left w:val="none" w:sz="0" w:space="0" w:color="auto"/>
                            <w:bottom w:val="none" w:sz="0" w:space="0" w:color="auto"/>
                            <w:right w:val="none" w:sz="0" w:space="0" w:color="auto"/>
                          </w:divBdr>
                        </w:div>
                        <w:div w:id="444348697">
                          <w:marLeft w:val="0"/>
                          <w:marRight w:val="0"/>
                          <w:marTop w:val="0"/>
                          <w:marBottom w:val="0"/>
                          <w:divBdr>
                            <w:top w:val="none" w:sz="0" w:space="0" w:color="auto"/>
                            <w:left w:val="none" w:sz="0" w:space="0" w:color="auto"/>
                            <w:bottom w:val="none" w:sz="0" w:space="0" w:color="auto"/>
                            <w:right w:val="none" w:sz="0" w:space="0" w:color="auto"/>
                          </w:divBdr>
                          <w:divsChild>
                            <w:div w:id="535973657">
                              <w:marLeft w:val="0"/>
                              <w:marRight w:val="0"/>
                              <w:marTop w:val="0"/>
                              <w:marBottom w:val="0"/>
                              <w:divBdr>
                                <w:top w:val="none" w:sz="0" w:space="0" w:color="auto"/>
                                <w:left w:val="none" w:sz="0" w:space="0" w:color="auto"/>
                                <w:bottom w:val="none" w:sz="0" w:space="0" w:color="auto"/>
                                <w:right w:val="none" w:sz="0" w:space="0" w:color="auto"/>
                              </w:divBdr>
                            </w:div>
                            <w:div w:id="2123720511">
                              <w:marLeft w:val="0"/>
                              <w:marRight w:val="0"/>
                              <w:marTop w:val="0"/>
                              <w:marBottom w:val="0"/>
                              <w:divBdr>
                                <w:top w:val="none" w:sz="0" w:space="0" w:color="auto"/>
                                <w:left w:val="none" w:sz="0" w:space="0" w:color="auto"/>
                                <w:bottom w:val="none" w:sz="0" w:space="0" w:color="auto"/>
                                <w:right w:val="none" w:sz="0" w:space="0" w:color="auto"/>
                              </w:divBdr>
                              <w:divsChild>
                                <w:div w:id="203615517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73308153">
                                      <w:marLeft w:val="0"/>
                                      <w:marRight w:val="0"/>
                                      <w:marTop w:val="0"/>
                                      <w:marBottom w:val="0"/>
                                      <w:divBdr>
                                        <w:top w:val="none" w:sz="0" w:space="0" w:color="auto"/>
                                        <w:left w:val="none" w:sz="0" w:space="0" w:color="auto"/>
                                        <w:bottom w:val="none" w:sz="0" w:space="0" w:color="auto"/>
                                        <w:right w:val="none" w:sz="0" w:space="0" w:color="auto"/>
                                      </w:divBdr>
                                      <w:divsChild>
                                        <w:div w:id="247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5352">
                              <w:marLeft w:val="0"/>
                              <w:marRight w:val="0"/>
                              <w:marTop w:val="0"/>
                              <w:marBottom w:val="0"/>
                              <w:divBdr>
                                <w:top w:val="none" w:sz="0" w:space="0" w:color="auto"/>
                                <w:left w:val="none" w:sz="0" w:space="0" w:color="auto"/>
                                <w:bottom w:val="none" w:sz="0" w:space="0" w:color="auto"/>
                                <w:right w:val="none" w:sz="0" w:space="0" w:color="auto"/>
                              </w:divBdr>
                            </w:div>
                            <w:div w:id="460415992">
                              <w:marLeft w:val="0"/>
                              <w:marRight w:val="0"/>
                              <w:marTop w:val="0"/>
                              <w:marBottom w:val="0"/>
                              <w:divBdr>
                                <w:top w:val="none" w:sz="0" w:space="0" w:color="auto"/>
                                <w:left w:val="none" w:sz="0" w:space="0" w:color="auto"/>
                                <w:bottom w:val="none" w:sz="0" w:space="0" w:color="auto"/>
                                <w:right w:val="none" w:sz="0" w:space="0" w:color="auto"/>
                              </w:divBdr>
                            </w:div>
                            <w:div w:id="1397515038">
                              <w:marLeft w:val="0"/>
                              <w:marRight w:val="0"/>
                              <w:marTop w:val="0"/>
                              <w:marBottom w:val="0"/>
                              <w:divBdr>
                                <w:top w:val="none" w:sz="0" w:space="0" w:color="auto"/>
                                <w:left w:val="none" w:sz="0" w:space="0" w:color="auto"/>
                                <w:bottom w:val="none" w:sz="0" w:space="0" w:color="auto"/>
                                <w:right w:val="none" w:sz="0" w:space="0" w:color="auto"/>
                              </w:divBdr>
                            </w:div>
                          </w:divsChild>
                        </w:div>
                        <w:div w:id="1868986998">
                          <w:marLeft w:val="0"/>
                          <w:marRight w:val="0"/>
                          <w:marTop w:val="0"/>
                          <w:marBottom w:val="0"/>
                          <w:divBdr>
                            <w:top w:val="none" w:sz="0" w:space="0" w:color="auto"/>
                            <w:left w:val="none" w:sz="0" w:space="0" w:color="auto"/>
                            <w:bottom w:val="none" w:sz="0" w:space="0" w:color="auto"/>
                            <w:right w:val="none" w:sz="0" w:space="0" w:color="auto"/>
                          </w:divBdr>
                          <w:divsChild>
                            <w:div w:id="2110739781">
                              <w:marLeft w:val="0"/>
                              <w:marRight w:val="0"/>
                              <w:marTop w:val="0"/>
                              <w:marBottom w:val="0"/>
                              <w:divBdr>
                                <w:top w:val="none" w:sz="0" w:space="0" w:color="auto"/>
                                <w:left w:val="none" w:sz="0" w:space="0" w:color="auto"/>
                                <w:bottom w:val="none" w:sz="0" w:space="0" w:color="auto"/>
                                <w:right w:val="none" w:sz="0" w:space="0" w:color="auto"/>
                              </w:divBdr>
                            </w:div>
                            <w:div w:id="1302347447">
                              <w:marLeft w:val="0"/>
                              <w:marRight w:val="0"/>
                              <w:marTop w:val="0"/>
                              <w:marBottom w:val="0"/>
                              <w:divBdr>
                                <w:top w:val="none" w:sz="0" w:space="0" w:color="auto"/>
                                <w:left w:val="none" w:sz="0" w:space="0" w:color="auto"/>
                                <w:bottom w:val="none" w:sz="0" w:space="0" w:color="auto"/>
                                <w:right w:val="none" w:sz="0" w:space="0" w:color="auto"/>
                              </w:divBdr>
                            </w:div>
                            <w:div w:id="1071345390">
                              <w:marLeft w:val="0"/>
                              <w:marRight w:val="0"/>
                              <w:marTop w:val="0"/>
                              <w:marBottom w:val="0"/>
                              <w:divBdr>
                                <w:top w:val="none" w:sz="0" w:space="0" w:color="auto"/>
                                <w:left w:val="none" w:sz="0" w:space="0" w:color="auto"/>
                                <w:bottom w:val="none" w:sz="0" w:space="0" w:color="auto"/>
                                <w:right w:val="none" w:sz="0" w:space="0" w:color="auto"/>
                              </w:divBdr>
                            </w:div>
                            <w:div w:id="1207907701">
                              <w:marLeft w:val="0"/>
                              <w:marRight w:val="0"/>
                              <w:marTop w:val="0"/>
                              <w:marBottom w:val="0"/>
                              <w:divBdr>
                                <w:top w:val="none" w:sz="0" w:space="0" w:color="auto"/>
                                <w:left w:val="none" w:sz="0" w:space="0" w:color="auto"/>
                                <w:bottom w:val="none" w:sz="0" w:space="0" w:color="auto"/>
                                <w:right w:val="none" w:sz="0" w:space="0" w:color="auto"/>
                              </w:divBdr>
                            </w:div>
                            <w:div w:id="1666204708">
                              <w:marLeft w:val="0"/>
                              <w:marRight w:val="0"/>
                              <w:marTop w:val="0"/>
                              <w:marBottom w:val="0"/>
                              <w:divBdr>
                                <w:top w:val="none" w:sz="0" w:space="0" w:color="auto"/>
                                <w:left w:val="none" w:sz="0" w:space="0" w:color="auto"/>
                                <w:bottom w:val="none" w:sz="0" w:space="0" w:color="auto"/>
                                <w:right w:val="none" w:sz="0" w:space="0" w:color="auto"/>
                              </w:divBdr>
                            </w:div>
                            <w:div w:id="854348777">
                              <w:marLeft w:val="0"/>
                              <w:marRight w:val="0"/>
                              <w:marTop w:val="0"/>
                              <w:marBottom w:val="0"/>
                              <w:divBdr>
                                <w:top w:val="none" w:sz="0" w:space="0" w:color="auto"/>
                                <w:left w:val="none" w:sz="0" w:space="0" w:color="auto"/>
                                <w:bottom w:val="none" w:sz="0" w:space="0" w:color="auto"/>
                                <w:right w:val="none" w:sz="0" w:space="0" w:color="auto"/>
                              </w:divBdr>
                            </w:div>
                            <w:div w:id="981690005">
                              <w:marLeft w:val="0"/>
                              <w:marRight w:val="0"/>
                              <w:marTop w:val="0"/>
                              <w:marBottom w:val="0"/>
                              <w:divBdr>
                                <w:top w:val="none" w:sz="0" w:space="0" w:color="auto"/>
                                <w:left w:val="none" w:sz="0" w:space="0" w:color="auto"/>
                                <w:bottom w:val="none" w:sz="0" w:space="0" w:color="auto"/>
                                <w:right w:val="none" w:sz="0" w:space="0" w:color="auto"/>
                              </w:divBdr>
                            </w:div>
                            <w:div w:id="2046175176">
                              <w:marLeft w:val="0"/>
                              <w:marRight w:val="0"/>
                              <w:marTop w:val="0"/>
                              <w:marBottom w:val="0"/>
                              <w:divBdr>
                                <w:top w:val="none" w:sz="0" w:space="0" w:color="auto"/>
                                <w:left w:val="none" w:sz="0" w:space="0" w:color="auto"/>
                                <w:bottom w:val="none" w:sz="0" w:space="0" w:color="auto"/>
                                <w:right w:val="none" w:sz="0" w:space="0" w:color="auto"/>
                              </w:divBdr>
                              <w:divsChild>
                                <w:div w:id="143243073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90186922">
                                      <w:marLeft w:val="0"/>
                                      <w:marRight w:val="0"/>
                                      <w:marTop w:val="0"/>
                                      <w:marBottom w:val="0"/>
                                      <w:divBdr>
                                        <w:top w:val="none" w:sz="0" w:space="0" w:color="auto"/>
                                        <w:left w:val="none" w:sz="0" w:space="0" w:color="auto"/>
                                        <w:bottom w:val="none" w:sz="0" w:space="0" w:color="auto"/>
                                        <w:right w:val="none" w:sz="0" w:space="0" w:color="auto"/>
                                      </w:divBdr>
                                      <w:divsChild>
                                        <w:div w:id="21421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563952">
                              <w:marLeft w:val="0"/>
                              <w:marRight w:val="0"/>
                              <w:marTop w:val="0"/>
                              <w:marBottom w:val="0"/>
                              <w:divBdr>
                                <w:top w:val="none" w:sz="0" w:space="0" w:color="auto"/>
                                <w:left w:val="none" w:sz="0" w:space="0" w:color="auto"/>
                                <w:bottom w:val="none" w:sz="0" w:space="0" w:color="auto"/>
                                <w:right w:val="none" w:sz="0" w:space="0" w:color="auto"/>
                              </w:divBdr>
                            </w:div>
                            <w:div w:id="17926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56265">
                  <w:marLeft w:val="0"/>
                  <w:marRight w:val="0"/>
                  <w:marTop w:val="0"/>
                  <w:marBottom w:val="0"/>
                  <w:divBdr>
                    <w:top w:val="none" w:sz="0" w:space="0" w:color="auto"/>
                    <w:left w:val="none" w:sz="0" w:space="0" w:color="auto"/>
                    <w:bottom w:val="none" w:sz="0" w:space="0" w:color="auto"/>
                    <w:right w:val="none" w:sz="0" w:space="0" w:color="auto"/>
                  </w:divBdr>
                  <w:divsChild>
                    <w:div w:id="841310394">
                      <w:marLeft w:val="0"/>
                      <w:marRight w:val="0"/>
                      <w:marTop w:val="0"/>
                      <w:marBottom w:val="0"/>
                      <w:divBdr>
                        <w:top w:val="none" w:sz="0" w:space="0" w:color="auto"/>
                        <w:left w:val="none" w:sz="0" w:space="0" w:color="auto"/>
                        <w:bottom w:val="none" w:sz="0" w:space="0" w:color="auto"/>
                        <w:right w:val="none" w:sz="0" w:space="0" w:color="auto"/>
                      </w:divBdr>
                    </w:div>
                    <w:div w:id="1711227038">
                      <w:marLeft w:val="0"/>
                      <w:marRight w:val="0"/>
                      <w:marTop w:val="0"/>
                      <w:marBottom w:val="0"/>
                      <w:divBdr>
                        <w:top w:val="none" w:sz="0" w:space="0" w:color="auto"/>
                        <w:left w:val="none" w:sz="0" w:space="0" w:color="auto"/>
                        <w:bottom w:val="none" w:sz="0" w:space="0" w:color="auto"/>
                        <w:right w:val="none" w:sz="0" w:space="0" w:color="auto"/>
                      </w:divBdr>
                    </w:div>
                    <w:div w:id="208155491">
                      <w:marLeft w:val="0"/>
                      <w:marRight w:val="0"/>
                      <w:marTop w:val="0"/>
                      <w:marBottom w:val="0"/>
                      <w:divBdr>
                        <w:top w:val="none" w:sz="0" w:space="0" w:color="auto"/>
                        <w:left w:val="none" w:sz="0" w:space="0" w:color="auto"/>
                        <w:bottom w:val="none" w:sz="0" w:space="0" w:color="auto"/>
                        <w:right w:val="none" w:sz="0" w:space="0" w:color="auto"/>
                      </w:divBdr>
                    </w:div>
                    <w:div w:id="1736776685">
                      <w:marLeft w:val="0"/>
                      <w:marRight w:val="0"/>
                      <w:marTop w:val="0"/>
                      <w:marBottom w:val="0"/>
                      <w:divBdr>
                        <w:top w:val="none" w:sz="0" w:space="0" w:color="auto"/>
                        <w:left w:val="none" w:sz="0" w:space="0" w:color="auto"/>
                        <w:bottom w:val="none" w:sz="0" w:space="0" w:color="auto"/>
                        <w:right w:val="none" w:sz="0" w:space="0" w:color="auto"/>
                      </w:divBdr>
                    </w:div>
                    <w:div w:id="298807569">
                      <w:marLeft w:val="0"/>
                      <w:marRight w:val="0"/>
                      <w:marTop w:val="450"/>
                      <w:marBottom w:val="450"/>
                      <w:divBdr>
                        <w:top w:val="none" w:sz="0" w:space="0" w:color="auto"/>
                        <w:left w:val="single" w:sz="24" w:space="0" w:color="6DB33F"/>
                        <w:bottom w:val="none" w:sz="0" w:space="0" w:color="auto"/>
                        <w:right w:val="none" w:sz="0" w:space="0" w:color="auto"/>
                      </w:divBdr>
                    </w:div>
                    <w:div w:id="1673601011">
                      <w:marLeft w:val="0"/>
                      <w:marRight w:val="0"/>
                      <w:marTop w:val="0"/>
                      <w:marBottom w:val="0"/>
                      <w:divBdr>
                        <w:top w:val="none" w:sz="0" w:space="0" w:color="auto"/>
                        <w:left w:val="none" w:sz="0" w:space="0" w:color="auto"/>
                        <w:bottom w:val="none" w:sz="0" w:space="0" w:color="auto"/>
                        <w:right w:val="none" w:sz="0" w:space="0" w:color="auto"/>
                      </w:divBdr>
                      <w:divsChild>
                        <w:div w:id="1403481119">
                          <w:marLeft w:val="0"/>
                          <w:marRight w:val="0"/>
                          <w:marTop w:val="0"/>
                          <w:marBottom w:val="0"/>
                          <w:divBdr>
                            <w:top w:val="none" w:sz="0" w:space="0" w:color="auto"/>
                            <w:left w:val="none" w:sz="0" w:space="0" w:color="auto"/>
                            <w:bottom w:val="none" w:sz="0" w:space="0" w:color="auto"/>
                            <w:right w:val="none" w:sz="0" w:space="0" w:color="auto"/>
                          </w:divBdr>
                        </w:div>
                        <w:div w:id="2013558554">
                          <w:marLeft w:val="0"/>
                          <w:marRight w:val="0"/>
                          <w:marTop w:val="0"/>
                          <w:marBottom w:val="0"/>
                          <w:divBdr>
                            <w:top w:val="none" w:sz="0" w:space="0" w:color="auto"/>
                            <w:left w:val="none" w:sz="0" w:space="0" w:color="auto"/>
                            <w:bottom w:val="none" w:sz="0" w:space="0" w:color="auto"/>
                            <w:right w:val="none" w:sz="0" w:space="0" w:color="auto"/>
                          </w:divBdr>
                        </w:div>
                        <w:div w:id="1588079008">
                          <w:marLeft w:val="0"/>
                          <w:marRight w:val="0"/>
                          <w:marTop w:val="0"/>
                          <w:marBottom w:val="0"/>
                          <w:divBdr>
                            <w:top w:val="none" w:sz="0" w:space="0" w:color="auto"/>
                            <w:left w:val="none" w:sz="0" w:space="0" w:color="auto"/>
                            <w:bottom w:val="none" w:sz="0" w:space="0" w:color="auto"/>
                            <w:right w:val="none" w:sz="0" w:space="0" w:color="auto"/>
                          </w:divBdr>
                        </w:div>
                        <w:div w:id="956183066">
                          <w:marLeft w:val="0"/>
                          <w:marRight w:val="0"/>
                          <w:marTop w:val="0"/>
                          <w:marBottom w:val="0"/>
                          <w:divBdr>
                            <w:top w:val="none" w:sz="0" w:space="0" w:color="auto"/>
                            <w:left w:val="none" w:sz="0" w:space="0" w:color="auto"/>
                            <w:bottom w:val="none" w:sz="0" w:space="0" w:color="auto"/>
                            <w:right w:val="none" w:sz="0" w:space="0" w:color="auto"/>
                          </w:divBdr>
                          <w:divsChild>
                            <w:div w:id="162904816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7466574">
                                  <w:marLeft w:val="0"/>
                                  <w:marRight w:val="0"/>
                                  <w:marTop w:val="0"/>
                                  <w:marBottom w:val="0"/>
                                  <w:divBdr>
                                    <w:top w:val="none" w:sz="0" w:space="0" w:color="auto"/>
                                    <w:left w:val="none" w:sz="0" w:space="0" w:color="auto"/>
                                    <w:bottom w:val="none" w:sz="0" w:space="0" w:color="auto"/>
                                    <w:right w:val="none" w:sz="0" w:space="0" w:color="auto"/>
                                  </w:divBdr>
                                  <w:divsChild>
                                    <w:div w:id="6345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63289">
                          <w:marLeft w:val="0"/>
                          <w:marRight w:val="0"/>
                          <w:marTop w:val="0"/>
                          <w:marBottom w:val="0"/>
                          <w:divBdr>
                            <w:top w:val="none" w:sz="0" w:space="0" w:color="auto"/>
                            <w:left w:val="none" w:sz="0" w:space="0" w:color="auto"/>
                            <w:bottom w:val="none" w:sz="0" w:space="0" w:color="auto"/>
                            <w:right w:val="none" w:sz="0" w:space="0" w:color="auto"/>
                          </w:divBdr>
                        </w:div>
                        <w:div w:id="562178845">
                          <w:marLeft w:val="0"/>
                          <w:marRight w:val="0"/>
                          <w:marTop w:val="0"/>
                          <w:marBottom w:val="0"/>
                          <w:divBdr>
                            <w:top w:val="none" w:sz="0" w:space="0" w:color="auto"/>
                            <w:left w:val="none" w:sz="0" w:space="0" w:color="auto"/>
                            <w:bottom w:val="none" w:sz="0" w:space="0" w:color="auto"/>
                            <w:right w:val="none" w:sz="0" w:space="0" w:color="auto"/>
                          </w:divBdr>
                          <w:divsChild>
                            <w:div w:id="187973195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20954165">
                                  <w:marLeft w:val="0"/>
                                  <w:marRight w:val="0"/>
                                  <w:marTop w:val="0"/>
                                  <w:marBottom w:val="0"/>
                                  <w:divBdr>
                                    <w:top w:val="none" w:sz="0" w:space="0" w:color="auto"/>
                                    <w:left w:val="none" w:sz="0" w:space="0" w:color="auto"/>
                                    <w:bottom w:val="none" w:sz="0" w:space="0" w:color="auto"/>
                                    <w:right w:val="none" w:sz="0" w:space="0" w:color="auto"/>
                                  </w:divBdr>
                                  <w:divsChild>
                                    <w:div w:id="11272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3703">
                          <w:marLeft w:val="0"/>
                          <w:marRight w:val="0"/>
                          <w:marTop w:val="0"/>
                          <w:marBottom w:val="0"/>
                          <w:divBdr>
                            <w:top w:val="none" w:sz="0" w:space="0" w:color="auto"/>
                            <w:left w:val="none" w:sz="0" w:space="0" w:color="auto"/>
                            <w:bottom w:val="none" w:sz="0" w:space="0" w:color="auto"/>
                            <w:right w:val="none" w:sz="0" w:space="0" w:color="auto"/>
                          </w:divBdr>
                        </w:div>
                        <w:div w:id="1348213891">
                          <w:marLeft w:val="0"/>
                          <w:marRight w:val="0"/>
                          <w:marTop w:val="0"/>
                          <w:marBottom w:val="0"/>
                          <w:divBdr>
                            <w:top w:val="none" w:sz="0" w:space="0" w:color="auto"/>
                            <w:left w:val="none" w:sz="0" w:space="0" w:color="auto"/>
                            <w:bottom w:val="none" w:sz="0" w:space="0" w:color="auto"/>
                            <w:right w:val="none" w:sz="0" w:space="0" w:color="auto"/>
                          </w:divBdr>
                        </w:div>
                      </w:divsChild>
                    </w:div>
                    <w:div w:id="2113281159">
                      <w:marLeft w:val="0"/>
                      <w:marRight w:val="0"/>
                      <w:marTop w:val="0"/>
                      <w:marBottom w:val="0"/>
                      <w:divBdr>
                        <w:top w:val="none" w:sz="0" w:space="0" w:color="auto"/>
                        <w:left w:val="none" w:sz="0" w:space="0" w:color="auto"/>
                        <w:bottom w:val="none" w:sz="0" w:space="0" w:color="auto"/>
                        <w:right w:val="none" w:sz="0" w:space="0" w:color="auto"/>
                      </w:divBdr>
                      <w:divsChild>
                        <w:div w:id="851797361">
                          <w:marLeft w:val="0"/>
                          <w:marRight w:val="0"/>
                          <w:marTop w:val="0"/>
                          <w:marBottom w:val="0"/>
                          <w:divBdr>
                            <w:top w:val="none" w:sz="0" w:space="0" w:color="auto"/>
                            <w:left w:val="none" w:sz="0" w:space="0" w:color="auto"/>
                            <w:bottom w:val="none" w:sz="0" w:space="0" w:color="auto"/>
                            <w:right w:val="none" w:sz="0" w:space="0" w:color="auto"/>
                          </w:divBdr>
                        </w:div>
                        <w:div w:id="1023169918">
                          <w:marLeft w:val="0"/>
                          <w:marRight w:val="0"/>
                          <w:marTop w:val="0"/>
                          <w:marBottom w:val="0"/>
                          <w:divBdr>
                            <w:top w:val="none" w:sz="0" w:space="0" w:color="auto"/>
                            <w:left w:val="none" w:sz="0" w:space="0" w:color="auto"/>
                            <w:bottom w:val="none" w:sz="0" w:space="0" w:color="auto"/>
                            <w:right w:val="none" w:sz="0" w:space="0" w:color="auto"/>
                          </w:divBdr>
                        </w:div>
                        <w:div w:id="1817454910">
                          <w:marLeft w:val="0"/>
                          <w:marRight w:val="0"/>
                          <w:marTop w:val="0"/>
                          <w:marBottom w:val="0"/>
                          <w:divBdr>
                            <w:top w:val="none" w:sz="0" w:space="0" w:color="auto"/>
                            <w:left w:val="none" w:sz="0" w:space="0" w:color="auto"/>
                            <w:bottom w:val="none" w:sz="0" w:space="0" w:color="auto"/>
                            <w:right w:val="none" w:sz="0" w:space="0" w:color="auto"/>
                          </w:divBdr>
                        </w:div>
                        <w:div w:id="898827806">
                          <w:marLeft w:val="0"/>
                          <w:marRight w:val="0"/>
                          <w:marTop w:val="450"/>
                          <w:marBottom w:val="450"/>
                          <w:divBdr>
                            <w:top w:val="none" w:sz="0" w:space="0" w:color="auto"/>
                            <w:left w:val="single" w:sz="24" w:space="0" w:color="6DB33F"/>
                            <w:bottom w:val="none" w:sz="0" w:space="0" w:color="auto"/>
                            <w:right w:val="none" w:sz="0" w:space="0" w:color="auto"/>
                          </w:divBdr>
                        </w:div>
                        <w:div w:id="1119107396">
                          <w:marLeft w:val="0"/>
                          <w:marRight w:val="0"/>
                          <w:marTop w:val="0"/>
                          <w:marBottom w:val="0"/>
                          <w:divBdr>
                            <w:top w:val="none" w:sz="0" w:space="0" w:color="auto"/>
                            <w:left w:val="none" w:sz="0" w:space="0" w:color="auto"/>
                            <w:bottom w:val="none" w:sz="0" w:space="0" w:color="auto"/>
                            <w:right w:val="none" w:sz="0" w:space="0" w:color="auto"/>
                          </w:divBdr>
                        </w:div>
                        <w:div w:id="1002589866">
                          <w:marLeft w:val="0"/>
                          <w:marRight w:val="0"/>
                          <w:marTop w:val="0"/>
                          <w:marBottom w:val="0"/>
                          <w:divBdr>
                            <w:top w:val="none" w:sz="0" w:space="0" w:color="auto"/>
                            <w:left w:val="none" w:sz="0" w:space="0" w:color="auto"/>
                            <w:bottom w:val="none" w:sz="0" w:space="0" w:color="auto"/>
                            <w:right w:val="none" w:sz="0" w:space="0" w:color="auto"/>
                          </w:divBdr>
                          <w:divsChild>
                            <w:div w:id="53485364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0993569">
                                  <w:marLeft w:val="0"/>
                                  <w:marRight w:val="0"/>
                                  <w:marTop w:val="0"/>
                                  <w:marBottom w:val="0"/>
                                  <w:divBdr>
                                    <w:top w:val="none" w:sz="0" w:space="0" w:color="auto"/>
                                    <w:left w:val="none" w:sz="0" w:space="0" w:color="auto"/>
                                    <w:bottom w:val="none" w:sz="0" w:space="0" w:color="auto"/>
                                    <w:right w:val="none" w:sz="0" w:space="0" w:color="auto"/>
                                  </w:divBdr>
                                  <w:divsChild>
                                    <w:div w:id="5952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14969">
                          <w:marLeft w:val="0"/>
                          <w:marRight w:val="0"/>
                          <w:marTop w:val="0"/>
                          <w:marBottom w:val="0"/>
                          <w:divBdr>
                            <w:top w:val="none" w:sz="0" w:space="0" w:color="auto"/>
                            <w:left w:val="none" w:sz="0" w:space="0" w:color="auto"/>
                            <w:bottom w:val="none" w:sz="0" w:space="0" w:color="auto"/>
                            <w:right w:val="none" w:sz="0" w:space="0" w:color="auto"/>
                          </w:divBdr>
                        </w:div>
                        <w:div w:id="846749392">
                          <w:marLeft w:val="0"/>
                          <w:marRight w:val="0"/>
                          <w:marTop w:val="0"/>
                          <w:marBottom w:val="0"/>
                          <w:divBdr>
                            <w:top w:val="none" w:sz="0" w:space="0" w:color="auto"/>
                            <w:left w:val="none" w:sz="0" w:space="0" w:color="auto"/>
                            <w:bottom w:val="none" w:sz="0" w:space="0" w:color="auto"/>
                            <w:right w:val="none" w:sz="0" w:space="0" w:color="auto"/>
                          </w:divBdr>
                        </w:div>
                        <w:div w:id="1948389642">
                          <w:marLeft w:val="0"/>
                          <w:marRight w:val="0"/>
                          <w:marTop w:val="0"/>
                          <w:marBottom w:val="0"/>
                          <w:divBdr>
                            <w:top w:val="none" w:sz="0" w:space="0" w:color="auto"/>
                            <w:left w:val="none" w:sz="0" w:space="0" w:color="auto"/>
                            <w:bottom w:val="none" w:sz="0" w:space="0" w:color="auto"/>
                            <w:right w:val="none" w:sz="0" w:space="0" w:color="auto"/>
                          </w:divBdr>
                        </w:div>
                        <w:div w:id="1205479280">
                          <w:marLeft w:val="0"/>
                          <w:marRight w:val="0"/>
                          <w:marTop w:val="0"/>
                          <w:marBottom w:val="0"/>
                          <w:divBdr>
                            <w:top w:val="none" w:sz="0" w:space="0" w:color="auto"/>
                            <w:left w:val="none" w:sz="0" w:space="0" w:color="auto"/>
                            <w:bottom w:val="none" w:sz="0" w:space="0" w:color="auto"/>
                            <w:right w:val="none" w:sz="0" w:space="0" w:color="auto"/>
                          </w:divBdr>
                          <w:divsChild>
                            <w:div w:id="415564405">
                              <w:marLeft w:val="0"/>
                              <w:marRight w:val="0"/>
                              <w:marTop w:val="0"/>
                              <w:marBottom w:val="300"/>
                              <w:divBdr>
                                <w:top w:val="single" w:sz="6" w:space="15" w:color="E6E6E6"/>
                                <w:left w:val="single" w:sz="6" w:space="15" w:color="E6E6E6"/>
                                <w:bottom w:val="single" w:sz="6" w:space="15" w:color="E6E6E6"/>
                                <w:right w:val="single" w:sz="6" w:space="15" w:color="E6E6E6"/>
                              </w:divBdr>
                              <w:divsChild>
                                <w:div w:id="643388369">
                                  <w:marLeft w:val="0"/>
                                  <w:marRight w:val="0"/>
                                  <w:marTop w:val="0"/>
                                  <w:marBottom w:val="0"/>
                                  <w:divBdr>
                                    <w:top w:val="none" w:sz="0" w:space="0" w:color="auto"/>
                                    <w:left w:val="none" w:sz="0" w:space="0" w:color="auto"/>
                                    <w:bottom w:val="none" w:sz="0" w:space="0" w:color="auto"/>
                                    <w:right w:val="none" w:sz="0" w:space="0" w:color="auto"/>
                                  </w:divBdr>
                                  <w:divsChild>
                                    <w:div w:id="10280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73721">
                          <w:marLeft w:val="0"/>
                          <w:marRight w:val="0"/>
                          <w:marTop w:val="0"/>
                          <w:marBottom w:val="0"/>
                          <w:divBdr>
                            <w:top w:val="none" w:sz="0" w:space="0" w:color="auto"/>
                            <w:left w:val="none" w:sz="0" w:space="0" w:color="auto"/>
                            <w:bottom w:val="none" w:sz="0" w:space="0" w:color="auto"/>
                            <w:right w:val="none" w:sz="0" w:space="0" w:color="auto"/>
                          </w:divBdr>
                        </w:div>
                        <w:div w:id="259415642">
                          <w:marLeft w:val="0"/>
                          <w:marRight w:val="0"/>
                          <w:marTop w:val="0"/>
                          <w:marBottom w:val="0"/>
                          <w:divBdr>
                            <w:top w:val="none" w:sz="0" w:space="0" w:color="auto"/>
                            <w:left w:val="none" w:sz="0" w:space="0" w:color="auto"/>
                            <w:bottom w:val="none" w:sz="0" w:space="0" w:color="auto"/>
                            <w:right w:val="none" w:sz="0" w:space="0" w:color="auto"/>
                          </w:divBdr>
                        </w:div>
                        <w:div w:id="733431793">
                          <w:marLeft w:val="0"/>
                          <w:marRight w:val="0"/>
                          <w:marTop w:val="0"/>
                          <w:marBottom w:val="0"/>
                          <w:divBdr>
                            <w:top w:val="none" w:sz="0" w:space="0" w:color="auto"/>
                            <w:left w:val="none" w:sz="0" w:space="0" w:color="auto"/>
                            <w:bottom w:val="none" w:sz="0" w:space="0" w:color="auto"/>
                            <w:right w:val="none" w:sz="0" w:space="0" w:color="auto"/>
                          </w:divBdr>
                          <w:divsChild>
                            <w:div w:id="2086144959">
                              <w:marLeft w:val="0"/>
                              <w:marRight w:val="0"/>
                              <w:marTop w:val="0"/>
                              <w:marBottom w:val="300"/>
                              <w:divBdr>
                                <w:top w:val="single" w:sz="6" w:space="15" w:color="E6E6E6"/>
                                <w:left w:val="single" w:sz="6" w:space="15" w:color="E6E6E6"/>
                                <w:bottom w:val="single" w:sz="6" w:space="15" w:color="E6E6E6"/>
                                <w:right w:val="single" w:sz="6" w:space="15" w:color="E6E6E6"/>
                              </w:divBdr>
                              <w:divsChild>
                                <w:div w:id="850025391">
                                  <w:marLeft w:val="0"/>
                                  <w:marRight w:val="0"/>
                                  <w:marTop w:val="0"/>
                                  <w:marBottom w:val="0"/>
                                  <w:divBdr>
                                    <w:top w:val="none" w:sz="0" w:space="0" w:color="auto"/>
                                    <w:left w:val="none" w:sz="0" w:space="0" w:color="auto"/>
                                    <w:bottom w:val="none" w:sz="0" w:space="0" w:color="auto"/>
                                    <w:right w:val="none" w:sz="0" w:space="0" w:color="auto"/>
                                  </w:divBdr>
                                  <w:divsChild>
                                    <w:div w:id="109038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29275">
                          <w:marLeft w:val="0"/>
                          <w:marRight w:val="0"/>
                          <w:marTop w:val="450"/>
                          <w:marBottom w:val="450"/>
                          <w:divBdr>
                            <w:top w:val="none" w:sz="0" w:space="0" w:color="auto"/>
                            <w:left w:val="single" w:sz="24" w:space="0" w:color="6DB33F"/>
                            <w:bottom w:val="none" w:sz="0" w:space="0" w:color="auto"/>
                            <w:right w:val="none" w:sz="0" w:space="0" w:color="auto"/>
                          </w:divBdr>
                        </w:div>
                        <w:div w:id="2059469664">
                          <w:marLeft w:val="0"/>
                          <w:marRight w:val="0"/>
                          <w:marTop w:val="0"/>
                          <w:marBottom w:val="0"/>
                          <w:divBdr>
                            <w:top w:val="none" w:sz="0" w:space="0" w:color="auto"/>
                            <w:left w:val="none" w:sz="0" w:space="0" w:color="auto"/>
                            <w:bottom w:val="none" w:sz="0" w:space="0" w:color="auto"/>
                            <w:right w:val="none" w:sz="0" w:space="0" w:color="auto"/>
                          </w:divBdr>
                        </w:div>
                      </w:divsChild>
                    </w:div>
                    <w:div w:id="504635038">
                      <w:marLeft w:val="0"/>
                      <w:marRight w:val="0"/>
                      <w:marTop w:val="0"/>
                      <w:marBottom w:val="0"/>
                      <w:divBdr>
                        <w:top w:val="none" w:sz="0" w:space="0" w:color="auto"/>
                        <w:left w:val="none" w:sz="0" w:space="0" w:color="auto"/>
                        <w:bottom w:val="none" w:sz="0" w:space="0" w:color="auto"/>
                        <w:right w:val="none" w:sz="0" w:space="0" w:color="auto"/>
                      </w:divBdr>
                      <w:divsChild>
                        <w:div w:id="1912234028">
                          <w:marLeft w:val="0"/>
                          <w:marRight w:val="0"/>
                          <w:marTop w:val="0"/>
                          <w:marBottom w:val="0"/>
                          <w:divBdr>
                            <w:top w:val="none" w:sz="0" w:space="0" w:color="auto"/>
                            <w:left w:val="none" w:sz="0" w:space="0" w:color="auto"/>
                            <w:bottom w:val="none" w:sz="0" w:space="0" w:color="auto"/>
                            <w:right w:val="none" w:sz="0" w:space="0" w:color="auto"/>
                          </w:divBdr>
                        </w:div>
                        <w:div w:id="404032945">
                          <w:marLeft w:val="0"/>
                          <w:marRight w:val="0"/>
                          <w:marTop w:val="0"/>
                          <w:marBottom w:val="0"/>
                          <w:divBdr>
                            <w:top w:val="none" w:sz="0" w:space="0" w:color="auto"/>
                            <w:left w:val="none" w:sz="0" w:space="0" w:color="auto"/>
                            <w:bottom w:val="none" w:sz="0" w:space="0" w:color="auto"/>
                            <w:right w:val="none" w:sz="0" w:space="0" w:color="auto"/>
                          </w:divBdr>
                        </w:div>
                        <w:div w:id="460879511">
                          <w:marLeft w:val="0"/>
                          <w:marRight w:val="0"/>
                          <w:marTop w:val="0"/>
                          <w:marBottom w:val="0"/>
                          <w:divBdr>
                            <w:top w:val="none" w:sz="0" w:space="0" w:color="auto"/>
                            <w:left w:val="none" w:sz="0" w:space="0" w:color="auto"/>
                            <w:bottom w:val="none" w:sz="0" w:space="0" w:color="auto"/>
                            <w:right w:val="none" w:sz="0" w:space="0" w:color="auto"/>
                          </w:divBdr>
                          <w:divsChild>
                            <w:div w:id="16808928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94993885">
                                  <w:marLeft w:val="0"/>
                                  <w:marRight w:val="0"/>
                                  <w:marTop w:val="0"/>
                                  <w:marBottom w:val="0"/>
                                  <w:divBdr>
                                    <w:top w:val="none" w:sz="0" w:space="0" w:color="auto"/>
                                    <w:left w:val="none" w:sz="0" w:space="0" w:color="auto"/>
                                    <w:bottom w:val="none" w:sz="0" w:space="0" w:color="auto"/>
                                    <w:right w:val="none" w:sz="0" w:space="0" w:color="auto"/>
                                  </w:divBdr>
                                  <w:divsChild>
                                    <w:div w:id="9891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8457">
                          <w:marLeft w:val="0"/>
                          <w:marRight w:val="0"/>
                          <w:marTop w:val="0"/>
                          <w:marBottom w:val="0"/>
                          <w:divBdr>
                            <w:top w:val="none" w:sz="0" w:space="0" w:color="auto"/>
                            <w:left w:val="none" w:sz="0" w:space="0" w:color="auto"/>
                            <w:bottom w:val="none" w:sz="0" w:space="0" w:color="auto"/>
                            <w:right w:val="none" w:sz="0" w:space="0" w:color="auto"/>
                          </w:divBdr>
                        </w:div>
                      </w:divsChild>
                    </w:div>
                    <w:div w:id="162666123">
                      <w:marLeft w:val="0"/>
                      <w:marRight w:val="0"/>
                      <w:marTop w:val="0"/>
                      <w:marBottom w:val="0"/>
                      <w:divBdr>
                        <w:top w:val="none" w:sz="0" w:space="0" w:color="auto"/>
                        <w:left w:val="none" w:sz="0" w:space="0" w:color="auto"/>
                        <w:bottom w:val="none" w:sz="0" w:space="0" w:color="auto"/>
                        <w:right w:val="none" w:sz="0" w:space="0" w:color="auto"/>
                      </w:divBdr>
                      <w:divsChild>
                        <w:div w:id="849612163">
                          <w:marLeft w:val="0"/>
                          <w:marRight w:val="0"/>
                          <w:marTop w:val="0"/>
                          <w:marBottom w:val="0"/>
                          <w:divBdr>
                            <w:top w:val="none" w:sz="0" w:space="0" w:color="auto"/>
                            <w:left w:val="none" w:sz="0" w:space="0" w:color="auto"/>
                            <w:bottom w:val="none" w:sz="0" w:space="0" w:color="auto"/>
                            <w:right w:val="none" w:sz="0" w:space="0" w:color="auto"/>
                          </w:divBdr>
                        </w:div>
                        <w:div w:id="912659671">
                          <w:marLeft w:val="0"/>
                          <w:marRight w:val="0"/>
                          <w:marTop w:val="0"/>
                          <w:marBottom w:val="0"/>
                          <w:divBdr>
                            <w:top w:val="none" w:sz="0" w:space="0" w:color="auto"/>
                            <w:left w:val="none" w:sz="0" w:space="0" w:color="auto"/>
                            <w:bottom w:val="none" w:sz="0" w:space="0" w:color="auto"/>
                            <w:right w:val="none" w:sz="0" w:space="0" w:color="auto"/>
                          </w:divBdr>
                          <w:divsChild>
                            <w:div w:id="920455213">
                              <w:marLeft w:val="0"/>
                              <w:marRight w:val="0"/>
                              <w:marTop w:val="0"/>
                              <w:marBottom w:val="300"/>
                              <w:divBdr>
                                <w:top w:val="single" w:sz="6" w:space="15" w:color="E6E6E6"/>
                                <w:left w:val="single" w:sz="6" w:space="15" w:color="E6E6E6"/>
                                <w:bottom w:val="single" w:sz="6" w:space="15" w:color="E6E6E6"/>
                                <w:right w:val="single" w:sz="6" w:space="15" w:color="E6E6E6"/>
                              </w:divBdr>
                              <w:divsChild>
                                <w:div w:id="572857574">
                                  <w:marLeft w:val="0"/>
                                  <w:marRight w:val="0"/>
                                  <w:marTop w:val="0"/>
                                  <w:marBottom w:val="0"/>
                                  <w:divBdr>
                                    <w:top w:val="none" w:sz="0" w:space="0" w:color="auto"/>
                                    <w:left w:val="none" w:sz="0" w:space="0" w:color="auto"/>
                                    <w:bottom w:val="none" w:sz="0" w:space="0" w:color="auto"/>
                                    <w:right w:val="none" w:sz="0" w:space="0" w:color="auto"/>
                                  </w:divBdr>
                                  <w:divsChild>
                                    <w:div w:id="15654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93625">
                          <w:marLeft w:val="0"/>
                          <w:marRight w:val="0"/>
                          <w:marTop w:val="450"/>
                          <w:marBottom w:val="450"/>
                          <w:divBdr>
                            <w:top w:val="none" w:sz="0" w:space="0" w:color="auto"/>
                            <w:left w:val="single" w:sz="24" w:space="0" w:color="6DB33F"/>
                            <w:bottom w:val="none" w:sz="0" w:space="0" w:color="auto"/>
                            <w:right w:val="none" w:sz="0" w:space="0" w:color="auto"/>
                          </w:divBdr>
                        </w:div>
                      </w:divsChild>
                    </w:div>
                  </w:divsChild>
                </w:div>
                <w:div w:id="394667459">
                  <w:marLeft w:val="0"/>
                  <w:marRight w:val="0"/>
                  <w:marTop w:val="0"/>
                  <w:marBottom w:val="0"/>
                  <w:divBdr>
                    <w:top w:val="none" w:sz="0" w:space="0" w:color="auto"/>
                    <w:left w:val="none" w:sz="0" w:space="0" w:color="auto"/>
                    <w:bottom w:val="none" w:sz="0" w:space="0" w:color="auto"/>
                    <w:right w:val="none" w:sz="0" w:space="0" w:color="auto"/>
                  </w:divBdr>
                  <w:divsChild>
                    <w:div w:id="1671831666">
                      <w:marLeft w:val="0"/>
                      <w:marRight w:val="0"/>
                      <w:marTop w:val="0"/>
                      <w:marBottom w:val="0"/>
                      <w:divBdr>
                        <w:top w:val="none" w:sz="0" w:space="0" w:color="auto"/>
                        <w:left w:val="none" w:sz="0" w:space="0" w:color="auto"/>
                        <w:bottom w:val="none" w:sz="0" w:space="0" w:color="auto"/>
                        <w:right w:val="none" w:sz="0" w:space="0" w:color="auto"/>
                      </w:divBdr>
                    </w:div>
                    <w:div w:id="1074163609">
                      <w:marLeft w:val="0"/>
                      <w:marRight w:val="0"/>
                      <w:marTop w:val="0"/>
                      <w:marBottom w:val="0"/>
                      <w:divBdr>
                        <w:top w:val="none" w:sz="0" w:space="0" w:color="auto"/>
                        <w:left w:val="none" w:sz="0" w:space="0" w:color="auto"/>
                        <w:bottom w:val="none" w:sz="0" w:space="0" w:color="auto"/>
                        <w:right w:val="none" w:sz="0" w:space="0" w:color="auto"/>
                      </w:divBdr>
                    </w:div>
                    <w:div w:id="16924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928507">
          <w:marLeft w:val="0"/>
          <w:marRight w:val="0"/>
          <w:marTop w:val="0"/>
          <w:marBottom w:val="0"/>
          <w:divBdr>
            <w:top w:val="single" w:sz="6" w:space="0" w:color="EFEFED"/>
            <w:left w:val="none" w:sz="0" w:space="0" w:color="auto"/>
            <w:bottom w:val="none" w:sz="0" w:space="0" w:color="auto"/>
            <w:right w:val="none" w:sz="0" w:space="0" w:color="auto"/>
          </w:divBdr>
          <w:divsChild>
            <w:div w:id="1227300180">
              <w:marLeft w:val="0"/>
              <w:marRight w:val="0"/>
              <w:marTop w:val="0"/>
              <w:marBottom w:val="0"/>
              <w:divBdr>
                <w:top w:val="none" w:sz="0" w:space="0" w:color="auto"/>
                <w:left w:val="none" w:sz="0" w:space="0" w:color="auto"/>
                <w:bottom w:val="none" w:sz="0" w:space="0" w:color="auto"/>
                <w:right w:val="none" w:sz="0" w:space="0" w:color="auto"/>
              </w:divBdr>
              <w:divsChild>
                <w:div w:id="1449592928">
                  <w:marLeft w:val="0"/>
                  <w:marRight w:val="0"/>
                  <w:marTop w:val="0"/>
                  <w:marBottom w:val="0"/>
                  <w:divBdr>
                    <w:top w:val="none" w:sz="0" w:space="0" w:color="auto"/>
                    <w:left w:val="none" w:sz="0" w:space="0" w:color="auto"/>
                    <w:bottom w:val="none" w:sz="0" w:space="0" w:color="auto"/>
                    <w:right w:val="none" w:sz="0" w:space="0" w:color="auto"/>
                  </w:divBdr>
                </w:div>
                <w:div w:id="633099431">
                  <w:marLeft w:val="0"/>
                  <w:marRight w:val="0"/>
                  <w:marTop w:val="0"/>
                  <w:marBottom w:val="0"/>
                  <w:divBdr>
                    <w:top w:val="none" w:sz="0" w:space="0" w:color="auto"/>
                    <w:left w:val="none" w:sz="0" w:space="0" w:color="auto"/>
                    <w:bottom w:val="none" w:sz="0" w:space="0" w:color="auto"/>
                    <w:right w:val="none" w:sz="0" w:space="0" w:color="auto"/>
                  </w:divBdr>
                </w:div>
                <w:div w:id="1016615082">
                  <w:marLeft w:val="0"/>
                  <w:marRight w:val="0"/>
                  <w:marTop w:val="0"/>
                  <w:marBottom w:val="0"/>
                  <w:divBdr>
                    <w:top w:val="none" w:sz="0" w:space="0" w:color="auto"/>
                    <w:left w:val="none" w:sz="0" w:space="0" w:color="auto"/>
                    <w:bottom w:val="none" w:sz="0" w:space="0" w:color="auto"/>
                    <w:right w:val="none" w:sz="0" w:space="0" w:color="auto"/>
                  </w:divBdr>
                </w:div>
                <w:div w:id="1661543067">
                  <w:marLeft w:val="0"/>
                  <w:marRight w:val="0"/>
                  <w:marTop w:val="450"/>
                  <w:marBottom w:val="450"/>
                  <w:divBdr>
                    <w:top w:val="none" w:sz="0" w:space="0" w:color="auto"/>
                    <w:left w:val="single" w:sz="24" w:space="0" w:color="6DB33F"/>
                    <w:bottom w:val="none" w:sz="0" w:space="0" w:color="auto"/>
                    <w:right w:val="none" w:sz="0" w:space="0" w:color="auto"/>
                  </w:divBdr>
                </w:div>
                <w:div w:id="824051264">
                  <w:marLeft w:val="0"/>
                  <w:marRight w:val="0"/>
                  <w:marTop w:val="0"/>
                  <w:marBottom w:val="0"/>
                  <w:divBdr>
                    <w:top w:val="none" w:sz="0" w:space="0" w:color="auto"/>
                    <w:left w:val="none" w:sz="0" w:space="0" w:color="auto"/>
                    <w:bottom w:val="none" w:sz="0" w:space="0" w:color="auto"/>
                    <w:right w:val="none" w:sz="0" w:space="0" w:color="auto"/>
                  </w:divBdr>
                  <w:divsChild>
                    <w:div w:id="393243622">
                      <w:marLeft w:val="0"/>
                      <w:marRight w:val="0"/>
                      <w:marTop w:val="0"/>
                      <w:marBottom w:val="0"/>
                      <w:divBdr>
                        <w:top w:val="none" w:sz="0" w:space="0" w:color="auto"/>
                        <w:left w:val="none" w:sz="0" w:space="0" w:color="auto"/>
                        <w:bottom w:val="none" w:sz="0" w:space="0" w:color="auto"/>
                        <w:right w:val="none" w:sz="0" w:space="0" w:color="auto"/>
                      </w:divBdr>
                    </w:div>
                    <w:div w:id="209846890">
                      <w:marLeft w:val="0"/>
                      <w:marRight w:val="0"/>
                      <w:marTop w:val="0"/>
                      <w:marBottom w:val="0"/>
                      <w:divBdr>
                        <w:top w:val="none" w:sz="0" w:space="0" w:color="auto"/>
                        <w:left w:val="none" w:sz="0" w:space="0" w:color="auto"/>
                        <w:bottom w:val="none" w:sz="0" w:space="0" w:color="auto"/>
                        <w:right w:val="none" w:sz="0" w:space="0" w:color="auto"/>
                      </w:divBdr>
                    </w:div>
                  </w:divsChild>
                </w:div>
                <w:div w:id="1884321906">
                  <w:marLeft w:val="0"/>
                  <w:marRight w:val="0"/>
                  <w:marTop w:val="0"/>
                  <w:marBottom w:val="0"/>
                  <w:divBdr>
                    <w:top w:val="none" w:sz="0" w:space="0" w:color="auto"/>
                    <w:left w:val="none" w:sz="0" w:space="0" w:color="auto"/>
                    <w:bottom w:val="none" w:sz="0" w:space="0" w:color="auto"/>
                    <w:right w:val="none" w:sz="0" w:space="0" w:color="auto"/>
                  </w:divBdr>
                  <w:divsChild>
                    <w:div w:id="1612974277">
                      <w:marLeft w:val="0"/>
                      <w:marRight w:val="0"/>
                      <w:marTop w:val="0"/>
                      <w:marBottom w:val="0"/>
                      <w:divBdr>
                        <w:top w:val="none" w:sz="0" w:space="0" w:color="auto"/>
                        <w:left w:val="none" w:sz="0" w:space="0" w:color="auto"/>
                        <w:bottom w:val="none" w:sz="0" w:space="0" w:color="auto"/>
                        <w:right w:val="none" w:sz="0" w:space="0" w:color="auto"/>
                      </w:divBdr>
                    </w:div>
                    <w:div w:id="20025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47309">
          <w:marLeft w:val="0"/>
          <w:marRight w:val="0"/>
          <w:marTop w:val="0"/>
          <w:marBottom w:val="0"/>
          <w:divBdr>
            <w:top w:val="single" w:sz="6" w:space="0" w:color="EFEFED"/>
            <w:left w:val="none" w:sz="0" w:space="0" w:color="auto"/>
            <w:bottom w:val="none" w:sz="0" w:space="0" w:color="auto"/>
            <w:right w:val="none" w:sz="0" w:space="0" w:color="auto"/>
          </w:divBdr>
          <w:divsChild>
            <w:div w:id="1925259205">
              <w:marLeft w:val="0"/>
              <w:marRight w:val="0"/>
              <w:marTop w:val="0"/>
              <w:marBottom w:val="0"/>
              <w:divBdr>
                <w:top w:val="none" w:sz="0" w:space="0" w:color="auto"/>
                <w:left w:val="none" w:sz="0" w:space="0" w:color="auto"/>
                <w:bottom w:val="none" w:sz="0" w:space="0" w:color="auto"/>
                <w:right w:val="none" w:sz="0" w:space="0" w:color="auto"/>
              </w:divBdr>
              <w:divsChild>
                <w:div w:id="1934632907">
                  <w:marLeft w:val="0"/>
                  <w:marRight w:val="0"/>
                  <w:marTop w:val="0"/>
                  <w:marBottom w:val="0"/>
                  <w:divBdr>
                    <w:top w:val="none" w:sz="0" w:space="0" w:color="auto"/>
                    <w:left w:val="none" w:sz="0" w:space="0" w:color="auto"/>
                    <w:bottom w:val="none" w:sz="0" w:space="0" w:color="auto"/>
                    <w:right w:val="none" w:sz="0" w:space="0" w:color="auto"/>
                  </w:divBdr>
                </w:div>
                <w:div w:id="1771732210">
                  <w:marLeft w:val="0"/>
                  <w:marRight w:val="0"/>
                  <w:marTop w:val="0"/>
                  <w:marBottom w:val="0"/>
                  <w:divBdr>
                    <w:top w:val="none" w:sz="0" w:space="0" w:color="auto"/>
                    <w:left w:val="none" w:sz="0" w:space="0" w:color="auto"/>
                    <w:bottom w:val="none" w:sz="0" w:space="0" w:color="auto"/>
                    <w:right w:val="none" w:sz="0" w:space="0" w:color="auto"/>
                  </w:divBdr>
                </w:div>
                <w:div w:id="7756361">
                  <w:marLeft w:val="0"/>
                  <w:marRight w:val="0"/>
                  <w:marTop w:val="0"/>
                  <w:marBottom w:val="0"/>
                  <w:divBdr>
                    <w:top w:val="none" w:sz="0" w:space="0" w:color="auto"/>
                    <w:left w:val="none" w:sz="0" w:space="0" w:color="auto"/>
                    <w:bottom w:val="none" w:sz="0" w:space="0" w:color="auto"/>
                    <w:right w:val="none" w:sz="0" w:space="0" w:color="auto"/>
                  </w:divBdr>
                  <w:divsChild>
                    <w:div w:id="51197158">
                      <w:marLeft w:val="0"/>
                      <w:marRight w:val="0"/>
                      <w:marTop w:val="0"/>
                      <w:marBottom w:val="0"/>
                      <w:divBdr>
                        <w:top w:val="none" w:sz="0" w:space="0" w:color="auto"/>
                        <w:left w:val="none" w:sz="0" w:space="0" w:color="auto"/>
                        <w:bottom w:val="none" w:sz="0" w:space="0" w:color="auto"/>
                        <w:right w:val="none" w:sz="0" w:space="0" w:color="auto"/>
                      </w:divBdr>
                    </w:div>
                    <w:div w:id="280693784">
                      <w:marLeft w:val="0"/>
                      <w:marRight w:val="0"/>
                      <w:marTop w:val="0"/>
                      <w:marBottom w:val="0"/>
                      <w:divBdr>
                        <w:top w:val="none" w:sz="0" w:space="0" w:color="auto"/>
                        <w:left w:val="none" w:sz="0" w:space="0" w:color="auto"/>
                        <w:bottom w:val="none" w:sz="0" w:space="0" w:color="auto"/>
                        <w:right w:val="none" w:sz="0" w:space="0" w:color="auto"/>
                      </w:divBdr>
                    </w:div>
                    <w:div w:id="298657398">
                      <w:marLeft w:val="0"/>
                      <w:marRight w:val="0"/>
                      <w:marTop w:val="0"/>
                      <w:marBottom w:val="0"/>
                      <w:divBdr>
                        <w:top w:val="none" w:sz="0" w:space="0" w:color="auto"/>
                        <w:left w:val="none" w:sz="0" w:space="0" w:color="auto"/>
                        <w:bottom w:val="none" w:sz="0" w:space="0" w:color="auto"/>
                        <w:right w:val="none" w:sz="0" w:space="0" w:color="auto"/>
                      </w:divBdr>
                    </w:div>
                  </w:divsChild>
                </w:div>
                <w:div w:id="297612931">
                  <w:marLeft w:val="0"/>
                  <w:marRight w:val="0"/>
                  <w:marTop w:val="0"/>
                  <w:marBottom w:val="0"/>
                  <w:divBdr>
                    <w:top w:val="none" w:sz="0" w:space="0" w:color="auto"/>
                    <w:left w:val="none" w:sz="0" w:space="0" w:color="auto"/>
                    <w:bottom w:val="none" w:sz="0" w:space="0" w:color="auto"/>
                    <w:right w:val="none" w:sz="0" w:space="0" w:color="auto"/>
                  </w:divBdr>
                  <w:divsChild>
                    <w:div w:id="1179924838">
                      <w:marLeft w:val="0"/>
                      <w:marRight w:val="0"/>
                      <w:marTop w:val="0"/>
                      <w:marBottom w:val="0"/>
                      <w:divBdr>
                        <w:top w:val="none" w:sz="0" w:space="0" w:color="auto"/>
                        <w:left w:val="none" w:sz="0" w:space="0" w:color="auto"/>
                        <w:bottom w:val="none" w:sz="0" w:space="0" w:color="auto"/>
                        <w:right w:val="none" w:sz="0" w:space="0" w:color="auto"/>
                      </w:divBdr>
                    </w:div>
                    <w:div w:id="538006521">
                      <w:marLeft w:val="0"/>
                      <w:marRight w:val="0"/>
                      <w:marTop w:val="0"/>
                      <w:marBottom w:val="0"/>
                      <w:divBdr>
                        <w:top w:val="none" w:sz="0" w:space="0" w:color="auto"/>
                        <w:left w:val="none" w:sz="0" w:space="0" w:color="auto"/>
                        <w:bottom w:val="none" w:sz="0" w:space="0" w:color="auto"/>
                        <w:right w:val="none" w:sz="0" w:space="0" w:color="auto"/>
                      </w:divBdr>
                    </w:div>
                  </w:divsChild>
                </w:div>
                <w:div w:id="460418082">
                  <w:marLeft w:val="0"/>
                  <w:marRight w:val="0"/>
                  <w:marTop w:val="0"/>
                  <w:marBottom w:val="0"/>
                  <w:divBdr>
                    <w:top w:val="none" w:sz="0" w:space="0" w:color="auto"/>
                    <w:left w:val="none" w:sz="0" w:space="0" w:color="auto"/>
                    <w:bottom w:val="none" w:sz="0" w:space="0" w:color="auto"/>
                    <w:right w:val="none" w:sz="0" w:space="0" w:color="auto"/>
                  </w:divBdr>
                  <w:divsChild>
                    <w:div w:id="1525902995">
                      <w:marLeft w:val="0"/>
                      <w:marRight w:val="0"/>
                      <w:marTop w:val="0"/>
                      <w:marBottom w:val="0"/>
                      <w:divBdr>
                        <w:top w:val="none" w:sz="0" w:space="0" w:color="auto"/>
                        <w:left w:val="none" w:sz="0" w:space="0" w:color="auto"/>
                        <w:bottom w:val="none" w:sz="0" w:space="0" w:color="auto"/>
                        <w:right w:val="none" w:sz="0" w:space="0" w:color="auto"/>
                      </w:divBdr>
                    </w:div>
                    <w:div w:id="505873304">
                      <w:marLeft w:val="0"/>
                      <w:marRight w:val="0"/>
                      <w:marTop w:val="0"/>
                      <w:marBottom w:val="0"/>
                      <w:divBdr>
                        <w:top w:val="none" w:sz="0" w:space="0" w:color="auto"/>
                        <w:left w:val="none" w:sz="0" w:space="0" w:color="auto"/>
                        <w:bottom w:val="none" w:sz="0" w:space="0" w:color="auto"/>
                        <w:right w:val="none" w:sz="0" w:space="0" w:color="auto"/>
                      </w:divBdr>
                    </w:div>
                    <w:div w:id="1780181500">
                      <w:marLeft w:val="0"/>
                      <w:marRight w:val="0"/>
                      <w:marTop w:val="0"/>
                      <w:marBottom w:val="0"/>
                      <w:divBdr>
                        <w:top w:val="none" w:sz="0" w:space="0" w:color="auto"/>
                        <w:left w:val="none" w:sz="0" w:space="0" w:color="auto"/>
                        <w:bottom w:val="none" w:sz="0" w:space="0" w:color="auto"/>
                        <w:right w:val="none" w:sz="0" w:space="0" w:color="auto"/>
                      </w:divBdr>
                    </w:div>
                  </w:divsChild>
                </w:div>
                <w:div w:id="158808340">
                  <w:marLeft w:val="0"/>
                  <w:marRight w:val="0"/>
                  <w:marTop w:val="0"/>
                  <w:marBottom w:val="0"/>
                  <w:divBdr>
                    <w:top w:val="none" w:sz="0" w:space="0" w:color="auto"/>
                    <w:left w:val="none" w:sz="0" w:space="0" w:color="auto"/>
                    <w:bottom w:val="none" w:sz="0" w:space="0" w:color="auto"/>
                    <w:right w:val="none" w:sz="0" w:space="0" w:color="auto"/>
                  </w:divBdr>
                  <w:divsChild>
                    <w:div w:id="143787985">
                      <w:marLeft w:val="0"/>
                      <w:marRight w:val="0"/>
                      <w:marTop w:val="0"/>
                      <w:marBottom w:val="0"/>
                      <w:divBdr>
                        <w:top w:val="none" w:sz="0" w:space="0" w:color="auto"/>
                        <w:left w:val="none" w:sz="0" w:space="0" w:color="auto"/>
                        <w:bottom w:val="none" w:sz="0" w:space="0" w:color="auto"/>
                        <w:right w:val="none" w:sz="0" w:space="0" w:color="auto"/>
                      </w:divBdr>
                    </w:div>
                    <w:div w:id="1357275003">
                      <w:marLeft w:val="0"/>
                      <w:marRight w:val="0"/>
                      <w:marTop w:val="0"/>
                      <w:marBottom w:val="0"/>
                      <w:divBdr>
                        <w:top w:val="none" w:sz="0" w:space="0" w:color="auto"/>
                        <w:left w:val="none" w:sz="0" w:space="0" w:color="auto"/>
                        <w:bottom w:val="none" w:sz="0" w:space="0" w:color="auto"/>
                        <w:right w:val="none" w:sz="0" w:space="0" w:color="auto"/>
                      </w:divBdr>
                    </w:div>
                  </w:divsChild>
                </w:div>
                <w:div w:id="1952661813">
                  <w:marLeft w:val="0"/>
                  <w:marRight w:val="0"/>
                  <w:marTop w:val="0"/>
                  <w:marBottom w:val="0"/>
                  <w:divBdr>
                    <w:top w:val="none" w:sz="0" w:space="0" w:color="auto"/>
                    <w:left w:val="none" w:sz="0" w:space="0" w:color="auto"/>
                    <w:bottom w:val="none" w:sz="0" w:space="0" w:color="auto"/>
                    <w:right w:val="none" w:sz="0" w:space="0" w:color="auto"/>
                  </w:divBdr>
                  <w:divsChild>
                    <w:div w:id="1314676835">
                      <w:marLeft w:val="0"/>
                      <w:marRight w:val="0"/>
                      <w:marTop w:val="0"/>
                      <w:marBottom w:val="0"/>
                      <w:divBdr>
                        <w:top w:val="none" w:sz="0" w:space="0" w:color="auto"/>
                        <w:left w:val="none" w:sz="0" w:space="0" w:color="auto"/>
                        <w:bottom w:val="none" w:sz="0" w:space="0" w:color="auto"/>
                        <w:right w:val="none" w:sz="0" w:space="0" w:color="auto"/>
                      </w:divBdr>
                    </w:div>
                    <w:div w:id="1580753066">
                      <w:marLeft w:val="0"/>
                      <w:marRight w:val="0"/>
                      <w:marTop w:val="0"/>
                      <w:marBottom w:val="0"/>
                      <w:divBdr>
                        <w:top w:val="none" w:sz="0" w:space="0" w:color="auto"/>
                        <w:left w:val="none" w:sz="0" w:space="0" w:color="auto"/>
                        <w:bottom w:val="none" w:sz="0" w:space="0" w:color="auto"/>
                        <w:right w:val="none" w:sz="0" w:space="0" w:color="auto"/>
                      </w:divBdr>
                    </w:div>
                    <w:div w:id="176500622">
                      <w:marLeft w:val="0"/>
                      <w:marRight w:val="0"/>
                      <w:marTop w:val="0"/>
                      <w:marBottom w:val="0"/>
                      <w:divBdr>
                        <w:top w:val="none" w:sz="0" w:space="0" w:color="auto"/>
                        <w:left w:val="none" w:sz="0" w:space="0" w:color="auto"/>
                        <w:bottom w:val="none" w:sz="0" w:space="0" w:color="auto"/>
                        <w:right w:val="none" w:sz="0" w:space="0" w:color="auto"/>
                      </w:divBdr>
                    </w:div>
                  </w:divsChild>
                </w:div>
                <w:div w:id="1371228405">
                  <w:marLeft w:val="0"/>
                  <w:marRight w:val="0"/>
                  <w:marTop w:val="0"/>
                  <w:marBottom w:val="0"/>
                  <w:divBdr>
                    <w:top w:val="none" w:sz="0" w:space="0" w:color="auto"/>
                    <w:left w:val="none" w:sz="0" w:space="0" w:color="auto"/>
                    <w:bottom w:val="none" w:sz="0" w:space="0" w:color="auto"/>
                    <w:right w:val="none" w:sz="0" w:space="0" w:color="auto"/>
                  </w:divBdr>
                  <w:divsChild>
                    <w:div w:id="897672658">
                      <w:marLeft w:val="0"/>
                      <w:marRight w:val="0"/>
                      <w:marTop w:val="0"/>
                      <w:marBottom w:val="0"/>
                      <w:divBdr>
                        <w:top w:val="none" w:sz="0" w:space="0" w:color="auto"/>
                        <w:left w:val="none" w:sz="0" w:space="0" w:color="auto"/>
                        <w:bottom w:val="none" w:sz="0" w:space="0" w:color="auto"/>
                        <w:right w:val="none" w:sz="0" w:space="0" w:color="auto"/>
                      </w:divBdr>
                    </w:div>
                    <w:div w:id="1113793139">
                      <w:marLeft w:val="0"/>
                      <w:marRight w:val="0"/>
                      <w:marTop w:val="0"/>
                      <w:marBottom w:val="0"/>
                      <w:divBdr>
                        <w:top w:val="none" w:sz="0" w:space="0" w:color="auto"/>
                        <w:left w:val="none" w:sz="0" w:space="0" w:color="auto"/>
                        <w:bottom w:val="none" w:sz="0" w:space="0" w:color="auto"/>
                        <w:right w:val="none" w:sz="0" w:space="0" w:color="auto"/>
                      </w:divBdr>
                    </w:div>
                    <w:div w:id="464665425">
                      <w:marLeft w:val="0"/>
                      <w:marRight w:val="0"/>
                      <w:marTop w:val="0"/>
                      <w:marBottom w:val="0"/>
                      <w:divBdr>
                        <w:top w:val="none" w:sz="0" w:space="0" w:color="auto"/>
                        <w:left w:val="none" w:sz="0" w:space="0" w:color="auto"/>
                        <w:bottom w:val="none" w:sz="0" w:space="0" w:color="auto"/>
                        <w:right w:val="none" w:sz="0" w:space="0" w:color="auto"/>
                      </w:divBdr>
                    </w:div>
                    <w:div w:id="442960799">
                      <w:marLeft w:val="0"/>
                      <w:marRight w:val="0"/>
                      <w:marTop w:val="0"/>
                      <w:marBottom w:val="0"/>
                      <w:divBdr>
                        <w:top w:val="none" w:sz="0" w:space="0" w:color="auto"/>
                        <w:left w:val="none" w:sz="0" w:space="0" w:color="auto"/>
                        <w:bottom w:val="none" w:sz="0" w:space="0" w:color="auto"/>
                        <w:right w:val="none" w:sz="0" w:space="0" w:color="auto"/>
                      </w:divBdr>
                    </w:div>
                    <w:div w:id="1257520993">
                      <w:marLeft w:val="0"/>
                      <w:marRight w:val="0"/>
                      <w:marTop w:val="0"/>
                      <w:marBottom w:val="0"/>
                      <w:divBdr>
                        <w:top w:val="none" w:sz="0" w:space="0" w:color="auto"/>
                        <w:left w:val="none" w:sz="0" w:space="0" w:color="auto"/>
                        <w:bottom w:val="none" w:sz="0" w:space="0" w:color="auto"/>
                        <w:right w:val="none" w:sz="0" w:space="0" w:color="auto"/>
                      </w:divBdr>
                    </w:div>
                    <w:div w:id="398476202">
                      <w:marLeft w:val="0"/>
                      <w:marRight w:val="0"/>
                      <w:marTop w:val="0"/>
                      <w:marBottom w:val="0"/>
                      <w:divBdr>
                        <w:top w:val="none" w:sz="0" w:space="0" w:color="auto"/>
                        <w:left w:val="none" w:sz="0" w:space="0" w:color="auto"/>
                        <w:bottom w:val="none" w:sz="0" w:space="0" w:color="auto"/>
                        <w:right w:val="none" w:sz="0" w:space="0" w:color="auto"/>
                      </w:divBdr>
                      <w:divsChild>
                        <w:div w:id="12324980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84304978">
                              <w:marLeft w:val="0"/>
                              <w:marRight w:val="0"/>
                              <w:marTop w:val="0"/>
                              <w:marBottom w:val="0"/>
                              <w:divBdr>
                                <w:top w:val="none" w:sz="0" w:space="0" w:color="auto"/>
                                <w:left w:val="none" w:sz="0" w:space="0" w:color="auto"/>
                                <w:bottom w:val="none" w:sz="0" w:space="0" w:color="auto"/>
                                <w:right w:val="none" w:sz="0" w:space="0" w:color="auto"/>
                              </w:divBdr>
                              <w:divsChild>
                                <w:div w:id="14451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14576">
                      <w:marLeft w:val="0"/>
                      <w:marRight w:val="0"/>
                      <w:marTop w:val="0"/>
                      <w:marBottom w:val="0"/>
                      <w:divBdr>
                        <w:top w:val="none" w:sz="0" w:space="0" w:color="auto"/>
                        <w:left w:val="none" w:sz="0" w:space="0" w:color="auto"/>
                        <w:bottom w:val="none" w:sz="0" w:space="0" w:color="auto"/>
                        <w:right w:val="none" w:sz="0" w:space="0" w:color="auto"/>
                      </w:divBdr>
                    </w:div>
                    <w:div w:id="10228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51226">
          <w:marLeft w:val="0"/>
          <w:marRight w:val="0"/>
          <w:marTop w:val="0"/>
          <w:marBottom w:val="0"/>
          <w:divBdr>
            <w:top w:val="single" w:sz="6" w:space="0" w:color="EFEFED"/>
            <w:left w:val="none" w:sz="0" w:space="0" w:color="auto"/>
            <w:bottom w:val="none" w:sz="0" w:space="0" w:color="auto"/>
            <w:right w:val="none" w:sz="0" w:space="0" w:color="auto"/>
          </w:divBdr>
          <w:divsChild>
            <w:div w:id="1427768307">
              <w:marLeft w:val="0"/>
              <w:marRight w:val="0"/>
              <w:marTop w:val="0"/>
              <w:marBottom w:val="0"/>
              <w:divBdr>
                <w:top w:val="none" w:sz="0" w:space="0" w:color="auto"/>
                <w:left w:val="none" w:sz="0" w:space="0" w:color="auto"/>
                <w:bottom w:val="none" w:sz="0" w:space="0" w:color="auto"/>
                <w:right w:val="none" w:sz="0" w:space="0" w:color="auto"/>
              </w:divBdr>
              <w:divsChild>
                <w:div w:id="1318804618">
                  <w:marLeft w:val="0"/>
                  <w:marRight w:val="0"/>
                  <w:marTop w:val="0"/>
                  <w:marBottom w:val="0"/>
                  <w:divBdr>
                    <w:top w:val="none" w:sz="0" w:space="0" w:color="auto"/>
                    <w:left w:val="none" w:sz="0" w:space="0" w:color="auto"/>
                    <w:bottom w:val="none" w:sz="0" w:space="0" w:color="auto"/>
                    <w:right w:val="none" w:sz="0" w:space="0" w:color="auto"/>
                  </w:divBdr>
                  <w:divsChild>
                    <w:div w:id="1364475072">
                      <w:marLeft w:val="0"/>
                      <w:marRight w:val="0"/>
                      <w:marTop w:val="0"/>
                      <w:marBottom w:val="0"/>
                      <w:divBdr>
                        <w:top w:val="none" w:sz="0" w:space="0" w:color="auto"/>
                        <w:left w:val="none" w:sz="0" w:space="0" w:color="auto"/>
                        <w:bottom w:val="none" w:sz="0" w:space="0" w:color="auto"/>
                        <w:right w:val="none" w:sz="0" w:space="0" w:color="auto"/>
                      </w:divBdr>
                    </w:div>
                    <w:div w:id="1400057623">
                      <w:marLeft w:val="0"/>
                      <w:marRight w:val="0"/>
                      <w:marTop w:val="0"/>
                      <w:marBottom w:val="0"/>
                      <w:divBdr>
                        <w:top w:val="none" w:sz="0" w:space="0" w:color="auto"/>
                        <w:left w:val="none" w:sz="0" w:space="0" w:color="auto"/>
                        <w:bottom w:val="none" w:sz="0" w:space="0" w:color="auto"/>
                        <w:right w:val="none" w:sz="0" w:space="0" w:color="auto"/>
                      </w:divBdr>
                      <w:divsChild>
                        <w:div w:id="815798854">
                          <w:marLeft w:val="0"/>
                          <w:marRight w:val="0"/>
                          <w:marTop w:val="0"/>
                          <w:marBottom w:val="0"/>
                          <w:divBdr>
                            <w:top w:val="none" w:sz="0" w:space="0" w:color="auto"/>
                            <w:left w:val="none" w:sz="0" w:space="0" w:color="auto"/>
                            <w:bottom w:val="none" w:sz="0" w:space="0" w:color="auto"/>
                            <w:right w:val="none" w:sz="0" w:space="0" w:color="auto"/>
                          </w:divBdr>
                        </w:div>
                        <w:div w:id="850293437">
                          <w:marLeft w:val="0"/>
                          <w:marRight w:val="0"/>
                          <w:marTop w:val="0"/>
                          <w:marBottom w:val="0"/>
                          <w:divBdr>
                            <w:top w:val="none" w:sz="0" w:space="0" w:color="auto"/>
                            <w:left w:val="none" w:sz="0" w:space="0" w:color="auto"/>
                            <w:bottom w:val="none" w:sz="0" w:space="0" w:color="auto"/>
                            <w:right w:val="none" w:sz="0" w:space="0" w:color="auto"/>
                          </w:divBdr>
                          <w:divsChild>
                            <w:div w:id="1829396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17415242">
                                  <w:marLeft w:val="0"/>
                                  <w:marRight w:val="0"/>
                                  <w:marTop w:val="0"/>
                                  <w:marBottom w:val="0"/>
                                  <w:divBdr>
                                    <w:top w:val="none" w:sz="0" w:space="0" w:color="auto"/>
                                    <w:left w:val="none" w:sz="0" w:space="0" w:color="auto"/>
                                    <w:bottom w:val="none" w:sz="0" w:space="0" w:color="auto"/>
                                    <w:right w:val="none" w:sz="0" w:space="0" w:color="auto"/>
                                  </w:divBdr>
                                  <w:divsChild>
                                    <w:div w:id="1206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9379">
                          <w:marLeft w:val="0"/>
                          <w:marRight w:val="0"/>
                          <w:marTop w:val="0"/>
                          <w:marBottom w:val="0"/>
                          <w:divBdr>
                            <w:top w:val="none" w:sz="0" w:space="0" w:color="auto"/>
                            <w:left w:val="none" w:sz="0" w:space="0" w:color="auto"/>
                            <w:bottom w:val="none" w:sz="0" w:space="0" w:color="auto"/>
                            <w:right w:val="none" w:sz="0" w:space="0" w:color="auto"/>
                          </w:divBdr>
                          <w:divsChild>
                            <w:div w:id="1661687550">
                              <w:marLeft w:val="0"/>
                              <w:marRight w:val="0"/>
                              <w:marTop w:val="0"/>
                              <w:marBottom w:val="0"/>
                              <w:divBdr>
                                <w:top w:val="none" w:sz="0" w:space="0" w:color="auto"/>
                                <w:left w:val="none" w:sz="0" w:space="0" w:color="auto"/>
                                <w:bottom w:val="none" w:sz="0" w:space="0" w:color="auto"/>
                                <w:right w:val="none" w:sz="0" w:space="0" w:color="auto"/>
                              </w:divBdr>
                            </w:div>
                            <w:div w:id="1642805720">
                              <w:marLeft w:val="0"/>
                              <w:marRight w:val="0"/>
                              <w:marTop w:val="0"/>
                              <w:marBottom w:val="0"/>
                              <w:divBdr>
                                <w:top w:val="none" w:sz="0" w:space="0" w:color="auto"/>
                                <w:left w:val="none" w:sz="0" w:space="0" w:color="auto"/>
                                <w:bottom w:val="none" w:sz="0" w:space="0" w:color="auto"/>
                                <w:right w:val="none" w:sz="0" w:space="0" w:color="auto"/>
                              </w:divBdr>
                              <w:divsChild>
                                <w:div w:id="182192100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17476745">
                                      <w:marLeft w:val="0"/>
                                      <w:marRight w:val="0"/>
                                      <w:marTop w:val="0"/>
                                      <w:marBottom w:val="0"/>
                                      <w:divBdr>
                                        <w:top w:val="none" w:sz="0" w:space="0" w:color="auto"/>
                                        <w:left w:val="none" w:sz="0" w:space="0" w:color="auto"/>
                                        <w:bottom w:val="none" w:sz="0" w:space="0" w:color="auto"/>
                                        <w:right w:val="none" w:sz="0" w:space="0" w:color="auto"/>
                                      </w:divBdr>
                                      <w:divsChild>
                                        <w:div w:id="19174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1986">
                              <w:marLeft w:val="0"/>
                              <w:marRight w:val="0"/>
                              <w:marTop w:val="0"/>
                              <w:marBottom w:val="0"/>
                              <w:divBdr>
                                <w:top w:val="none" w:sz="0" w:space="0" w:color="auto"/>
                                <w:left w:val="none" w:sz="0" w:space="0" w:color="auto"/>
                                <w:bottom w:val="none" w:sz="0" w:space="0" w:color="auto"/>
                                <w:right w:val="none" w:sz="0" w:space="0" w:color="auto"/>
                              </w:divBdr>
                            </w:div>
                            <w:div w:id="738675013">
                              <w:marLeft w:val="0"/>
                              <w:marRight w:val="0"/>
                              <w:marTop w:val="0"/>
                              <w:marBottom w:val="0"/>
                              <w:divBdr>
                                <w:top w:val="none" w:sz="0" w:space="0" w:color="auto"/>
                                <w:left w:val="none" w:sz="0" w:space="0" w:color="auto"/>
                                <w:bottom w:val="none" w:sz="0" w:space="0" w:color="auto"/>
                                <w:right w:val="none" w:sz="0" w:space="0" w:color="auto"/>
                              </w:divBdr>
                            </w:div>
                            <w:div w:id="474879711">
                              <w:marLeft w:val="0"/>
                              <w:marRight w:val="0"/>
                              <w:marTop w:val="0"/>
                              <w:marBottom w:val="0"/>
                              <w:divBdr>
                                <w:top w:val="none" w:sz="0" w:space="0" w:color="auto"/>
                                <w:left w:val="none" w:sz="0" w:space="0" w:color="auto"/>
                                <w:bottom w:val="none" w:sz="0" w:space="0" w:color="auto"/>
                                <w:right w:val="none" w:sz="0" w:space="0" w:color="auto"/>
                              </w:divBdr>
                              <w:divsChild>
                                <w:div w:id="937106258">
                                  <w:marLeft w:val="0"/>
                                  <w:marRight w:val="0"/>
                                  <w:marTop w:val="0"/>
                                  <w:marBottom w:val="300"/>
                                  <w:divBdr>
                                    <w:top w:val="single" w:sz="6" w:space="15" w:color="E6E6E6"/>
                                    <w:left w:val="single" w:sz="6" w:space="15" w:color="E6E6E6"/>
                                    <w:bottom w:val="single" w:sz="6" w:space="15" w:color="E6E6E6"/>
                                    <w:right w:val="single" w:sz="6" w:space="15" w:color="E6E6E6"/>
                                  </w:divBdr>
                                  <w:divsChild>
                                    <w:div w:id="759064254">
                                      <w:marLeft w:val="0"/>
                                      <w:marRight w:val="0"/>
                                      <w:marTop w:val="0"/>
                                      <w:marBottom w:val="0"/>
                                      <w:divBdr>
                                        <w:top w:val="none" w:sz="0" w:space="0" w:color="auto"/>
                                        <w:left w:val="none" w:sz="0" w:space="0" w:color="auto"/>
                                        <w:bottom w:val="none" w:sz="0" w:space="0" w:color="auto"/>
                                        <w:right w:val="none" w:sz="0" w:space="0" w:color="auto"/>
                                      </w:divBdr>
                                      <w:divsChild>
                                        <w:div w:id="1886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249239">
                              <w:marLeft w:val="0"/>
                              <w:marRight w:val="0"/>
                              <w:marTop w:val="0"/>
                              <w:marBottom w:val="0"/>
                              <w:divBdr>
                                <w:top w:val="none" w:sz="0" w:space="0" w:color="auto"/>
                                <w:left w:val="none" w:sz="0" w:space="0" w:color="auto"/>
                                <w:bottom w:val="none" w:sz="0" w:space="0" w:color="auto"/>
                                <w:right w:val="none" w:sz="0" w:space="0" w:color="auto"/>
                              </w:divBdr>
                              <w:divsChild>
                                <w:div w:id="1776821904">
                                  <w:marLeft w:val="0"/>
                                  <w:marRight w:val="0"/>
                                  <w:marTop w:val="0"/>
                                  <w:marBottom w:val="0"/>
                                  <w:divBdr>
                                    <w:top w:val="none" w:sz="0" w:space="0" w:color="auto"/>
                                    <w:left w:val="none" w:sz="0" w:space="0" w:color="auto"/>
                                    <w:bottom w:val="none" w:sz="0" w:space="0" w:color="auto"/>
                                    <w:right w:val="none" w:sz="0" w:space="0" w:color="auto"/>
                                  </w:divBdr>
                                </w:div>
                                <w:div w:id="12004248">
                                  <w:marLeft w:val="0"/>
                                  <w:marRight w:val="0"/>
                                  <w:marTop w:val="0"/>
                                  <w:marBottom w:val="0"/>
                                  <w:divBdr>
                                    <w:top w:val="none" w:sz="0" w:space="0" w:color="auto"/>
                                    <w:left w:val="none" w:sz="0" w:space="0" w:color="auto"/>
                                    <w:bottom w:val="none" w:sz="0" w:space="0" w:color="auto"/>
                                    <w:right w:val="none" w:sz="0" w:space="0" w:color="auto"/>
                                  </w:divBdr>
                                </w:div>
                                <w:div w:id="186985051">
                                  <w:marLeft w:val="0"/>
                                  <w:marRight w:val="0"/>
                                  <w:marTop w:val="0"/>
                                  <w:marBottom w:val="0"/>
                                  <w:divBdr>
                                    <w:top w:val="none" w:sz="0" w:space="0" w:color="auto"/>
                                    <w:left w:val="none" w:sz="0" w:space="0" w:color="auto"/>
                                    <w:bottom w:val="none" w:sz="0" w:space="0" w:color="auto"/>
                                    <w:right w:val="none" w:sz="0" w:space="0" w:color="auto"/>
                                  </w:divBdr>
                                  <w:divsChild>
                                    <w:div w:id="10183153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3070746">
                                          <w:marLeft w:val="0"/>
                                          <w:marRight w:val="0"/>
                                          <w:marTop w:val="0"/>
                                          <w:marBottom w:val="0"/>
                                          <w:divBdr>
                                            <w:top w:val="none" w:sz="0" w:space="0" w:color="auto"/>
                                            <w:left w:val="none" w:sz="0" w:space="0" w:color="auto"/>
                                            <w:bottom w:val="none" w:sz="0" w:space="0" w:color="auto"/>
                                            <w:right w:val="none" w:sz="0" w:space="0" w:color="auto"/>
                                          </w:divBdr>
                                          <w:divsChild>
                                            <w:div w:id="19025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8574">
                                  <w:marLeft w:val="0"/>
                                  <w:marRight w:val="0"/>
                                  <w:marTop w:val="0"/>
                                  <w:marBottom w:val="0"/>
                                  <w:divBdr>
                                    <w:top w:val="none" w:sz="0" w:space="0" w:color="auto"/>
                                    <w:left w:val="none" w:sz="0" w:space="0" w:color="auto"/>
                                    <w:bottom w:val="none" w:sz="0" w:space="0" w:color="auto"/>
                                    <w:right w:val="none" w:sz="0" w:space="0" w:color="auto"/>
                                  </w:divBdr>
                                </w:div>
                                <w:div w:id="211042730">
                                  <w:marLeft w:val="0"/>
                                  <w:marRight w:val="0"/>
                                  <w:marTop w:val="0"/>
                                  <w:marBottom w:val="0"/>
                                  <w:divBdr>
                                    <w:top w:val="none" w:sz="0" w:space="0" w:color="auto"/>
                                    <w:left w:val="none" w:sz="0" w:space="0" w:color="auto"/>
                                    <w:bottom w:val="none" w:sz="0" w:space="0" w:color="auto"/>
                                    <w:right w:val="none" w:sz="0" w:space="0" w:color="auto"/>
                                  </w:divBdr>
                                  <w:divsChild>
                                    <w:div w:id="9468899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6380831">
                                          <w:marLeft w:val="0"/>
                                          <w:marRight w:val="0"/>
                                          <w:marTop w:val="0"/>
                                          <w:marBottom w:val="0"/>
                                          <w:divBdr>
                                            <w:top w:val="none" w:sz="0" w:space="0" w:color="auto"/>
                                            <w:left w:val="none" w:sz="0" w:space="0" w:color="auto"/>
                                            <w:bottom w:val="none" w:sz="0" w:space="0" w:color="auto"/>
                                            <w:right w:val="none" w:sz="0" w:space="0" w:color="auto"/>
                                          </w:divBdr>
                                          <w:divsChild>
                                            <w:div w:id="117696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2909">
                                  <w:marLeft w:val="0"/>
                                  <w:marRight w:val="0"/>
                                  <w:marTop w:val="0"/>
                                  <w:marBottom w:val="0"/>
                                  <w:divBdr>
                                    <w:top w:val="none" w:sz="0" w:space="0" w:color="auto"/>
                                    <w:left w:val="none" w:sz="0" w:space="0" w:color="auto"/>
                                    <w:bottom w:val="none" w:sz="0" w:space="0" w:color="auto"/>
                                    <w:right w:val="none" w:sz="0" w:space="0" w:color="auto"/>
                                  </w:divBdr>
                                </w:div>
                                <w:div w:id="940575856">
                                  <w:marLeft w:val="0"/>
                                  <w:marRight w:val="0"/>
                                  <w:marTop w:val="0"/>
                                  <w:marBottom w:val="0"/>
                                  <w:divBdr>
                                    <w:top w:val="none" w:sz="0" w:space="0" w:color="auto"/>
                                    <w:left w:val="none" w:sz="0" w:space="0" w:color="auto"/>
                                    <w:bottom w:val="none" w:sz="0" w:space="0" w:color="auto"/>
                                    <w:right w:val="none" w:sz="0" w:space="0" w:color="auto"/>
                                  </w:divBdr>
                                  <w:divsChild>
                                    <w:div w:id="87511849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40725998">
                                          <w:marLeft w:val="0"/>
                                          <w:marRight w:val="0"/>
                                          <w:marTop w:val="0"/>
                                          <w:marBottom w:val="0"/>
                                          <w:divBdr>
                                            <w:top w:val="none" w:sz="0" w:space="0" w:color="auto"/>
                                            <w:left w:val="none" w:sz="0" w:space="0" w:color="auto"/>
                                            <w:bottom w:val="none" w:sz="0" w:space="0" w:color="auto"/>
                                            <w:right w:val="none" w:sz="0" w:space="0" w:color="auto"/>
                                          </w:divBdr>
                                          <w:divsChild>
                                            <w:div w:id="10016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366184">
                                  <w:marLeft w:val="0"/>
                                  <w:marRight w:val="0"/>
                                  <w:marTop w:val="0"/>
                                  <w:marBottom w:val="0"/>
                                  <w:divBdr>
                                    <w:top w:val="none" w:sz="0" w:space="0" w:color="auto"/>
                                    <w:left w:val="none" w:sz="0" w:space="0" w:color="auto"/>
                                    <w:bottom w:val="none" w:sz="0" w:space="0" w:color="auto"/>
                                    <w:right w:val="none" w:sz="0" w:space="0" w:color="auto"/>
                                  </w:divBdr>
                                </w:div>
                                <w:div w:id="776801822">
                                  <w:marLeft w:val="0"/>
                                  <w:marRight w:val="0"/>
                                  <w:marTop w:val="0"/>
                                  <w:marBottom w:val="0"/>
                                  <w:divBdr>
                                    <w:top w:val="none" w:sz="0" w:space="0" w:color="auto"/>
                                    <w:left w:val="none" w:sz="0" w:space="0" w:color="auto"/>
                                    <w:bottom w:val="none" w:sz="0" w:space="0" w:color="auto"/>
                                    <w:right w:val="none" w:sz="0" w:space="0" w:color="auto"/>
                                  </w:divBdr>
                                </w:div>
                                <w:div w:id="174657319">
                                  <w:marLeft w:val="0"/>
                                  <w:marRight w:val="0"/>
                                  <w:marTop w:val="0"/>
                                  <w:marBottom w:val="0"/>
                                  <w:divBdr>
                                    <w:top w:val="none" w:sz="0" w:space="0" w:color="auto"/>
                                    <w:left w:val="none" w:sz="0" w:space="0" w:color="auto"/>
                                    <w:bottom w:val="none" w:sz="0" w:space="0" w:color="auto"/>
                                    <w:right w:val="none" w:sz="0" w:space="0" w:color="auto"/>
                                  </w:divBdr>
                                  <w:divsChild>
                                    <w:div w:id="18677927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921262196">
                                          <w:marLeft w:val="0"/>
                                          <w:marRight w:val="0"/>
                                          <w:marTop w:val="0"/>
                                          <w:marBottom w:val="0"/>
                                          <w:divBdr>
                                            <w:top w:val="none" w:sz="0" w:space="0" w:color="auto"/>
                                            <w:left w:val="none" w:sz="0" w:space="0" w:color="auto"/>
                                            <w:bottom w:val="none" w:sz="0" w:space="0" w:color="auto"/>
                                            <w:right w:val="none" w:sz="0" w:space="0" w:color="auto"/>
                                          </w:divBdr>
                                          <w:divsChild>
                                            <w:div w:id="437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44460">
                                  <w:marLeft w:val="0"/>
                                  <w:marRight w:val="0"/>
                                  <w:marTop w:val="0"/>
                                  <w:marBottom w:val="0"/>
                                  <w:divBdr>
                                    <w:top w:val="none" w:sz="0" w:space="0" w:color="auto"/>
                                    <w:left w:val="none" w:sz="0" w:space="0" w:color="auto"/>
                                    <w:bottom w:val="none" w:sz="0" w:space="0" w:color="auto"/>
                                    <w:right w:val="none" w:sz="0" w:space="0" w:color="auto"/>
                                  </w:divBdr>
                                </w:div>
                                <w:div w:id="1323196647">
                                  <w:marLeft w:val="0"/>
                                  <w:marRight w:val="0"/>
                                  <w:marTop w:val="0"/>
                                  <w:marBottom w:val="0"/>
                                  <w:divBdr>
                                    <w:top w:val="none" w:sz="0" w:space="0" w:color="auto"/>
                                    <w:left w:val="none" w:sz="0" w:space="0" w:color="auto"/>
                                    <w:bottom w:val="none" w:sz="0" w:space="0" w:color="auto"/>
                                    <w:right w:val="none" w:sz="0" w:space="0" w:color="auto"/>
                                  </w:divBdr>
                                  <w:divsChild>
                                    <w:div w:id="154490242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20125999">
                                          <w:marLeft w:val="0"/>
                                          <w:marRight w:val="0"/>
                                          <w:marTop w:val="0"/>
                                          <w:marBottom w:val="300"/>
                                          <w:divBdr>
                                            <w:top w:val="none" w:sz="0" w:space="0" w:color="auto"/>
                                            <w:left w:val="none" w:sz="0" w:space="0" w:color="auto"/>
                                            <w:bottom w:val="none" w:sz="0" w:space="0" w:color="auto"/>
                                            <w:right w:val="none" w:sz="0" w:space="0" w:color="auto"/>
                                          </w:divBdr>
                                          <w:divsChild>
                                            <w:div w:id="1082996142">
                                              <w:marLeft w:val="0"/>
                                              <w:marRight w:val="0"/>
                                              <w:marTop w:val="0"/>
                                              <w:marBottom w:val="0"/>
                                              <w:divBdr>
                                                <w:top w:val="none" w:sz="0" w:space="0" w:color="auto"/>
                                                <w:left w:val="none" w:sz="0" w:space="0" w:color="auto"/>
                                                <w:bottom w:val="none" w:sz="0" w:space="0" w:color="auto"/>
                                                <w:right w:val="none" w:sz="0" w:space="0" w:color="auto"/>
                                              </w:divBdr>
                                            </w:div>
                                          </w:divsChild>
                                        </w:div>
                                        <w:div w:id="672537301">
                                          <w:marLeft w:val="0"/>
                                          <w:marRight w:val="0"/>
                                          <w:marTop w:val="0"/>
                                          <w:marBottom w:val="0"/>
                                          <w:divBdr>
                                            <w:top w:val="none" w:sz="0" w:space="0" w:color="auto"/>
                                            <w:left w:val="none" w:sz="0" w:space="0" w:color="auto"/>
                                            <w:bottom w:val="none" w:sz="0" w:space="0" w:color="auto"/>
                                            <w:right w:val="none" w:sz="0" w:space="0" w:color="auto"/>
                                          </w:divBdr>
                                          <w:divsChild>
                                            <w:div w:id="14777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522777">
                          <w:marLeft w:val="0"/>
                          <w:marRight w:val="0"/>
                          <w:marTop w:val="0"/>
                          <w:marBottom w:val="0"/>
                          <w:divBdr>
                            <w:top w:val="none" w:sz="0" w:space="0" w:color="auto"/>
                            <w:left w:val="none" w:sz="0" w:space="0" w:color="auto"/>
                            <w:bottom w:val="none" w:sz="0" w:space="0" w:color="auto"/>
                            <w:right w:val="none" w:sz="0" w:space="0" w:color="auto"/>
                          </w:divBdr>
                          <w:divsChild>
                            <w:div w:id="1600407235">
                              <w:marLeft w:val="0"/>
                              <w:marRight w:val="0"/>
                              <w:marTop w:val="0"/>
                              <w:marBottom w:val="0"/>
                              <w:divBdr>
                                <w:top w:val="none" w:sz="0" w:space="0" w:color="auto"/>
                                <w:left w:val="none" w:sz="0" w:space="0" w:color="auto"/>
                                <w:bottom w:val="none" w:sz="0" w:space="0" w:color="auto"/>
                                <w:right w:val="none" w:sz="0" w:space="0" w:color="auto"/>
                              </w:divBdr>
                            </w:div>
                            <w:div w:id="2017420797">
                              <w:marLeft w:val="0"/>
                              <w:marRight w:val="0"/>
                              <w:marTop w:val="0"/>
                              <w:marBottom w:val="0"/>
                              <w:divBdr>
                                <w:top w:val="none" w:sz="0" w:space="0" w:color="auto"/>
                                <w:left w:val="none" w:sz="0" w:space="0" w:color="auto"/>
                                <w:bottom w:val="none" w:sz="0" w:space="0" w:color="auto"/>
                                <w:right w:val="none" w:sz="0" w:space="0" w:color="auto"/>
                              </w:divBdr>
                              <w:divsChild>
                                <w:div w:id="1978296847">
                                  <w:marLeft w:val="0"/>
                                  <w:marRight w:val="0"/>
                                  <w:marTop w:val="0"/>
                                  <w:marBottom w:val="300"/>
                                  <w:divBdr>
                                    <w:top w:val="single" w:sz="6" w:space="15" w:color="E6E6E6"/>
                                    <w:left w:val="single" w:sz="6" w:space="15" w:color="E6E6E6"/>
                                    <w:bottom w:val="single" w:sz="6" w:space="15" w:color="E6E6E6"/>
                                    <w:right w:val="single" w:sz="6" w:space="15" w:color="E6E6E6"/>
                                  </w:divBdr>
                                  <w:divsChild>
                                    <w:div w:id="474688038">
                                      <w:marLeft w:val="0"/>
                                      <w:marRight w:val="0"/>
                                      <w:marTop w:val="0"/>
                                      <w:marBottom w:val="0"/>
                                      <w:divBdr>
                                        <w:top w:val="none" w:sz="0" w:space="0" w:color="auto"/>
                                        <w:left w:val="none" w:sz="0" w:space="0" w:color="auto"/>
                                        <w:bottom w:val="none" w:sz="0" w:space="0" w:color="auto"/>
                                        <w:right w:val="none" w:sz="0" w:space="0" w:color="auto"/>
                                      </w:divBdr>
                                      <w:divsChild>
                                        <w:div w:id="8890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0696">
                              <w:marLeft w:val="0"/>
                              <w:marRight w:val="0"/>
                              <w:marTop w:val="0"/>
                              <w:marBottom w:val="0"/>
                              <w:divBdr>
                                <w:top w:val="none" w:sz="0" w:space="0" w:color="auto"/>
                                <w:left w:val="none" w:sz="0" w:space="0" w:color="auto"/>
                                <w:bottom w:val="none" w:sz="0" w:space="0" w:color="auto"/>
                                <w:right w:val="none" w:sz="0" w:space="0" w:color="auto"/>
                              </w:divBdr>
                            </w:div>
                            <w:div w:id="2044354618">
                              <w:marLeft w:val="0"/>
                              <w:marRight w:val="0"/>
                              <w:marTop w:val="0"/>
                              <w:marBottom w:val="0"/>
                              <w:divBdr>
                                <w:top w:val="none" w:sz="0" w:space="0" w:color="auto"/>
                                <w:left w:val="none" w:sz="0" w:space="0" w:color="auto"/>
                                <w:bottom w:val="none" w:sz="0" w:space="0" w:color="auto"/>
                                <w:right w:val="none" w:sz="0" w:space="0" w:color="auto"/>
                              </w:divBdr>
                            </w:div>
                            <w:div w:id="2071073219">
                              <w:marLeft w:val="0"/>
                              <w:marRight w:val="0"/>
                              <w:marTop w:val="0"/>
                              <w:marBottom w:val="0"/>
                              <w:divBdr>
                                <w:top w:val="none" w:sz="0" w:space="0" w:color="auto"/>
                                <w:left w:val="none" w:sz="0" w:space="0" w:color="auto"/>
                                <w:bottom w:val="none" w:sz="0" w:space="0" w:color="auto"/>
                                <w:right w:val="none" w:sz="0" w:space="0" w:color="auto"/>
                              </w:divBdr>
                              <w:divsChild>
                                <w:div w:id="404491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873080241">
                                      <w:marLeft w:val="0"/>
                                      <w:marRight w:val="0"/>
                                      <w:marTop w:val="0"/>
                                      <w:marBottom w:val="0"/>
                                      <w:divBdr>
                                        <w:top w:val="none" w:sz="0" w:space="0" w:color="auto"/>
                                        <w:left w:val="none" w:sz="0" w:space="0" w:color="auto"/>
                                        <w:bottom w:val="none" w:sz="0" w:space="0" w:color="auto"/>
                                        <w:right w:val="none" w:sz="0" w:space="0" w:color="auto"/>
                                      </w:divBdr>
                                      <w:divsChild>
                                        <w:div w:id="105369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468258">
                              <w:marLeft w:val="0"/>
                              <w:marRight w:val="0"/>
                              <w:marTop w:val="0"/>
                              <w:marBottom w:val="0"/>
                              <w:divBdr>
                                <w:top w:val="none" w:sz="0" w:space="0" w:color="auto"/>
                                <w:left w:val="none" w:sz="0" w:space="0" w:color="auto"/>
                                <w:bottom w:val="none" w:sz="0" w:space="0" w:color="auto"/>
                                <w:right w:val="none" w:sz="0" w:space="0" w:color="auto"/>
                              </w:divBdr>
                            </w:div>
                            <w:div w:id="2089031291">
                              <w:marLeft w:val="0"/>
                              <w:marRight w:val="0"/>
                              <w:marTop w:val="0"/>
                              <w:marBottom w:val="0"/>
                              <w:divBdr>
                                <w:top w:val="none" w:sz="0" w:space="0" w:color="auto"/>
                                <w:left w:val="none" w:sz="0" w:space="0" w:color="auto"/>
                                <w:bottom w:val="none" w:sz="0" w:space="0" w:color="auto"/>
                                <w:right w:val="none" w:sz="0" w:space="0" w:color="auto"/>
                              </w:divBdr>
                              <w:divsChild>
                                <w:div w:id="935558507">
                                  <w:marLeft w:val="0"/>
                                  <w:marRight w:val="0"/>
                                  <w:marTop w:val="0"/>
                                  <w:marBottom w:val="0"/>
                                  <w:divBdr>
                                    <w:top w:val="none" w:sz="0" w:space="0" w:color="auto"/>
                                    <w:left w:val="none" w:sz="0" w:space="0" w:color="auto"/>
                                    <w:bottom w:val="none" w:sz="0" w:space="0" w:color="auto"/>
                                    <w:right w:val="none" w:sz="0" w:space="0" w:color="auto"/>
                                  </w:divBdr>
                                </w:div>
                                <w:div w:id="833302195">
                                  <w:marLeft w:val="0"/>
                                  <w:marRight w:val="0"/>
                                  <w:marTop w:val="0"/>
                                  <w:marBottom w:val="0"/>
                                  <w:divBdr>
                                    <w:top w:val="none" w:sz="0" w:space="0" w:color="auto"/>
                                    <w:left w:val="none" w:sz="0" w:space="0" w:color="auto"/>
                                    <w:bottom w:val="none" w:sz="0" w:space="0" w:color="auto"/>
                                    <w:right w:val="none" w:sz="0" w:space="0" w:color="auto"/>
                                  </w:divBdr>
                                </w:div>
                                <w:div w:id="1423915391">
                                  <w:marLeft w:val="0"/>
                                  <w:marRight w:val="0"/>
                                  <w:marTop w:val="0"/>
                                  <w:marBottom w:val="0"/>
                                  <w:divBdr>
                                    <w:top w:val="none" w:sz="0" w:space="0" w:color="auto"/>
                                    <w:left w:val="none" w:sz="0" w:space="0" w:color="auto"/>
                                    <w:bottom w:val="none" w:sz="0" w:space="0" w:color="auto"/>
                                    <w:right w:val="none" w:sz="0" w:space="0" w:color="auto"/>
                                  </w:divBdr>
                                  <w:divsChild>
                                    <w:div w:id="21218717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117823659">
                                          <w:marLeft w:val="0"/>
                                          <w:marRight w:val="0"/>
                                          <w:marTop w:val="0"/>
                                          <w:marBottom w:val="0"/>
                                          <w:divBdr>
                                            <w:top w:val="none" w:sz="0" w:space="0" w:color="auto"/>
                                            <w:left w:val="none" w:sz="0" w:space="0" w:color="auto"/>
                                            <w:bottom w:val="none" w:sz="0" w:space="0" w:color="auto"/>
                                            <w:right w:val="none" w:sz="0" w:space="0" w:color="auto"/>
                                          </w:divBdr>
                                          <w:divsChild>
                                            <w:div w:id="5678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81239">
                                  <w:marLeft w:val="0"/>
                                  <w:marRight w:val="0"/>
                                  <w:marTop w:val="0"/>
                                  <w:marBottom w:val="0"/>
                                  <w:divBdr>
                                    <w:top w:val="none" w:sz="0" w:space="0" w:color="auto"/>
                                    <w:left w:val="none" w:sz="0" w:space="0" w:color="auto"/>
                                    <w:bottom w:val="none" w:sz="0" w:space="0" w:color="auto"/>
                                    <w:right w:val="none" w:sz="0" w:space="0" w:color="auto"/>
                                  </w:divBdr>
                                </w:div>
                                <w:div w:id="619142037">
                                  <w:marLeft w:val="0"/>
                                  <w:marRight w:val="0"/>
                                  <w:marTop w:val="0"/>
                                  <w:marBottom w:val="0"/>
                                  <w:divBdr>
                                    <w:top w:val="none" w:sz="0" w:space="0" w:color="auto"/>
                                    <w:left w:val="none" w:sz="0" w:space="0" w:color="auto"/>
                                    <w:bottom w:val="none" w:sz="0" w:space="0" w:color="auto"/>
                                    <w:right w:val="none" w:sz="0" w:space="0" w:color="auto"/>
                                  </w:divBdr>
                                  <w:divsChild>
                                    <w:div w:id="876979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33639585">
                                          <w:marLeft w:val="0"/>
                                          <w:marRight w:val="0"/>
                                          <w:marTop w:val="0"/>
                                          <w:marBottom w:val="0"/>
                                          <w:divBdr>
                                            <w:top w:val="none" w:sz="0" w:space="0" w:color="auto"/>
                                            <w:left w:val="none" w:sz="0" w:space="0" w:color="auto"/>
                                            <w:bottom w:val="none" w:sz="0" w:space="0" w:color="auto"/>
                                            <w:right w:val="none" w:sz="0" w:space="0" w:color="auto"/>
                                          </w:divBdr>
                                          <w:divsChild>
                                            <w:div w:id="18963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7845">
                                  <w:marLeft w:val="0"/>
                                  <w:marRight w:val="0"/>
                                  <w:marTop w:val="0"/>
                                  <w:marBottom w:val="0"/>
                                  <w:divBdr>
                                    <w:top w:val="none" w:sz="0" w:space="0" w:color="auto"/>
                                    <w:left w:val="none" w:sz="0" w:space="0" w:color="auto"/>
                                    <w:bottom w:val="none" w:sz="0" w:space="0" w:color="auto"/>
                                    <w:right w:val="none" w:sz="0" w:space="0" w:color="auto"/>
                                  </w:divBdr>
                                </w:div>
                                <w:div w:id="53702755">
                                  <w:marLeft w:val="0"/>
                                  <w:marRight w:val="0"/>
                                  <w:marTop w:val="0"/>
                                  <w:marBottom w:val="0"/>
                                  <w:divBdr>
                                    <w:top w:val="none" w:sz="0" w:space="0" w:color="auto"/>
                                    <w:left w:val="none" w:sz="0" w:space="0" w:color="auto"/>
                                    <w:bottom w:val="none" w:sz="0" w:space="0" w:color="auto"/>
                                    <w:right w:val="none" w:sz="0" w:space="0" w:color="auto"/>
                                  </w:divBdr>
                                  <w:divsChild>
                                    <w:div w:id="16791910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653531307">
                                          <w:marLeft w:val="0"/>
                                          <w:marRight w:val="0"/>
                                          <w:marTop w:val="0"/>
                                          <w:marBottom w:val="0"/>
                                          <w:divBdr>
                                            <w:top w:val="none" w:sz="0" w:space="0" w:color="auto"/>
                                            <w:left w:val="none" w:sz="0" w:space="0" w:color="auto"/>
                                            <w:bottom w:val="none" w:sz="0" w:space="0" w:color="auto"/>
                                            <w:right w:val="none" w:sz="0" w:space="0" w:color="auto"/>
                                          </w:divBdr>
                                          <w:divsChild>
                                            <w:div w:id="8857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36172">
                                  <w:marLeft w:val="0"/>
                                  <w:marRight w:val="0"/>
                                  <w:marTop w:val="0"/>
                                  <w:marBottom w:val="0"/>
                                  <w:divBdr>
                                    <w:top w:val="none" w:sz="0" w:space="0" w:color="auto"/>
                                    <w:left w:val="none" w:sz="0" w:space="0" w:color="auto"/>
                                    <w:bottom w:val="none" w:sz="0" w:space="0" w:color="auto"/>
                                    <w:right w:val="none" w:sz="0" w:space="0" w:color="auto"/>
                                  </w:divBdr>
                                </w:div>
                                <w:div w:id="767392232">
                                  <w:marLeft w:val="0"/>
                                  <w:marRight w:val="0"/>
                                  <w:marTop w:val="0"/>
                                  <w:marBottom w:val="0"/>
                                  <w:divBdr>
                                    <w:top w:val="none" w:sz="0" w:space="0" w:color="auto"/>
                                    <w:left w:val="none" w:sz="0" w:space="0" w:color="auto"/>
                                    <w:bottom w:val="none" w:sz="0" w:space="0" w:color="auto"/>
                                    <w:right w:val="none" w:sz="0" w:space="0" w:color="auto"/>
                                  </w:divBdr>
                                  <w:divsChild>
                                    <w:div w:id="1196115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957759946">
                                          <w:marLeft w:val="0"/>
                                          <w:marRight w:val="0"/>
                                          <w:marTop w:val="0"/>
                                          <w:marBottom w:val="0"/>
                                          <w:divBdr>
                                            <w:top w:val="none" w:sz="0" w:space="0" w:color="auto"/>
                                            <w:left w:val="none" w:sz="0" w:space="0" w:color="auto"/>
                                            <w:bottom w:val="none" w:sz="0" w:space="0" w:color="auto"/>
                                            <w:right w:val="none" w:sz="0" w:space="0" w:color="auto"/>
                                          </w:divBdr>
                                          <w:divsChild>
                                            <w:div w:id="166238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4906">
                          <w:marLeft w:val="0"/>
                          <w:marRight w:val="0"/>
                          <w:marTop w:val="0"/>
                          <w:marBottom w:val="0"/>
                          <w:divBdr>
                            <w:top w:val="none" w:sz="0" w:space="0" w:color="auto"/>
                            <w:left w:val="none" w:sz="0" w:space="0" w:color="auto"/>
                            <w:bottom w:val="none" w:sz="0" w:space="0" w:color="auto"/>
                            <w:right w:val="none" w:sz="0" w:space="0" w:color="auto"/>
                          </w:divBdr>
                          <w:divsChild>
                            <w:div w:id="1358651548">
                              <w:marLeft w:val="0"/>
                              <w:marRight w:val="0"/>
                              <w:marTop w:val="0"/>
                              <w:marBottom w:val="0"/>
                              <w:divBdr>
                                <w:top w:val="none" w:sz="0" w:space="0" w:color="auto"/>
                                <w:left w:val="none" w:sz="0" w:space="0" w:color="auto"/>
                                <w:bottom w:val="none" w:sz="0" w:space="0" w:color="auto"/>
                                <w:right w:val="none" w:sz="0" w:space="0" w:color="auto"/>
                              </w:divBdr>
                            </w:div>
                            <w:div w:id="1083380517">
                              <w:marLeft w:val="0"/>
                              <w:marRight w:val="0"/>
                              <w:marTop w:val="0"/>
                              <w:marBottom w:val="0"/>
                              <w:divBdr>
                                <w:top w:val="none" w:sz="0" w:space="0" w:color="auto"/>
                                <w:left w:val="none" w:sz="0" w:space="0" w:color="auto"/>
                                <w:bottom w:val="none" w:sz="0" w:space="0" w:color="auto"/>
                                <w:right w:val="none" w:sz="0" w:space="0" w:color="auto"/>
                              </w:divBdr>
                              <w:divsChild>
                                <w:div w:id="75979155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03621">
                                      <w:marLeft w:val="0"/>
                                      <w:marRight w:val="0"/>
                                      <w:marTop w:val="0"/>
                                      <w:marBottom w:val="0"/>
                                      <w:divBdr>
                                        <w:top w:val="none" w:sz="0" w:space="0" w:color="auto"/>
                                        <w:left w:val="none" w:sz="0" w:space="0" w:color="auto"/>
                                        <w:bottom w:val="none" w:sz="0" w:space="0" w:color="auto"/>
                                        <w:right w:val="none" w:sz="0" w:space="0" w:color="auto"/>
                                      </w:divBdr>
                                      <w:divsChild>
                                        <w:div w:id="19094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007">
                              <w:marLeft w:val="0"/>
                              <w:marRight w:val="0"/>
                              <w:marTop w:val="0"/>
                              <w:marBottom w:val="0"/>
                              <w:divBdr>
                                <w:top w:val="none" w:sz="0" w:space="0" w:color="auto"/>
                                <w:left w:val="none" w:sz="0" w:space="0" w:color="auto"/>
                                <w:bottom w:val="none" w:sz="0" w:space="0" w:color="auto"/>
                                <w:right w:val="none" w:sz="0" w:space="0" w:color="auto"/>
                              </w:divBdr>
                            </w:div>
                            <w:div w:id="1831677098">
                              <w:marLeft w:val="0"/>
                              <w:marRight w:val="0"/>
                              <w:marTop w:val="0"/>
                              <w:marBottom w:val="0"/>
                              <w:divBdr>
                                <w:top w:val="none" w:sz="0" w:space="0" w:color="auto"/>
                                <w:left w:val="none" w:sz="0" w:space="0" w:color="auto"/>
                                <w:bottom w:val="none" w:sz="0" w:space="0" w:color="auto"/>
                                <w:right w:val="none" w:sz="0" w:space="0" w:color="auto"/>
                              </w:divBdr>
                            </w:div>
                            <w:div w:id="938367140">
                              <w:marLeft w:val="0"/>
                              <w:marRight w:val="0"/>
                              <w:marTop w:val="0"/>
                              <w:marBottom w:val="0"/>
                              <w:divBdr>
                                <w:top w:val="none" w:sz="0" w:space="0" w:color="auto"/>
                                <w:left w:val="none" w:sz="0" w:space="0" w:color="auto"/>
                                <w:bottom w:val="none" w:sz="0" w:space="0" w:color="auto"/>
                                <w:right w:val="none" w:sz="0" w:space="0" w:color="auto"/>
                              </w:divBdr>
                              <w:divsChild>
                                <w:div w:id="88174563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11556957">
                                      <w:marLeft w:val="0"/>
                                      <w:marRight w:val="0"/>
                                      <w:marTop w:val="0"/>
                                      <w:marBottom w:val="0"/>
                                      <w:divBdr>
                                        <w:top w:val="none" w:sz="0" w:space="0" w:color="auto"/>
                                        <w:left w:val="none" w:sz="0" w:space="0" w:color="auto"/>
                                        <w:bottom w:val="none" w:sz="0" w:space="0" w:color="auto"/>
                                        <w:right w:val="none" w:sz="0" w:space="0" w:color="auto"/>
                                      </w:divBdr>
                                      <w:divsChild>
                                        <w:div w:id="1791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78788">
                          <w:marLeft w:val="0"/>
                          <w:marRight w:val="0"/>
                          <w:marTop w:val="0"/>
                          <w:marBottom w:val="0"/>
                          <w:divBdr>
                            <w:top w:val="none" w:sz="0" w:space="0" w:color="auto"/>
                            <w:left w:val="none" w:sz="0" w:space="0" w:color="auto"/>
                            <w:bottom w:val="none" w:sz="0" w:space="0" w:color="auto"/>
                            <w:right w:val="none" w:sz="0" w:space="0" w:color="auto"/>
                          </w:divBdr>
                          <w:divsChild>
                            <w:div w:id="1586257974">
                              <w:marLeft w:val="0"/>
                              <w:marRight w:val="0"/>
                              <w:marTop w:val="0"/>
                              <w:marBottom w:val="0"/>
                              <w:divBdr>
                                <w:top w:val="none" w:sz="0" w:space="0" w:color="auto"/>
                                <w:left w:val="none" w:sz="0" w:space="0" w:color="auto"/>
                                <w:bottom w:val="none" w:sz="0" w:space="0" w:color="auto"/>
                                <w:right w:val="none" w:sz="0" w:space="0" w:color="auto"/>
                              </w:divBdr>
                            </w:div>
                            <w:div w:id="1713579448">
                              <w:marLeft w:val="0"/>
                              <w:marRight w:val="0"/>
                              <w:marTop w:val="0"/>
                              <w:marBottom w:val="0"/>
                              <w:divBdr>
                                <w:top w:val="none" w:sz="0" w:space="0" w:color="auto"/>
                                <w:left w:val="none" w:sz="0" w:space="0" w:color="auto"/>
                                <w:bottom w:val="none" w:sz="0" w:space="0" w:color="auto"/>
                                <w:right w:val="none" w:sz="0" w:space="0" w:color="auto"/>
                              </w:divBdr>
                              <w:divsChild>
                                <w:div w:id="28292926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26435986">
                                      <w:marLeft w:val="0"/>
                                      <w:marRight w:val="0"/>
                                      <w:marTop w:val="0"/>
                                      <w:marBottom w:val="0"/>
                                      <w:divBdr>
                                        <w:top w:val="none" w:sz="0" w:space="0" w:color="auto"/>
                                        <w:left w:val="none" w:sz="0" w:space="0" w:color="auto"/>
                                        <w:bottom w:val="none" w:sz="0" w:space="0" w:color="auto"/>
                                        <w:right w:val="none" w:sz="0" w:space="0" w:color="auto"/>
                                      </w:divBdr>
                                      <w:divsChild>
                                        <w:div w:id="3826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4394">
                              <w:marLeft w:val="0"/>
                              <w:marRight w:val="0"/>
                              <w:marTop w:val="0"/>
                              <w:marBottom w:val="0"/>
                              <w:divBdr>
                                <w:top w:val="none" w:sz="0" w:space="0" w:color="auto"/>
                                <w:left w:val="none" w:sz="0" w:space="0" w:color="auto"/>
                                <w:bottom w:val="none" w:sz="0" w:space="0" w:color="auto"/>
                                <w:right w:val="none" w:sz="0" w:space="0" w:color="auto"/>
                              </w:divBdr>
                            </w:div>
                            <w:div w:id="1230001485">
                              <w:marLeft w:val="0"/>
                              <w:marRight w:val="0"/>
                              <w:marTop w:val="0"/>
                              <w:marBottom w:val="0"/>
                              <w:divBdr>
                                <w:top w:val="none" w:sz="0" w:space="0" w:color="auto"/>
                                <w:left w:val="none" w:sz="0" w:space="0" w:color="auto"/>
                                <w:bottom w:val="none" w:sz="0" w:space="0" w:color="auto"/>
                                <w:right w:val="none" w:sz="0" w:space="0" w:color="auto"/>
                              </w:divBdr>
                            </w:div>
                            <w:div w:id="766853286">
                              <w:marLeft w:val="0"/>
                              <w:marRight w:val="0"/>
                              <w:marTop w:val="0"/>
                              <w:marBottom w:val="0"/>
                              <w:divBdr>
                                <w:top w:val="none" w:sz="0" w:space="0" w:color="auto"/>
                                <w:left w:val="none" w:sz="0" w:space="0" w:color="auto"/>
                                <w:bottom w:val="none" w:sz="0" w:space="0" w:color="auto"/>
                                <w:right w:val="none" w:sz="0" w:space="0" w:color="auto"/>
                              </w:divBdr>
                              <w:divsChild>
                                <w:div w:id="13431208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44851361">
                                      <w:marLeft w:val="0"/>
                                      <w:marRight w:val="0"/>
                                      <w:marTop w:val="0"/>
                                      <w:marBottom w:val="0"/>
                                      <w:divBdr>
                                        <w:top w:val="none" w:sz="0" w:space="0" w:color="auto"/>
                                        <w:left w:val="none" w:sz="0" w:space="0" w:color="auto"/>
                                        <w:bottom w:val="none" w:sz="0" w:space="0" w:color="auto"/>
                                        <w:right w:val="none" w:sz="0" w:space="0" w:color="auto"/>
                                      </w:divBdr>
                                      <w:divsChild>
                                        <w:div w:id="1711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3939">
                              <w:marLeft w:val="0"/>
                              <w:marRight w:val="0"/>
                              <w:marTop w:val="0"/>
                              <w:marBottom w:val="0"/>
                              <w:divBdr>
                                <w:top w:val="none" w:sz="0" w:space="0" w:color="auto"/>
                                <w:left w:val="none" w:sz="0" w:space="0" w:color="auto"/>
                                <w:bottom w:val="none" w:sz="0" w:space="0" w:color="auto"/>
                                <w:right w:val="none" w:sz="0" w:space="0" w:color="auto"/>
                              </w:divBdr>
                            </w:div>
                            <w:div w:id="1025449528">
                              <w:marLeft w:val="0"/>
                              <w:marRight w:val="0"/>
                              <w:marTop w:val="0"/>
                              <w:marBottom w:val="0"/>
                              <w:divBdr>
                                <w:top w:val="none" w:sz="0" w:space="0" w:color="auto"/>
                                <w:left w:val="none" w:sz="0" w:space="0" w:color="auto"/>
                                <w:bottom w:val="none" w:sz="0" w:space="0" w:color="auto"/>
                                <w:right w:val="none" w:sz="0" w:space="0" w:color="auto"/>
                              </w:divBdr>
                              <w:divsChild>
                                <w:div w:id="10984095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785196900">
                                      <w:marLeft w:val="0"/>
                                      <w:marRight w:val="0"/>
                                      <w:marTop w:val="0"/>
                                      <w:marBottom w:val="0"/>
                                      <w:divBdr>
                                        <w:top w:val="none" w:sz="0" w:space="0" w:color="auto"/>
                                        <w:left w:val="none" w:sz="0" w:space="0" w:color="auto"/>
                                        <w:bottom w:val="none" w:sz="0" w:space="0" w:color="auto"/>
                                        <w:right w:val="none" w:sz="0" w:space="0" w:color="auto"/>
                                      </w:divBdr>
                                      <w:divsChild>
                                        <w:div w:id="127586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1109">
                              <w:marLeft w:val="0"/>
                              <w:marRight w:val="0"/>
                              <w:marTop w:val="0"/>
                              <w:marBottom w:val="0"/>
                              <w:divBdr>
                                <w:top w:val="none" w:sz="0" w:space="0" w:color="auto"/>
                                <w:left w:val="none" w:sz="0" w:space="0" w:color="auto"/>
                                <w:bottom w:val="none" w:sz="0" w:space="0" w:color="auto"/>
                                <w:right w:val="none" w:sz="0" w:space="0" w:color="auto"/>
                              </w:divBdr>
                            </w:div>
                          </w:divsChild>
                        </w:div>
                        <w:div w:id="451674715">
                          <w:marLeft w:val="0"/>
                          <w:marRight w:val="0"/>
                          <w:marTop w:val="0"/>
                          <w:marBottom w:val="0"/>
                          <w:divBdr>
                            <w:top w:val="none" w:sz="0" w:space="0" w:color="auto"/>
                            <w:left w:val="none" w:sz="0" w:space="0" w:color="auto"/>
                            <w:bottom w:val="none" w:sz="0" w:space="0" w:color="auto"/>
                            <w:right w:val="none" w:sz="0" w:space="0" w:color="auto"/>
                          </w:divBdr>
                          <w:divsChild>
                            <w:div w:id="112211235">
                              <w:marLeft w:val="0"/>
                              <w:marRight w:val="0"/>
                              <w:marTop w:val="0"/>
                              <w:marBottom w:val="0"/>
                              <w:divBdr>
                                <w:top w:val="none" w:sz="0" w:space="0" w:color="auto"/>
                                <w:left w:val="none" w:sz="0" w:space="0" w:color="auto"/>
                                <w:bottom w:val="none" w:sz="0" w:space="0" w:color="auto"/>
                                <w:right w:val="none" w:sz="0" w:space="0" w:color="auto"/>
                              </w:divBdr>
                            </w:div>
                            <w:div w:id="1993024415">
                              <w:marLeft w:val="0"/>
                              <w:marRight w:val="0"/>
                              <w:marTop w:val="0"/>
                              <w:marBottom w:val="0"/>
                              <w:divBdr>
                                <w:top w:val="none" w:sz="0" w:space="0" w:color="auto"/>
                                <w:left w:val="none" w:sz="0" w:space="0" w:color="auto"/>
                                <w:bottom w:val="none" w:sz="0" w:space="0" w:color="auto"/>
                                <w:right w:val="none" w:sz="0" w:space="0" w:color="auto"/>
                              </w:divBdr>
                              <w:divsChild>
                                <w:div w:id="1001085681">
                                  <w:marLeft w:val="0"/>
                                  <w:marRight w:val="0"/>
                                  <w:marTop w:val="0"/>
                                  <w:marBottom w:val="300"/>
                                  <w:divBdr>
                                    <w:top w:val="single" w:sz="6" w:space="15" w:color="E6E6E6"/>
                                    <w:left w:val="single" w:sz="6" w:space="15" w:color="E6E6E6"/>
                                    <w:bottom w:val="single" w:sz="6" w:space="15" w:color="E6E6E6"/>
                                    <w:right w:val="single" w:sz="6" w:space="15" w:color="E6E6E6"/>
                                  </w:divBdr>
                                  <w:divsChild>
                                    <w:div w:id="794716155">
                                      <w:marLeft w:val="0"/>
                                      <w:marRight w:val="0"/>
                                      <w:marTop w:val="0"/>
                                      <w:marBottom w:val="0"/>
                                      <w:divBdr>
                                        <w:top w:val="none" w:sz="0" w:space="0" w:color="auto"/>
                                        <w:left w:val="none" w:sz="0" w:space="0" w:color="auto"/>
                                        <w:bottom w:val="none" w:sz="0" w:space="0" w:color="auto"/>
                                        <w:right w:val="none" w:sz="0" w:space="0" w:color="auto"/>
                                      </w:divBdr>
                                      <w:divsChild>
                                        <w:div w:id="5478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539199">
                              <w:marLeft w:val="0"/>
                              <w:marRight w:val="0"/>
                              <w:marTop w:val="0"/>
                              <w:marBottom w:val="0"/>
                              <w:divBdr>
                                <w:top w:val="none" w:sz="0" w:space="0" w:color="auto"/>
                                <w:left w:val="none" w:sz="0" w:space="0" w:color="auto"/>
                                <w:bottom w:val="none" w:sz="0" w:space="0" w:color="auto"/>
                                <w:right w:val="none" w:sz="0" w:space="0" w:color="auto"/>
                              </w:divBdr>
                            </w:div>
                            <w:div w:id="7568414">
                              <w:marLeft w:val="0"/>
                              <w:marRight w:val="0"/>
                              <w:marTop w:val="0"/>
                              <w:marBottom w:val="0"/>
                              <w:divBdr>
                                <w:top w:val="none" w:sz="0" w:space="0" w:color="auto"/>
                                <w:left w:val="none" w:sz="0" w:space="0" w:color="auto"/>
                                <w:bottom w:val="none" w:sz="0" w:space="0" w:color="auto"/>
                                <w:right w:val="none" w:sz="0" w:space="0" w:color="auto"/>
                              </w:divBdr>
                            </w:div>
                            <w:div w:id="313680961">
                              <w:marLeft w:val="0"/>
                              <w:marRight w:val="0"/>
                              <w:marTop w:val="0"/>
                              <w:marBottom w:val="0"/>
                              <w:divBdr>
                                <w:top w:val="none" w:sz="0" w:space="0" w:color="auto"/>
                                <w:left w:val="none" w:sz="0" w:space="0" w:color="auto"/>
                                <w:bottom w:val="none" w:sz="0" w:space="0" w:color="auto"/>
                                <w:right w:val="none" w:sz="0" w:space="0" w:color="auto"/>
                              </w:divBdr>
                              <w:divsChild>
                                <w:div w:id="172887005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52978478">
                                      <w:marLeft w:val="0"/>
                                      <w:marRight w:val="0"/>
                                      <w:marTop w:val="0"/>
                                      <w:marBottom w:val="0"/>
                                      <w:divBdr>
                                        <w:top w:val="none" w:sz="0" w:space="0" w:color="auto"/>
                                        <w:left w:val="none" w:sz="0" w:space="0" w:color="auto"/>
                                        <w:bottom w:val="none" w:sz="0" w:space="0" w:color="auto"/>
                                        <w:right w:val="none" w:sz="0" w:space="0" w:color="auto"/>
                                      </w:divBdr>
                                      <w:divsChild>
                                        <w:div w:id="11341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36649">
                              <w:marLeft w:val="0"/>
                              <w:marRight w:val="0"/>
                              <w:marTop w:val="0"/>
                              <w:marBottom w:val="0"/>
                              <w:divBdr>
                                <w:top w:val="none" w:sz="0" w:space="0" w:color="auto"/>
                                <w:left w:val="none" w:sz="0" w:space="0" w:color="auto"/>
                                <w:bottom w:val="none" w:sz="0" w:space="0" w:color="auto"/>
                                <w:right w:val="none" w:sz="0" w:space="0" w:color="auto"/>
                              </w:divBdr>
                            </w:div>
                            <w:div w:id="1443186210">
                              <w:marLeft w:val="0"/>
                              <w:marRight w:val="0"/>
                              <w:marTop w:val="0"/>
                              <w:marBottom w:val="0"/>
                              <w:divBdr>
                                <w:top w:val="none" w:sz="0" w:space="0" w:color="auto"/>
                                <w:left w:val="none" w:sz="0" w:space="0" w:color="auto"/>
                                <w:bottom w:val="none" w:sz="0" w:space="0" w:color="auto"/>
                                <w:right w:val="none" w:sz="0" w:space="0" w:color="auto"/>
                              </w:divBdr>
                              <w:divsChild>
                                <w:div w:id="14068058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779253197">
                                      <w:marLeft w:val="0"/>
                                      <w:marRight w:val="0"/>
                                      <w:marTop w:val="0"/>
                                      <w:marBottom w:val="0"/>
                                      <w:divBdr>
                                        <w:top w:val="none" w:sz="0" w:space="0" w:color="auto"/>
                                        <w:left w:val="none" w:sz="0" w:space="0" w:color="auto"/>
                                        <w:bottom w:val="none" w:sz="0" w:space="0" w:color="auto"/>
                                        <w:right w:val="none" w:sz="0" w:space="0" w:color="auto"/>
                                      </w:divBdr>
                                      <w:divsChild>
                                        <w:div w:id="20765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9087">
                              <w:marLeft w:val="0"/>
                              <w:marRight w:val="0"/>
                              <w:marTop w:val="0"/>
                              <w:marBottom w:val="0"/>
                              <w:divBdr>
                                <w:top w:val="none" w:sz="0" w:space="0" w:color="auto"/>
                                <w:left w:val="none" w:sz="0" w:space="0" w:color="auto"/>
                                <w:bottom w:val="none" w:sz="0" w:space="0" w:color="auto"/>
                                <w:right w:val="none" w:sz="0" w:space="0" w:color="auto"/>
                              </w:divBdr>
                            </w:div>
                          </w:divsChild>
                        </w:div>
                        <w:div w:id="1588613228">
                          <w:marLeft w:val="0"/>
                          <w:marRight w:val="0"/>
                          <w:marTop w:val="0"/>
                          <w:marBottom w:val="0"/>
                          <w:divBdr>
                            <w:top w:val="none" w:sz="0" w:space="0" w:color="auto"/>
                            <w:left w:val="none" w:sz="0" w:space="0" w:color="auto"/>
                            <w:bottom w:val="none" w:sz="0" w:space="0" w:color="auto"/>
                            <w:right w:val="none" w:sz="0" w:space="0" w:color="auto"/>
                          </w:divBdr>
                          <w:divsChild>
                            <w:div w:id="1844008194">
                              <w:marLeft w:val="0"/>
                              <w:marRight w:val="0"/>
                              <w:marTop w:val="0"/>
                              <w:marBottom w:val="0"/>
                              <w:divBdr>
                                <w:top w:val="none" w:sz="0" w:space="0" w:color="auto"/>
                                <w:left w:val="none" w:sz="0" w:space="0" w:color="auto"/>
                                <w:bottom w:val="none" w:sz="0" w:space="0" w:color="auto"/>
                                <w:right w:val="none" w:sz="0" w:space="0" w:color="auto"/>
                              </w:divBdr>
                            </w:div>
                            <w:div w:id="1038748258">
                              <w:marLeft w:val="0"/>
                              <w:marRight w:val="0"/>
                              <w:marTop w:val="0"/>
                              <w:marBottom w:val="0"/>
                              <w:divBdr>
                                <w:top w:val="none" w:sz="0" w:space="0" w:color="auto"/>
                                <w:left w:val="none" w:sz="0" w:space="0" w:color="auto"/>
                                <w:bottom w:val="none" w:sz="0" w:space="0" w:color="auto"/>
                                <w:right w:val="none" w:sz="0" w:space="0" w:color="auto"/>
                              </w:divBdr>
                              <w:divsChild>
                                <w:div w:id="195266454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157645426">
                                      <w:marLeft w:val="0"/>
                                      <w:marRight w:val="0"/>
                                      <w:marTop w:val="0"/>
                                      <w:marBottom w:val="0"/>
                                      <w:divBdr>
                                        <w:top w:val="none" w:sz="0" w:space="0" w:color="auto"/>
                                        <w:left w:val="none" w:sz="0" w:space="0" w:color="auto"/>
                                        <w:bottom w:val="none" w:sz="0" w:space="0" w:color="auto"/>
                                        <w:right w:val="none" w:sz="0" w:space="0" w:color="auto"/>
                                      </w:divBdr>
                                      <w:divsChild>
                                        <w:div w:id="14577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97881">
                              <w:marLeft w:val="0"/>
                              <w:marRight w:val="0"/>
                              <w:marTop w:val="0"/>
                              <w:marBottom w:val="0"/>
                              <w:divBdr>
                                <w:top w:val="none" w:sz="0" w:space="0" w:color="auto"/>
                                <w:left w:val="none" w:sz="0" w:space="0" w:color="auto"/>
                                <w:bottom w:val="none" w:sz="0" w:space="0" w:color="auto"/>
                                <w:right w:val="none" w:sz="0" w:space="0" w:color="auto"/>
                              </w:divBdr>
                            </w:div>
                            <w:div w:id="1633246260">
                              <w:marLeft w:val="0"/>
                              <w:marRight w:val="0"/>
                              <w:marTop w:val="0"/>
                              <w:marBottom w:val="0"/>
                              <w:divBdr>
                                <w:top w:val="none" w:sz="0" w:space="0" w:color="auto"/>
                                <w:left w:val="none" w:sz="0" w:space="0" w:color="auto"/>
                                <w:bottom w:val="none" w:sz="0" w:space="0" w:color="auto"/>
                                <w:right w:val="none" w:sz="0" w:space="0" w:color="auto"/>
                              </w:divBdr>
                            </w:div>
                            <w:div w:id="948202916">
                              <w:marLeft w:val="0"/>
                              <w:marRight w:val="0"/>
                              <w:marTop w:val="0"/>
                              <w:marBottom w:val="0"/>
                              <w:divBdr>
                                <w:top w:val="none" w:sz="0" w:space="0" w:color="auto"/>
                                <w:left w:val="none" w:sz="0" w:space="0" w:color="auto"/>
                                <w:bottom w:val="none" w:sz="0" w:space="0" w:color="auto"/>
                                <w:right w:val="none" w:sz="0" w:space="0" w:color="auto"/>
                              </w:divBdr>
                              <w:divsChild>
                                <w:div w:id="109459669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46665923">
                                      <w:marLeft w:val="0"/>
                                      <w:marRight w:val="0"/>
                                      <w:marTop w:val="0"/>
                                      <w:marBottom w:val="0"/>
                                      <w:divBdr>
                                        <w:top w:val="none" w:sz="0" w:space="0" w:color="auto"/>
                                        <w:left w:val="none" w:sz="0" w:space="0" w:color="auto"/>
                                        <w:bottom w:val="none" w:sz="0" w:space="0" w:color="auto"/>
                                        <w:right w:val="none" w:sz="0" w:space="0" w:color="auto"/>
                                      </w:divBdr>
                                      <w:divsChild>
                                        <w:div w:id="18071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317596">
                              <w:marLeft w:val="0"/>
                              <w:marRight w:val="0"/>
                              <w:marTop w:val="0"/>
                              <w:marBottom w:val="0"/>
                              <w:divBdr>
                                <w:top w:val="none" w:sz="0" w:space="0" w:color="auto"/>
                                <w:left w:val="none" w:sz="0" w:space="0" w:color="auto"/>
                                <w:bottom w:val="none" w:sz="0" w:space="0" w:color="auto"/>
                                <w:right w:val="none" w:sz="0" w:space="0" w:color="auto"/>
                              </w:divBdr>
                            </w:div>
                            <w:div w:id="1834374384">
                              <w:marLeft w:val="0"/>
                              <w:marRight w:val="0"/>
                              <w:marTop w:val="0"/>
                              <w:marBottom w:val="0"/>
                              <w:divBdr>
                                <w:top w:val="none" w:sz="0" w:space="0" w:color="auto"/>
                                <w:left w:val="none" w:sz="0" w:space="0" w:color="auto"/>
                                <w:bottom w:val="none" w:sz="0" w:space="0" w:color="auto"/>
                                <w:right w:val="none" w:sz="0" w:space="0" w:color="auto"/>
                              </w:divBdr>
                              <w:divsChild>
                                <w:div w:id="1143229822">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28872075">
                                      <w:marLeft w:val="0"/>
                                      <w:marRight w:val="0"/>
                                      <w:marTop w:val="0"/>
                                      <w:marBottom w:val="0"/>
                                      <w:divBdr>
                                        <w:top w:val="none" w:sz="0" w:space="0" w:color="auto"/>
                                        <w:left w:val="none" w:sz="0" w:space="0" w:color="auto"/>
                                        <w:bottom w:val="none" w:sz="0" w:space="0" w:color="auto"/>
                                        <w:right w:val="none" w:sz="0" w:space="0" w:color="auto"/>
                                      </w:divBdr>
                                      <w:divsChild>
                                        <w:div w:id="16383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5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7448">
                      <w:marLeft w:val="0"/>
                      <w:marRight w:val="0"/>
                      <w:marTop w:val="0"/>
                      <w:marBottom w:val="0"/>
                      <w:divBdr>
                        <w:top w:val="none" w:sz="0" w:space="0" w:color="auto"/>
                        <w:left w:val="none" w:sz="0" w:space="0" w:color="auto"/>
                        <w:bottom w:val="none" w:sz="0" w:space="0" w:color="auto"/>
                        <w:right w:val="none" w:sz="0" w:space="0" w:color="auto"/>
                      </w:divBdr>
                      <w:divsChild>
                        <w:div w:id="632712671">
                          <w:marLeft w:val="0"/>
                          <w:marRight w:val="0"/>
                          <w:marTop w:val="0"/>
                          <w:marBottom w:val="0"/>
                          <w:divBdr>
                            <w:top w:val="none" w:sz="0" w:space="0" w:color="auto"/>
                            <w:left w:val="none" w:sz="0" w:space="0" w:color="auto"/>
                            <w:bottom w:val="none" w:sz="0" w:space="0" w:color="auto"/>
                            <w:right w:val="none" w:sz="0" w:space="0" w:color="auto"/>
                          </w:divBdr>
                        </w:div>
                        <w:div w:id="820269017">
                          <w:marLeft w:val="0"/>
                          <w:marRight w:val="0"/>
                          <w:marTop w:val="0"/>
                          <w:marBottom w:val="0"/>
                          <w:divBdr>
                            <w:top w:val="none" w:sz="0" w:space="0" w:color="auto"/>
                            <w:left w:val="none" w:sz="0" w:space="0" w:color="auto"/>
                            <w:bottom w:val="none" w:sz="0" w:space="0" w:color="auto"/>
                            <w:right w:val="none" w:sz="0" w:space="0" w:color="auto"/>
                          </w:divBdr>
                        </w:div>
                        <w:div w:id="83917729">
                          <w:marLeft w:val="0"/>
                          <w:marRight w:val="0"/>
                          <w:marTop w:val="0"/>
                          <w:marBottom w:val="0"/>
                          <w:divBdr>
                            <w:top w:val="none" w:sz="0" w:space="0" w:color="auto"/>
                            <w:left w:val="none" w:sz="0" w:space="0" w:color="auto"/>
                            <w:bottom w:val="none" w:sz="0" w:space="0" w:color="auto"/>
                            <w:right w:val="none" w:sz="0" w:space="0" w:color="auto"/>
                          </w:divBdr>
                          <w:divsChild>
                            <w:div w:id="2886320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38856564">
                                  <w:marLeft w:val="0"/>
                                  <w:marRight w:val="0"/>
                                  <w:marTop w:val="0"/>
                                  <w:marBottom w:val="0"/>
                                  <w:divBdr>
                                    <w:top w:val="none" w:sz="0" w:space="0" w:color="auto"/>
                                    <w:left w:val="none" w:sz="0" w:space="0" w:color="auto"/>
                                    <w:bottom w:val="none" w:sz="0" w:space="0" w:color="auto"/>
                                    <w:right w:val="none" w:sz="0" w:space="0" w:color="auto"/>
                                  </w:divBdr>
                                  <w:divsChild>
                                    <w:div w:id="12310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47383">
                      <w:marLeft w:val="0"/>
                      <w:marRight w:val="0"/>
                      <w:marTop w:val="0"/>
                      <w:marBottom w:val="0"/>
                      <w:divBdr>
                        <w:top w:val="none" w:sz="0" w:space="0" w:color="auto"/>
                        <w:left w:val="none" w:sz="0" w:space="0" w:color="auto"/>
                        <w:bottom w:val="none" w:sz="0" w:space="0" w:color="auto"/>
                        <w:right w:val="none" w:sz="0" w:space="0" w:color="auto"/>
                      </w:divBdr>
                      <w:divsChild>
                        <w:div w:id="1261910635">
                          <w:marLeft w:val="0"/>
                          <w:marRight w:val="0"/>
                          <w:marTop w:val="0"/>
                          <w:marBottom w:val="0"/>
                          <w:divBdr>
                            <w:top w:val="none" w:sz="0" w:space="0" w:color="auto"/>
                            <w:left w:val="none" w:sz="0" w:space="0" w:color="auto"/>
                            <w:bottom w:val="none" w:sz="0" w:space="0" w:color="auto"/>
                            <w:right w:val="none" w:sz="0" w:space="0" w:color="auto"/>
                          </w:divBdr>
                        </w:div>
                        <w:div w:id="931471841">
                          <w:marLeft w:val="0"/>
                          <w:marRight w:val="0"/>
                          <w:marTop w:val="0"/>
                          <w:marBottom w:val="0"/>
                          <w:divBdr>
                            <w:top w:val="none" w:sz="0" w:space="0" w:color="auto"/>
                            <w:left w:val="none" w:sz="0" w:space="0" w:color="auto"/>
                            <w:bottom w:val="none" w:sz="0" w:space="0" w:color="auto"/>
                            <w:right w:val="none" w:sz="0" w:space="0" w:color="auto"/>
                          </w:divBdr>
                          <w:divsChild>
                            <w:div w:id="1913276713">
                              <w:marLeft w:val="0"/>
                              <w:marRight w:val="0"/>
                              <w:marTop w:val="0"/>
                              <w:marBottom w:val="300"/>
                              <w:divBdr>
                                <w:top w:val="single" w:sz="6" w:space="15" w:color="E6E6E6"/>
                                <w:left w:val="single" w:sz="6" w:space="15" w:color="E6E6E6"/>
                                <w:bottom w:val="single" w:sz="6" w:space="15" w:color="E6E6E6"/>
                                <w:right w:val="single" w:sz="6" w:space="15" w:color="E6E6E6"/>
                              </w:divBdr>
                              <w:divsChild>
                                <w:div w:id="6253835">
                                  <w:marLeft w:val="0"/>
                                  <w:marRight w:val="0"/>
                                  <w:marTop w:val="0"/>
                                  <w:marBottom w:val="0"/>
                                  <w:divBdr>
                                    <w:top w:val="none" w:sz="0" w:space="0" w:color="auto"/>
                                    <w:left w:val="none" w:sz="0" w:space="0" w:color="auto"/>
                                    <w:bottom w:val="none" w:sz="0" w:space="0" w:color="auto"/>
                                    <w:right w:val="none" w:sz="0" w:space="0" w:color="auto"/>
                                  </w:divBdr>
                                  <w:divsChild>
                                    <w:div w:id="6342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79717">
                          <w:marLeft w:val="0"/>
                          <w:marRight w:val="0"/>
                          <w:marTop w:val="0"/>
                          <w:marBottom w:val="0"/>
                          <w:divBdr>
                            <w:top w:val="none" w:sz="0" w:space="0" w:color="auto"/>
                            <w:left w:val="none" w:sz="0" w:space="0" w:color="auto"/>
                            <w:bottom w:val="none" w:sz="0" w:space="0" w:color="auto"/>
                            <w:right w:val="none" w:sz="0" w:space="0" w:color="auto"/>
                          </w:divBdr>
                          <w:divsChild>
                            <w:div w:id="875897723">
                              <w:marLeft w:val="0"/>
                              <w:marRight w:val="0"/>
                              <w:marTop w:val="0"/>
                              <w:marBottom w:val="0"/>
                              <w:divBdr>
                                <w:top w:val="none" w:sz="0" w:space="0" w:color="auto"/>
                                <w:left w:val="none" w:sz="0" w:space="0" w:color="auto"/>
                                <w:bottom w:val="none" w:sz="0" w:space="0" w:color="auto"/>
                                <w:right w:val="none" w:sz="0" w:space="0" w:color="auto"/>
                              </w:divBdr>
                            </w:div>
                          </w:divsChild>
                        </w:div>
                        <w:div w:id="1029571122">
                          <w:marLeft w:val="0"/>
                          <w:marRight w:val="0"/>
                          <w:marTop w:val="0"/>
                          <w:marBottom w:val="0"/>
                          <w:divBdr>
                            <w:top w:val="none" w:sz="0" w:space="0" w:color="auto"/>
                            <w:left w:val="none" w:sz="0" w:space="0" w:color="auto"/>
                            <w:bottom w:val="none" w:sz="0" w:space="0" w:color="auto"/>
                            <w:right w:val="none" w:sz="0" w:space="0" w:color="auto"/>
                          </w:divBdr>
                          <w:divsChild>
                            <w:div w:id="608926211">
                              <w:marLeft w:val="0"/>
                              <w:marRight w:val="0"/>
                              <w:marTop w:val="0"/>
                              <w:marBottom w:val="0"/>
                              <w:divBdr>
                                <w:top w:val="none" w:sz="0" w:space="0" w:color="auto"/>
                                <w:left w:val="none" w:sz="0" w:space="0" w:color="auto"/>
                                <w:bottom w:val="none" w:sz="0" w:space="0" w:color="auto"/>
                                <w:right w:val="none" w:sz="0" w:space="0" w:color="auto"/>
                              </w:divBdr>
                            </w:div>
                            <w:div w:id="114906425">
                              <w:marLeft w:val="0"/>
                              <w:marRight w:val="0"/>
                              <w:marTop w:val="0"/>
                              <w:marBottom w:val="0"/>
                              <w:divBdr>
                                <w:top w:val="none" w:sz="0" w:space="0" w:color="auto"/>
                                <w:left w:val="none" w:sz="0" w:space="0" w:color="auto"/>
                                <w:bottom w:val="none" w:sz="0" w:space="0" w:color="auto"/>
                                <w:right w:val="none" w:sz="0" w:space="0" w:color="auto"/>
                              </w:divBdr>
                            </w:div>
                            <w:div w:id="229921637">
                              <w:marLeft w:val="0"/>
                              <w:marRight w:val="0"/>
                              <w:marTop w:val="0"/>
                              <w:marBottom w:val="0"/>
                              <w:divBdr>
                                <w:top w:val="none" w:sz="0" w:space="0" w:color="auto"/>
                                <w:left w:val="none" w:sz="0" w:space="0" w:color="auto"/>
                                <w:bottom w:val="none" w:sz="0" w:space="0" w:color="auto"/>
                                <w:right w:val="none" w:sz="0" w:space="0" w:color="auto"/>
                              </w:divBdr>
                            </w:div>
                            <w:div w:id="849106191">
                              <w:marLeft w:val="0"/>
                              <w:marRight w:val="0"/>
                              <w:marTop w:val="450"/>
                              <w:marBottom w:val="450"/>
                              <w:divBdr>
                                <w:top w:val="none" w:sz="0" w:space="0" w:color="auto"/>
                                <w:left w:val="single" w:sz="24" w:space="0" w:color="6DB33F"/>
                                <w:bottom w:val="none" w:sz="0" w:space="0" w:color="auto"/>
                                <w:right w:val="none" w:sz="0" w:space="0" w:color="auto"/>
                              </w:divBdr>
                            </w:div>
                          </w:divsChild>
                        </w:div>
                        <w:div w:id="281500924">
                          <w:marLeft w:val="0"/>
                          <w:marRight w:val="0"/>
                          <w:marTop w:val="0"/>
                          <w:marBottom w:val="0"/>
                          <w:divBdr>
                            <w:top w:val="none" w:sz="0" w:space="0" w:color="auto"/>
                            <w:left w:val="none" w:sz="0" w:space="0" w:color="auto"/>
                            <w:bottom w:val="none" w:sz="0" w:space="0" w:color="auto"/>
                            <w:right w:val="none" w:sz="0" w:space="0" w:color="auto"/>
                          </w:divBdr>
                          <w:divsChild>
                            <w:div w:id="776828213">
                              <w:marLeft w:val="0"/>
                              <w:marRight w:val="0"/>
                              <w:marTop w:val="0"/>
                              <w:marBottom w:val="0"/>
                              <w:divBdr>
                                <w:top w:val="none" w:sz="0" w:space="0" w:color="auto"/>
                                <w:left w:val="none" w:sz="0" w:space="0" w:color="auto"/>
                                <w:bottom w:val="none" w:sz="0" w:space="0" w:color="auto"/>
                                <w:right w:val="none" w:sz="0" w:space="0" w:color="auto"/>
                              </w:divBdr>
                            </w:div>
                          </w:divsChild>
                        </w:div>
                        <w:div w:id="1082870973">
                          <w:marLeft w:val="0"/>
                          <w:marRight w:val="0"/>
                          <w:marTop w:val="0"/>
                          <w:marBottom w:val="0"/>
                          <w:divBdr>
                            <w:top w:val="none" w:sz="0" w:space="0" w:color="auto"/>
                            <w:left w:val="none" w:sz="0" w:space="0" w:color="auto"/>
                            <w:bottom w:val="none" w:sz="0" w:space="0" w:color="auto"/>
                            <w:right w:val="none" w:sz="0" w:space="0" w:color="auto"/>
                          </w:divBdr>
                          <w:divsChild>
                            <w:div w:id="1350912674">
                              <w:marLeft w:val="0"/>
                              <w:marRight w:val="0"/>
                              <w:marTop w:val="0"/>
                              <w:marBottom w:val="0"/>
                              <w:divBdr>
                                <w:top w:val="none" w:sz="0" w:space="0" w:color="auto"/>
                                <w:left w:val="none" w:sz="0" w:space="0" w:color="auto"/>
                                <w:bottom w:val="none" w:sz="0" w:space="0" w:color="auto"/>
                                <w:right w:val="none" w:sz="0" w:space="0" w:color="auto"/>
                              </w:divBdr>
                            </w:div>
                          </w:divsChild>
                        </w:div>
                        <w:div w:id="682636298">
                          <w:marLeft w:val="0"/>
                          <w:marRight w:val="0"/>
                          <w:marTop w:val="0"/>
                          <w:marBottom w:val="0"/>
                          <w:divBdr>
                            <w:top w:val="none" w:sz="0" w:space="0" w:color="auto"/>
                            <w:left w:val="none" w:sz="0" w:space="0" w:color="auto"/>
                            <w:bottom w:val="none" w:sz="0" w:space="0" w:color="auto"/>
                            <w:right w:val="none" w:sz="0" w:space="0" w:color="auto"/>
                          </w:divBdr>
                          <w:divsChild>
                            <w:div w:id="504319316">
                              <w:marLeft w:val="0"/>
                              <w:marRight w:val="0"/>
                              <w:marTop w:val="0"/>
                              <w:marBottom w:val="0"/>
                              <w:divBdr>
                                <w:top w:val="none" w:sz="0" w:space="0" w:color="auto"/>
                                <w:left w:val="none" w:sz="0" w:space="0" w:color="auto"/>
                                <w:bottom w:val="none" w:sz="0" w:space="0" w:color="auto"/>
                                <w:right w:val="none" w:sz="0" w:space="0" w:color="auto"/>
                              </w:divBdr>
                            </w:div>
                          </w:divsChild>
                        </w:div>
                        <w:div w:id="690422062">
                          <w:marLeft w:val="0"/>
                          <w:marRight w:val="0"/>
                          <w:marTop w:val="0"/>
                          <w:marBottom w:val="0"/>
                          <w:divBdr>
                            <w:top w:val="none" w:sz="0" w:space="0" w:color="auto"/>
                            <w:left w:val="none" w:sz="0" w:space="0" w:color="auto"/>
                            <w:bottom w:val="none" w:sz="0" w:space="0" w:color="auto"/>
                            <w:right w:val="none" w:sz="0" w:space="0" w:color="auto"/>
                          </w:divBdr>
                          <w:divsChild>
                            <w:div w:id="211551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2736">
                      <w:marLeft w:val="0"/>
                      <w:marRight w:val="0"/>
                      <w:marTop w:val="0"/>
                      <w:marBottom w:val="0"/>
                      <w:divBdr>
                        <w:top w:val="none" w:sz="0" w:space="0" w:color="auto"/>
                        <w:left w:val="none" w:sz="0" w:space="0" w:color="auto"/>
                        <w:bottom w:val="none" w:sz="0" w:space="0" w:color="auto"/>
                        <w:right w:val="none" w:sz="0" w:space="0" w:color="auto"/>
                      </w:divBdr>
                      <w:divsChild>
                        <w:div w:id="378169866">
                          <w:marLeft w:val="0"/>
                          <w:marRight w:val="0"/>
                          <w:marTop w:val="0"/>
                          <w:marBottom w:val="0"/>
                          <w:divBdr>
                            <w:top w:val="none" w:sz="0" w:space="0" w:color="auto"/>
                            <w:left w:val="none" w:sz="0" w:space="0" w:color="auto"/>
                            <w:bottom w:val="none" w:sz="0" w:space="0" w:color="auto"/>
                            <w:right w:val="none" w:sz="0" w:space="0" w:color="auto"/>
                          </w:divBdr>
                        </w:div>
                        <w:div w:id="688340119">
                          <w:marLeft w:val="0"/>
                          <w:marRight w:val="0"/>
                          <w:marTop w:val="0"/>
                          <w:marBottom w:val="0"/>
                          <w:divBdr>
                            <w:top w:val="none" w:sz="0" w:space="0" w:color="auto"/>
                            <w:left w:val="none" w:sz="0" w:space="0" w:color="auto"/>
                            <w:bottom w:val="none" w:sz="0" w:space="0" w:color="auto"/>
                            <w:right w:val="none" w:sz="0" w:space="0" w:color="auto"/>
                          </w:divBdr>
                        </w:div>
                        <w:div w:id="250554352">
                          <w:marLeft w:val="0"/>
                          <w:marRight w:val="0"/>
                          <w:marTop w:val="0"/>
                          <w:marBottom w:val="0"/>
                          <w:divBdr>
                            <w:top w:val="none" w:sz="0" w:space="0" w:color="auto"/>
                            <w:left w:val="none" w:sz="0" w:space="0" w:color="auto"/>
                            <w:bottom w:val="none" w:sz="0" w:space="0" w:color="auto"/>
                            <w:right w:val="none" w:sz="0" w:space="0" w:color="auto"/>
                          </w:divBdr>
                        </w:div>
                        <w:div w:id="788746636">
                          <w:marLeft w:val="0"/>
                          <w:marRight w:val="0"/>
                          <w:marTop w:val="0"/>
                          <w:marBottom w:val="0"/>
                          <w:divBdr>
                            <w:top w:val="none" w:sz="0" w:space="0" w:color="auto"/>
                            <w:left w:val="none" w:sz="0" w:space="0" w:color="auto"/>
                            <w:bottom w:val="none" w:sz="0" w:space="0" w:color="auto"/>
                            <w:right w:val="none" w:sz="0" w:space="0" w:color="auto"/>
                          </w:divBdr>
                          <w:divsChild>
                            <w:div w:id="97198669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45913176">
                                  <w:marLeft w:val="0"/>
                                  <w:marRight w:val="0"/>
                                  <w:marTop w:val="0"/>
                                  <w:marBottom w:val="300"/>
                                  <w:divBdr>
                                    <w:top w:val="none" w:sz="0" w:space="0" w:color="auto"/>
                                    <w:left w:val="none" w:sz="0" w:space="0" w:color="auto"/>
                                    <w:bottom w:val="none" w:sz="0" w:space="0" w:color="auto"/>
                                    <w:right w:val="none" w:sz="0" w:space="0" w:color="auto"/>
                                  </w:divBdr>
                                  <w:divsChild>
                                    <w:div w:id="679745770">
                                      <w:marLeft w:val="0"/>
                                      <w:marRight w:val="0"/>
                                      <w:marTop w:val="0"/>
                                      <w:marBottom w:val="0"/>
                                      <w:divBdr>
                                        <w:top w:val="none" w:sz="0" w:space="0" w:color="auto"/>
                                        <w:left w:val="none" w:sz="0" w:space="0" w:color="auto"/>
                                        <w:bottom w:val="none" w:sz="0" w:space="0" w:color="auto"/>
                                        <w:right w:val="none" w:sz="0" w:space="0" w:color="auto"/>
                                      </w:divBdr>
                                    </w:div>
                                  </w:divsChild>
                                </w:div>
                                <w:div w:id="6852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2322">
                  <w:marLeft w:val="0"/>
                  <w:marRight w:val="0"/>
                  <w:marTop w:val="0"/>
                  <w:marBottom w:val="0"/>
                  <w:divBdr>
                    <w:top w:val="none" w:sz="0" w:space="0" w:color="auto"/>
                    <w:left w:val="none" w:sz="0" w:space="0" w:color="auto"/>
                    <w:bottom w:val="none" w:sz="0" w:space="0" w:color="auto"/>
                    <w:right w:val="none" w:sz="0" w:space="0" w:color="auto"/>
                  </w:divBdr>
                  <w:divsChild>
                    <w:div w:id="751391051">
                      <w:marLeft w:val="0"/>
                      <w:marRight w:val="0"/>
                      <w:marTop w:val="0"/>
                      <w:marBottom w:val="0"/>
                      <w:divBdr>
                        <w:top w:val="none" w:sz="0" w:space="0" w:color="auto"/>
                        <w:left w:val="none" w:sz="0" w:space="0" w:color="auto"/>
                        <w:bottom w:val="none" w:sz="0" w:space="0" w:color="auto"/>
                        <w:right w:val="none" w:sz="0" w:space="0" w:color="auto"/>
                      </w:divBdr>
                    </w:div>
                    <w:div w:id="1100179573">
                      <w:marLeft w:val="0"/>
                      <w:marRight w:val="0"/>
                      <w:marTop w:val="0"/>
                      <w:marBottom w:val="0"/>
                      <w:divBdr>
                        <w:top w:val="none" w:sz="0" w:space="0" w:color="auto"/>
                        <w:left w:val="none" w:sz="0" w:space="0" w:color="auto"/>
                        <w:bottom w:val="none" w:sz="0" w:space="0" w:color="auto"/>
                        <w:right w:val="none" w:sz="0" w:space="0" w:color="auto"/>
                      </w:divBdr>
                    </w:div>
                    <w:div w:id="1815100108">
                      <w:marLeft w:val="0"/>
                      <w:marRight w:val="0"/>
                      <w:marTop w:val="0"/>
                      <w:marBottom w:val="0"/>
                      <w:divBdr>
                        <w:top w:val="none" w:sz="0" w:space="0" w:color="auto"/>
                        <w:left w:val="none" w:sz="0" w:space="0" w:color="auto"/>
                        <w:bottom w:val="none" w:sz="0" w:space="0" w:color="auto"/>
                        <w:right w:val="none" w:sz="0" w:space="0" w:color="auto"/>
                      </w:divBdr>
                    </w:div>
                    <w:div w:id="2124877742">
                      <w:marLeft w:val="0"/>
                      <w:marRight w:val="0"/>
                      <w:marTop w:val="0"/>
                      <w:marBottom w:val="0"/>
                      <w:divBdr>
                        <w:top w:val="none" w:sz="0" w:space="0" w:color="auto"/>
                        <w:left w:val="none" w:sz="0" w:space="0" w:color="auto"/>
                        <w:bottom w:val="none" w:sz="0" w:space="0" w:color="auto"/>
                        <w:right w:val="none" w:sz="0" w:space="0" w:color="auto"/>
                      </w:divBdr>
                    </w:div>
                    <w:div w:id="260988511">
                      <w:marLeft w:val="0"/>
                      <w:marRight w:val="0"/>
                      <w:marTop w:val="0"/>
                      <w:marBottom w:val="0"/>
                      <w:divBdr>
                        <w:top w:val="none" w:sz="0" w:space="0" w:color="auto"/>
                        <w:left w:val="none" w:sz="0" w:space="0" w:color="auto"/>
                        <w:bottom w:val="none" w:sz="0" w:space="0" w:color="auto"/>
                        <w:right w:val="none" w:sz="0" w:space="0" w:color="auto"/>
                      </w:divBdr>
                    </w:div>
                    <w:div w:id="485391532">
                      <w:marLeft w:val="0"/>
                      <w:marRight w:val="0"/>
                      <w:marTop w:val="0"/>
                      <w:marBottom w:val="0"/>
                      <w:divBdr>
                        <w:top w:val="none" w:sz="0" w:space="0" w:color="auto"/>
                        <w:left w:val="none" w:sz="0" w:space="0" w:color="auto"/>
                        <w:bottom w:val="none" w:sz="0" w:space="0" w:color="auto"/>
                        <w:right w:val="none" w:sz="0" w:space="0" w:color="auto"/>
                      </w:divBdr>
                      <w:divsChild>
                        <w:div w:id="202207541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89960368">
                              <w:marLeft w:val="0"/>
                              <w:marRight w:val="0"/>
                              <w:marTop w:val="0"/>
                              <w:marBottom w:val="0"/>
                              <w:divBdr>
                                <w:top w:val="none" w:sz="0" w:space="0" w:color="auto"/>
                                <w:left w:val="none" w:sz="0" w:space="0" w:color="auto"/>
                                <w:bottom w:val="none" w:sz="0" w:space="0" w:color="auto"/>
                                <w:right w:val="none" w:sz="0" w:space="0" w:color="auto"/>
                              </w:divBdr>
                              <w:divsChild>
                                <w:div w:id="2207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7534">
                      <w:marLeft w:val="0"/>
                      <w:marRight w:val="0"/>
                      <w:marTop w:val="0"/>
                      <w:marBottom w:val="0"/>
                      <w:divBdr>
                        <w:top w:val="none" w:sz="0" w:space="0" w:color="auto"/>
                        <w:left w:val="none" w:sz="0" w:space="0" w:color="auto"/>
                        <w:bottom w:val="none" w:sz="0" w:space="0" w:color="auto"/>
                        <w:right w:val="none" w:sz="0" w:space="0" w:color="auto"/>
                      </w:divBdr>
                    </w:div>
                    <w:div w:id="386608636">
                      <w:marLeft w:val="0"/>
                      <w:marRight w:val="0"/>
                      <w:marTop w:val="0"/>
                      <w:marBottom w:val="0"/>
                      <w:divBdr>
                        <w:top w:val="none" w:sz="0" w:space="0" w:color="auto"/>
                        <w:left w:val="none" w:sz="0" w:space="0" w:color="auto"/>
                        <w:bottom w:val="none" w:sz="0" w:space="0" w:color="auto"/>
                        <w:right w:val="none" w:sz="0" w:space="0" w:color="auto"/>
                      </w:divBdr>
                      <w:divsChild>
                        <w:div w:id="2084374452">
                          <w:marLeft w:val="0"/>
                          <w:marRight w:val="0"/>
                          <w:marTop w:val="0"/>
                          <w:marBottom w:val="0"/>
                          <w:divBdr>
                            <w:top w:val="none" w:sz="0" w:space="0" w:color="auto"/>
                            <w:left w:val="none" w:sz="0" w:space="0" w:color="auto"/>
                            <w:bottom w:val="none" w:sz="0" w:space="0" w:color="auto"/>
                            <w:right w:val="none" w:sz="0" w:space="0" w:color="auto"/>
                          </w:divBdr>
                        </w:div>
                        <w:div w:id="626932243">
                          <w:marLeft w:val="0"/>
                          <w:marRight w:val="0"/>
                          <w:marTop w:val="0"/>
                          <w:marBottom w:val="0"/>
                          <w:divBdr>
                            <w:top w:val="none" w:sz="0" w:space="0" w:color="auto"/>
                            <w:left w:val="none" w:sz="0" w:space="0" w:color="auto"/>
                            <w:bottom w:val="none" w:sz="0" w:space="0" w:color="auto"/>
                            <w:right w:val="none" w:sz="0" w:space="0" w:color="auto"/>
                          </w:divBdr>
                          <w:divsChild>
                            <w:div w:id="186201421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55172132">
                                  <w:marLeft w:val="0"/>
                                  <w:marRight w:val="0"/>
                                  <w:marTop w:val="0"/>
                                  <w:marBottom w:val="300"/>
                                  <w:divBdr>
                                    <w:top w:val="none" w:sz="0" w:space="0" w:color="auto"/>
                                    <w:left w:val="none" w:sz="0" w:space="0" w:color="auto"/>
                                    <w:bottom w:val="none" w:sz="0" w:space="0" w:color="auto"/>
                                    <w:right w:val="none" w:sz="0" w:space="0" w:color="auto"/>
                                  </w:divBdr>
                                  <w:divsChild>
                                    <w:div w:id="2092576356">
                                      <w:marLeft w:val="0"/>
                                      <w:marRight w:val="0"/>
                                      <w:marTop w:val="0"/>
                                      <w:marBottom w:val="0"/>
                                      <w:divBdr>
                                        <w:top w:val="none" w:sz="0" w:space="0" w:color="auto"/>
                                        <w:left w:val="none" w:sz="0" w:space="0" w:color="auto"/>
                                        <w:bottom w:val="none" w:sz="0" w:space="0" w:color="auto"/>
                                        <w:right w:val="none" w:sz="0" w:space="0" w:color="auto"/>
                                      </w:divBdr>
                                    </w:div>
                                  </w:divsChild>
                                </w:div>
                                <w:div w:id="399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0071">
                          <w:marLeft w:val="0"/>
                          <w:marRight w:val="0"/>
                          <w:marTop w:val="0"/>
                          <w:marBottom w:val="0"/>
                          <w:divBdr>
                            <w:top w:val="none" w:sz="0" w:space="0" w:color="auto"/>
                            <w:left w:val="none" w:sz="0" w:space="0" w:color="auto"/>
                            <w:bottom w:val="none" w:sz="0" w:space="0" w:color="auto"/>
                            <w:right w:val="none" w:sz="0" w:space="0" w:color="auto"/>
                          </w:divBdr>
                        </w:div>
                        <w:div w:id="1339505379">
                          <w:marLeft w:val="0"/>
                          <w:marRight w:val="0"/>
                          <w:marTop w:val="0"/>
                          <w:marBottom w:val="0"/>
                          <w:divBdr>
                            <w:top w:val="none" w:sz="0" w:space="0" w:color="auto"/>
                            <w:left w:val="none" w:sz="0" w:space="0" w:color="auto"/>
                            <w:bottom w:val="none" w:sz="0" w:space="0" w:color="auto"/>
                            <w:right w:val="none" w:sz="0" w:space="0" w:color="auto"/>
                          </w:divBdr>
                          <w:divsChild>
                            <w:div w:id="20058168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438256616">
                                  <w:marLeft w:val="0"/>
                                  <w:marRight w:val="0"/>
                                  <w:marTop w:val="0"/>
                                  <w:marBottom w:val="0"/>
                                  <w:divBdr>
                                    <w:top w:val="none" w:sz="0" w:space="0" w:color="auto"/>
                                    <w:left w:val="none" w:sz="0" w:space="0" w:color="auto"/>
                                    <w:bottom w:val="none" w:sz="0" w:space="0" w:color="auto"/>
                                    <w:right w:val="none" w:sz="0" w:space="0" w:color="auto"/>
                                  </w:divBdr>
                                  <w:divsChild>
                                    <w:div w:id="14542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30467">
                          <w:marLeft w:val="0"/>
                          <w:marRight w:val="0"/>
                          <w:marTop w:val="0"/>
                          <w:marBottom w:val="0"/>
                          <w:divBdr>
                            <w:top w:val="none" w:sz="0" w:space="0" w:color="auto"/>
                            <w:left w:val="none" w:sz="0" w:space="0" w:color="auto"/>
                            <w:bottom w:val="none" w:sz="0" w:space="0" w:color="auto"/>
                            <w:right w:val="none" w:sz="0" w:space="0" w:color="auto"/>
                          </w:divBdr>
                        </w:div>
                        <w:div w:id="1229343180">
                          <w:marLeft w:val="0"/>
                          <w:marRight w:val="0"/>
                          <w:marTop w:val="0"/>
                          <w:marBottom w:val="0"/>
                          <w:divBdr>
                            <w:top w:val="none" w:sz="0" w:space="0" w:color="auto"/>
                            <w:left w:val="none" w:sz="0" w:space="0" w:color="auto"/>
                            <w:bottom w:val="none" w:sz="0" w:space="0" w:color="auto"/>
                            <w:right w:val="none" w:sz="0" w:space="0" w:color="auto"/>
                          </w:divBdr>
                          <w:divsChild>
                            <w:div w:id="1965496190">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86293339">
                                  <w:marLeft w:val="0"/>
                                  <w:marRight w:val="0"/>
                                  <w:marTop w:val="0"/>
                                  <w:marBottom w:val="0"/>
                                  <w:divBdr>
                                    <w:top w:val="none" w:sz="0" w:space="0" w:color="auto"/>
                                    <w:left w:val="none" w:sz="0" w:space="0" w:color="auto"/>
                                    <w:bottom w:val="none" w:sz="0" w:space="0" w:color="auto"/>
                                    <w:right w:val="none" w:sz="0" w:space="0" w:color="auto"/>
                                  </w:divBdr>
                                  <w:divsChild>
                                    <w:div w:id="204520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164483">
                          <w:marLeft w:val="0"/>
                          <w:marRight w:val="0"/>
                          <w:marTop w:val="0"/>
                          <w:marBottom w:val="0"/>
                          <w:divBdr>
                            <w:top w:val="none" w:sz="0" w:space="0" w:color="auto"/>
                            <w:left w:val="none" w:sz="0" w:space="0" w:color="auto"/>
                            <w:bottom w:val="none" w:sz="0" w:space="0" w:color="auto"/>
                            <w:right w:val="none" w:sz="0" w:space="0" w:color="auto"/>
                          </w:divBdr>
                        </w:div>
                        <w:div w:id="2096514714">
                          <w:marLeft w:val="0"/>
                          <w:marRight w:val="0"/>
                          <w:marTop w:val="450"/>
                          <w:marBottom w:val="450"/>
                          <w:divBdr>
                            <w:top w:val="none" w:sz="0" w:space="0" w:color="auto"/>
                            <w:left w:val="single" w:sz="24" w:space="0" w:color="6DB33F"/>
                            <w:bottom w:val="none" w:sz="0" w:space="0" w:color="auto"/>
                            <w:right w:val="none" w:sz="0" w:space="0" w:color="auto"/>
                          </w:divBdr>
                        </w:div>
                      </w:divsChild>
                    </w:div>
                    <w:div w:id="934047739">
                      <w:marLeft w:val="0"/>
                      <w:marRight w:val="0"/>
                      <w:marTop w:val="0"/>
                      <w:marBottom w:val="0"/>
                      <w:divBdr>
                        <w:top w:val="none" w:sz="0" w:space="0" w:color="auto"/>
                        <w:left w:val="none" w:sz="0" w:space="0" w:color="auto"/>
                        <w:bottom w:val="none" w:sz="0" w:space="0" w:color="auto"/>
                        <w:right w:val="none" w:sz="0" w:space="0" w:color="auto"/>
                      </w:divBdr>
                      <w:divsChild>
                        <w:div w:id="1076052816">
                          <w:marLeft w:val="0"/>
                          <w:marRight w:val="0"/>
                          <w:marTop w:val="0"/>
                          <w:marBottom w:val="0"/>
                          <w:divBdr>
                            <w:top w:val="none" w:sz="0" w:space="0" w:color="auto"/>
                            <w:left w:val="none" w:sz="0" w:space="0" w:color="auto"/>
                            <w:bottom w:val="none" w:sz="0" w:space="0" w:color="auto"/>
                            <w:right w:val="none" w:sz="0" w:space="0" w:color="auto"/>
                          </w:divBdr>
                        </w:div>
                        <w:div w:id="17779318">
                          <w:marLeft w:val="0"/>
                          <w:marRight w:val="0"/>
                          <w:marTop w:val="0"/>
                          <w:marBottom w:val="0"/>
                          <w:divBdr>
                            <w:top w:val="none" w:sz="0" w:space="0" w:color="auto"/>
                            <w:left w:val="none" w:sz="0" w:space="0" w:color="auto"/>
                            <w:bottom w:val="none" w:sz="0" w:space="0" w:color="auto"/>
                            <w:right w:val="none" w:sz="0" w:space="0" w:color="auto"/>
                          </w:divBdr>
                        </w:div>
                        <w:div w:id="709427256">
                          <w:marLeft w:val="0"/>
                          <w:marRight w:val="0"/>
                          <w:marTop w:val="0"/>
                          <w:marBottom w:val="0"/>
                          <w:divBdr>
                            <w:top w:val="none" w:sz="0" w:space="0" w:color="auto"/>
                            <w:left w:val="none" w:sz="0" w:space="0" w:color="auto"/>
                            <w:bottom w:val="none" w:sz="0" w:space="0" w:color="auto"/>
                            <w:right w:val="none" w:sz="0" w:space="0" w:color="auto"/>
                          </w:divBdr>
                        </w:div>
                        <w:div w:id="1734935269">
                          <w:marLeft w:val="0"/>
                          <w:marRight w:val="0"/>
                          <w:marTop w:val="0"/>
                          <w:marBottom w:val="0"/>
                          <w:divBdr>
                            <w:top w:val="none" w:sz="0" w:space="0" w:color="auto"/>
                            <w:left w:val="none" w:sz="0" w:space="0" w:color="auto"/>
                            <w:bottom w:val="none" w:sz="0" w:space="0" w:color="auto"/>
                            <w:right w:val="none" w:sz="0" w:space="0" w:color="auto"/>
                          </w:divBdr>
                        </w:div>
                        <w:div w:id="1092235778">
                          <w:marLeft w:val="0"/>
                          <w:marRight w:val="0"/>
                          <w:marTop w:val="0"/>
                          <w:marBottom w:val="0"/>
                          <w:divBdr>
                            <w:top w:val="none" w:sz="0" w:space="0" w:color="auto"/>
                            <w:left w:val="none" w:sz="0" w:space="0" w:color="auto"/>
                            <w:bottom w:val="none" w:sz="0" w:space="0" w:color="auto"/>
                            <w:right w:val="none" w:sz="0" w:space="0" w:color="auto"/>
                          </w:divBdr>
                          <w:divsChild>
                            <w:div w:id="507990457">
                              <w:marLeft w:val="0"/>
                              <w:marRight w:val="0"/>
                              <w:marTop w:val="0"/>
                              <w:marBottom w:val="300"/>
                              <w:divBdr>
                                <w:top w:val="single" w:sz="6" w:space="15" w:color="E6E6E6"/>
                                <w:left w:val="single" w:sz="6" w:space="15" w:color="E6E6E6"/>
                                <w:bottom w:val="single" w:sz="6" w:space="15" w:color="E6E6E6"/>
                                <w:right w:val="single" w:sz="6" w:space="15" w:color="E6E6E6"/>
                              </w:divBdr>
                              <w:divsChild>
                                <w:div w:id="60371335">
                                  <w:marLeft w:val="0"/>
                                  <w:marRight w:val="0"/>
                                  <w:marTop w:val="0"/>
                                  <w:marBottom w:val="0"/>
                                  <w:divBdr>
                                    <w:top w:val="none" w:sz="0" w:space="0" w:color="auto"/>
                                    <w:left w:val="none" w:sz="0" w:space="0" w:color="auto"/>
                                    <w:bottom w:val="none" w:sz="0" w:space="0" w:color="auto"/>
                                    <w:right w:val="none" w:sz="0" w:space="0" w:color="auto"/>
                                  </w:divBdr>
                                  <w:divsChild>
                                    <w:div w:id="119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94456">
                          <w:marLeft w:val="0"/>
                          <w:marRight w:val="0"/>
                          <w:marTop w:val="0"/>
                          <w:marBottom w:val="0"/>
                          <w:divBdr>
                            <w:top w:val="none" w:sz="0" w:space="0" w:color="auto"/>
                            <w:left w:val="none" w:sz="0" w:space="0" w:color="auto"/>
                            <w:bottom w:val="none" w:sz="0" w:space="0" w:color="auto"/>
                            <w:right w:val="none" w:sz="0" w:space="0" w:color="auto"/>
                          </w:divBdr>
                        </w:div>
                      </w:divsChild>
                    </w:div>
                    <w:div w:id="1501432295">
                      <w:marLeft w:val="0"/>
                      <w:marRight w:val="0"/>
                      <w:marTop w:val="0"/>
                      <w:marBottom w:val="0"/>
                      <w:divBdr>
                        <w:top w:val="none" w:sz="0" w:space="0" w:color="auto"/>
                        <w:left w:val="none" w:sz="0" w:space="0" w:color="auto"/>
                        <w:bottom w:val="none" w:sz="0" w:space="0" w:color="auto"/>
                        <w:right w:val="none" w:sz="0" w:space="0" w:color="auto"/>
                      </w:divBdr>
                      <w:divsChild>
                        <w:div w:id="481777624">
                          <w:marLeft w:val="0"/>
                          <w:marRight w:val="0"/>
                          <w:marTop w:val="0"/>
                          <w:marBottom w:val="0"/>
                          <w:divBdr>
                            <w:top w:val="none" w:sz="0" w:space="0" w:color="auto"/>
                            <w:left w:val="none" w:sz="0" w:space="0" w:color="auto"/>
                            <w:bottom w:val="none" w:sz="0" w:space="0" w:color="auto"/>
                            <w:right w:val="none" w:sz="0" w:space="0" w:color="auto"/>
                          </w:divBdr>
                        </w:div>
                        <w:div w:id="774642850">
                          <w:marLeft w:val="0"/>
                          <w:marRight w:val="0"/>
                          <w:marTop w:val="0"/>
                          <w:marBottom w:val="0"/>
                          <w:divBdr>
                            <w:top w:val="none" w:sz="0" w:space="0" w:color="auto"/>
                            <w:left w:val="none" w:sz="0" w:space="0" w:color="auto"/>
                            <w:bottom w:val="none" w:sz="0" w:space="0" w:color="auto"/>
                            <w:right w:val="none" w:sz="0" w:space="0" w:color="auto"/>
                          </w:divBdr>
                          <w:divsChild>
                            <w:div w:id="361371214">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32843257">
                                  <w:marLeft w:val="0"/>
                                  <w:marRight w:val="0"/>
                                  <w:marTop w:val="0"/>
                                  <w:marBottom w:val="300"/>
                                  <w:divBdr>
                                    <w:top w:val="none" w:sz="0" w:space="0" w:color="auto"/>
                                    <w:left w:val="none" w:sz="0" w:space="0" w:color="auto"/>
                                    <w:bottom w:val="none" w:sz="0" w:space="0" w:color="auto"/>
                                    <w:right w:val="none" w:sz="0" w:space="0" w:color="auto"/>
                                  </w:divBdr>
                                  <w:divsChild>
                                    <w:div w:id="601883357">
                                      <w:marLeft w:val="0"/>
                                      <w:marRight w:val="0"/>
                                      <w:marTop w:val="0"/>
                                      <w:marBottom w:val="0"/>
                                      <w:divBdr>
                                        <w:top w:val="none" w:sz="0" w:space="0" w:color="auto"/>
                                        <w:left w:val="none" w:sz="0" w:space="0" w:color="auto"/>
                                        <w:bottom w:val="none" w:sz="0" w:space="0" w:color="auto"/>
                                        <w:right w:val="none" w:sz="0" w:space="0" w:color="auto"/>
                                      </w:divBdr>
                                    </w:div>
                                  </w:divsChild>
                                </w:div>
                                <w:div w:id="13660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1982">
                          <w:marLeft w:val="0"/>
                          <w:marRight w:val="0"/>
                          <w:marTop w:val="0"/>
                          <w:marBottom w:val="0"/>
                          <w:divBdr>
                            <w:top w:val="none" w:sz="0" w:space="0" w:color="auto"/>
                            <w:left w:val="none" w:sz="0" w:space="0" w:color="auto"/>
                            <w:bottom w:val="none" w:sz="0" w:space="0" w:color="auto"/>
                            <w:right w:val="none" w:sz="0" w:space="0" w:color="auto"/>
                          </w:divBdr>
                        </w:div>
                      </w:divsChild>
                    </w:div>
                    <w:div w:id="589043851">
                      <w:marLeft w:val="0"/>
                      <w:marRight w:val="0"/>
                      <w:marTop w:val="0"/>
                      <w:marBottom w:val="0"/>
                      <w:divBdr>
                        <w:top w:val="none" w:sz="0" w:space="0" w:color="auto"/>
                        <w:left w:val="none" w:sz="0" w:space="0" w:color="auto"/>
                        <w:bottom w:val="none" w:sz="0" w:space="0" w:color="auto"/>
                        <w:right w:val="none" w:sz="0" w:space="0" w:color="auto"/>
                      </w:divBdr>
                      <w:divsChild>
                        <w:div w:id="1849758706">
                          <w:marLeft w:val="0"/>
                          <w:marRight w:val="0"/>
                          <w:marTop w:val="0"/>
                          <w:marBottom w:val="0"/>
                          <w:divBdr>
                            <w:top w:val="none" w:sz="0" w:space="0" w:color="auto"/>
                            <w:left w:val="none" w:sz="0" w:space="0" w:color="auto"/>
                            <w:bottom w:val="none" w:sz="0" w:space="0" w:color="auto"/>
                            <w:right w:val="none" w:sz="0" w:space="0" w:color="auto"/>
                          </w:divBdr>
                        </w:div>
                        <w:div w:id="159858911">
                          <w:marLeft w:val="0"/>
                          <w:marRight w:val="0"/>
                          <w:marTop w:val="0"/>
                          <w:marBottom w:val="0"/>
                          <w:divBdr>
                            <w:top w:val="none" w:sz="0" w:space="0" w:color="auto"/>
                            <w:left w:val="none" w:sz="0" w:space="0" w:color="auto"/>
                            <w:bottom w:val="none" w:sz="0" w:space="0" w:color="auto"/>
                            <w:right w:val="none" w:sz="0" w:space="0" w:color="auto"/>
                          </w:divBdr>
                          <w:divsChild>
                            <w:div w:id="642925194">
                              <w:marLeft w:val="0"/>
                              <w:marRight w:val="0"/>
                              <w:marTop w:val="0"/>
                              <w:marBottom w:val="0"/>
                              <w:divBdr>
                                <w:top w:val="none" w:sz="0" w:space="0" w:color="auto"/>
                                <w:left w:val="none" w:sz="0" w:space="0" w:color="auto"/>
                                <w:bottom w:val="none" w:sz="0" w:space="0" w:color="auto"/>
                                <w:right w:val="none" w:sz="0" w:space="0" w:color="auto"/>
                              </w:divBdr>
                            </w:div>
                            <w:div w:id="1113281017">
                              <w:marLeft w:val="0"/>
                              <w:marRight w:val="0"/>
                              <w:marTop w:val="0"/>
                              <w:marBottom w:val="0"/>
                              <w:divBdr>
                                <w:top w:val="none" w:sz="0" w:space="0" w:color="auto"/>
                                <w:left w:val="none" w:sz="0" w:space="0" w:color="auto"/>
                                <w:bottom w:val="none" w:sz="0" w:space="0" w:color="auto"/>
                                <w:right w:val="none" w:sz="0" w:space="0" w:color="auto"/>
                              </w:divBdr>
                              <w:divsChild>
                                <w:div w:id="1646357039">
                                  <w:marLeft w:val="0"/>
                                  <w:marRight w:val="0"/>
                                  <w:marTop w:val="0"/>
                                  <w:marBottom w:val="300"/>
                                  <w:divBdr>
                                    <w:top w:val="single" w:sz="6" w:space="15" w:color="E6E6E6"/>
                                    <w:left w:val="single" w:sz="6" w:space="15" w:color="E6E6E6"/>
                                    <w:bottom w:val="single" w:sz="6" w:space="15" w:color="E6E6E6"/>
                                    <w:right w:val="single" w:sz="6" w:space="15" w:color="E6E6E6"/>
                                  </w:divBdr>
                                  <w:divsChild>
                                    <w:div w:id="900287025">
                                      <w:marLeft w:val="0"/>
                                      <w:marRight w:val="0"/>
                                      <w:marTop w:val="0"/>
                                      <w:marBottom w:val="0"/>
                                      <w:divBdr>
                                        <w:top w:val="none" w:sz="0" w:space="0" w:color="auto"/>
                                        <w:left w:val="none" w:sz="0" w:space="0" w:color="auto"/>
                                        <w:bottom w:val="none" w:sz="0" w:space="0" w:color="auto"/>
                                        <w:right w:val="none" w:sz="0" w:space="0" w:color="auto"/>
                                      </w:divBdr>
                                      <w:divsChild>
                                        <w:div w:id="9306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7137">
                              <w:marLeft w:val="0"/>
                              <w:marRight w:val="0"/>
                              <w:marTop w:val="0"/>
                              <w:marBottom w:val="0"/>
                              <w:divBdr>
                                <w:top w:val="none" w:sz="0" w:space="0" w:color="auto"/>
                                <w:left w:val="none" w:sz="0" w:space="0" w:color="auto"/>
                                <w:bottom w:val="none" w:sz="0" w:space="0" w:color="auto"/>
                                <w:right w:val="none" w:sz="0" w:space="0" w:color="auto"/>
                              </w:divBdr>
                            </w:div>
                            <w:div w:id="1749034150">
                              <w:marLeft w:val="0"/>
                              <w:marRight w:val="0"/>
                              <w:marTop w:val="0"/>
                              <w:marBottom w:val="0"/>
                              <w:divBdr>
                                <w:top w:val="none" w:sz="0" w:space="0" w:color="auto"/>
                                <w:left w:val="none" w:sz="0" w:space="0" w:color="auto"/>
                                <w:bottom w:val="none" w:sz="0" w:space="0" w:color="auto"/>
                                <w:right w:val="none" w:sz="0" w:space="0" w:color="auto"/>
                              </w:divBdr>
                            </w:div>
                          </w:divsChild>
                        </w:div>
                        <w:div w:id="685207681">
                          <w:marLeft w:val="0"/>
                          <w:marRight w:val="0"/>
                          <w:marTop w:val="0"/>
                          <w:marBottom w:val="0"/>
                          <w:divBdr>
                            <w:top w:val="none" w:sz="0" w:space="0" w:color="auto"/>
                            <w:left w:val="none" w:sz="0" w:space="0" w:color="auto"/>
                            <w:bottom w:val="none" w:sz="0" w:space="0" w:color="auto"/>
                            <w:right w:val="none" w:sz="0" w:space="0" w:color="auto"/>
                          </w:divBdr>
                          <w:divsChild>
                            <w:div w:id="1077750603">
                              <w:marLeft w:val="0"/>
                              <w:marRight w:val="0"/>
                              <w:marTop w:val="0"/>
                              <w:marBottom w:val="0"/>
                              <w:divBdr>
                                <w:top w:val="none" w:sz="0" w:space="0" w:color="auto"/>
                                <w:left w:val="none" w:sz="0" w:space="0" w:color="auto"/>
                                <w:bottom w:val="none" w:sz="0" w:space="0" w:color="auto"/>
                                <w:right w:val="none" w:sz="0" w:space="0" w:color="auto"/>
                              </w:divBdr>
                            </w:div>
                            <w:div w:id="253560532">
                              <w:marLeft w:val="0"/>
                              <w:marRight w:val="0"/>
                              <w:marTop w:val="0"/>
                              <w:marBottom w:val="0"/>
                              <w:divBdr>
                                <w:top w:val="none" w:sz="0" w:space="0" w:color="auto"/>
                                <w:left w:val="none" w:sz="0" w:space="0" w:color="auto"/>
                                <w:bottom w:val="none" w:sz="0" w:space="0" w:color="auto"/>
                                <w:right w:val="none" w:sz="0" w:space="0" w:color="auto"/>
                              </w:divBdr>
                              <w:divsChild>
                                <w:div w:id="15389298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671134022">
                                      <w:marLeft w:val="0"/>
                                      <w:marRight w:val="0"/>
                                      <w:marTop w:val="0"/>
                                      <w:marBottom w:val="0"/>
                                      <w:divBdr>
                                        <w:top w:val="none" w:sz="0" w:space="0" w:color="auto"/>
                                        <w:left w:val="none" w:sz="0" w:space="0" w:color="auto"/>
                                        <w:bottom w:val="none" w:sz="0" w:space="0" w:color="auto"/>
                                        <w:right w:val="none" w:sz="0" w:space="0" w:color="auto"/>
                                      </w:divBdr>
                                      <w:divsChild>
                                        <w:div w:id="17366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59787">
                              <w:marLeft w:val="0"/>
                              <w:marRight w:val="0"/>
                              <w:marTop w:val="0"/>
                              <w:marBottom w:val="0"/>
                              <w:divBdr>
                                <w:top w:val="none" w:sz="0" w:space="0" w:color="auto"/>
                                <w:left w:val="none" w:sz="0" w:space="0" w:color="auto"/>
                                <w:bottom w:val="none" w:sz="0" w:space="0" w:color="auto"/>
                                <w:right w:val="none" w:sz="0" w:space="0" w:color="auto"/>
                              </w:divBdr>
                            </w:div>
                            <w:div w:id="5499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7699">
                      <w:marLeft w:val="0"/>
                      <w:marRight w:val="0"/>
                      <w:marTop w:val="0"/>
                      <w:marBottom w:val="0"/>
                      <w:divBdr>
                        <w:top w:val="none" w:sz="0" w:space="0" w:color="auto"/>
                        <w:left w:val="none" w:sz="0" w:space="0" w:color="auto"/>
                        <w:bottom w:val="none" w:sz="0" w:space="0" w:color="auto"/>
                        <w:right w:val="none" w:sz="0" w:space="0" w:color="auto"/>
                      </w:divBdr>
                      <w:divsChild>
                        <w:div w:id="396249078">
                          <w:marLeft w:val="0"/>
                          <w:marRight w:val="0"/>
                          <w:marTop w:val="0"/>
                          <w:marBottom w:val="0"/>
                          <w:divBdr>
                            <w:top w:val="none" w:sz="0" w:space="0" w:color="auto"/>
                            <w:left w:val="none" w:sz="0" w:space="0" w:color="auto"/>
                            <w:bottom w:val="none" w:sz="0" w:space="0" w:color="auto"/>
                            <w:right w:val="none" w:sz="0" w:space="0" w:color="auto"/>
                          </w:divBdr>
                        </w:div>
                        <w:div w:id="950862639">
                          <w:marLeft w:val="0"/>
                          <w:marRight w:val="0"/>
                          <w:marTop w:val="0"/>
                          <w:marBottom w:val="0"/>
                          <w:divBdr>
                            <w:top w:val="none" w:sz="0" w:space="0" w:color="auto"/>
                            <w:left w:val="none" w:sz="0" w:space="0" w:color="auto"/>
                            <w:bottom w:val="none" w:sz="0" w:space="0" w:color="auto"/>
                            <w:right w:val="none" w:sz="0" w:space="0" w:color="auto"/>
                          </w:divBdr>
                          <w:divsChild>
                            <w:div w:id="132482202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715424973">
                                  <w:marLeft w:val="0"/>
                                  <w:marRight w:val="0"/>
                                  <w:marTop w:val="0"/>
                                  <w:marBottom w:val="300"/>
                                  <w:divBdr>
                                    <w:top w:val="none" w:sz="0" w:space="0" w:color="auto"/>
                                    <w:left w:val="none" w:sz="0" w:space="0" w:color="auto"/>
                                    <w:bottom w:val="none" w:sz="0" w:space="0" w:color="auto"/>
                                    <w:right w:val="none" w:sz="0" w:space="0" w:color="auto"/>
                                  </w:divBdr>
                                  <w:divsChild>
                                    <w:div w:id="1423257322">
                                      <w:marLeft w:val="0"/>
                                      <w:marRight w:val="0"/>
                                      <w:marTop w:val="0"/>
                                      <w:marBottom w:val="0"/>
                                      <w:divBdr>
                                        <w:top w:val="none" w:sz="0" w:space="0" w:color="auto"/>
                                        <w:left w:val="none" w:sz="0" w:space="0" w:color="auto"/>
                                        <w:bottom w:val="none" w:sz="0" w:space="0" w:color="auto"/>
                                        <w:right w:val="none" w:sz="0" w:space="0" w:color="auto"/>
                                      </w:divBdr>
                                    </w:div>
                                  </w:divsChild>
                                </w:div>
                                <w:div w:id="61237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72127">
                      <w:marLeft w:val="0"/>
                      <w:marRight w:val="0"/>
                      <w:marTop w:val="0"/>
                      <w:marBottom w:val="0"/>
                      <w:divBdr>
                        <w:top w:val="none" w:sz="0" w:space="0" w:color="auto"/>
                        <w:left w:val="none" w:sz="0" w:space="0" w:color="auto"/>
                        <w:bottom w:val="none" w:sz="0" w:space="0" w:color="auto"/>
                        <w:right w:val="none" w:sz="0" w:space="0" w:color="auto"/>
                      </w:divBdr>
                      <w:divsChild>
                        <w:div w:id="482237713">
                          <w:marLeft w:val="0"/>
                          <w:marRight w:val="0"/>
                          <w:marTop w:val="0"/>
                          <w:marBottom w:val="0"/>
                          <w:divBdr>
                            <w:top w:val="none" w:sz="0" w:space="0" w:color="auto"/>
                            <w:left w:val="none" w:sz="0" w:space="0" w:color="auto"/>
                            <w:bottom w:val="none" w:sz="0" w:space="0" w:color="auto"/>
                            <w:right w:val="none" w:sz="0" w:space="0" w:color="auto"/>
                          </w:divBdr>
                        </w:div>
                        <w:div w:id="43257110">
                          <w:marLeft w:val="0"/>
                          <w:marRight w:val="0"/>
                          <w:marTop w:val="0"/>
                          <w:marBottom w:val="0"/>
                          <w:divBdr>
                            <w:top w:val="none" w:sz="0" w:space="0" w:color="auto"/>
                            <w:left w:val="none" w:sz="0" w:space="0" w:color="auto"/>
                            <w:bottom w:val="none" w:sz="0" w:space="0" w:color="auto"/>
                            <w:right w:val="none" w:sz="0" w:space="0" w:color="auto"/>
                          </w:divBdr>
                          <w:divsChild>
                            <w:div w:id="118687861">
                              <w:marLeft w:val="0"/>
                              <w:marRight w:val="0"/>
                              <w:marTop w:val="0"/>
                              <w:marBottom w:val="0"/>
                              <w:divBdr>
                                <w:top w:val="none" w:sz="0" w:space="0" w:color="auto"/>
                                <w:left w:val="none" w:sz="0" w:space="0" w:color="auto"/>
                                <w:bottom w:val="none" w:sz="0" w:space="0" w:color="auto"/>
                                <w:right w:val="none" w:sz="0" w:space="0" w:color="auto"/>
                              </w:divBdr>
                            </w:div>
                            <w:div w:id="295569023">
                              <w:marLeft w:val="0"/>
                              <w:marRight w:val="0"/>
                              <w:marTop w:val="0"/>
                              <w:marBottom w:val="0"/>
                              <w:divBdr>
                                <w:top w:val="none" w:sz="0" w:space="0" w:color="auto"/>
                                <w:left w:val="none" w:sz="0" w:space="0" w:color="auto"/>
                                <w:bottom w:val="none" w:sz="0" w:space="0" w:color="auto"/>
                                <w:right w:val="none" w:sz="0" w:space="0" w:color="auto"/>
                              </w:divBdr>
                              <w:divsChild>
                                <w:div w:id="1671062345">
                                  <w:marLeft w:val="0"/>
                                  <w:marRight w:val="0"/>
                                  <w:marTop w:val="0"/>
                                  <w:marBottom w:val="300"/>
                                  <w:divBdr>
                                    <w:top w:val="single" w:sz="6" w:space="15" w:color="E6E6E6"/>
                                    <w:left w:val="single" w:sz="6" w:space="15" w:color="E6E6E6"/>
                                    <w:bottom w:val="single" w:sz="6" w:space="15" w:color="E6E6E6"/>
                                    <w:right w:val="single" w:sz="6" w:space="15" w:color="E6E6E6"/>
                                  </w:divBdr>
                                  <w:divsChild>
                                    <w:div w:id="599415490">
                                      <w:marLeft w:val="0"/>
                                      <w:marRight w:val="0"/>
                                      <w:marTop w:val="0"/>
                                      <w:marBottom w:val="0"/>
                                      <w:divBdr>
                                        <w:top w:val="none" w:sz="0" w:space="0" w:color="auto"/>
                                        <w:left w:val="none" w:sz="0" w:space="0" w:color="auto"/>
                                        <w:bottom w:val="none" w:sz="0" w:space="0" w:color="auto"/>
                                        <w:right w:val="none" w:sz="0" w:space="0" w:color="auto"/>
                                      </w:divBdr>
                                      <w:divsChild>
                                        <w:div w:id="19961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59308">
                              <w:marLeft w:val="0"/>
                              <w:marRight w:val="0"/>
                              <w:marTop w:val="0"/>
                              <w:marBottom w:val="0"/>
                              <w:divBdr>
                                <w:top w:val="none" w:sz="0" w:space="0" w:color="auto"/>
                                <w:left w:val="none" w:sz="0" w:space="0" w:color="auto"/>
                                <w:bottom w:val="none" w:sz="0" w:space="0" w:color="auto"/>
                                <w:right w:val="none" w:sz="0" w:space="0" w:color="auto"/>
                              </w:divBdr>
                            </w:div>
                            <w:div w:id="76828300">
                              <w:marLeft w:val="0"/>
                              <w:marRight w:val="0"/>
                              <w:marTop w:val="0"/>
                              <w:marBottom w:val="0"/>
                              <w:divBdr>
                                <w:top w:val="none" w:sz="0" w:space="0" w:color="auto"/>
                                <w:left w:val="none" w:sz="0" w:space="0" w:color="auto"/>
                                <w:bottom w:val="none" w:sz="0" w:space="0" w:color="auto"/>
                                <w:right w:val="none" w:sz="0" w:space="0" w:color="auto"/>
                              </w:divBdr>
                              <w:divsChild>
                                <w:div w:id="23363628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93086221">
                                      <w:marLeft w:val="0"/>
                                      <w:marRight w:val="0"/>
                                      <w:marTop w:val="0"/>
                                      <w:marBottom w:val="0"/>
                                      <w:divBdr>
                                        <w:top w:val="none" w:sz="0" w:space="0" w:color="auto"/>
                                        <w:left w:val="none" w:sz="0" w:space="0" w:color="auto"/>
                                        <w:bottom w:val="none" w:sz="0" w:space="0" w:color="auto"/>
                                        <w:right w:val="none" w:sz="0" w:space="0" w:color="auto"/>
                                      </w:divBdr>
                                      <w:divsChild>
                                        <w:div w:id="13982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65589">
                              <w:marLeft w:val="0"/>
                              <w:marRight w:val="0"/>
                              <w:marTop w:val="0"/>
                              <w:marBottom w:val="0"/>
                              <w:divBdr>
                                <w:top w:val="none" w:sz="0" w:space="0" w:color="auto"/>
                                <w:left w:val="none" w:sz="0" w:space="0" w:color="auto"/>
                                <w:bottom w:val="none" w:sz="0" w:space="0" w:color="auto"/>
                                <w:right w:val="none" w:sz="0" w:space="0" w:color="auto"/>
                              </w:divBdr>
                            </w:div>
                            <w:div w:id="85155817">
                              <w:marLeft w:val="0"/>
                              <w:marRight w:val="0"/>
                              <w:marTop w:val="0"/>
                              <w:marBottom w:val="0"/>
                              <w:divBdr>
                                <w:top w:val="none" w:sz="0" w:space="0" w:color="auto"/>
                                <w:left w:val="none" w:sz="0" w:space="0" w:color="auto"/>
                                <w:bottom w:val="none" w:sz="0" w:space="0" w:color="auto"/>
                                <w:right w:val="none" w:sz="0" w:space="0" w:color="auto"/>
                              </w:divBdr>
                              <w:divsChild>
                                <w:div w:id="18245421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432668758">
                                      <w:marLeft w:val="0"/>
                                      <w:marRight w:val="0"/>
                                      <w:marTop w:val="0"/>
                                      <w:marBottom w:val="0"/>
                                      <w:divBdr>
                                        <w:top w:val="none" w:sz="0" w:space="0" w:color="auto"/>
                                        <w:left w:val="none" w:sz="0" w:space="0" w:color="auto"/>
                                        <w:bottom w:val="none" w:sz="0" w:space="0" w:color="auto"/>
                                        <w:right w:val="none" w:sz="0" w:space="0" w:color="auto"/>
                                      </w:divBdr>
                                      <w:divsChild>
                                        <w:div w:id="2477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58874">
                              <w:marLeft w:val="0"/>
                              <w:marRight w:val="0"/>
                              <w:marTop w:val="0"/>
                              <w:marBottom w:val="0"/>
                              <w:divBdr>
                                <w:top w:val="none" w:sz="0" w:space="0" w:color="auto"/>
                                <w:left w:val="none" w:sz="0" w:space="0" w:color="auto"/>
                                <w:bottom w:val="none" w:sz="0" w:space="0" w:color="auto"/>
                                <w:right w:val="none" w:sz="0" w:space="0" w:color="auto"/>
                              </w:divBdr>
                            </w:div>
                            <w:div w:id="55789944">
                              <w:marLeft w:val="0"/>
                              <w:marRight w:val="0"/>
                              <w:marTop w:val="0"/>
                              <w:marBottom w:val="0"/>
                              <w:divBdr>
                                <w:top w:val="none" w:sz="0" w:space="0" w:color="auto"/>
                                <w:left w:val="none" w:sz="0" w:space="0" w:color="auto"/>
                                <w:bottom w:val="none" w:sz="0" w:space="0" w:color="auto"/>
                                <w:right w:val="none" w:sz="0" w:space="0" w:color="auto"/>
                              </w:divBdr>
                              <w:divsChild>
                                <w:div w:id="1325235899">
                                  <w:marLeft w:val="0"/>
                                  <w:marRight w:val="0"/>
                                  <w:marTop w:val="0"/>
                                  <w:marBottom w:val="300"/>
                                  <w:divBdr>
                                    <w:top w:val="single" w:sz="6" w:space="15" w:color="E6E6E6"/>
                                    <w:left w:val="single" w:sz="6" w:space="15" w:color="E6E6E6"/>
                                    <w:bottom w:val="single" w:sz="6" w:space="15" w:color="E6E6E6"/>
                                    <w:right w:val="single" w:sz="6" w:space="15" w:color="E6E6E6"/>
                                  </w:divBdr>
                                  <w:divsChild>
                                    <w:div w:id="674772914">
                                      <w:marLeft w:val="0"/>
                                      <w:marRight w:val="0"/>
                                      <w:marTop w:val="0"/>
                                      <w:marBottom w:val="0"/>
                                      <w:divBdr>
                                        <w:top w:val="none" w:sz="0" w:space="0" w:color="auto"/>
                                        <w:left w:val="none" w:sz="0" w:space="0" w:color="auto"/>
                                        <w:bottom w:val="none" w:sz="0" w:space="0" w:color="auto"/>
                                        <w:right w:val="none" w:sz="0" w:space="0" w:color="auto"/>
                                      </w:divBdr>
                                      <w:divsChild>
                                        <w:div w:id="40534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857230">
                              <w:marLeft w:val="0"/>
                              <w:marRight w:val="0"/>
                              <w:marTop w:val="0"/>
                              <w:marBottom w:val="0"/>
                              <w:divBdr>
                                <w:top w:val="none" w:sz="0" w:space="0" w:color="auto"/>
                                <w:left w:val="none" w:sz="0" w:space="0" w:color="auto"/>
                                <w:bottom w:val="none" w:sz="0" w:space="0" w:color="auto"/>
                                <w:right w:val="none" w:sz="0" w:space="0" w:color="auto"/>
                              </w:divBdr>
                            </w:div>
                            <w:div w:id="579801819">
                              <w:marLeft w:val="0"/>
                              <w:marRight w:val="0"/>
                              <w:marTop w:val="0"/>
                              <w:marBottom w:val="0"/>
                              <w:divBdr>
                                <w:top w:val="none" w:sz="0" w:space="0" w:color="auto"/>
                                <w:left w:val="none" w:sz="0" w:space="0" w:color="auto"/>
                                <w:bottom w:val="none" w:sz="0" w:space="0" w:color="auto"/>
                                <w:right w:val="none" w:sz="0" w:space="0" w:color="auto"/>
                              </w:divBdr>
                              <w:divsChild>
                                <w:div w:id="1187208079">
                                  <w:marLeft w:val="0"/>
                                  <w:marRight w:val="0"/>
                                  <w:marTop w:val="0"/>
                                  <w:marBottom w:val="300"/>
                                  <w:divBdr>
                                    <w:top w:val="single" w:sz="6" w:space="15" w:color="E6E6E6"/>
                                    <w:left w:val="single" w:sz="6" w:space="15" w:color="E6E6E6"/>
                                    <w:bottom w:val="single" w:sz="6" w:space="15" w:color="E6E6E6"/>
                                    <w:right w:val="single" w:sz="6" w:space="15" w:color="E6E6E6"/>
                                  </w:divBdr>
                                  <w:divsChild>
                                    <w:div w:id="1879665016">
                                      <w:marLeft w:val="0"/>
                                      <w:marRight w:val="0"/>
                                      <w:marTop w:val="0"/>
                                      <w:marBottom w:val="0"/>
                                      <w:divBdr>
                                        <w:top w:val="none" w:sz="0" w:space="0" w:color="auto"/>
                                        <w:left w:val="none" w:sz="0" w:space="0" w:color="auto"/>
                                        <w:bottom w:val="none" w:sz="0" w:space="0" w:color="auto"/>
                                        <w:right w:val="none" w:sz="0" w:space="0" w:color="auto"/>
                                      </w:divBdr>
                                      <w:divsChild>
                                        <w:div w:id="727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798235">
                              <w:marLeft w:val="0"/>
                              <w:marRight w:val="0"/>
                              <w:marTop w:val="0"/>
                              <w:marBottom w:val="0"/>
                              <w:divBdr>
                                <w:top w:val="none" w:sz="0" w:space="0" w:color="auto"/>
                                <w:left w:val="none" w:sz="0" w:space="0" w:color="auto"/>
                                <w:bottom w:val="none" w:sz="0" w:space="0" w:color="auto"/>
                                <w:right w:val="none" w:sz="0" w:space="0" w:color="auto"/>
                              </w:divBdr>
                            </w:div>
                            <w:div w:id="802190619">
                              <w:marLeft w:val="0"/>
                              <w:marRight w:val="0"/>
                              <w:marTop w:val="0"/>
                              <w:marBottom w:val="0"/>
                              <w:divBdr>
                                <w:top w:val="none" w:sz="0" w:space="0" w:color="auto"/>
                                <w:left w:val="none" w:sz="0" w:space="0" w:color="auto"/>
                                <w:bottom w:val="none" w:sz="0" w:space="0" w:color="auto"/>
                                <w:right w:val="none" w:sz="0" w:space="0" w:color="auto"/>
                              </w:divBdr>
                              <w:divsChild>
                                <w:div w:id="1860389761">
                                  <w:marLeft w:val="0"/>
                                  <w:marRight w:val="0"/>
                                  <w:marTop w:val="0"/>
                                  <w:marBottom w:val="300"/>
                                  <w:divBdr>
                                    <w:top w:val="single" w:sz="6" w:space="15" w:color="E6E6E6"/>
                                    <w:left w:val="single" w:sz="6" w:space="15" w:color="E6E6E6"/>
                                    <w:bottom w:val="single" w:sz="6" w:space="15" w:color="E6E6E6"/>
                                    <w:right w:val="single" w:sz="6" w:space="15" w:color="E6E6E6"/>
                                  </w:divBdr>
                                  <w:divsChild>
                                    <w:div w:id="844443254">
                                      <w:marLeft w:val="0"/>
                                      <w:marRight w:val="0"/>
                                      <w:marTop w:val="0"/>
                                      <w:marBottom w:val="0"/>
                                      <w:divBdr>
                                        <w:top w:val="none" w:sz="0" w:space="0" w:color="auto"/>
                                        <w:left w:val="none" w:sz="0" w:space="0" w:color="auto"/>
                                        <w:bottom w:val="none" w:sz="0" w:space="0" w:color="auto"/>
                                        <w:right w:val="none" w:sz="0" w:space="0" w:color="auto"/>
                                      </w:divBdr>
                                      <w:divsChild>
                                        <w:div w:id="3539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90801">
                              <w:marLeft w:val="0"/>
                              <w:marRight w:val="0"/>
                              <w:marTop w:val="0"/>
                              <w:marBottom w:val="0"/>
                              <w:divBdr>
                                <w:top w:val="none" w:sz="0" w:space="0" w:color="auto"/>
                                <w:left w:val="none" w:sz="0" w:space="0" w:color="auto"/>
                                <w:bottom w:val="none" w:sz="0" w:space="0" w:color="auto"/>
                                <w:right w:val="none" w:sz="0" w:space="0" w:color="auto"/>
                              </w:divBdr>
                            </w:div>
                            <w:div w:id="1492942089">
                              <w:marLeft w:val="0"/>
                              <w:marRight w:val="0"/>
                              <w:marTop w:val="0"/>
                              <w:marBottom w:val="0"/>
                              <w:divBdr>
                                <w:top w:val="none" w:sz="0" w:space="0" w:color="auto"/>
                                <w:left w:val="none" w:sz="0" w:space="0" w:color="auto"/>
                                <w:bottom w:val="none" w:sz="0" w:space="0" w:color="auto"/>
                                <w:right w:val="none" w:sz="0" w:space="0" w:color="auto"/>
                              </w:divBdr>
                              <w:divsChild>
                                <w:div w:id="84497843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31807253">
                                      <w:marLeft w:val="0"/>
                                      <w:marRight w:val="0"/>
                                      <w:marTop w:val="0"/>
                                      <w:marBottom w:val="300"/>
                                      <w:divBdr>
                                        <w:top w:val="none" w:sz="0" w:space="0" w:color="auto"/>
                                        <w:left w:val="none" w:sz="0" w:space="0" w:color="auto"/>
                                        <w:bottom w:val="none" w:sz="0" w:space="0" w:color="auto"/>
                                        <w:right w:val="none" w:sz="0" w:space="0" w:color="auto"/>
                                      </w:divBdr>
                                      <w:divsChild>
                                        <w:div w:id="459810930">
                                          <w:marLeft w:val="0"/>
                                          <w:marRight w:val="0"/>
                                          <w:marTop w:val="0"/>
                                          <w:marBottom w:val="0"/>
                                          <w:divBdr>
                                            <w:top w:val="none" w:sz="0" w:space="0" w:color="auto"/>
                                            <w:left w:val="none" w:sz="0" w:space="0" w:color="auto"/>
                                            <w:bottom w:val="none" w:sz="0" w:space="0" w:color="auto"/>
                                            <w:right w:val="none" w:sz="0" w:space="0" w:color="auto"/>
                                          </w:divBdr>
                                        </w:div>
                                      </w:divsChild>
                                    </w:div>
                                    <w:div w:id="38165305">
                                      <w:marLeft w:val="0"/>
                                      <w:marRight w:val="0"/>
                                      <w:marTop w:val="0"/>
                                      <w:marBottom w:val="0"/>
                                      <w:divBdr>
                                        <w:top w:val="none" w:sz="0" w:space="0" w:color="auto"/>
                                        <w:left w:val="none" w:sz="0" w:space="0" w:color="auto"/>
                                        <w:bottom w:val="none" w:sz="0" w:space="0" w:color="auto"/>
                                        <w:right w:val="none" w:sz="0" w:space="0" w:color="auto"/>
                                      </w:divBdr>
                                      <w:divsChild>
                                        <w:div w:id="60780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01036">
                          <w:marLeft w:val="0"/>
                          <w:marRight w:val="0"/>
                          <w:marTop w:val="0"/>
                          <w:marBottom w:val="0"/>
                          <w:divBdr>
                            <w:top w:val="none" w:sz="0" w:space="0" w:color="auto"/>
                            <w:left w:val="none" w:sz="0" w:space="0" w:color="auto"/>
                            <w:bottom w:val="none" w:sz="0" w:space="0" w:color="auto"/>
                            <w:right w:val="none" w:sz="0" w:space="0" w:color="auto"/>
                          </w:divBdr>
                          <w:divsChild>
                            <w:div w:id="446049440">
                              <w:marLeft w:val="0"/>
                              <w:marRight w:val="0"/>
                              <w:marTop w:val="0"/>
                              <w:marBottom w:val="0"/>
                              <w:divBdr>
                                <w:top w:val="none" w:sz="0" w:space="0" w:color="auto"/>
                                <w:left w:val="none" w:sz="0" w:space="0" w:color="auto"/>
                                <w:bottom w:val="none" w:sz="0" w:space="0" w:color="auto"/>
                                <w:right w:val="none" w:sz="0" w:space="0" w:color="auto"/>
                              </w:divBdr>
                            </w:div>
                            <w:div w:id="46758379">
                              <w:marLeft w:val="0"/>
                              <w:marRight w:val="0"/>
                              <w:marTop w:val="0"/>
                              <w:marBottom w:val="0"/>
                              <w:divBdr>
                                <w:top w:val="none" w:sz="0" w:space="0" w:color="auto"/>
                                <w:left w:val="none" w:sz="0" w:space="0" w:color="auto"/>
                                <w:bottom w:val="none" w:sz="0" w:space="0" w:color="auto"/>
                                <w:right w:val="none" w:sz="0" w:space="0" w:color="auto"/>
                              </w:divBdr>
                            </w:div>
                            <w:div w:id="2095082991">
                              <w:marLeft w:val="0"/>
                              <w:marRight w:val="0"/>
                              <w:marTop w:val="0"/>
                              <w:marBottom w:val="0"/>
                              <w:divBdr>
                                <w:top w:val="none" w:sz="0" w:space="0" w:color="auto"/>
                                <w:left w:val="none" w:sz="0" w:space="0" w:color="auto"/>
                                <w:bottom w:val="none" w:sz="0" w:space="0" w:color="auto"/>
                                <w:right w:val="none" w:sz="0" w:space="0" w:color="auto"/>
                              </w:divBdr>
                              <w:divsChild>
                                <w:div w:id="908463912">
                                  <w:marLeft w:val="0"/>
                                  <w:marRight w:val="0"/>
                                  <w:marTop w:val="0"/>
                                  <w:marBottom w:val="300"/>
                                  <w:divBdr>
                                    <w:top w:val="single" w:sz="6" w:space="15" w:color="E6E6E6"/>
                                    <w:left w:val="single" w:sz="6" w:space="15" w:color="E6E6E6"/>
                                    <w:bottom w:val="single" w:sz="6" w:space="15" w:color="E6E6E6"/>
                                    <w:right w:val="single" w:sz="6" w:space="15" w:color="E6E6E6"/>
                                  </w:divBdr>
                                  <w:divsChild>
                                    <w:div w:id="602300654">
                                      <w:marLeft w:val="0"/>
                                      <w:marRight w:val="0"/>
                                      <w:marTop w:val="0"/>
                                      <w:marBottom w:val="0"/>
                                      <w:divBdr>
                                        <w:top w:val="none" w:sz="0" w:space="0" w:color="auto"/>
                                        <w:left w:val="none" w:sz="0" w:space="0" w:color="auto"/>
                                        <w:bottom w:val="none" w:sz="0" w:space="0" w:color="auto"/>
                                        <w:right w:val="none" w:sz="0" w:space="0" w:color="auto"/>
                                      </w:divBdr>
                                      <w:divsChild>
                                        <w:div w:id="12651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98873">
                              <w:marLeft w:val="0"/>
                              <w:marRight w:val="0"/>
                              <w:marTop w:val="0"/>
                              <w:marBottom w:val="0"/>
                              <w:divBdr>
                                <w:top w:val="none" w:sz="0" w:space="0" w:color="auto"/>
                                <w:left w:val="none" w:sz="0" w:space="0" w:color="auto"/>
                                <w:bottom w:val="none" w:sz="0" w:space="0" w:color="auto"/>
                                <w:right w:val="none" w:sz="0" w:space="0" w:color="auto"/>
                              </w:divBdr>
                            </w:div>
                            <w:div w:id="1426222289">
                              <w:marLeft w:val="0"/>
                              <w:marRight w:val="0"/>
                              <w:marTop w:val="0"/>
                              <w:marBottom w:val="0"/>
                              <w:divBdr>
                                <w:top w:val="none" w:sz="0" w:space="0" w:color="auto"/>
                                <w:left w:val="none" w:sz="0" w:space="0" w:color="auto"/>
                                <w:bottom w:val="none" w:sz="0" w:space="0" w:color="auto"/>
                                <w:right w:val="none" w:sz="0" w:space="0" w:color="auto"/>
                              </w:divBdr>
                              <w:divsChild>
                                <w:div w:id="188825099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589117374">
                                      <w:marLeft w:val="0"/>
                                      <w:marRight w:val="0"/>
                                      <w:marTop w:val="0"/>
                                      <w:marBottom w:val="0"/>
                                      <w:divBdr>
                                        <w:top w:val="none" w:sz="0" w:space="0" w:color="auto"/>
                                        <w:left w:val="none" w:sz="0" w:space="0" w:color="auto"/>
                                        <w:bottom w:val="none" w:sz="0" w:space="0" w:color="auto"/>
                                        <w:right w:val="none" w:sz="0" w:space="0" w:color="auto"/>
                                      </w:divBdr>
                                      <w:divsChild>
                                        <w:div w:id="19351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42126">
                              <w:marLeft w:val="0"/>
                              <w:marRight w:val="0"/>
                              <w:marTop w:val="0"/>
                              <w:marBottom w:val="0"/>
                              <w:divBdr>
                                <w:top w:val="none" w:sz="0" w:space="0" w:color="auto"/>
                                <w:left w:val="none" w:sz="0" w:space="0" w:color="auto"/>
                                <w:bottom w:val="none" w:sz="0" w:space="0" w:color="auto"/>
                                <w:right w:val="none" w:sz="0" w:space="0" w:color="auto"/>
                              </w:divBdr>
                            </w:div>
                            <w:div w:id="542137735">
                              <w:marLeft w:val="0"/>
                              <w:marRight w:val="0"/>
                              <w:marTop w:val="0"/>
                              <w:marBottom w:val="0"/>
                              <w:divBdr>
                                <w:top w:val="none" w:sz="0" w:space="0" w:color="auto"/>
                                <w:left w:val="none" w:sz="0" w:space="0" w:color="auto"/>
                                <w:bottom w:val="none" w:sz="0" w:space="0" w:color="auto"/>
                                <w:right w:val="none" w:sz="0" w:space="0" w:color="auto"/>
                              </w:divBdr>
                              <w:divsChild>
                                <w:div w:id="768814477">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65713008">
                                      <w:marLeft w:val="0"/>
                                      <w:marRight w:val="0"/>
                                      <w:marTop w:val="0"/>
                                      <w:marBottom w:val="0"/>
                                      <w:divBdr>
                                        <w:top w:val="none" w:sz="0" w:space="0" w:color="auto"/>
                                        <w:left w:val="none" w:sz="0" w:space="0" w:color="auto"/>
                                        <w:bottom w:val="none" w:sz="0" w:space="0" w:color="auto"/>
                                        <w:right w:val="none" w:sz="0" w:space="0" w:color="auto"/>
                                      </w:divBdr>
                                      <w:divsChild>
                                        <w:div w:id="15733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96160">
                              <w:marLeft w:val="0"/>
                              <w:marRight w:val="0"/>
                              <w:marTop w:val="0"/>
                              <w:marBottom w:val="0"/>
                              <w:divBdr>
                                <w:top w:val="none" w:sz="0" w:space="0" w:color="auto"/>
                                <w:left w:val="none" w:sz="0" w:space="0" w:color="auto"/>
                                <w:bottom w:val="none" w:sz="0" w:space="0" w:color="auto"/>
                                <w:right w:val="none" w:sz="0" w:space="0" w:color="auto"/>
                              </w:divBdr>
                            </w:div>
                            <w:div w:id="631713289">
                              <w:marLeft w:val="0"/>
                              <w:marRight w:val="0"/>
                              <w:marTop w:val="0"/>
                              <w:marBottom w:val="0"/>
                              <w:divBdr>
                                <w:top w:val="none" w:sz="0" w:space="0" w:color="auto"/>
                                <w:left w:val="none" w:sz="0" w:space="0" w:color="auto"/>
                                <w:bottom w:val="none" w:sz="0" w:space="0" w:color="auto"/>
                                <w:right w:val="none" w:sz="0" w:space="0" w:color="auto"/>
                              </w:divBdr>
                              <w:divsChild>
                                <w:div w:id="456267385">
                                  <w:marLeft w:val="0"/>
                                  <w:marRight w:val="0"/>
                                  <w:marTop w:val="0"/>
                                  <w:marBottom w:val="300"/>
                                  <w:divBdr>
                                    <w:top w:val="single" w:sz="6" w:space="15" w:color="E6E6E6"/>
                                    <w:left w:val="single" w:sz="6" w:space="15" w:color="E6E6E6"/>
                                    <w:bottom w:val="single" w:sz="6" w:space="15" w:color="E6E6E6"/>
                                    <w:right w:val="single" w:sz="6" w:space="15" w:color="E6E6E6"/>
                                  </w:divBdr>
                                  <w:divsChild>
                                    <w:div w:id="97526800">
                                      <w:marLeft w:val="0"/>
                                      <w:marRight w:val="0"/>
                                      <w:marTop w:val="0"/>
                                      <w:marBottom w:val="0"/>
                                      <w:divBdr>
                                        <w:top w:val="none" w:sz="0" w:space="0" w:color="auto"/>
                                        <w:left w:val="none" w:sz="0" w:space="0" w:color="auto"/>
                                        <w:bottom w:val="none" w:sz="0" w:space="0" w:color="auto"/>
                                        <w:right w:val="none" w:sz="0" w:space="0" w:color="auto"/>
                                      </w:divBdr>
                                      <w:divsChild>
                                        <w:div w:id="10269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20962">
                              <w:marLeft w:val="0"/>
                              <w:marRight w:val="0"/>
                              <w:marTop w:val="0"/>
                              <w:marBottom w:val="0"/>
                              <w:divBdr>
                                <w:top w:val="none" w:sz="0" w:space="0" w:color="auto"/>
                                <w:left w:val="none" w:sz="0" w:space="0" w:color="auto"/>
                                <w:bottom w:val="none" w:sz="0" w:space="0" w:color="auto"/>
                                <w:right w:val="none" w:sz="0" w:space="0" w:color="auto"/>
                              </w:divBdr>
                            </w:div>
                            <w:div w:id="2112430544">
                              <w:marLeft w:val="0"/>
                              <w:marRight w:val="0"/>
                              <w:marTop w:val="0"/>
                              <w:marBottom w:val="0"/>
                              <w:divBdr>
                                <w:top w:val="none" w:sz="0" w:space="0" w:color="auto"/>
                                <w:left w:val="none" w:sz="0" w:space="0" w:color="auto"/>
                                <w:bottom w:val="none" w:sz="0" w:space="0" w:color="auto"/>
                                <w:right w:val="none" w:sz="0" w:space="0" w:color="auto"/>
                              </w:divBdr>
                              <w:divsChild>
                                <w:div w:id="2032686026">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53579400">
                                      <w:marLeft w:val="0"/>
                                      <w:marRight w:val="0"/>
                                      <w:marTop w:val="0"/>
                                      <w:marBottom w:val="0"/>
                                      <w:divBdr>
                                        <w:top w:val="none" w:sz="0" w:space="0" w:color="auto"/>
                                        <w:left w:val="none" w:sz="0" w:space="0" w:color="auto"/>
                                        <w:bottom w:val="none" w:sz="0" w:space="0" w:color="auto"/>
                                        <w:right w:val="none" w:sz="0" w:space="0" w:color="auto"/>
                                      </w:divBdr>
                                      <w:divsChild>
                                        <w:div w:id="8599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081411">
                              <w:marLeft w:val="0"/>
                              <w:marRight w:val="0"/>
                              <w:marTop w:val="0"/>
                              <w:marBottom w:val="0"/>
                              <w:divBdr>
                                <w:top w:val="none" w:sz="0" w:space="0" w:color="auto"/>
                                <w:left w:val="none" w:sz="0" w:space="0" w:color="auto"/>
                                <w:bottom w:val="none" w:sz="0" w:space="0" w:color="auto"/>
                                <w:right w:val="none" w:sz="0" w:space="0" w:color="auto"/>
                              </w:divBdr>
                            </w:div>
                            <w:div w:id="59788723">
                              <w:marLeft w:val="0"/>
                              <w:marRight w:val="0"/>
                              <w:marTop w:val="0"/>
                              <w:marBottom w:val="0"/>
                              <w:divBdr>
                                <w:top w:val="none" w:sz="0" w:space="0" w:color="auto"/>
                                <w:left w:val="none" w:sz="0" w:space="0" w:color="auto"/>
                                <w:bottom w:val="none" w:sz="0" w:space="0" w:color="auto"/>
                                <w:right w:val="none" w:sz="0" w:space="0" w:color="auto"/>
                              </w:divBdr>
                              <w:divsChild>
                                <w:div w:id="1456218254">
                                  <w:marLeft w:val="0"/>
                                  <w:marRight w:val="0"/>
                                  <w:marTop w:val="0"/>
                                  <w:marBottom w:val="300"/>
                                  <w:divBdr>
                                    <w:top w:val="single" w:sz="6" w:space="15" w:color="E6E6E6"/>
                                    <w:left w:val="single" w:sz="6" w:space="15" w:color="E6E6E6"/>
                                    <w:bottom w:val="single" w:sz="6" w:space="15" w:color="E6E6E6"/>
                                    <w:right w:val="single" w:sz="6" w:space="15" w:color="E6E6E6"/>
                                  </w:divBdr>
                                  <w:divsChild>
                                    <w:div w:id="823085145">
                                      <w:marLeft w:val="0"/>
                                      <w:marRight w:val="0"/>
                                      <w:marTop w:val="0"/>
                                      <w:marBottom w:val="300"/>
                                      <w:divBdr>
                                        <w:top w:val="none" w:sz="0" w:space="0" w:color="auto"/>
                                        <w:left w:val="none" w:sz="0" w:space="0" w:color="auto"/>
                                        <w:bottom w:val="none" w:sz="0" w:space="0" w:color="auto"/>
                                        <w:right w:val="none" w:sz="0" w:space="0" w:color="auto"/>
                                      </w:divBdr>
                                      <w:divsChild>
                                        <w:div w:id="1873684124">
                                          <w:marLeft w:val="0"/>
                                          <w:marRight w:val="0"/>
                                          <w:marTop w:val="0"/>
                                          <w:marBottom w:val="0"/>
                                          <w:divBdr>
                                            <w:top w:val="none" w:sz="0" w:space="0" w:color="auto"/>
                                            <w:left w:val="none" w:sz="0" w:space="0" w:color="auto"/>
                                            <w:bottom w:val="none" w:sz="0" w:space="0" w:color="auto"/>
                                            <w:right w:val="none" w:sz="0" w:space="0" w:color="auto"/>
                                          </w:divBdr>
                                        </w:div>
                                      </w:divsChild>
                                    </w:div>
                                    <w:div w:id="4554269">
                                      <w:marLeft w:val="0"/>
                                      <w:marRight w:val="0"/>
                                      <w:marTop w:val="0"/>
                                      <w:marBottom w:val="0"/>
                                      <w:divBdr>
                                        <w:top w:val="none" w:sz="0" w:space="0" w:color="auto"/>
                                        <w:left w:val="none" w:sz="0" w:space="0" w:color="auto"/>
                                        <w:bottom w:val="none" w:sz="0" w:space="0" w:color="auto"/>
                                        <w:right w:val="none" w:sz="0" w:space="0" w:color="auto"/>
                                      </w:divBdr>
                                      <w:divsChild>
                                        <w:div w:id="1487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5038666">
      <w:bodyDiv w:val="1"/>
      <w:marLeft w:val="0"/>
      <w:marRight w:val="0"/>
      <w:marTop w:val="0"/>
      <w:marBottom w:val="0"/>
      <w:divBdr>
        <w:top w:val="none" w:sz="0" w:space="0" w:color="auto"/>
        <w:left w:val="none" w:sz="0" w:space="0" w:color="auto"/>
        <w:bottom w:val="none" w:sz="0" w:space="0" w:color="auto"/>
        <w:right w:val="none" w:sz="0" w:space="0" w:color="auto"/>
      </w:divBdr>
      <w:divsChild>
        <w:div w:id="237638685">
          <w:marLeft w:val="0"/>
          <w:marRight w:val="0"/>
          <w:marTop w:val="0"/>
          <w:marBottom w:val="0"/>
          <w:divBdr>
            <w:top w:val="none" w:sz="0" w:space="0" w:color="auto"/>
            <w:left w:val="none" w:sz="0" w:space="0" w:color="auto"/>
            <w:bottom w:val="none" w:sz="0" w:space="0" w:color="auto"/>
            <w:right w:val="none" w:sz="0" w:space="0" w:color="auto"/>
          </w:divBdr>
        </w:div>
      </w:divsChild>
    </w:div>
    <w:div w:id="716515441">
      <w:bodyDiv w:val="1"/>
      <w:marLeft w:val="0"/>
      <w:marRight w:val="0"/>
      <w:marTop w:val="0"/>
      <w:marBottom w:val="0"/>
      <w:divBdr>
        <w:top w:val="none" w:sz="0" w:space="0" w:color="auto"/>
        <w:left w:val="none" w:sz="0" w:space="0" w:color="auto"/>
        <w:bottom w:val="none" w:sz="0" w:space="0" w:color="auto"/>
        <w:right w:val="none" w:sz="0" w:space="0" w:color="auto"/>
      </w:divBdr>
    </w:div>
    <w:div w:id="722557939">
      <w:bodyDiv w:val="1"/>
      <w:marLeft w:val="0"/>
      <w:marRight w:val="0"/>
      <w:marTop w:val="0"/>
      <w:marBottom w:val="0"/>
      <w:divBdr>
        <w:top w:val="none" w:sz="0" w:space="0" w:color="auto"/>
        <w:left w:val="none" w:sz="0" w:space="0" w:color="auto"/>
        <w:bottom w:val="none" w:sz="0" w:space="0" w:color="auto"/>
        <w:right w:val="none" w:sz="0" w:space="0" w:color="auto"/>
      </w:divBdr>
      <w:divsChild>
        <w:div w:id="1212573595">
          <w:marLeft w:val="0"/>
          <w:marRight w:val="0"/>
          <w:marTop w:val="0"/>
          <w:marBottom w:val="0"/>
          <w:divBdr>
            <w:top w:val="none" w:sz="0" w:space="0" w:color="auto"/>
            <w:left w:val="none" w:sz="0" w:space="0" w:color="auto"/>
            <w:bottom w:val="none" w:sz="0" w:space="0" w:color="auto"/>
            <w:right w:val="none" w:sz="0" w:space="0" w:color="auto"/>
          </w:divBdr>
        </w:div>
      </w:divsChild>
    </w:div>
    <w:div w:id="737091303">
      <w:bodyDiv w:val="1"/>
      <w:marLeft w:val="0"/>
      <w:marRight w:val="0"/>
      <w:marTop w:val="0"/>
      <w:marBottom w:val="0"/>
      <w:divBdr>
        <w:top w:val="none" w:sz="0" w:space="0" w:color="auto"/>
        <w:left w:val="none" w:sz="0" w:space="0" w:color="auto"/>
        <w:bottom w:val="none" w:sz="0" w:space="0" w:color="auto"/>
        <w:right w:val="none" w:sz="0" w:space="0" w:color="auto"/>
      </w:divBdr>
      <w:divsChild>
        <w:div w:id="819616225">
          <w:marLeft w:val="0"/>
          <w:marRight w:val="0"/>
          <w:marTop w:val="0"/>
          <w:marBottom w:val="0"/>
          <w:divBdr>
            <w:top w:val="none" w:sz="0" w:space="0" w:color="auto"/>
            <w:left w:val="none" w:sz="0" w:space="0" w:color="auto"/>
            <w:bottom w:val="none" w:sz="0" w:space="0" w:color="auto"/>
            <w:right w:val="none" w:sz="0" w:space="0" w:color="auto"/>
          </w:divBdr>
        </w:div>
      </w:divsChild>
    </w:div>
    <w:div w:id="763693890">
      <w:bodyDiv w:val="1"/>
      <w:marLeft w:val="0"/>
      <w:marRight w:val="0"/>
      <w:marTop w:val="0"/>
      <w:marBottom w:val="0"/>
      <w:divBdr>
        <w:top w:val="none" w:sz="0" w:space="0" w:color="auto"/>
        <w:left w:val="none" w:sz="0" w:space="0" w:color="auto"/>
        <w:bottom w:val="none" w:sz="0" w:space="0" w:color="auto"/>
        <w:right w:val="none" w:sz="0" w:space="0" w:color="auto"/>
      </w:divBdr>
      <w:divsChild>
        <w:div w:id="488986505">
          <w:marLeft w:val="0"/>
          <w:marRight w:val="0"/>
          <w:marTop w:val="0"/>
          <w:marBottom w:val="0"/>
          <w:divBdr>
            <w:top w:val="none" w:sz="0" w:space="0" w:color="auto"/>
            <w:left w:val="none" w:sz="0" w:space="0" w:color="auto"/>
            <w:bottom w:val="none" w:sz="0" w:space="0" w:color="auto"/>
            <w:right w:val="none" w:sz="0" w:space="0" w:color="auto"/>
          </w:divBdr>
        </w:div>
      </w:divsChild>
    </w:div>
    <w:div w:id="768089768">
      <w:bodyDiv w:val="1"/>
      <w:marLeft w:val="0"/>
      <w:marRight w:val="0"/>
      <w:marTop w:val="0"/>
      <w:marBottom w:val="0"/>
      <w:divBdr>
        <w:top w:val="none" w:sz="0" w:space="0" w:color="auto"/>
        <w:left w:val="none" w:sz="0" w:space="0" w:color="auto"/>
        <w:bottom w:val="none" w:sz="0" w:space="0" w:color="auto"/>
        <w:right w:val="none" w:sz="0" w:space="0" w:color="auto"/>
      </w:divBdr>
      <w:divsChild>
        <w:div w:id="330178120">
          <w:marLeft w:val="0"/>
          <w:marRight w:val="0"/>
          <w:marTop w:val="0"/>
          <w:marBottom w:val="60"/>
          <w:divBdr>
            <w:top w:val="none" w:sz="0" w:space="0" w:color="auto"/>
            <w:left w:val="none" w:sz="0" w:space="0" w:color="auto"/>
            <w:bottom w:val="none" w:sz="0" w:space="0" w:color="auto"/>
            <w:right w:val="none" w:sz="0" w:space="0" w:color="auto"/>
          </w:divBdr>
        </w:div>
        <w:div w:id="1645159524">
          <w:marLeft w:val="0"/>
          <w:marRight w:val="0"/>
          <w:marTop w:val="0"/>
          <w:marBottom w:val="0"/>
          <w:divBdr>
            <w:top w:val="none" w:sz="0" w:space="0" w:color="auto"/>
            <w:left w:val="none" w:sz="0" w:space="0" w:color="auto"/>
            <w:bottom w:val="none" w:sz="0" w:space="0" w:color="auto"/>
            <w:right w:val="none" w:sz="0" w:space="0" w:color="auto"/>
          </w:divBdr>
          <w:divsChild>
            <w:div w:id="12406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9087">
      <w:bodyDiv w:val="1"/>
      <w:marLeft w:val="0"/>
      <w:marRight w:val="0"/>
      <w:marTop w:val="0"/>
      <w:marBottom w:val="0"/>
      <w:divBdr>
        <w:top w:val="none" w:sz="0" w:space="0" w:color="auto"/>
        <w:left w:val="none" w:sz="0" w:space="0" w:color="auto"/>
        <w:bottom w:val="none" w:sz="0" w:space="0" w:color="auto"/>
        <w:right w:val="none" w:sz="0" w:space="0" w:color="auto"/>
      </w:divBdr>
    </w:div>
    <w:div w:id="827130441">
      <w:bodyDiv w:val="1"/>
      <w:marLeft w:val="0"/>
      <w:marRight w:val="0"/>
      <w:marTop w:val="0"/>
      <w:marBottom w:val="0"/>
      <w:divBdr>
        <w:top w:val="none" w:sz="0" w:space="0" w:color="auto"/>
        <w:left w:val="none" w:sz="0" w:space="0" w:color="auto"/>
        <w:bottom w:val="none" w:sz="0" w:space="0" w:color="auto"/>
        <w:right w:val="none" w:sz="0" w:space="0" w:color="auto"/>
      </w:divBdr>
    </w:div>
    <w:div w:id="844324227">
      <w:bodyDiv w:val="1"/>
      <w:marLeft w:val="0"/>
      <w:marRight w:val="0"/>
      <w:marTop w:val="0"/>
      <w:marBottom w:val="0"/>
      <w:divBdr>
        <w:top w:val="none" w:sz="0" w:space="0" w:color="auto"/>
        <w:left w:val="none" w:sz="0" w:space="0" w:color="auto"/>
        <w:bottom w:val="none" w:sz="0" w:space="0" w:color="auto"/>
        <w:right w:val="none" w:sz="0" w:space="0" w:color="auto"/>
      </w:divBdr>
      <w:divsChild>
        <w:div w:id="1839417143">
          <w:marLeft w:val="0"/>
          <w:marRight w:val="0"/>
          <w:marTop w:val="0"/>
          <w:marBottom w:val="60"/>
          <w:divBdr>
            <w:top w:val="none" w:sz="0" w:space="0" w:color="auto"/>
            <w:left w:val="none" w:sz="0" w:space="0" w:color="auto"/>
            <w:bottom w:val="none" w:sz="0" w:space="0" w:color="auto"/>
            <w:right w:val="none" w:sz="0" w:space="0" w:color="auto"/>
          </w:divBdr>
        </w:div>
      </w:divsChild>
    </w:div>
    <w:div w:id="886645860">
      <w:bodyDiv w:val="1"/>
      <w:marLeft w:val="0"/>
      <w:marRight w:val="0"/>
      <w:marTop w:val="0"/>
      <w:marBottom w:val="0"/>
      <w:divBdr>
        <w:top w:val="none" w:sz="0" w:space="0" w:color="auto"/>
        <w:left w:val="none" w:sz="0" w:space="0" w:color="auto"/>
        <w:bottom w:val="none" w:sz="0" w:space="0" w:color="auto"/>
        <w:right w:val="none" w:sz="0" w:space="0" w:color="auto"/>
      </w:divBdr>
    </w:div>
    <w:div w:id="905257940">
      <w:bodyDiv w:val="1"/>
      <w:marLeft w:val="0"/>
      <w:marRight w:val="0"/>
      <w:marTop w:val="0"/>
      <w:marBottom w:val="0"/>
      <w:divBdr>
        <w:top w:val="none" w:sz="0" w:space="0" w:color="auto"/>
        <w:left w:val="none" w:sz="0" w:space="0" w:color="auto"/>
        <w:bottom w:val="none" w:sz="0" w:space="0" w:color="auto"/>
        <w:right w:val="none" w:sz="0" w:space="0" w:color="auto"/>
      </w:divBdr>
      <w:divsChild>
        <w:div w:id="162859183">
          <w:marLeft w:val="0"/>
          <w:marRight w:val="0"/>
          <w:marTop w:val="0"/>
          <w:marBottom w:val="0"/>
          <w:divBdr>
            <w:top w:val="none" w:sz="0" w:space="0" w:color="auto"/>
            <w:left w:val="none" w:sz="0" w:space="0" w:color="auto"/>
            <w:bottom w:val="none" w:sz="0" w:space="0" w:color="auto"/>
            <w:right w:val="none" w:sz="0" w:space="0" w:color="auto"/>
          </w:divBdr>
        </w:div>
        <w:div w:id="546528467">
          <w:marLeft w:val="0"/>
          <w:marRight w:val="0"/>
          <w:marTop w:val="0"/>
          <w:marBottom w:val="0"/>
          <w:divBdr>
            <w:top w:val="none" w:sz="0" w:space="0" w:color="auto"/>
            <w:left w:val="none" w:sz="0" w:space="0" w:color="auto"/>
            <w:bottom w:val="none" w:sz="0" w:space="0" w:color="auto"/>
            <w:right w:val="none" w:sz="0" w:space="0" w:color="auto"/>
          </w:divBdr>
        </w:div>
      </w:divsChild>
    </w:div>
    <w:div w:id="918487872">
      <w:bodyDiv w:val="1"/>
      <w:marLeft w:val="0"/>
      <w:marRight w:val="0"/>
      <w:marTop w:val="0"/>
      <w:marBottom w:val="0"/>
      <w:divBdr>
        <w:top w:val="none" w:sz="0" w:space="0" w:color="auto"/>
        <w:left w:val="none" w:sz="0" w:space="0" w:color="auto"/>
        <w:bottom w:val="none" w:sz="0" w:space="0" w:color="auto"/>
        <w:right w:val="none" w:sz="0" w:space="0" w:color="auto"/>
      </w:divBdr>
      <w:divsChild>
        <w:div w:id="1748653199">
          <w:marLeft w:val="0"/>
          <w:marRight w:val="0"/>
          <w:marTop w:val="0"/>
          <w:marBottom w:val="0"/>
          <w:divBdr>
            <w:top w:val="none" w:sz="0" w:space="0" w:color="auto"/>
            <w:left w:val="none" w:sz="0" w:space="0" w:color="auto"/>
            <w:bottom w:val="none" w:sz="0" w:space="0" w:color="auto"/>
            <w:right w:val="none" w:sz="0" w:space="0" w:color="auto"/>
          </w:divBdr>
        </w:div>
        <w:div w:id="386953132">
          <w:marLeft w:val="0"/>
          <w:marRight w:val="0"/>
          <w:marTop w:val="0"/>
          <w:marBottom w:val="0"/>
          <w:divBdr>
            <w:top w:val="none" w:sz="0" w:space="0" w:color="auto"/>
            <w:left w:val="none" w:sz="0" w:space="0" w:color="auto"/>
            <w:bottom w:val="none" w:sz="0" w:space="0" w:color="auto"/>
            <w:right w:val="none" w:sz="0" w:space="0" w:color="auto"/>
          </w:divBdr>
        </w:div>
      </w:divsChild>
    </w:div>
    <w:div w:id="929967802">
      <w:bodyDiv w:val="1"/>
      <w:marLeft w:val="0"/>
      <w:marRight w:val="0"/>
      <w:marTop w:val="0"/>
      <w:marBottom w:val="0"/>
      <w:divBdr>
        <w:top w:val="none" w:sz="0" w:space="0" w:color="auto"/>
        <w:left w:val="none" w:sz="0" w:space="0" w:color="auto"/>
        <w:bottom w:val="none" w:sz="0" w:space="0" w:color="auto"/>
        <w:right w:val="none" w:sz="0" w:space="0" w:color="auto"/>
      </w:divBdr>
      <w:divsChild>
        <w:div w:id="726413356">
          <w:marLeft w:val="0"/>
          <w:marRight w:val="0"/>
          <w:marTop w:val="0"/>
          <w:marBottom w:val="0"/>
          <w:divBdr>
            <w:top w:val="none" w:sz="0" w:space="0" w:color="auto"/>
            <w:left w:val="none" w:sz="0" w:space="0" w:color="auto"/>
            <w:bottom w:val="none" w:sz="0" w:space="0" w:color="auto"/>
            <w:right w:val="none" w:sz="0" w:space="0" w:color="auto"/>
          </w:divBdr>
        </w:div>
        <w:div w:id="585773381">
          <w:marLeft w:val="0"/>
          <w:marRight w:val="0"/>
          <w:marTop w:val="0"/>
          <w:marBottom w:val="0"/>
          <w:divBdr>
            <w:top w:val="none" w:sz="0" w:space="0" w:color="auto"/>
            <w:left w:val="none" w:sz="0" w:space="0" w:color="auto"/>
            <w:bottom w:val="none" w:sz="0" w:space="0" w:color="auto"/>
            <w:right w:val="none" w:sz="0" w:space="0" w:color="auto"/>
          </w:divBdr>
        </w:div>
      </w:divsChild>
    </w:div>
    <w:div w:id="948976389">
      <w:bodyDiv w:val="1"/>
      <w:marLeft w:val="0"/>
      <w:marRight w:val="0"/>
      <w:marTop w:val="0"/>
      <w:marBottom w:val="0"/>
      <w:divBdr>
        <w:top w:val="none" w:sz="0" w:space="0" w:color="auto"/>
        <w:left w:val="none" w:sz="0" w:space="0" w:color="auto"/>
        <w:bottom w:val="none" w:sz="0" w:space="0" w:color="auto"/>
        <w:right w:val="none" w:sz="0" w:space="0" w:color="auto"/>
      </w:divBdr>
      <w:divsChild>
        <w:div w:id="1089350830">
          <w:marLeft w:val="0"/>
          <w:marRight w:val="0"/>
          <w:marTop w:val="0"/>
          <w:marBottom w:val="0"/>
          <w:divBdr>
            <w:top w:val="none" w:sz="0" w:space="0" w:color="auto"/>
            <w:left w:val="none" w:sz="0" w:space="0" w:color="auto"/>
            <w:bottom w:val="none" w:sz="0" w:space="0" w:color="auto"/>
            <w:right w:val="none" w:sz="0" w:space="0" w:color="auto"/>
          </w:divBdr>
        </w:div>
        <w:div w:id="847989710">
          <w:marLeft w:val="0"/>
          <w:marRight w:val="0"/>
          <w:marTop w:val="0"/>
          <w:marBottom w:val="0"/>
          <w:divBdr>
            <w:top w:val="none" w:sz="0" w:space="0" w:color="auto"/>
            <w:left w:val="none" w:sz="0" w:space="0" w:color="auto"/>
            <w:bottom w:val="none" w:sz="0" w:space="0" w:color="auto"/>
            <w:right w:val="none" w:sz="0" w:space="0" w:color="auto"/>
          </w:divBdr>
        </w:div>
      </w:divsChild>
    </w:div>
    <w:div w:id="957643951">
      <w:bodyDiv w:val="1"/>
      <w:marLeft w:val="0"/>
      <w:marRight w:val="0"/>
      <w:marTop w:val="0"/>
      <w:marBottom w:val="0"/>
      <w:divBdr>
        <w:top w:val="none" w:sz="0" w:space="0" w:color="auto"/>
        <w:left w:val="none" w:sz="0" w:space="0" w:color="auto"/>
        <w:bottom w:val="none" w:sz="0" w:space="0" w:color="auto"/>
        <w:right w:val="none" w:sz="0" w:space="0" w:color="auto"/>
      </w:divBdr>
      <w:divsChild>
        <w:div w:id="564150718">
          <w:marLeft w:val="0"/>
          <w:marRight w:val="0"/>
          <w:marTop w:val="0"/>
          <w:marBottom w:val="0"/>
          <w:divBdr>
            <w:top w:val="none" w:sz="0" w:space="0" w:color="auto"/>
            <w:left w:val="none" w:sz="0" w:space="0" w:color="auto"/>
            <w:bottom w:val="none" w:sz="0" w:space="0" w:color="auto"/>
            <w:right w:val="none" w:sz="0" w:space="0" w:color="auto"/>
          </w:divBdr>
        </w:div>
      </w:divsChild>
    </w:div>
    <w:div w:id="970865400">
      <w:bodyDiv w:val="1"/>
      <w:marLeft w:val="0"/>
      <w:marRight w:val="0"/>
      <w:marTop w:val="0"/>
      <w:marBottom w:val="0"/>
      <w:divBdr>
        <w:top w:val="none" w:sz="0" w:space="0" w:color="auto"/>
        <w:left w:val="none" w:sz="0" w:space="0" w:color="auto"/>
        <w:bottom w:val="none" w:sz="0" w:space="0" w:color="auto"/>
        <w:right w:val="none" w:sz="0" w:space="0" w:color="auto"/>
      </w:divBdr>
      <w:divsChild>
        <w:div w:id="1656956809">
          <w:marLeft w:val="0"/>
          <w:marRight w:val="0"/>
          <w:marTop w:val="0"/>
          <w:marBottom w:val="0"/>
          <w:divBdr>
            <w:top w:val="none" w:sz="0" w:space="0" w:color="auto"/>
            <w:left w:val="none" w:sz="0" w:space="0" w:color="auto"/>
            <w:bottom w:val="none" w:sz="0" w:space="0" w:color="auto"/>
            <w:right w:val="none" w:sz="0" w:space="0" w:color="auto"/>
          </w:divBdr>
        </w:div>
      </w:divsChild>
    </w:div>
    <w:div w:id="982466510">
      <w:bodyDiv w:val="1"/>
      <w:marLeft w:val="0"/>
      <w:marRight w:val="0"/>
      <w:marTop w:val="0"/>
      <w:marBottom w:val="0"/>
      <w:divBdr>
        <w:top w:val="none" w:sz="0" w:space="0" w:color="auto"/>
        <w:left w:val="none" w:sz="0" w:space="0" w:color="auto"/>
        <w:bottom w:val="none" w:sz="0" w:space="0" w:color="auto"/>
        <w:right w:val="none" w:sz="0" w:space="0" w:color="auto"/>
      </w:divBdr>
    </w:div>
    <w:div w:id="990139665">
      <w:bodyDiv w:val="1"/>
      <w:marLeft w:val="0"/>
      <w:marRight w:val="0"/>
      <w:marTop w:val="0"/>
      <w:marBottom w:val="0"/>
      <w:divBdr>
        <w:top w:val="none" w:sz="0" w:space="0" w:color="auto"/>
        <w:left w:val="none" w:sz="0" w:space="0" w:color="auto"/>
        <w:bottom w:val="none" w:sz="0" w:space="0" w:color="auto"/>
        <w:right w:val="none" w:sz="0" w:space="0" w:color="auto"/>
      </w:divBdr>
      <w:divsChild>
        <w:div w:id="489566650">
          <w:marLeft w:val="0"/>
          <w:marRight w:val="0"/>
          <w:marTop w:val="0"/>
          <w:marBottom w:val="0"/>
          <w:divBdr>
            <w:top w:val="none" w:sz="0" w:space="0" w:color="auto"/>
            <w:left w:val="none" w:sz="0" w:space="0" w:color="auto"/>
            <w:bottom w:val="none" w:sz="0" w:space="0" w:color="auto"/>
            <w:right w:val="none" w:sz="0" w:space="0" w:color="auto"/>
          </w:divBdr>
        </w:div>
      </w:divsChild>
    </w:div>
    <w:div w:id="1090661055">
      <w:bodyDiv w:val="1"/>
      <w:marLeft w:val="0"/>
      <w:marRight w:val="0"/>
      <w:marTop w:val="0"/>
      <w:marBottom w:val="0"/>
      <w:divBdr>
        <w:top w:val="none" w:sz="0" w:space="0" w:color="auto"/>
        <w:left w:val="none" w:sz="0" w:space="0" w:color="auto"/>
        <w:bottom w:val="none" w:sz="0" w:space="0" w:color="auto"/>
        <w:right w:val="none" w:sz="0" w:space="0" w:color="auto"/>
      </w:divBdr>
      <w:divsChild>
        <w:div w:id="1103916045">
          <w:marLeft w:val="0"/>
          <w:marRight w:val="0"/>
          <w:marTop w:val="0"/>
          <w:marBottom w:val="0"/>
          <w:divBdr>
            <w:top w:val="none" w:sz="0" w:space="0" w:color="auto"/>
            <w:left w:val="none" w:sz="0" w:space="0" w:color="auto"/>
            <w:bottom w:val="none" w:sz="0" w:space="0" w:color="auto"/>
            <w:right w:val="none" w:sz="0" w:space="0" w:color="auto"/>
          </w:divBdr>
        </w:div>
        <w:div w:id="1736664957">
          <w:marLeft w:val="0"/>
          <w:marRight w:val="0"/>
          <w:marTop w:val="0"/>
          <w:marBottom w:val="0"/>
          <w:divBdr>
            <w:top w:val="none" w:sz="0" w:space="0" w:color="auto"/>
            <w:left w:val="none" w:sz="0" w:space="0" w:color="auto"/>
            <w:bottom w:val="none" w:sz="0" w:space="0" w:color="auto"/>
            <w:right w:val="none" w:sz="0" w:space="0" w:color="auto"/>
          </w:divBdr>
        </w:div>
      </w:divsChild>
    </w:div>
    <w:div w:id="1138572711">
      <w:bodyDiv w:val="1"/>
      <w:marLeft w:val="0"/>
      <w:marRight w:val="0"/>
      <w:marTop w:val="0"/>
      <w:marBottom w:val="0"/>
      <w:divBdr>
        <w:top w:val="none" w:sz="0" w:space="0" w:color="auto"/>
        <w:left w:val="none" w:sz="0" w:space="0" w:color="auto"/>
        <w:bottom w:val="none" w:sz="0" w:space="0" w:color="auto"/>
        <w:right w:val="none" w:sz="0" w:space="0" w:color="auto"/>
      </w:divBdr>
      <w:divsChild>
        <w:div w:id="1583643659">
          <w:marLeft w:val="0"/>
          <w:marRight w:val="0"/>
          <w:marTop w:val="0"/>
          <w:marBottom w:val="0"/>
          <w:divBdr>
            <w:top w:val="none" w:sz="0" w:space="0" w:color="auto"/>
            <w:left w:val="none" w:sz="0" w:space="0" w:color="auto"/>
            <w:bottom w:val="none" w:sz="0" w:space="0" w:color="auto"/>
            <w:right w:val="none" w:sz="0" w:space="0" w:color="auto"/>
          </w:divBdr>
        </w:div>
        <w:div w:id="1750692270">
          <w:marLeft w:val="0"/>
          <w:marRight w:val="0"/>
          <w:marTop w:val="0"/>
          <w:marBottom w:val="0"/>
          <w:divBdr>
            <w:top w:val="none" w:sz="0" w:space="0" w:color="auto"/>
            <w:left w:val="none" w:sz="0" w:space="0" w:color="auto"/>
            <w:bottom w:val="none" w:sz="0" w:space="0" w:color="auto"/>
            <w:right w:val="none" w:sz="0" w:space="0" w:color="auto"/>
          </w:divBdr>
        </w:div>
      </w:divsChild>
    </w:div>
    <w:div w:id="1185630971">
      <w:bodyDiv w:val="1"/>
      <w:marLeft w:val="0"/>
      <w:marRight w:val="0"/>
      <w:marTop w:val="0"/>
      <w:marBottom w:val="0"/>
      <w:divBdr>
        <w:top w:val="none" w:sz="0" w:space="0" w:color="auto"/>
        <w:left w:val="none" w:sz="0" w:space="0" w:color="auto"/>
        <w:bottom w:val="none" w:sz="0" w:space="0" w:color="auto"/>
        <w:right w:val="none" w:sz="0" w:space="0" w:color="auto"/>
      </w:divBdr>
      <w:divsChild>
        <w:div w:id="1082337548">
          <w:marLeft w:val="0"/>
          <w:marRight w:val="0"/>
          <w:marTop w:val="0"/>
          <w:marBottom w:val="0"/>
          <w:divBdr>
            <w:top w:val="none" w:sz="0" w:space="0" w:color="auto"/>
            <w:left w:val="none" w:sz="0" w:space="0" w:color="auto"/>
            <w:bottom w:val="none" w:sz="0" w:space="0" w:color="auto"/>
            <w:right w:val="none" w:sz="0" w:space="0" w:color="auto"/>
          </w:divBdr>
        </w:div>
      </w:divsChild>
    </w:div>
    <w:div w:id="1191336568">
      <w:bodyDiv w:val="1"/>
      <w:marLeft w:val="0"/>
      <w:marRight w:val="0"/>
      <w:marTop w:val="0"/>
      <w:marBottom w:val="0"/>
      <w:divBdr>
        <w:top w:val="none" w:sz="0" w:space="0" w:color="auto"/>
        <w:left w:val="none" w:sz="0" w:space="0" w:color="auto"/>
        <w:bottom w:val="none" w:sz="0" w:space="0" w:color="auto"/>
        <w:right w:val="none" w:sz="0" w:space="0" w:color="auto"/>
      </w:divBdr>
    </w:div>
    <w:div w:id="1206412135">
      <w:bodyDiv w:val="1"/>
      <w:marLeft w:val="0"/>
      <w:marRight w:val="0"/>
      <w:marTop w:val="0"/>
      <w:marBottom w:val="0"/>
      <w:divBdr>
        <w:top w:val="none" w:sz="0" w:space="0" w:color="auto"/>
        <w:left w:val="none" w:sz="0" w:space="0" w:color="auto"/>
        <w:bottom w:val="none" w:sz="0" w:space="0" w:color="auto"/>
        <w:right w:val="none" w:sz="0" w:space="0" w:color="auto"/>
      </w:divBdr>
    </w:div>
    <w:div w:id="1290815426">
      <w:bodyDiv w:val="1"/>
      <w:marLeft w:val="0"/>
      <w:marRight w:val="0"/>
      <w:marTop w:val="0"/>
      <w:marBottom w:val="0"/>
      <w:divBdr>
        <w:top w:val="none" w:sz="0" w:space="0" w:color="auto"/>
        <w:left w:val="none" w:sz="0" w:space="0" w:color="auto"/>
        <w:bottom w:val="none" w:sz="0" w:space="0" w:color="auto"/>
        <w:right w:val="none" w:sz="0" w:space="0" w:color="auto"/>
      </w:divBdr>
      <w:divsChild>
        <w:div w:id="1961297460">
          <w:marLeft w:val="0"/>
          <w:marRight w:val="0"/>
          <w:marTop w:val="450"/>
          <w:marBottom w:val="450"/>
          <w:divBdr>
            <w:top w:val="none" w:sz="0" w:space="0" w:color="auto"/>
            <w:left w:val="single" w:sz="24" w:space="0" w:color="6DB33F"/>
            <w:bottom w:val="none" w:sz="0" w:space="0" w:color="auto"/>
            <w:right w:val="none" w:sz="0" w:space="0" w:color="auto"/>
          </w:divBdr>
          <w:divsChild>
            <w:div w:id="12750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99">
      <w:bodyDiv w:val="1"/>
      <w:marLeft w:val="0"/>
      <w:marRight w:val="0"/>
      <w:marTop w:val="0"/>
      <w:marBottom w:val="0"/>
      <w:divBdr>
        <w:top w:val="none" w:sz="0" w:space="0" w:color="auto"/>
        <w:left w:val="none" w:sz="0" w:space="0" w:color="auto"/>
        <w:bottom w:val="none" w:sz="0" w:space="0" w:color="auto"/>
        <w:right w:val="none" w:sz="0" w:space="0" w:color="auto"/>
      </w:divBdr>
    </w:div>
    <w:div w:id="1350255803">
      <w:bodyDiv w:val="1"/>
      <w:marLeft w:val="0"/>
      <w:marRight w:val="0"/>
      <w:marTop w:val="0"/>
      <w:marBottom w:val="0"/>
      <w:divBdr>
        <w:top w:val="none" w:sz="0" w:space="0" w:color="auto"/>
        <w:left w:val="none" w:sz="0" w:space="0" w:color="auto"/>
        <w:bottom w:val="none" w:sz="0" w:space="0" w:color="auto"/>
        <w:right w:val="none" w:sz="0" w:space="0" w:color="auto"/>
      </w:divBdr>
    </w:div>
    <w:div w:id="1363894065">
      <w:bodyDiv w:val="1"/>
      <w:marLeft w:val="0"/>
      <w:marRight w:val="0"/>
      <w:marTop w:val="0"/>
      <w:marBottom w:val="0"/>
      <w:divBdr>
        <w:top w:val="none" w:sz="0" w:space="0" w:color="auto"/>
        <w:left w:val="none" w:sz="0" w:space="0" w:color="auto"/>
        <w:bottom w:val="none" w:sz="0" w:space="0" w:color="auto"/>
        <w:right w:val="none" w:sz="0" w:space="0" w:color="auto"/>
      </w:divBdr>
    </w:div>
    <w:div w:id="1400790359">
      <w:bodyDiv w:val="1"/>
      <w:marLeft w:val="0"/>
      <w:marRight w:val="0"/>
      <w:marTop w:val="0"/>
      <w:marBottom w:val="0"/>
      <w:divBdr>
        <w:top w:val="none" w:sz="0" w:space="0" w:color="auto"/>
        <w:left w:val="none" w:sz="0" w:space="0" w:color="auto"/>
        <w:bottom w:val="none" w:sz="0" w:space="0" w:color="auto"/>
        <w:right w:val="none" w:sz="0" w:space="0" w:color="auto"/>
      </w:divBdr>
      <w:divsChild>
        <w:div w:id="1824660518">
          <w:marLeft w:val="0"/>
          <w:marRight w:val="0"/>
          <w:marTop w:val="0"/>
          <w:marBottom w:val="0"/>
          <w:divBdr>
            <w:top w:val="none" w:sz="0" w:space="0" w:color="auto"/>
            <w:left w:val="none" w:sz="0" w:space="0" w:color="auto"/>
            <w:bottom w:val="none" w:sz="0" w:space="0" w:color="auto"/>
            <w:right w:val="none" w:sz="0" w:space="0" w:color="auto"/>
          </w:divBdr>
        </w:div>
      </w:divsChild>
    </w:div>
    <w:div w:id="1428425373">
      <w:bodyDiv w:val="1"/>
      <w:marLeft w:val="0"/>
      <w:marRight w:val="0"/>
      <w:marTop w:val="0"/>
      <w:marBottom w:val="0"/>
      <w:divBdr>
        <w:top w:val="none" w:sz="0" w:space="0" w:color="auto"/>
        <w:left w:val="none" w:sz="0" w:space="0" w:color="auto"/>
        <w:bottom w:val="none" w:sz="0" w:space="0" w:color="auto"/>
        <w:right w:val="none" w:sz="0" w:space="0" w:color="auto"/>
      </w:divBdr>
    </w:div>
    <w:div w:id="1450200910">
      <w:bodyDiv w:val="1"/>
      <w:marLeft w:val="0"/>
      <w:marRight w:val="0"/>
      <w:marTop w:val="0"/>
      <w:marBottom w:val="0"/>
      <w:divBdr>
        <w:top w:val="none" w:sz="0" w:space="0" w:color="auto"/>
        <w:left w:val="none" w:sz="0" w:space="0" w:color="auto"/>
        <w:bottom w:val="none" w:sz="0" w:space="0" w:color="auto"/>
        <w:right w:val="none" w:sz="0" w:space="0" w:color="auto"/>
      </w:divBdr>
    </w:div>
    <w:div w:id="1485777611">
      <w:bodyDiv w:val="1"/>
      <w:marLeft w:val="0"/>
      <w:marRight w:val="0"/>
      <w:marTop w:val="0"/>
      <w:marBottom w:val="0"/>
      <w:divBdr>
        <w:top w:val="none" w:sz="0" w:space="0" w:color="auto"/>
        <w:left w:val="none" w:sz="0" w:space="0" w:color="auto"/>
        <w:bottom w:val="none" w:sz="0" w:space="0" w:color="auto"/>
        <w:right w:val="none" w:sz="0" w:space="0" w:color="auto"/>
      </w:divBdr>
      <w:divsChild>
        <w:div w:id="1709984385">
          <w:marLeft w:val="0"/>
          <w:marRight w:val="0"/>
          <w:marTop w:val="0"/>
          <w:marBottom w:val="0"/>
          <w:divBdr>
            <w:top w:val="none" w:sz="0" w:space="0" w:color="auto"/>
            <w:left w:val="none" w:sz="0" w:space="0" w:color="auto"/>
            <w:bottom w:val="none" w:sz="0" w:space="0" w:color="auto"/>
            <w:right w:val="none" w:sz="0" w:space="0" w:color="auto"/>
          </w:divBdr>
          <w:divsChild>
            <w:div w:id="14651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40353">
      <w:bodyDiv w:val="1"/>
      <w:marLeft w:val="0"/>
      <w:marRight w:val="0"/>
      <w:marTop w:val="0"/>
      <w:marBottom w:val="0"/>
      <w:divBdr>
        <w:top w:val="none" w:sz="0" w:space="0" w:color="auto"/>
        <w:left w:val="none" w:sz="0" w:space="0" w:color="auto"/>
        <w:bottom w:val="none" w:sz="0" w:space="0" w:color="auto"/>
        <w:right w:val="none" w:sz="0" w:space="0" w:color="auto"/>
      </w:divBdr>
    </w:div>
    <w:div w:id="1490056136">
      <w:bodyDiv w:val="1"/>
      <w:marLeft w:val="0"/>
      <w:marRight w:val="0"/>
      <w:marTop w:val="0"/>
      <w:marBottom w:val="0"/>
      <w:divBdr>
        <w:top w:val="none" w:sz="0" w:space="0" w:color="auto"/>
        <w:left w:val="none" w:sz="0" w:space="0" w:color="auto"/>
        <w:bottom w:val="none" w:sz="0" w:space="0" w:color="auto"/>
        <w:right w:val="none" w:sz="0" w:space="0" w:color="auto"/>
      </w:divBdr>
    </w:div>
    <w:div w:id="1535459791">
      <w:bodyDiv w:val="1"/>
      <w:marLeft w:val="0"/>
      <w:marRight w:val="0"/>
      <w:marTop w:val="0"/>
      <w:marBottom w:val="0"/>
      <w:divBdr>
        <w:top w:val="none" w:sz="0" w:space="0" w:color="auto"/>
        <w:left w:val="none" w:sz="0" w:space="0" w:color="auto"/>
        <w:bottom w:val="none" w:sz="0" w:space="0" w:color="auto"/>
        <w:right w:val="none" w:sz="0" w:space="0" w:color="auto"/>
      </w:divBdr>
    </w:div>
    <w:div w:id="1541940249">
      <w:bodyDiv w:val="1"/>
      <w:marLeft w:val="0"/>
      <w:marRight w:val="0"/>
      <w:marTop w:val="0"/>
      <w:marBottom w:val="0"/>
      <w:divBdr>
        <w:top w:val="none" w:sz="0" w:space="0" w:color="auto"/>
        <w:left w:val="none" w:sz="0" w:space="0" w:color="auto"/>
        <w:bottom w:val="none" w:sz="0" w:space="0" w:color="auto"/>
        <w:right w:val="none" w:sz="0" w:space="0" w:color="auto"/>
      </w:divBdr>
    </w:div>
    <w:div w:id="1549412737">
      <w:bodyDiv w:val="1"/>
      <w:marLeft w:val="0"/>
      <w:marRight w:val="0"/>
      <w:marTop w:val="0"/>
      <w:marBottom w:val="0"/>
      <w:divBdr>
        <w:top w:val="none" w:sz="0" w:space="0" w:color="auto"/>
        <w:left w:val="none" w:sz="0" w:space="0" w:color="auto"/>
        <w:bottom w:val="none" w:sz="0" w:space="0" w:color="auto"/>
        <w:right w:val="none" w:sz="0" w:space="0" w:color="auto"/>
      </w:divBdr>
    </w:div>
    <w:div w:id="1551569387">
      <w:bodyDiv w:val="1"/>
      <w:marLeft w:val="0"/>
      <w:marRight w:val="0"/>
      <w:marTop w:val="0"/>
      <w:marBottom w:val="0"/>
      <w:divBdr>
        <w:top w:val="none" w:sz="0" w:space="0" w:color="auto"/>
        <w:left w:val="none" w:sz="0" w:space="0" w:color="auto"/>
        <w:bottom w:val="none" w:sz="0" w:space="0" w:color="auto"/>
        <w:right w:val="none" w:sz="0" w:space="0" w:color="auto"/>
      </w:divBdr>
    </w:div>
    <w:div w:id="1577396443">
      <w:bodyDiv w:val="1"/>
      <w:marLeft w:val="0"/>
      <w:marRight w:val="0"/>
      <w:marTop w:val="0"/>
      <w:marBottom w:val="0"/>
      <w:divBdr>
        <w:top w:val="none" w:sz="0" w:space="0" w:color="auto"/>
        <w:left w:val="none" w:sz="0" w:space="0" w:color="auto"/>
        <w:bottom w:val="none" w:sz="0" w:space="0" w:color="auto"/>
        <w:right w:val="none" w:sz="0" w:space="0" w:color="auto"/>
      </w:divBdr>
    </w:div>
    <w:div w:id="1613979933">
      <w:bodyDiv w:val="1"/>
      <w:marLeft w:val="0"/>
      <w:marRight w:val="0"/>
      <w:marTop w:val="0"/>
      <w:marBottom w:val="0"/>
      <w:divBdr>
        <w:top w:val="none" w:sz="0" w:space="0" w:color="auto"/>
        <w:left w:val="none" w:sz="0" w:space="0" w:color="auto"/>
        <w:bottom w:val="none" w:sz="0" w:space="0" w:color="auto"/>
        <w:right w:val="none" w:sz="0" w:space="0" w:color="auto"/>
      </w:divBdr>
      <w:divsChild>
        <w:div w:id="100075019">
          <w:marLeft w:val="0"/>
          <w:marRight w:val="0"/>
          <w:marTop w:val="0"/>
          <w:marBottom w:val="0"/>
          <w:divBdr>
            <w:top w:val="none" w:sz="0" w:space="0" w:color="auto"/>
            <w:left w:val="none" w:sz="0" w:space="0" w:color="auto"/>
            <w:bottom w:val="single" w:sz="6" w:space="3" w:color="DDDDD8"/>
            <w:right w:val="none" w:sz="0" w:space="0" w:color="auto"/>
          </w:divBdr>
        </w:div>
      </w:divsChild>
    </w:div>
    <w:div w:id="1624656171">
      <w:bodyDiv w:val="1"/>
      <w:marLeft w:val="0"/>
      <w:marRight w:val="0"/>
      <w:marTop w:val="0"/>
      <w:marBottom w:val="0"/>
      <w:divBdr>
        <w:top w:val="none" w:sz="0" w:space="0" w:color="auto"/>
        <w:left w:val="none" w:sz="0" w:space="0" w:color="auto"/>
        <w:bottom w:val="none" w:sz="0" w:space="0" w:color="auto"/>
        <w:right w:val="none" w:sz="0" w:space="0" w:color="auto"/>
      </w:divBdr>
    </w:div>
    <w:div w:id="1649364430">
      <w:bodyDiv w:val="1"/>
      <w:marLeft w:val="0"/>
      <w:marRight w:val="0"/>
      <w:marTop w:val="0"/>
      <w:marBottom w:val="0"/>
      <w:divBdr>
        <w:top w:val="none" w:sz="0" w:space="0" w:color="auto"/>
        <w:left w:val="none" w:sz="0" w:space="0" w:color="auto"/>
        <w:bottom w:val="none" w:sz="0" w:space="0" w:color="auto"/>
        <w:right w:val="none" w:sz="0" w:space="0" w:color="auto"/>
      </w:divBdr>
      <w:divsChild>
        <w:div w:id="737478973">
          <w:marLeft w:val="0"/>
          <w:marRight w:val="0"/>
          <w:marTop w:val="0"/>
          <w:marBottom w:val="0"/>
          <w:divBdr>
            <w:top w:val="none" w:sz="0" w:space="0" w:color="auto"/>
            <w:left w:val="none" w:sz="0" w:space="0" w:color="auto"/>
            <w:bottom w:val="none" w:sz="0" w:space="0" w:color="auto"/>
            <w:right w:val="none" w:sz="0" w:space="0" w:color="auto"/>
          </w:divBdr>
        </w:div>
        <w:div w:id="320158616">
          <w:marLeft w:val="0"/>
          <w:marRight w:val="0"/>
          <w:marTop w:val="0"/>
          <w:marBottom w:val="0"/>
          <w:divBdr>
            <w:top w:val="none" w:sz="0" w:space="0" w:color="auto"/>
            <w:left w:val="none" w:sz="0" w:space="0" w:color="auto"/>
            <w:bottom w:val="none" w:sz="0" w:space="0" w:color="auto"/>
            <w:right w:val="none" w:sz="0" w:space="0" w:color="auto"/>
          </w:divBdr>
          <w:divsChild>
            <w:div w:id="15678410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86536697">
                  <w:marLeft w:val="0"/>
                  <w:marRight w:val="0"/>
                  <w:marTop w:val="0"/>
                  <w:marBottom w:val="0"/>
                  <w:divBdr>
                    <w:top w:val="none" w:sz="0" w:space="0" w:color="auto"/>
                    <w:left w:val="none" w:sz="0" w:space="0" w:color="auto"/>
                    <w:bottom w:val="none" w:sz="0" w:space="0" w:color="auto"/>
                    <w:right w:val="none" w:sz="0" w:space="0" w:color="auto"/>
                  </w:divBdr>
                  <w:divsChild>
                    <w:div w:id="641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00388">
      <w:bodyDiv w:val="1"/>
      <w:marLeft w:val="0"/>
      <w:marRight w:val="0"/>
      <w:marTop w:val="0"/>
      <w:marBottom w:val="0"/>
      <w:divBdr>
        <w:top w:val="none" w:sz="0" w:space="0" w:color="auto"/>
        <w:left w:val="none" w:sz="0" w:space="0" w:color="auto"/>
        <w:bottom w:val="none" w:sz="0" w:space="0" w:color="auto"/>
        <w:right w:val="none" w:sz="0" w:space="0" w:color="auto"/>
      </w:divBdr>
    </w:div>
    <w:div w:id="1694842715">
      <w:bodyDiv w:val="1"/>
      <w:marLeft w:val="0"/>
      <w:marRight w:val="0"/>
      <w:marTop w:val="0"/>
      <w:marBottom w:val="0"/>
      <w:divBdr>
        <w:top w:val="none" w:sz="0" w:space="0" w:color="auto"/>
        <w:left w:val="none" w:sz="0" w:space="0" w:color="auto"/>
        <w:bottom w:val="none" w:sz="0" w:space="0" w:color="auto"/>
        <w:right w:val="none" w:sz="0" w:space="0" w:color="auto"/>
      </w:divBdr>
      <w:divsChild>
        <w:div w:id="858616640">
          <w:marLeft w:val="0"/>
          <w:marRight w:val="0"/>
          <w:marTop w:val="0"/>
          <w:marBottom w:val="120"/>
          <w:divBdr>
            <w:top w:val="none" w:sz="0" w:space="0" w:color="auto"/>
            <w:left w:val="none" w:sz="0" w:space="0" w:color="auto"/>
            <w:bottom w:val="none" w:sz="0" w:space="0" w:color="auto"/>
            <w:right w:val="none" w:sz="0" w:space="0" w:color="auto"/>
          </w:divBdr>
        </w:div>
        <w:div w:id="212011332">
          <w:marLeft w:val="0"/>
          <w:marRight w:val="0"/>
          <w:marTop w:val="0"/>
          <w:marBottom w:val="0"/>
          <w:divBdr>
            <w:top w:val="none" w:sz="0" w:space="0" w:color="auto"/>
            <w:left w:val="none" w:sz="0" w:space="0" w:color="auto"/>
            <w:bottom w:val="none" w:sz="0" w:space="0" w:color="auto"/>
            <w:right w:val="none" w:sz="0" w:space="0" w:color="auto"/>
          </w:divBdr>
        </w:div>
        <w:div w:id="1959800178">
          <w:marLeft w:val="0"/>
          <w:marRight w:val="0"/>
          <w:marTop w:val="0"/>
          <w:marBottom w:val="0"/>
          <w:divBdr>
            <w:top w:val="none" w:sz="0" w:space="0" w:color="auto"/>
            <w:left w:val="none" w:sz="0" w:space="0" w:color="auto"/>
            <w:bottom w:val="none" w:sz="0" w:space="0" w:color="auto"/>
            <w:right w:val="none" w:sz="0" w:space="0" w:color="auto"/>
          </w:divBdr>
        </w:div>
        <w:div w:id="14382119">
          <w:marLeft w:val="0"/>
          <w:marRight w:val="0"/>
          <w:marTop w:val="0"/>
          <w:marBottom w:val="0"/>
          <w:divBdr>
            <w:top w:val="none" w:sz="0" w:space="0" w:color="auto"/>
            <w:left w:val="none" w:sz="0" w:space="0" w:color="auto"/>
            <w:bottom w:val="none" w:sz="0" w:space="0" w:color="auto"/>
            <w:right w:val="none" w:sz="0" w:space="0" w:color="auto"/>
          </w:divBdr>
        </w:div>
        <w:div w:id="464933443">
          <w:marLeft w:val="0"/>
          <w:marRight w:val="0"/>
          <w:marTop w:val="0"/>
          <w:marBottom w:val="0"/>
          <w:divBdr>
            <w:top w:val="none" w:sz="0" w:space="0" w:color="auto"/>
            <w:left w:val="none" w:sz="0" w:space="0" w:color="auto"/>
            <w:bottom w:val="none" w:sz="0" w:space="0" w:color="auto"/>
            <w:right w:val="none" w:sz="0" w:space="0" w:color="auto"/>
          </w:divBdr>
        </w:div>
      </w:divsChild>
    </w:div>
    <w:div w:id="1746954915">
      <w:bodyDiv w:val="1"/>
      <w:marLeft w:val="0"/>
      <w:marRight w:val="0"/>
      <w:marTop w:val="0"/>
      <w:marBottom w:val="0"/>
      <w:divBdr>
        <w:top w:val="none" w:sz="0" w:space="0" w:color="auto"/>
        <w:left w:val="none" w:sz="0" w:space="0" w:color="auto"/>
        <w:bottom w:val="none" w:sz="0" w:space="0" w:color="auto"/>
        <w:right w:val="none" w:sz="0" w:space="0" w:color="auto"/>
      </w:divBdr>
    </w:div>
    <w:div w:id="1756248387">
      <w:bodyDiv w:val="1"/>
      <w:marLeft w:val="0"/>
      <w:marRight w:val="0"/>
      <w:marTop w:val="0"/>
      <w:marBottom w:val="0"/>
      <w:divBdr>
        <w:top w:val="none" w:sz="0" w:space="0" w:color="auto"/>
        <w:left w:val="none" w:sz="0" w:space="0" w:color="auto"/>
        <w:bottom w:val="none" w:sz="0" w:space="0" w:color="auto"/>
        <w:right w:val="none" w:sz="0" w:space="0" w:color="auto"/>
      </w:divBdr>
    </w:div>
    <w:div w:id="1756323745">
      <w:bodyDiv w:val="1"/>
      <w:marLeft w:val="0"/>
      <w:marRight w:val="0"/>
      <w:marTop w:val="0"/>
      <w:marBottom w:val="0"/>
      <w:divBdr>
        <w:top w:val="none" w:sz="0" w:space="0" w:color="auto"/>
        <w:left w:val="none" w:sz="0" w:space="0" w:color="auto"/>
        <w:bottom w:val="none" w:sz="0" w:space="0" w:color="auto"/>
        <w:right w:val="none" w:sz="0" w:space="0" w:color="auto"/>
      </w:divBdr>
      <w:divsChild>
        <w:div w:id="1426917585">
          <w:marLeft w:val="0"/>
          <w:marRight w:val="0"/>
          <w:marTop w:val="0"/>
          <w:marBottom w:val="0"/>
          <w:divBdr>
            <w:top w:val="none" w:sz="0" w:space="0" w:color="auto"/>
            <w:left w:val="none" w:sz="0" w:space="0" w:color="auto"/>
            <w:bottom w:val="none" w:sz="0" w:space="0" w:color="auto"/>
            <w:right w:val="none" w:sz="0" w:space="0" w:color="auto"/>
          </w:divBdr>
        </w:div>
        <w:div w:id="119609984">
          <w:marLeft w:val="0"/>
          <w:marRight w:val="0"/>
          <w:marTop w:val="0"/>
          <w:marBottom w:val="0"/>
          <w:divBdr>
            <w:top w:val="none" w:sz="0" w:space="0" w:color="auto"/>
            <w:left w:val="none" w:sz="0" w:space="0" w:color="auto"/>
            <w:bottom w:val="none" w:sz="0" w:space="0" w:color="auto"/>
            <w:right w:val="none" w:sz="0" w:space="0" w:color="auto"/>
          </w:divBdr>
        </w:div>
        <w:div w:id="884634481">
          <w:marLeft w:val="0"/>
          <w:marRight w:val="0"/>
          <w:marTop w:val="0"/>
          <w:marBottom w:val="0"/>
          <w:divBdr>
            <w:top w:val="none" w:sz="0" w:space="0" w:color="auto"/>
            <w:left w:val="none" w:sz="0" w:space="0" w:color="auto"/>
            <w:bottom w:val="none" w:sz="0" w:space="0" w:color="auto"/>
            <w:right w:val="none" w:sz="0" w:space="0" w:color="auto"/>
          </w:divBdr>
        </w:div>
      </w:divsChild>
    </w:div>
    <w:div w:id="1757479719">
      <w:bodyDiv w:val="1"/>
      <w:marLeft w:val="0"/>
      <w:marRight w:val="0"/>
      <w:marTop w:val="0"/>
      <w:marBottom w:val="0"/>
      <w:divBdr>
        <w:top w:val="none" w:sz="0" w:space="0" w:color="auto"/>
        <w:left w:val="none" w:sz="0" w:space="0" w:color="auto"/>
        <w:bottom w:val="none" w:sz="0" w:space="0" w:color="auto"/>
        <w:right w:val="none" w:sz="0" w:space="0" w:color="auto"/>
      </w:divBdr>
      <w:divsChild>
        <w:div w:id="818230635">
          <w:marLeft w:val="0"/>
          <w:marRight w:val="0"/>
          <w:marTop w:val="0"/>
          <w:marBottom w:val="120"/>
          <w:divBdr>
            <w:top w:val="none" w:sz="0" w:space="0" w:color="auto"/>
            <w:left w:val="none" w:sz="0" w:space="0" w:color="auto"/>
            <w:bottom w:val="none" w:sz="0" w:space="0" w:color="auto"/>
            <w:right w:val="none" w:sz="0" w:space="0" w:color="auto"/>
          </w:divBdr>
        </w:div>
        <w:div w:id="1492480589">
          <w:marLeft w:val="0"/>
          <w:marRight w:val="0"/>
          <w:marTop w:val="0"/>
          <w:marBottom w:val="0"/>
          <w:divBdr>
            <w:top w:val="none" w:sz="0" w:space="0" w:color="auto"/>
            <w:left w:val="none" w:sz="0" w:space="0" w:color="auto"/>
            <w:bottom w:val="none" w:sz="0" w:space="0" w:color="auto"/>
            <w:right w:val="none" w:sz="0" w:space="0" w:color="auto"/>
          </w:divBdr>
        </w:div>
        <w:div w:id="670836908">
          <w:marLeft w:val="0"/>
          <w:marRight w:val="0"/>
          <w:marTop w:val="0"/>
          <w:marBottom w:val="0"/>
          <w:divBdr>
            <w:top w:val="none" w:sz="0" w:space="0" w:color="auto"/>
            <w:left w:val="none" w:sz="0" w:space="0" w:color="auto"/>
            <w:bottom w:val="none" w:sz="0" w:space="0" w:color="auto"/>
            <w:right w:val="none" w:sz="0" w:space="0" w:color="auto"/>
          </w:divBdr>
        </w:div>
      </w:divsChild>
    </w:div>
    <w:div w:id="1757510996">
      <w:bodyDiv w:val="1"/>
      <w:marLeft w:val="0"/>
      <w:marRight w:val="0"/>
      <w:marTop w:val="0"/>
      <w:marBottom w:val="0"/>
      <w:divBdr>
        <w:top w:val="none" w:sz="0" w:space="0" w:color="auto"/>
        <w:left w:val="none" w:sz="0" w:space="0" w:color="auto"/>
        <w:bottom w:val="none" w:sz="0" w:space="0" w:color="auto"/>
        <w:right w:val="none" w:sz="0" w:space="0" w:color="auto"/>
      </w:divBdr>
      <w:divsChild>
        <w:div w:id="1864440238">
          <w:marLeft w:val="0"/>
          <w:marRight w:val="0"/>
          <w:marTop w:val="0"/>
          <w:marBottom w:val="120"/>
          <w:divBdr>
            <w:top w:val="none" w:sz="0" w:space="0" w:color="auto"/>
            <w:left w:val="none" w:sz="0" w:space="0" w:color="auto"/>
            <w:bottom w:val="none" w:sz="0" w:space="0" w:color="auto"/>
            <w:right w:val="none" w:sz="0" w:space="0" w:color="auto"/>
          </w:divBdr>
        </w:div>
        <w:div w:id="659508002">
          <w:marLeft w:val="0"/>
          <w:marRight w:val="0"/>
          <w:marTop w:val="0"/>
          <w:marBottom w:val="0"/>
          <w:divBdr>
            <w:top w:val="none" w:sz="0" w:space="0" w:color="auto"/>
            <w:left w:val="none" w:sz="0" w:space="0" w:color="auto"/>
            <w:bottom w:val="none" w:sz="0" w:space="0" w:color="auto"/>
            <w:right w:val="none" w:sz="0" w:space="0" w:color="auto"/>
          </w:divBdr>
        </w:div>
      </w:divsChild>
    </w:div>
    <w:div w:id="1803577066">
      <w:bodyDiv w:val="1"/>
      <w:marLeft w:val="0"/>
      <w:marRight w:val="0"/>
      <w:marTop w:val="0"/>
      <w:marBottom w:val="0"/>
      <w:divBdr>
        <w:top w:val="none" w:sz="0" w:space="0" w:color="auto"/>
        <w:left w:val="none" w:sz="0" w:space="0" w:color="auto"/>
        <w:bottom w:val="none" w:sz="0" w:space="0" w:color="auto"/>
        <w:right w:val="none" w:sz="0" w:space="0" w:color="auto"/>
      </w:divBdr>
      <w:divsChild>
        <w:div w:id="627977395">
          <w:marLeft w:val="0"/>
          <w:marRight w:val="0"/>
          <w:marTop w:val="0"/>
          <w:marBottom w:val="0"/>
          <w:divBdr>
            <w:top w:val="none" w:sz="0" w:space="0" w:color="auto"/>
            <w:left w:val="none" w:sz="0" w:space="0" w:color="auto"/>
            <w:bottom w:val="none" w:sz="0" w:space="0" w:color="auto"/>
            <w:right w:val="none" w:sz="0" w:space="0" w:color="auto"/>
          </w:divBdr>
        </w:div>
      </w:divsChild>
    </w:div>
    <w:div w:id="1826824151">
      <w:bodyDiv w:val="1"/>
      <w:marLeft w:val="0"/>
      <w:marRight w:val="0"/>
      <w:marTop w:val="0"/>
      <w:marBottom w:val="0"/>
      <w:divBdr>
        <w:top w:val="none" w:sz="0" w:space="0" w:color="auto"/>
        <w:left w:val="none" w:sz="0" w:space="0" w:color="auto"/>
        <w:bottom w:val="none" w:sz="0" w:space="0" w:color="auto"/>
        <w:right w:val="none" w:sz="0" w:space="0" w:color="auto"/>
      </w:divBdr>
      <w:divsChild>
        <w:div w:id="1653362558">
          <w:marLeft w:val="0"/>
          <w:marRight w:val="0"/>
          <w:marTop w:val="0"/>
          <w:marBottom w:val="0"/>
          <w:divBdr>
            <w:top w:val="none" w:sz="0" w:space="0" w:color="auto"/>
            <w:left w:val="none" w:sz="0" w:space="0" w:color="auto"/>
            <w:bottom w:val="none" w:sz="0" w:space="0" w:color="auto"/>
            <w:right w:val="none" w:sz="0" w:space="0" w:color="auto"/>
          </w:divBdr>
        </w:div>
        <w:div w:id="1002705077">
          <w:marLeft w:val="0"/>
          <w:marRight w:val="0"/>
          <w:marTop w:val="0"/>
          <w:marBottom w:val="0"/>
          <w:divBdr>
            <w:top w:val="none" w:sz="0" w:space="0" w:color="auto"/>
            <w:left w:val="none" w:sz="0" w:space="0" w:color="auto"/>
            <w:bottom w:val="none" w:sz="0" w:space="0" w:color="auto"/>
            <w:right w:val="none" w:sz="0" w:space="0" w:color="auto"/>
          </w:divBdr>
        </w:div>
      </w:divsChild>
    </w:div>
    <w:div w:id="1855419404">
      <w:bodyDiv w:val="1"/>
      <w:marLeft w:val="0"/>
      <w:marRight w:val="0"/>
      <w:marTop w:val="0"/>
      <w:marBottom w:val="0"/>
      <w:divBdr>
        <w:top w:val="none" w:sz="0" w:space="0" w:color="auto"/>
        <w:left w:val="none" w:sz="0" w:space="0" w:color="auto"/>
        <w:bottom w:val="none" w:sz="0" w:space="0" w:color="auto"/>
        <w:right w:val="none" w:sz="0" w:space="0" w:color="auto"/>
      </w:divBdr>
      <w:divsChild>
        <w:div w:id="1745178512">
          <w:marLeft w:val="0"/>
          <w:marRight w:val="0"/>
          <w:marTop w:val="0"/>
          <w:marBottom w:val="0"/>
          <w:divBdr>
            <w:top w:val="none" w:sz="0" w:space="0" w:color="auto"/>
            <w:left w:val="none" w:sz="0" w:space="0" w:color="auto"/>
            <w:bottom w:val="none" w:sz="0" w:space="0" w:color="auto"/>
            <w:right w:val="none" w:sz="0" w:space="0" w:color="auto"/>
          </w:divBdr>
        </w:div>
      </w:divsChild>
    </w:div>
    <w:div w:id="1871918292">
      <w:bodyDiv w:val="1"/>
      <w:marLeft w:val="0"/>
      <w:marRight w:val="0"/>
      <w:marTop w:val="0"/>
      <w:marBottom w:val="0"/>
      <w:divBdr>
        <w:top w:val="none" w:sz="0" w:space="0" w:color="auto"/>
        <w:left w:val="none" w:sz="0" w:space="0" w:color="auto"/>
        <w:bottom w:val="none" w:sz="0" w:space="0" w:color="auto"/>
        <w:right w:val="none" w:sz="0" w:space="0" w:color="auto"/>
      </w:divBdr>
      <w:divsChild>
        <w:div w:id="1826586352">
          <w:marLeft w:val="0"/>
          <w:marRight w:val="0"/>
          <w:marTop w:val="0"/>
          <w:marBottom w:val="0"/>
          <w:divBdr>
            <w:top w:val="none" w:sz="0" w:space="0" w:color="auto"/>
            <w:left w:val="none" w:sz="0" w:space="0" w:color="auto"/>
            <w:bottom w:val="none" w:sz="0" w:space="0" w:color="auto"/>
            <w:right w:val="none" w:sz="0" w:space="0" w:color="auto"/>
          </w:divBdr>
        </w:div>
      </w:divsChild>
    </w:div>
    <w:div w:id="1913734491">
      <w:bodyDiv w:val="1"/>
      <w:marLeft w:val="0"/>
      <w:marRight w:val="0"/>
      <w:marTop w:val="0"/>
      <w:marBottom w:val="0"/>
      <w:divBdr>
        <w:top w:val="none" w:sz="0" w:space="0" w:color="auto"/>
        <w:left w:val="none" w:sz="0" w:space="0" w:color="auto"/>
        <w:bottom w:val="none" w:sz="0" w:space="0" w:color="auto"/>
        <w:right w:val="none" w:sz="0" w:space="0" w:color="auto"/>
      </w:divBdr>
      <w:divsChild>
        <w:div w:id="1698694789">
          <w:marLeft w:val="0"/>
          <w:marRight w:val="0"/>
          <w:marTop w:val="0"/>
          <w:marBottom w:val="120"/>
          <w:divBdr>
            <w:top w:val="none" w:sz="0" w:space="0" w:color="auto"/>
            <w:left w:val="none" w:sz="0" w:space="0" w:color="auto"/>
            <w:bottom w:val="none" w:sz="0" w:space="0" w:color="auto"/>
            <w:right w:val="none" w:sz="0" w:space="0" w:color="auto"/>
          </w:divBdr>
        </w:div>
        <w:div w:id="486871766">
          <w:marLeft w:val="0"/>
          <w:marRight w:val="0"/>
          <w:marTop w:val="0"/>
          <w:marBottom w:val="0"/>
          <w:divBdr>
            <w:top w:val="none" w:sz="0" w:space="0" w:color="auto"/>
            <w:left w:val="none" w:sz="0" w:space="0" w:color="auto"/>
            <w:bottom w:val="none" w:sz="0" w:space="0" w:color="auto"/>
            <w:right w:val="none" w:sz="0" w:space="0" w:color="auto"/>
          </w:divBdr>
        </w:div>
        <w:div w:id="895510411">
          <w:marLeft w:val="0"/>
          <w:marRight w:val="0"/>
          <w:marTop w:val="0"/>
          <w:marBottom w:val="0"/>
          <w:divBdr>
            <w:top w:val="none" w:sz="0" w:space="0" w:color="auto"/>
            <w:left w:val="none" w:sz="0" w:space="0" w:color="auto"/>
            <w:bottom w:val="none" w:sz="0" w:space="0" w:color="auto"/>
            <w:right w:val="none" w:sz="0" w:space="0" w:color="auto"/>
          </w:divBdr>
        </w:div>
        <w:div w:id="1967462889">
          <w:marLeft w:val="0"/>
          <w:marRight w:val="0"/>
          <w:marTop w:val="0"/>
          <w:marBottom w:val="0"/>
          <w:divBdr>
            <w:top w:val="none" w:sz="0" w:space="0" w:color="auto"/>
            <w:left w:val="none" w:sz="0" w:space="0" w:color="auto"/>
            <w:bottom w:val="none" w:sz="0" w:space="0" w:color="auto"/>
            <w:right w:val="none" w:sz="0" w:space="0" w:color="auto"/>
          </w:divBdr>
        </w:div>
        <w:div w:id="99423266">
          <w:marLeft w:val="0"/>
          <w:marRight w:val="0"/>
          <w:marTop w:val="0"/>
          <w:marBottom w:val="0"/>
          <w:divBdr>
            <w:top w:val="none" w:sz="0" w:space="0" w:color="auto"/>
            <w:left w:val="none" w:sz="0" w:space="0" w:color="auto"/>
            <w:bottom w:val="none" w:sz="0" w:space="0" w:color="auto"/>
            <w:right w:val="none" w:sz="0" w:space="0" w:color="auto"/>
          </w:divBdr>
        </w:div>
      </w:divsChild>
    </w:div>
    <w:div w:id="1916016146">
      <w:bodyDiv w:val="1"/>
      <w:marLeft w:val="0"/>
      <w:marRight w:val="0"/>
      <w:marTop w:val="0"/>
      <w:marBottom w:val="0"/>
      <w:divBdr>
        <w:top w:val="none" w:sz="0" w:space="0" w:color="auto"/>
        <w:left w:val="none" w:sz="0" w:space="0" w:color="auto"/>
        <w:bottom w:val="none" w:sz="0" w:space="0" w:color="auto"/>
        <w:right w:val="none" w:sz="0" w:space="0" w:color="auto"/>
      </w:divBdr>
    </w:div>
    <w:div w:id="1944335572">
      <w:bodyDiv w:val="1"/>
      <w:marLeft w:val="0"/>
      <w:marRight w:val="0"/>
      <w:marTop w:val="0"/>
      <w:marBottom w:val="0"/>
      <w:divBdr>
        <w:top w:val="none" w:sz="0" w:space="0" w:color="auto"/>
        <w:left w:val="none" w:sz="0" w:space="0" w:color="auto"/>
        <w:bottom w:val="none" w:sz="0" w:space="0" w:color="auto"/>
        <w:right w:val="none" w:sz="0" w:space="0" w:color="auto"/>
      </w:divBdr>
    </w:div>
    <w:div w:id="1977444512">
      <w:bodyDiv w:val="1"/>
      <w:marLeft w:val="0"/>
      <w:marRight w:val="0"/>
      <w:marTop w:val="0"/>
      <w:marBottom w:val="0"/>
      <w:divBdr>
        <w:top w:val="none" w:sz="0" w:space="0" w:color="auto"/>
        <w:left w:val="none" w:sz="0" w:space="0" w:color="auto"/>
        <w:bottom w:val="none" w:sz="0" w:space="0" w:color="auto"/>
        <w:right w:val="none" w:sz="0" w:space="0" w:color="auto"/>
      </w:divBdr>
      <w:divsChild>
        <w:div w:id="1869100085">
          <w:marLeft w:val="0"/>
          <w:marRight w:val="0"/>
          <w:marTop w:val="0"/>
          <w:marBottom w:val="0"/>
          <w:divBdr>
            <w:top w:val="none" w:sz="0" w:space="0" w:color="auto"/>
            <w:left w:val="none" w:sz="0" w:space="0" w:color="auto"/>
            <w:bottom w:val="none" w:sz="0" w:space="0" w:color="auto"/>
            <w:right w:val="none" w:sz="0" w:space="0" w:color="auto"/>
          </w:divBdr>
        </w:div>
        <w:div w:id="2144805820">
          <w:marLeft w:val="0"/>
          <w:marRight w:val="0"/>
          <w:marTop w:val="0"/>
          <w:marBottom w:val="0"/>
          <w:divBdr>
            <w:top w:val="none" w:sz="0" w:space="0" w:color="auto"/>
            <w:left w:val="none" w:sz="0" w:space="0" w:color="auto"/>
            <w:bottom w:val="none" w:sz="0" w:space="0" w:color="auto"/>
            <w:right w:val="none" w:sz="0" w:space="0" w:color="auto"/>
          </w:divBdr>
        </w:div>
      </w:divsChild>
    </w:div>
    <w:div w:id="1985960415">
      <w:bodyDiv w:val="1"/>
      <w:marLeft w:val="0"/>
      <w:marRight w:val="0"/>
      <w:marTop w:val="0"/>
      <w:marBottom w:val="0"/>
      <w:divBdr>
        <w:top w:val="none" w:sz="0" w:space="0" w:color="auto"/>
        <w:left w:val="none" w:sz="0" w:space="0" w:color="auto"/>
        <w:bottom w:val="none" w:sz="0" w:space="0" w:color="auto"/>
        <w:right w:val="none" w:sz="0" w:space="0" w:color="auto"/>
      </w:divBdr>
      <w:divsChild>
        <w:div w:id="1613586088">
          <w:marLeft w:val="0"/>
          <w:marRight w:val="0"/>
          <w:marTop w:val="0"/>
          <w:marBottom w:val="0"/>
          <w:divBdr>
            <w:top w:val="none" w:sz="0" w:space="0" w:color="auto"/>
            <w:left w:val="none" w:sz="0" w:space="0" w:color="auto"/>
            <w:bottom w:val="none" w:sz="0" w:space="0" w:color="auto"/>
            <w:right w:val="none" w:sz="0" w:space="0" w:color="auto"/>
          </w:divBdr>
        </w:div>
      </w:divsChild>
    </w:div>
    <w:div w:id="2004702579">
      <w:bodyDiv w:val="1"/>
      <w:marLeft w:val="0"/>
      <w:marRight w:val="0"/>
      <w:marTop w:val="0"/>
      <w:marBottom w:val="0"/>
      <w:divBdr>
        <w:top w:val="none" w:sz="0" w:space="0" w:color="auto"/>
        <w:left w:val="none" w:sz="0" w:space="0" w:color="auto"/>
        <w:bottom w:val="none" w:sz="0" w:space="0" w:color="auto"/>
        <w:right w:val="none" w:sz="0" w:space="0" w:color="auto"/>
      </w:divBdr>
      <w:divsChild>
        <w:div w:id="692222864">
          <w:marLeft w:val="0"/>
          <w:marRight w:val="0"/>
          <w:marTop w:val="0"/>
          <w:marBottom w:val="0"/>
          <w:divBdr>
            <w:top w:val="none" w:sz="0" w:space="0" w:color="auto"/>
            <w:left w:val="none" w:sz="0" w:space="0" w:color="auto"/>
            <w:bottom w:val="none" w:sz="0" w:space="0" w:color="auto"/>
            <w:right w:val="none" w:sz="0" w:space="0" w:color="auto"/>
          </w:divBdr>
        </w:div>
      </w:divsChild>
    </w:div>
    <w:div w:id="2016683191">
      <w:bodyDiv w:val="1"/>
      <w:marLeft w:val="0"/>
      <w:marRight w:val="0"/>
      <w:marTop w:val="0"/>
      <w:marBottom w:val="0"/>
      <w:divBdr>
        <w:top w:val="none" w:sz="0" w:space="0" w:color="auto"/>
        <w:left w:val="none" w:sz="0" w:space="0" w:color="auto"/>
        <w:bottom w:val="none" w:sz="0" w:space="0" w:color="auto"/>
        <w:right w:val="none" w:sz="0" w:space="0" w:color="auto"/>
      </w:divBdr>
    </w:div>
    <w:div w:id="2021613498">
      <w:bodyDiv w:val="1"/>
      <w:marLeft w:val="0"/>
      <w:marRight w:val="0"/>
      <w:marTop w:val="0"/>
      <w:marBottom w:val="0"/>
      <w:divBdr>
        <w:top w:val="none" w:sz="0" w:space="0" w:color="auto"/>
        <w:left w:val="none" w:sz="0" w:space="0" w:color="auto"/>
        <w:bottom w:val="none" w:sz="0" w:space="0" w:color="auto"/>
        <w:right w:val="none" w:sz="0" w:space="0" w:color="auto"/>
      </w:divBdr>
    </w:div>
    <w:div w:id="2030837818">
      <w:bodyDiv w:val="1"/>
      <w:marLeft w:val="0"/>
      <w:marRight w:val="0"/>
      <w:marTop w:val="0"/>
      <w:marBottom w:val="0"/>
      <w:divBdr>
        <w:top w:val="none" w:sz="0" w:space="0" w:color="auto"/>
        <w:left w:val="none" w:sz="0" w:space="0" w:color="auto"/>
        <w:bottom w:val="none" w:sz="0" w:space="0" w:color="auto"/>
        <w:right w:val="none" w:sz="0" w:space="0" w:color="auto"/>
      </w:divBdr>
    </w:div>
    <w:div w:id="2034724572">
      <w:bodyDiv w:val="1"/>
      <w:marLeft w:val="0"/>
      <w:marRight w:val="0"/>
      <w:marTop w:val="0"/>
      <w:marBottom w:val="0"/>
      <w:divBdr>
        <w:top w:val="none" w:sz="0" w:space="0" w:color="auto"/>
        <w:left w:val="none" w:sz="0" w:space="0" w:color="auto"/>
        <w:bottom w:val="none" w:sz="0" w:space="0" w:color="auto"/>
        <w:right w:val="none" w:sz="0" w:space="0" w:color="auto"/>
      </w:divBdr>
      <w:divsChild>
        <w:div w:id="2023587558">
          <w:marLeft w:val="0"/>
          <w:marRight w:val="0"/>
          <w:marTop w:val="0"/>
          <w:marBottom w:val="0"/>
          <w:divBdr>
            <w:top w:val="none" w:sz="0" w:space="0" w:color="auto"/>
            <w:left w:val="none" w:sz="0" w:space="0" w:color="auto"/>
            <w:bottom w:val="none" w:sz="0" w:space="0" w:color="auto"/>
            <w:right w:val="none" w:sz="0" w:space="0" w:color="auto"/>
          </w:divBdr>
        </w:div>
        <w:div w:id="1228347567">
          <w:marLeft w:val="0"/>
          <w:marRight w:val="0"/>
          <w:marTop w:val="0"/>
          <w:marBottom w:val="0"/>
          <w:divBdr>
            <w:top w:val="none" w:sz="0" w:space="0" w:color="auto"/>
            <w:left w:val="none" w:sz="0" w:space="0" w:color="auto"/>
            <w:bottom w:val="none" w:sz="0" w:space="0" w:color="auto"/>
            <w:right w:val="none" w:sz="0" w:space="0" w:color="auto"/>
          </w:divBdr>
        </w:div>
      </w:divsChild>
    </w:div>
    <w:div w:id="2057197520">
      <w:bodyDiv w:val="1"/>
      <w:marLeft w:val="0"/>
      <w:marRight w:val="0"/>
      <w:marTop w:val="0"/>
      <w:marBottom w:val="0"/>
      <w:divBdr>
        <w:top w:val="none" w:sz="0" w:space="0" w:color="auto"/>
        <w:left w:val="none" w:sz="0" w:space="0" w:color="auto"/>
        <w:bottom w:val="none" w:sz="0" w:space="0" w:color="auto"/>
        <w:right w:val="none" w:sz="0" w:space="0" w:color="auto"/>
      </w:divBdr>
    </w:div>
    <w:div w:id="2061979719">
      <w:bodyDiv w:val="1"/>
      <w:marLeft w:val="0"/>
      <w:marRight w:val="0"/>
      <w:marTop w:val="0"/>
      <w:marBottom w:val="0"/>
      <w:divBdr>
        <w:top w:val="none" w:sz="0" w:space="0" w:color="auto"/>
        <w:left w:val="none" w:sz="0" w:space="0" w:color="auto"/>
        <w:bottom w:val="none" w:sz="0" w:space="0" w:color="auto"/>
        <w:right w:val="none" w:sz="0" w:space="0" w:color="auto"/>
      </w:divBdr>
      <w:divsChild>
        <w:div w:id="1306012514">
          <w:marLeft w:val="0"/>
          <w:marRight w:val="0"/>
          <w:marTop w:val="0"/>
          <w:marBottom w:val="0"/>
          <w:divBdr>
            <w:top w:val="none" w:sz="0" w:space="0" w:color="auto"/>
            <w:left w:val="none" w:sz="0" w:space="0" w:color="auto"/>
            <w:bottom w:val="none" w:sz="0" w:space="0" w:color="auto"/>
            <w:right w:val="none" w:sz="0" w:space="0" w:color="auto"/>
          </w:divBdr>
        </w:div>
        <w:div w:id="1366632707">
          <w:marLeft w:val="0"/>
          <w:marRight w:val="0"/>
          <w:marTop w:val="0"/>
          <w:marBottom w:val="0"/>
          <w:divBdr>
            <w:top w:val="none" w:sz="0" w:space="0" w:color="auto"/>
            <w:left w:val="none" w:sz="0" w:space="0" w:color="auto"/>
            <w:bottom w:val="none" w:sz="0" w:space="0" w:color="auto"/>
            <w:right w:val="none" w:sz="0" w:space="0" w:color="auto"/>
          </w:divBdr>
        </w:div>
      </w:divsChild>
    </w:div>
    <w:div w:id="2106999094">
      <w:bodyDiv w:val="1"/>
      <w:marLeft w:val="0"/>
      <w:marRight w:val="0"/>
      <w:marTop w:val="0"/>
      <w:marBottom w:val="0"/>
      <w:divBdr>
        <w:top w:val="none" w:sz="0" w:space="0" w:color="auto"/>
        <w:left w:val="none" w:sz="0" w:space="0" w:color="auto"/>
        <w:bottom w:val="none" w:sz="0" w:space="0" w:color="auto"/>
        <w:right w:val="none" w:sz="0" w:space="0" w:color="auto"/>
      </w:divBdr>
      <w:divsChild>
        <w:div w:id="1109276832">
          <w:marLeft w:val="0"/>
          <w:marRight w:val="0"/>
          <w:marTop w:val="0"/>
          <w:marBottom w:val="0"/>
          <w:divBdr>
            <w:top w:val="none" w:sz="0" w:space="0" w:color="auto"/>
            <w:left w:val="none" w:sz="0" w:space="0" w:color="auto"/>
            <w:bottom w:val="none" w:sz="0" w:space="0" w:color="auto"/>
            <w:right w:val="none" w:sz="0" w:space="0" w:color="auto"/>
          </w:divBdr>
        </w:div>
        <w:div w:id="396786336">
          <w:marLeft w:val="0"/>
          <w:marRight w:val="0"/>
          <w:marTop w:val="0"/>
          <w:marBottom w:val="0"/>
          <w:divBdr>
            <w:top w:val="none" w:sz="0" w:space="0" w:color="auto"/>
            <w:left w:val="none" w:sz="0" w:space="0" w:color="auto"/>
            <w:bottom w:val="none" w:sz="0" w:space="0" w:color="auto"/>
            <w:right w:val="none" w:sz="0" w:space="0" w:color="auto"/>
          </w:divBdr>
        </w:div>
      </w:divsChild>
    </w:div>
    <w:div w:id="213478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spring.io/spring/docs/5.1.8.RELEASE/spring-framework-reference/core.html" TargetMode="External"/><Relationship Id="rId21" Type="http://schemas.openxmlformats.org/officeDocument/2006/relationships/hyperlink" Target="https://docs.spring.io/spring/docs/5.1.8.RELEASE/spring-framework-reference/core.html" TargetMode="External"/><Relationship Id="rId324" Type="http://schemas.openxmlformats.org/officeDocument/2006/relationships/hyperlink" Target="https://docs.spring.io/spring/docs/5.1.8.RELEASE/spring-framework-reference/core.html" TargetMode="External"/><Relationship Id="rId531" Type="http://schemas.openxmlformats.org/officeDocument/2006/relationships/hyperlink" Target="https://docs.spring.io/spring/docs/5.1.8.RELEASE/spring-framework-reference/core.html" TargetMode="External"/><Relationship Id="rId629" Type="http://schemas.openxmlformats.org/officeDocument/2006/relationships/hyperlink" Target="https://docs.spring.io/spring-framework/docs/5.1.8.RELEASE/javadoc-api/org/springframework/beans/factory/config/FieldRetrievingFactoryBean.html" TargetMode="External"/><Relationship Id="rId170" Type="http://schemas.openxmlformats.org/officeDocument/2006/relationships/hyperlink" Target="https://docs.spring.io/spring/docs/5.1.8.RELEASE/spring-framework-reference/core.html" TargetMode="External"/><Relationship Id="rId268" Type="http://schemas.openxmlformats.org/officeDocument/2006/relationships/hyperlink" Target="https://docs.spring.io/spring/docs/5.1.8.RELEASE/spring-framework-reference/core.html" TargetMode="External"/><Relationship Id="rId475" Type="http://schemas.openxmlformats.org/officeDocument/2006/relationships/hyperlink" Target="https://docs.spring.io/spring/docs/5.1.8.RELEASE/spring-framework-reference/core.html" TargetMode="External"/><Relationship Id="rId32" Type="http://schemas.openxmlformats.org/officeDocument/2006/relationships/hyperlink" Target="https://docs.spring.io/spring-framework/docs/current/javadoc-api/org/springframework/context/annotation/Import.html" TargetMode="External"/><Relationship Id="rId128" Type="http://schemas.openxmlformats.org/officeDocument/2006/relationships/hyperlink" Target="https://docs.spring.io/spring/docs/5.1.8.RELEASE/spring-framework-reference/core.html" TargetMode="External"/><Relationship Id="rId335" Type="http://schemas.openxmlformats.org/officeDocument/2006/relationships/hyperlink" Target="https://docs.spring.io/spring/docs/5.1.8.RELEASE/spring-framework-reference/core.html" TargetMode="External"/><Relationship Id="rId542" Type="http://schemas.openxmlformats.org/officeDocument/2006/relationships/hyperlink" Target="https://docs.spring.io/spring/docs/5.1.8.RELEASE/spring-framework-reference/core.html" TargetMode="External"/><Relationship Id="rId181" Type="http://schemas.openxmlformats.org/officeDocument/2006/relationships/hyperlink" Target="https://docs.spring.io/spring-framework/docs/5.1.8.RELEASE/javadoc-api/org/springframework/beans/factory/config/Scope.html" TargetMode="External"/><Relationship Id="rId402" Type="http://schemas.openxmlformats.org/officeDocument/2006/relationships/hyperlink" Target="https://docs.spring.io/spring-framework/docs/5.1.8.RELEASE/javadoc-api/org/springframework/context/annotation/Profile.html" TargetMode="External"/><Relationship Id="rId279" Type="http://schemas.openxmlformats.org/officeDocument/2006/relationships/hyperlink" Target="https://docs.spring.io/spring-framework/docs/5.1.8.RELEASE/javadoc-api/org/springframework/context/annotation/CommonAnnotationBeanPostProcessor.html" TargetMode="External"/><Relationship Id="rId486" Type="http://schemas.openxmlformats.org/officeDocument/2006/relationships/hyperlink" Target="https://docs.spring.io/spring/docs/5.1.8.RELEASE/spring-framework-reference/core.html" TargetMode="External"/><Relationship Id="rId43" Type="http://schemas.openxmlformats.org/officeDocument/2006/relationships/hyperlink" Target="https://docs.spring.io/spring/docs/5.1.8.RELEASE/spring-framework-reference/core.html" TargetMode="External"/><Relationship Id="rId139" Type="http://schemas.openxmlformats.org/officeDocument/2006/relationships/hyperlink" Target="https://docs.spring.io/spring/docs/5.1.8.RELEASE/spring-framework-reference/core.html" TargetMode="External"/><Relationship Id="rId346" Type="http://schemas.openxmlformats.org/officeDocument/2006/relationships/hyperlink" Target="https://docs.spring.io/spring/docs/5.1.8.RELEASE/spring-framework-reference/core.html" TargetMode="External"/><Relationship Id="rId553" Type="http://schemas.openxmlformats.org/officeDocument/2006/relationships/hyperlink" Target="https://docs.spring.io/spring/docs/5.1.8.RELEASE/spring-framework-reference/core.html" TargetMode="External"/><Relationship Id="rId192" Type="http://schemas.openxmlformats.org/officeDocument/2006/relationships/hyperlink" Target="https://docs.spring.io/spring/docs/5.1.8.RELEASE/spring-framework-reference/core.html" TargetMode="External"/><Relationship Id="rId206" Type="http://schemas.openxmlformats.org/officeDocument/2006/relationships/hyperlink" Target="https://docs.spring.io/spring/docs/5.1.8.RELEASE/spring-framework-reference/core.html" TargetMode="External"/><Relationship Id="rId413" Type="http://schemas.openxmlformats.org/officeDocument/2006/relationships/hyperlink" Target="https://docs.spring.io/spring-framework/docs/5.1.8.RELEASE/javadoc-api/org/springframework/core/env/StandardEnvironment.html" TargetMode="External"/><Relationship Id="rId497" Type="http://schemas.openxmlformats.org/officeDocument/2006/relationships/hyperlink" Target="https://docs.spring.io/spring/docs/5.1.8.RELEASE/spring-framework-reference/web.html" TargetMode="External"/><Relationship Id="rId620" Type="http://schemas.openxmlformats.org/officeDocument/2006/relationships/hyperlink" Target="https://docs.spring.io/spring/docs/5.1.8.RELEASE/spring-framework-reference/core.html" TargetMode="External"/><Relationship Id="rId357" Type="http://schemas.openxmlformats.org/officeDocument/2006/relationships/hyperlink" Target="https://docs.spring.io/spring/docs/5.1.8.RELEASE/spring-framework-reference/core.html" TargetMode="External"/><Relationship Id="rId54" Type="http://schemas.openxmlformats.org/officeDocument/2006/relationships/hyperlink" Target="https://docs.spring.io/spring/docs/5.1.8.RELEASE/spring-framework-reference/core.html" TargetMode="External"/><Relationship Id="rId217" Type="http://schemas.openxmlformats.org/officeDocument/2006/relationships/hyperlink" Target="https://docs.spring.io/spring/docs/5.1.8.RELEASE/spring-framework-reference/core.html" TargetMode="External"/><Relationship Id="rId564" Type="http://schemas.openxmlformats.org/officeDocument/2006/relationships/hyperlink" Target="https://docs.spring.io/spring/docs/5.1.8.RELEASE/spring-framework-reference/core.html" TargetMode="External"/><Relationship Id="rId424" Type="http://schemas.openxmlformats.org/officeDocument/2006/relationships/hyperlink" Target="https://docs.spring.io/spring/docs/5.1.8.RELEASE/spring-framework-reference/core.html" TargetMode="External"/><Relationship Id="rId631" Type="http://schemas.openxmlformats.org/officeDocument/2006/relationships/hyperlink" Target="https://docs.spring.io/spring-framework/docs/5.1.8.RELEASE/javadoc-api/org/springframework/beans/factory/config/FieldRetrievingFactoryBean.html" TargetMode="External"/><Relationship Id="rId270" Type="http://schemas.openxmlformats.org/officeDocument/2006/relationships/hyperlink" Target="https://docs.spring.io/spring/docs/5.1.8.RELEASE/spring-framework-reference/core.html" TargetMode="External"/><Relationship Id="rId65" Type="http://schemas.openxmlformats.org/officeDocument/2006/relationships/hyperlink" Target="https://docs.spring.io/spring/docs/5.1.8.RELEASE/spring-framework-reference/core.html" TargetMode="External"/><Relationship Id="rId130" Type="http://schemas.openxmlformats.org/officeDocument/2006/relationships/hyperlink" Target="https://docs.spring.io/spring/docs/5.1.8.RELEASE/spring-framework-reference/core.html" TargetMode="External"/><Relationship Id="rId368" Type="http://schemas.openxmlformats.org/officeDocument/2006/relationships/hyperlink" Target="https://docs.spring.io/spring/docs/5.1.8.RELEASE/spring-framework-reference/core.html" TargetMode="External"/><Relationship Id="rId575" Type="http://schemas.openxmlformats.org/officeDocument/2006/relationships/hyperlink" Target="https://docs.spring.io/spring-framework/docs/5.1.8.RELEASE/javadoc-api/org/springframework/aop/aspectj/annotation/AspectJProxyFactory.html" TargetMode="External"/><Relationship Id="rId228" Type="http://schemas.openxmlformats.org/officeDocument/2006/relationships/hyperlink" Target="https://docs.spring.io/spring/docs/5.1.8.RELEASE/spring-framework-reference/integration.html" TargetMode="External"/><Relationship Id="rId435" Type="http://schemas.openxmlformats.org/officeDocument/2006/relationships/hyperlink" Target="https://docs.spring.io/spring/docs/5.1.8.RELEASE/spring-framework-reference/core.html" TargetMode="External"/><Relationship Id="rId642" Type="http://schemas.openxmlformats.org/officeDocument/2006/relationships/hyperlink" Target="https://docs.spring.io/spring/docs/5.1.8.RELEASE/spring-framework-reference/integration.html" TargetMode="External"/><Relationship Id="rId281" Type="http://schemas.openxmlformats.org/officeDocument/2006/relationships/hyperlink" Target="https://docs.spring.io/spring-framework/docs/5.1.8.RELEASE/javadoc-api/org/springframework/beans/factory/annotation/RequiredAnnotationBeanPostProcessor.html" TargetMode="External"/><Relationship Id="rId502" Type="http://schemas.openxmlformats.org/officeDocument/2006/relationships/hyperlink" Target="https://docs.spring.io/spring-framework/docs/5.1.8.RELEASE/javadoc-api/org/springframework/validation/beanvalidation/LocalValidatorFactoryBean.html" TargetMode="External"/><Relationship Id="rId76" Type="http://schemas.openxmlformats.org/officeDocument/2006/relationships/hyperlink" Target="https://docs.spring.io/spring/docs/5.1.8.RELEASE/spring-framework-reference/core.html" TargetMode="External"/><Relationship Id="rId141" Type="http://schemas.openxmlformats.org/officeDocument/2006/relationships/hyperlink" Target="https://docs.spring.io/spring/docs/5.1.8.RELEASE/spring-framework-reference/core.html" TargetMode="External"/><Relationship Id="rId379" Type="http://schemas.openxmlformats.org/officeDocument/2006/relationships/hyperlink" Target="https://docs.spring.io/spring-framework/docs/5.1.8.RELEASE/javadoc-api/org/springframework/context/annotation/Description.html" TargetMode="External"/><Relationship Id="rId586" Type="http://schemas.openxmlformats.org/officeDocument/2006/relationships/hyperlink" Target="https://docs.spring.io/spring/docs/5.1.8.RELEASE/spring-framework-reference/core.html" TargetMode="External"/><Relationship Id="rId7" Type="http://schemas.openxmlformats.org/officeDocument/2006/relationships/endnotes" Target="endnotes.xml"/><Relationship Id="rId239" Type="http://schemas.openxmlformats.org/officeDocument/2006/relationships/hyperlink" Target="https://docs.spring.io/spring/docs/5.1.8.RELEASE/spring-framework-reference/core.html" TargetMode="External"/><Relationship Id="rId446" Type="http://schemas.openxmlformats.org/officeDocument/2006/relationships/hyperlink" Target="https://docs.spring.io/spring/docs/5.1.8.RELEASE/spring-framework-reference/integration.html" TargetMode="External"/><Relationship Id="rId653" Type="http://schemas.openxmlformats.org/officeDocument/2006/relationships/hyperlink" Target="https://docs.spring.io/spring/docs/5.1.8.RELEASE/spring-framework-reference/core.html" TargetMode="External"/><Relationship Id="rId292" Type="http://schemas.openxmlformats.org/officeDocument/2006/relationships/hyperlink" Target="https://docs.spring.io/spring/docs/5.1.8.RELEASE/spring-framework-reference/core.html" TargetMode="External"/><Relationship Id="rId306" Type="http://schemas.openxmlformats.org/officeDocument/2006/relationships/hyperlink" Target="https://docs.spring.io/spring/docs/5.1.8.RELEASE/spring-framework-reference/core.html" TargetMode="External"/><Relationship Id="rId87" Type="http://schemas.openxmlformats.org/officeDocument/2006/relationships/hyperlink" Target="https://docs.spring.io/spring/docs/5.1.8.RELEASE/spring-framework-reference/core.html" TargetMode="External"/><Relationship Id="rId513" Type="http://schemas.openxmlformats.org/officeDocument/2006/relationships/hyperlink" Target="https://docs.spring.io/spring/docs/5.1.8.RELEASE/spring-framework-reference/core.html" TargetMode="External"/><Relationship Id="rId597" Type="http://schemas.openxmlformats.org/officeDocument/2006/relationships/hyperlink" Target="https://www.jboss.org/jbossas/" TargetMode="External"/><Relationship Id="rId152" Type="http://schemas.openxmlformats.org/officeDocument/2006/relationships/hyperlink" Target="https://docs.spring.io/spring/docs/5.1.8.RELEASE/spring-framework-reference/core.html" TargetMode="External"/><Relationship Id="rId457" Type="http://schemas.openxmlformats.org/officeDocument/2006/relationships/hyperlink" Target="https://docs.spring.io/spring/docs/5.1.8.RELEASE/spring-framework-reference/core.html" TargetMode="External"/><Relationship Id="rId14" Type="http://schemas.openxmlformats.org/officeDocument/2006/relationships/hyperlink" Target="https://docs.spring.io/spring/docs/5.1.8.RELEASE/spring-framework-reference/core.html" TargetMode="External"/><Relationship Id="rId317" Type="http://schemas.openxmlformats.org/officeDocument/2006/relationships/hyperlink" Target="https://docs.spring.io/spring/docs/5.1.8.RELEASE/spring-framework-reference/core.html" TargetMode="External"/><Relationship Id="rId524" Type="http://schemas.openxmlformats.org/officeDocument/2006/relationships/hyperlink" Target="https://docs.spring.io/spring/docs/5.1.8.RELEASE/spring-framework-reference/core.html" TargetMode="External"/><Relationship Id="rId98" Type="http://schemas.openxmlformats.org/officeDocument/2006/relationships/hyperlink" Target="https://docs.spring.io/spring/docs/5.1.8.RELEASE/spring-framework-reference/core.html" TargetMode="External"/><Relationship Id="rId163" Type="http://schemas.openxmlformats.org/officeDocument/2006/relationships/hyperlink" Target="https://docs.spring.io/spring/docs/5.1.8.RELEASE/spring-framework-reference/core.html" TargetMode="External"/><Relationship Id="rId370" Type="http://schemas.openxmlformats.org/officeDocument/2006/relationships/hyperlink" Target="https://docs.spring.io/spring/docs/5.1.8.RELEASE/spring-framework-reference/core.html" TargetMode="External"/><Relationship Id="rId230" Type="http://schemas.openxmlformats.org/officeDocument/2006/relationships/hyperlink" Target="https://docs.spring.io/spring/docs/5.1.8.RELEASE/spring-framework-reference/core.html" TargetMode="External"/><Relationship Id="rId468" Type="http://schemas.openxmlformats.org/officeDocument/2006/relationships/hyperlink" Target="https://docs.spring.io/spring/docs/5.1.8.RELEASE/spring-framework-reference/core.html" TargetMode="External"/><Relationship Id="rId25" Type="http://schemas.openxmlformats.org/officeDocument/2006/relationships/hyperlink" Target="https://docs.spring.io/spring-framework/docs/current/javadoc-api/org/springframework/context/annotation/Bean.html" TargetMode="External"/><Relationship Id="rId328" Type="http://schemas.openxmlformats.org/officeDocument/2006/relationships/hyperlink" Target="https://download.oracle.com/javaee/6/api/javax/inject/Scope.html" TargetMode="External"/><Relationship Id="rId535" Type="http://schemas.openxmlformats.org/officeDocument/2006/relationships/hyperlink" Target="https://docs.spring.io/spring/docs/5.1.8.RELEASE/spring-framework-reference/core.html" TargetMode="External"/><Relationship Id="rId174" Type="http://schemas.openxmlformats.org/officeDocument/2006/relationships/hyperlink" Target="https://docs.spring.io/spring/docs/5.1.8.RELEASE/spring-framework-reference/core.html" TargetMode="External"/><Relationship Id="rId381" Type="http://schemas.openxmlformats.org/officeDocument/2006/relationships/hyperlink" Target="https://docs.spring.io/spring/docs/5.1.8.RELEASE/spring-framework-reference/core.html" TargetMode="External"/><Relationship Id="rId602" Type="http://schemas.openxmlformats.org/officeDocument/2006/relationships/hyperlink" Target="https://www.eclipse.org/aspectj" TargetMode="External"/><Relationship Id="rId241" Type="http://schemas.openxmlformats.org/officeDocument/2006/relationships/hyperlink" Target="https://docs.spring.io/spring/docs/5.1.8.RELEASE/spring-framework-reference/core.html" TargetMode="External"/><Relationship Id="rId479" Type="http://schemas.openxmlformats.org/officeDocument/2006/relationships/hyperlink" Target="https://docs.spring.io/spring/docs/5.1.8.RELEASE/spring-framework-reference/core.html" TargetMode="External"/><Relationship Id="rId36" Type="http://schemas.openxmlformats.org/officeDocument/2006/relationships/hyperlink" Target="https://docs.spring.io/spring/docs/5.1.8.RELEASE/spring-framework-reference/core.html" TargetMode="External"/><Relationship Id="rId339" Type="http://schemas.openxmlformats.org/officeDocument/2006/relationships/hyperlink" Target="https://docs.spring.io/spring/docs/5.1.8.RELEASE/spring-framework-reference/core.html" TargetMode="External"/><Relationship Id="rId546" Type="http://schemas.openxmlformats.org/officeDocument/2006/relationships/hyperlink" Target="https://docs.spring.io/spring/docs/5.1.8.RELEASE/spring-framework-reference/core.html" TargetMode="External"/><Relationship Id="rId101" Type="http://schemas.openxmlformats.org/officeDocument/2006/relationships/hyperlink" Target="https://docs.spring.io/spring/docs/5.1.8.RELEASE/spring-framework-reference/core.html" TargetMode="External"/><Relationship Id="rId185" Type="http://schemas.openxmlformats.org/officeDocument/2006/relationships/hyperlink" Target="https://docs.spring.io/spring/docs/5.1.8.RELEASE/spring-framework-reference/core.html" TargetMode="External"/><Relationship Id="rId406" Type="http://schemas.openxmlformats.org/officeDocument/2006/relationships/hyperlink" Target="https://docs.spring.io/spring/docs/5.1.8.RELEASE/spring-framework-reference/core.html" TargetMode="External"/><Relationship Id="rId392" Type="http://schemas.openxmlformats.org/officeDocument/2006/relationships/hyperlink" Target="https://docs.spring.io/spring-framework/docs/5.1.8.RELEASE/javadoc-api/org/springframework/context/annotation/Conditional.html" TargetMode="External"/><Relationship Id="rId613" Type="http://schemas.openxmlformats.org/officeDocument/2006/relationships/hyperlink" Target="https://docs.spring.io/spring-framework/docs/5.1.8.RELEASE/javadoc-api/org/springframework/lang/NonNullApi.html" TargetMode="External"/><Relationship Id="rId252" Type="http://schemas.openxmlformats.org/officeDocument/2006/relationships/hyperlink" Target="https://docs.spring.io/spring/docs/5.1.8.RELEASE/spring-framework-reference/core.html" TargetMode="External"/><Relationship Id="rId47" Type="http://schemas.openxmlformats.org/officeDocument/2006/relationships/hyperlink" Target="https://docs.spring.io/spring/docs/5.1.8.RELEASE/spring-framework-reference/core.html" TargetMode="External"/><Relationship Id="rId112" Type="http://schemas.openxmlformats.org/officeDocument/2006/relationships/hyperlink" Target="https://docs.spring.io/spring/docs/5.1.8.RELEASE/spring-framework-reference/core.html" TargetMode="External"/><Relationship Id="rId557" Type="http://schemas.openxmlformats.org/officeDocument/2006/relationships/hyperlink" Target="https://docs.spring.io/spring/docs/5.1.8.RELEASE/spring-framework-reference/core.html" TargetMode="External"/><Relationship Id="rId196" Type="http://schemas.openxmlformats.org/officeDocument/2006/relationships/hyperlink" Target="https://docs.spring.io/spring/docs/5.1.8.RELEASE/spring-framework-reference/core.html" TargetMode="External"/><Relationship Id="rId417" Type="http://schemas.openxmlformats.org/officeDocument/2006/relationships/hyperlink" Target="https://docs.spring.io/spring-framework/docs/5.1.8.RELEASE/javadoc-api/org/springframework/jndi/JndiPropertySource.html" TargetMode="External"/><Relationship Id="rId624" Type="http://schemas.openxmlformats.org/officeDocument/2006/relationships/hyperlink" Target="https://docs.spring.io/spring/docs/5.1.8.RELEASE/spring-framework-reference/core.html" TargetMode="External"/><Relationship Id="rId263" Type="http://schemas.openxmlformats.org/officeDocument/2006/relationships/hyperlink" Target="https://docs.spring.io/spring/docs/5.1.8.RELEASE/spring-framework-reference/core.html" TargetMode="External"/><Relationship Id="rId470" Type="http://schemas.openxmlformats.org/officeDocument/2006/relationships/hyperlink" Target="https://docs.spring.io/spring/docs/5.1.8.RELEASE/spring-framework-reference/core.html" TargetMode="External"/><Relationship Id="rId58" Type="http://schemas.openxmlformats.org/officeDocument/2006/relationships/hyperlink" Target="https://docs.spring.io/spring/docs/5.1.8.RELEASE/spring-framework-reference/core.html" TargetMode="External"/><Relationship Id="rId123" Type="http://schemas.openxmlformats.org/officeDocument/2006/relationships/hyperlink" Target="https://docs.spring.io/spring/docs/5.1.8.RELEASE/spring-framework-reference/core.html" TargetMode="External"/><Relationship Id="rId330" Type="http://schemas.openxmlformats.org/officeDocument/2006/relationships/hyperlink" Target="https://docs.spring.io/spring/docs/5.1.8.RELEASE/spring-framework-reference/core.html" TargetMode="External"/><Relationship Id="rId568" Type="http://schemas.openxmlformats.org/officeDocument/2006/relationships/hyperlink" Target="https://docs.spring.io/spring/docs/5.1.8.RELEASE/spring-framework-reference/core.html" TargetMode="External"/><Relationship Id="rId428" Type="http://schemas.openxmlformats.org/officeDocument/2006/relationships/hyperlink" Target="https://docs.spring.io/spring/docs/5.1.8.RELEASE/spring-framework-reference/core.html" TargetMode="External"/><Relationship Id="rId635" Type="http://schemas.openxmlformats.org/officeDocument/2006/relationships/hyperlink" Target="https://docs.spring.io/spring/docs/5.1.8.RELEASE/spring-framework-reference/core.html" TargetMode="External"/><Relationship Id="rId232" Type="http://schemas.openxmlformats.org/officeDocument/2006/relationships/hyperlink" Target="https://docs.spring.io/spring/docs/5.1.8.RELEASE/spring-framework-reference/core.html" TargetMode="External"/><Relationship Id="rId274" Type="http://schemas.openxmlformats.org/officeDocument/2006/relationships/hyperlink" Target="https://docs.spring.io/spring/docs/5.1.8.RELEASE/spring-framework-reference/core.html" TargetMode="External"/><Relationship Id="rId481" Type="http://schemas.openxmlformats.org/officeDocument/2006/relationships/hyperlink" Target="https://docs.spring.io/spring-framework/docs/5.1.8.RELEASE/javadoc-api/org/springframeworkvalidation/Errors.html" TargetMode="External"/><Relationship Id="rId27" Type="http://schemas.openxmlformats.org/officeDocument/2006/relationships/hyperlink" Target="https://docs.spring.io/spring-framework/docs/current/javadoc-api/org/springframework/context/annotation/DependsOn.html" TargetMode="External"/><Relationship Id="rId69" Type="http://schemas.openxmlformats.org/officeDocument/2006/relationships/hyperlink" Target="https://docs.spring.io/spring/docs/5.1.8.RELEASE/spring-framework-reference/core.html" TargetMode="External"/><Relationship Id="rId134" Type="http://schemas.openxmlformats.org/officeDocument/2006/relationships/hyperlink" Target="https://docs.spring.io/spring/docs/5.1.8.RELEASE/spring-framework-reference/core.html" TargetMode="External"/><Relationship Id="rId537" Type="http://schemas.openxmlformats.org/officeDocument/2006/relationships/hyperlink" Target="https://docs.spring.io/spring/docs/5.1.8.RELEASE/spring-framework-reference/core.html" TargetMode="External"/><Relationship Id="rId579" Type="http://schemas.openxmlformats.org/officeDocument/2006/relationships/hyperlink" Target="https://docs.spring.io/spring/docs/5.1.8.RELEASE/spring-framework-reference/core.html" TargetMode="External"/><Relationship Id="rId80" Type="http://schemas.openxmlformats.org/officeDocument/2006/relationships/hyperlink" Target="https://docs.spring.io/spring/docs/5.1.8.RELEASE/spring-framework-reference/integration.html" TargetMode="External"/><Relationship Id="rId176" Type="http://schemas.openxmlformats.org/officeDocument/2006/relationships/hyperlink" Target="https://docs.spring.io/spring/docs/5.1.8.RELEASE/spring-framework-reference/core.html" TargetMode="External"/><Relationship Id="rId341" Type="http://schemas.openxmlformats.org/officeDocument/2006/relationships/hyperlink" Target="https://docs.spring.io/spring/docs/5.1.8.RELEASE/spring-framework-reference/core.html" TargetMode="External"/><Relationship Id="rId383" Type="http://schemas.openxmlformats.org/officeDocument/2006/relationships/hyperlink" Target="https://docs.spring.io/spring/docs/5.1.8.RELEASE/spring-framework-reference/core.html" TargetMode="External"/><Relationship Id="rId439" Type="http://schemas.openxmlformats.org/officeDocument/2006/relationships/hyperlink" Target="https://www.enterpriseintegrationpatterns.com/" TargetMode="External"/><Relationship Id="rId590" Type="http://schemas.openxmlformats.org/officeDocument/2006/relationships/hyperlink" Target="https://docs.spring.io/spring/docs/5.1.8.RELEASE/spring-framework-reference/core.html" TargetMode="External"/><Relationship Id="rId604" Type="http://schemas.openxmlformats.org/officeDocument/2006/relationships/hyperlink" Target="https://docs.spring.io/spring/docs/5.1.8.RELEASE/spring-framework-reference/core.html" TargetMode="External"/><Relationship Id="rId646" Type="http://schemas.openxmlformats.org/officeDocument/2006/relationships/hyperlink" Target="https://docs.spring.io/spring/docs/5.1.8.RELEASE/spring-framework-reference/integration.html" TargetMode="External"/><Relationship Id="rId201" Type="http://schemas.openxmlformats.org/officeDocument/2006/relationships/hyperlink" Target="https://docs.spring.io/spring/docs/5.1.8.RELEASE/spring-framework-reference/core.html" TargetMode="External"/><Relationship Id="rId243" Type="http://schemas.openxmlformats.org/officeDocument/2006/relationships/hyperlink" Target="https://docs.spring.io/spring/docs/5.1.8.RELEASE/spring-framework-reference/integration.html" TargetMode="External"/><Relationship Id="rId285" Type="http://schemas.openxmlformats.org/officeDocument/2006/relationships/hyperlink" Target="https://docs.spring.io/spring-framework/docs/5.1.8.RELEASE/javadoc-api/org/springframework/beans/factory/annotation/RequiredAnnotationBeanPostProcessor.html" TargetMode="External"/><Relationship Id="rId450" Type="http://schemas.openxmlformats.org/officeDocument/2006/relationships/hyperlink" Target="https://docs.spring.io/spring/docs/5.1.8.RELEASE/spring-framework-reference/core.html" TargetMode="External"/><Relationship Id="rId506" Type="http://schemas.openxmlformats.org/officeDocument/2006/relationships/hyperlink" Target="https://docs.spring.io/spring/docs/5.1.8.RELEASE/spring-framework-reference/core.html" TargetMode="External"/><Relationship Id="rId38" Type="http://schemas.openxmlformats.org/officeDocument/2006/relationships/hyperlink" Target="https://docs.spring.io/spring/docs/5.1.8.RELEASE/spring-framework-reference/core.html" TargetMode="External"/><Relationship Id="rId103" Type="http://schemas.openxmlformats.org/officeDocument/2006/relationships/hyperlink" Target="https://docs.spring.io/spring/docs/5.1.8.RELEASE/spring-framework-reference/core.html" TargetMode="External"/><Relationship Id="rId310" Type="http://schemas.openxmlformats.org/officeDocument/2006/relationships/hyperlink" Target="https://docs.spring.io/spring/docs/5.1.8.RELEASE/spring-framework-reference/core.html" TargetMode="External"/><Relationship Id="rId492" Type="http://schemas.openxmlformats.org/officeDocument/2006/relationships/hyperlink" Target="https://docs.spring.io/spring/docs/5.1.8.RELEASE/spring-framework-reference/web.html" TargetMode="External"/><Relationship Id="rId548" Type="http://schemas.openxmlformats.org/officeDocument/2006/relationships/hyperlink" Target="https://docs.spring.io/spring/docs/5.1.8.RELEASE/spring-framework-reference/data-access.html" TargetMode="External"/><Relationship Id="rId91" Type="http://schemas.openxmlformats.org/officeDocument/2006/relationships/hyperlink" Target="https://docs.spring.io/spring/docs/5.1.8.RELEASE/spring-framework-reference/core.html" TargetMode="External"/><Relationship Id="rId145" Type="http://schemas.openxmlformats.org/officeDocument/2006/relationships/hyperlink" Target="https://docs.spring.io/spring/docs/5.1.8.RELEASE/spring-framework-reference/core.html" TargetMode="External"/><Relationship Id="rId187" Type="http://schemas.openxmlformats.org/officeDocument/2006/relationships/hyperlink" Target="https://docs.spring.io/spring/docs/5.1.8.RELEASE/spring-framework-reference/core.html" TargetMode="External"/><Relationship Id="rId352" Type="http://schemas.openxmlformats.org/officeDocument/2006/relationships/hyperlink" Target="https://docs.spring.io/spring/docs/5.1.8.RELEASE/spring-framework-reference/core.html" TargetMode="External"/><Relationship Id="rId394" Type="http://schemas.openxmlformats.org/officeDocument/2006/relationships/hyperlink" Target="https://docs.spring.io/spring-framework/docs/5.1.8.RELEASE/javadoc-api/org/springframework/context/annotation/Conditional.html" TargetMode="External"/><Relationship Id="rId408" Type="http://schemas.openxmlformats.org/officeDocument/2006/relationships/hyperlink" Target="https://docs.spring.io/spring/docs/5.1.8.RELEASE/spring-framework-reference/core.html" TargetMode="External"/><Relationship Id="rId615" Type="http://schemas.openxmlformats.org/officeDocument/2006/relationships/hyperlink" Target="https://jira.spring.io/browse/SPR-15942" TargetMode="External"/><Relationship Id="rId212" Type="http://schemas.openxmlformats.org/officeDocument/2006/relationships/hyperlink" Target="https://docs.spring.io/spring/docs/5.1.8.RELEASE/spring-framework-reference/core.html" TargetMode="External"/><Relationship Id="rId254" Type="http://schemas.openxmlformats.org/officeDocument/2006/relationships/hyperlink" Target="https://docs.spring.io/spring/docs/5.1.8.RELEASE/spring-framework-reference/core.html" TargetMode="External"/><Relationship Id="rId657" Type="http://schemas.openxmlformats.org/officeDocument/2006/relationships/hyperlink" Target="https://docs.spring.io/spring/docs/5.1.8.RELEASE/spring-framework-reference/core.html" TargetMode="External"/><Relationship Id="rId49" Type="http://schemas.openxmlformats.org/officeDocument/2006/relationships/hyperlink" Target="https://docs.spring.io/spring/docs/5.1.8.RELEASE/spring-framework-reference/core.html" TargetMode="External"/><Relationship Id="rId114" Type="http://schemas.openxmlformats.org/officeDocument/2006/relationships/hyperlink" Target="https://docs.spring.io/spring/docs/5.1.8.RELEASE/spring-framework-reference/core.html" TargetMode="External"/><Relationship Id="rId296" Type="http://schemas.openxmlformats.org/officeDocument/2006/relationships/hyperlink" Target="https://docs.spring.io/spring-framework/docs/5.1.8.RELEASE/javadoc-api/org/springframework/jndi/support/SimpleJndiBeanFactory.html" TargetMode="External"/><Relationship Id="rId461" Type="http://schemas.openxmlformats.org/officeDocument/2006/relationships/hyperlink" Target="https://docs.spring.io/spring/docs/5.1.8.RELEASE/spring-framework-reference/core.html" TargetMode="External"/><Relationship Id="rId517" Type="http://schemas.openxmlformats.org/officeDocument/2006/relationships/hyperlink" Target="https://docs.spring.io/spring/docs/5.1.8.RELEASE/spring-framework-reference/core.html" TargetMode="External"/><Relationship Id="rId559" Type="http://schemas.openxmlformats.org/officeDocument/2006/relationships/hyperlink" Target="https://docs.spring.io/spring/docs/5.1.8.RELEASE/spring-framework-reference/core.html" TargetMode="External"/><Relationship Id="rId60" Type="http://schemas.openxmlformats.org/officeDocument/2006/relationships/hyperlink" Target="https://docs.spring.io/spring/docs/5.1.8.RELEASE/spring-framework-reference/core.html" TargetMode="External"/><Relationship Id="rId156" Type="http://schemas.openxmlformats.org/officeDocument/2006/relationships/hyperlink" Target="https://docs.spring.io/spring/docs/5.1.8.RELEASE/spring-framework-reference/core.html" TargetMode="External"/><Relationship Id="rId198" Type="http://schemas.openxmlformats.org/officeDocument/2006/relationships/hyperlink" Target="https://docs.spring.io/spring/docs/5.1.8.RELEASE/spring-framework-reference/core.html" TargetMode="External"/><Relationship Id="rId321" Type="http://schemas.openxmlformats.org/officeDocument/2006/relationships/hyperlink" Target="https://docs.spring.io/spring/docs/5.1.8.RELEASE/spring-framework-reference/core.html" TargetMode="External"/><Relationship Id="rId363" Type="http://schemas.openxmlformats.org/officeDocument/2006/relationships/hyperlink" Target="https://docs.spring.io/spring/docs/5.1.8.RELEASE/spring-framework-reference/core.html" TargetMode="External"/><Relationship Id="rId419" Type="http://schemas.openxmlformats.org/officeDocument/2006/relationships/hyperlink" Target="https://docs.spring.io/spring-framework/docs/5.1.8.RELEASE/javadoc-api/org/springframework/core/env/MutablePropertySources.html" TargetMode="External"/><Relationship Id="rId570" Type="http://schemas.openxmlformats.org/officeDocument/2006/relationships/hyperlink" Target="https://docs.spring.io/spring/docs/5.1.8.RELEASE/spring-framework-reference/core.html" TargetMode="External"/><Relationship Id="rId626" Type="http://schemas.openxmlformats.org/officeDocument/2006/relationships/hyperlink" Target="https://docs.spring.io/spring/docs/5.1.8.RELEASE/spring-framework-reference/web-reactive.html" TargetMode="External"/><Relationship Id="rId223" Type="http://schemas.openxmlformats.org/officeDocument/2006/relationships/hyperlink" Target="https://docs.spring.io/spring/docs/5.1.8.RELEASE/spring-framework-reference/core.html" TargetMode="External"/><Relationship Id="rId430" Type="http://schemas.openxmlformats.org/officeDocument/2006/relationships/hyperlink" Target="https://docs.spring.io/spring/docs/5.1.8.RELEASE/spring-framework-reference/core.html" TargetMode="External"/><Relationship Id="rId18" Type="http://schemas.openxmlformats.org/officeDocument/2006/relationships/hyperlink" Target="https://spring.io/tools/sts" TargetMode="External"/><Relationship Id="rId265" Type="http://schemas.openxmlformats.org/officeDocument/2006/relationships/hyperlink" Target="https://docs.spring.io/spring-framework/docs/5.1.8.RELEASE/javadoc-api/org/springframework/beans/factory/config/PropertyPlaceholderConfigurer.html" TargetMode="External"/><Relationship Id="rId472" Type="http://schemas.openxmlformats.org/officeDocument/2006/relationships/hyperlink" Target="https://docs.spring.io/spring/docs/5.1.8.RELEASE/spring-framework-reference/core.html" TargetMode="External"/><Relationship Id="rId528" Type="http://schemas.openxmlformats.org/officeDocument/2006/relationships/hyperlink" Target="http://www.groovy-lang.org/operators.html" TargetMode="External"/><Relationship Id="rId125" Type="http://schemas.openxmlformats.org/officeDocument/2006/relationships/hyperlink" Target="https://docs.spring.io/spring/docs/5.1.8.RELEASE/spring-framework-reference/core.html" TargetMode="External"/><Relationship Id="rId167" Type="http://schemas.openxmlformats.org/officeDocument/2006/relationships/hyperlink" Target="https://docs.spring.io/spring/docs/5.1.8.RELEASE/spring-framework-reference/core.html" TargetMode="External"/><Relationship Id="rId332" Type="http://schemas.openxmlformats.org/officeDocument/2006/relationships/hyperlink" Target="https://docs.spring.io/spring/docs/5.1.8.RELEASE/spring-framework-reference/core.html" TargetMode="External"/><Relationship Id="rId374" Type="http://schemas.openxmlformats.org/officeDocument/2006/relationships/hyperlink" Target="https://docs.spring.io/spring/docs/5.1.8.RELEASE/spring-framework-reference/core.html" TargetMode="External"/><Relationship Id="rId581" Type="http://schemas.openxmlformats.org/officeDocument/2006/relationships/hyperlink" Target="https://docs.oracle.com/javase/8/docs/api/java/io/Serializable.html" TargetMode="External"/><Relationship Id="rId71" Type="http://schemas.openxmlformats.org/officeDocument/2006/relationships/hyperlink" Target="https://docs.spring.io/spring/docs/5.1.8.RELEASE/spring-framework-reference/core.html" TargetMode="External"/><Relationship Id="rId234" Type="http://schemas.openxmlformats.org/officeDocument/2006/relationships/hyperlink" Target="https://docs.spring.io/spring/docs/5.1.8.RELEASE/spring-framework-reference/web.html" TargetMode="External"/><Relationship Id="rId637" Type="http://schemas.openxmlformats.org/officeDocument/2006/relationships/hyperlink" Target="https://docs.spring.io/spring/docs/5.1.8.RELEASE/spring-framework-reference/core.html" TargetMode="External"/><Relationship Id="rId2" Type="http://schemas.openxmlformats.org/officeDocument/2006/relationships/numbering" Target="numbering.xml"/><Relationship Id="rId29" Type="http://schemas.openxmlformats.org/officeDocument/2006/relationships/hyperlink" Target="https://docs.spring.io/spring/docs/5.1.8.RELEASE/spring-framework-reference/core.html" TargetMode="External"/><Relationship Id="rId276" Type="http://schemas.openxmlformats.org/officeDocument/2006/relationships/hyperlink" Target="https://docs.spring.io/spring/docs/5.1.8.RELEASE/spring-framework-reference/core.html" TargetMode="External"/><Relationship Id="rId441" Type="http://schemas.openxmlformats.org/officeDocument/2006/relationships/hyperlink" Target="https://www.enterpriseintegrationpatterns.com/" TargetMode="External"/><Relationship Id="rId483" Type="http://schemas.openxmlformats.org/officeDocument/2006/relationships/hyperlink" Target="https://docs.spring.io/spring-framework/docs/5.1.8.RELEASE/javadoc-api/org/springframework/validation/MessageCodesResolver.html" TargetMode="External"/><Relationship Id="rId539" Type="http://schemas.openxmlformats.org/officeDocument/2006/relationships/hyperlink" Target="https://docs.spring.io/spring/docs/5.1.8.RELEASE/spring-framework-reference/core.html" TargetMode="External"/><Relationship Id="rId40" Type="http://schemas.openxmlformats.org/officeDocument/2006/relationships/hyperlink" Target="https://docs.spring.io/spring/docs/5.1.8.RELEASE/spring-framework-reference/core.html" TargetMode="External"/><Relationship Id="rId136" Type="http://schemas.openxmlformats.org/officeDocument/2006/relationships/hyperlink" Target="https://spring.io/blog/2004/08/06/method-injection/" TargetMode="External"/><Relationship Id="rId178" Type="http://schemas.openxmlformats.org/officeDocument/2006/relationships/hyperlink" Target="https://docs.spring.io/spring/docs/5.1.8.RELEASE/spring-framework-reference/core.html" TargetMode="External"/><Relationship Id="rId301" Type="http://schemas.openxmlformats.org/officeDocument/2006/relationships/hyperlink" Target="https://docs.spring.io/spring/docs/5.1.8.RELEASE/spring-framework-reference/core.html" TargetMode="External"/><Relationship Id="rId343" Type="http://schemas.openxmlformats.org/officeDocument/2006/relationships/hyperlink" Target="https://docs.spring.io/spring/docs/5.1.8.RELEASE/spring-framework-reference/core.html" TargetMode="External"/><Relationship Id="rId550" Type="http://schemas.openxmlformats.org/officeDocument/2006/relationships/hyperlink" Target="https://docs.spring.io/spring/docs/5.1.8.RELEASE/spring-framework-reference/core.html" TargetMode="External"/><Relationship Id="rId82" Type="http://schemas.openxmlformats.org/officeDocument/2006/relationships/hyperlink" Target="https://docs.spring.io/spring/docs/5.1.8.RELEASE/spring-framework-reference/core.html" TargetMode="External"/><Relationship Id="rId203" Type="http://schemas.openxmlformats.org/officeDocument/2006/relationships/hyperlink" Target="https://docs.spring.io/spring/docs/5.1.8.RELEASE/spring-framework-reference/core.html" TargetMode="External"/><Relationship Id="rId385" Type="http://schemas.openxmlformats.org/officeDocument/2006/relationships/hyperlink" Target="https://docs.spring.io/spring/docs/5.1.8.RELEASE/spring-framework-reference/core.html" TargetMode="External"/><Relationship Id="rId592" Type="http://schemas.openxmlformats.org/officeDocument/2006/relationships/hyperlink" Target="https://docs.oracle.com/javase/8/docs/api/java/lang/instrument/package-summary.html" TargetMode="External"/><Relationship Id="rId606" Type="http://schemas.openxmlformats.org/officeDocument/2006/relationships/hyperlink" Target="https://docs.spring.io/spring/docs/5.1.8.RELEASE/spring-framework-reference/core.html" TargetMode="External"/><Relationship Id="rId648" Type="http://schemas.openxmlformats.org/officeDocument/2006/relationships/hyperlink" Target="https://docs.spring.io/spring/docs/5.1.8.RELEASE/spring-framework-reference/core.html" TargetMode="External"/><Relationship Id="rId245" Type="http://schemas.openxmlformats.org/officeDocument/2006/relationships/hyperlink" Target="https://docs.spring.io/spring/docs/5.1.8.RELEASE/spring-framework-reference/web.html" TargetMode="External"/><Relationship Id="rId287" Type="http://schemas.openxmlformats.org/officeDocument/2006/relationships/hyperlink" Target="https://docs.spring.io/spring/docs/5.1.8.RELEASE/spring-framework-reference/web.html" TargetMode="External"/><Relationship Id="rId410" Type="http://schemas.openxmlformats.org/officeDocument/2006/relationships/hyperlink" Target="https://docs.spring.io/spring-framework/docs/5.1.8.RELEASE/javadoc-api/org/springframework/core/env/PropertySource.html" TargetMode="External"/><Relationship Id="rId452" Type="http://schemas.openxmlformats.org/officeDocument/2006/relationships/hyperlink" Target="https://docs.spring.io/spring-framework/docs/5.1.8.RELEASE/javadoc-api/org/springframework/jca/context/SpringContextResourceAdapter.html" TargetMode="External"/><Relationship Id="rId494" Type="http://schemas.openxmlformats.org/officeDocument/2006/relationships/hyperlink" Target="https://docs.spring.io/spring/docs/5.1.8.RELEASE/spring-framework-reference/core.html" TargetMode="External"/><Relationship Id="rId508" Type="http://schemas.openxmlformats.org/officeDocument/2006/relationships/hyperlink" Target="https://docs.spring.io/spring/docs/5.1.8.RELEASE/spring-framework-reference/core.html" TargetMode="External"/><Relationship Id="rId105" Type="http://schemas.openxmlformats.org/officeDocument/2006/relationships/hyperlink" Target="https://docs.spring.io/spring/docs/5.1.8.RELEASE/spring-framework-reference/core.html" TargetMode="External"/><Relationship Id="rId147" Type="http://schemas.openxmlformats.org/officeDocument/2006/relationships/hyperlink" Target="https://docs.spring.io/spring/docs/5.1.8.RELEASE/spring-framework-reference/core.html" TargetMode="External"/><Relationship Id="rId312" Type="http://schemas.openxmlformats.org/officeDocument/2006/relationships/hyperlink" Target="https://github.com/spring-projects/spring-framework/wiki/Spring-Annotation-Programming-Model" TargetMode="External"/><Relationship Id="rId354" Type="http://schemas.openxmlformats.org/officeDocument/2006/relationships/hyperlink" Target="https://docs.spring.io/spring/docs/5.1.8.RELEASE/spring-framework-reference/core.html" TargetMode="External"/><Relationship Id="rId51" Type="http://schemas.openxmlformats.org/officeDocument/2006/relationships/hyperlink" Target="https://docs.spring.io/spring/docs/5.1.8.RELEASE/spring-framework-reference/core.html" TargetMode="External"/><Relationship Id="rId93" Type="http://schemas.openxmlformats.org/officeDocument/2006/relationships/hyperlink" Target="https://www.jetbrains.com/idea/" TargetMode="External"/><Relationship Id="rId189" Type="http://schemas.openxmlformats.org/officeDocument/2006/relationships/hyperlink" Target="https://docs.spring.io/spring/docs/5.1.8.RELEASE/spring-framework-reference/core.html" TargetMode="External"/><Relationship Id="rId396" Type="http://schemas.openxmlformats.org/officeDocument/2006/relationships/hyperlink" Target="https://docs.spring.io/spring-framework/docs/5.1.8.RELEASE/javadoc-api/org/springframework/core/env/Environment.html" TargetMode="External"/><Relationship Id="rId561" Type="http://schemas.openxmlformats.org/officeDocument/2006/relationships/hyperlink" Target="https://docs.spring.io/spring/docs/5.1.8.RELEASE/spring-framework-reference/core.html" TargetMode="External"/><Relationship Id="rId617" Type="http://schemas.openxmlformats.org/officeDocument/2006/relationships/hyperlink" Target="https://docs.spring.io/spring/docs/5.1.8.RELEASE/spring-framework-reference/languages.html" TargetMode="External"/><Relationship Id="rId659" Type="http://schemas.openxmlformats.org/officeDocument/2006/relationships/fontTable" Target="fontTable.xml"/><Relationship Id="rId214" Type="http://schemas.openxmlformats.org/officeDocument/2006/relationships/hyperlink" Target="https://docs.spring.io/spring/docs/5.1.8.RELEASE/spring-framework-reference/core.html" TargetMode="External"/><Relationship Id="rId256" Type="http://schemas.openxmlformats.org/officeDocument/2006/relationships/hyperlink" Target="https://docs.spring.io/spring/docs/5.1.8.RELEASE/spring-framework-reference/languages.html" TargetMode="External"/><Relationship Id="rId298" Type="http://schemas.openxmlformats.org/officeDocument/2006/relationships/hyperlink" Target="https://docs.spring.io/spring/docs/5.1.8.RELEASE/spring-framework-reference/core.html" TargetMode="External"/><Relationship Id="rId421" Type="http://schemas.openxmlformats.org/officeDocument/2006/relationships/hyperlink" Target="https://docs.spring.io/spring-framework/docs/5.1.8.RELEASE/javadoc-api/org/springframework/context/annotation/PropertySource.html" TargetMode="External"/><Relationship Id="rId463" Type="http://schemas.openxmlformats.org/officeDocument/2006/relationships/hyperlink" Target="https://docs.spring.io/spring/docs/5.1.8.RELEASE/spring-framework-reference/core.html" TargetMode="External"/><Relationship Id="rId519" Type="http://schemas.openxmlformats.org/officeDocument/2006/relationships/hyperlink" Target="https://docs.spring.io/spring/docs/5.1.8.RELEASE/spring-framework-reference/core.html" TargetMode="External"/><Relationship Id="rId116" Type="http://schemas.openxmlformats.org/officeDocument/2006/relationships/hyperlink" Target="https://docs.spring.io/spring/docs/5.1.8.RELEASE/spring-framework-reference/core.html" TargetMode="External"/><Relationship Id="rId158" Type="http://schemas.openxmlformats.org/officeDocument/2006/relationships/hyperlink" Target="https://docs.spring.io/spring-framework/docs/5.1.8.RELEASE/javadoc-api/org/springframework/context/support/SimpleThreadScope.html" TargetMode="External"/><Relationship Id="rId323" Type="http://schemas.openxmlformats.org/officeDocument/2006/relationships/hyperlink" Target="https://docs.spring.io/spring/docs/5.1.8.RELEASE/spring-framework-reference/core.html" TargetMode="External"/><Relationship Id="rId530" Type="http://schemas.openxmlformats.org/officeDocument/2006/relationships/hyperlink" Target="https://docs.spring.io/spring/docs/5.1.8.RELEASE/spring-framework-reference/core.html" TargetMode="External"/><Relationship Id="rId20" Type="http://schemas.openxmlformats.org/officeDocument/2006/relationships/hyperlink" Target="https://docs.spring.io/spring/docs/5.1.8.RELEASE/spring-framework-reference/core.html" TargetMode="External"/><Relationship Id="rId62" Type="http://schemas.openxmlformats.org/officeDocument/2006/relationships/hyperlink" Target="https://docs.spring.io/spring/docs/5.1.8.RELEASE/spring-framework-reference/core.html" TargetMode="External"/><Relationship Id="rId365" Type="http://schemas.openxmlformats.org/officeDocument/2006/relationships/hyperlink" Target="https://docs.spring.io/spring/docs/5.1.8.RELEASE/spring-framework-reference/core.html" TargetMode="External"/><Relationship Id="rId572" Type="http://schemas.openxmlformats.org/officeDocument/2006/relationships/image" Target="media/image6.png"/><Relationship Id="rId628" Type="http://schemas.openxmlformats.org/officeDocument/2006/relationships/hyperlink" Target="https://github.com/netty/netty/wiki/Reference-counted-objects" TargetMode="External"/><Relationship Id="rId225" Type="http://schemas.openxmlformats.org/officeDocument/2006/relationships/hyperlink" Target="https://docs.spring.io/spring/docs/5.1.8.RELEASE/spring-framework-reference/core.html" TargetMode="External"/><Relationship Id="rId267" Type="http://schemas.openxmlformats.org/officeDocument/2006/relationships/hyperlink" Target="https://spring.io/tools/sts" TargetMode="External"/><Relationship Id="rId432" Type="http://schemas.openxmlformats.org/officeDocument/2006/relationships/hyperlink" Target="https://docs.spring.io/spring-framework/docs/5.1.8.RELEASE/javadoc-api/org/springframework/context/support/ReloadableResourceBundleMessageSource.html" TargetMode="External"/><Relationship Id="rId474" Type="http://schemas.openxmlformats.org/officeDocument/2006/relationships/hyperlink" Target="https://docs.spring.io/spring/docs/5.1.8.RELEASE/spring-framework-reference/core.html" TargetMode="External"/><Relationship Id="rId127" Type="http://schemas.openxmlformats.org/officeDocument/2006/relationships/hyperlink" Target="https://docs.spring.io/spring/docs/5.1.8.RELEASE/spring-framework-reference/core.html" TargetMode="External"/><Relationship Id="rId31" Type="http://schemas.openxmlformats.org/officeDocument/2006/relationships/hyperlink" Target="https://docs.spring.io/spring-framework/docs/current/javadoc-api/org/springframework/context/annotation/Bean.html" TargetMode="External"/><Relationship Id="rId73" Type="http://schemas.openxmlformats.org/officeDocument/2006/relationships/hyperlink" Target="https://docs.spring.io/spring/docs/5.1.8.RELEASE/spring-framework-reference/core.html" TargetMode="External"/><Relationship Id="rId169" Type="http://schemas.openxmlformats.org/officeDocument/2006/relationships/hyperlink" Target="https://docs.spring.io/spring/docs/5.1.8.RELEASE/spring-framework-reference/core.html" TargetMode="External"/><Relationship Id="rId334" Type="http://schemas.openxmlformats.org/officeDocument/2006/relationships/hyperlink" Target="https://docs.spring.io/spring/docs/5.1.8.RELEASE/spring-framework-reference/core.html" TargetMode="External"/><Relationship Id="rId376" Type="http://schemas.openxmlformats.org/officeDocument/2006/relationships/hyperlink" Target="https://docs.spring.io/spring/docs/5.1.8.RELEASE/spring-framework-reference/core.html" TargetMode="External"/><Relationship Id="rId541" Type="http://schemas.openxmlformats.org/officeDocument/2006/relationships/hyperlink" Target="https://docs.spring.io/spring/docs/5.1.8.RELEASE/spring-framework-reference/core.html" TargetMode="External"/><Relationship Id="rId583" Type="http://schemas.openxmlformats.org/officeDocument/2006/relationships/hyperlink" Target="https://www.eclipse.org/aspectj/doc/next/progguide/index.html" TargetMode="External"/><Relationship Id="rId639" Type="http://schemas.openxmlformats.org/officeDocument/2006/relationships/hyperlink" Target="https://docs.spring.io/spring/docs/5.1.8.RELEASE/spring-framework-reference/data-access.html" TargetMode="External"/><Relationship Id="rId4" Type="http://schemas.openxmlformats.org/officeDocument/2006/relationships/settings" Target="settings.xml"/><Relationship Id="rId180" Type="http://schemas.openxmlformats.org/officeDocument/2006/relationships/hyperlink" Target="https://docs.spring.io/spring-framework/docs/5.1.8.RELEASE/javadoc-api/org/springframework/beans/factory/config/Scope.html" TargetMode="External"/><Relationship Id="rId236" Type="http://schemas.openxmlformats.org/officeDocument/2006/relationships/hyperlink" Target="https://docs.spring.io/spring/docs/5.1.8.RELEASE/spring-framework-reference/core.html" TargetMode="External"/><Relationship Id="rId278" Type="http://schemas.openxmlformats.org/officeDocument/2006/relationships/hyperlink" Target="https://docs.spring.io/spring-framework/docs/5.1.8.RELEASE/javadoc-api/org/springframework/beans/factory/annotation/AutowiredAnnotationBeanPostProcessor.html" TargetMode="External"/><Relationship Id="rId401" Type="http://schemas.openxmlformats.org/officeDocument/2006/relationships/hyperlink" Target="https://docs.spring.io/spring/docs/5.1.8.RELEASE/spring-framework-reference/core.html" TargetMode="External"/><Relationship Id="rId443" Type="http://schemas.openxmlformats.org/officeDocument/2006/relationships/hyperlink" Target="https://docs.spring.io/spring/docs/5.1.8.RELEASE/spring-framework-reference/core.html" TargetMode="External"/><Relationship Id="rId650" Type="http://schemas.openxmlformats.org/officeDocument/2006/relationships/hyperlink" Target="https://docs.spring.io/spring/docs/5.1.8.RELEASE/spring-framework-reference/core.html" TargetMode="External"/><Relationship Id="rId303" Type="http://schemas.openxmlformats.org/officeDocument/2006/relationships/hyperlink" Target="https://docs.spring.io/spring/docs/5.1.8.RELEASE/spring-framework-reference/core.html" TargetMode="External"/><Relationship Id="rId485" Type="http://schemas.openxmlformats.org/officeDocument/2006/relationships/hyperlink" Target="https://docs.oracle.com/javase/8/docs/api/java/beans/package-summary.html" TargetMode="External"/><Relationship Id="rId42" Type="http://schemas.openxmlformats.org/officeDocument/2006/relationships/hyperlink" Target="https://docs.spring.io/spring/docs/5.1.8.RELEASE/spring-framework-reference/core.html" TargetMode="External"/><Relationship Id="rId84" Type="http://schemas.openxmlformats.org/officeDocument/2006/relationships/hyperlink" Target="https://docs.spring.io/spring/docs/5.1.8.RELEASE/spring-framework-reference/core.html" TargetMode="External"/><Relationship Id="rId138" Type="http://schemas.openxmlformats.org/officeDocument/2006/relationships/hyperlink" Target="https://docs.spring.io/spring/docs/5.1.8.RELEASE/spring-framework-reference/core.html" TargetMode="External"/><Relationship Id="rId345" Type="http://schemas.openxmlformats.org/officeDocument/2006/relationships/hyperlink" Target="https://docs.spring.io/spring/docs/5.1.8.RELEASE/spring-framework-reference/core.html" TargetMode="External"/><Relationship Id="rId387" Type="http://schemas.openxmlformats.org/officeDocument/2006/relationships/hyperlink" Target="https://spring.io/tools/sts" TargetMode="External"/><Relationship Id="rId510" Type="http://schemas.openxmlformats.org/officeDocument/2006/relationships/hyperlink" Target="https://docs.spring.io/spring/docs/5.1.8.RELEASE/spring-framework-reference/core.html" TargetMode="External"/><Relationship Id="rId552" Type="http://schemas.openxmlformats.org/officeDocument/2006/relationships/hyperlink" Target="https://docs.spring.io/spring/docs/5.1.8.RELEASE/spring-framework-reference/core.html" TargetMode="External"/><Relationship Id="rId594" Type="http://schemas.openxmlformats.org/officeDocument/2006/relationships/hyperlink" Target="https://docs.spring.io/spring/docs/5.1.8.RELEASE/spring-framework-reference/core.html" TargetMode="External"/><Relationship Id="rId608" Type="http://schemas.openxmlformats.org/officeDocument/2006/relationships/hyperlink" Target="https://docs.spring.io/spring/docs/5.1.8.RELEASE/spring-framework-reference/core.html" TargetMode="External"/><Relationship Id="rId191" Type="http://schemas.openxmlformats.org/officeDocument/2006/relationships/hyperlink" Target="https://docs.spring.io/spring/docs/5.1.8.RELEASE/spring-framework-reference/core.html" TargetMode="External"/><Relationship Id="rId205" Type="http://schemas.openxmlformats.org/officeDocument/2006/relationships/hyperlink" Target="https://docs.spring.io/spring/docs/5.1.8.RELEASE/spring-framework-reference/core.html" TargetMode="External"/><Relationship Id="rId247" Type="http://schemas.openxmlformats.org/officeDocument/2006/relationships/hyperlink" Target="https://docs.spring.io/spring-framework/docs/5.1.8.RELEASE/javadoc-api/org/springframework/beans/factory/config/BeanPostProcessor.html" TargetMode="External"/><Relationship Id="rId412" Type="http://schemas.openxmlformats.org/officeDocument/2006/relationships/hyperlink" Target="https://docs.spring.io/spring-framework/docs/5.1.8.RELEASE/javadoc-api/org/springframework/core/env/PropertySource.html" TargetMode="External"/><Relationship Id="rId107" Type="http://schemas.openxmlformats.org/officeDocument/2006/relationships/hyperlink" Target="https://docs.spring.io/spring/docs/5.1.8.RELEASE/spring-framework-reference/core.html" TargetMode="External"/><Relationship Id="rId289" Type="http://schemas.openxmlformats.org/officeDocument/2006/relationships/hyperlink" Target="https://docs.spring.io/spring/docs/5.1.8.RELEASE/spring-framework-reference/core.html" TargetMode="External"/><Relationship Id="rId454" Type="http://schemas.openxmlformats.org/officeDocument/2006/relationships/hyperlink" Target="https://docs.spring.io/spring-framework/docs/5.1.8.RELEASE/javadoc-api/org/springframework/jca/context/SpringContextResourceAdapter.html" TargetMode="External"/><Relationship Id="rId496" Type="http://schemas.openxmlformats.org/officeDocument/2006/relationships/hyperlink" Target="https://github.com/spring-projects/spring-framework/issues" TargetMode="External"/><Relationship Id="rId661" Type="http://schemas.openxmlformats.org/officeDocument/2006/relationships/theme" Target="theme/theme1.xml"/><Relationship Id="rId11" Type="http://schemas.openxmlformats.org/officeDocument/2006/relationships/hyperlink" Target="https://docs.spring.io/spring-framework/docs/5.1.8.RELEASE/javadoc-api/org/springframework/context/ApplicationContext.html" TargetMode="External"/><Relationship Id="rId53" Type="http://schemas.openxmlformats.org/officeDocument/2006/relationships/hyperlink" Target="https://docs.spring.io/spring/docs/5.1.8.RELEASE/spring-framework-reference/core.html" TargetMode="External"/><Relationship Id="rId149" Type="http://schemas.openxmlformats.org/officeDocument/2006/relationships/hyperlink" Target="https://docs.spring.io/spring/docs/5.1.8.RELEASE/spring-framework-reference/core.html" TargetMode="External"/><Relationship Id="rId314" Type="http://schemas.openxmlformats.org/officeDocument/2006/relationships/hyperlink" Target="https://stackoverflow.com/questions/19394570/java-jre-7u45-breaks-classloader-getresources" TargetMode="External"/><Relationship Id="rId356" Type="http://schemas.openxmlformats.org/officeDocument/2006/relationships/hyperlink" Target="https://docs.spring.io/spring/docs/5.1.8.RELEASE/spring-framework-reference/core.html" TargetMode="External"/><Relationship Id="rId398" Type="http://schemas.openxmlformats.org/officeDocument/2006/relationships/hyperlink" Target="https://docs.spring.io/spring/docs/5.1.8.RELEASE/spring-framework-reference/core.html" TargetMode="External"/><Relationship Id="rId521" Type="http://schemas.openxmlformats.org/officeDocument/2006/relationships/hyperlink" Target="https://docs.spring.io/spring/docs/5.1.8.RELEASE/spring-framework-reference/core.html" TargetMode="External"/><Relationship Id="rId563" Type="http://schemas.openxmlformats.org/officeDocument/2006/relationships/hyperlink" Target="https://docs.spring.io/spring/docs/5.1.8.RELEASE/spring-framework-reference/core.html" TargetMode="External"/><Relationship Id="rId619" Type="http://schemas.openxmlformats.org/officeDocument/2006/relationships/hyperlink" Target="https://docs.spring.io/spring/docs/5.1.8.RELEASE/spring-framework-reference/core.html" TargetMode="External"/><Relationship Id="rId95" Type="http://schemas.openxmlformats.org/officeDocument/2006/relationships/hyperlink" Target="https://www.jetbrains.com/idea/" TargetMode="External"/><Relationship Id="rId160" Type="http://schemas.openxmlformats.org/officeDocument/2006/relationships/hyperlink" Target="https://docs.spring.io/spring/docs/5.1.8.RELEASE/spring-framework-reference/core.html" TargetMode="External"/><Relationship Id="rId216" Type="http://schemas.openxmlformats.org/officeDocument/2006/relationships/hyperlink" Target="https://docs.spring.io/spring/docs/5.1.8.RELEASE/spring-framework-reference/core.html" TargetMode="External"/><Relationship Id="rId423" Type="http://schemas.openxmlformats.org/officeDocument/2006/relationships/hyperlink" Target="https://docs.spring.io/spring-framework/docs/5.1.8.RELEASE/javadoc-api/org/springframework/orm/jpa/LocalContainerEntityManagerFactoryBean.html" TargetMode="External"/><Relationship Id="rId258" Type="http://schemas.openxmlformats.org/officeDocument/2006/relationships/hyperlink" Target="https://docs.spring.io/spring-framework/docs/5.1.8.RELEASE/javadoc-api/org/springframework/beans/factory/config/BeanFactoryPostProcessor.html" TargetMode="External"/><Relationship Id="rId465" Type="http://schemas.openxmlformats.org/officeDocument/2006/relationships/hyperlink" Target="https://docs.spring.io/spring/docs/5.1.8.RELEASE/spring-framework-reference/core.html" TargetMode="External"/><Relationship Id="rId630" Type="http://schemas.openxmlformats.org/officeDocument/2006/relationships/hyperlink" Target="https://docs.spring.io/spring-framework/docs/5.1.8.RELEASE/javadoc-api/org/springframework/beans/factory/config/FieldRetrievingFactoryBean.html" TargetMode="External"/><Relationship Id="rId22" Type="http://schemas.openxmlformats.org/officeDocument/2006/relationships/hyperlink" Target="https://docs.spring.io/spring/docs/5.1.8.RELEASE/spring-framework-reference/core.html" TargetMode="External"/><Relationship Id="rId64" Type="http://schemas.openxmlformats.org/officeDocument/2006/relationships/hyperlink" Target="https://docs.spring.io/spring/docs/5.1.8.RELEASE/spring-framework-reference/core.html" TargetMode="External"/><Relationship Id="rId118" Type="http://schemas.openxmlformats.org/officeDocument/2006/relationships/hyperlink" Target="https://docs.spring.io/spring/docs/5.1.8.RELEASE/spring-framework-reference/core.html" TargetMode="External"/><Relationship Id="rId325" Type="http://schemas.openxmlformats.org/officeDocument/2006/relationships/hyperlink" Target="https://docs.spring.io/spring/docs/5.1.8.RELEASE/spring-framework-reference/core.html" TargetMode="External"/><Relationship Id="rId367" Type="http://schemas.openxmlformats.org/officeDocument/2006/relationships/hyperlink" Target="https://docs.spring.io/spring/docs/5.1.8.RELEASE/spring-framework-reference/core.html" TargetMode="External"/><Relationship Id="rId532" Type="http://schemas.openxmlformats.org/officeDocument/2006/relationships/hyperlink" Target="https://docs.spring.io/spring/docs/5.1.8.RELEASE/spring-framework-reference/core.html" TargetMode="External"/><Relationship Id="rId574" Type="http://schemas.openxmlformats.org/officeDocument/2006/relationships/hyperlink" Target="https://docs.spring.io/spring/docs/5.1.8.RELEASE/spring-framework-reference/core.html" TargetMode="External"/><Relationship Id="rId171" Type="http://schemas.openxmlformats.org/officeDocument/2006/relationships/hyperlink" Target="https://docs.spring.io/spring/docs/5.1.8.RELEASE/spring-framework-reference/core.html" TargetMode="External"/><Relationship Id="rId227" Type="http://schemas.openxmlformats.org/officeDocument/2006/relationships/hyperlink" Target="https://docs.spring.io/spring/docs/5.1.8.RELEASE/spring-framework-reference/core.html" TargetMode="External"/><Relationship Id="rId269" Type="http://schemas.openxmlformats.org/officeDocument/2006/relationships/hyperlink" Target="https://spring.io/tools/sts" TargetMode="External"/><Relationship Id="rId434" Type="http://schemas.openxmlformats.org/officeDocument/2006/relationships/hyperlink" Target="https://docs.spring.io/spring/docs/5.1.8.RELEASE/spring-framework-reference/core.html" TargetMode="External"/><Relationship Id="rId476" Type="http://schemas.openxmlformats.org/officeDocument/2006/relationships/hyperlink" Target="https://docs.spring.io/spring-framework/docs/5.1.8.RELEASE/javadoc-api/org/springframework/jca/context/SpringContextResourceAdapter.html" TargetMode="External"/><Relationship Id="rId641" Type="http://schemas.openxmlformats.org/officeDocument/2006/relationships/hyperlink" Target="https://docs.spring.io/spring/docs/5.1.8.RELEASE/spring-framework-reference/integration.html" TargetMode="External"/><Relationship Id="rId33" Type="http://schemas.openxmlformats.org/officeDocument/2006/relationships/hyperlink" Target="https://docs.spring.io/spring-framework/docs/current/javadoc-api/org/springframework/context/annotation/DependsOn.html" TargetMode="External"/><Relationship Id="rId129" Type="http://schemas.openxmlformats.org/officeDocument/2006/relationships/hyperlink" Target="https://docs.spring.io/spring/docs/5.1.8.RELEASE/spring-framework-reference/core.html" TargetMode="External"/><Relationship Id="rId280" Type="http://schemas.openxmlformats.org/officeDocument/2006/relationships/hyperlink" Target="https://docs.spring.io/spring-framework/docs/5.1.8.RELEASE/javadoc-api/org/springframework/orm/jpa/support/PersistenceAnnotationBeanPostProcessor.html" TargetMode="External"/><Relationship Id="rId336" Type="http://schemas.openxmlformats.org/officeDocument/2006/relationships/hyperlink" Target="https://docs.spring.io/spring/docs/5.1.8.RELEASE/spring-framework-reference/core.html" TargetMode="External"/><Relationship Id="rId501" Type="http://schemas.openxmlformats.org/officeDocument/2006/relationships/hyperlink" Target="https://docs.spring.io/spring-framework/docs/5.1.8.RELEASE/javadoc-api/org/springframework/validation/beanvalidation/MethodValidationPostProcessor.html" TargetMode="External"/><Relationship Id="rId543" Type="http://schemas.openxmlformats.org/officeDocument/2006/relationships/hyperlink" Target="https://docs.spring.io/spring/docs/5.1.8.RELEASE/spring-framework-reference/core.html" TargetMode="External"/><Relationship Id="rId75" Type="http://schemas.openxmlformats.org/officeDocument/2006/relationships/hyperlink" Target="https://docs.spring.io/spring/docs/5.1.8.RELEASE/spring-framework-reference/core.html" TargetMode="External"/><Relationship Id="rId140" Type="http://schemas.openxmlformats.org/officeDocument/2006/relationships/hyperlink" Target="https://docs.spring.io/spring/docs/5.1.8.RELEASE/spring-framework-reference/core.html" TargetMode="External"/><Relationship Id="rId182" Type="http://schemas.openxmlformats.org/officeDocument/2006/relationships/hyperlink" Target="https://docs.spring.io/spring-framework/docs/5.1.8.RELEASE/javadoc-api/org/springframework/beans/factory/config/Scope.html" TargetMode="External"/><Relationship Id="rId378" Type="http://schemas.openxmlformats.org/officeDocument/2006/relationships/hyperlink" Target="https://docs.spring.io/spring/docs/5.1.8.RELEASE/spring-framework-reference/core.html" TargetMode="External"/><Relationship Id="rId403" Type="http://schemas.openxmlformats.org/officeDocument/2006/relationships/hyperlink" Target="https://docs.spring.io/spring-framework/docs/5.1.8.RELEASE/javadoc-api/org/springframework/context/annotation/Profile.html" TargetMode="External"/><Relationship Id="rId585" Type="http://schemas.openxmlformats.org/officeDocument/2006/relationships/hyperlink" Target="https://docs.spring.io/spring/docs/5.1.8.RELEASE/spring-framework-reference/core.html" TargetMode="External"/><Relationship Id="rId6" Type="http://schemas.openxmlformats.org/officeDocument/2006/relationships/footnotes" Target="footnotes.xml"/><Relationship Id="rId238" Type="http://schemas.openxmlformats.org/officeDocument/2006/relationships/hyperlink" Target="https://docs.spring.io/spring/docs/5.1.8.RELEASE/spring-framework-reference/core.html" TargetMode="External"/><Relationship Id="rId445" Type="http://schemas.openxmlformats.org/officeDocument/2006/relationships/hyperlink" Target="https://docs.spring.io/spring/docs/5.1.8.RELEASE/spring-framework-reference/core.html" TargetMode="External"/><Relationship Id="rId487" Type="http://schemas.openxmlformats.org/officeDocument/2006/relationships/hyperlink" Target="https://docs.oracle.com/javase/8/docs/api/java/beans/package-summary.html" TargetMode="External"/><Relationship Id="rId610" Type="http://schemas.openxmlformats.org/officeDocument/2006/relationships/hyperlink" Target="https://docs.spring.io/spring-framework/docs/5.1.8.RELEASE/javadoc-api/org/springframework/aop/framework/adapter/package-frame.html" TargetMode="External"/><Relationship Id="rId652" Type="http://schemas.openxmlformats.org/officeDocument/2006/relationships/hyperlink" Target="https://docs.spring.io/spring/docs/5.1.8.RELEASE/spring-framework-reference/core.html" TargetMode="External"/><Relationship Id="rId291" Type="http://schemas.openxmlformats.org/officeDocument/2006/relationships/hyperlink" Target="https://docs.spring.io/spring/docs/5.1.8.RELEASE/spring-framework-reference/core.html" TargetMode="External"/><Relationship Id="rId305" Type="http://schemas.openxmlformats.org/officeDocument/2006/relationships/hyperlink" Target="https://docs.spring.io/spring/docs/5.1.8.RELEASE/spring-framework-reference/core.html" TargetMode="External"/><Relationship Id="rId347" Type="http://schemas.openxmlformats.org/officeDocument/2006/relationships/hyperlink" Target="https://docs.spring.io/spring/docs/5.1.8.RELEASE/spring-framework-reference/core.html" TargetMode="External"/><Relationship Id="rId512" Type="http://schemas.openxmlformats.org/officeDocument/2006/relationships/hyperlink" Target="https://docs.spring.io/spring/docs/5.1.8.RELEASE/spring-framework-reference/core.html" TargetMode="External"/><Relationship Id="rId44" Type="http://schemas.openxmlformats.org/officeDocument/2006/relationships/hyperlink" Target="https://docs.spring.io/spring/docs/5.1.8.RELEASE/spring-framework-reference/core.html" TargetMode="External"/><Relationship Id="rId86" Type="http://schemas.openxmlformats.org/officeDocument/2006/relationships/hyperlink" Target="https://docs.spring.io/spring/docs/5.1.8.RELEASE/spring-framework-reference/core.html" TargetMode="External"/><Relationship Id="rId151" Type="http://schemas.openxmlformats.org/officeDocument/2006/relationships/hyperlink" Target="https://docs.spring.io/spring/docs/5.1.8.RELEASE/spring-framework-reference/web.html" TargetMode="External"/><Relationship Id="rId389" Type="http://schemas.openxmlformats.org/officeDocument/2006/relationships/hyperlink" Target="https://docs.spring.io/spring/docs/5.1.8.RELEASE/spring-framework-reference/core.html" TargetMode="External"/><Relationship Id="rId554" Type="http://schemas.openxmlformats.org/officeDocument/2006/relationships/hyperlink" Target="https://docs.spring.io/spring/docs/5.1.8.RELEASE/spring-framework-reference/core.html" TargetMode="External"/><Relationship Id="rId596" Type="http://schemas.openxmlformats.org/officeDocument/2006/relationships/hyperlink" Target="https://glassfish.dev.java.net/" TargetMode="External"/><Relationship Id="rId193" Type="http://schemas.openxmlformats.org/officeDocument/2006/relationships/hyperlink" Target="https://docs.spring.io/spring/docs/5.1.8.RELEASE/spring-framework-reference/core.html" TargetMode="External"/><Relationship Id="rId207" Type="http://schemas.openxmlformats.org/officeDocument/2006/relationships/hyperlink" Target="https://docs.spring.io/spring/docs/5.1.8.RELEASE/spring-framework-reference/core.html" TargetMode="External"/><Relationship Id="rId249" Type="http://schemas.openxmlformats.org/officeDocument/2006/relationships/hyperlink" Target="https://docs.spring.io/spring/docs/5.1.8.RELEASE/spring-framework-reference/core.html" TargetMode="External"/><Relationship Id="rId414" Type="http://schemas.openxmlformats.org/officeDocument/2006/relationships/hyperlink" Target="https://docs.spring.io/spring-framework/docs/5.1.8.RELEASE/javadoc-api/org/springframework/web/context/support/StandardServletEnvironment.html" TargetMode="External"/><Relationship Id="rId456" Type="http://schemas.openxmlformats.org/officeDocument/2006/relationships/hyperlink" Target="https://docs.spring.io/spring/docs/5.1.8.RELEASE/spring-framework-reference/core.html" TargetMode="External"/><Relationship Id="rId498" Type="http://schemas.openxmlformats.org/officeDocument/2006/relationships/hyperlink" Target="https://docs.spring.io/spring/docs/5.1.8.RELEASE/spring-framework-reference/web.html" TargetMode="External"/><Relationship Id="rId621" Type="http://schemas.openxmlformats.org/officeDocument/2006/relationships/hyperlink" Target="https://docs.spring.io/spring/docs/5.1.8.RELEASE/spring-framework-reference/core.html" TargetMode="External"/><Relationship Id="rId13" Type="http://schemas.openxmlformats.org/officeDocument/2006/relationships/hyperlink" Target="https://docs.spring.io/spring/docs/5.1.8.RELEASE/spring-framework-reference/core.html" TargetMode="External"/><Relationship Id="rId109" Type="http://schemas.openxmlformats.org/officeDocument/2006/relationships/hyperlink" Target="https://docs.spring.io/spring/docs/5.1.8.RELEASE/spring-framework-reference/core.html" TargetMode="External"/><Relationship Id="rId260" Type="http://schemas.openxmlformats.org/officeDocument/2006/relationships/hyperlink" Target="https://docs.spring.io/spring-framework/docs/5.1.8.RELEASE/javadoc-api/org/springframework/beans/factory/config/BeanFactoryPostProcessor.html" TargetMode="External"/><Relationship Id="rId316" Type="http://schemas.openxmlformats.org/officeDocument/2006/relationships/hyperlink" Target="https://docs.spring.io/spring-framework/docs/5.1.8.RELEASE/javadoc-api/org/springframework/beans/factory/support/BeanNameGenerator.html" TargetMode="External"/><Relationship Id="rId523" Type="http://schemas.openxmlformats.org/officeDocument/2006/relationships/hyperlink" Target="https://docs.spring.io/spring/docs/5.1.8.RELEASE/spring-framework-reference/core.html" TargetMode="External"/><Relationship Id="rId55" Type="http://schemas.openxmlformats.org/officeDocument/2006/relationships/hyperlink" Target="https://docs.spring.io/spring/docs/5.1.8.RELEASE/spring-framework-reference/core.html" TargetMode="External"/><Relationship Id="rId97" Type="http://schemas.openxmlformats.org/officeDocument/2006/relationships/hyperlink" Target="https://docs.spring.io/spring/docs/5.1.8.RELEASE/spring-framework-reference/core.html" TargetMode="External"/><Relationship Id="rId120" Type="http://schemas.openxmlformats.org/officeDocument/2006/relationships/hyperlink" Target="https://docs.spring.io/spring/docs/5.1.8.RELEASE/spring-framework-reference/core.html" TargetMode="External"/><Relationship Id="rId358" Type="http://schemas.openxmlformats.org/officeDocument/2006/relationships/hyperlink" Target="https://docs.spring.io/spring/docs/5.1.8.RELEASE/spring-framework-reference/core.html" TargetMode="External"/><Relationship Id="rId565" Type="http://schemas.openxmlformats.org/officeDocument/2006/relationships/hyperlink" Target="https://docs.spring.io/spring/docs/5.1.8.RELEASE/spring-framework-reference/core.html" TargetMode="External"/><Relationship Id="rId162" Type="http://schemas.openxmlformats.org/officeDocument/2006/relationships/hyperlink" Target="https://docs.spring.io/spring-framework/docs/5.1.8.RELEASE/javadoc-api/org/springframework/transaction/support/SimpleTransactionScope.html" TargetMode="External"/><Relationship Id="rId218" Type="http://schemas.openxmlformats.org/officeDocument/2006/relationships/hyperlink" Target="https://docs.spring.io/spring/docs/5.1.8.RELEASE/spring-framework-reference/core.html" TargetMode="External"/><Relationship Id="rId425" Type="http://schemas.openxmlformats.org/officeDocument/2006/relationships/hyperlink" Target="https://docs.spring.io/spring/docs/5.1.8.RELEASE/spring-framework-reference/data-access.html" TargetMode="External"/><Relationship Id="rId467" Type="http://schemas.openxmlformats.org/officeDocument/2006/relationships/hyperlink" Target="https://docs.spring.io/spring/docs/5.1.8.RELEASE/spring-framework-reference/core.html" TargetMode="External"/><Relationship Id="rId632" Type="http://schemas.openxmlformats.org/officeDocument/2006/relationships/hyperlink" Target="https://docs.spring.io/spring/docs/5.1.8.RELEASE/spring-framework-reference/core.html" TargetMode="External"/><Relationship Id="rId271" Type="http://schemas.openxmlformats.org/officeDocument/2006/relationships/hyperlink" Target="https://docs.spring.io/spring/docs/5.1.8.RELEASE/spring-framework-reference/core.html" TargetMode="External"/><Relationship Id="rId24" Type="http://schemas.openxmlformats.org/officeDocument/2006/relationships/hyperlink" Target="https://docs.spring.io/spring-framework/docs/current/javadoc-api/org/springframework/context/annotation/Configuration.html" TargetMode="External"/><Relationship Id="rId66" Type="http://schemas.openxmlformats.org/officeDocument/2006/relationships/hyperlink" Target="https://docs.spring.io/spring/docs/5.1.8.RELEASE/spring-framework-reference/core.html" TargetMode="External"/><Relationship Id="rId131" Type="http://schemas.openxmlformats.org/officeDocument/2006/relationships/hyperlink" Target="https://docs.spring.io/spring/docs/5.1.8.RELEASE/spring-framework-reference/core.html" TargetMode="External"/><Relationship Id="rId327" Type="http://schemas.openxmlformats.org/officeDocument/2006/relationships/hyperlink" Target="https://repo1.maven.org/maven2/javax/inject/javax.inject/1/" TargetMode="External"/><Relationship Id="rId369" Type="http://schemas.openxmlformats.org/officeDocument/2006/relationships/hyperlink" Target="https://docs.spring.io/spring/docs/5.1.8.RELEASE/spring-framework-reference/core.html" TargetMode="External"/><Relationship Id="rId534" Type="http://schemas.openxmlformats.org/officeDocument/2006/relationships/hyperlink" Target="https://docs.spring.io/spring/docs/5.1.8.RELEASE/spring-framework-reference/core.html" TargetMode="External"/><Relationship Id="rId576" Type="http://schemas.openxmlformats.org/officeDocument/2006/relationships/hyperlink" Target="https://docs.spring.io/spring/docs/5.1.8.RELEASE/spring-framework-reference/core.html" TargetMode="External"/><Relationship Id="rId173" Type="http://schemas.openxmlformats.org/officeDocument/2006/relationships/hyperlink" Target="https://docs.spring.io/spring/docs/5.1.8.RELEASE/spring-framework-reference/core.html" TargetMode="External"/><Relationship Id="rId229" Type="http://schemas.openxmlformats.org/officeDocument/2006/relationships/hyperlink" Target="https://docs.spring.io/spring/docs/5.1.8.RELEASE/spring-framework-reference/core.html" TargetMode="External"/><Relationship Id="rId380" Type="http://schemas.openxmlformats.org/officeDocument/2006/relationships/hyperlink" Target="https://docs.spring.io/spring-framework/docs/5.1.8.RELEASE/javadoc-api/org/springframework/context/annotation/Description.html" TargetMode="External"/><Relationship Id="rId436" Type="http://schemas.openxmlformats.org/officeDocument/2006/relationships/hyperlink" Target="https://docs.spring.io/spring-framework/docs/5.1.8.RELEASE/javadoc-api/org/springframework/context/event/ApplicationEventMulticaster.html" TargetMode="External"/><Relationship Id="rId601" Type="http://schemas.openxmlformats.org/officeDocument/2006/relationships/hyperlink" Target="https://docs.spring.io/spring/docs/5.1.8.RELEASE/spring-framework-reference/core.html" TargetMode="External"/><Relationship Id="rId643" Type="http://schemas.openxmlformats.org/officeDocument/2006/relationships/hyperlink" Target="https://docs.spring.io/spring/docs/5.1.8.RELEASE/spring-framework-reference/core.html" TargetMode="External"/><Relationship Id="rId240" Type="http://schemas.openxmlformats.org/officeDocument/2006/relationships/hyperlink" Target="https://docs.spring.io/spring/docs/5.1.8.RELEASE/spring-framework-reference/integration.html" TargetMode="External"/><Relationship Id="rId478" Type="http://schemas.openxmlformats.org/officeDocument/2006/relationships/hyperlink" Target="https://docs.spring.io/spring/docs/5.1.8.RELEASE/spring-framework-reference/core.html" TargetMode="External"/><Relationship Id="rId35" Type="http://schemas.openxmlformats.org/officeDocument/2006/relationships/hyperlink" Target="https://docs.spring.io/spring/docs/5.1.8.RELEASE/spring-framework-reference/core.html" TargetMode="External"/><Relationship Id="rId77" Type="http://schemas.openxmlformats.org/officeDocument/2006/relationships/hyperlink" Target="https://download.oracle.com/javase/8/docs/api/java/beans/ConstructorProperties.html" TargetMode="External"/><Relationship Id="rId100" Type="http://schemas.openxmlformats.org/officeDocument/2006/relationships/hyperlink" Target="https://docs.spring.io/spring/docs/5.1.8.RELEASE/spring-framework-reference/core.html" TargetMode="External"/><Relationship Id="rId282" Type="http://schemas.openxmlformats.org/officeDocument/2006/relationships/hyperlink" Target="https://docs.spring.io/spring-framework/docs/5.1.8.RELEASE/javadoc-api/org/springframework/beans/factory/annotation/AutowiredAnnotationBeanPostProcessor.html" TargetMode="External"/><Relationship Id="rId338" Type="http://schemas.openxmlformats.org/officeDocument/2006/relationships/hyperlink" Target="https://docs.spring.io/spring/docs/5.1.8.RELEASE/spring-framework-reference/core.html" TargetMode="External"/><Relationship Id="rId503" Type="http://schemas.openxmlformats.org/officeDocument/2006/relationships/hyperlink" Target="https://docs.spring.io/spring/docs/5.1.8.RELEASE/spring-framework-reference/core.html" TargetMode="External"/><Relationship Id="rId545" Type="http://schemas.openxmlformats.org/officeDocument/2006/relationships/hyperlink" Target="https://www.eclipse.org/aspectj/doc/released/adk15notebook/index.html" TargetMode="External"/><Relationship Id="rId587" Type="http://schemas.openxmlformats.org/officeDocument/2006/relationships/hyperlink" Target="https://www.eclipse.org/aspectj/doc/released/devguide/ltw.html" TargetMode="External"/><Relationship Id="rId8" Type="http://schemas.openxmlformats.org/officeDocument/2006/relationships/hyperlink" Target="https://docs.spring.io/spring-framework/docs/5.1.8.RELEASE/javadoc-api/org/springframework/beans/factory/BeanFactory.html" TargetMode="External"/><Relationship Id="rId142" Type="http://schemas.openxmlformats.org/officeDocument/2006/relationships/hyperlink" Target="https://docs.spring.io/spring/docs/5.1.8.RELEASE/spring-framework-reference/core.html" TargetMode="External"/><Relationship Id="rId184" Type="http://schemas.openxmlformats.org/officeDocument/2006/relationships/hyperlink" Target="https://docs.spring.io/spring/docs/5.1.8.RELEASE/spring-framework-reference/core.html" TargetMode="External"/><Relationship Id="rId391" Type="http://schemas.openxmlformats.org/officeDocument/2006/relationships/hyperlink" Target="https://docs.spring.io/spring/docs/5.1.8.RELEASE/spring-framework-reference/core.html" TargetMode="External"/><Relationship Id="rId405" Type="http://schemas.openxmlformats.org/officeDocument/2006/relationships/hyperlink" Target="https://docs.spring.io/spring/docs/5.1.8.RELEASE/spring-framework-reference/core.html" TargetMode="External"/><Relationship Id="rId447" Type="http://schemas.openxmlformats.org/officeDocument/2006/relationships/hyperlink" Target="https://docs.spring.io/spring/docs/5.1.8.RELEASE/spring-framework-reference/integration.html" TargetMode="External"/><Relationship Id="rId612" Type="http://schemas.openxmlformats.org/officeDocument/2006/relationships/hyperlink" Target="https://docs.spring.io/spring-framework/docs/5.1.8.RELEASE/javadoc-api/org/springframework/lang/NonNull.html" TargetMode="External"/><Relationship Id="rId251" Type="http://schemas.openxmlformats.org/officeDocument/2006/relationships/hyperlink" Target="https://docs.spring.io/spring-framework/docs/5.1.8.RELEASE/javadoc-api/org/springframework/core/Ordered.html" TargetMode="External"/><Relationship Id="rId489" Type="http://schemas.openxmlformats.org/officeDocument/2006/relationships/hyperlink" Target="https://docs.spring.io/spring/docs/5.1.8.RELEASE/spring-framework-reference/core.html" TargetMode="External"/><Relationship Id="rId654" Type="http://schemas.openxmlformats.org/officeDocument/2006/relationships/hyperlink" Target="https://docs.spring.io/spring/docs/5.1.8.RELEASE/spring-framework-reference/core.html" TargetMode="External"/><Relationship Id="rId46" Type="http://schemas.openxmlformats.org/officeDocument/2006/relationships/hyperlink" Target="https://docs.spring.io/spring/docs/5.1.8.RELEASE/spring-framework-reference/core.html" TargetMode="External"/><Relationship Id="rId293" Type="http://schemas.openxmlformats.org/officeDocument/2006/relationships/hyperlink" Target="https://docs.spring.io/spring/docs/5.1.8.RELEASE/spring-framework-reference/core.html" TargetMode="External"/><Relationship Id="rId307" Type="http://schemas.openxmlformats.org/officeDocument/2006/relationships/hyperlink" Target="https://docs.spring.io/spring/docs/5.1.8.RELEASE/spring-framework-reference/data-access.html" TargetMode="External"/><Relationship Id="rId349" Type="http://schemas.openxmlformats.org/officeDocument/2006/relationships/hyperlink" Target="https://docs.spring.io/spring/docs/5.1.8.RELEASE/spring-framework-reference/core.html" TargetMode="External"/><Relationship Id="rId514" Type="http://schemas.openxmlformats.org/officeDocument/2006/relationships/hyperlink" Target="https://docs.spring.io/spring/docs/5.1.8.RELEASE/spring-framework-reference/core.html" TargetMode="External"/><Relationship Id="rId556" Type="http://schemas.openxmlformats.org/officeDocument/2006/relationships/hyperlink" Target="https://docs.spring.io/spring/docs/5.1.8.RELEASE/spring-framework-reference/core.html" TargetMode="External"/><Relationship Id="rId88" Type="http://schemas.openxmlformats.org/officeDocument/2006/relationships/hyperlink" Target="https://docs.spring.io/spring/docs/5.1.8.RELEASE/spring-framework-reference/core.html" TargetMode="External"/><Relationship Id="rId111" Type="http://schemas.openxmlformats.org/officeDocument/2006/relationships/hyperlink" Target="https://docs.spring.io/spring/docs/5.1.8.RELEASE/spring-framework-reference/core.html" TargetMode="External"/><Relationship Id="rId153" Type="http://schemas.openxmlformats.org/officeDocument/2006/relationships/hyperlink" Target="https://docs.spring.io/spring/docs/5.1.8.RELEASE/spring-framework-reference/core.html" TargetMode="External"/><Relationship Id="rId195" Type="http://schemas.openxmlformats.org/officeDocument/2006/relationships/hyperlink" Target="https://docs.spring.io/spring/docs/5.1.8.RELEASE/spring-framework-reference/core.html" TargetMode="External"/><Relationship Id="rId209" Type="http://schemas.openxmlformats.org/officeDocument/2006/relationships/hyperlink" Target="https://docs.spring.io/spring/docs/5.1.8.RELEASE/spring-framework-reference/core.html" TargetMode="External"/><Relationship Id="rId360" Type="http://schemas.openxmlformats.org/officeDocument/2006/relationships/hyperlink" Target="https://docs.spring.io/spring/docs/5.1.8.RELEASE/spring-framework-reference/core.html" TargetMode="External"/><Relationship Id="rId416" Type="http://schemas.openxmlformats.org/officeDocument/2006/relationships/hyperlink" Target="https://docs.spring.io/spring-framework/docs/5.1.8.RELEASE/javadoc-api/org/springframework/web/context/support/StandardServletEnvironment.html" TargetMode="External"/><Relationship Id="rId598" Type="http://schemas.openxmlformats.org/officeDocument/2006/relationships/hyperlink" Target="https://www.wildfly.org/" TargetMode="External"/><Relationship Id="rId220" Type="http://schemas.openxmlformats.org/officeDocument/2006/relationships/hyperlink" Target="https://docs.spring.io/spring/docs/5.1.8.RELEASE/spring-framework-reference/core.html" TargetMode="External"/><Relationship Id="rId458" Type="http://schemas.openxmlformats.org/officeDocument/2006/relationships/hyperlink" Target="https://docs.spring.io/spring/docs/5.1.8.RELEASE/spring-framework-reference/core.html" TargetMode="External"/><Relationship Id="rId623" Type="http://schemas.openxmlformats.org/officeDocument/2006/relationships/hyperlink" Target="https://docs.spring.io/spring/docs/5.1.8.RELEASE/spring-framework-reference/core.html" TargetMode="External"/><Relationship Id="rId15" Type="http://schemas.openxmlformats.org/officeDocument/2006/relationships/hyperlink" Target="https://docs.spring.io/spring-framework/docs/5.1.8.RELEASE/javadoc-api/org/springframework/context/support/ClassPathXmlApplicationContext.html" TargetMode="External"/><Relationship Id="rId57" Type="http://schemas.openxmlformats.org/officeDocument/2006/relationships/hyperlink" Target="https://docs.spring.io/spring/docs/5.1.8.RELEASE/spring-framework-reference/core.html" TargetMode="External"/><Relationship Id="rId262" Type="http://schemas.openxmlformats.org/officeDocument/2006/relationships/hyperlink" Target="https://docs.spring.io/spring/docs/5.1.8.RELEASE/spring-framework-reference/core.html" TargetMode="External"/><Relationship Id="rId318" Type="http://schemas.openxmlformats.org/officeDocument/2006/relationships/hyperlink" Target="https://docs.spring.io/spring/docs/5.1.8.RELEASE/spring-framework-reference/core.html" TargetMode="External"/><Relationship Id="rId525" Type="http://schemas.openxmlformats.org/officeDocument/2006/relationships/hyperlink" Target="https://docs.spring.io/spring/docs/5.1.8.RELEASE/spring-framework-reference/core.html" TargetMode="External"/><Relationship Id="rId567" Type="http://schemas.openxmlformats.org/officeDocument/2006/relationships/hyperlink" Target="https://docs.spring.io/spring/docs/5.1.8.RELEASE/spring-framework-reference/core.html" TargetMode="External"/><Relationship Id="rId99" Type="http://schemas.openxmlformats.org/officeDocument/2006/relationships/hyperlink" Target="https://docs.spring.io/spring/docs/5.1.8.RELEASE/spring-framework-reference/core.html" TargetMode="External"/><Relationship Id="rId122" Type="http://schemas.openxmlformats.org/officeDocument/2006/relationships/hyperlink" Target="https://docs.spring.io/spring/docs/5.1.8.RELEASE/spring-framework-reference/core.html" TargetMode="External"/><Relationship Id="rId164" Type="http://schemas.openxmlformats.org/officeDocument/2006/relationships/image" Target="media/image4.png"/><Relationship Id="rId371" Type="http://schemas.openxmlformats.org/officeDocument/2006/relationships/hyperlink" Target="https://docs.spring.io/spring/docs/5.1.8.RELEASE/spring-framework-reference/core.html" TargetMode="External"/><Relationship Id="rId427" Type="http://schemas.openxmlformats.org/officeDocument/2006/relationships/hyperlink" Target="https://docs.spring.io/spring/docs/5.1.8.RELEASE/spring-framework-reference/core.html" TargetMode="External"/><Relationship Id="rId469" Type="http://schemas.openxmlformats.org/officeDocument/2006/relationships/hyperlink" Target="https://docs.spring.io/spring/docs/5.1.8.RELEASE/spring-framework-reference/core.html" TargetMode="External"/><Relationship Id="rId634" Type="http://schemas.openxmlformats.org/officeDocument/2006/relationships/hyperlink" Target="https://docs.spring.io/spring/docs/5.1.8.RELEASE/spring-framework-reference/core.html" TargetMode="External"/><Relationship Id="rId26" Type="http://schemas.openxmlformats.org/officeDocument/2006/relationships/hyperlink" Target="https://docs.spring.io/spring-framework/docs/current/javadoc-api/org/springframework/context/annotation/Import.html" TargetMode="External"/><Relationship Id="rId231" Type="http://schemas.openxmlformats.org/officeDocument/2006/relationships/hyperlink" Target="https://docs.spring.io/spring/docs/5.1.8.RELEASE/spring-framework-reference/integration.html" TargetMode="External"/><Relationship Id="rId273" Type="http://schemas.openxmlformats.org/officeDocument/2006/relationships/hyperlink" Target="https://docs.spring.io/spring/docs/5.1.8.RELEASE/spring-framework-reference/core.html" TargetMode="External"/><Relationship Id="rId329" Type="http://schemas.openxmlformats.org/officeDocument/2006/relationships/hyperlink" Target="https://download.oracle.com/javaee/6/api/javax/inject/Scope.html" TargetMode="External"/><Relationship Id="rId480" Type="http://schemas.openxmlformats.org/officeDocument/2006/relationships/hyperlink" Target="https://docs.spring.io/spring-framework/docs/5.1.8.RELEASE/javadoc-api/org/springframework/validation/ValidationUtils.html" TargetMode="External"/><Relationship Id="rId536" Type="http://schemas.openxmlformats.org/officeDocument/2006/relationships/hyperlink" Target="https://docs.spring.io/spring/docs/5.1.8.RELEASE/spring-framework-reference/core.html" TargetMode="External"/><Relationship Id="rId68" Type="http://schemas.openxmlformats.org/officeDocument/2006/relationships/hyperlink" Target="https://docs.spring.io/spring/docs/5.1.8.RELEASE/spring-framework-reference/core.html" TargetMode="External"/><Relationship Id="rId133" Type="http://schemas.openxmlformats.org/officeDocument/2006/relationships/hyperlink" Target="https://docs.spring.io/spring/docs/5.1.8.RELEASE/spring-framework-reference/core.html" TargetMode="External"/><Relationship Id="rId175" Type="http://schemas.openxmlformats.org/officeDocument/2006/relationships/hyperlink" Target="https://docs.spring.io/spring/docs/5.1.8.RELEASE/spring-framework-reference/core.html" TargetMode="External"/><Relationship Id="rId340" Type="http://schemas.openxmlformats.org/officeDocument/2006/relationships/hyperlink" Target="https://docs.spring.io/spring/docs/5.1.8.RELEASE/spring-framework-reference/core.html" TargetMode="External"/><Relationship Id="rId578" Type="http://schemas.openxmlformats.org/officeDocument/2006/relationships/hyperlink" Target="https://docs.spring.io/spring/docs/5.1.8.RELEASE/spring-framework-reference/core.html" TargetMode="External"/><Relationship Id="rId200" Type="http://schemas.openxmlformats.org/officeDocument/2006/relationships/hyperlink" Target="https://docs.spring.io/spring/docs/5.1.8.RELEASE/spring-framework-reference/core.html" TargetMode="External"/><Relationship Id="rId382" Type="http://schemas.openxmlformats.org/officeDocument/2006/relationships/hyperlink" Target="https://docs.spring.io/spring/docs/5.1.8.RELEASE/spring-framework-reference/core.html" TargetMode="External"/><Relationship Id="rId438" Type="http://schemas.openxmlformats.org/officeDocument/2006/relationships/hyperlink" Target="https://projects.spring.io/spring-integration/" TargetMode="External"/><Relationship Id="rId603" Type="http://schemas.openxmlformats.org/officeDocument/2006/relationships/hyperlink" Target="https://docs.spring.io/spring/docs/5.1.8.RELEASE/spring-framework-reference/core.html" TargetMode="External"/><Relationship Id="rId645" Type="http://schemas.openxmlformats.org/officeDocument/2006/relationships/hyperlink" Target="https://docs.spring.io/spring/docs/5.1.8.RELEASE/spring-framework-reference/core.html" TargetMode="External"/><Relationship Id="rId242" Type="http://schemas.openxmlformats.org/officeDocument/2006/relationships/hyperlink" Target="https://docs.spring.io/spring/docs/5.1.8.RELEASE/spring-framework-reference/core.html" TargetMode="External"/><Relationship Id="rId284" Type="http://schemas.openxmlformats.org/officeDocument/2006/relationships/hyperlink" Target="https://docs.spring.io/spring-framework/docs/5.1.8.RELEASE/javadoc-api/org/springframework/orm/jpa/support/PersistenceAnnotationBeanPostProcessor.html" TargetMode="External"/><Relationship Id="rId491" Type="http://schemas.openxmlformats.org/officeDocument/2006/relationships/hyperlink" Target="https://docs.spring.io/spring/docs/5.1.8.RELEASE/spring-framework-reference/web.html" TargetMode="External"/><Relationship Id="rId505" Type="http://schemas.openxmlformats.org/officeDocument/2006/relationships/hyperlink" Target="https://docs.spring.io/spring/docs/5.1.8.RELEASE/spring-framework-reference/core.html" TargetMode="External"/><Relationship Id="rId37" Type="http://schemas.openxmlformats.org/officeDocument/2006/relationships/hyperlink" Target="https://docs.spring.io/spring/docs/5.1.8.RELEASE/spring-framework-reference/core.html" TargetMode="External"/><Relationship Id="rId79" Type="http://schemas.openxmlformats.org/officeDocument/2006/relationships/hyperlink" Target="https://docs.spring.io/spring/docs/5.1.8.RELEASE/spring-framework-reference/core.html" TargetMode="External"/><Relationship Id="rId102" Type="http://schemas.openxmlformats.org/officeDocument/2006/relationships/hyperlink" Target="https://docs.spring.io/spring/docs/5.1.8.RELEASE/spring-framework-reference/core.html" TargetMode="External"/><Relationship Id="rId144" Type="http://schemas.openxmlformats.org/officeDocument/2006/relationships/hyperlink" Target="https://docs.spring.io/spring/docs/5.1.8.RELEASE/spring-framework-reference/core.html" TargetMode="External"/><Relationship Id="rId547" Type="http://schemas.openxmlformats.org/officeDocument/2006/relationships/hyperlink" Target="https://docs.spring.io/spring/docs/5.1.8.RELEASE/spring-framework-reference/core.html" TargetMode="External"/><Relationship Id="rId589" Type="http://schemas.openxmlformats.org/officeDocument/2006/relationships/hyperlink" Target="https://github.com/spring-projects/spring-petclinic" TargetMode="External"/><Relationship Id="rId90" Type="http://schemas.openxmlformats.org/officeDocument/2006/relationships/hyperlink" Target="https://docs.spring.io/spring/docs/5.1.8.RELEASE/spring-framework-reference/core.html" TargetMode="External"/><Relationship Id="rId186" Type="http://schemas.openxmlformats.org/officeDocument/2006/relationships/hyperlink" Target="https://docs.spring.io/spring/docs/5.1.8.RELEASE/spring-framework-reference/core.html" TargetMode="External"/><Relationship Id="rId351" Type="http://schemas.openxmlformats.org/officeDocument/2006/relationships/hyperlink" Target="https://docs.spring.io/spring/docs/5.1.8.RELEASE/spring-framework-reference/core.html" TargetMode="External"/><Relationship Id="rId393" Type="http://schemas.openxmlformats.org/officeDocument/2006/relationships/hyperlink" Target="https://docs.spring.io/spring-framework/docs/5.1.8.RELEASE/javadoc-api/org/springframework/context/annotation/Conditional.html" TargetMode="External"/><Relationship Id="rId407" Type="http://schemas.openxmlformats.org/officeDocument/2006/relationships/hyperlink" Target="https://docs.spring.io/spring/docs/5.1.8.RELEASE/spring-framework-reference/testing.html" TargetMode="External"/><Relationship Id="rId449" Type="http://schemas.openxmlformats.org/officeDocument/2006/relationships/hyperlink" Target="https://docs.spring.io/spring-framework/docs/5.1.8.RELEASE/javadoc-api/org/springframework/aop/interceptor/AsyncUncaughtExceptionHandler.html" TargetMode="External"/><Relationship Id="rId614" Type="http://schemas.openxmlformats.org/officeDocument/2006/relationships/hyperlink" Target="https://docs.spring.io/spring-framework/docs/5.1.8.RELEASE/javadoc-api/org/springframework/lang/NonNullFields.html" TargetMode="External"/><Relationship Id="rId656" Type="http://schemas.openxmlformats.org/officeDocument/2006/relationships/hyperlink" Target="https://docs.spring.io/spring/docs/5.1.8.RELEASE/spring-framework-reference/core.html" TargetMode="External"/><Relationship Id="rId211" Type="http://schemas.openxmlformats.org/officeDocument/2006/relationships/hyperlink" Target="https://docs.spring.io/spring/docs/5.1.8.RELEASE/spring-framework-reference/core.html" TargetMode="External"/><Relationship Id="rId253" Type="http://schemas.openxmlformats.org/officeDocument/2006/relationships/hyperlink" Target="https://docs.spring.io/spring/docs/5.1.8.RELEASE/spring-framework-reference/core.html" TargetMode="External"/><Relationship Id="rId295" Type="http://schemas.openxmlformats.org/officeDocument/2006/relationships/hyperlink" Target="https://docs.spring.io/spring-framework/docs/5.1.8.RELEASE/javadoc-api/org/springframework/beans/factory/annotation/CustomAutowireConfigurer.html" TargetMode="External"/><Relationship Id="rId309" Type="http://schemas.openxmlformats.org/officeDocument/2006/relationships/hyperlink" Target="https://docs.spring.io/spring/docs/5.1.8.RELEASE/spring-framework-reference/core.html" TargetMode="External"/><Relationship Id="rId460" Type="http://schemas.openxmlformats.org/officeDocument/2006/relationships/hyperlink" Target="https://docs.spring.io/spring/docs/5.1.8.RELEASE/spring-framework-reference/core.html" TargetMode="External"/><Relationship Id="rId516" Type="http://schemas.openxmlformats.org/officeDocument/2006/relationships/hyperlink" Target="https://docs.spring.io/spring/docs/5.1.8.RELEASE/spring-framework-reference/core.html" TargetMode="External"/><Relationship Id="rId48" Type="http://schemas.openxmlformats.org/officeDocument/2006/relationships/hyperlink" Target="https://docs.spring.io/spring/docs/5.1.8.RELEASE/spring-framework-reference/core.html" TargetMode="External"/><Relationship Id="rId113" Type="http://schemas.openxmlformats.org/officeDocument/2006/relationships/hyperlink" Target="https://docs.spring.io/spring/docs/5.1.8.RELEASE/spring-framework-reference/core.html" TargetMode="External"/><Relationship Id="rId320" Type="http://schemas.openxmlformats.org/officeDocument/2006/relationships/hyperlink" Target="https://docs.spring.io/spring-framework/docs/5.1.8.RELEASE/javadoc-api/org/springframework/context/annotation/ScopeMetadataResolver.html" TargetMode="External"/><Relationship Id="rId558" Type="http://schemas.openxmlformats.org/officeDocument/2006/relationships/hyperlink" Target="https://www.eclipse.org/aspectj/doc/released/runtime-api/org/aspectj/lang/JoinPoint.html" TargetMode="External"/><Relationship Id="rId155" Type="http://schemas.openxmlformats.org/officeDocument/2006/relationships/hyperlink" Target="https://docs.spring.io/spring/docs/5.1.8.RELEASE/spring-framework-reference/core.html" TargetMode="External"/><Relationship Id="rId197" Type="http://schemas.openxmlformats.org/officeDocument/2006/relationships/hyperlink" Target="https://docs.spring.io/spring/docs/5.1.8.RELEASE/spring-framework-reference/core.html" TargetMode="External"/><Relationship Id="rId362" Type="http://schemas.openxmlformats.org/officeDocument/2006/relationships/hyperlink" Target="https://docs.spring.io/spring/docs/5.1.8.RELEASE/spring-framework-reference/core.html" TargetMode="External"/><Relationship Id="rId418" Type="http://schemas.openxmlformats.org/officeDocument/2006/relationships/hyperlink" Target="https://docs.spring.io/spring-framework/docs/5.1.8.RELEASE/javadoc-api/org/springframework/core/env/MutablePropertySources.html" TargetMode="External"/><Relationship Id="rId625" Type="http://schemas.openxmlformats.org/officeDocument/2006/relationships/hyperlink" Target="https://docs.oracle.com/javase/8/docs/api/java/nio/ByteBuffer.html" TargetMode="External"/><Relationship Id="rId222" Type="http://schemas.openxmlformats.org/officeDocument/2006/relationships/hyperlink" Target="https://docs.spring.io/spring/docs/5.1.8.RELEASE/spring-framework-reference/core.html" TargetMode="External"/><Relationship Id="rId264" Type="http://schemas.openxmlformats.org/officeDocument/2006/relationships/hyperlink" Target="https://docs.spring.io/spring-framework/docs/5.1.8.RELEASE/javadoc-api/org/springframework/beans/factory/config/PropertyPlaceholderConfigurer.html" TargetMode="External"/><Relationship Id="rId471" Type="http://schemas.openxmlformats.org/officeDocument/2006/relationships/hyperlink" Target="file:///\\data\config.xml" TargetMode="External"/><Relationship Id="rId17" Type="http://schemas.openxmlformats.org/officeDocument/2006/relationships/hyperlink" Target="https://docs.spring.io/spring/docs/5.1.8.RELEASE/spring-framework-reference/core.html" TargetMode="External"/><Relationship Id="rId59" Type="http://schemas.openxmlformats.org/officeDocument/2006/relationships/hyperlink" Target="https://docs.spring.io/spring/docs/5.1.8.RELEASE/spring-framework-reference/core.html" TargetMode="External"/><Relationship Id="rId124" Type="http://schemas.openxmlformats.org/officeDocument/2006/relationships/hyperlink" Target="https://docs.spring.io/spring/docs/5.1.8.RELEASE/spring-framework-reference/core.html" TargetMode="External"/><Relationship Id="rId527" Type="http://schemas.openxmlformats.org/officeDocument/2006/relationships/hyperlink" Target="https://docs.spring.io/spring/docs/5.1.8.RELEASE/spring-framework-reference/core.html" TargetMode="External"/><Relationship Id="rId569" Type="http://schemas.openxmlformats.org/officeDocument/2006/relationships/hyperlink" Target="https://docs.spring.io/spring/docs/5.1.8.RELEASE/spring-framework-reference/core.html" TargetMode="External"/><Relationship Id="rId70" Type="http://schemas.openxmlformats.org/officeDocument/2006/relationships/hyperlink" Target="https://docs.spring.io/spring/docs/5.1.8.RELEASE/spring-framework-reference/core.html" TargetMode="External"/><Relationship Id="rId166" Type="http://schemas.openxmlformats.org/officeDocument/2006/relationships/hyperlink" Target="https://docs.spring.io/spring/docs/5.1.8.RELEASE/spring-framework-reference/core.html" TargetMode="External"/><Relationship Id="rId331" Type="http://schemas.openxmlformats.org/officeDocument/2006/relationships/hyperlink" Target="https://docs.spring.io/spring/docs/5.1.8.RELEASE/spring-framework-reference/core.html" TargetMode="External"/><Relationship Id="rId373" Type="http://schemas.openxmlformats.org/officeDocument/2006/relationships/hyperlink" Target="https://docs.spring.io/spring/docs/5.1.8.RELEASE/spring-framework-reference/core.html" TargetMode="External"/><Relationship Id="rId429" Type="http://schemas.openxmlformats.org/officeDocument/2006/relationships/hyperlink" Target="https://docs.spring.io/spring-framework/docs/5.1.8.RELEASE/javadoc-api/org/springframework/context/ApplicationContext.html" TargetMode="External"/><Relationship Id="rId580" Type="http://schemas.openxmlformats.org/officeDocument/2006/relationships/hyperlink" Target="https://docs.spring.io/spring/docs/5.1.8.RELEASE/spring-framework-reference/core.html" TargetMode="External"/><Relationship Id="rId636" Type="http://schemas.openxmlformats.org/officeDocument/2006/relationships/hyperlink" Target="https://docs.spring.io/spring/docs/5.1.8.RELEASE/spring-framework-reference/core.html" TargetMode="External"/><Relationship Id="rId1" Type="http://schemas.openxmlformats.org/officeDocument/2006/relationships/customXml" Target="../customXml/item1.xml"/><Relationship Id="rId233" Type="http://schemas.openxmlformats.org/officeDocument/2006/relationships/hyperlink" Target="https://docs.spring.io/spring/docs/5.1.8.RELEASE/spring-framework-reference/web.html" TargetMode="External"/><Relationship Id="rId440" Type="http://schemas.openxmlformats.org/officeDocument/2006/relationships/hyperlink" Target="https://projects.spring.io/spring-integration/" TargetMode="External"/><Relationship Id="rId28" Type="http://schemas.openxmlformats.org/officeDocument/2006/relationships/hyperlink" Target="https://docs.spring.io/spring/docs/5.1.8.RELEASE/spring-framework-reference/core.html" TargetMode="External"/><Relationship Id="rId275" Type="http://schemas.openxmlformats.org/officeDocument/2006/relationships/hyperlink" Target="https://docs.spring.io/spring/docs/5.1.8.RELEASE/spring-framework-reference/core.html" TargetMode="External"/><Relationship Id="rId300" Type="http://schemas.openxmlformats.org/officeDocument/2006/relationships/hyperlink" Target="https://docs.spring.io/spring/docs/5.1.8.RELEASE/spring-framework-reference/core.html" TargetMode="External"/><Relationship Id="rId482" Type="http://schemas.openxmlformats.org/officeDocument/2006/relationships/hyperlink" Target="https://docs.spring.io/spring/docs/5.1.8.RELEASE/spring-framework-reference/core.html" TargetMode="External"/><Relationship Id="rId538" Type="http://schemas.openxmlformats.org/officeDocument/2006/relationships/hyperlink" Target="https://docs.spring.io/spring/docs/5.1.8.RELEASE/spring-framework-reference/core.html" TargetMode="External"/><Relationship Id="rId81" Type="http://schemas.openxmlformats.org/officeDocument/2006/relationships/hyperlink" Target="https://docs.spring.io/spring/docs/5.1.8.RELEASE/spring-framework-reference/core.html" TargetMode="External"/><Relationship Id="rId135" Type="http://schemas.openxmlformats.org/officeDocument/2006/relationships/hyperlink" Target="https://docs.spring.io/spring/docs/5.1.8.RELEASE/spring-framework-reference/core.html" TargetMode="External"/><Relationship Id="rId177" Type="http://schemas.openxmlformats.org/officeDocument/2006/relationships/hyperlink" Target="https://docs.spring.io/spring/docs/5.1.8.RELEASE/spring-framework-reference/core.html" TargetMode="External"/><Relationship Id="rId342" Type="http://schemas.openxmlformats.org/officeDocument/2006/relationships/hyperlink" Target="https://docs.spring.io/spring/docs/5.1.8.RELEASE/spring-framework-reference/core.html" TargetMode="External"/><Relationship Id="rId384" Type="http://schemas.openxmlformats.org/officeDocument/2006/relationships/hyperlink" Target="https://docs.spring.io/spring/docs/5.1.8.RELEASE/spring-framework-reference/core.html" TargetMode="External"/><Relationship Id="rId591" Type="http://schemas.openxmlformats.org/officeDocument/2006/relationships/hyperlink" Target="https://docs.spring.io/spring/docs/5.1.8.RELEASE/spring-framework-reference/core.html" TargetMode="External"/><Relationship Id="rId605" Type="http://schemas.openxmlformats.org/officeDocument/2006/relationships/hyperlink" Target="https://docs.spring.io/spring/docs/5.1.8.RELEASE/spring-framework-reference/core.html" TargetMode="External"/><Relationship Id="rId202" Type="http://schemas.openxmlformats.org/officeDocument/2006/relationships/hyperlink" Target="https://docs.spring.io/spring/docs/5.1.8.RELEASE/spring-framework-reference/core.html" TargetMode="External"/><Relationship Id="rId244" Type="http://schemas.openxmlformats.org/officeDocument/2006/relationships/hyperlink" Target="https://docs.spring.io/spring/docs/5.1.8.RELEASE/spring-framework-reference/core.html" TargetMode="External"/><Relationship Id="rId647" Type="http://schemas.openxmlformats.org/officeDocument/2006/relationships/hyperlink" Target="https://docs.spring.io/spring/docs/5.1.8.RELEASE/spring-framework-reference/core.html" TargetMode="External"/><Relationship Id="rId39" Type="http://schemas.openxmlformats.org/officeDocument/2006/relationships/hyperlink" Target="https://docs.spring.io/spring/docs/5.1.8.RELEASE/spring-framework-reference/core.html" TargetMode="External"/><Relationship Id="rId286" Type="http://schemas.openxmlformats.org/officeDocument/2006/relationships/hyperlink" Target="https://docs.spring.io/spring/docs/5.1.8.RELEASE/spring-framework-reference/web.html" TargetMode="External"/><Relationship Id="rId451" Type="http://schemas.openxmlformats.org/officeDocument/2006/relationships/hyperlink" Target="https://docs.spring.io/spring/docs/5.1.8.RELEASE/spring-framework-reference/core.html" TargetMode="External"/><Relationship Id="rId493" Type="http://schemas.openxmlformats.org/officeDocument/2006/relationships/hyperlink" Target="https://docs.spring.io/spring/docs/5.1.8.RELEASE/spring-framework-reference/core.html" TargetMode="External"/><Relationship Id="rId507" Type="http://schemas.openxmlformats.org/officeDocument/2006/relationships/hyperlink" Target="https://docs.spring.io/spring/docs/5.1.8.RELEASE/spring-framework-reference/core.html" TargetMode="External"/><Relationship Id="rId549" Type="http://schemas.openxmlformats.org/officeDocument/2006/relationships/hyperlink" Target="https://www.eclipse.org/aspectj/doc/released/progguide/semantics-pointcuts.html" TargetMode="External"/><Relationship Id="rId50" Type="http://schemas.openxmlformats.org/officeDocument/2006/relationships/hyperlink" Target="https://docs.spring.io/spring/docs/5.1.8.RELEASE/spring-framework-reference/core.html" TargetMode="External"/><Relationship Id="rId104" Type="http://schemas.openxmlformats.org/officeDocument/2006/relationships/hyperlink" Target="https://docs.spring.io/spring/docs/5.1.8.RELEASE/spring-framework-reference/core.html" TargetMode="External"/><Relationship Id="rId146" Type="http://schemas.openxmlformats.org/officeDocument/2006/relationships/hyperlink" Target="https://docs.spring.io/spring/docs/5.1.8.RELEASE/spring-framework-reference/core.html" TargetMode="External"/><Relationship Id="rId188" Type="http://schemas.openxmlformats.org/officeDocument/2006/relationships/hyperlink" Target="https://docs.spring.io/spring/docs/5.1.8.RELEASE/spring-framework-reference/core.html" TargetMode="External"/><Relationship Id="rId311" Type="http://schemas.openxmlformats.org/officeDocument/2006/relationships/hyperlink" Target="https://github.com/spring-projects/spring-framework/wiki/Spring-Annotation-Programming-Model" TargetMode="External"/><Relationship Id="rId353" Type="http://schemas.openxmlformats.org/officeDocument/2006/relationships/hyperlink" Target="https://docs.spring.io/spring/docs/5.1.8.RELEASE/spring-framework-reference/core.html" TargetMode="External"/><Relationship Id="rId395" Type="http://schemas.openxmlformats.org/officeDocument/2006/relationships/hyperlink" Target="https://docs.spring.io/spring-framework/docs/5.1.8.RELEASE/javadoc-api/org/springframework/context/annotation/Conditional.html" TargetMode="External"/><Relationship Id="rId409" Type="http://schemas.openxmlformats.org/officeDocument/2006/relationships/hyperlink" Target="https://docs.spring.io/spring/docs/5.1.8.RELEASE/spring-framework-reference/testing.html" TargetMode="External"/><Relationship Id="rId560" Type="http://schemas.openxmlformats.org/officeDocument/2006/relationships/hyperlink" Target="https://docs.spring.io/spring/docs/5.1.8.RELEASE/spring-framework-reference/core.html" TargetMode="External"/><Relationship Id="rId92" Type="http://schemas.openxmlformats.org/officeDocument/2006/relationships/hyperlink" Target="https://docs.spring.io/spring/docs/5.1.8.RELEASE/spring-framework-reference/core.html" TargetMode="External"/><Relationship Id="rId213" Type="http://schemas.openxmlformats.org/officeDocument/2006/relationships/hyperlink" Target="https://docs.spring.io/spring/docs/5.1.8.RELEASE/spring-framework-reference/core.html" TargetMode="External"/><Relationship Id="rId420" Type="http://schemas.openxmlformats.org/officeDocument/2006/relationships/hyperlink" Target="https://docs.spring.io/spring-framework/docs/5.1.8.RELEASE/javadoc-api/org/springframework/context/annotation/PropertySource.html" TargetMode="External"/><Relationship Id="rId616" Type="http://schemas.openxmlformats.org/officeDocument/2006/relationships/hyperlink" Target="https://kotlinlang.org/docs/reference/null-safety.html" TargetMode="External"/><Relationship Id="rId658" Type="http://schemas.openxmlformats.org/officeDocument/2006/relationships/hyperlink" Target="https://jcp.org/en/jsr/detail?id=107" TargetMode="External"/><Relationship Id="rId255" Type="http://schemas.openxmlformats.org/officeDocument/2006/relationships/hyperlink" Target="https://docs.spring.io/spring/docs/5.1.8.RELEASE/spring-framework-reference/core.html" TargetMode="External"/><Relationship Id="rId297" Type="http://schemas.openxmlformats.org/officeDocument/2006/relationships/hyperlink" Target="https://docs.spring.io/spring-framework/docs/5.1.8.RELEASE/javadoc-api/org/springframework/jndi/support/SimpleJndiBeanFactory.html" TargetMode="External"/><Relationship Id="rId462" Type="http://schemas.openxmlformats.org/officeDocument/2006/relationships/hyperlink" Target="https://docs.spring.io/spring/docs/5.1.8.RELEASE/spring-framework-reference/core.html" TargetMode="External"/><Relationship Id="rId518" Type="http://schemas.openxmlformats.org/officeDocument/2006/relationships/hyperlink" Target="https://docs.spring.io/spring/docs/5.1.8.RELEASE/spring-framework-reference/core.html" TargetMode="External"/><Relationship Id="rId115" Type="http://schemas.openxmlformats.org/officeDocument/2006/relationships/hyperlink" Target="https://docs.spring.io/spring/docs/5.1.8.RELEASE/spring-framework-reference/core.html" TargetMode="External"/><Relationship Id="rId157" Type="http://schemas.openxmlformats.org/officeDocument/2006/relationships/hyperlink" Target="https://docs.spring.io/spring/docs/5.1.8.RELEASE/spring-framework-reference/web.html" TargetMode="External"/><Relationship Id="rId322" Type="http://schemas.openxmlformats.org/officeDocument/2006/relationships/hyperlink" Target="https://docs.spring.io/spring/docs/5.1.8.RELEASE/spring-framework-reference/core.html" TargetMode="External"/><Relationship Id="rId364" Type="http://schemas.openxmlformats.org/officeDocument/2006/relationships/hyperlink" Target="https://docs.spring.io/spring/docs/5.1.8.RELEASE/spring-framework-reference/core.html" TargetMode="External"/><Relationship Id="rId61" Type="http://schemas.openxmlformats.org/officeDocument/2006/relationships/hyperlink" Target="https://docs.spring.io/spring/docs/5.1.8.RELEASE/spring-framework-reference/core.html" TargetMode="External"/><Relationship Id="rId199" Type="http://schemas.openxmlformats.org/officeDocument/2006/relationships/hyperlink" Target="https://docs.spring.io/spring/docs/5.1.8.RELEASE/spring-framework-reference/core.html" TargetMode="External"/><Relationship Id="rId571" Type="http://schemas.openxmlformats.org/officeDocument/2006/relationships/hyperlink" Target="https://www.eclipse.org/ajdt/" TargetMode="External"/><Relationship Id="rId627" Type="http://schemas.openxmlformats.org/officeDocument/2006/relationships/hyperlink" Target="https://docs.spring.io/spring/docs/5.1.8.RELEASE/spring-framework-reference/core.html" TargetMode="External"/><Relationship Id="rId19" Type="http://schemas.openxmlformats.org/officeDocument/2006/relationships/image" Target="media/image2.png"/><Relationship Id="rId224" Type="http://schemas.openxmlformats.org/officeDocument/2006/relationships/hyperlink" Target="https://docs.spring.io/spring/docs/5.1.8.RELEASE/spring-framework-reference/core.html" TargetMode="External"/><Relationship Id="rId266" Type="http://schemas.openxmlformats.org/officeDocument/2006/relationships/hyperlink" Target="https://docs.spring.io/spring/docs/5.1.8.RELEASE/spring-framework-reference/core.html" TargetMode="External"/><Relationship Id="rId431" Type="http://schemas.openxmlformats.org/officeDocument/2006/relationships/hyperlink" Target="https://docs.spring.io/spring-framework/docs/5.1.8.RELEASE/javadoc-api/org/springframework/context/ApplicationContext.html" TargetMode="External"/><Relationship Id="rId473" Type="http://schemas.openxmlformats.org/officeDocument/2006/relationships/hyperlink" Target="https://myserver/logo.png" TargetMode="External"/><Relationship Id="rId529" Type="http://schemas.openxmlformats.org/officeDocument/2006/relationships/hyperlink" Target="http://www.groovy-lang.org/operators.html" TargetMode="External"/><Relationship Id="rId30" Type="http://schemas.openxmlformats.org/officeDocument/2006/relationships/hyperlink" Target="https://docs.spring.io/spring-framework/docs/current/javadoc-api/org/springframework/context/annotation/Configuration.html" TargetMode="External"/><Relationship Id="rId126" Type="http://schemas.openxmlformats.org/officeDocument/2006/relationships/hyperlink" Target="https://docs.spring.io/spring/docs/5.1.8.RELEASE/spring-framework-reference/core.html" TargetMode="External"/><Relationship Id="rId168" Type="http://schemas.openxmlformats.org/officeDocument/2006/relationships/hyperlink" Target="https://docs.spring.io/spring/docs/5.1.8.RELEASE/spring-framework-reference/core.html" TargetMode="External"/><Relationship Id="rId333" Type="http://schemas.openxmlformats.org/officeDocument/2006/relationships/hyperlink" Target="https://docs.spring.io/spring/docs/5.1.8.RELEASE/spring-framework-reference/core.html" TargetMode="External"/><Relationship Id="rId540" Type="http://schemas.openxmlformats.org/officeDocument/2006/relationships/hyperlink" Target="https://www.eclipse.org/aspectj" TargetMode="External"/><Relationship Id="rId72" Type="http://schemas.openxmlformats.org/officeDocument/2006/relationships/hyperlink" Target="https://docs.spring.io/spring/docs/5.1.8.RELEASE/spring-framework-reference/core.html" TargetMode="External"/><Relationship Id="rId375" Type="http://schemas.openxmlformats.org/officeDocument/2006/relationships/hyperlink" Target="https://docs.spring.io/spring/docs/5.1.8.RELEASE/spring-framework-reference/core.html" TargetMode="External"/><Relationship Id="rId582" Type="http://schemas.openxmlformats.org/officeDocument/2006/relationships/hyperlink" Target="https://www.eclipse.org/aspectj/doc/next/progguide/semantics-joinPoints.html" TargetMode="External"/><Relationship Id="rId638" Type="http://schemas.openxmlformats.org/officeDocument/2006/relationships/hyperlink" Target="https://docs.spring.io/spring/docs/5.1.8.RELEASE/spring-framework-reference/core.html" TargetMode="External"/><Relationship Id="rId3" Type="http://schemas.openxmlformats.org/officeDocument/2006/relationships/styles" Target="styles.xml"/><Relationship Id="rId235" Type="http://schemas.openxmlformats.org/officeDocument/2006/relationships/hyperlink" Target="https://docs.spring.io/spring/docs/5.1.8.RELEASE/spring-framework-reference/core.html" TargetMode="External"/><Relationship Id="rId277" Type="http://schemas.openxmlformats.org/officeDocument/2006/relationships/hyperlink" Target="https://docs.spring.io/spring/docs/5.1.8.RELEASE/spring-framework-reference/core.html" TargetMode="External"/><Relationship Id="rId400" Type="http://schemas.openxmlformats.org/officeDocument/2006/relationships/hyperlink" Target="https://docs.spring.io/spring/docs/5.1.8.RELEASE/spring-framework-reference/core.html" TargetMode="External"/><Relationship Id="rId442" Type="http://schemas.openxmlformats.org/officeDocument/2006/relationships/hyperlink" Target="https://docs.spring.io/spring/docs/5.1.8.RELEASE/spring-framework-reference/core.html" TargetMode="External"/><Relationship Id="rId484" Type="http://schemas.openxmlformats.org/officeDocument/2006/relationships/hyperlink" Target="https://docs.spring.io/spring-framework/docs/5.1.8.RELEASE/javadoc-api/org/springframework/validation/DefaultMessageCodesResolver.html" TargetMode="External"/><Relationship Id="rId137" Type="http://schemas.openxmlformats.org/officeDocument/2006/relationships/hyperlink" Target="https://spring.io/blog/2004/08/06/method-injection/" TargetMode="External"/><Relationship Id="rId302" Type="http://schemas.openxmlformats.org/officeDocument/2006/relationships/hyperlink" Target="https://docs.spring.io/spring/docs/5.1.8.RELEASE/spring-framework-reference/core.html" TargetMode="External"/><Relationship Id="rId344" Type="http://schemas.openxmlformats.org/officeDocument/2006/relationships/hyperlink" Target="https://docs.spring.io/spring/docs/5.1.8.RELEASE/spring-framework-reference/core.html" TargetMode="External"/><Relationship Id="rId41" Type="http://schemas.openxmlformats.org/officeDocument/2006/relationships/hyperlink" Target="https://docs.spring.io/spring/docs/5.1.8.RELEASE/spring-framework-reference/core.html" TargetMode="External"/><Relationship Id="rId83" Type="http://schemas.openxmlformats.org/officeDocument/2006/relationships/hyperlink" Target="https://docs.spring.io/spring/docs/5.1.8.RELEASE/spring-framework-reference/core.html" TargetMode="External"/><Relationship Id="rId179" Type="http://schemas.openxmlformats.org/officeDocument/2006/relationships/hyperlink" Target="https://docs.spring.io/spring/docs/5.1.8.RELEASE/spring-framework-reference/core.html" TargetMode="External"/><Relationship Id="rId386" Type="http://schemas.openxmlformats.org/officeDocument/2006/relationships/hyperlink" Target="https://docs.spring.io/spring/docs/5.1.8.RELEASE/spring-framework-reference/core.html" TargetMode="External"/><Relationship Id="rId551" Type="http://schemas.openxmlformats.org/officeDocument/2006/relationships/hyperlink" Target="https://docs.spring.io/spring/docs/5.1.8.RELEASE/spring-framework-reference/core.html" TargetMode="External"/><Relationship Id="rId593" Type="http://schemas.openxmlformats.org/officeDocument/2006/relationships/hyperlink" Target="https://www.eclipse.org/aspectj/doc/released/devguide/ltw-configuration.html" TargetMode="External"/><Relationship Id="rId607" Type="http://schemas.openxmlformats.org/officeDocument/2006/relationships/hyperlink" Target="https://docs.spring.io/spring/docs/5.1.8.RELEASE/spring-framework-reference/core.html" TargetMode="External"/><Relationship Id="rId649" Type="http://schemas.openxmlformats.org/officeDocument/2006/relationships/hyperlink" Target="https://docs.spring.io/spring/docs/5.1.8.RELEASE/spring-framework-reference/core.html" TargetMode="External"/><Relationship Id="rId190" Type="http://schemas.openxmlformats.org/officeDocument/2006/relationships/hyperlink" Target="https://docs.spring.io/spring/docs/5.1.8.RELEASE/spring-framework-reference/core.html" TargetMode="External"/><Relationship Id="rId204" Type="http://schemas.openxmlformats.org/officeDocument/2006/relationships/hyperlink" Target="https://docs.spring.io/spring/docs/5.1.8.RELEASE/spring-framework-reference/core.html" TargetMode="External"/><Relationship Id="rId246" Type="http://schemas.openxmlformats.org/officeDocument/2006/relationships/hyperlink" Target="https://docs.spring.io/spring/docs/5.1.8.RELEASE/spring-framework-reference/web.html" TargetMode="External"/><Relationship Id="rId288" Type="http://schemas.openxmlformats.org/officeDocument/2006/relationships/hyperlink" Target="https://docs.spring.io/spring/docs/5.1.8.RELEASE/spring-framework-reference/core.html" TargetMode="External"/><Relationship Id="rId411" Type="http://schemas.openxmlformats.org/officeDocument/2006/relationships/hyperlink" Target="https://docs.spring.io/spring-framework/docs/5.1.8.RELEASE/javadoc-api/org/springframework/core/env/StandardEnvironment.html" TargetMode="External"/><Relationship Id="rId453" Type="http://schemas.openxmlformats.org/officeDocument/2006/relationships/hyperlink" Target="https://docs.spring.io/spring-framework/docs/5.1.8.RELEASE/javadoc-api/org/springframework/jca/context/SpringContextResourceAdapter.html" TargetMode="External"/><Relationship Id="rId509" Type="http://schemas.openxmlformats.org/officeDocument/2006/relationships/hyperlink" Target="https://docs.spring.io/spring/docs/5.1.8.RELEASE/spring-framework-reference/core.html" TargetMode="External"/><Relationship Id="rId660" Type="http://schemas.microsoft.com/office/2011/relationships/people" Target="people.xml"/><Relationship Id="rId106" Type="http://schemas.openxmlformats.org/officeDocument/2006/relationships/hyperlink" Target="https://docs.spring.io/spring/docs/5.1.8.RELEASE/spring-framework-reference/core.html" TargetMode="External"/><Relationship Id="rId313" Type="http://schemas.openxmlformats.org/officeDocument/2006/relationships/hyperlink" Target="https://stackoverflow.com/questions/19394570/java-jre-7u45-breaks-classloader-getresources" TargetMode="External"/><Relationship Id="rId495" Type="http://schemas.openxmlformats.org/officeDocument/2006/relationships/hyperlink" Target="http://joda-time.sourceforge.net/" TargetMode="External"/><Relationship Id="rId10" Type="http://schemas.openxmlformats.org/officeDocument/2006/relationships/hyperlink" Target="https://docs.spring.io/spring-framework/docs/5.1.8.RELEASE/javadoc-api/org/springframework/beans/factory/BeanFactory.html" TargetMode="External"/><Relationship Id="rId52" Type="http://schemas.openxmlformats.org/officeDocument/2006/relationships/hyperlink" Target="https://docs.spring.io/spring/docs/5.1.8.RELEASE/spring-framework-reference/core.html" TargetMode="External"/><Relationship Id="rId94" Type="http://schemas.openxmlformats.org/officeDocument/2006/relationships/hyperlink" Target="https://spring.io/tools/sts" TargetMode="External"/><Relationship Id="rId148" Type="http://schemas.openxmlformats.org/officeDocument/2006/relationships/hyperlink" Target="https://docs.spring.io/spring/docs/5.1.8.RELEASE/spring-framework-reference/core.html" TargetMode="External"/><Relationship Id="rId355" Type="http://schemas.openxmlformats.org/officeDocument/2006/relationships/hyperlink" Target="https://docs.spring.io/spring/docs/5.1.8.RELEASE/spring-framework-reference/core.html" TargetMode="External"/><Relationship Id="rId397" Type="http://schemas.openxmlformats.org/officeDocument/2006/relationships/hyperlink" Target="https://docs.spring.io/spring/docs/5.1.8.RELEASE/spring-framework-reference/core.html" TargetMode="External"/><Relationship Id="rId520" Type="http://schemas.openxmlformats.org/officeDocument/2006/relationships/hyperlink" Target="https://docs.spring.io/spring/docs/5.1.8.RELEASE/spring-framework-reference/core.html" TargetMode="External"/><Relationship Id="rId562" Type="http://schemas.openxmlformats.org/officeDocument/2006/relationships/hyperlink" Target="https://docs.spring.io/spring/docs/5.1.8.RELEASE/spring-framework-reference/core.html" TargetMode="External"/><Relationship Id="rId618" Type="http://schemas.openxmlformats.org/officeDocument/2006/relationships/hyperlink" Target="https://jcp.org/en/jsr/detail?id=305" TargetMode="External"/><Relationship Id="rId215" Type="http://schemas.openxmlformats.org/officeDocument/2006/relationships/hyperlink" Target="https://docs.spring.io/spring/docs/5.1.8.RELEASE/spring-framework-reference/core.html" TargetMode="External"/><Relationship Id="rId257" Type="http://schemas.openxmlformats.org/officeDocument/2006/relationships/hyperlink" Target="https://docs.spring.io/spring/docs/5.1.8.RELEASE/spring-framework-reference/languages.html" TargetMode="External"/><Relationship Id="rId422" Type="http://schemas.openxmlformats.org/officeDocument/2006/relationships/hyperlink" Target="https://docs.spring.io/spring/docs/5.1.8.RELEASE/spring-framework-reference/data-access.html" TargetMode="External"/><Relationship Id="rId464" Type="http://schemas.openxmlformats.org/officeDocument/2006/relationships/hyperlink" Target="https://docs.spring.io/spring/docs/5.1.8.RELEASE/spring-framework-reference/core.html" TargetMode="External"/><Relationship Id="rId299" Type="http://schemas.openxmlformats.org/officeDocument/2006/relationships/hyperlink" Target="https://docs.spring.io/spring/docs/5.1.8.RELEASE/spring-framework-reference/core.html" TargetMode="External"/><Relationship Id="rId63" Type="http://schemas.openxmlformats.org/officeDocument/2006/relationships/hyperlink" Target="https://docs.spring.io/spring/docs/5.1.8.RELEASE/spring-framework-reference/core.html" TargetMode="External"/><Relationship Id="rId159" Type="http://schemas.openxmlformats.org/officeDocument/2006/relationships/hyperlink" Target="https://docs.spring.io/spring-framework/docs/5.1.8.RELEASE/javadoc-api/org/springframework/transaction/support/SimpleTransactionScope.html" TargetMode="External"/><Relationship Id="rId366" Type="http://schemas.openxmlformats.org/officeDocument/2006/relationships/hyperlink" Target="https://docs.spring.io/spring/docs/5.1.8.RELEASE/spring-framework-reference/core.html" TargetMode="External"/><Relationship Id="rId573" Type="http://schemas.openxmlformats.org/officeDocument/2006/relationships/image" Target="media/image7.png"/><Relationship Id="rId226" Type="http://schemas.openxmlformats.org/officeDocument/2006/relationships/hyperlink" Target="https://docs.spring.io/spring/docs/5.1.8.RELEASE/spring-framework-reference/core.html" TargetMode="External"/><Relationship Id="rId433" Type="http://schemas.openxmlformats.org/officeDocument/2006/relationships/hyperlink" Target="https://docs.spring.io/spring-framework/docs/5.1.8.RELEASE/javadoc-api/org/springframework/context/support/ReloadableResourceBundleMessageSource.html" TargetMode="External"/><Relationship Id="rId640" Type="http://schemas.openxmlformats.org/officeDocument/2006/relationships/hyperlink" Target="https://docs.spring.io/spring/docs/5.1.8.RELEASE/spring-framework-reference/data-access.html" TargetMode="External"/><Relationship Id="rId74" Type="http://schemas.openxmlformats.org/officeDocument/2006/relationships/hyperlink" Target="https://docs.spring.io/spring/docs/5.1.8.RELEASE/spring-framework-reference/core.html" TargetMode="External"/><Relationship Id="rId377" Type="http://schemas.openxmlformats.org/officeDocument/2006/relationships/hyperlink" Target="https://docs.spring.io/spring/docs/5.1.8.RELEASE/spring-framework-reference/core.html" TargetMode="External"/><Relationship Id="rId500" Type="http://schemas.openxmlformats.org/officeDocument/2006/relationships/hyperlink" Target="https://www.hibernate.org/412.html" TargetMode="External"/><Relationship Id="rId584" Type="http://schemas.openxmlformats.org/officeDocument/2006/relationships/hyperlink" Target="https://www.eclipse.org/aspectj/doc/released/devguide/antTasks.html" TargetMode="External"/><Relationship Id="rId5" Type="http://schemas.openxmlformats.org/officeDocument/2006/relationships/webSettings" Target="webSettings.xml"/><Relationship Id="rId237" Type="http://schemas.openxmlformats.org/officeDocument/2006/relationships/hyperlink" Target="https://docs.spring.io/spring/docs/5.1.8.RELEASE/spring-framework-reference/core.html" TargetMode="External"/><Relationship Id="rId444" Type="http://schemas.openxmlformats.org/officeDocument/2006/relationships/hyperlink" Target="https://docs.spring.io/spring/docs/5.1.8.RELEASE/spring-framework-reference/core.html" TargetMode="External"/><Relationship Id="rId651" Type="http://schemas.openxmlformats.org/officeDocument/2006/relationships/hyperlink" Target="https://docs.spring.io/spring/docs/5.1.8.RELEASE/spring-framework-reference/core.html" TargetMode="External"/><Relationship Id="rId290" Type="http://schemas.openxmlformats.org/officeDocument/2006/relationships/hyperlink" Target="https://docs.spring.io/spring/docs/5.1.8.RELEASE/spring-framework-reference/core.html" TargetMode="External"/><Relationship Id="rId304" Type="http://schemas.openxmlformats.org/officeDocument/2006/relationships/hyperlink" Target="https://docs.spring.io/spring/docs/5.1.8.RELEASE/spring-framework-reference/core.html" TargetMode="External"/><Relationship Id="rId388" Type="http://schemas.openxmlformats.org/officeDocument/2006/relationships/hyperlink" Target="https://spring.io/tools/sts" TargetMode="External"/><Relationship Id="rId511" Type="http://schemas.openxmlformats.org/officeDocument/2006/relationships/hyperlink" Target="https://docs.spring.io/spring/docs/5.1.8.RELEASE/spring-framework-reference/core.html" TargetMode="External"/><Relationship Id="rId609" Type="http://schemas.openxmlformats.org/officeDocument/2006/relationships/hyperlink" Target="https://docs.spring.io/spring-framework/docs/5.1.8.RELEASE/javadoc-api/org/springframeworkaop/target/AbstractPoolingTargetSource.html" TargetMode="External"/><Relationship Id="rId85" Type="http://schemas.openxmlformats.org/officeDocument/2006/relationships/hyperlink" Target="https://docs.spring.io/spring/docs/5.1.8.RELEASE/spring-framework-reference/core.html" TargetMode="External"/><Relationship Id="rId150" Type="http://schemas.openxmlformats.org/officeDocument/2006/relationships/hyperlink" Target="https://docs.spring.io/spring/docs/5.1.8.RELEASE/spring-framework-reference/core.html" TargetMode="External"/><Relationship Id="rId595" Type="http://schemas.openxmlformats.org/officeDocument/2006/relationships/hyperlink" Target="https://tomcat.apache.org/" TargetMode="External"/><Relationship Id="rId248" Type="http://schemas.openxmlformats.org/officeDocument/2006/relationships/hyperlink" Target="https://docs.spring.io/spring-framework/docs/5.1.8.RELEASE/javadoc-api/org/springframework/core/Ordered.html" TargetMode="External"/><Relationship Id="rId455" Type="http://schemas.openxmlformats.org/officeDocument/2006/relationships/hyperlink" Target="https://docs.spring.io/spring-framework/docs/5.1.8.RELEASE/javadoc-api/org/springframework/jca/context/SpringContextResourceAdapter.html" TargetMode="External"/><Relationship Id="rId12" Type="http://schemas.openxmlformats.org/officeDocument/2006/relationships/image" Target="media/image1.png"/><Relationship Id="rId108" Type="http://schemas.openxmlformats.org/officeDocument/2006/relationships/hyperlink" Target="https://docs.spring.io/spring/docs/5.1.8.RELEASE/spring-framework-reference/core.html" TargetMode="External"/><Relationship Id="rId315" Type="http://schemas.openxmlformats.org/officeDocument/2006/relationships/hyperlink" Target="https://docs.spring.io/spring-framework/docs/5.1.8.RELEASE/javadoc-api/org/springframework/beans/factory/support/BeanNameGenerator.html" TargetMode="External"/><Relationship Id="rId522" Type="http://schemas.openxmlformats.org/officeDocument/2006/relationships/hyperlink" Target="https://docs.spring.io/spring/docs/5.1.8.RELEASE/spring-framework-reference/core.html" TargetMode="External"/><Relationship Id="rId96" Type="http://schemas.openxmlformats.org/officeDocument/2006/relationships/hyperlink" Target="https://spring.io/tools/sts" TargetMode="External"/><Relationship Id="rId161" Type="http://schemas.openxmlformats.org/officeDocument/2006/relationships/hyperlink" Target="https://docs.spring.io/spring-framework/docs/5.1.8.RELEASE/javadoc-api/org/springframework/context/support/SimpleThreadScope.html" TargetMode="External"/><Relationship Id="rId399" Type="http://schemas.openxmlformats.org/officeDocument/2006/relationships/hyperlink" Target="https://docs.spring.io/spring-framework/docs/5.1.8.RELEASE/javadoc-api/org/springframework/core/env/Environment.html" TargetMode="External"/><Relationship Id="rId259" Type="http://schemas.openxmlformats.org/officeDocument/2006/relationships/hyperlink" Target="https://docs.spring.io/spring-framework/docs/5.1.8.RELEASE/javadoc-api/org/springframework/core/Ordered.html" TargetMode="External"/><Relationship Id="rId466" Type="http://schemas.openxmlformats.org/officeDocument/2006/relationships/hyperlink" Target="https://docs.spring.io/spring/docs/5.1.8.RELEASE/spring-framework-reference/core.html" TargetMode="External"/><Relationship Id="rId23" Type="http://schemas.openxmlformats.org/officeDocument/2006/relationships/hyperlink" Target="https://docs.spring.io/spring/docs/5.1.8.RELEASE/spring-framework-reference/core.html" TargetMode="External"/><Relationship Id="rId119" Type="http://schemas.openxmlformats.org/officeDocument/2006/relationships/hyperlink" Target="https://docs.spring.io/spring/docs/5.1.8.RELEASE/spring-framework-reference/core.html" TargetMode="External"/><Relationship Id="rId326" Type="http://schemas.openxmlformats.org/officeDocument/2006/relationships/hyperlink" Target="https://repo1.maven.org/maven2/javax/inject/javax.inject/1/" TargetMode="External"/><Relationship Id="rId533" Type="http://schemas.openxmlformats.org/officeDocument/2006/relationships/hyperlink" Target="https://docs.spring.io/spring/docs/5.1.8.RELEASE/spring-framework-reference/data-access.html" TargetMode="External"/><Relationship Id="rId172" Type="http://schemas.openxmlformats.org/officeDocument/2006/relationships/hyperlink" Target="https://docs.spring.io/spring/docs/5.1.8.RELEASE/spring-framework-reference/core.html" TargetMode="External"/><Relationship Id="rId477" Type="http://schemas.openxmlformats.org/officeDocument/2006/relationships/hyperlink" Target="https://stackoverflow.com/questions/19394570/java-jre-7u45-breaks-classloader-getresources" TargetMode="External"/><Relationship Id="rId600" Type="http://schemas.openxmlformats.org/officeDocument/2006/relationships/hyperlink" Target="https://www.oracle.com/technetwork/middleware/weblogic/overview/index-085209.html" TargetMode="External"/><Relationship Id="rId337" Type="http://schemas.openxmlformats.org/officeDocument/2006/relationships/hyperlink" Target="https://docs.spring.io/spring/docs/5.1.8.RELEASE/spring-framework-reference/core.html" TargetMode="External"/><Relationship Id="rId34" Type="http://schemas.openxmlformats.org/officeDocument/2006/relationships/hyperlink" Target="https://docs.spring.io/spring/docs/5.1.8.RELEASE/spring-framework-reference/core.html" TargetMode="External"/><Relationship Id="rId544" Type="http://schemas.openxmlformats.org/officeDocument/2006/relationships/hyperlink" Target="https://www.eclipse.org/aspectj/doc/released/progguide/index.html" TargetMode="External"/><Relationship Id="rId183" Type="http://schemas.openxmlformats.org/officeDocument/2006/relationships/hyperlink" Target="https://docs.spring.io/spring-framework/docs/5.1.8.RELEASE/javadoc-api/org/springframework/beans/factory/config/Scope.html" TargetMode="External"/><Relationship Id="rId390" Type="http://schemas.openxmlformats.org/officeDocument/2006/relationships/hyperlink" Target="https://docs.spring.io/spring/docs/5.1.8.RELEASE/spring-framework-reference/core.html" TargetMode="External"/><Relationship Id="rId404" Type="http://schemas.openxmlformats.org/officeDocument/2006/relationships/hyperlink" Target="https://docs.spring.io/spring/docs/5.1.8.RELEASE/spring-framework-reference/core.html" TargetMode="External"/><Relationship Id="rId611" Type="http://schemas.openxmlformats.org/officeDocument/2006/relationships/hyperlink" Target="https://docs.spring.io/spring-framework/docs/5.1.8.RELEASE/javadoc-api/org/springframework/lang/Nullable.html" TargetMode="External"/><Relationship Id="rId250" Type="http://schemas.openxmlformats.org/officeDocument/2006/relationships/hyperlink" Target="https://docs.spring.io/spring-framework/docs/5.1.8.RELEASE/javadoc-api/org/springframework/beans/factory/config/BeanPostProcessor.html" TargetMode="External"/><Relationship Id="rId488" Type="http://schemas.openxmlformats.org/officeDocument/2006/relationships/hyperlink" Target="https://docs.oracle.com/javase/tutorial/javabeans/advanced/customization.html" TargetMode="External"/><Relationship Id="rId45" Type="http://schemas.openxmlformats.org/officeDocument/2006/relationships/image" Target="media/image3.png"/><Relationship Id="rId110" Type="http://schemas.openxmlformats.org/officeDocument/2006/relationships/hyperlink" Target="https://docs.spring.io/spring/docs/5.1.8.RELEASE/spring-framework-reference/core.html" TargetMode="External"/><Relationship Id="rId348" Type="http://schemas.openxmlformats.org/officeDocument/2006/relationships/hyperlink" Target="https://docs.spring.io/spring/docs/5.1.8.RELEASE/spring-framework-reference/core.html" TargetMode="External"/><Relationship Id="rId555" Type="http://schemas.openxmlformats.org/officeDocument/2006/relationships/hyperlink" Target="https://docs.spring.io/spring/docs/5.1.8.RELEASE/spring-framework-reference/core.html" TargetMode="External"/><Relationship Id="rId194" Type="http://schemas.openxmlformats.org/officeDocument/2006/relationships/hyperlink" Target="https://docs.spring.io/spring/docs/5.1.8.RELEASE/spring-framework-reference/core.html" TargetMode="External"/><Relationship Id="rId208" Type="http://schemas.openxmlformats.org/officeDocument/2006/relationships/hyperlink" Target="https://docs.spring.io/spring/docs/5.1.8.RELEASE/spring-framework-reference/core.html" TargetMode="External"/><Relationship Id="rId415" Type="http://schemas.openxmlformats.org/officeDocument/2006/relationships/hyperlink" Target="https://docs.spring.io/spring-framework/docs/5.1.8.RELEASE/javadoc-api/org/springframework/jndi/JndiPropertySource.html" TargetMode="External"/><Relationship Id="rId622" Type="http://schemas.openxmlformats.org/officeDocument/2006/relationships/hyperlink" Target="https://docs.spring.io/spring/docs/5.1.8.RELEASE/spring-framework-reference/core.html" TargetMode="External"/><Relationship Id="rId261" Type="http://schemas.openxmlformats.org/officeDocument/2006/relationships/hyperlink" Target="https://docs.spring.io/spring-framework/docs/5.1.8.RELEASE/javadoc-api/org/springframework/core/Ordered.html" TargetMode="External"/><Relationship Id="rId499" Type="http://schemas.openxmlformats.org/officeDocument/2006/relationships/hyperlink" Target="https://beanvalidation.org/" TargetMode="External"/><Relationship Id="rId56" Type="http://schemas.openxmlformats.org/officeDocument/2006/relationships/hyperlink" Target="https://docs.spring.io/spring/docs/5.1.8.RELEASE/spring-framework-reference/core.html" TargetMode="External"/><Relationship Id="rId359" Type="http://schemas.openxmlformats.org/officeDocument/2006/relationships/hyperlink" Target="https://docs.spring.io/spring/docs/5.1.8.RELEASE/spring-framework-reference/core.html" TargetMode="External"/><Relationship Id="rId566" Type="http://schemas.openxmlformats.org/officeDocument/2006/relationships/hyperlink" Target="https://docs.spring.io/spring/docs/5.1.8.RELEASE/spring-framework-reference/core.html" TargetMode="External"/><Relationship Id="rId121" Type="http://schemas.openxmlformats.org/officeDocument/2006/relationships/hyperlink" Target="https://docs.spring.io/spring/docs/5.1.8.RELEASE/spring-framework-reference/core.html" TargetMode="External"/><Relationship Id="rId219" Type="http://schemas.openxmlformats.org/officeDocument/2006/relationships/hyperlink" Target="https://docs.spring.io/spring/docs/5.1.8.RELEASE/spring-framework-reference/core.html" TargetMode="External"/><Relationship Id="rId426" Type="http://schemas.openxmlformats.org/officeDocument/2006/relationships/hyperlink" Target="https://docs.spring.io/spring-framework/docs/5.1.8.RELEASE/javadoc-api/org/springframework/orm/jpa/LocalContainerEntityManagerFactoryBean.html" TargetMode="External"/><Relationship Id="rId633" Type="http://schemas.openxmlformats.org/officeDocument/2006/relationships/hyperlink" Target="https://docs.spring.io/spring/docs/5.1.8.RELEASE/spring-framework-reference/core.html" TargetMode="External"/><Relationship Id="rId67" Type="http://schemas.openxmlformats.org/officeDocument/2006/relationships/hyperlink" Target="https://docs.spring.io/spring/docs/5.1.8.RELEASE/spring-framework-reference/core.html" TargetMode="External"/><Relationship Id="rId272" Type="http://schemas.openxmlformats.org/officeDocument/2006/relationships/hyperlink" Target="https://docs.spring.io/spring/docs/5.1.8.RELEASE/spring-framework-reference/core.html" TargetMode="External"/><Relationship Id="rId577" Type="http://schemas.openxmlformats.org/officeDocument/2006/relationships/hyperlink" Target="https://docs.spring.io/spring/docs/5.1.8.RELEASE/spring-framework-reference/core.html" TargetMode="External"/><Relationship Id="rId132" Type="http://schemas.openxmlformats.org/officeDocument/2006/relationships/hyperlink" Target="https://docs.spring.io/spring/docs/5.1.8.RELEASE/spring-framework-reference/core.html" TargetMode="External"/><Relationship Id="rId437" Type="http://schemas.openxmlformats.org/officeDocument/2006/relationships/hyperlink" Target="https://docs.spring.io/spring-framework/docs/5.1.8.RELEASE/javadoc-api/org/springframework/context/event/ApplicationEventMulticaster.html" TargetMode="External"/><Relationship Id="rId644" Type="http://schemas.openxmlformats.org/officeDocument/2006/relationships/hyperlink" Target="https://docs.spring.io/spring/docs/5.1.8.RELEASE/spring-framework-reference/core.html" TargetMode="External"/><Relationship Id="rId283" Type="http://schemas.openxmlformats.org/officeDocument/2006/relationships/hyperlink" Target="https://docs.spring.io/spring-framework/docs/5.1.8.RELEASE/javadoc-api/org/springframework/context/annotation/CommonAnnotationBeanPostProcessor.html" TargetMode="External"/><Relationship Id="rId490" Type="http://schemas.openxmlformats.org/officeDocument/2006/relationships/hyperlink" Target="https://docs.spring.io/spring/docs/5.1.8.RELEASE/spring-framework-reference/core.html" TargetMode="External"/><Relationship Id="rId504" Type="http://schemas.openxmlformats.org/officeDocument/2006/relationships/hyperlink" Target="https://docs.spring.io/spring/docs/5.1.8.RELEASE/spring-framework-reference/web.html" TargetMode="External"/><Relationship Id="rId78" Type="http://schemas.openxmlformats.org/officeDocument/2006/relationships/hyperlink" Target="https://download.oracle.com/javase/8/docs/api/java/beans/ConstructorProperties.html" TargetMode="External"/><Relationship Id="rId143" Type="http://schemas.openxmlformats.org/officeDocument/2006/relationships/hyperlink" Target="https://docs.spring.io/spring/docs/5.1.8.RELEASE/spring-framework-reference/core.html" TargetMode="External"/><Relationship Id="rId350" Type="http://schemas.openxmlformats.org/officeDocument/2006/relationships/hyperlink" Target="https://docs.spring.io/spring/docs/5.1.8.RELEASE/spring-framework-reference/core.html" TargetMode="External"/><Relationship Id="rId588" Type="http://schemas.openxmlformats.org/officeDocument/2006/relationships/hyperlink" Target="https://docs.spring.io/spring/docs/5.1.8.RELEASE/spring-framework-reference/core.html" TargetMode="External"/><Relationship Id="rId9" Type="http://schemas.openxmlformats.org/officeDocument/2006/relationships/hyperlink" Target="https://docs.spring.io/spring-framework/docs/5.1.8.RELEASE/javadoc-api/org/springframework/context/ApplicationContext.html" TargetMode="External"/><Relationship Id="rId210" Type="http://schemas.openxmlformats.org/officeDocument/2006/relationships/hyperlink" Target="https://docs.spring.io/spring/docs/5.1.8.RELEASE/spring-framework-reference/core.html" TargetMode="External"/><Relationship Id="rId448" Type="http://schemas.openxmlformats.org/officeDocument/2006/relationships/hyperlink" Target="https://docs.spring.io/spring-framework/docs/5.1.8.RELEASE/javadoc-api/org/springframework/aop/interceptor/AsyncUncaughtExceptionHandler.html" TargetMode="External"/><Relationship Id="rId655" Type="http://schemas.openxmlformats.org/officeDocument/2006/relationships/hyperlink" Target="https://docs.spring.io/spring/docs/5.1.8.RELEASE/spring-framework-reference/core.html" TargetMode="External"/><Relationship Id="rId294" Type="http://schemas.openxmlformats.org/officeDocument/2006/relationships/hyperlink" Target="https://docs.spring.io/spring-framework/docs/5.1.8.RELEASE/javadoc-api/org/springframework/beans/factory/annotation/CustomAutowireConfigurer.html" TargetMode="External"/><Relationship Id="rId308" Type="http://schemas.openxmlformats.org/officeDocument/2006/relationships/hyperlink" Target="https://docs.spring.io/spring/docs/5.1.8.RELEASE/spring-framework-reference/data-access.html" TargetMode="External"/><Relationship Id="rId515" Type="http://schemas.openxmlformats.org/officeDocument/2006/relationships/hyperlink" Target="https://docs.spring.io/spring/docs/5.1.8.RELEASE/spring-framework-reference/core.html" TargetMode="External"/><Relationship Id="rId89" Type="http://schemas.openxmlformats.org/officeDocument/2006/relationships/hyperlink" Target="https://docs.spring.io/spring/docs/5.1.8.RELEASE/spring-framework-reference/core.html" TargetMode="External"/><Relationship Id="rId154" Type="http://schemas.openxmlformats.org/officeDocument/2006/relationships/hyperlink" Target="https://docs.spring.io/spring/docs/5.1.8.RELEASE/spring-framework-reference/core.html" TargetMode="External"/><Relationship Id="rId361" Type="http://schemas.openxmlformats.org/officeDocument/2006/relationships/hyperlink" Target="https://docs.spring.io/spring/docs/5.1.8.RELEASE/spring-framework-reference/core.html" TargetMode="External"/><Relationship Id="rId599" Type="http://schemas.openxmlformats.org/officeDocument/2006/relationships/hyperlink" Target="https://www-01.ibm.com/software/webservers/appserv/was/" TargetMode="External"/><Relationship Id="rId459" Type="http://schemas.openxmlformats.org/officeDocument/2006/relationships/hyperlink" Target="https://docs.spring.io/spring/docs/5.1.8.RELEASE/spring-framework-reference/core.html" TargetMode="External"/><Relationship Id="rId16" Type="http://schemas.openxmlformats.org/officeDocument/2006/relationships/hyperlink" Target="https://docs.spring.io/spring-framework/docs/5.1.8.RELEASE/javadoc-api/org/springframework/context/support/FileSystemXmlApplicationContext.html" TargetMode="External"/><Relationship Id="rId221" Type="http://schemas.openxmlformats.org/officeDocument/2006/relationships/hyperlink" Target="https://docs.spring.io/spring/docs/5.1.8.RELEASE/spring-framework-reference/core.html" TargetMode="External"/><Relationship Id="rId319" Type="http://schemas.openxmlformats.org/officeDocument/2006/relationships/hyperlink" Target="https://docs.spring.io/spring-framework/docs/5.1.8.RELEASE/javadoc-api/org/springframework/context/annotation/ScopeMetadataResolver.html" TargetMode="External"/><Relationship Id="rId526" Type="http://schemas.openxmlformats.org/officeDocument/2006/relationships/hyperlink" Target="https://docs.spring.io/spring/docs/5.1.8.RELEASE/spring-framework-reference/core.html" TargetMode="External"/><Relationship Id="rId165" Type="http://schemas.openxmlformats.org/officeDocument/2006/relationships/image" Target="media/image5.png"/><Relationship Id="rId372" Type="http://schemas.openxmlformats.org/officeDocument/2006/relationships/hyperlink" Target="https://docs.spring.io/spring/docs/5.1.8.RELEASE/spring-framework-reference/cor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E003A-5142-46B3-BFE4-2662074A2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12645</TotalTime>
  <Pages>389</Pages>
  <Words>129937</Words>
  <Characters>740643</Characters>
  <Application>Microsoft Office Word</Application>
  <DocSecurity>0</DocSecurity>
  <Lines>6172</Lines>
  <Paragraphs>1737</Paragraphs>
  <ScaleCrop>false</ScaleCrop>
  <Company/>
  <LinksUpToDate>false</LinksUpToDate>
  <CharactersWithSpaces>868843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alex</dc:creator>
  <cp:keywords/>
  <dc:description/>
  <cp:lastModifiedBy>zhang alex</cp:lastModifiedBy>
  <cp:revision>293</cp:revision>
  <dcterms:created xsi:type="dcterms:W3CDTF">2019-07-14T01:37:00Z</dcterms:created>
  <dcterms:modified xsi:type="dcterms:W3CDTF">2019-07-28T14:52:00Z</dcterms:modified>
</cp:coreProperties>
</file>